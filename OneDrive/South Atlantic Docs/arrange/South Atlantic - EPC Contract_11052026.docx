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11B5" w14:textId="77777777" w:rsidR="008B3961" w:rsidRDefault="008B3961">
      <w:pPr>
        <w:rPr>
          <w:lang w:eastAsia="zh-CN"/>
        </w:rPr>
      </w:pPr>
    </w:p>
    <w:p w14:paraId="3E082FE2" w14:textId="77777777" w:rsidR="008B3961" w:rsidRDefault="008B3961"/>
    <w:p w14:paraId="5B21D6EE" w14:textId="77777777" w:rsidR="008B3961" w:rsidRDefault="008B3961"/>
    <w:p w14:paraId="3C3F3C88" w14:textId="77777777" w:rsidR="008B3961" w:rsidRDefault="008B3961"/>
    <w:p w14:paraId="24B79AC0" w14:textId="77777777" w:rsidR="008B3961" w:rsidRPr="00837F81" w:rsidRDefault="00D74028">
      <w:pPr>
        <w:jc w:val="center"/>
      </w:pPr>
      <w:r w:rsidRPr="00837F81">
        <w:rPr>
          <w:b/>
          <w:bCs/>
          <w:sz w:val="48"/>
          <w:szCs w:val="48"/>
        </w:rPr>
        <w:t>ENGINEERING, PROCUREMENT</w:t>
      </w:r>
    </w:p>
    <w:p w14:paraId="32B88F7E" w14:textId="77777777" w:rsidR="008B3961" w:rsidRPr="00837F81" w:rsidRDefault="00D74028">
      <w:pPr>
        <w:spacing w:after="400"/>
        <w:jc w:val="center"/>
      </w:pPr>
      <w:r w:rsidRPr="00837F81">
        <w:rPr>
          <w:b/>
          <w:bCs/>
          <w:sz w:val="48"/>
          <w:szCs w:val="48"/>
        </w:rPr>
        <w:t>AND CONSTRUCTION AGREEMENT</w:t>
      </w:r>
    </w:p>
    <w:p w14:paraId="6D65A325" w14:textId="77777777" w:rsidR="008B3961" w:rsidRPr="00837F81" w:rsidRDefault="00D74028">
      <w:pPr>
        <w:spacing w:after="200"/>
        <w:jc w:val="center"/>
      </w:pPr>
      <w:r w:rsidRPr="00837F81">
        <w:rPr>
          <w:sz w:val="28"/>
          <w:szCs w:val="28"/>
        </w:rPr>
        <w:t>for the</w:t>
      </w:r>
    </w:p>
    <w:p w14:paraId="6F30C27E" w14:textId="532F86AA" w:rsidR="008B3961" w:rsidRPr="00837F81" w:rsidRDefault="00FB4E8F">
      <w:pPr>
        <w:spacing w:after="400"/>
        <w:jc w:val="center"/>
      </w:pPr>
      <w:r w:rsidRPr="00837F81">
        <w:rPr>
          <w:b/>
          <w:bCs/>
          <w:i/>
          <w:iCs/>
          <w:color w:val="0000FF"/>
          <w:sz w:val="36"/>
          <w:szCs w:val="36"/>
        </w:rPr>
        <w:t>5 MMSCFD MINI-LIQU</w:t>
      </w:r>
      <w:r w:rsidR="0069562C" w:rsidRPr="00837F81">
        <w:rPr>
          <w:b/>
          <w:bCs/>
          <w:i/>
          <w:iCs/>
          <w:color w:val="0000FF"/>
          <w:sz w:val="36"/>
          <w:szCs w:val="36"/>
        </w:rPr>
        <w:t>EFIED NATURAL GAS PROJECT</w:t>
      </w:r>
      <w:r w:rsidR="001D5113" w:rsidRPr="00837F81">
        <w:rPr>
          <w:b/>
          <w:bCs/>
          <w:i/>
          <w:iCs/>
          <w:color w:val="0000FF"/>
          <w:sz w:val="36"/>
          <w:szCs w:val="36"/>
        </w:rPr>
        <w:t xml:space="preserve"> </w:t>
      </w:r>
    </w:p>
    <w:p w14:paraId="3CA245F3" w14:textId="77777777" w:rsidR="008B3961" w:rsidRPr="00837F81" w:rsidRDefault="008B3961"/>
    <w:p w14:paraId="38623D97" w14:textId="0FADADC9" w:rsidR="008B3961" w:rsidRPr="00837F81" w:rsidRDefault="004306CD">
      <w:pPr>
        <w:spacing w:after="200"/>
        <w:jc w:val="center"/>
      </w:pPr>
      <w:r w:rsidRPr="00837F81">
        <w:rPr>
          <w:sz w:val="28"/>
          <w:szCs w:val="28"/>
        </w:rPr>
        <w:t>By</w:t>
      </w:r>
      <w:r w:rsidR="00D74028" w:rsidRPr="00837F81">
        <w:rPr>
          <w:sz w:val="28"/>
          <w:szCs w:val="28"/>
        </w:rPr>
        <w:t xml:space="preserve"> and between</w:t>
      </w:r>
    </w:p>
    <w:p w14:paraId="2BE19A2E" w14:textId="7BC893F1" w:rsidR="008B3961" w:rsidRPr="00837F81" w:rsidRDefault="0069562C">
      <w:pPr>
        <w:spacing w:after="200"/>
        <w:jc w:val="center"/>
      </w:pPr>
      <w:r w:rsidRPr="00837F81">
        <w:rPr>
          <w:b/>
          <w:bCs/>
          <w:i/>
          <w:iCs/>
          <w:color w:val="0000FF"/>
          <w:sz w:val="32"/>
          <w:szCs w:val="32"/>
        </w:rPr>
        <w:t>SOUTH ATLANTIC LNG WEST AFRICA LIMITED</w:t>
      </w:r>
    </w:p>
    <w:p w14:paraId="08E4A5C4" w14:textId="14F0BCA8" w:rsidR="008B3961" w:rsidRPr="00837F81" w:rsidRDefault="004306CD">
      <w:pPr>
        <w:spacing w:after="200"/>
        <w:jc w:val="center"/>
      </w:pPr>
      <w:r w:rsidRPr="00837F81">
        <w:rPr>
          <w:sz w:val="28"/>
          <w:szCs w:val="28"/>
        </w:rPr>
        <w:t>As</w:t>
      </w:r>
      <w:r w:rsidR="00D74028" w:rsidRPr="00837F81">
        <w:rPr>
          <w:sz w:val="28"/>
          <w:szCs w:val="28"/>
        </w:rPr>
        <w:t xml:space="preserve"> Owner</w:t>
      </w:r>
    </w:p>
    <w:p w14:paraId="46B7F584" w14:textId="72823B31" w:rsidR="008B3961" w:rsidRPr="00837F81" w:rsidRDefault="004306CD">
      <w:pPr>
        <w:spacing w:after="200"/>
        <w:jc w:val="center"/>
      </w:pPr>
      <w:r w:rsidRPr="00837F81">
        <w:rPr>
          <w:sz w:val="28"/>
          <w:szCs w:val="28"/>
        </w:rPr>
        <w:t>And</w:t>
      </w:r>
    </w:p>
    <w:p w14:paraId="1A52B454" w14:textId="1316D1A0" w:rsidR="008B3961" w:rsidRPr="00837F81" w:rsidRDefault="004306CD">
      <w:pPr>
        <w:spacing w:after="200"/>
        <w:jc w:val="center"/>
      </w:pPr>
      <w:r w:rsidRPr="00837F81">
        <w:rPr>
          <w:b/>
          <w:bCs/>
          <w:i/>
          <w:iCs/>
          <w:color w:val="0000FF"/>
          <w:sz w:val="32"/>
          <w:szCs w:val="32"/>
        </w:rPr>
        <w:t>PEIYANG CHEMICAL ENGINEERING SERVICE CORPORATION PTE LTD</w:t>
      </w:r>
      <w:r w:rsidR="0028247A" w:rsidRPr="00837F81">
        <w:rPr>
          <w:b/>
          <w:bCs/>
          <w:i/>
          <w:iCs/>
          <w:color w:val="0000FF"/>
          <w:sz w:val="32"/>
          <w:szCs w:val="32"/>
        </w:rPr>
        <w:t>.</w:t>
      </w:r>
    </w:p>
    <w:p w14:paraId="71DCB927" w14:textId="6D74AAEF" w:rsidR="008B3961" w:rsidRPr="00837F81" w:rsidRDefault="004306CD">
      <w:pPr>
        <w:spacing w:after="400"/>
        <w:jc w:val="center"/>
      </w:pPr>
      <w:r w:rsidRPr="00837F81">
        <w:rPr>
          <w:sz w:val="28"/>
          <w:szCs w:val="28"/>
        </w:rPr>
        <w:t>As</w:t>
      </w:r>
      <w:r w:rsidR="00D74028" w:rsidRPr="00837F81">
        <w:rPr>
          <w:sz w:val="28"/>
          <w:szCs w:val="28"/>
        </w:rPr>
        <w:t xml:space="preserve"> Contractor</w:t>
      </w:r>
    </w:p>
    <w:p w14:paraId="3BB807AD" w14:textId="77777777" w:rsidR="008B3961" w:rsidRPr="00837F81" w:rsidRDefault="008B3961"/>
    <w:p w14:paraId="1E0B5117" w14:textId="77777777" w:rsidR="008B3961" w:rsidRPr="00837F81" w:rsidRDefault="00D74028">
      <w:pPr>
        <w:spacing w:after="200"/>
        <w:jc w:val="center"/>
      </w:pPr>
      <w:r w:rsidRPr="00837F81">
        <w:rPr>
          <w:sz w:val="28"/>
          <w:szCs w:val="28"/>
        </w:rPr>
        <w:t>Dated as of the _____ Day of _____________, 20___</w:t>
      </w:r>
    </w:p>
    <w:p w14:paraId="33329FA5" w14:textId="77777777" w:rsidR="008B3961" w:rsidRPr="00837F81" w:rsidRDefault="008B3961"/>
    <w:p w14:paraId="382350F0" w14:textId="77777777" w:rsidR="008B3961" w:rsidRPr="00837F81" w:rsidRDefault="008B3961"/>
    <w:p w14:paraId="3DE4D26A" w14:textId="77777777" w:rsidR="008B3961" w:rsidRPr="00837F81" w:rsidRDefault="008B3961"/>
    <w:p w14:paraId="0E691470" w14:textId="77777777" w:rsidR="008B3961" w:rsidRPr="00837F81" w:rsidRDefault="00D74028">
      <w:pPr>
        <w:spacing w:after="100"/>
        <w:jc w:val="center"/>
      </w:pPr>
      <w:r w:rsidRPr="00837F81">
        <w:rPr>
          <w:b/>
          <w:bCs/>
        </w:rPr>
        <w:t>— CONFIDENTIAL —</w:t>
      </w:r>
    </w:p>
    <w:p w14:paraId="25170133" w14:textId="77777777" w:rsidR="008B3961" w:rsidRPr="00837F81" w:rsidRDefault="00D74028">
      <w:r w:rsidRPr="00837F81">
        <w:br w:type="page"/>
      </w:r>
    </w:p>
    <w:p w14:paraId="7E95C988" w14:textId="77777777" w:rsidR="008B3961" w:rsidRPr="00837F81" w:rsidRDefault="00D74028">
      <w:pPr>
        <w:spacing w:before="480" w:after="240"/>
        <w:jc w:val="center"/>
      </w:pPr>
      <w:r w:rsidRPr="00837F81">
        <w:rPr>
          <w:b/>
          <w:bCs/>
          <w:sz w:val="32"/>
          <w:szCs w:val="32"/>
          <w:u w:val="single"/>
        </w:rPr>
        <w:lastRenderedPageBreak/>
        <w:t>TABLE OF CONTENTS</w:t>
      </w:r>
    </w:p>
    <w:p w14:paraId="58A42C67" w14:textId="65F2A29D" w:rsidR="00E95405" w:rsidRDefault="00FD6DB5">
      <w:pPr>
        <w:pStyle w:val="TOC1"/>
        <w:tabs>
          <w:tab w:val="right" w:leader="dot" w:pos="9350"/>
        </w:tabs>
        <w:rPr>
          <w:ins w:id="0" w:author="Chuka Obi" w:date="2026-05-11T22:18:00Z" w16du:dateUtc="2026-05-11T21:18:00Z"/>
          <w:rFonts w:asciiTheme="minorHAnsi" w:eastAsiaTheme="minorEastAsia" w:hAnsiTheme="minorHAnsi" w:cstheme="minorBidi"/>
          <w:noProof/>
          <w:kern w:val="2"/>
          <w14:ligatures w14:val="standardContextual"/>
        </w:rPr>
      </w:pPr>
      <w:r w:rsidRPr="00837F81">
        <w:rPr>
          <w:i/>
          <w:iCs/>
          <w:sz w:val="20"/>
          <w:szCs w:val="20"/>
        </w:rPr>
        <w:fldChar w:fldCharType="begin"/>
      </w:r>
      <w:r w:rsidRPr="00837F81">
        <w:rPr>
          <w:i/>
          <w:iCs/>
          <w:sz w:val="20"/>
          <w:szCs w:val="20"/>
        </w:rPr>
        <w:instrText xml:space="preserve"> TOC \o "1-3" \h \z \u </w:instrText>
      </w:r>
      <w:r w:rsidRPr="00837F81">
        <w:rPr>
          <w:i/>
          <w:iCs/>
          <w:sz w:val="20"/>
          <w:szCs w:val="20"/>
        </w:rPr>
        <w:fldChar w:fldCharType="separate"/>
      </w:r>
      <w:ins w:id="1" w:author="Chuka Obi" w:date="2026-05-11T22:18:00Z" w16du:dateUtc="2026-05-11T21:18:00Z">
        <w:r w:rsidR="00E95405" w:rsidRPr="001031ED">
          <w:rPr>
            <w:rStyle w:val="Hyperlink"/>
            <w:noProof/>
          </w:rPr>
          <w:fldChar w:fldCharType="begin"/>
        </w:r>
        <w:r w:rsidR="00E95405" w:rsidRPr="001031ED">
          <w:rPr>
            <w:rStyle w:val="Hyperlink"/>
            <w:noProof/>
          </w:rPr>
          <w:instrText xml:space="preserve"> </w:instrText>
        </w:r>
        <w:r w:rsidR="00E95405">
          <w:rPr>
            <w:noProof/>
          </w:rPr>
          <w:instrText>HYPERLINK \l "_Toc229430305"</w:instrText>
        </w:r>
        <w:r w:rsidR="00E95405" w:rsidRPr="001031ED">
          <w:rPr>
            <w:rStyle w:val="Hyperlink"/>
            <w:noProof/>
          </w:rPr>
          <w:instrText xml:space="preserve"> </w:instrText>
        </w:r>
        <w:r w:rsidR="00E95405" w:rsidRPr="001031ED">
          <w:rPr>
            <w:rStyle w:val="Hyperlink"/>
            <w:noProof/>
          </w:rPr>
        </w:r>
        <w:r w:rsidR="00E95405" w:rsidRPr="001031ED">
          <w:rPr>
            <w:rStyle w:val="Hyperlink"/>
            <w:noProof/>
          </w:rPr>
          <w:fldChar w:fldCharType="separate"/>
        </w:r>
        <w:r w:rsidR="00E95405" w:rsidRPr="001031ED">
          <w:rPr>
            <w:rStyle w:val="Hyperlink"/>
            <w:noProof/>
          </w:rPr>
          <w:t>1. DEFINITIONS</w:t>
        </w:r>
        <w:r w:rsidR="00E95405">
          <w:rPr>
            <w:noProof/>
            <w:webHidden/>
          </w:rPr>
          <w:tab/>
        </w:r>
        <w:r w:rsidR="00E95405">
          <w:rPr>
            <w:noProof/>
            <w:webHidden/>
          </w:rPr>
          <w:fldChar w:fldCharType="begin"/>
        </w:r>
        <w:r w:rsidR="00E95405">
          <w:rPr>
            <w:noProof/>
            <w:webHidden/>
          </w:rPr>
          <w:instrText xml:space="preserve"> PAGEREF _Toc229430305 \h </w:instrText>
        </w:r>
        <w:r w:rsidR="00E95405">
          <w:rPr>
            <w:noProof/>
            <w:webHidden/>
          </w:rPr>
        </w:r>
        <w:r w:rsidR="00E95405">
          <w:rPr>
            <w:noProof/>
            <w:webHidden/>
          </w:rPr>
          <w:fldChar w:fldCharType="separate"/>
        </w:r>
        <w:r w:rsidR="00E95405">
          <w:rPr>
            <w:noProof/>
            <w:webHidden/>
          </w:rPr>
          <w:t>9</w:t>
        </w:r>
        <w:r w:rsidR="00E95405">
          <w:rPr>
            <w:noProof/>
            <w:webHidden/>
          </w:rPr>
          <w:fldChar w:fldCharType="end"/>
        </w:r>
        <w:r w:rsidR="00E95405" w:rsidRPr="001031ED">
          <w:rPr>
            <w:rStyle w:val="Hyperlink"/>
            <w:noProof/>
          </w:rPr>
          <w:fldChar w:fldCharType="end"/>
        </w:r>
      </w:ins>
    </w:p>
    <w:p w14:paraId="2D484ABA" w14:textId="68F71296" w:rsidR="00E95405" w:rsidRDefault="00E95405">
      <w:pPr>
        <w:pStyle w:val="TOC2"/>
        <w:tabs>
          <w:tab w:val="right" w:leader="dot" w:pos="9350"/>
        </w:tabs>
        <w:rPr>
          <w:ins w:id="2" w:author="Chuka Obi" w:date="2026-05-11T22:18:00Z" w16du:dateUtc="2026-05-11T21:18:00Z"/>
          <w:rFonts w:asciiTheme="minorHAnsi" w:eastAsiaTheme="minorEastAsia" w:hAnsiTheme="minorHAnsi" w:cstheme="minorBidi"/>
          <w:noProof/>
          <w:kern w:val="2"/>
          <w14:ligatures w14:val="standardContextual"/>
        </w:rPr>
      </w:pPr>
      <w:ins w:id="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"_Toc229430306"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1.1  General Definitions</w:t>
        </w:r>
        <w:r>
          <w:rPr>
            <w:noProof/>
            <w:webHidden/>
          </w:rPr>
          <w:tab/>
        </w:r>
        <w:r>
          <w:rPr>
            <w:noProof/>
            <w:webHidden/>
          </w:rPr>
          <w:fldChar w:fldCharType="begin"/>
        </w:r>
        <w:r>
          <w:rPr>
            <w:noProof/>
            <w:webHidden/>
          </w:rPr>
          <w:instrText xml:space="preserve"> PAGEREF _Toc229430306 \h </w:instrText>
        </w:r>
        <w:r>
          <w:rPr>
            <w:noProof/>
            <w:webHidden/>
          </w:rPr>
        </w:r>
        <w:r>
          <w:rPr>
            <w:noProof/>
            <w:webHidden/>
          </w:rPr>
          <w:fldChar w:fldCharType="separate"/>
        </w:r>
        <w:r>
          <w:rPr>
            <w:noProof/>
            <w:webHidden/>
          </w:rPr>
          <w:t>9</w:t>
        </w:r>
        <w:r>
          <w:rPr>
            <w:noProof/>
            <w:webHidden/>
          </w:rPr>
          <w:fldChar w:fldCharType="end"/>
        </w:r>
        <w:r w:rsidRPr="001031ED">
          <w:rPr>
            <w:rStyle w:val="Hyperlink"/>
            <w:noProof/>
          </w:rPr>
          <w:fldChar w:fldCharType="end"/>
        </w:r>
      </w:ins>
    </w:p>
    <w:p w14:paraId="49679D35" w14:textId="7B2055D3" w:rsidR="00E95405" w:rsidRDefault="00E95405">
      <w:pPr>
        <w:pStyle w:val="TOC1"/>
        <w:tabs>
          <w:tab w:val="right" w:leader="dot" w:pos="9350"/>
        </w:tabs>
        <w:rPr>
          <w:ins w:id="4" w:author="Chuka Obi" w:date="2026-05-11T22:18:00Z" w16du:dateUtc="2026-05-11T21:18:00Z"/>
          <w:rFonts w:asciiTheme="minorHAnsi" w:eastAsiaTheme="minorEastAsia" w:hAnsiTheme="minorHAnsi" w:cstheme="minorBidi"/>
          <w:noProof/>
          <w:kern w:val="2"/>
          <w14:ligatures w14:val="standardContextual"/>
        </w:rPr>
      </w:pPr>
      <w:ins w:id="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"_Toc229430307"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 RELATIONSHIP OF OWNER, CONTRACTOR AND SUBCONTRACTORS</w:t>
        </w:r>
        <w:r>
          <w:rPr>
            <w:noProof/>
            <w:webHidden/>
          </w:rPr>
          <w:tab/>
        </w:r>
        <w:r>
          <w:rPr>
            <w:noProof/>
            <w:webHidden/>
          </w:rPr>
          <w:fldChar w:fldCharType="begin"/>
        </w:r>
        <w:r>
          <w:rPr>
            <w:noProof/>
            <w:webHidden/>
          </w:rPr>
          <w:instrText xml:space="preserve"> PAGEREF _Toc229430307 \h </w:instrText>
        </w:r>
        <w:r>
          <w:rPr>
            <w:noProof/>
            <w:webHidden/>
          </w:rPr>
        </w:r>
        <w:r>
          <w:rPr>
            <w:noProof/>
            <w:webHidden/>
          </w:rPr>
          <w:fldChar w:fldCharType="separate"/>
        </w:r>
        <w:r>
          <w:rPr>
            <w:noProof/>
            <w:webHidden/>
          </w:rPr>
          <w:t>18</w:t>
        </w:r>
        <w:r>
          <w:rPr>
            <w:noProof/>
            <w:webHidden/>
          </w:rPr>
          <w:fldChar w:fldCharType="end"/>
        </w:r>
        <w:r w:rsidRPr="001031ED">
          <w:rPr>
            <w:rStyle w:val="Hyperlink"/>
            <w:noProof/>
          </w:rPr>
          <w:fldChar w:fldCharType="end"/>
        </w:r>
      </w:ins>
    </w:p>
    <w:p w14:paraId="2706D9B7" w14:textId="0F56ED9B" w:rsidR="00E95405" w:rsidRDefault="00E95405">
      <w:pPr>
        <w:pStyle w:val="TOC2"/>
        <w:tabs>
          <w:tab w:val="right" w:leader="dot" w:pos="9350"/>
        </w:tabs>
        <w:rPr>
          <w:ins w:id="6" w:author="Chuka Obi" w:date="2026-05-11T22:18:00Z" w16du:dateUtc="2026-05-11T21:18:00Z"/>
          <w:rFonts w:asciiTheme="minorHAnsi" w:eastAsiaTheme="minorEastAsia" w:hAnsiTheme="minorHAnsi" w:cstheme="minorBidi"/>
          <w:noProof/>
          <w:kern w:val="2"/>
          <w14:ligatures w14:val="standardContextual"/>
        </w:rPr>
      </w:pPr>
      <w:ins w:id="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"_Toc229430308"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2.1  Status of Contractor</w:t>
        </w:r>
        <w:r>
          <w:rPr>
            <w:noProof/>
            <w:webHidden/>
          </w:rPr>
          <w:tab/>
        </w:r>
        <w:r>
          <w:rPr>
            <w:noProof/>
            <w:webHidden/>
          </w:rPr>
          <w:fldChar w:fldCharType="begin"/>
        </w:r>
        <w:r>
          <w:rPr>
            <w:noProof/>
            <w:webHidden/>
          </w:rPr>
          <w:instrText xml:space="preserve"> PAGEREF _Toc229430308 \h </w:instrText>
        </w:r>
        <w:r>
          <w:rPr>
            <w:noProof/>
            <w:webHidden/>
          </w:rPr>
        </w:r>
        <w:r>
          <w:rPr>
            <w:noProof/>
            <w:webHidden/>
          </w:rPr>
          <w:fldChar w:fldCharType="separate"/>
        </w:r>
        <w:r>
          <w:rPr>
            <w:noProof/>
            <w:webHidden/>
          </w:rPr>
          <w:t>18</w:t>
        </w:r>
        <w:r>
          <w:rPr>
            <w:noProof/>
            <w:webHidden/>
          </w:rPr>
          <w:fldChar w:fldCharType="end"/>
        </w:r>
        <w:r w:rsidRPr="001031ED">
          <w:rPr>
            <w:rStyle w:val="Hyperlink"/>
            <w:noProof/>
          </w:rPr>
          <w:fldChar w:fldCharType="end"/>
        </w:r>
      </w:ins>
    </w:p>
    <w:p w14:paraId="4CDB04B1" w14:textId="5842F752" w:rsidR="00E95405" w:rsidRDefault="00E95405">
      <w:pPr>
        <w:pStyle w:val="TOC2"/>
        <w:tabs>
          <w:tab w:val="right" w:leader="dot" w:pos="9350"/>
        </w:tabs>
        <w:rPr>
          <w:ins w:id="8" w:author="Chuka Obi" w:date="2026-05-11T22:18:00Z" w16du:dateUtc="2026-05-11T21:18:00Z"/>
          <w:rFonts w:asciiTheme="minorHAnsi" w:eastAsiaTheme="minorEastAsia" w:hAnsiTheme="minorHAnsi" w:cstheme="minorBidi"/>
          <w:noProof/>
          <w:kern w:val="2"/>
          <w14:ligatures w14:val="standardContextual"/>
        </w:rPr>
      </w:pPr>
      <w:ins w:id="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"_Toc229430309"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2.2  Key Personnel and Contractor’s Representative</w:t>
        </w:r>
        <w:r>
          <w:rPr>
            <w:noProof/>
            <w:webHidden/>
          </w:rPr>
          <w:tab/>
        </w:r>
        <w:r>
          <w:rPr>
            <w:noProof/>
            <w:webHidden/>
          </w:rPr>
          <w:fldChar w:fldCharType="begin"/>
        </w:r>
        <w:r>
          <w:rPr>
            <w:noProof/>
            <w:webHidden/>
          </w:rPr>
          <w:instrText xml:space="preserve"> PAGEREF _Toc229430309 \h </w:instrText>
        </w:r>
        <w:r>
          <w:rPr>
            <w:noProof/>
            <w:webHidden/>
          </w:rPr>
        </w:r>
        <w:r>
          <w:rPr>
            <w:noProof/>
            <w:webHidden/>
          </w:rPr>
          <w:fldChar w:fldCharType="separate"/>
        </w:r>
        <w:r>
          <w:rPr>
            <w:noProof/>
            <w:webHidden/>
          </w:rPr>
          <w:t>18</w:t>
        </w:r>
        <w:r>
          <w:rPr>
            <w:noProof/>
            <w:webHidden/>
          </w:rPr>
          <w:fldChar w:fldCharType="end"/>
        </w:r>
        <w:r w:rsidRPr="001031ED">
          <w:rPr>
            <w:rStyle w:val="Hyperlink"/>
            <w:noProof/>
          </w:rPr>
          <w:fldChar w:fldCharType="end"/>
        </w:r>
      </w:ins>
    </w:p>
    <w:p w14:paraId="094FD185" w14:textId="33A14116" w:rsidR="00E95405" w:rsidRDefault="00E95405">
      <w:pPr>
        <w:pStyle w:val="TOC2"/>
        <w:tabs>
          <w:tab w:val="right" w:leader="dot" w:pos="9350"/>
        </w:tabs>
        <w:rPr>
          <w:ins w:id="10" w:author="Chuka Obi" w:date="2026-05-11T22:18:00Z" w16du:dateUtc="2026-05-11T21:18:00Z"/>
          <w:rFonts w:asciiTheme="minorHAnsi" w:eastAsiaTheme="minorEastAsia" w:hAnsiTheme="minorHAnsi" w:cstheme="minorBidi"/>
          <w:noProof/>
          <w:kern w:val="2"/>
          <w14:ligatures w14:val="standardContextual"/>
        </w:rPr>
      </w:pPr>
      <w:ins w:id="1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"_Toc229430310"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2.3  Subcontractors</w:t>
        </w:r>
        <w:r>
          <w:rPr>
            <w:noProof/>
            <w:webHidden/>
          </w:rPr>
          <w:tab/>
        </w:r>
        <w:r>
          <w:rPr>
            <w:noProof/>
            <w:webHidden/>
          </w:rPr>
          <w:fldChar w:fldCharType="begin"/>
        </w:r>
        <w:r>
          <w:rPr>
            <w:noProof/>
            <w:webHidden/>
          </w:rPr>
          <w:instrText xml:space="preserve"> PAGEREF _Toc229430310 \h </w:instrText>
        </w:r>
        <w:r>
          <w:rPr>
            <w:noProof/>
            <w:webHidden/>
          </w:rPr>
        </w:r>
        <w:r>
          <w:rPr>
            <w:noProof/>
            <w:webHidden/>
          </w:rPr>
          <w:fldChar w:fldCharType="separate"/>
        </w:r>
        <w:r>
          <w:rPr>
            <w:noProof/>
            <w:webHidden/>
          </w:rPr>
          <w:t>19</w:t>
        </w:r>
        <w:r>
          <w:rPr>
            <w:noProof/>
            <w:webHidden/>
          </w:rPr>
          <w:fldChar w:fldCharType="end"/>
        </w:r>
        <w:r w:rsidRPr="001031ED">
          <w:rPr>
            <w:rStyle w:val="Hyperlink"/>
            <w:noProof/>
          </w:rPr>
          <w:fldChar w:fldCharType="end"/>
        </w:r>
      </w:ins>
    </w:p>
    <w:p w14:paraId="56259F46" w14:textId="67AEBEC0" w:rsidR="00E95405" w:rsidRDefault="00E95405">
      <w:pPr>
        <w:pStyle w:val="TOC2"/>
        <w:tabs>
          <w:tab w:val="right" w:leader="dot" w:pos="9350"/>
        </w:tabs>
        <w:rPr>
          <w:ins w:id="12" w:author="Chuka Obi" w:date="2026-05-11T22:18:00Z" w16du:dateUtc="2026-05-11T21:18:00Z"/>
          <w:rFonts w:asciiTheme="minorHAnsi" w:eastAsiaTheme="minorEastAsia" w:hAnsiTheme="minorHAnsi" w:cstheme="minorBidi"/>
          <w:noProof/>
          <w:kern w:val="2"/>
          <w14:ligatures w14:val="standardContextual"/>
        </w:rPr>
      </w:pPr>
      <w:ins w:id="1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"_Toc229430311"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2.4  Contractor Acknowledgements</w:t>
        </w:r>
        <w:r>
          <w:rPr>
            <w:noProof/>
            <w:webHidden/>
          </w:rPr>
          <w:tab/>
        </w:r>
        <w:r>
          <w:rPr>
            <w:noProof/>
            <w:webHidden/>
          </w:rPr>
          <w:fldChar w:fldCharType="begin"/>
        </w:r>
        <w:r>
          <w:rPr>
            <w:noProof/>
            <w:webHidden/>
          </w:rPr>
          <w:instrText xml:space="preserve"> PAGEREF _Toc229430311 \h </w:instrText>
        </w:r>
        <w:r>
          <w:rPr>
            <w:noProof/>
            <w:webHidden/>
          </w:rPr>
        </w:r>
        <w:r>
          <w:rPr>
            <w:noProof/>
            <w:webHidden/>
          </w:rPr>
          <w:fldChar w:fldCharType="separate"/>
        </w:r>
        <w:r>
          <w:rPr>
            <w:noProof/>
            <w:webHidden/>
          </w:rPr>
          <w:t>20</w:t>
        </w:r>
        <w:r>
          <w:rPr>
            <w:noProof/>
            <w:webHidden/>
          </w:rPr>
          <w:fldChar w:fldCharType="end"/>
        </w:r>
        <w:r w:rsidRPr="001031ED">
          <w:rPr>
            <w:rStyle w:val="Hyperlink"/>
            <w:noProof/>
          </w:rPr>
          <w:fldChar w:fldCharType="end"/>
        </w:r>
      </w:ins>
    </w:p>
    <w:p w14:paraId="7C5C36F6" w14:textId="58E44383" w:rsidR="00E95405" w:rsidRDefault="00E95405">
      <w:pPr>
        <w:pStyle w:val="TOC2"/>
        <w:tabs>
          <w:tab w:val="left" w:pos="960"/>
          <w:tab w:val="right" w:leader="dot" w:pos="9350"/>
        </w:tabs>
        <w:rPr>
          <w:ins w:id="14" w:author="Chuka Obi" w:date="2026-05-11T22:18:00Z" w16du:dateUtc="2026-05-11T21:18:00Z"/>
          <w:rFonts w:asciiTheme="minorHAnsi" w:eastAsiaTheme="minorEastAsia" w:hAnsiTheme="minorHAnsi" w:cstheme="minorBidi"/>
          <w:noProof/>
          <w:kern w:val="2"/>
          <w14:ligatures w14:val="standardContextual"/>
        </w:rPr>
      </w:pPr>
      <w:ins w:id="1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"_Toc229430312"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rFonts w:eastAsia="Times New Roman"/>
            <w:noProof/>
          </w:rPr>
          <w:t>2.5</w:t>
        </w:r>
        <w:r>
          <w:rPr>
            <w:rFonts w:asciiTheme="minorHAnsi" w:eastAsiaTheme="minorEastAsia" w:hAnsiTheme="minorHAnsi" w:cstheme="minorBidi"/>
            <w:noProof/>
            <w:kern w:val="2"/>
            <w14:ligatures w14:val="standardContextual"/>
          </w:rPr>
          <w:tab/>
        </w:r>
        <w:r w:rsidRPr="001031ED">
          <w:rPr>
            <w:rStyle w:val="Hyperlink"/>
            <w:rFonts w:eastAsia="Times New Roman"/>
            <w:noProof/>
          </w:rPr>
          <w:t>Contractor’s Personnel</w:t>
        </w:r>
        <w:r>
          <w:rPr>
            <w:noProof/>
            <w:webHidden/>
          </w:rPr>
          <w:tab/>
        </w:r>
        <w:r>
          <w:rPr>
            <w:noProof/>
            <w:webHidden/>
          </w:rPr>
          <w:fldChar w:fldCharType="begin"/>
        </w:r>
        <w:r>
          <w:rPr>
            <w:noProof/>
            <w:webHidden/>
          </w:rPr>
          <w:instrText xml:space="preserve"> PAGEREF _Toc229430312 \h </w:instrText>
        </w:r>
        <w:r>
          <w:rPr>
            <w:noProof/>
            <w:webHidden/>
          </w:rPr>
        </w:r>
        <w:r>
          <w:rPr>
            <w:noProof/>
            <w:webHidden/>
          </w:rPr>
          <w:fldChar w:fldCharType="separate"/>
        </w:r>
        <w:r>
          <w:rPr>
            <w:noProof/>
            <w:webHidden/>
          </w:rPr>
          <w:t>20</w:t>
        </w:r>
        <w:r>
          <w:rPr>
            <w:noProof/>
            <w:webHidden/>
          </w:rPr>
          <w:fldChar w:fldCharType="end"/>
        </w:r>
        <w:r w:rsidRPr="001031ED">
          <w:rPr>
            <w:rStyle w:val="Hyperlink"/>
            <w:noProof/>
          </w:rPr>
          <w:fldChar w:fldCharType="end"/>
        </w:r>
      </w:ins>
    </w:p>
    <w:p w14:paraId="78B58934" w14:textId="14CA83EC" w:rsidR="00E95405" w:rsidRDefault="00E95405">
      <w:pPr>
        <w:pStyle w:val="TOC1"/>
        <w:tabs>
          <w:tab w:val="right" w:leader="dot" w:pos="9350"/>
        </w:tabs>
        <w:rPr>
          <w:ins w:id="16" w:author="Chuka Obi" w:date="2026-05-11T22:18:00Z" w16du:dateUtc="2026-05-11T21:18:00Z"/>
          <w:rFonts w:asciiTheme="minorHAnsi" w:eastAsiaTheme="minorEastAsia" w:hAnsiTheme="minorHAnsi" w:cstheme="minorBidi"/>
          <w:noProof/>
          <w:kern w:val="2"/>
          <w14:ligatures w14:val="standardContextual"/>
        </w:rPr>
      </w:pPr>
      <w:ins w:id="1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"_Toc229430313"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 CONTRACTOR’S RESPONSIBILITIES</w:t>
        </w:r>
        <w:r>
          <w:rPr>
            <w:noProof/>
            <w:webHidden/>
          </w:rPr>
          <w:tab/>
        </w:r>
        <w:r>
          <w:rPr>
            <w:noProof/>
            <w:webHidden/>
          </w:rPr>
          <w:fldChar w:fldCharType="begin"/>
        </w:r>
        <w:r>
          <w:rPr>
            <w:noProof/>
            <w:webHidden/>
          </w:rPr>
          <w:instrText xml:space="preserve"> PAGEREF _Toc229430313 \h </w:instrText>
        </w:r>
        <w:r>
          <w:rPr>
            <w:noProof/>
            <w:webHidden/>
          </w:rPr>
        </w:r>
        <w:r>
          <w:rPr>
            <w:noProof/>
            <w:webHidden/>
          </w:rPr>
          <w:fldChar w:fldCharType="separate"/>
        </w:r>
        <w:r>
          <w:rPr>
            <w:noProof/>
            <w:webHidden/>
          </w:rPr>
          <w:t>22</w:t>
        </w:r>
        <w:r>
          <w:rPr>
            <w:noProof/>
            <w:webHidden/>
          </w:rPr>
          <w:fldChar w:fldCharType="end"/>
        </w:r>
        <w:r w:rsidRPr="001031ED">
          <w:rPr>
            <w:rStyle w:val="Hyperlink"/>
            <w:noProof/>
          </w:rPr>
          <w:fldChar w:fldCharType="end"/>
        </w:r>
      </w:ins>
    </w:p>
    <w:p w14:paraId="675D8A3F" w14:textId="31E5847D" w:rsidR="00E95405" w:rsidRDefault="00E95405">
      <w:pPr>
        <w:pStyle w:val="TOC2"/>
        <w:tabs>
          <w:tab w:val="right" w:leader="dot" w:pos="9350"/>
        </w:tabs>
        <w:rPr>
          <w:ins w:id="18" w:author="Chuka Obi" w:date="2026-05-11T22:18:00Z" w16du:dateUtc="2026-05-11T21:18:00Z"/>
          <w:rFonts w:asciiTheme="minorHAnsi" w:eastAsiaTheme="minorEastAsia" w:hAnsiTheme="minorHAnsi" w:cstheme="minorBidi"/>
          <w:noProof/>
          <w:kern w:val="2"/>
          <w14:ligatures w14:val="standardContextual"/>
        </w:rPr>
      </w:pPr>
      <w:ins w:id="1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"_Toc229430314"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3.1 Scope of Work</w:t>
        </w:r>
        <w:r>
          <w:rPr>
            <w:noProof/>
            <w:webHidden/>
          </w:rPr>
          <w:tab/>
        </w:r>
        <w:r>
          <w:rPr>
            <w:noProof/>
            <w:webHidden/>
          </w:rPr>
          <w:fldChar w:fldCharType="begin"/>
        </w:r>
        <w:r>
          <w:rPr>
            <w:noProof/>
            <w:webHidden/>
          </w:rPr>
          <w:instrText xml:space="preserve"> PAGEREF _Toc229430314 \h </w:instrText>
        </w:r>
        <w:r>
          <w:rPr>
            <w:noProof/>
            <w:webHidden/>
          </w:rPr>
        </w:r>
        <w:r>
          <w:rPr>
            <w:noProof/>
            <w:webHidden/>
          </w:rPr>
          <w:fldChar w:fldCharType="separate"/>
        </w:r>
        <w:r>
          <w:rPr>
            <w:noProof/>
            <w:webHidden/>
          </w:rPr>
          <w:t>22</w:t>
        </w:r>
        <w:r>
          <w:rPr>
            <w:noProof/>
            <w:webHidden/>
          </w:rPr>
          <w:fldChar w:fldCharType="end"/>
        </w:r>
        <w:r w:rsidRPr="001031ED">
          <w:rPr>
            <w:rStyle w:val="Hyperlink"/>
            <w:noProof/>
          </w:rPr>
          <w:fldChar w:fldCharType="end"/>
        </w:r>
      </w:ins>
    </w:p>
    <w:p w14:paraId="0A8D848E" w14:textId="3D9EB8BB" w:rsidR="00E95405" w:rsidRDefault="00E95405">
      <w:pPr>
        <w:pStyle w:val="TOC2"/>
        <w:tabs>
          <w:tab w:val="right" w:leader="dot" w:pos="9350"/>
        </w:tabs>
        <w:rPr>
          <w:ins w:id="20" w:author="Chuka Obi" w:date="2026-05-11T22:18:00Z" w16du:dateUtc="2026-05-11T21:18:00Z"/>
          <w:rFonts w:asciiTheme="minorHAnsi" w:eastAsiaTheme="minorEastAsia" w:hAnsiTheme="minorHAnsi" w:cstheme="minorBidi"/>
          <w:noProof/>
          <w:kern w:val="2"/>
          <w14:ligatures w14:val="standardContextual"/>
        </w:rPr>
      </w:pPr>
      <w:ins w:id="2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"_Toc229430315"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3.2. Standard of Care</w:t>
        </w:r>
        <w:r>
          <w:rPr>
            <w:noProof/>
            <w:webHidden/>
          </w:rPr>
          <w:tab/>
        </w:r>
        <w:r>
          <w:rPr>
            <w:noProof/>
            <w:webHidden/>
          </w:rPr>
          <w:fldChar w:fldCharType="begin"/>
        </w:r>
        <w:r>
          <w:rPr>
            <w:noProof/>
            <w:webHidden/>
          </w:rPr>
          <w:instrText xml:space="preserve"> PAGEREF _Toc229430315 \h </w:instrText>
        </w:r>
        <w:r>
          <w:rPr>
            <w:noProof/>
            <w:webHidden/>
          </w:rPr>
        </w:r>
        <w:r>
          <w:rPr>
            <w:noProof/>
            <w:webHidden/>
          </w:rPr>
          <w:fldChar w:fldCharType="separate"/>
        </w:r>
        <w:r>
          <w:rPr>
            <w:noProof/>
            <w:webHidden/>
          </w:rPr>
          <w:t>22</w:t>
        </w:r>
        <w:r>
          <w:rPr>
            <w:noProof/>
            <w:webHidden/>
          </w:rPr>
          <w:fldChar w:fldCharType="end"/>
        </w:r>
        <w:r w:rsidRPr="001031ED">
          <w:rPr>
            <w:rStyle w:val="Hyperlink"/>
            <w:noProof/>
          </w:rPr>
          <w:fldChar w:fldCharType="end"/>
        </w:r>
      </w:ins>
    </w:p>
    <w:p w14:paraId="7223041D" w14:textId="5EF636BC" w:rsidR="00E95405" w:rsidRDefault="00E95405">
      <w:pPr>
        <w:pStyle w:val="TOC2"/>
        <w:tabs>
          <w:tab w:val="right" w:leader="dot" w:pos="9350"/>
        </w:tabs>
        <w:rPr>
          <w:ins w:id="22" w:author="Chuka Obi" w:date="2026-05-11T22:18:00Z" w16du:dateUtc="2026-05-11T21:18:00Z"/>
          <w:rFonts w:asciiTheme="minorHAnsi" w:eastAsiaTheme="minorEastAsia" w:hAnsiTheme="minorHAnsi" w:cstheme="minorBidi"/>
          <w:noProof/>
          <w:kern w:val="2"/>
          <w14:ligatures w14:val="standardContextual"/>
        </w:rPr>
      </w:pPr>
      <w:ins w:id="2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"_Toc229430316"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3.3  Design and Engineering</w:t>
        </w:r>
        <w:r>
          <w:rPr>
            <w:noProof/>
            <w:webHidden/>
          </w:rPr>
          <w:tab/>
        </w:r>
        <w:r>
          <w:rPr>
            <w:noProof/>
            <w:webHidden/>
          </w:rPr>
          <w:fldChar w:fldCharType="begin"/>
        </w:r>
        <w:r>
          <w:rPr>
            <w:noProof/>
            <w:webHidden/>
          </w:rPr>
          <w:instrText xml:space="preserve"> PAGEREF _Toc229430316 \h </w:instrText>
        </w:r>
        <w:r>
          <w:rPr>
            <w:noProof/>
            <w:webHidden/>
          </w:rPr>
        </w:r>
        <w:r>
          <w:rPr>
            <w:noProof/>
            <w:webHidden/>
          </w:rPr>
          <w:fldChar w:fldCharType="separate"/>
        </w:r>
        <w:r>
          <w:rPr>
            <w:noProof/>
            <w:webHidden/>
          </w:rPr>
          <w:t>22</w:t>
        </w:r>
        <w:r>
          <w:rPr>
            <w:noProof/>
            <w:webHidden/>
          </w:rPr>
          <w:fldChar w:fldCharType="end"/>
        </w:r>
        <w:r w:rsidRPr="001031ED">
          <w:rPr>
            <w:rStyle w:val="Hyperlink"/>
            <w:noProof/>
          </w:rPr>
          <w:fldChar w:fldCharType="end"/>
        </w:r>
      </w:ins>
    </w:p>
    <w:p w14:paraId="4461C625" w14:textId="2F258339" w:rsidR="00E95405" w:rsidRDefault="00E95405">
      <w:pPr>
        <w:pStyle w:val="TOC2"/>
        <w:tabs>
          <w:tab w:val="right" w:leader="dot" w:pos="9350"/>
        </w:tabs>
        <w:rPr>
          <w:ins w:id="24" w:author="Chuka Obi" w:date="2026-05-11T22:18:00Z" w16du:dateUtc="2026-05-11T21:18:00Z"/>
          <w:rFonts w:asciiTheme="minorHAnsi" w:eastAsiaTheme="minorEastAsia" w:hAnsiTheme="minorHAnsi" w:cstheme="minorBidi"/>
          <w:noProof/>
          <w:kern w:val="2"/>
          <w14:ligatures w14:val="standardContextual"/>
        </w:rPr>
      </w:pPr>
      <w:ins w:id="2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"_Toc229430317"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3.4  Compliance with Laws</w:t>
        </w:r>
        <w:r>
          <w:rPr>
            <w:noProof/>
            <w:webHidden/>
          </w:rPr>
          <w:tab/>
        </w:r>
        <w:r>
          <w:rPr>
            <w:noProof/>
            <w:webHidden/>
          </w:rPr>
          <w:fldChar w:fldCharType="begin"/>
        </w:r>
        <w:r>
          <w:rPr>
            <w:noProof/>
            <w:webHidden/>
          </w:rPr>
          <w:instrText xml:space="preserve"> PAGEREF _Toc229430317 \h </w:instrText>
        </w:r>
        <w:r>
          <w:rPr>
            <w:noProof/>
            <w:webHidden/>
          </w:rPr>
        </w:r>
        <w:r>
          <w:rPr>
            <w:noProof/>
            <w:webHidden/>
          </w:rPr>
          <w:fldChar w:fldCharType="separate"/>
        </w:r>
        <w:r>
          <w:rPr>
            <w:noProof/>
            <w:webHidden/>
          </w:rPr>
          <w:t>23</w:t>
        </w:r>
        <w:r>
          <w:rPr>
            <w:noProof/>
            <w:webHidden/>
          </w:rPr>
          <w:fldChar w:fldCharType="end"/>
        </w:r>
        <w:r w:rsidRPr="001031ED">
          <w:rPr>
            <w:rStyle w:val="Hyperlink"/>
            <w:noProof/>
          </w:rPr>
          <w:fldChar w:fldCharType="end"/>
        </w:r>
      </w:ins>
    </w:p>
    <w:p w14:paraId="75FB4BC9" w14:textId="12099A1D" w:rsidR="00E95405" w:rsidRDefault="00E95405">
      <w:pPr>
        <w:pStyle w:val="TOC2"/>
        <w:tabs>
          <w:tab w:val="right" w:leader="dot" w:pos="9350"/>
        </w:tabs>
        <w:rPr>
          <w:ins w:id="26" w:author="Chuka Obi" w:date="2026-05-11T22:18:00Z" w16du:dateUtc="2026-05-11T21:18:00Z"/>
          <w:rFonts w:asciiTheme="minorHAnsi" w:eastAsiaTheme="minorEastAsia" w:hAnsiTheme="minorHAnsi" w:cstheme="minorBidi"/>
          <w:noProof/>
          <w:kern w:val="2"/>
          <w14:ligatures w14:val="standardContextual"/>
        </w:rPr>
      </w:pPr>
      <w:ins w:id="2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"_Toc229430318"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3.5  HSE Plan and Security</w:t>
        </w:r>
        <w:r>
          <w:rPr>
            <w:noProof/>
            <w:webHidden/>
          </w:rPr>
          <w:tab/>
        </w:r>
        <w:r>
          <w:rPr>
            <w:noProof/>
            <w:webHidden/>
          </w:rPr>
          <w:fldChar w:fldCharType="begin"/>
        </w:r>
        <w:r>
          <w:rPr>
            <w:noProof/>
            <w:webHidden/>
          </w:rPr>
          <w:instrText xml:space="preserve"> PAGEREF _Toc229430318 \h </w:instrText>
        </w:r>
        <w:r>
          <w:rPr>
            <w:noProof/>
            <w:webHidden/>
          </w:rPr>
        </w:r>
        <w:r>
          <w:rPr>
            <w:noProof/>
            <w:webHidden/>
          </w:rPr>
          <w:fldChar w:fldCharType="separate"/>
        </w:r>
        <w:r>
          <w:rPr>
            <w:noProof/>
            <w:webHidden/>
          </w:rPr>
          <w:t>24</w:t>
        </w:r>
        <w:r>
          <w:rPr>
            <w:noProof/>
            <w:webHidden/>
          </w:rPr>
          <w:fldChar w:fldCharType="end"/>
        </w:r>
        <w:r w:rsidRPr="001031ED">
          <w:rPr>
            <w:rStyle w:val="Hyperlink"/>
            <w:noProof/>
          </w:rPr>
          <w:fldChar w:fldCharType="end"/>
        </w:r>
      </w:ins>
    </w:p>
    <w:p w14:paraId="44974FC3" w14:textId="1D25F791" w:rsidR="00E95405" w:rsidRDefault="00E95405">
      <w:pPr>
        <w:pStyle w:val="TOC2"/>
        <w:tabs>
          <w:tab w:val="right" w:leader="dot" w:pos="9350"/>
        </w:tabs>
        <w:rPr>
          <w:ins w:id="28" w:author="Chuka Obi" w:date="2026-05-11T22:18:00Z" w16du:dateUtc="2026-05-11T21:18:00Z"/>
          <w:rFonts w:asciiTheme="minorHAnsi" w:eastAsiaTheme="minorEastAsia" w:hAnsiTheme="minorHAnsi" w:cstheme="minorBidi"/>
          <w:noProof/>
          <w:kern w:val="2"/>
          <w14:ligatures w14:val="standardContextual"/>
        </w:rPr>
      </w:pPr>
      <w:ins w:id="2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"_Toc229430319"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3.6  Quality Assurance and Quality Control</w:t>
        </w:r>
        <w:r>
          <w:rPr>
            <w:noProof/>
            <w:webHidden/>
          </w:rPr>
          <w:tab/>
        </w:r>
        <w:r>
          <w:rPr>
            <w:noProof/>
            <w:webHidden/>
          </w:rPr>
          <w:fldChar w:fldCharType="begin"/>
        </w:r>
        <w:r>
          <w:rPr>
            <w:noProof/>
            <w:webHidden/>
          </w:rPr>
          <w:instrText xml:space="preserve"> PAGEREF _Toc229430319 \h </w:instrText>
        </w:r>
        <w:r>
          <w:rPr>
            <w:noProof/>
            <w:webHidden/>
          </w:rPr>
        </w:r>
        <w:r>
          <w:rPr>
            <w:noProof/>
            <w:webHidden/>
          </w:rPr>
          <w:fldChar w:fldCharType="separate"/>
        </w:r>
        <w:r>
          <w:rPr>
            <w:noProof/>
            <w:webHidden/>
          </w:rPr>
          <w:t>25</w:t>
        </w:r>
        <w:r>
          <w:rPr>
            <w:noProof/>
            <w:webHidden/>
          </w:rPr>
          <w:fldChar w:fldCharType="end"/>
        </w:r>
        <w:r w:rsidRPr="001031ED">
          <w:rPr>
            <w:rStyle w:val="Hyperlink"/>
            <w:noProof/>
          </w:rPr>
          <w:fldChar w:fldCharType="end"/>
        </w:r>
      </w:ins>
    </w:p>
    <w:p w14:paraId="7BDBBB56" w14:textId="49A78596" w:rsidR="00E95405" w:rsidRDefault="00E95405">
      <w:pPr>
        <w:pStyle w:val="TOC2"/>
        <w:tabs>
          <w:tab w:val="right" w:leader="dot" w:pos="9350"/>
        </w:tabs>
        <w:rPr>
          <w:ins w:id="30" w:author="Chuka Obi" w:date="2026-05-11T22:18:00Z" w16du:dateUtc="2026-05-11T21:18:00Z"/>
          <w:rFonts w:asciiTheme="minorHAnsi" w:eastAsiaTheme="minorEastAsia" w:hAnsiTheme="minorHAnsi" w:cstheme="minorBidi"/>
          <w:noProof/>
          <w:kern w:val="2"/>
          <w14:ligatures w14:val="standardContextual"/>
        </w:rPr>
      </w:pPr>
      <w:ins w:id="3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"_Toc229430320"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3.7  Reports and Records</w:t>
        </w:r>
        <w:r>
          <w:rPr>
            <w:noProof/>
            <w:webHidden/>
          </w:rPr>
          <w:tab/>
        </w:r>
        <w:r>
          <w:rPr>
            <w:noProof/>
            <w:webHidden/>
          </w:rPr>
          <w:fldChar w:fldCharType="begin"/>
        </w:r>
        <w:r>
          <w:rPr>
            <w:noProof/>
            <w:webHidden/>
          </w:rPr>
          <w:instrText xml:space="preserve"> PAGEREF _Toc229430320 \h </w:instrText>
        </w:r>
        <w:r>
          <w:rPr>
            <w:noProof/>
            <w:webHidden/>
          </w:rPr>
        </w:r>
        <w:r>
          <w:rPr>
            <w:noProof/>
            <w:webHidden/>
          </w:rPr>
          <w:fldChar w:fldCharType="separate"/>
        </w:r>
        <w:r>
          <w:rPr>
            <w:noProof/>
            <w:webHidden/>
          </w:rPr>
          <w:t>25</w:t>
        </w:r>
        <w:r>
          <w:rPr>
            <w:noProof/>
            <w:webHidden/>
          </w:rPr>
          <w:fldChar w:fldCharType="end"/>
        </w:r>
        <w:r w:rsidRPr="001031ED">
          <w:rPr>
            <w:rStyle w:val="Hyperlink"/>
            <w:noProof/>
          </w:rPr>
          <w:fldChar w:fldCharType="end"/>
        </w:r>
      </w:ins>
    </w:p>
    <w:p w14:paraId="37AEC7BB" w14:textId="7084720B" w:rsidR="00E95405" w:rsidRDefault="00E95405">
      <w:pPr>
        <w:pStyle w:val="TOC2"/>
        <w:tabs>
          <w:tab w:val="right" w:leader="dot" w:pos="9350"/>
        </w:tabs>
        <w:rPr>
          <w:ins w:id="32" w:author="Chuka Obi" w:date="2026-05-11T22:18:00Z" w16du:dateUtc="2026-05-11T21:18:00Z"/>
          <w:rFonts w:asciiTheme="minorHAnsi" w:eastAsiaTheme="minorEastAsia" w:hAnsiTheme="minorHAnsi" w:cstheme="minorBidi"/>
          <w:noProof/>
          <w:kern w:val="2"/>
          <w14:ligatures w14:val="standardContextual"/>
        </w:rPr>
      </w:pPr>
      <w:ins w:id="3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"_Toc229430321"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3.8  Taxes</w:t>
        </w:r>
        <w:r>
          <w:rPr>
            <w:noProof/>
            <w:webHidden/>
          </w:rPr>
          <w:tab/>
        </w:r>
        <w:r>
          <w:rPr>
            <w:noProof/>
            <w:webHidden/>
          </w:rPr>
          <w:fldChar w:fldCharType="begin"/>
        </w:r>
        <w:r>
          <w:rPr>
            <w:noProof/>
            <w:webHidden/>
          </w:rPr>
          <w:instrText xml:space="preserve"> PAGEREF _Toc229430321 \h </w:instrText>
        </w:r>
        <w:r>
          <w:rPr>
            <w:noProof/>
            <w:webHidden/>
          </w:rPr>
        </w:r>
        <w:r>
          <w:rPr>
            <w:noProof/>
            <w:webHidden/>
          </w:rPr>
          <w:fldChar w:fldCharType="separate"/>
        </w:r>
        <w:r>
          <w:rPr>
            <w:noProof/>
            <w:webHidden/>
          </w:rPr>
          <w:t>26</w:t>
        </w:r>
        <w:r>
          <w:rPr>
            <w:noProof/>
            <w:webHidden/>
          </w:rPr>
          <w:fldChar w:fldCharType="end"/>
        </w:r>
        <w:r w:rsidRPr="001031ED">
          <w:rPr>
            <w:rStyle w:val="Hyperlink"/>
            <w:noProof/>
          </w:rPr>
          <w:fldChar w:fldCharType="end"/>
        </w:r>
      </w:ins>
    </w:p>
    <w:p w14:paraId="47312394" w14:textId="46751144" w:rsidR="00E95405" w:rsidRDefault="00E95405">
      <w:pPr>
        <w:pStyle w:val="TOC2"/>
        <w:tabs>
          <w:tab w:val="right" w:leader="dot" w:pos="9350"/>
        </w:tabs>
        <w:rPr>
          <w:ins w:id="34" w:author="Chuka Obi" w:date="2026-05-11T22:18:00Z" w16du:dateUtc="2026-05-11T21:18:00Z"/>
          <w:rFonts w:asciiTheme="minorHAnsi" w:eastAsiaTheme="minorEastAsia" w:hAnsiTheme="minorHAnsi" w:cstheme="minorBidi"/>
          <w:noProof/>
          <w:kern w:val="2"/>
          <w14:ligatures w14:val="standardContextual"/>
        </w:rPr>
      </w:pPr>
      <w:ins w:id="3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"_Toc229430322"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3.9  Spare Parts</w:t>
        </w:r>
        <w:r>
          <w:rPr>
            <w:noProof/>
            <w:webHidden/>
          </w:rPr>
          <w:tab/>
        </w:r>
        <w:r>
          <w:rPr>
            <w:noProof/>
            <w:webHidden/>
          </w:rPr>
          <w:fldChar w:fldCharType="begin"/>
        </w:r>
        <w:r>
          <w:rPr>
            <w:noProof/>
            <w:webHidden/>
          </w:rPr>
          <w:instrText xml:space="preserve"> PAGEREF _Toc229430322 \h </w:instrText>
        </w:r>
        <w:r>
          <w:rPr>
            <w:noProof/>
            <w:webHidden/>
          </w:rPr>
        </w:r>
        <w:r>
          <w:rPr>
            <w:noProof/>
            <w:webHidden/>
          </w:rPr>
          <w:fldChar w:fldCharType="separate"/>
        </w:r>
        <w:r>
          <w:rPr>
            <w:noProof/>
            <w:webHidden/>
          </w:rPr>
          <w:t>27</w:t>
        </w:r>
        <w:r>
          <w:rPr>
            <w:noProof/>
            <w:webHidden/>
          </w:rPr>
          <w:fldChar w:fldCharType="end"/>
        </w:r>
        <w:r w:rsidRPr="001031ED">
          <w:rPr>
            <w:rStyle w:val="Hyperlink"/>
            <w:noProof/>
          </w:rPr>
          <w:fldChar w:fldCharType="end"/>
        </w:r>
      </w:ins>
    </w:p>
    <w:p w14:paraId="432ECC04" w14:textId="4B121113" w:rsidR="00E95405" w:rsidRDefault="00E95405">
      <w:pPr>
        <w:pStyle w:val="TOC2"/>
        <w:tabs>
          <w:tab w:val="right" w:leader="dot" w:pos="9350"/>
        </w:tabs>
        <w:rPr>
          <w:ins w:id="36" w:author="Chuka Obi" w:date="2026-05-11T22:18:00Z" w16du:dateUtc="2026-05-11T21:18:00Z"/>
          <w:rFonts w:asciiTheme="minorHAnsi" w:eastAsiaTheme="minorEastAsia" w:hAnsiTheme="minorHAnsi" w:cstheme="minorBidi"/>
          <w:noProof/>
          <w:kern w:val="2"/>
          <w14:ligatures w14:val="standardContextual"/>
        </w:rPr>
      </w:pPr>
      <w:ins w:id="3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"_Toc229430323"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3.10  Training</w:t>
        </w:r>
        <w:r>
          <w:rPr>
            <w:noProof/>
            <w:webHidden/>
          </w:rPr>
          <w:tab/>
        </w:r>
        <w:r>
          <w:rPr>
            <w:noProof/>
            <w:webHidden/>
          </w:rPr>
          <w:fldChar w:fldCharType="begin"/>
        </w:r>
        <w:r>
          <w:rPr>
            <w:noProof/>
            <w:webHidden/>
          </w:rPr>
          <w:instrText xml:space="preserve"> PAGEREF _Toc229430323 \h </w:instrText>
        </w:r>
        <w:r>
          <w:rPr>
            <w:noProof/>
            <w:webHidden/>
          </w:rPr>
        </w:r>
        <w:r>
          <w:rPr>
            <w:noProof/>
            <w:webHidden/>
          </w:rPr>
          <w:fldChar w:fldCharType="separate"/>
        </w:r>
        <w:r>
          <w:rPr>
            <w:noProof/>
            <w:webHidden/>
          </w:rPr>
          <w:t>27</w:t>
        </w:r>
        <w:r>
          <w:rPr>
            <w:noProof/>
            <w:webHidden/>
          </w:rPr>
          <w:fldChar w:fldCharType="end"/>
        </w:r>
        <w:r w:rsidRPr="001031ED">
          <w:rPr>
            <w:rStyle w:val="Hyperlink"/>
            <w:noProof/>
          </w:rPr>
          <w:fldChar w:fldCharType="end"/>
        </w:r>
      </w:ins>
    </w:p>
    <w:p w14:paraId="75559AD4" w14:textId="3C2D6060" w:rsidR="00E95405" w:rsidRDefault="00E95405">
      <w:pPr>
        <w:pStyle w:val="TOC2"/>
        <w:tabs>
          <w:tab w:val="right" w:leader="dot" w:pos="9350"/>
        </w:tabs>
        <w:rPr>
          <w:ins w:id="38" w:author="Chuka Obi" w:date="2026-05-11T22:18:00Z" w16du:dateUtc="2026-05-11T21:18:00Z"/>
          <w:rFonts w:asciiTheme="minorHAnsi" w:eastAsiaTheme="minorEastAsia" w:hAnsiTheme="minorHAnsi" w:cstheme="minorBidi"/>
          <w:noProof/>
          <w:kern w:val="2"/>
          <w14:ligatures w14:val="standardContextual"/>
        </w:rPr>
      </w:pPr>
      <w:ins w:id="3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"_Toc229430324"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3.11  Clean-Up</w:t>
        </w:r>
        <w:r>
          <w:rPr>
            <w:noProof/>
            <w:webHidden/>
          </w:rPr>
          <w:tab/>
        </w:r>
        <w:r>
          <w:rPr>
            <w:noProof/>
            <w:webHidden/>
          </w:rPr>
          <w:fldChar w:fldCharType="begin"/>
        </w:r>
        <w:r>
          <w:rPr>
            <w:noProof/>
            <w:webHidden/>
          </w:rPr>
          <w:instrText xml:space="preserve"> PAGEREF _Toc229430324 \h </w:instrText>
        </w:r>
        <w:r>
          <w:rPr>
            <w:noProof/>
            <w:webHidden/>
          </w:rPr>
        </w:r>
        <w:r>
          <w:rPr>
            <w:noProof/>
            <w:webHidden/>
          </w:rPr>
          <w:fldChar w:fldCharType="separate"/>
        </w:r>
        <w:r>
          <w:rPr>
            <w:noProof/>
            <w:webHidden/>
          </w:rPr>
          <w:t>27</w:t>
        </w:r>
        <w:r>
          <w:rPr>
            <w:noProof/>
            <w:webHidden/>
          </w:rPr>
          <w:fldChar w:fldCharType="end"/>
        </w:r>
        <w:r w:rsidRPr="001031ED">
          <w:rPr>
            <w:rStyle w:val="Hyperlink"/>
            <w:noProof/>
          </w:rPr>
          <w:fldChar w:fldCharType="end"/>
        </w:r>
      </w:ins>
    </w:p>
    <w:p w14:paraId="7021AE00" w14:textId="5E054F32" w:rsidR="00E95405" w:rsidRDefault="00E95405">
      <w:pPr>
        <w:pStyle w:val="TOC2"/>
        <w:tabs>
          <w:tab w:val="right" w:leader="dot" w:pos="9350"/>
        </w:tabs>
        <w:rPr>
          <w:ins w:id="40" w:author="Chuka Obi" w:date="2026-05-11T22:18:00Z" w16du:dateUtc="2026-05-11T21:18:00Z"/>
          <w:rFonts w:asciiTheme="minorHAnsi" w:eastAsiaTheme="minorEastAsia" w:hAnsiTheme="minorHAnsi" w:cstheme="minorBidi"/>
          <w:noProof/>
          <w:kern w:val="2"/>
          <w14:ligatures w14:val="standardContextual"/>
        </w:rPr>
      </w:pPr>
      <w:ins w:id="4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"_Toc229430325"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3.13  Environmental Management</w:t>
        </w:r>
        <w:r>
          <w:rPr>
            <w:noProof/>
            <w:webHidden/>
          </w:rPr>
          <w:tab/>
        </w:r>
        <w:r>
          <w:rPr>
            <w:noProof/>
            <w:webHidden/>
          </w:rPr>
          <w:fldChar w:fldCharType="begin"/>
        </w:r>
        <w:r>
          <w:rPr>
            <w:noProof/>
            <w:webHidden/>
          </w:rPr>
          <w:instrText xml:space="preserve"> PAGEREF _Toc229430325 \h </w:instrText>
        </w:r>
        <w:r>
          <w:rPr>
            <w:noProof/>
            <w:webHidden/>
          </w:rPr>
        </w:r>
        <w:r>
          <w:rPr>
            <w:noProof/>
            <w:webHidden/>
          </w:rPr>
          <w:fldChar w:fldCharType="separate"/>
        </w:r>
        <w:r>
          <w:rPr>
            <w:noProof/>
            <w:webHidden/>
          </w:rPr>
          <w:t>27</w:t>
        </w:r>
        <w:r>
          <w:rPr>
            <w:noProof/>
            <w:webHidden/>
          </w:rPr>
          <w:fldChar w:fldCharType="end"/>
        </w:r>
        <w:r w:rsidRPr="001031ED">
          <w:rPr>
            <w:rStyle w:val="Hyperlink"/>
            <w:noProof/>
          </w:rPr>
          <w:fldChar w:fldCharType="end"/>
        </w:r>
      </w:ins>
    </w:p>
    <w:p w14:paraId="571D20EC" w14:textId="26048B45" w:rsidR="00E95405" w:rsidRDefault="00E95405">
      <w:pPr>
        <w:pStyle w:val="TOC1"/>
        <w:tabs>
          <w:tab w:val="right" w:leader="dot" w:pos="9350"/>
        </w:tabs>
        <w:rPr>
          <w:ins w:id="42" w:author="Chuka Obi" w:date="2026-05-11T22:18:00Z" w16du:dateUtc="2026-05-11T21:18:00Z"/>
          <w:rFonts w:asciiTheme="minorHAnsi" w:eastAsiaTheme="minorEastAsia" w:hAnsiTheme="minorHAnsi" w:cstheme="minorBidi"/>
          <w:noProof/>
          <w:kern w:val="2"/>
          <w14:ligatures w14:val="standardContextual"/>
        </w:rPr>
      </w:pPr>
      <w:ins w:id="4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"_Toc229430326"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 OWNER’S RESPONSIBILITIES</w:t>
        </w:r>
        <w:r>
          <w:rPr>
            <w:noProof/>
            <w:webHidden/>
          </w:rPr>
          <w:tab/>
        </w:r>
        <w:r>
          <w:rPr>
            <w:noProof/>
            <w:webHidden/>
          </w:rPr>
          <w:fldChar w:fldCharType="begin"/>
        </w:r>
        <w:r>
          <w:rPr>
            <w:noProof/>
            <w:webHidden/>
          </w:rPr>
          <w:instrText xml:space="preserve"> PAGEREF _Toc229430326 \h </w:instrText>
        </w:r>
        <w:r>
          <w:rPr>
            <w:noProof/>
            <w:webHidden/>
          </w:rPr>
        </w:r>
        <w:r>
          <w:rPr>
            <w:noProof/>
            <w:webHidden/>
          </w:rPr>
          <w:fldChar w:fldCharType="separate"/>
        </w:r>
        <w:r>
          <w:rPr>
            <w:noProof/>
            <w:webHidden/>
          </w:rPr>
          <w:t>32</w:t>
        </w:r>
        <w:r>
          <w:rPr>
            <w:noProof/>
            <w:webHidden/>
          </w:rPr>
          <w:fldChar w:fldCharType="end"/>
        </w:r>
        <w:r w:rsidRPr="001031ED">
          <w:rPr>
            <w:rStyle w:val="Hyperlink"/>
            <w:noProof/>
          </w:rPr>
          <w:fldChar w:fldCharType="end"/>
        </w:r>
      </w:ins>
    </w:p>
    <w:p w14:paraId="1384DF5E" w14:textId="4865BD12" w:rsidR="00E95405" w:rsidRDefault="00E95405">
      <w:pPr>
        <w:pStyle w:val="TOC2"/>
        <w:tabs>
          <w:tab w:val="right" w:leader="dot" w:pos="9350"/>
        </w:tabs>
        <w:rPr>
          <w:ins w:id="44" w:author="Chuka Obi" w:date="2026-05-11T22:18:00Z" w16du:dateUtc="2026-05-11T21:18:00Z"/>
          <w:rFonts w:asciiTheme="minorHAnsi" w:eastAsiaTheme="minorEastAsia" w:hAnsiTheme="minorHAnsi" w:cstheme="minorBidi"/>
          <w:noProof/>
          <w:kern w:val="2"/>
          <w14:ligatures w14:val="standardContextual"/>
        </w:rPr>
      </w:pPr>
      <w:ins w:id="4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"_Toc229430327"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4.1  Payment</w:t>
        </w:r>
        <w:r>
          <w:rPr>
            <w:noProof/>
            <w:webHidden/>
          </w:rPr>
          <w:tab/>
        </w:r>
        <w:r>
          <w:rPr>
            <w:noProof/>
            <w:webHidden/>
          </w:rPr>
          <w:fldChar w:fldCharType="begin"/>
        </w:r>
        <w:r>
          <w:rPr>
            <w:noProof/>
            <w:webHidden/>
          </w:rPr>
          <w:instrText xml:space="preserve"> PAGEREF _Toc229430327 \h </w:instrText>
        </w:r>
        <w:r>
          <w:rPr>
            <w:noProof/>
            <w:webHidden/>
          </w:rPr>
        </w:r>
        <w:r>
          <w:rPr>
            <w:noProof/>
            <w:webHidden/>
          </w:rPr>
          <w:fldChar w:fldCharType="separate"/>
        </w:r>
        <w:r>
          <w:rPr>
            <w:noProof/>
            <w:webHidden/>
          </w:rPr>
          <w:t>32</w:t>
        </w:r>
        <w:r>
          <w:rPr>
            <w:noProof/>
            <w:webHidden/>
          </w:rPr>
          <w:fldChar w:fldCharType="end"/>
        </w:r>
        <w:r w:rsidRPr="001031ED">
          <w:rPr>
            <w:rStyle w:val="Hyperlink"/>
            <w:noProof/>
          </w:rPr>
          <w:fldChar w:fldCharType="end"/>
        </w:r>
      </w:ins>
    </w:p>
    <w:p w14:paraId="6B79E69F" w14:textId="378EA96B" w:rsidR="00E95405" w:rsidRDefault="00E95405">
      <w:pPr>
        <w:pStyle w:val="TOC2"/>
        <w:tabs>
          <w:tab w:val="right" w:leader="dot" w:pos="9350"/>
        </w:tabs>
        <w:rPr>
          <w:ins w:id="46" w:author="Chuka Obi" w:date="2026-05-11T22:18:00Z" w16du:dateUtc="2026-05-11T21:18:00Z"/>
          <w:rFonts w:asciiTheme="minorHAnsi" w:eastAsiaTheme="minorEastAsia" w:hAnsiTheme="minorHAnsi" w:cstheme="minorBidi"/>
          <w:noProof/>
          <w:kern w:val="2"/>
          <w14:ligatures w14:val="standardContextual"/>
        </w:rPr>
      </w:pPr>
      <w:ins w:id="4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"_Toc229430328"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4.2 Site Access</w:t>
        </w:r>
        <w:r>
          <w:rPr>
            <w:noProof/>
            <w:webHidden/>
          </w:rPr>
          <w:tab/>
        </w:r>
        <w:r>
          <w:rPr>
            <w:noProof/>
            <w:webHidden/>
          </w:rPr>
          <w:fldChar w:fldCharType="begin"/>
        </w:r>
        <w:r>
          <w:rPr>
            <w:noProof/>
            <w:webHidden/>
          </w:rPr>
          <w:instrText xml:space="preserve"> PAGEREF _Toc229430328 \h </w:instrText>
        </w:r>
        <w:r>
          <w:rPr>
            <w:noProof/>
            <w:webHidden/>
          </w:rPr>
        </w:r>
        <w:r>
          <w:rPr>
            <w:noProof/>
            <w:webHidden/>
          </w:rPr>
          <w:fldChar w:fldCharType="separate"/>
        </w:r>
        <w:r>
          <w:rPr>
            <w:noProof/>
            <w:webHidden/>
          </w:rPr>
          <w:t>32</w:t>
        </w:r>
        <w:r>
          <w:rPr>
            <w:noProof/>
            <w:webHidden/>
          </w:rPr>
          <w:fldChar w:fldCharType="end"/>
        </w:r>
        <w:r w:rsidRPr="001031ED">
          <w:rPr>
            <w:rStyle w:val="Hyperlink"/>
            <w:noProof/>
          </w:rPr>
          <w:fldChar w:fldCharType="end"/>
        </w:r>
      </w:ins>
    </w:p>
    <w:p w14:paraId="3E915AEC" w14:textId="44D4F27E" w:rsidR="00E95405" w:rsidRDefault="00E95405">
      <w:pPr>
        <w:pStyle w:val="TOC2"/>
        <w:tabs>
          <w:tab w:val="right" w:leader="dot" w:pos="9350"/>
        </w:tabs>
        <w:rPr>
          <w:ins w:id="48" w:author="Chuka Obi" w:date="2026-05-11T22:18:00Z" w16du:dateUtc="2026-05-11T21:18:00Z"/>
          <w:rFonts w:asciiTheme="minorHAnsi" w:eastAsiaTheme="minorEastAsia" w:hAnsiTheme="minorHAnsi" w:cstheme="minorBidi"/>
          <w:noProof/>
          <w:kern w:val="2"/>
          <w14:ligatures w14:val="standardContextual"/>
        </w:rPr>
      </w:pPr>
      <w:ins w:id="4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"_Toc229430329"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4.3  Owner Permits</w:t>
        </w:r>
        <w:r>
          <w:rPr>
            <w:noProof/>
            <w:webHidden/>
          </w:rPr>
          <w:tab/>
        </w:r>
        <w:r>
          <w:rPr>
            <w:noProof/>
            <w:webHidden/>
          </w:rPr>
          <w:fldChar w:fldCharType="begin"/>
        </w:r>
        <w:r>
          <w:rPr>
            <w:noProof/>
            <w:webHidden/>
          </w:rPr>
          <w:instrText xml:space="preserve"> PAGEREF _Toc229430329 \h </w:instrText>
        </w:r>
        <w:r>
          <w:rPr>
            <w:noProof/>
            <w:webHidden/>
          </w:rPr>
        </w:r>
        <w:r>
          <w:rPr>
            <w:noProof/>
            <w:webHidden/>
          </w:rPr>
          <w:fldChar w:fldCharType="separate"/>
        </w:r>
        <w:r>
          <w:rPr>
            <w:noProof/>
            <w:webHidden/>
          </w:rPr>
          <w:t>32</w:t>
        </w:r>
        <w:r>
          <w:rPr>
            <w:noProof/>
            <w:webHidden/>
          </w:rPr>
          <w:fldChar w:fldCharType="end"/>
        </w:r>
        <w:r w:rsidRPr="001031ED">
          <w:rPr>
            <w:rStyle w:val="Hyperlink"/>
            <w:noProof/>
          </w:rPr>
          <w:fldChar w:fldCharType="end"/>
        </w:r>
      </w:ins>
    </w:p>
    <w:p w14:paraId="6959DEA2" w14:textId="7CD5F7DB" w:rsidR="00E95405" w:rsidRDefault="00E95405">
      <w:pPr>
        <w:pStyle w:val="TOC2"/>
        <w:tabs>
          <w:tab w:val="right" w:leader="dot" w:pos="9350"/>
        </w:tabs>
        <w:rPr>
          <w:ins w:id="50" w:author="Chuka Obi" w:date="2026-05-11T22:18:00Z" w16du:dateUtc="2026-05-11T21:18:00Z"/>
          <w:rFonts w:asciiTheme="minorHAnsi" w:eastAsiaTheme="minorEastAsia" w:hAnsiTheme="minorHAnsi" w:cstheme="minorBidi"/>
          <w:noProof/>
          <w:kern w:val="2"/>
          <w14:ligatures w14:val="standardContextual"/>
        </w:rPr>
      </w:pPr>
      <w:ins w:id="5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"_Toc229430330"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4.4  Feedstock</w:t>
        </w:r>
        <w:r>
          <w:rPr>
            <w:noProof/>
            <w:webHidden/>
          </w:rPr>
          <w:tab/>
        </w:r>
        <w:r>
          <w:rPr>
            <w:noProof/>
            <w:webHidden/>
          </w:rPr>
          <w:fldChar w:fldCharType="begin"/>
        </w:r>
        <w:r>
          <w:rPr>
            <w:noProof/>
            <w:webHidden/>
          </w:rPr>
          <w:instrText xml:space="preserve"> PAGEREF _Toc229430330 \h </w:instrText>
        </w:r>
        <w:r>
          <w:rPr>
            <w:noProof/>
            <w:webHidden/>
          </w:rPr>
        </w:r>
        <w:r>
          <w:rPr>
            <w:noProof/>
            <w:webHidden/>
          </w:rPr>
          <w:fldChar w:fldCharType="separate"/>
        </w:r>
        <w:r>
          <w:rPr>
            <w:noProof/>
            <w:webHidden/>
          </w:rPr>
          <w:t>33</w:t>
        </w:r>
        <w:r>
          <w:rPr>
            <w:noProof/>
            <w:webHidden/>
          </w:rPr>
          <w:fldChar w:fldCharType="end"/>
        </w:r>
        <w:r w:rsidRPr="001031ED">
          <w:rPr>
            <w:rStyle w:val="Hyperlink"/>
            <w:noProof/>
          </w:rPr>
          <w:fldChar w:fldCharType="end"/>
        </w:r>
      </w:ins>
    </w:p>
    <w:p w14:paraId="37BED0F5" w14:textId="0D205BBA" w:rsidR="00E95405" w:rsidRDefault="00E95405">
      <w:pPr>
        <w:pStyle w:val="TOC2"/>
        <w:tabs>
          <w:tab w:val="right" w:leader="dot" w:pos="9350"/>
        </w:tabs>
        <w:rPr>
          <w:ins w:id="52" w:author="Chuka Obi" w:date="2026-05-11T22:18:00Z" w16du:dateUtc="2026-05-11T21:18:00Z"/>
          <w:rFonts w:asciiTheme="minorHAnsi" w:eastAsiaTheme="minorEastAsia" w:hAnsiTheme="minorHAnsi" w:cstheme="minorBidi"/>
          <w:noProof/>
          <w:kern w:val="2"/>
          <w14:ligatures w14:val="standardContextual"/>
        </w:rPr>
      </w:pPr>
      <w:ins w:id="5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"_Toc229430331"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4.5  Security</w:t>
        </w:r>
        <w:r>
          <w:rPr>
            <w:noProof/>
            <w:webHidden/>
          </w:rPr>
          <w:tab/>
        </w:r>
        <w:r>
          <w:rPr>
            <w:noProof/>
            <w:webHidden/>
          </w:rPr>
          <w:fldChar w:fldCharType="begin"/>
        </w:r>
        <w:r>
          <w:rPr>
            <w:noProof/>
            <w:webHidden/>
          </w:rPr>
          <w:instrText xml:space="preserve"> PAGEREF _Toc229430331 \h </w:instrText>
        </w:r>
        <w:r>
          <w:rPr>
            <w:noProof/>
            <w:webHidden/>
          </w:rPr>
        </w:r>
        <w:r>
          <w:rPr>
            <w:noProof/>
            <w:webHidden/>
          </w:rPr>
          <w:fldChar w:fldCharType="separate"/>
        </w:r>
        <w:r>
          <w:rPr>
            <w:noProof/>
            <w:webHidden/>
          </w:rPr>
          <w:t>33</w:t>
        </w:r>
        <w:r>
          <w:rPr>
            <w:noProof/>
            <w:webHidden/>
          </w:rPr>
          <w:fldChar w:fldCharType="end"/>
        </w:r>
        <w:r w:rsidRPr="001031ED">
          <w:rPr>
            <w:rStyle w:val="Hyperlink"/>
            <w:noProof/>
          </w:rPr>
          <w:fldChar w:fldCharType="end"/>
        </w:r>
      </w:ins>
    </w:p>
    <w:p w14:paraId="2E631442" w14:textId="160C0E56" w:rsidR="00E95405" w:rsidRDefault="00E95405">
      <w:pPr>
        <w:pStyle w:val="TOC2"/>
        <w:tabs>
          <w:tab w:val="right" w:leader="dot" w:pos="9350"/>
        </w:tabs>
        <w:rPr>
          <w:ins w:id="54" w:author="Chuka Obi" w:date="2026-05-11T22:18:00Z" w16du:dateUtc="2026-05-11T21:18:00Z"/>
          <w:rFonts w:asciiTheme="minorHAnsi" w:eastAsiaTheme="minorEastAsia" w:hAnsiTheme="minorHAnsi" w:cstheme="minorBidi"/>
          <w:noProof/>
          <w:kern w:val="2"/>
          <w14:ligatures w14:val="standardContextual"/>
        </w:rPr>
      </w:pPr>
      <w:ins w:id="5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"_Toc229430332"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4.6  Customs and Import Duties</w:t>
        </w:r>
        <w:r>
          <w:rPr>
            <w:noProof/>
            <w:webHidden/>
          </w:rPr>
          <w:tab/>
        </w:r>
        <w:r>
          <w:rPr>
            <w:noProof/>
            <w:webHidden/>
          </w:rPr>
          <w:fldChar w:fldCharType="begin"/>
        </w:r>
        <w:r>
          <w:rPr>
            <w:noProof/>
            <w:webHidden/>
          </w:rPr>
          <w:instrText xml:space="preserve"> PAGEREF _Toc229430332 \h </w:instrText>
        </w:r>
        <w:r>
          <w:rPr>
            <w:noProof/>
            <w:webHidden/>
          </w:rPr>
        </w:r>
        <w:r>
          <w:rPr>
            <w:noProof/>
            <w:webHidden/>
          </w:rPr>
          <w:fldChar w:fldCharType="separate"/>
        </w:r>
        <w:r>
          <w:rPr>
            <w:noProof/>
            <w:webHidden/>
          </w:rPr>
          <w:t>33</w:t>
        </w:r>
        <w:r>
          <w:rPr>
            <w:noProof/>
            <w:webHidden/>
          </w:rPr>
          <w:fldChar w:fldCharType="end"/>
        </w:r>
        <w:r w:rsidRPr="001031ED">
          <w:rPr>
            <w:rStyle w:val="Hyperlink"/>
            <w:noProof/>
          </w:rPr>
          <w:fldChar w:fldCharType="end"/>
        </w:r>
      </w:ins>
    </w:p>
    <w:p w14:paraId="2A0CE5DE" w14:textId="6720450A" w:rsidR="00E95405" w:rsidRDefault="00E95405">
      <w:pPr>
        <w:pStyle w:val="TOC2"/>
        <w:tabs>
          <w:tab w:val="right" w:leader="dot" w:pos="9350"/>
        </w:tabs>
        <w:rPr>
          <w:ins w:id="56" w:author="Chuka Obi" w:date="2026-05-11T22:18:00Z" w16du:dateUtc="2026-05-11T21:18:00Z"/>
          <w:rFonts w:asciiTheme="minorHAnsi" w:eastAsiaTheme="minorEastAsia" w:hAnsiTheme="minorHAnsi" w:cstheme="minorBidi"/>
          <w:noProof/>
          <w:kern w:val="2"/>
          <w14:ligatures w14:val="standardContextual"/>
        </w:rPr>
      </w:pPr>
      <w:ins w:id="5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"_Toc229430333"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4.7  Geotechnical and Environmental Surveys</w:t>
        </w:r>
        <w:r>
          <w:rPr>
            <w:noProof/>
            <w:webHidden/>
          </w:rPr>
          <w:tab/>
        </w:r>
        <w:r>
          <w:rPr>
            <w:noProof/>
            <w:webHidden/>
          </w:rPr>
          <w:fldChar w:fldCharType="begin"/>
        </w:r>
        <w:r>
          <w:rPr>
            <w:noProof/>
            <w:webHidden/>
          </w:rPr>
          <w:instrText xml:space="preserve"> PAGEREF _Toc229430333 \h </w:instrText>
        </w:r>
        <w:r>
          <w:rPr>
            <w:noProof/>
            <w:webHidden/>
          </w:rPr>
        </w:r>
        <w:r>
          <w:rPr>
            <w:noProof/>
            <w:webHidden/>
          </w:rPr>
          <w:fldChar w:fldCharType="separate"/>
        </w:r>
        <w:r>
          <w:rPr>
            <w:noProof/>
            <w:webHidden/>
          </w:rPr>
          <w:t>34</w:t>
        </w:r>
        <w:r>
          <w:rPr>
            <w:noProof/>
            <w:webHidden/>
          </w:rPr>
          <w:fldChar w:fldCharType="end"/>
        </w:r>
        <w:r w:rsidRPr="001031ED">
          <w:rPr>
            <w:rStyle w:val="Hyperlink"/>
            <w:noProof/>
          </w:rPr>
          <w:fldChar w:fldCharType="end"/>
        </w:r>
      </w:ins>
    </w:p>
    <w:p w14:paraId="4BDB50D6" w14:textId="5B1F6419" w:rsidR="00E95405" w:rsidRDefault="00E95405">
      <w:pPr>
        <w:pStyle w:val="TOC2"/>
        <w:tabs>
          <w:tab w:val="right" w:leader="dot" w:pos="9350"/>
        </w:tabs>
        <w:rPr>
          <w:ins w:id="58" w:author="Chuka Obi" w:date="2026-05-11T22:18:00Z" w16du:dateUtc="2026-05-11T21:18:00Z"/>
          <w:rFonts w:asciiTheme="minorHAnsi" w:eastAsiaTheme="minorEastAsia" w:hAnsiTheme="minorHAnsi" w:cstheme="minorBidi"/>
          <w:noProof/>
          <w:kern w:val="2"/>
          <w14:ligatures w14:val="standardContextual"/>
        </w:rPr>
      </w:pPr>
      <w:ins w:id="5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"_Toc229430334"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4.8  Community Relations</w:t>
        </w:r>
        <w:r>
          <w:rPr>
            <w:noProof/>
            <w:webHidden/>
          </w:rPr>
          <w:tab/>
        </w:r>
        <w:r>
          <w:rPr>
            <w:noProof/>
            <w:webHidden/>
          </w:rPr>
          <w:fldChar w:fldCharType="begin"/>
        </w:r>
        <w:r>
          <w:rPr>
            <w:noProof/>
            <w:webHidden/>
          </w:rPr>
          <w:instrText xml:space="preserve"> PAGEREF _Toc229430334 \h </w:instrText>
        </w:r>
        <w:r>
          <w:rPr>
            <w:noProof/>
            <w:webHidden/>
          </w:rPr>
        </w:r>
        <w:r>
          <w:rPr>
            <w:noProof/>
            <w:webHidden/>
          </w:rPr>
          <w:fldChar w:fldCharType="separate"/>
        </w:r>
        <w:r>
          <w:rPr>
            <w:noProof/>
            <w:webHidden/>
          </w:rPr>
          <w:t>34</w:t>
        </w:r>
        <w:r>
          <w:rPr>
            <w:noProof/>
            <w:webHidden/>
          </w:rPr>
          <w:fldChar w:fldCharType="end"/>
        </w:r>
        <w:r w:rsidRPr="001031ED">
          <w:rPr>
            <w:rStyle w:val="Hyperlink"/>
            <w:noProof/>
          </w:rPr>
          <w:fldChar w:fldCharType="end"/>
        </w:r>
      </w:ins>
    </w:p>
    <w:p w14:paraId="37B8FDC1" w14:textId="3A5DD5A0" w:rsidR="00E95405" w:rsidRDefault="00E95405">
      <w:pPr>
        <w:pStyle w:val="TOC2"/>
        <w:tabs>
          <w:tab w:val="right" w:leader="dot" w:pos="9350"/>
        </w:tabs>
        <w:rPr>
          <w:ins w:id="60" w:author="Chuka Obi" w:date="2026-05-11T22:18:00Z" w16du:dateUtc="2026-05-11T21:18:00Z"/>
          <w:rFonts w:asciiTheme="minorHAnsi" w:eastAsiaTheme="minorEastAsia" w:hAnsiTheme="minorHAnsi" w:cstheme="minorBidi"/>
          <w:noProof/>
          <w:kern w:val="2"/>
          <w14:ligatures w14:val="standardContextual"/>
        </w:rPr>
      </w:pPr>
      <w:ins w:id="6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"_Toc229430335"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4.9  Owner’s Representative</w:t>
        </w:r>
        <w:r>
          <w:rPr>
            <w:noProof/>
            <w:webHidden/>
          </w:rPr>
          <w:tab/>
        </w:r>
        <w:r>
          <w:rPr>
            <w:noProof/>
            <w:webHidden/>
          </w:rPr>
          <w:fldChar w:fldCharType="begin"/>
        </w:r>
        <w:r>
          <w:rPr>
            <w:noProof/>
            <w:webHidden/>
          </w:rPr>
          <w:instrText xml:space="preserve"> PAGEREF _Toc229430335 \h </w:instrText>
        </w:r>
        <w:r>
          <w:rPr>
            <w:noProof/>
            <w:webHidden/>
          </w:rPr>
        </w:r>
        <w:r>
          <w:rPr>
            <w:noProof/>
            <w:webHidden/>
          </w:rPr>
          <w:fldChar w:fldCharType="separate"/>
        </w:r>
        <w:r>
          <w:rPr>
            <w:noProof/>
            <w:webHidden/>
          </w:rPr>
          <w:t>34</w:t>
        </w:r>
        <w:r>
          <w:rPr>
            <w:noProof/>
            <w:webHidden/>
          </w:rPr>
          <w:fldChar w:fldCharType="end"/>
        </w:r>
        <w:r w:rsidRPr="001031ED">
          <w:rPr>
            <w:rStyle w:val="Hyperlink"/>
            <w:noProof/>
          </w:rPr>
          <w:fldChar w:fldCharType="end"/>
        </w:r>
      </w:ins>
    </w:p>
    <w:p w14:paraId="4EEBB10D" w14:textId="70CC7C30" w:rsidR="00E95405" w:rsidRDefault="00E95405">
      <w:pPr>
        <w:pStyle w:val="TOC2"/>
        <w:tabs>
          <w:tab w:val="right" w:leader="dot" w:pos="9350"/>
        </w:tabs>
        <w:rPr>
          <w:ins w:id="62" w:author="Chuka Obi" w:date="2026-05-11T22:18:00Z" w16du:dateUtc="2026-05-11T21:18:00Z"/>
          <w:rFonts w:asciiTheme="minorHAnsi" w:eastAsiaTheme="minorEastAsia" w:hAnsiTheme="minorHAnsi" w:cstheme="minorBidi"/>
          <w:noProof/>
          <w:kern w:val="2"/>
          <w14:ligatures w14:val="standardContextual"/>
        </w:rPr>
      </w:pPr>
      <w:ins w:id="6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"_Toc229430336"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4.10  Review Obligations</w:t>
        </w:r>
        <w:r>
          <w:rPr>
            <w:noProof/>
            <w:webHidden/>
          </w:rPr>
          <w:tab/>
        </w:r>
        <w:r>
          <w:rPr>
            <w:noProof/>
            <w:webHidden/>
          </w:rPr>
          <w:fldChar w:fldCharType="begin"/>
        </w:r>
        <w:r>
          <w:rPr>
            <w:noProof/>
            <w:webHidden/>
          </w:rPr>
          <w:instrText xml:space="preserve"> PAGEREF _Toc229430336 \h </w:instrText>
        </w:r>
        <w:r>
          <w:rPr>
            <w:noProof/>
            <w:webHidden/>
          </w:rPr>
        </w:r>
        <w:r>
          <w:rPr>
            <w:noProof/>
            <w:webHidden/>
          </w:rPr>
          <w:fldChar w:fldCharType="separate"/>
        </w:r>
        <w:r>
          <w:rPr>
            <w:noProof/>
            <w:webHidden/>
          </w:rPr>
          <w:t>34</w:t>
        </w:r>
        <w:r>
          <w:rPr>
            <w:noProof/>
            <w:webHidden/>
          </w:rPr>
          <w:fldChar w:fldCharType="end"/>
        </w:r>
        <w:r w:rsidRPr="001031ED">
          <w:rPr>
            <w:rStyle w:val="Hyperlink"/>
            <w:noProof/>
          </w:rPr>
          <w:fldChar w:fldCharType="end"/>
        </w:r>
      </w:ins>
    </w:p>
    <w:p w14:paraId="42F414B1" w14:textId="7C30F5E0" w:rsidR="00E95405" w:rsidRDefault="00E95405">
      <w:pPr>
        <w:pStyle w:val="TOC2"/>
        <w:tabs>
          <w:tab w:val="right" w:leader="dot" w:pos="9350"/>
        </w:tabs>
        <w:rPr>
          <w:ins w:id="64" w:author="Chuka Obi" w:date="2026-05-11T22:18:00Z" w16du:dateUtc="2026-05-11T21:18:00Z"/>
          <w:rFonts w:asciiTheme="minorHAnsi" w:eastAsiaTheme="minorEastAsia" w:hAnsiTheme="minorHAnsi" w:cstheme="minorBidi"/>
          <w:noProof/>
          <w:kern w:val="2"/>
          <w14:ligatures w14:val="standardContextual"/>
        </w:rPr>
      </w:pPr>
      <w:ins w:id="6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"_Toc229430337"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4.11  Financing</w:t>
        </w:r>
        <w:r>
          <w:rPr>
            <w:noProof/>
            <w:webHidden/>
          </w:rPr>
          <w:tab/>
        </w:r>
        <w:r>
          <w:rPr>
            <w:noProof/>
            <w:webHidden/>
          </w:rPr>
          <w:fldChar w:fldCharType="begin"/>
        </w:r>
        <w:r>
          <w:rPr>
            <w:noProof/>
            <w:webHidden/>
          </w:rPr>
          <w:instrText xml:space="preserve"> PAGEREF _Toc229430337 \h </w:instrText>
        </w:r>
        <w:r>
          <w:rPr>
            <w:noProof/>
            <w:webHidden/>
          </w:rPr>
        </w:r>
        <w:r>
          <w:rPr>
            <w:noProof/>
            <w:webHidden/>
          </w:rPr>
          <w:fldChar w:fldCharType="separate"/>
        </w:r>
        <w:r>
          <w:rPr>
            <w:noProof/>
            <w:webHidden/>
          </w:rPr>
          <w:t>35</w:t>
        </w:r>
        <w:r>
          <w:rPr>
            <w:noProof/>
            <w:webHidden/>
          </w:rPr>
          <w:fldChar w:fldCharType="end"/>
        </w:r>
        <w:r w:rsidRPr="001031ED">
          <w:rPr>
            <w:rStyle w:val="Hyperlink"/>
            <w:noProof/>
          </w:rPr>
          <w:fldChar w:fldCharType="end"/>
        </w:r>
      </w:ins>
    </w:p>
    <w:p w14:paraId="28CAA364" w14:textId="58C7F3C9" w:rsidR="00E95405" w:rsidRDefault="00E95405">
      <w:pPr>
        <w:pStyle w:val="TOC2"/>
        <w:tabs>
          <w:tab w:val="left" w:pos="1200"/>
          <w:tab w:val="right" w:leader="dot" w:pos="9350"/>
        </w:tabs>
        <w:rPr>
          <w:ins w:id="66" w:author="Chuka Obi" w:date="2026-05-11T22:18:00Z" w16du:dateUtc="2026-05-11T21:18:00Z"/>
          <w:rFonts w:asciiTheme="minorHAnsi" w:eastAsiaTheme="minorEastAsia" w:hAnsiTheme="minorHAnsi" w:cstheme="minorBidi"/>
          <w:noProof/>
          <w:kern w:val="2"/>
          <w14:ligatures w14:val="standardContextual"/>
        </w:rPr>
      </w:pPr>
      <w:ins w:id="67" w:author="Chuka Obi" w:date="2026-05-11T22:18:00Z" w16du:dateUtc="2026-05-11T21:18:00Z">
        <w:r w:rsidRPr="001031ED">
          <w:rPr>
            <w:rStyle w:val="Hyperlink"/>
            <w:noProof/>
          </w:rPr>
          <w:lastRenderedPageBreak/>
          <w:fldChar w:fldCharType="begin"/>
        </w:r>
        <w:r w:rsidRPr="001031ED">
          <w:rPr>
            <w:rStyle w:val="Hyperlink"/>
            <w:noProof/>
          </w:rPr>
          <w:instrText xml:space="preserve"> </w:instrText>
        </w:r>
        <w:r>
          <w:rPr>
            <w:noProof/>
          </w:rPr>
          <w:instrText>HYPERLINK \l "_Toc229430338"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4.12.</w:t>
        </w:r>
        <w:r>
          <w:rPr>
            <w:rFonts w:asciiTheme="minorHAnsi" w:eastAsiaTheme="minorEastAsia" w:hAnsiTheme="minorHAnsi" w:cstheme="minorBidi"/>
            <w:noProof/>
            <w:kern w:val="2"/>
            <w14:ligatures w14:val="standardContextual"/>
          </w:rPr>
          <w:tab/>
        </w:r>
        <w:r w:rsidRPr="001031ED">
          <w:rPr>
            <w:rStyle w:val="Hyperlink"/>
            <w:noProof/>
          </w:rPr>
          <w:t>Instruction</w:t>
        </w:r>
        <w:r>
          <w:rPr>
            <w:noProof/>
            <w:webHidden/>
          </w:rPr>
          <w:tab/>
        </w:r>
        <w:r>
          <w:rPr>
            <w:noProof/>
            <w:webHidden/>
          </w:rPr>
          <w:fldChar w:fldCharType="begin"/>
        </w:r>
        <w:r>
          <w:rPr>
            <w:noProof/>
            <w:webHidden/>
          </w:rPr>
          <w:instrText xml:space="preserve"> PAGEREF _Toc229430338 \h </w:instrText>
        </w:r>
        <w:r>
          <w:rPr>
            <w:noProof/>
            <w:webHidden/>
          </w:rPr>
        </w:r>
        <w:r>
          <w:rPr>
            <w:noProof/>
            <w:webHidden/>
          </w:rPr>
          <w:fldChar w:fldCharType="separate"/>
        </w:r>
        <w:r>
          <w:rPr>
            <w:noProof/>
            <w:webHidden/>
          </w:rPr>
          <w:t>35</w:t>
        </w:r>
        <w:r>
          <w:rPr>
            <w:noProof/>
            <w:webHidden/>
          </w:rPr>
          <w:fldChar w:fldCharType="end"/>
        </w:r>
        <w:r w:rsidRPr="001031ED">
          <w:rPr>
            <w:rStyle w:val="Hyperlink"/>
            <w:noProof/>
          </w:rPr>
          <w:fldChar w:fldCharType="end"/>
        </w:r>
      </w:ins>
    </w:p>
    <w:p w14:paraId="00EB0C0C" w14:textId="7BB6A450" w:rsidR="00E95405" w:rsidRDefault="00E95405">
      <w:pPr>
        <w:pStyle w:val="TOC1"/>
        <w:tabs>
          <w:tab w:val="right" w:leader="dot" w:pos="9350"/>
        </w:tabs>
        <w:rPr>
          <w:ins w:id="68" w:author="Chuka Obi" w:date="2026-05-11T22:18:00Z" w16du:dateUtc="2026-05-11T21:18:00Z"/>
          <w:rFonts w:asciiTheme="minorHAnsi" w:eastAsiaTheme="minorEastAsia" w:hAnsiTheme="minorHAnsi" w:cstheme="minorBidi"/>
          <w:noProof/>
          <w:kern w:val="2"/>
          <w14:ligatures w14:val="standardContextual"/>
        </w:rPr>
      </w:pPr>
      <w:ins w:id="6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"_Toc229430339"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5. COMMENCEMENT OF WORK AND PROJECT SCHEDULE</w:t>
        </w:r>
        <w:r>
          <w:rPr>
            <w:noProof/>
            <w:webHidden/>
          </w:rPr>
          <w:tab/>
        </w:r>
        <w:r>
          <w:rPr>
            <w:noProof/>
            <w:webHidden/>
          </w:rPr>
          <w:fldChar w:fldCharType="begin"/>
        </w:r>
        <w:r>
          <w:rPr>
            <w:noProof/>
            <w:webHidden/>
          </w:rPr>
          <w:instrText xml:space="preserve"> PAGEREF _Toc229430339 \h </w:instrText>
        </w:r>
        <w:r>
          <w:rPr>
            <w:noProof/>
            <w:webHidden/>
          </w:rPr>
        </w:r>
        <w:r>
          <w:rPr>
            <w:noProof/>
            <w:webHidden/>
          </w:rPr>
          <w:fldChar w:fldCharType="separate"/>
        </w:r>
        <w:r>
          <w:rPr>
            <w:noProof/>
            <w:webHidden/>
          </w:rPr>
          <w:t>37</w:t>
        </w:r>
        <w:r>
          <w:rPr>
            <w:noProof/>
            <w:webHidden/>
          </w:rPr>
          <w:fldChar w:fldCharType="end"/>
        </w:r>
        <w:r w:rsidRPr="001031ED">
          <w:rPr>
            <w:rStyle w:val="Hyperlink"/>
            <w:noProof/>
          </w:rPr>
          <w:fldChar w:fldCharType="end"/>
        </w:r>
      </w:ins>
    </w:p>
    <w:p w14:paraId="5439DE3B" w14:textId="7EDA67F2" w:rsidR="00E95405" w:rsidRDefault="00E95405">
      <w:pPr>
        <w:pStyle w:val="TOC2"/>
        <w:tabs>
          <w:tab w:val="right" w:leader="dot" w:pos="9350"/>
        </w:tabs>
        <w:rPr>
          <w:ins w:id="70" w:author="Chuka Obi" w:date="2026-05-11T22:18:00Z" w16du:dateUtc="2026-05-11T21:18:00Z"/>
          <w:rFonts w:asciiTheme="minorHAnsi" w:eastAsiaTheme="minorEastAsia" w:hAnsiTheme="minorHAnsi" w:cstheme="minorBidi"/>
          <w:noProof/>
          <w:kern w:val="2"/>
          <w14:ligatures w14:val="standardContextual"/>
        </w:rPr>
      </w:pPr>
      <w:ins w:id="7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"_Toc229430340"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5.1  Effective Date and Notice to Proceed</w:t>
        </w:r>
        <w:r>
          <w:rPr>
            <w:noProof/>
            <w:webHidden/>
          </w:rPr>
          <w:tab/>
        </w:r>
        <w:r>
          <w:rPr>
            <w:noProof/>
            <w:webHidden/>
          </w:rPr>
          <w:fldChar w:fldCharType="begin"/>
        </w:r>
        <w:r>
          <w:rPr>
            <w:noProof/>
            <w:webHidden/>
          </w:rPr>
          <w:instrText xml:space="preserve"> PAGEREF _Toc229430340 \h </w:instrText>
        </w:r>
        <w:r>
          <w:rPr>
            <w:noProof/>
            <w:webHidden/>
          </w:rPr>
        </w:r>
        <w:r>
          <w:rPr>
            <w:noProof/>
            <w:webHidden/>
          </w:rPr>
          <w:fldChar w:fldCharType="separate"/>
        </w:r>
        <w:r>
          <w:rPr>
            <w:noProof/>
            <w:webHidden/>
          </w:rPr>
          <w:t>37</w:t>
        </w:r>
        <w:r>
          <w:rPr>
            <w:noProof/>
            <w:webHidden/>
          </w:rPr>
          <w:fldChar w:fldCharType="end"/>
        </w:r>
        <w:r w:rsidRPr="001031ED">
          <w:rPr>
            <w:rStyle w:val="Hyperlink"/>
            <w:noProof/>
          </w:rPr>
          <w:fldChar w:fldCharType="end"/>
        </w:r>
      </w:ins>
    </w:p>
    <w:p w14:paraId="4B0F6E47" w14:textId="7C3BC793" w:rsidR="00E95405" w:rsidRDefault="00E95405">
      <w:pPr>
        <w:pStyle w:val="TOC2"/>
        <w:tabs>
          <w:tab w:val="right" w:leader="dot" w:pos="9350"/>
        </w:tabs>
        <w:rPr>
          <w:ins w:id="72" w:author="Chuka Obi" w:date="2026-05-11T22:18:00Z" w16du:dateUtc="2026-05-11T21:18:00Z"/>
          <w:rFonts w:asciiTheme="minorHAnsi" w:eastAsiaTheme="minorEastAsia" w:hAnsiTheme="minorHAnsi" w:cstheme="minorBidi"/>
          <w:noProof/>
          <w:kern w:val="2"/>
          <w14:ligatures w14:val="standardContextual"/>
        </w:rPr>
      </w:pPr>
      <w:ins w:id="7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"_Toc229430341"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5.2  Conditions Precedent to NTP</w:t>
        </w:r>
        <w:r>
          <w:rPr>
            <w:noProof/>
            <w:webHidden/>
          </w:rPr>
          <w:tab/>
        </w:r>
        <w:r>
          <w:rPr>
            <w:noProof/>
            <w:webHidden/>
          </w:rPr>
          <w:fldChar w:fldCharType="begin"/>
        </w:r>
        <w:r>
          <w:rPr>
            <w:noProof/>
            <w:webHidden/>
          </w:rPr>
          <w:instrText xml:space="preserve"> PAGEREF _Toc229430341 \h </w:instrText>
        </w:r>
        <w:r>
          <w:rPr>
            <w:noProof/>
            <w:webHidden/>
          </w:rPr>
        </w:r>
        <w:r>
          <w:rPr>
            <w:noProof/>
            <w:webHidden/>
          </w:rPr>
          <w:fldChar w:fldCharType="separate"/>
        </w:r>
        <w:r>
          <w:rPr>
            <w:noProof/>
            <w:webHidden/>
          </w:rPr>
          <w:t>37</w:t>
        </w:r>
        <w:r>
          <w:rPr>
            <w:noProof/>
            <w:webHidden/>
          </w:rPr>
          <w:fldChar w:fldCharType="end"/>
        </w:r>
        <w:r w:rsidRPr="001031ED">
          <w:rPr>
            <w:rStyle w:val="Hyperlink"/>
            <w:noProof/>
          </w:rPr>
          <w:fldChar w:fldCharType="end"/>
        </w:r>
      </w:ins>
    </w:p>
    <w:p w14:paraId="2A066DDD" w14:textId="519660E6" w:rsidR="00E95405" w:rsidRDefault="00E95405">
      <w:pPr>
        <w:pStyle w:val="TOC2"/>
        <w:tabs>
          <w:tab w:val="right" w:leader="dot" w:pos="9350"/>
        </w:tabs>
        <w:rPr>
          <w:ins w:id="74" w:author="Chuka Obi" w:date="2026-05-11T22:18:00Z" w16du:dateUtc="2026-05-11T21:18:00Z"/>
          <w:rFonts w:asciiTheme="minorHAnsi" w:eastAsiaTheme="minorEastAsia" w:hAnsiTheme="minorHAnsi" w:cstheme="minorBidi"/>
          <w:noProof/>
          <w:kern w:val="2"/>
          <w14:ligatures w14:val="standardContextual"/>
        </w:rPr>
      </w:pPr>
      <w:ins w:id="7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"_Toc229430342"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5.3  Project Schedule</w:t>
        </w:r>
        <w:r>
          <w:rPr>
            <w:noProof/>
            <w:webHidden/>
          </w:rPr>
          <w:tab/>
        </w:r>
        <w:r>
          <w:rPr>
            <w:noProof/>
            <w:webHidden/>
          </w:rPr>
          <w:fldChar w:fldCharType="begin"/>
        </w:r>
        <w:r>
          <w:rPr>
            <w:noProof/>
            <w:webHidden/>
          </w:rPr>
          <w:instrText xml:space="preserve"> PAGEREF _Toc229430342 \h </w:instrText>
        </w:r>
        <w:r>
          <w:rPr>
            <w:noProof/>
            <w:webHidden/>
          </w:rPr>
        </w:r>
        <w:r>
          <w:rPr>
            <w:noProof/>
            <w:webHidden/>
          </w:rPr>
          <w:fldChar w:fldCharType="separate"/>
        </w:r>
        <w:r>
          <w:rPr>
            <w:noProof/>
            <w:webHidden/>
          </w:rPr>
          <w:t>37</w:t>
        </w:r>
        <w:r>
          <w:rPr>
            <w:noProof/>
            <w:webHidden/>
          </w:rPr>
          <w:fldChar w:fldCharType="end"/>
        </w:r>
        <w:r w:rsidRPr="001031ED">
          <w:rPr>
            <w:rStyle w:val="Hyperlink"/>
            <w:noProof/>
          </w:rPr>
          <w:fldChar w:fldCharType="end"/>
        </w:r>
      </w:ins>
    </w:p>
    <w:p w14:paraId="53B1897B" w14:textId="380401AE" w:rsidR="00E95405" w:rsidRDefault="00E95405">
      <w:pPr>
        <w:pStyle w:val="TOC2"/>
        <w:tabs>
          <w:tab w:val="right" w:leader="dot" w:pos="9350"/>
        </w:tabs>
        <w:rPr>
          <w:ins w:id="76" w:author="Chuka Obi" w:date="2026-05-11T22:18:00Z" w16du:dateUtc="2026-05-11T21:18:00Z"/>
          <w:rFonts w:asciiTheme="minorHAnsi" w:eastAsiaTheme="minorEastAsia" w:hAnsiTheme="minorHAnsi" w:cstheme="minorBidi"/>
          <w:noProof/>
          <w:kern w:val="2"/>
          <w14:ligatures w14:val="standardContextual"/>
        </w:rPr>
      </w:pPr>
      <w:ins w:id="7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"_Toc229430343"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5.4  Delay and Recovery Schedule</w:t>
        </w:r>
        <w:r>
          <w:rPr>
            <w:noProof/>
            <w:webHidden/>
          </w:rPr>
          <w:tab/>
        </w:r>
        <w:r>
          <w:rPr>
            <w:noProof/>
            <w:webHidden/>
          </w:rPr>
          <w:fldChar w:fldCharType="begin"/>
        </w:r>
        <w:r>
          <w:rPr>
            <w:noProof/>
            <w:webHidden/>
          </w:rPr>
          <w:instrText xml:space="preserve"> PAGEREF _Toc229430343 \h </w:instrText>
        </w:r>
        <w:r>
          <w:rPr>
            <w:noProof/>
            <w:webHidden/>
          </w:rPr>
        </w:r>
        <w:r>
          <w:rPr>
            <w:noProof/>
            <w:webHidden/>
          </w:rPr>
          <w:fldChar w:fldCharType="separate"/>
        </w:r>
        <w:r>
          <w:rPr>
            <w:noProof/>
            <w:webHidden/>
          </w:rPr>
          <w:t>39</w:t>
        </w:r>
        <w:r>
          <w:rPr>
            <w:noProof/>
            <w:webHidden/>
          </w:rPr>
          <w:fldChar w:fldCharType="end"/>
        </w:r>
        <w:r w:rsidRPr="001031ED">
          <w:rPr>
            <w:rStyle w:val="Hyperlink"/>
            <w:noProof/>
          </w:rPr>
          <w:fldChar w:fldCharType="end"/>
        </w:r>
      </w:ins>
    </w:p>
    <w:p w14:paraId="5CF4177D" w14:textId="6C5CDC40" w:rsidR="00E95405" w:rsidRDefault="00E95405">
      <w:pPr>
        <w:pStyle w:val="TOC2"/>
        <w:tabs>
          <w:tab w:val="right" w:leader="dot" w:pos="9350"/>
        </w:tabs>
        <w:rPr>
          <w:ins w:id="78" w:author="Chuka Obi" w:date="2026-05-11T22:18:00Z" w16du:dateUtc="2026-05-11T21:18:00Z"/>
          <w:rFonts w:asciiTheme="minorHAnsi" w:eastAsiaTheme="minorEastAsia" w:hAnsiTheme="minorHAnsi" w:cstheme="minorBidi"/>
          <w:noProof/>
          <w:kern w:val="2"/>
          <w14:ligatures w14:val="standardContextual"/>
        </w:rPr>
      </w:pPr>
      <w:ins w:id="7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"_Toc229430344"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5.5  Acceleration</w:t>
        </w:r>
        <w:r>
          <w:rPr>
            <w:noProof/>
            <w:webHidden/>
          </w:rPr>
          <w:tab/>
        </w:r>
        <w:r>
          <w:rPr>
            <w:noProof/>
            <w:webHidden/>
          </w:rPr>
          <w:fldChar w:fldCharType="begin"/>
        </w:r>
        <w:r>
          <w:rPr>
            <w:noProof/>
            <w:webHidden/>
          </w:rPr>
          <w:instrText xml:space="preserve"> PAGEREF _Toc229430344 \h </w:instrText>
        </w:r>
        <w:r>
          <w:rPr>
            <w:noProof/>
            <w:webHidden/>
          </w:rPr>
        </w:r>
        <w:r>
          <w:rPr>
            <w:noProof/>
            <w:webHidden/>
          </w:rPr>
          <w:fldChar w:fldCharType="separate"/>
        </w:r>
        <w:r>
          <w:rPr>
            <w:noProof/>
            <w:webHidden/>
          </w:rPr>
          <w:t>40</w:t>
        </w:r>
        <w:r>
          <w:rPr>
            <w:noProof/>
            <w:webHidden/>
          </w:rPr>
          <w:fldChar w:fldCharType="end"/>
        </w:r>
        <w:r w:rsidRPr="001031ED">
          <w:rPr>
            <w:rStyle w:val="Hyperlink"/>
            <w:noProof/>
          </w:rPr>
          <w:fldChar w:fldCharType="end"/>
        </w:r>
      </w:ins>
    </w:p>
    <w:p w14:paraId="1B35EE27" w14:textId="0F23E397" w:rsidR="00E95405" w:rsidRDefault="00E95405">
      <w:pPr>
        <w:pStyle w:val="TOC2"/>
        <w:tabs>
          <w:tab w:val="left" w:pos="960"/>
          <w:tab w:val="right" w:leader="dot" w:pos="9350"/>
        </w:tabs>
        <w:rPr>
          <w:ins w:id="80" w:author="Chuka Obi" w:date="2026-05-11T22:18:00Z" w16du:dateUtc="2026-05-11T21:18:00Z"/>
          <w:rFonts w:asciiTheme="minorHAnsi" w:eastAsiaTheme="minorEastAsia" w:hAnsiTheme="minorHAnsi" w:cstheme="minorBidi"/>
          <w:noProof/>
          <w:kern w:val="2"/>
          <w14:ligatures w14:val="standardContextual"/>
        </w:rPr>
      </w:pPr>
      <w:ins w:id="8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"_Toc229430345"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5.6.</w:t>
        </w:r>
        <w:r>
          <w:rPr>
            <w:rFonts w:asciiTheme="minorHAnsi" w:eastAsiaTheme="minorEastAsia" w:hAnsiTheme="minorHAnsi" w:cstheme="minorBidi"/>
            <w:noProof/>
            <w:kern w:val="2"/>
            <w14:ligatures w14:val="standardContextual"/>
          </w:rPr>
          <w:tab/>
        </w:r>
        <w:r w:rsidRPr="001031ED">
          <w:rPr>
            <w:rStyle w:val="Hyperlink"/>
            <w:noProof/>
          </w:rPr>
          <w:t>Advance Warning</w:t>
        </w:r>
        <w:r>
          <w:rPr>
            <w:noProof/>
            <w:webHidden/>
          </w:rPr>
          <w:tab/>
        </w:r>
        <w:r>
          <w:rPr>
            <w:noProof/>
            <w:webHidden/>
          </w:rPr>
          <w:fldChar w:fldCharType="begin"/>
        </w:r>
        <w:r>
          <w:rPr>
            <w:noProof/>
            <w:webHidden/>
          </w:rPr>
          <w:instrText xml:space="preserve"> PAGEREF _Toc229430345 \h </w:instrText>
        </w:r>
        <w:r>
          <w:rPr>
            <w:noProof/>
            <w:webHidden/>
          </w:rPr>
        </w:r>
        <w:r>
          <w:rPr>
            <w:noProof/>
            <w:webHidden/>
          </w:rPr>
          <w:fldChar w:fldCharType="separate"/>
        </w:r>
        <w:r>
          <w:rPr>
            <w:noProof/>
            <w:webHidden/>
          </w:rPr>
          <w:t>40</w:t>
        </w:r>
        <w:r>
          <w:rPr>
            <w:noProof/>
            <w:webHidden/>
          </w:rPr>
          <w:fldChar w:fldCharType="end"/>
        </w:r>
        <w:r w:rsidRPr="001031ED">
          <w:rPr>
            <w:rStyle w:val="Hyperlink"/>
            <w:noProof/>
          </w:rPr>
          <w:fldChar w:fldCharType="end"/>
        </w:r>
      </w:ins>
    </w:p>
    <w:p w14:paraId="7EFE1C8A" w14:textId="7502E3D9" w:rsidR="00E95405" w:rsidRDefault="00E95405">
      <w:pPr>
        <w:pStyle w:val="TOC2"/>
        <w:tabs>
          <w:tab w:val="left" w:pos="960"/>
          <w:tab w:val="right" w:leader="dot" w:pos="9350"/>
        </w:tabs>
        <w:rPr>
          <w:ins w:id="82" w:author="Chuka Obi" w:date="2026-05-11T22:18:00Z" w16du:dateUtc="2026-05-11T21:18:00Z"/>
          <w:rFonts w:asciiTheme="minorHAnsi" w:eastAsiaTheme="minorEastAsia" w:hAnsiTheme="minorHAnsi" w:cstheme="minorBidi"/>
          <w:noProof/>
          <w:kern w:val="2"/>
          <w14:ligatures w14:val="standardContextual"/>
        </w:rPr>
      </w:pPr>
      <w:ins w:id="8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"_Toc229430346"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5.7.</w:t>
        </w:r>
        <w:r>
          <w:rPr>
            <w:rFonts w:asciiTheme="minorHAnsi" w:eastAsiaTheme="minorEastAsia" w:hAnsiTheme="minorHAnsi" w:cstheme="minorBidi"/>
            <w:noProof/>
            <w:kern w:val="2"/>
            <w14:ligatures w14:val="standardContextual"/>
          </w:rPr>
          <w:tab/>
        </w:r>
        <w:r w:rsidRPr="001031ED">
          <w:rPr>
            <w:rStyle w:val="Hyperlink"/>
            <w:noProof/>
          </w:rPr>
          <w:t>Time for Completion</w:t>
        </w:r>
        <w:r>
          <w:rPr>
            <w:noProof/>
            <w:webHidden/>
          </w:rPr>
          <w:tab/>
        </w:r>
        <w:r>
          <w:rPr>
            <w:noProof/>
            <w:webHidden/>
          </w:rPr>
          <w:fldChar w:fldCharType="begin"/>
        </w:r>
        <w:r>
          <w:rPr>
            <w:noProof/>
            <w:webHidden/>
          </w:rPr>
          <w:instrText xml:space="preserve"> PAGEREF _Toc229430346 \h </w:instrText>
        </w:r>
        <w:r>
          <w:rPr>
            <w:noProof/>
            <w:webHidden/>
          </w:rPr>
        </w:r>
        <w:r>
          <w:rPr>
            <w:noProof/>
            <w:webHidden/>
          </w:rPr>
          <w:fldChar w:fldCharType="separate"/>
        </w:r>
        <w:r>
          <w:rPr>
            <w:noProof/>
            <w:webHidden/>
          </w:rPr>
          <w:t>40</w:t>
        </w:r>
        <w:r>
          <w:rPr>
            <w:noProof/>
            <w:webHidden/>
          </w:rPr>
          <w:fldChar w:fldCharType="end"/>
        </w:r>
        <w:r w:rsidRPr="001031ED">
          <w:rPr>
            <w:rStyle w:val="Hyperlink"/>
            <w:noProof/>
          </w:rPr>
          <w:fldChar w:fldCharType="end"/>
        </w:r>
      </w:ins>
    </w:p>
    <w:p w14:paraId="7599DA2F" w14:textId="19CEFB6B" w:rsidR="00E95405" w:rsidRDefault="00E95405">
      <w:pPr>
        <w:pStyle w:val="TOC2"/>
        <w:tabs>
          <w:tab w:val="left" w:pos="960"/>
          <w:tab w:val="right" w:leader="dot" w:pos="9350"/>
        </w:tabs>
        <w:rPr>
          <w:ins w:id="84" w:author="Chuka Obi" w:date="2026-05-11T22:18:00Z" w16du:dateUtc="2026-05-11T21:18:00Z"/>
          <w:rFonts w:asciiTheme="minorHAnsi" w:eastAsiaTheme="minorEastAsia" w:hAnsiTheme="minorHAnsi" w:cstheme="minorBidi"/>
          <w:noProof/>
          <w:kern w:val="2"/>
          <w14:ligatures w14:val="standardContextual"/>
        </w:rPr>
      </w:pPr>
      <w:ins w:id="8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"_Toc229430347"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5.8.</w:t>
        </w:r>
        <w:r>
          <w:rPr>
            <w:rFonts w:asciiTheme="minorHAnsi" w:eastAsiaTheme="minorEastAsia" w:hAnsiTheme="minorHAnsi" w:cstheme="minorBidi"/>
            <w:noProof/>
            <w:kern w:val="2"/>
            <w14:ligatures w14:val="standardContextual"/>
          </w:rPr>
          <w:tab/>
        </w:r>
        <w:r w:rsidRPr="001031ED">
          <w:rPr>
            <w:rStyle w:val="Hyperlink"/>
            <w:noProof/>
          </w:rPr>
          <w:t>Extension of Time for Completion</w:t>
        </w:r>
        <w:r>
          <w:rPr>
            <w:noProof/>
            <w:webHidden/>
          </w:rPr>
          <w:tab/>
        </w:r>
        <w:r>
          <w:rPr>
            <w:noProof/>
            <w:webHidden/>
          </w:rPr>
          <w:fldChar w:fldCharType="begin"/>
        </w:r>
        <w:r>
          <w:rPr>
            <w:noProof/>
            <w:webHidden/>
          </w:rPr>
          <w:instrText xml:space="preserve"> PAGEREF _Toc229430347 \h </w:instrText>
        </w:r>
        <w:r>
          <w:rPr>
            <w:noProof/>
            <w:webHidden/>
          </w:rPr>
        </w:r>
        <w:r>
          <w:rPr>
            <w:noProof/>
            <w:webHidden/>
          </w:rPr>
          <w:fldChar w:fldCharType="separate"/>
        </w:r>
        <w:r>
          <w:rPr>
            <w:noProof/>
            <w:webHidden/>
          </w:rPr>
          <w:t>40</w:t>
        </w:r>
        <w:r>
          <w:rPr>
            <w:noProof/>
            <w:webHidden/>
          </w:rPr>
          <w:fldChar w:fldCharType="end"/>
        </w:r>
        <w:r w:rsidRPr="001031ED">
          <w:rPr>
            <w:rStyle w:val="Hyperlink"/>
            <w:noProof/>
          </w:rPr>
          <w:fldChar w:fldCharType="end"/>
        </w:r>
      </w:ins>
    </w:p>
    <w:p w14:paraId="2A542740" w14:textId="0F3EF2C7" w:rsidR="00E95405" w:rsidRDefault="00E95405">
      <w:pPr>
        <w:pStyle w:val="TOC1"/>
        <w:tabs>
          <w:tab w:val="right" w:leader="dot" w:pos="9350"/>
        </w:tabs>
        <w:rPr>
          <w:ins w:id="86" w:author="Chuka Obi" w:date="2026-05-11T22:18:00Z" w16du:dateUtc="2026-05-11T21:18:00Z"/>
          <w:rFonts w:asciiTheme="minorHAnsi" w:eastAsiaTheme="minorEastAsia" w:hAnsiTheme="minorHAnsi" w:cstheme="minorBidi"/>
          <w:noProof/>
          <w:kern w:val="2"/>
          <w14:ligatures w14:val="standardContextual"/>
        </w:rPr>
      </w:pPr>
      <w:ins w:id="8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"_Toc229430348"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6. CHANGES AND FORCE MAJEURE</w:t>
        </w:r>
        <w:r>
          <w:rPr>
            <w:noProof/>
            <w:webHidden/>
          </w:rPr>
          <w:tab/>
        </w:r>
        <w:r>
          <w:rPr>
            <w:noProof/>
            <w:webHidden/>
          </w:rPr>
          <w:fldChar w:fldCharType="begin"/>
        </w:r>
        <w:r>
          <w:rPr>
            <w:noProof/>
            <w:webHidden/>
          </w:rPr>
          <w:instrText xml:space="preserve"> PAGEREF _Toc229430348 \h </w:instrText>
        </w:r>
        <w:r>
          <w:rPr>
            <w:noProof/>
            <w:webHidden/>
          </w:rPr>
        </w:r>
        <w:r>
          <w:rPr>
            <w:noProof/>
            <w:webHidden/>
          </w:rPr>
          <w:fldChar w:fldCharType="separate"/>
        </w:r>
        <w:r>
          <w:rPr>
            <w:noProof/>
            <w:webHidden/>
          </w:rPr>
          <w:t>42</w:t>
        </w:r>
        <w:r>
          <w:rPr>
            <w:noProof/>
            <w:webHidden/>
          </w:rPr>
          <w:fldChar w:fldCharType="end"/>
        </w:r>
        <w:r w:rsidRPr="001031ED">
          <w:rPr>
            <w:rStyle w:val="Hyperlink"/>
            <w:noProof/>
          </w:rPr>
          <w:fldChar w:fldCharType="end"/>
        </w:r>
      </w:ins>
    </w:p>
    <w:p w14:paraId="7972848F" w14:textId="4714D9E3" w:rsidR="00E95405" w:rsidRDefault="00E95405">
      <w:pPr>
        <w:pStyle w:val="TOC2"/>
        <w:tabs>
          <w:tab w:val="right" w:leader="dot" w:pos="9350"/>
        </w:tabs>
        <w:rPr>
          <w:ins w:id="88" w:author="Chuka Obi" w:date="2026-05-11T22:18:00Z" w16du:dateUtc="2026-05-11T21:18:00Z"/>
          <w:rFonts w:asciiTheme="minorHAnsi" w:eastAsiaTheme="minorEastAsia" w:hAnsiTheme="minorHAnsi" w:cstheme="minorBidi"/>
          <w:noProof/>
          <w:kern w:val="2"/>
          <w14:ligatures w14:val="standardContextual"/>
        </w:rPr>
      </w:pPr>
      <w:ins w:id="8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"_Toc229430349"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6.1  Change Orders Requested by Owner</w:t>
        </w:r>
        <w:r>
          <w:rPr>
            <w:noProof/>
            <w:webHidden/>
          </w:rPr>
          <w:tab/>
        </w:r>
        <w:r>
          <w:rPr>
            <w:noProof/>
            <w:webHidden/>
          </w:rPr>
          <w:fldChar w:fldCharType="begin"/>
        </w:r>
        <w:r>
          <w:rPr>
            <w:noProof/>
            <w:webHidden/>
          </w:rPr>
          <w:instrText xml:space="preserve"> PAGEREF _Toc229430349 \h </w:instrText>
        </w:r>
        <w:r>
          <w:rPr>
            <w:noProof/>
            <w:webHidden/>
          </w:rPr>
        </w:r>
        <w:r>
          <w:rPr>
            <w:noProof/>
            <w:webHidden/>
          </w:rPr>
          <w:fldChar w:fldCharType="separate"/>
        </w:r>
        <w:r>
          <w:rPr>
            <w:noProof/>
            <w:webHidden/>
          </w:rPr>
          <w:t>42</w:t>
        </w:r>
        <w:r>
          <w:rPr>
            <w:noProof/>
            <w:webHidden/>
          </w:rPr>
          <w:fldChar w:fldCharType="end"/>
        </w:r>
        <w:r w:rsidRPr="001031ED">
          <w:rPr>
            <w:rStyle w:val="Hyperlink"/>
            <w:noProof/>
          </w:rPr>
          <w:fldChar w:fldCharType="end"/>
        </w:r>
      </w:ins>
    </w:p>
    <w:p w14:paraId="395458A3" w14:textId="0A9549CA" w:rsidR="00E95405" w:rsidRDefault="00E95405">
      <w:pPr>
        <w:pStyle w:val="TOC2"/>
        <w:tabs>
          <w:tab w:val="right" w:leader="dot" w:pos="9350"/>
        </w:tabs>
        <w:rPr>
          <w:ins w:id="90" w:author="Chuka Obi" w:date="2026-05-11T22:18:00Z" w16du:dateUtc="2026-05-11T21:18:00Z"/>
          <w:rFonts w:asciiTheme="minorHAnsi" w:eastAsiaTheme="minorEastAsia" w:hAnsiTheme="minorHAnsi" w:cstheme="minorBidi"/>
          <w:noProof/>
          <w:kern w:val="2"/>
          <w14:ligatures w14:val="standardContextual"/>
        </w:rPr>
      </w:pPr>
      <w:ins w:id="9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"_Toc229430350"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6.2  Change Orders Requested by Contractor</w:t>
        </w:r>
        <w:r>
          <w:rPr>
            <w:noProof/>
            <w:webHidden/>
          </w:rPr>
          <w:tab/>
        </w:r>
        <w:r>
          <w:rPr>
            <w:noProof/>
            <w:webHidden/>
          </w:rPr>
          <w:fldChar w:fldCharType="begin"/>
        </w:r>
        <w:r>
          <w:rPr>
            <w:noProof/>
            <w:webHidden/>
          </w:rPr>
          <w:instrText xml:space="preserve"> PAGEREF _Toc229430350 \h </w:instrText>
        </w:r>
        <w:r>
          <w:rPr>
            <w:noProof/>
            <w:webHidden/>
          </w:rPr>
        </w:r>
        <w:r>
          <w:rPr>
            <w:noProof/>
            <w:webHidden/>
          </w:rPr>
          <w:fldChar w:fldCharType="separate"/>
        </w:r>
        <w:r>
          <w:rPr>
            <w:noProof/>
            <w:webHidden/>
          </w:rPr>
          <w:t>42</w:t>
        </w:r>
        <w:r>
          <w:rPr>
            <w:noProof/>
            <w:webHidden/>
          </w:rPr>
          <w:fldChar w:fldCharType="end"/>
        </w:r>
        <w:r w:rsidRPr="001031ED">
          <w:rPr>
            <w:rStyle w:val="Hyperlink"/>
            <w:noProof/>
          </w:rPr>
          <w:fldChar w:fldCharType="end"/>
        </w:r>
      </w:ins>
    </w:p>
    <w:p w14:paraId="73D93443" w14:textId="5598CAE8" w:rsidR="00E95405" w:rsidRDefault="00E95405">
      <w:pPr>
        <w:pStyle w:val="TOC2"/>
        <w:tabs>
          <w:tab w:val="right" w:leader="dot" w:pos="9350"/>
        </w:tabs>
        <w:rPr>
          <w:ins w:id="92" w:author="Chuka Obi" w:date="2026-05-11T22:18:00Z" w16du:dateUtc="2026-05-11T21:18:00Z"/>
          <w:rFonts w:asciiTheme="minorHAnsi" w:eastAsiaTheme="minorEastAsia" w:hAnsiTheme="minorHAnsi" w:cstheme="minorBidi"/>
          <w:noProof/>
          <w:kern w:val="2"/>
          <w14:ligatures w14:val="standardContextual"/>
        </w:rPr>
      </w:pPr>
      <w:ins w:id="9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"_Toc229430351"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6.3  Change Orders due to Change in Law</w:t>
        </w:r>
        <w:r>
          <w:rPr>
            <w:noProof/>
            <w:webHidden/>
          </w:rPr>
          <w:tab/>
        </w:r>
        <w:r>
          <w:rPr>
            <w:noProof/>
            <w:webHidden/>
          </w:rPr>
          <w:fldChar w:fldCharType="begin"/>
        </w:r>
        <w:r>
          <w:rPr>
            <w:noProof/>
            <w:webHidden/>
          </w:rPr>
          <w:instrText xml:space="preserve"> PAGEREF _Toc229430351 \h </w:instrText>
        </w:r>
        <w:r>
          <w:rPr>
            <w:noProof/>
            <w:webHidden/>
          </w:rPr>
        </w:r>
        <w:r>
          <w:rPr>
            <w:noProof/>
            <w:webHidden/>
          </w:rPr>
          <w:fldChar w:fldCharType="separate"/>
        </w:r>
        <w:r>
          <w:rPr>
            <w:noProof/>
            <w:webHidden/>
          </w:rPr>
          <w:t>43</w:t>
        </w:r>
        <w:r>
          <w:rPr>
            <w:noProof/>
            <w:webHidden/>
          </w:rPr>
          <w:fldChar w:fldCharType="end"/>
        </w:r>
        <w:r w:rsidRPr="001031ED">
          <w:rPr>
            <w:rStyle w:val="Hyperlink"/>
            <w:noProof/>
          </w:rPr>
          <w:fldChar w:fldCharType="end"/>
        </w:r>
      </w:ins>
    </w:p>
    <w:p w14:paraId="6EB6E061" w14:textId="45F8AAC7" w:rsidR="00E95405" w:rsidRDefault="00E95405">
      <w:pPr>
        <w:pStyle w:val="TOC2"/>
        <w:tabs>
          <w:tab w:val="right" w:leader="dot" w:pos="9350"/>
        </w:tabs>
        <w:rPr>
          <w:ins w:id="94" w:author="Chuka Obi" w:date="2026-05-11T22:18:00Z" w16du:dateUtc="2026-05-11T21:18:00Z"/>
          <w:rFonts w:asciiTheme="minorHAnsi" w:eastAsiaTheme="minorEastAsia" w:hAnsiTheme="minorHAnsi" w:cstheme="minorBidi"/>
          <w:noProof/>
          <w:kern w:val="2"/>
          <w14:ligatures w14:val="standardContextual"/>
        </w:rPr>
      </w:pPr>
      <w:ins w:id="9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"_Toc229430352"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6.4  Changes Due to Contractor Errors</w:t>
        </w:r>
        <w:r>
          <w:rPr>
            <w:noProof/>
            <w:webHidden/>
          </w:rPr>
          <w:tab/>
        </w:r>
        <w:r>
          <w:rPr>
            <w:noProof/>
            <w:webHidden/>
          </w:rPr>
          <w:fldChar w:fldCharType="begin"/>
        </w:r>
        <w:r>
          <w:rPr>
            <w:noProof/>
            <w:webHidden/>
          </w:rPr>
          <w:instrText xml:space="preserve"> PAGEREF _Toc229430352 \h </w:instrText>
        </w:r>
        <w:r>
          <w:rPr>
            <w:noProof/>
            <w:webHidden/>
          </w:rPr>
        </w:r>
        <w:r>
          <w:rPr>
            <w:noProof/>
            <w:webHidden/>
          </w:rPr>
          <w:fldChar w:fldCharType="separate"/>
        </w:r>
        <w:r>
          <w:rPr>
            <w:noProof/>
            <w:webHidden/>
          </w:rPr>
          <w:t>43</w:t>
        </w:r>
        <w:r>
          <w:rPr>
            <w:noProof/>
            <w:webHidden/>
          </w:rPr>
          <w:fldChar w:fldCharType="end"/>
        </w:r>
        <w:r w:rsidRPr="001031ED">
          <w:rPr>
            <w:rStyle w:val="Hyperlink"/>
            <w:noProof/>
          </w:rPr>
          <w:fldChar w:fldCharType="end"/>
        </w:r>
      </w:ins>
    </w:p>
    <w:p w14:paraId="78CAD49B" w14:textId="2A38E744" w:rsidR="00E95405" w:rsidRDefault="00E95405">
      <w:pPr>
        <w:pStyle w:val="TOC2"/>
        <w:tabs>
          <w:tab w:val="right" w:leader="dot" w:pos="9350"/>
        </w:tabs>
        <w:rPr>
          <w:ins w:id="96" w:author="Chuka Obi" w:date="2026-05-11T22:18:00Z" w16du:dateUtc="2026-05-11T21:18:00Z"/>
          <w:rFonts w:asciiTheme="minorHAnsi" w:eastAsiaTheme="minorEastAsia" w:hAnsiTheme="minorHAnsi" w:cstheme="minorBidi"/>
          <w:noProof/>
          <w:kern w:val="2"/>
          <w14:ligatures w14:val="standardContextual"/>
        </w:rPr>
      </w:pPr>
      <w:ins w:id="9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"_Toc229430353"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6.5  No Adjustment Except by Change Order</w:t>
        </w:r>
        <w:r>
          <w:rPr>
            <w:noProof/>
            <w:webHidden/>
          </w:rPr>
          <w:tab/>
        </w:r>
        <w:r>
          <w:rPr>
            <w:noProof/>
            <w:webHidden/>
          </w:rPr>
          <w:fldChar w:fldCharType="begin"/>
        </w:r>
        <w:r>
          <w:rPr>
            <w:noProof/>
            <w:webHidden/>
          </w:rPr>
          <w:instrText xml:space="preserve"> PAGEREF _Toc229430353 \h </w:instrText>
        </w:r>
        <w:r>
          <w:rPr>
            <w:noProof/>
            <w:webHidden/>
          </w:rPr>
        </w:r>
        <w:r>
          <w:rPr>
            <w:noProof/>
            <w:webHidden/>
          </w:rPr>
          <w:fldChar w:fldCharType="separate"/>
        </w:r>
        <w:r>
          <w:rPr>
            <w:noProof/>
            <w:webHidden/>
          </w:rPr>
          <w:t>43</w:t>
        </w:r>
        <w:r>
          <w:rPr>
            <w:noProof/>
            <w:webHidden/>
          </w:rPr>
          <w:fldChar w:fldCharType="end"/>
        </w:r>
        <w:r w:rsidRPr="001031ED">
          <w:rPr>
            <w:rStyle w:val="Hyperlink"/>
            <w:noProof/>
          </w:rPr>
          <w:fldChar w:fldCharType="end"/>
        </w:r>
      </w:ins>
    </w:p>
    <w:p w14:paraId="184B49C1" w14:textId="603A66E8" w:rsidR="00E95405" w:rsidRDefault="00E95405">
      <w:pPr>
        <w:pStyle w:val="TOC2"/>
        <w:tabs>
          <w:tab w:val="right" w:leader="dot" w:pos="9350"/>
        </w:tabs>
        <w:rPr>
          <w:ins w:id="98" w:author="Chuka Obi" w:date="2026-05-11T22:18:00Z" w16du:dateUtc="2026-05-11T21:18:00Z"/>
          <w:rFonts w:asciiTheme="minorHAnsi" w:eastAsiaTheme="minorEastAsia" w:hAnsiTheme="minorHAnsi" w:cstheme="minorBidi"/>
          <w:noProof/>
          <w:kern w:val="2"/>
          <w14:ligatures w14:val="standardContextual"/>
        </w:rPr>
      </w:pPr>
      <w:ins w:id="9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"_Toc229430354"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6.6  Timing Requirements</w:t>
        </w:r>
        <w:r>
          <w:rPr>
            <w:noProof/>
            <w:webHidden/>
          </w:rPr>
          <w:tab/>
        </w:r>
        <w:r>
          <w:rPr>
            <w:noProof/>
            <w:webHidden/>
          </w:rPr>
          <w:fldChar w:fldCharType="begin"/>
        </w:r>
        <w:r>
          <w:rPr>
            <w:noProof/>
            <w:webHidden/>
          </w:rPr>
          <w:instrText xml:space="preserve"> PAGEREF _Toc229430354 \h </w:instrText>
        </w:r>
        <w:r>
          <w:rPr>
            <w:noProof/>
            <w:webHidden/>
          </w:rPr>
        </w:r>
        <w:r>
          <w:rPr>
            <w:noProof/>
            <w:webHidden/>
          </w:rPr>
          <w:fldChar w:fldCharType="separate"/>
        </w:r>
        <w:r>
          <w:rPr>
            <w:noProof/>
            <w:webHidden/>
          </w:rPr>
          <w:t>43</w:t>
        </w:r>
        <w:r>
          <w:rPr>
            <w:noProof/>
            <w:webHidden/>
          </w:rPr>
          <w:fldChar w:fldCharType="end"/>
        </w:r>
        <w:r w:rsidRPr="001031ED">
          <w:rPr>
            <w:rStyle w:val="Hyperlink"/>
            <w:noProof/>
          </w:rPr>
          <w:fldChar w:fldCharType="end"/>
        </w:r>
      </w:ins>
    </w:p>
    <w:p w14:paraId="1B5925F1" w14:textId="566C3FB8" w:rsidR="00E95405" w:rsidRDefault="00E95405">
      <w:pPr>
        <w:pStyle w:val="TOC2"/>
        <w:tabs>
          <w:tab w:val="right" w:leader="dot" w:pos="9350"/>
        </w:tabs>
        <w:rPr>
          <w:ins w:id="100" w:author="Chuka Obi" w:date="2026-05-11T22:18:00Z" w16du:dateUtc="2026-05-11T21:18:00Z"/>
          <w:rFonts w:asciiTheme="minorHAnsi" w:eastAsiaTheme="minorEastAsia" w:hAnsiTheme="minorHAnsi" w:cstheme="minorBidi"/>
          <w:noProof/>
          <w:kern w:val="2"/>
          <w14:ligatures w14:val="standardContextual"/>
        </w:rPr>
      </w:pPr>
      <w:ins w:id="10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"_Toc229430355"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6.7  Records</w:t>
        </w:r>
        <w:r>
          <w:rPr>
            <w:noProof/>
            <w:webHidden/>
          </w:rPr>
          <w:tab/>
        </w:r>
        <w:r>
          <w:rPr>
            <w:noProof/>
            <w:webHidden/>
          </w:rPr>
          <w:fldChar w:fldCharType="begin"/>
        </w:r>
        <w:r>
          <w:rPr>
            <w:noProof/>
            <w:webHidden/>
          </w:rPr>
          <w:instrText xml:space="preserve"> PAGEREF _Toc229430355 \h </w:instrText>
        </w:r>
        <w:r>
          <w:rPr>
            <w:noProof/>
            <w:webHidden/>
          </w:rPr>
        </w:r>
        <w:r>
          <w:rPr>
            <w:noProof/>
            <w:webHidden/>
          </w:rPr>
          <w:fldChar w:fldCharType="separate"/>
        </w:r>
        <w:r>
          <w:rPr>
            <w:noProof/>
            <w:webHidden/>
          </w:rPr>
          <w:t>43</w:t>
        </w:r>
        <w:r>
          <w:rPr>
            <w:noProof/>
            <w:webHidden/>
          </w:rPr>
          <w:fldChar w:fldCharType="end"/>
        </w:r>
        <w:r w:rsidRPr="001031ED">
          <w:rPr>
            <w:rStyle w:val="Hyperlink"/>
            <w:noProof/>
          </w:rPr>
          <w:fldChar w:fldCharType="end"/>
        </w:r>
      </w:ins>
    </w:p>
    <w:p w14:paraId="46114433" w14:textId="41F3E080" w:rsidR="00E95405" w:rsidRDefault="00E95405">
      <w:pPr>
        <w:pStyle w:val="TOC2"/>
        <w:tabs>
          <w:tab w:val="right" w:leader="dot" w:pos="9350"/>
        </w:tabs>
        <w:rPr>
          <w:ins w:id="102" w:author="Chuka Obi" w:date="2026-05-11T22:18:00Z" w16du:dateUtc="2026-05-11T21:18:00Z"/>
          <w:rFonts w:asciiTheme="minorHAnsi" w:eastAsiaTheme="minorEastAsia" w:hAnsiTheme="minorHAnsi" w:cstheme="minorBidi"/>
          <w:noProof/>
          <w:kern w:val="2"/>
          <w14:ligatures w14:val="standardContextual"/>
        </w:rPr>
      </w:pPr>
      <w:ins w:id="10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"_Toc229430356"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6.8  Force Majeure</w:t>
        </w:r>
        <w:r>
          <w:rPr>
            <w:noProof/>
            <w:webHidden/>
          </w:rPr>
          <w:tab/>
        </w:r>
        <w:r>
          <w:rPr>
            <w:noProof/>
            <w:webHidden/>
          </w:rPr>
          <w:fldChar w:fldCharType="begin"/>
        </w:r>
        <w:r>
          <w:rPr>
            <w:noProof/>
            <w:webHidden/>
          </w:rPr>
          <w:instrText xml:space="preserve"> PAGEREF _Toc229430356 \h </w:instrText>
        </w:r>
        <w:r>
          <w:rPr>
            <w:noProof/>
            <w:webHidden/>
          </w:rPr>
        </w:r>
        <w:r>
          <w:rPr>
            <w:noProof/>
            <w:webHidden/>
          </w:rPr>
          <w:fldChar w:fldCharType="separate"/>
        </w:r>
        <w:r>
          <w:rPr>
            <w:noProof/>
            <w:webHidden/>
          </w:rPr>
          <w:t>43</w:t>
        </w:r>
        <w:r>
          <w:rPr>
            <w:noProof/>
            <w:webHidden/>
          </w:rPr>
          <w:fldChar w:fldCharType="end"/>
        </w:r>
        <w:r w:rsidRPr="001031ED">
          <w:rPr>
            <w:rStyle w:val="Hyperlink"/>
            <w:noProof/>
          </w:rPr>
          <w:fldChar w:fldCharType="end"/>
        </w:r>
      </w:ins>
    </w:p>
    <w:p w14:paraId="1F723477" w14:textId="2D6590A8" w:rsidR="00E95405" w:rsidRDefault="00E95405">
      <w:pPr>
        <w:pStyle w:val="TOC1"/>
        <w:tabs>
          <w:tab w:val="right" w:leader="dot" w:pos="9350"/>
        </w:tabs>
        <w:rPr>
          <w:ins w:id="104" w:author="Chuka Obi" w:date="2026-05-11T22:18:00Z" w16du:dateUtc="2026-05-11T21:18:00Z"/>
          <w:rFonts w:asciiTheme="minorHAnsi" w:eastAsiaTheme="minorEastAsia" w:hAnsiTheme="minorHAnsi" w:cstheme="minorBidi"/>
          <w:noProof/>
          <w:kern w:val="2"/>
          <w14:ligatures w14:val="standardContextual"/>
        </w:rPr>
      </w:pPr>
      <w:ins w:id="10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"_Toc229430357"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7. CONTRACT PRICE AND PAYMENT</w:t>
        </w:r>
        <w:r>
          <w:rPr>
            <w:noProof/>
            <w:webHidden/>
          </w:rPr>
          <w:tab/>
        </w:r>
        <w:r>
          <w:rPr>
            <w:noProof/>
            <w:webHidden/>
          </w:rPr>
          <w:fldChar w:fldCharType="begin"/>
        </w:r>
        <w:r>
          <w:rPr>
            <w:noProof/>
            <w:webHidden/>
          </w:rPr>
          <w:instrText xml:space="preserve"> PAGEREF _Toc229430357 \h </w:instrText>
        </w:r>
        <w:r>
          <w:rPr>
            <w:noProof/>
            <w:webHidden/>
          </w:rPr>
        </w:r>
        <w:r>
          <w:rPr>
            <w:noProof/>
            <w:webHidden/>
          </w:rPr>
          <w:fldChar w:fldCharType="separate"/>
        </w:r>
        <w:r>
          <w:rPr>
            <w:noProof/>
            <w:webHidden/>
          </w:rPr>
          <w:t>46</w:t>
        </w:r>
        <w:r>
          <w:rPr>
            <w:noProof/>
            <w:webHidden/>
          </w:rPr>
          <w:fldChar w:fldCharType="end"/>
        </w:r>
        <w:r w:rsidRPr="001031ED">
          <w:rPr>
            <w:rStyle w:val="Hyperlink"/>
            <w:noProof/>
          </w:rPr>
          <w:fldChar w:fldCharType="end"/>
        </w:r>
      </w:ins>
    </w:p>
    <w:p w14:paraId="7B538E32" w14:textId="2A2D5A80" w:rsidR="00E95405" w:rsidRDefault="00E95405">
      <w:pPr>
        <w:pStyle w:val="TOC2"/>
        <w:tabs>
          <w:tab w:val="right" w:leader="dot" w:pos="9350"/>
        </w:tabs>
        <w:rPr>
          <w:ins w:id="106" w:author="Chuka Obi" w:date="2026-05-11T22:18:00Z" w16du:dateUtc="2026-05-11T21:18:00Z"/>
          <w:rFonts w:asciiTheme="minorHAnsi" w:eastAsiaTheme="minorEastAsia" w:hAnsiTheme="minorHAnsi" w:cstheme="minorBidi"/>
          <w:noProof/>
          <w:kern w:val="2"/>
          <w14:ligatures w14:val="standardContextual"/>
        </w:rPr>
      </w:pPr>
      <w:ins w:id="10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"_Toc229430358"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7.1  Contract Price</w:t>
        </w:r>
        <w:r>
          <w:rPr>
            <w:noProof/>
            <w:webHidden/>
          </w:rPr>
          <w:tab/>
        </w:r>
        <w:r>
          <w:rPr>
            <w:noProof/>
            <w:webHidden/>
          </w:rPr>
          <w:fldChar w:fldCharType="begin"/>
        </w:r>
        <w:r>
          <w:rPr>
            <w:noProof/>
            <w:webHidden/>
          </w:rPr>
          <w:instrText xml:space="preserve"> PAGEREF _Toc229430358 \h </w:instrText>
        </w:r>
        <w:r>
          <w:rPr>
            <w:noProof/>
            <w:webHidden/>
          </w:rPr>
        </w:r>
        <w:r>
          <w:rPr>
            <w:noProof/>
            <w:webHidden/>
          </w:rPr>
          <w:fldChar w:fldCharType="separate"/>
        </w:r>
        <w:r>
          <w:rPr>
            <w:noProof/>
            <w:webHidden/>
          </w:rPr>
          <w:t>46</w:t>
        </w:r>
        <w:r>
          <w:rPr>
            <w:noProof/>
            <w:webHidden/>
          </w:rPr>
          <w:fldChar w:fldCharType="end"/>
        </w:r>
        <w:r w:rsidRPr="001031ED">
          <w:rPr>
            <w:rStyle w:val="Hyperlink"/>
            <w:noProof/>
          </w:rPr>
          <w:fldChar w:fldCharType="end"/>
        </w:r>
      </w:ins>
    </w:p>
    <w:p w14:paraId="4F83139E" w14:textId="729C1413" w:rsidR="00E95405" w:rsidRDefault="00E95405">
      <w:pPr>
        <w:pStyle w:val="TOC2"/>
        <w:tabs>
          <w:tab w:val="right" w:leader="dot" w:pos="9350"/>
        </w:tabs>
        <w:rPr>
          <w:ins w:id="108" w:author="Chuka Obi" w:date="2026-05-11T22:18:00Z" w16du:dateUtc="2026-05-11T21:18:00Z"/>
          <w:rFonts w:asciiTheme="minorHAnsi" w:eastAsiaTheme="minorEastAsia" w:hAnsiTheme="minorHAnsi" w:cstheme="minorBidi"/>
          <w:noProof/>
          <w:kern w:val="2"/>
          <w14:ligatures w14:val="standardContextual"/>
        </w:rPr>
      </w:pPr>
      <w:ins w:id="10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"_Toc229430359"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7.2  Payment Milestones</w:t>
        </w:r>
        <w:r>
          <w:rPr>
            <w:noProof/>
            <w:webHidden/>
          </w:rPr>
          <w:tab/>
        </w:r>
        <w:r>
          <w:rPr>
            <w:noProof/>
            <w:webHidden/>
          </w:rPr>
          <w:fldChar w:fldCharType="begin"/>
        </w:r>
        <w:r>
          <w:rPr>
            <w:noProof/>
            <w:webHidden/>
          </w:rPr>
          <w:instrText xml:space="preserve"> PAGEREF _Toc229430359 \h </w:instrText>
        </w:r>
        <w:r>
          <w:rPr>
            <w:noProof/>
            <w:webHidden/>
          </w:rPr>
        </w:r>
        <w:r>
          <w:rPr>
            <w:noProof/>
            <w:webHidden/>
          </w:rPr>
          <w:fldChar w:fldCharType="separate"/>
        </w:r>
        <w:r>
          <w:rPr>
            <w:noProof/>
            <w:webHidden/>
          </w:rPr>
          <w:t>46</w:t>
        </w:r>
        <w:r>
          <w:rPr>
            <w:noProof/>
            <w:webHidden/>
          </w:rPr>
          <w:fldChar w:fldCharType="end"/>
        </w:r>
        <w:r w:rsidRPr="001031ED">
          <w:rPr>
            <w:rStyle w:val="Hyperlink"/>
            <w:noProof/>
          </w:rPr>
          <w:fldChar w:fldCharType="end"/>
        </w:r>
      </w:ins>
    </w:p>
    <w:p w14:paraId="72946D30" w14:textId="68D4DA8B" w:rsidR="00E95405" w:rsidRDefault="00E95405">
      <w:pPr>
        <w:pStyle w:val="TOC2"/>
        <w:tabs>
          <w:tab w:val="right" w:leader="dot" w:pos="9350"/>
        </w:tabs>
        <w:rPr>
          <w:ins w:id="110" w:author="Chuka Obi" w:date="2026-05-11T22:18:00Z" w16du:dateUtc="2026-05-11T21:18:00Z"/>
          <w:rFonts w:asciiTheme="minorHAnsi" w:eastAsiaTheme="minorEastAsia" w:hAnsiTheme="minorHAnsi" w:cstheme="minorBidi"/>
          <w:noProof/>
          <w:kern w:val="2"/>
          <w14:ligatures w14:val="standardContextual"/>
        </w:rPr>
      </w:pPr>
      <w:ins w:id="11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"_Toc229430360"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7.3  Final Payment</w:t>
        </w:r>
        <w:r>
          <w:rPr>
            <w:noProof/>
            <w:webHidden/>
          </w:rPr>
          <w:tab/>
        </w:r>
        <w:r>
          <w:rPr>
            <w:noProof/>
            <w:webHidden/>
          </w:rPr>
          <w:fldChar w:fldCharType="begin"/>
        </w:r>
        <w:r>
          <w:rPr>
            <w:noProof/>
            <w:webHidden/>
          </w:rPr>
          <w:instrText xml:space="preserve"> PAGEREF _Toc229430360 \h </w:instrText>
        </w:r>
        <w:r>
          <w:rPr>
            <w:noProof/>
            <w:webHidden/>
          </w:rPr>
        </w:r>
        <w:r>
          <w:rPr>
            <w:noProof/>
            <w:webHidden/>
          </w:rPr>
          <w:fldChar w:fldCharType="separate"/>
        </w:r>
        <w:r>
          <w:rPr>
            <w:noProof/>
            <w:webHidden/>
          </w:rPr>
          <w:t>46</w:t>
        </w:r>
        <w:r>
          <w:rPr>
            <w:noProof/>
            <w:webHidden/>
          </w:rPr>
          <w:fldChar w:fldCharType="end"/>
        </w:r>
        <w:r w:rsidRPr="001031ED">
          <w:rPr>
            <w:rStyle w:val="Hyperlink"/>
            <w:noProof/>
          </w:rPr>
          <w:fldChar w:fldCharType="end"/>
        </w:r>
      </w:ins>
    </w:p>
    <w:p w14:paraId="432DADA5" w14:textId="12435D82" w:rsidR="00E95405" w:rsidRDefault="00E95405">
      <w:pPr>
        <w:pStyle w:val="TOC2"/>
        <w:tabs>
          <w:tab w:val="right" w:leader="dot" w:pos="9350"/>
        </w:tabs>
        <w:rPr>
          <w:ins w:id="112" w:author="Chuka Obi" w:date="2026-05-11T22:18:00Z" w16du:dateUtc="2026-05-11T21:18:00Z"/>
          <w:rFonts w:asciiTheme="minorHAnsi" w:eastAsiaTheme="minorEastAsia" w:hAnsiTheme="minorHAnsi" w:cstheme="minorBidi"/>
          <w:noProof/>
          <w:kern w:val="2"/>
          <w14:ligatures w14:val="standardContextual"/>
        </w:rPr>
      </w:pPr>
      <w:ins w:id="11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"_Toc229430361"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7.4  Payments Withheld</w:t>
        </w:r>
        <w:r>
          <w:rPr>
            <w:noProof/>
            <w:webHidden/>
          </w:rPr>
          <w:tab/>
        </w:r>
        <w:r>
          <w:rPr>
            <w:noProof/>
            <w:webHidden/>
          </w:rPr>
          <w:fldChar w:fldCharType="begin"/>
        </w:r>
        <w:r>
          <w:rPr>
            <w:noProof/>
            <w:webHidden/>
          </w:rPr>
          <w:instrText xml:space="preserve"> PAGEREF _Toc229430361 \h </w:instrText>
        </w:r>
        <w:r>
          <w:rPr>
            <w:noProof/>
            <w:webHidden/>
          </w:rPr>
        </w:r>
        <w:r>
          <w:rPr>
            <w:noProof/>
            <w:webHidden/>
          </w:rPr>
          <w:fldChar w:fldCharType="separate"/>
        </w:r>
        <w:r>
          <w:rPr>
            <w:noProof/>
            <w:webHidden/>
          </w:rPr>
          <w:t>47</w:t>
        </w:r>
        <w:r>
          <w:rPr>
            <w:noProof/>
            <w:webHidden/>
          </w:rPr>
          <w:fldChar w:fldCharType="end"/>
        </w:r>
        <w:r w:rsidRPr="001031ED">
          <w:rPr>
            <w:rStyle w:val="Hyperlink"/>
            <w:noProof/>
          </w:rPr>
          <w:fldChar w:fldCharType="end"/>
        </w:r>
      </w:ins>
    </w:p>
    <w:p w14:paraId="4A6B594C" w14:textId="355B81FB" w:rsidR="00E95405" w:rsidRDefault="00E95405">
      <w:pPr>
        <w:pStyle w:val="TOC2"/>
        <w:tabs>
          <w:tab w:val="right" w:leader="dot" w:pos="9350"/>
        </w:tabs>
        <w:rPr>
          <w:ins w:id="114" w:author="Chuka Obi" w:date="2026-05-11T22:18:00Z" w16du:dateUtc="2026-05-11T21:18:00Z"/>
          <w:rFonts w:asciiTheme="minorHAnsi" w:eastAsiaTheme="minorEastAsia" w:hAnsiTheme="minorHAnsi" w:cstheme="minorBidi"/>
          <w:noProof/>
          <w:kern w:val="2"/>
          <w14:ligatures w14:val="standardContextual"/>
        </w:rPr>
      </w:pPr>
      <w:ins w:id="11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"_Toc229430362"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7.5  Payment Not Acceptance</w:t>
        </w:r>
        <w:r>
          <w:rPr>
            <w:noProof/>
            <w:webHidden/>
          </w:rPr>
          <w:tab/>
        </w:r>
        <w:r>
          <w:rPr>
            <w:noProof/>
            <w:webHidden/>
          </w:rPr>
          <w:fldChar w:fldCharType="begin"/>
        </w:r>
        <w:r>
          <w:rPr>
            <w:noProof/>
            <w:webHidden/>
          </w:rPr>
          <w:instrText xml:space="preserve"> PAGEREF _Toc229430362 \h </w:instrText>
        </w:r>
        <w:r>
          <w:rPr>
            <w:noProof/>
            <w:webHidden/>
          </w:rPr>
        </w:r>
        <w:r>
          <w:rPr>
            <w:noProof/>
            <w:webHidden/>
          </w:rPr>
          <w:fldChar w:fldCharType="separate"/>
        </w:r>
        <w:r>
          <w:rPr>
            <w:noProof/>
            <w:webHidden/>
          </w:rPr>
          <w:t>47</w:t>
        </w:r>
        <w:r>
          <w:rPr>
            <w:noProof/>
            <w:webHidden/>
          </w:rPr>
          <w:fldChar w:fldCharType="end"/>
        </w:r>
        <w:r w:rsidRPr="001031ED">
          <w:rPr>
            <w:rStyle w:val="Hyperlink"/>
            <w:noProof/>
          </w:rPr>
          <w:fldChar w:fldCharType="end"/>
        </w:r>
      </w:ins>
    </w:p>
    <w:p w14:paraId="134DA7F5" w14:textId="2C3C1AB0" w:rsidR="00E95405" w:rsidRDefault="00E95405">
      <w:pPr>
        <w:pStyle w:val="TOC2"/>
        <w:tabs>
          <w:tab w:val="right" w:leader="dot" w:pos="9350"/>
        </w:tabs>
        <w:rPr>
          <w:ins w:id="116" w:author="Chuka Obi" w:date="2026-05-11T22:18:00Z" w16du:dateUtc="2026-05-11T21:18:00Z"/>
          <w:rFonts w:asciiTheme="minorHAnsi" w:eastAsiaTheme="minorEastAsia" w:hAnsiTheme="minorHAnsi" w:cstheme="minorBidi"/>
          <w:noProof/>
          <w:kern w:val="2"/>
          <w14:ligatures w14:val="standardContextual"/>
        </w:rPr>
      </w:pPr>
      <w:ins w:id="11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"_Toc229430363"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7.6  Offset</w:t>
        </w:r>
        <w:r>
          <w:rPr>
            <w:noProof/>
            <w:webHidden/>
          </w:rPr>
          <w:tab/>
        </w:r>
        <w:r>
          <w:rPr>
            <w:noProof/>
            <w:webHidden/>
          </w:rPr>
          <w:fldChar w:fldCharType="begin"/>
        </w:r>
        <w:r>
          <w:rPr>
            <w:noProof/>
            <w:webHidden/>
          </w:rPr>
          <w:instrText xml:space="preserve"> PAGEREF _Toc229430363 \h </w:instrText>
        </w:r>
        <w:r>
          <w:rPr>
            <w:noProof/>
            <w:webHidden/>
          </w:rPr>
        </w:r>
        <w:r>
          <w:rPr>
            <w:noProof/>
            <w:webHidden/>
          </w:rPr>
          <w:fldChar w:fldCharType="separate"/>
        </w:r>
        <w:r>
          <w:rPr>
            <w:noProof/>
            <w:webHidden/>
          </w:rPr>
          <w:t>47</w:t>
        </w:r>
        <w:r>
          <w:rPr>
            <w:noProof/>
            <w:webHidden/>
          </w:rPr>
          <w:fldChar w:fldCharType="end"/>
        </w:r>
        <w:r w:rsidRPr="001031ED">
          <w:rPr>
            <w:rStyle w:val="Hyperlink"/>
            <w:noProof/>
          </w:rPr>
          <w:fldChar w:fldCharType="end"/>
        </w:r>
      </w:ins>
    </w:p>
    <w:p w14:paraId="25311256" w14:textId="4B62618B" w:rsidR="00E95405" w:rsidRDefault="00E95405">
      <w:pPr>
        <w:pStyle w:val="TOC1"/>
        <w:tabs>
          <w:tab w:val="right" w:leader="dot" w:pos="9350"/>
        </w:tabs>
        <w:rPr>
          <w:ins w:id="118" w:author="Chuka Obi" w:date="2026-05-11T22:18:00Z" w16du:dateUtc="2026-05-11T21:18:00Z"/>
          <w:rFonts w:asciiTheme="minorHAnsi" w:eastAsiaTheme="minorEastAsia" w:hAnsiTheme="minorHAnsi" w:cstheme="minorBidi"/>
          <w:noProof/>
          <w:kern w:val="2"/>
          <w14:ligatures w14:val="standardContextual"/>
        </w:rPr>
      </w:pPr>
      <w:ins w:id="11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"_Toc229430364"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8. TITLE AND RISK OF LOSS</w:t>
        </w:r>
        <w:r>
          <w:rPr>
            <w:noProof/>
            <w:webHidden/>
          </w:rPr>
          <w:tab/>
        </w:r>
        <w:r>
          <w:rPr>
            <w:noProof/>
            <w:webHidden/>
          </w:rPr>
          <w:fldChar w:fldCharType="begin"/>
        </w:r>
        <w:r>
          <w:rPr>
            <w:noProof/>
            <w:webHidden/>
          </w:rPr>
          <w:instrText xml:space="preserve"> PAGEREF _Toc229430364 \h </w:instrText>
        </w:r>
        <w:r>
          <w:rPr>
            <w:noProof/>
            <w:webHidden/>
          </w:rPr>
        </w:r>
        <w:r>
          <w:rPr>
            <w:noProof/>
            <w:webHidden/>
          </w:rPr>
          <w:fldChar w:fldCharType="separate"/>
        </w:r>
        <w:r>
          <w:rPr>
            <w:noProof/>
            <w:webHidden/>
          </w:rPr>
          <w:t>48</w:t>
        </w:r>
        <w:r>
          <w:rPr>
            <w:noProof/>
            <w:webHidden/>
          </w:rPr>
          <w:fldChar w:fldCharType="end"/>
        </w:r>
        <w:r w:rsidRPr="001031ED">
          <w:rPr>
            <w:rStyle w:val="Hyperlink"/>
            <w:noProof/>
          </w:rPr>
          <w:fldChar w:fldCharType="end"/>
        </w:r>
      </w:ins>
    </w:p>
    <w:p w14:paraId="669926C9" w14:textId="25E880B8" w:rsidR="00E95405" w:rsidRDefault="00E95405">
      <w:pPr>
        <w:pStyle w:val="TOC2"/>
        <w:tabs>
          <w:tab w:val="right" w:leader="dot" w:pos="9350"/>
        </w:tabs>
        <w:rPr>
          <w:ins w:id="120" w:author="Chuka Obi" w:date="2026-05-11T22:18:00Z" w16du:dateUtc="2026-05-11T21:18:00Z"/>
          <w:rFonts w:asciiTheme="minorHAnsi" w:eastAsiaTheme="minorEastAsia" w:hAnsiTheme="minorHAnsi" w:cstheme="minorBidi"/>
          <w:noProof/>
          <w:kern w:val="2"/>
          <w14:ligatures w14:val="standardContextual"/>
        </w:rPr>
      </w:pPr>
      <w:ins w:id="12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"_Toc229430365"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8.1  Passing of Title</w:t>
        </w:r>
        <w:r>
          <w:rPr>
            <w:noProof/>
            <w:webHidden/>
          </w:rPr>
          <w:tab/>
        </w:r>
        <w:r>
          <w:rPr>
            <w:noProof/>
            <w:webHidden/>
          </w:rPr>
          <w:fldChar w:fldCharType="begin"/>
        </w:r>
        <w:r>
          <w:rPr>
            <w:noProof/>
            <w:webHidden/>
          </w:rPr>
          <w:instrText xml:space="preserve"> PAGEREF _Toc229430365 \h </w:instrText>
        </w:r>
        <w:r>
          <w:rPr>
            <w:noProof/>
            <w:webHidden/>
          </w:rPr>
        </w:r>
        <w:r>
          <w:rPr>
            <w:noProof/>
            <w:webHidden/>
          </w:rPr>
          <w:fldChar w:fldCharType="separate"/>
        </w:r>
        <w:r>
          <w:rPr>
            <w:noProof/>
            <w:webHidden/>
          </w:rPr>
          <w:t>48</w:t>
        </w:r>
        <w:r>
          <w:rPr>
            <w:noProof/>
            <w:webHidden/>
          </w:rPr>
          <w:fldChar w:fldCharType="end"/>
        </w:r>
        <w:r w:rsidRPr="001031ED">
          <w:rPr>
            <w:rStyle w:val="Hyperlink"/>
            <w:noProof/>
          </w:rPr>
          <w:fldChar w:fldCharType="end"/>
        </w:r>
      </w:ins>
    </w:p>
    <w:p w14:paraId="1C71DA0B" w14:textId="60C00034" w:rsidR="00E95405" w:rsidRDefault="00E95405">
      <w:pPr>
        <w:pStyle w:val="TOC2"/>
        <w:tabs>
          <w:tab w:val="right" w:leader="dot" w:pos="9350"/>
        </w:tabs>
        <w:rPr>
          <w:ins w:id="122" w:author="Chuka Obi" w:date="2026-05-11T22:18:00Z" w16du:dateUtc="2026-05-11T21:18:00Z"/>
          <w:rFonts w:asciiTheme="minorHAnsi" w:eastAsiaTheme="minorEastAsia" w:hAnsiTheme="minorHAnsi" w:cstheme="minorBidi"/>
          <w:noProof/>
          <w:kern w:val="2"/>
          <w14:ligatures w14:val="standardContextual"/>
        </w:rPr>
      </w:pPr>
      <w:ins w:id="12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"_Toc229430366"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8.2  Risk of Loss</w:t>
        </w:r>
        <w:r>
          <w:rPr>
            <w:noProof/>
            <w:webHidden/>
          </w:rPr>
          <w:tab/>
        </w:r>
        <w:r>
          <w:rPr>
            <w:noProof/>
            <w:webHidden/>
          </w:rPr>
          <w:fldChar w:fldCharType="begin"/>
        </w:r>
        <w:r>
          <w:rPr>
            <w:noProof/>
            <w:webHidden/>
          </w:rPr>
          <w:instrText xml:space="preserve"> PAGEREF _Toc229430366 \h </w:instrText>
        </w:r>
        <w:r>
          <w:rPr>
            <w:noProof/>
            <w:webHidden/>
          </w:rPr>
        </w:r>
        <w:r>
          <w:rPr>
            <w:noProof/>
            <w:webHidden/>
          </w:rPr>
          <w:fldChar w:fldCharType="separate"/>
        </w:r>
        <w:r>
          <w:rPr>
            <w:noProof/>
            <w:webHidden/>
          </w:rPr>
          <w:t>48</w:t>
        </w:r>
        <w:r>
          <w:rPr>
            <w:noProof/>
            <w:webHidden/>
          </w:rPr>
          <w:fldChar w:fldCharType="end"/>
        </w:r>
        <w:r w:rsidRPr="001031ED">
          <w:rPr>
            <w:rStyle w:val="Hyperlink"/>
            <w:noProof/>
          </w:rPr>
          <w:fldChar w:fldCharType="end"/>
        </w:r>
      </w:ins>
    </w:p>
    <w:p w14:paraId="56C6967C" w14:textId="3CE51BE2" w:rsidR="00E95405" w:rsidRDefault="00E95405">
      <w:pPr>
        <w:pStyle w:val="TOC1"/>
        <w:tabs>
          <w:tab w:val="right" w:leader="dot" w:pos="9350"/>
        </w:tabs>
        <w:rPr>
          <w:ins w:id="124" w:author="Chuka Obi" w:date="2026-05-11T22:18:00Z" w16du:dateUtc="2026-05-11T21:18:00Z"/>
          <w:rFonts w:asciiTheme="minorHAnsi" w:eastAsiaTheme="minorEastAsia" w:hAnsiTheme="minorHAnsi" w:cstheme="minorBidi"/>
          <w:noProof/>
          <w:kern w:val="2"/>
          <w14:ligatures w14:val="standardContextual"/>
        </w:rPr>
      </w:pPr>
      <w:ins w:id="12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"_Toc229430367"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 INSURANCE, PERFORMANCE SECURITY AND PARENT GUARANTEE</w:t>
        </w:r>
        <w:r>
          <w:rPr>
            <w:noProof/>
            <w:webHidden/>
          </w:rPr>
          <w:tab/>
        </w:r>
        <w:r>
          <w:rPr>
            <w:noProof/>
            <w:webHidden/>
          </w:rPr>
          <w:fldChar w:fldCharType="begin"/>
        </w:r>
        <w:r>
          <w:rPr>
            <w:noProof/>
            <w:webHidden/>
          </w:rPr>
          <w:instrText xml:space="preserve"> PAGEREF _Toc229430367 \h </w:instrText>
        </w:r>
        <w:r>
          <w:rPr>
            <w:noProof/>
            <w:webHidden/>
          </w:rPr>
        </w:r>
        <w:r>
          <w:rPr>
            <w:noProof/>
            <w:webHidden/>
          </w:rPr>
          <w:fldChar w:fldCharType="separate"/>
        </w:r>
        <w:r>
          <w:rPr>
            <w:noProof/>
            <w:webHidden/>
          </w:rPr>
          <w:t>49</w:t>
        </w:r>
        <w:r>
          <w:rPr>
            <w:noProof/>
            <w:webHidden/>
          </w:rPr>
          <w:fldChar w:fldCharType="end"/>
        </w:r>
        <w:r w:rsidRPr="001031ED">
          <w:rPr>
            <w:rStyle w:val="Hyperlink"/>
            <w:noProof/>
          </w:rPr>
          <w:fldChar w:fldCharType="end"/>
        </w:r>
      </w:ins>
    </w:p>
    <w:p w14:paraId="1B87FF9F" w14:textId="06272614" w:rsidR="00E95405" w:rsidRDefault="00E95405">
      <w:pPr>
        <w:pStyle w:val="TOC2"/>
        <w:tabs>
          <w:tab w:val="right" w:leader="dot" w:pos="9350"/>
        </w:tabs>
        <w:rPr>
          <w:ins w:id="126" w:author="Chuka Obi" w:date="2026-05-11T22:18:00Z" w16du:dateUtc="2026-05-11T21:18:00Z"/>
          <w:rFonts w:asciiTheme="minorHAnsi" w:eastAsiaTheme="minorEastAsia" w:hAnsiTheme="minorHAnsi" w:cstheme="minorBidi"/>
          <w:noProof/>
          <w:kern w:val="2"/>
          <w14:ligatures w14:val="standardContextual"/>
        </w:rPr>
      </w:pPr>
      <w:ins w:id="12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"_Toc229430368"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9.1  Contractor’s Insurance</w:t>
        </w:r>
        <w:r>
          <w:rPr>
            <w:noProof/>
            <w:webHidden/>
          </w:rPr>
          <w:tab/>
        </w:r>
        <w:r>
          <w:rPr>
            <w:noProof/>
            <w:webHidden/>
          </w:rPr>
          <w:fldChar w:fldCharType="begin"/>
        </w:r>
        <w:r>
          <w:rPr>
            <w:noProof/>
            <w:webHidden/>
          </w:rPr>
          <w:instrText xml:space="preserve"> PAGEREF _Toc229430368 \h </w:instrText>
        </w:r>
        <w:r>
          <w:rPr>
            <w:noProof/>
            <w:webHidden/>
          </w:rPr>
        </w:r>
        <w:r>
          <w:rPr>
            <w:noProof/>
            <w:webHidden/>
          </w:rPr>
          <w:fldChar w:fldCharType="separate"/>
        </w:r>
        <w:r>
          <w:rPr>
            <w:noProof/>
            <w:webHidden/>
          </w:rPr>
          <w:t>49</w:t>
        </w:r>
        <w:r>
          <w:rPr>
            <w:noProof/>
            <w:webHidden/>
          </w:rPr>
          <w:fldChar w:fldCharType="end"/>
        </w:r>
        <w:r w:rsidRPr="001031ED">
          <w:rPr>
            <w:rStyle w:val="Hyperlink"/>
            <w:noProof/>
          </w:rPr>
          <w:fldChar w:fldCharType="end"/>
        </w:r>
      </w:ins>
    </w:p>
    <w:p w14:paraId="4B6631CE" w14:textId="58B23A9A" w:rsidR="00E95405" w:rsidRDefault="00E95405">
      <w:pPr>
        <w:pStyle w:val="TOC2"/>
        <w:tabs>
          <w:tab w:val="right" w:leader="dot" w:pos="9350"/>
        </w:tabs>
        <w:rPr>
          <w:ins w:id="128" w:author="Chuka Obi" w:date="2026-05-11T22:18:00Z" w16du:dateUtc="2026-05-11T21:18:00Z"/>
          <w:rFonts w:asciiTheme="minorHAnsi" w:eastAsiaTheme="minorEastAsia" w:hAnsiTheme="minorHAnsi" w:cstheme="minorBidi"/>
          <w:noProof/>
          <w:kern w:val="2"/>
          <w14:ligatures w14:val="standardContextual"/>
        </w:rPr>
      </w:pPr>
      <w:ins w:id="12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"_Toc229430369"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9.2  Performance Security — General</w:t>
        </w:r>
        <w:r>
          <w:rPr>
            <w:noProof/>
            <w:webHidden/>
          </w:rPr>
          <w:tab/>
        </w:r>
        <w:r>
          <w:rPr>
            <w:noProof/>
            <w:webHidden/>
          </w:rPr>
          <w:fldChar w:fldCharType="begin"/>
        </w:r>
        <w:r>
          <w:rPr>
            <w:noProof/>
            <w:webHidden/>
          </w:rPr>
          <w:instrText xml:space="preserve"> PAGEREF _Toc229430369 \h </w:instrText>
        </w:r>
        <w:r>
          <w:rPr>
            <w:noProof/>
            <w:webHidden/>
          </w:rPr>
        </w:r>
        <w:r>
          <w:rPr>
            <w:noProof/>
            <w:webHidden/>
          </w:rPr>
          <w:fldChar w:fldCharType="separate"/>
        </w:r>
        <w:r>
          <w:rPr>
            <w:noProof/>
            <w:webHidden/>
          </w:rPr>
          <w:t>49</w:t>
        </w:r>
        <w:r>
          <w:rPr>
            <w:noProof/>
            <w:webHidden/>
          </w:rPr>
          <w:fldChar w:fldCharType="end"/>
        </w:r>
        <w:r w:rsidRPr="001031ED">
          <w:rPr>
            <w:rStyle w:val="Hyperlink"/>
            <w:noProof/>
          </w:rPr>
          <w:fldChar w:fldCharType="end"/>
        </w:r>
      </w:ins>
    </w:p>
    <w:p w14:paraId="2A918AC6" w14:textId="4C4FA65F" w:rsidR="00E95405" w:rsidRDefault="00E95405">
      <w:pPr>
        <w:pStyle w:val="TOC2"/>
        <w:tabs>
          <w:tab w:val="right" w:leader="dot" w:pos="9350"/>
        </w:tabs>
        <w:rPr>
          <w:ins w:id="130" w:author="Chuka Obi" w:date="2026-05-11T22:18:00Z" w16du:dateUtc="2026-05-11T21:18:00Z"/>
          <w:rFonts w:asciiTheme="minorHAnsi" w:eastAsiaTheme="minorEastAsia" w:hAnsiTheme="minorHAnsi" w:cstheme="minorBidi"/>
          <w:noProof/>
          <w:kern w:val="2"/>
          <w14:ligatures w14:val="standardContextual"/>
        </w:rPr>
      </w:pPr>
      <w:ins w:id="13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"_Toc229430370"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9.3  Performance Bond</w:t>
        </w:r>
        <w:r>
          <w:rPr>
            <w:noProof/>
            <w:webHidden/>
          </w:rPr>
          <w:tab/>
        </w:r>
        <w:r>
          <w:rPr>
            <w:noProof/>
            <w:webHidden/>
          </w:rPr>
          <w:fldChar w:fldCharType="begin"/>
        </w:r>
        <w:r>
          <w:rPr>
            <w:noProof/>
            <w:webHidden/>
          </w:rPr>
          <w:instrText xml:space="preserve"> PAGEREF _Toc229430370 \h </w:instrText>
        </w:r>
        <w:r>
          <w:rPr>
            <w:noProof/>
            <w:webHidden/>
          </w:rPr>
        </w:r>
        <w:r>
          <w:rPr>
            <w:noProof/>
            <w:webHidden/>
          </w:rPr>
          <w:fldChar w:fldCharType="separate"/>
        </w:r>
        <w:r>
          <w:rPr>
            <w:noProof/>
            <w:webHidden/>
          </w:rPr>
          <w:t>50</w:t>
        </w:r>
        <w:r>
          <w:rPr>
            <w:noProof/>
            <w:webHidden/>
          </w:rPr>
          <w:fldChar w:fldCharType="end"/>
        </w:r>
        <w:r w:rsidRPr="001031ED">
          <w:rPr>
            <w:rStyle w:val="Hyperlink"/>
            <w:noProof/>
          </w:rPr>
          <w:fldChar w:fldCharType="end"/>
        </w:r>
      </w:ins>
    </w:p>
    <w:p w14:paraId="2C8586BA" w14:textId="0ADC876A" w:rsidR="00E95405" w:rsidRDefault="00E95405">
      <w:pPr>
        <w:pStyle w:val="TOC3"/>
        <w:tabs>
          <w:tab w:val="right" w:leader="dot" w:pos="9350"/>
        </w:tabs>
        <w:rPr>
          <w:ins w:id="132" w:author="Chuka Obi" w:date="2026-05-11T22:18:00Z" w16du:dateUtc="2026-05-11T21:18:00Z"/>
          <w:rFonts w:asciiTheme="minorHAnsi" w:eastAsiaTheme="minorEastAsia" w:hAnsiTheme="minorHAnsi" w:cstheme="minorBidi"/>
          <w:noProof/>
          <w:kern w:val="2"/>
          <w14:ligatures w14:val="standardContextual"/>
        </w:rPr>
      </w:pPr>
      <w:ins w:id="13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"_Toc229430371"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9.3.1  Issuance and Amount</w:t>
        </w:r>
        <w:r>
          <w:rPr>
            <w:noProof/>
            <w:webHidden/>
          </w:rPr>
          <w:tab/>
        </w:r>
        <w:r>
          <w:rPr>
            <w:noProof/>
            <w:webHidden/>
          </w:rPr>
          <w:fldChar w:fldCharType="begin"/>
        </w:r>
        <w:r>
          <w:rPr>
            <w:noProof/>
            <w:webHidden/>
          </w:rPr>
          <w:instrText xml:space="preserve"> PAGEREF _Toc229430371 \h </w:instrText>
        </w:r>
        <w:r>
          <w:rPr>
            <w:noProof/>
            <w:webHidden/>
          </w:rPr>
        </w:r>
        <w:r>
          <w:rPr>
            <w:noProof/>
            <w:webHidden/>
          </w:rPr>
          <w:fldChar w:fldCharType="separate"/>
        </w:r>
        <w:r>
          <w:rPr>
            <w:noProof/>
            <w:webHidden/>
          </w:rPr>
          <w:t>50</w:t>
        </w:r>
        <w:r>
          <w:rPr>
            <w:noProof/>
            <w:webHidden/>
          </w:rPr>
          <w:fldChar w:fldCharType="end"/>
        </w:r>
        <w:r w:rsidRPr="001031ED">
          <w:rPr>
            <w:rStyle w:val="Hyperlink"/>
            <w:noProof/>
          </w:rPr>
          <w:fldChar w:fldCharType="end"/>
        </w:r>
      </w:ins>
    </w:p>
    <w:p w14:paraId="198E5B46" w14:textId="43894973" w:rsidR="00E95405" w:rsidRDefault="00E95405">
      <w:pPr>
        <w:pStyle w:val="TOC3"/>
        <w:tabs>
          <w:tab w:val="right" w:leader="dot" w:pos="9350"/>
        </w:tabs>
        <w:rPr>
          <w:ins w:id="134" w:author="Chuka Obi" w:date="2026-05-11T22:18:00Z" w16du:dateUtc="2026-05-11T21:18:00Z"/>
          <w:rFonts w:asciiTheme="minorHAnsi" w:eastAsiaTheme="minorEastAsia" w:hAnsiTheme="minorHAnsi" w:cstheme="minorBidi"/>
          <w:noProof/>
          <w:kern w:val="2"/>
          <w14:ligatures w14:val="standardContextual"/>
        </w:rPr>
      </w:pPr>
      <w:ins w:id="135" w:author="Chuka Obi" w:date="2026-05-11T22:18:00Z" w16du:dateUtc="2026-05-11T21:18:00Z">
        <w:r w:rsidRPr="001031ED">
          <w:rPr>
            <w:rStyle w:val="Hyperlink"/>
            <w:noProof/>
          </w:rPr>
          <w:lastRenderedPageBreak/>
          <w:fldChar w:fldCharType="begin"/>
        </w:r>
        <w:r w:rsidRPr="001031ED">
          <w:rPr>
            <w:rStyle w:val="Hyperlink"/>
            <w:noProof/>
          </w:rPr>
          <w:instrText xml:space="preserve"> </w:instrText>
        </w:r>
        <w:r>
          <w:rPr>
            <w:noProof/>
          </w:rPr>
          <w:instrText>HYPERLINK \l "_Toc229430372"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9.3.2  Validity Period</w:t>
        </w:r>
        <w:r>
          <w:rPr>
            <w:noProof/>
            <w:webHidden/>
          </w:rPr>
          <w:tab/>
        </w:r>
        <w:r>
          <w:rPr>
            <w:noProof/>
            <w:webHidden/>
          </w:rPr>
          <w:fldChar w:fldCharType="begin"/>
        </w:r>
        <w:r>
          <w:rPr>
            <w:noProof/>
            <w:webHidden/>
          </w:rPr>
          <w:instrText xml:space="preserve"> PAGEREF _Toc229430372 \h </w:instrText>
        </w:r>
        <w:r>
          <w:rPr>
            <w:noProof/>
            <w:webHidden/>
          </w:rPr>
        </w:r>
        <w:r>
          <w:rPr>
            <w:noProof/>
            <w:webHidden/>
          </w:rPr>
          <w:fldChar w:fldCharType="separate"/>
        </w:r>
        <w:r>
          <w:rPr>
            <w:noProof/>
            <w:webHidden/>
          </w:rPr>
          <w:t>50</w:t>
        </w:r>
        <w:r>
          <w:rPr>
            <w:noProof/>
            <w:webHidden/>
          </w:rPr>
          <w:fldChar w:fldCharType="end"/>
        </w:r>
        <w:r w:rsidRPr="001031ED">
          <w:rPr>
            <w:rStyle w:val="Hyperlink"/>
            <w:noProof/>
          </w:rPr>
          <w:fldChar w:fldCharType="end"/>
        </w:r>
      </w:ins>
    </w:p>
    <w:p w14:paraId="05504DC5" w14:textId="4618C2F9" w:rsidR="00E95405" w:rsidRDefault="00E95405">
      <w:pPr>
        <w:pStyle w:val="TOC3"/>
        <w:tabs>
          <w:tab w:val="right" w:leader="dot" w:pos="9350"/>
        </w:tabs>
        <w:rPr>
          <w:ins w:id="136" w:author="Chuka Obi" w:date="2026-05-11T22:18:00Z" w16du:dateUtc="2026-05-11T21:18:00Z"/>
          <w:rFonts w:asciiTheme="minorHAnsi" w:eastAsiaTheme="minorEastAsia" w:hAnsiTheme="minorHAnsi" w:cstheme="minorBidi"/>
          <w:noProof/>
          <w:kern w:val="2"/>
          <w14:ligatures w14:val="standardContextual"/>
        </w:rPr>
      </w:pPr>
      <w:ins w:id="13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"_Toc229430373"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9.3.3  Transition to Retention Bond</w:t>
        </w:r>
        <w:r>
          <w:rPr>
            <w:noProof/>
            <w:webHidden/>
          </w:rPr>
          <w:tab/>
        </w:r>
        <w:r>
          <w:rPr>
            <w:noProof/>
            <w:webHidden/>
          </w:rPr>
          <w:fldChar w:fldCharType="begin"/>
        </w:r>
        <w:r>
          <w:rPr>
            <w:noProof/>
            <w:webHidden/>
          </w:rPr>
          <w:instrText xml:space="preserve"> PAGEREF _Toc229430373 \h </w:instrText>
        </w:r>
        <w:r>
          <w:rPr>
            <w:noProof/>
            <w:webHidden/>
          </w:rPr>
        </w:r>
        <w:r>
          <w:rPr>
            <w:noProof/>
            <w:webHidden/>
          </w:rPr>
          <w:fldChar w:fldCharType="separate"/>
        </w:r>
        <w:r>
          <w:rPr>
            <w:noProof/>
            <w:webHidden/>
          </w:rPr>
          <w:t>50</w:t>
        </w:r>
        <w:r>
          <w:rPr>
            <w:noProof/>
            <w:webHidden/>
          </w:rPr>
          <w:fldChar w:fldCharType="end"/>
        </w:r>
        <w:r w:rsidRPr="001031ED">
          <w:rPr>
            <w:rStyle w:val="Hyperlink"/>
            <w:noProof/>
          </w:rPr>
          <w:fldChar w:fldCharType="end"/>
        </w:r>
      </w:ins>
    </w:p>
    <w:p w14:paraId="74C44106" w14:textId="7ED2D6C9" w:rsidR="00E95405" w:rsidRDefault="00E95405">
      <w:pPr>
        <w:pStyle w:val="TOC3"/>
        <w:tabs>
          <w:tab w:val="right" w:leader="dot" w:pos="9350"/>
        </w:tabs>
        <w:rPr>
          <w:ins w:id="138" w:author="Chuka Obi" w:date="2026-05-11T22:18:00Z" w16du:dateUtc="2026-05-11T21:18:00Z"/>
          <w:rFonts w:asciiTheme="minorHAnsi" w:eastAsiaTheme="minorEastAsia" w:hAnsiTheme="minorHAnsi" w:cstheme="minorBidi"/>
          <w:noProof/>
          <w:kern w:val="2"/>
          <w14:ligatures w14:val="standardContextual"/>
        </w:rPr>
      </w:pPr>
      <w:ins w:id="13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"_Toc229430374"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9.3.4  Owner’s Right to Draw</w:t>
        </w:r>
        <w:r>
          <w:rPr>
            <w:noProof/>
            <w:webHidden/>
          </w:rPr>
          <w:tab/>
        </w:r>
        <w:r>
          <w:rPr>
            <w:noProof/>
            <w:webHidden/>
          </w:rPr>
          <w:fldChar w:fldCharType="begin"/>
        </w:r>
        <w:r>
          <w:rPr>
            <w:noProof/>
            <w:webHidden/>
          </w:rPr>
          <w:instrText xml:space="preserve"> PAGEREF _Toc229430374 \h </w:instrText>
        </w:r>
        <w:r>
          <w:rPr>
            <w:noProof/>
            <w:webHidden/>
          </w:rPr>
        </w:r>
        <w:r>
          <w:rPr>
            <w:noProof/>
            <w:webHidden/>
          </w:rPr>
          <w:fldChar w:fldCharType="separate"/>
        </w:r>
        <w:r>
          <w:rPr>
            <w:noProof/>
            <w:webHidden/>
          </w:rPr>
          <w:t>50</w:t>
        </w:r>
        <w:r>
          <w:rPr>
            <w:noProof/>
            <w:webHidden/>
          </w:rPr>
          <w:fldChar w:fldCharType="end"/>
        </w:r>
        <w:r w:rsidRPr="001031ED">
          <w:rPr>
            <w:rStyle w:val="Hyperlink"/>
            <w:noProof/>
          </w:rPr>
          <w:fldChar w:fldCharType="end"/>
        </w:r>
      </w:ins>
    </w:p>
    <w:p w14:paraId="27FF87CE" w14:textId="43BC9E15" w:rsidR="00E95405" w:rsidRDefault="00E95405">
      <w:pPr>
        <w:pStyle w:val="TOC2"/>
        <w:tabs>
          <w:tab w:val="right" w:leader="dot" w:pos="9350"/>
        </w:tabs>
        <w:rPr>
          <w:ins w:id="140" w:author="Chuka Obi" w:date="2026-05-11T22:18:00Z" w16du:dateUtc="2026-05-11T21:18:00Z"/>
          <w:rFonts w:asciiTheme="minorHAnsi" w:eastAsiaTheme="minorEastAsia" w:hAnsiTheme="minorHAnsi" w:cstheme="minorBidi"/>
          <w:noProof/>
          <w:kern w:val="2"/>
          <w14:ligatures w14:val="standardContextual"/>
        </w:rPr>
      </w:pPr>
      <w:ins w:id="14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"_Toc229430375"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9.4  Retention Bond</w:t>
        </w:r>
        <w:r>
          <w:rPr>
            <w:noProof/>
            <w:webHidden/>
          </w:rPr>
          <w:tab/>
        </w:r>
        <w:r>
          <w:rPr>
            <w:noProof/>
            <w:webHidden/>
          </w:rPr>
          <w:fldChar w:fldCharType="begin"/>
        </w:r>
        <w:r>
          <w:rPr>
            <w:noProof/>
            <w:webHidden/>
          </w:rPr>
          <w:instrText xml:space="preserve"> PAGEREF _Toc229430375 \h </w:instrText>
        </w:r>
        <w:r>
          <w:rPr>
            <w:noProof/>
            <w:webHidden/>
          </w:rPr>
        </w:r>
        <w:r>
          <w:rPr>
            <w:noProof/>
            <w:webHidden/>
          </w:rPr>
          <w:fldChar w:fldCharType="separate"/>
        </w:r>
        <w:r>
          <w:rPr>
            <w:noProof/>
            <w:webHidden/>
          </w:rPr>
          <w:t>51</w:t>
        </w:r>
        <w:r>
          <w:rPr>
            <w:noProof/>
            <w:webHidden/>
          </w:rPr>
          <w:fldChar w:fldCharType="end"/>
        </w:r>
        <w:r w:rsidRPr="001031ED">
          <w:rPr>
            <w:rStyle w:val="Hyperlink"/>
            <w:noProof/>
          </w:rPr>
          <w:fldChar w:fldCharType="end"/>
        </w:r>
      </w:ins>
    </w:p>
    <w:p w14:paraId="1109B0A5" w14:textId="1EB21EDC" w:rsidR="00E95405" w:rsidRDefault="00E95405">
      <w:pPr>
        <w:pStyle w:val="TOC3"/>
        <w:tabs>
          <w:tab w:val="right" w:leader="dot" w:pos="9350"/>
        </w:tabs>
        <w:rPr>
          <w:ins w:id="142" w:author="Chuka Obi" w:date="2026-05-11T22:18:00Z" w16du:dateUtc="2026-05-11T21:18:00Z"/>
          <w:rFonts w:asciiTheme="minorHAnsi" w:eastAsiaTheme="minorEastAsia" w:hAnsiTheme="minorHAnsi" w:cstheme="minorBidi"/>
          <w:noProof/>
          <w:kern w:val="2"/>
          <w14:ligatures w14:val="standardContextual"/>
        </w:rPr>
      </w:pPr>
      <w:ins w:id="14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"_Toc229430376"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9.4.1  Issuance and Amount</w:t>
        </w:r>
        <w:r>
          <w:rPr>
            <w:noProof/>
            <w:webHidden/>
          </w:rPr>
          <w:tab/>
        </w:r>
        <w:r>
          <w:rPr>
            <w:noProof/>
            <w:webHidden/>
          </w:rPr>
          <w:fldChar w:fldCharType="begin"/>
        </w:r>
        <w:r>
          <w:rPr>
            <w:noProof/>
            <w:webHidden/>
          </w:rPr>
          <w:instrText xml:space="preserve"> PAGEREF _Toc229430376 \h </w:instrText>
        </w:r>
        <w:r>
          <w:rPr>
            <w:noProof/>
            <w:webHidden/>
          </w:rPr>
        </w:r>
        <w:r>
          <w:rPr>
            <w:noProof/>
            <w:webHidden/>
          </w:rPr>
          <w:fldChar w:fldCharType="separate"/>
        </w:r>
        <w:r>
          <w:rPr>
            <w:noProof/>
            <w:webHidden/>
          </w:rPr>
          <w:t>51</w:t>
        </w:r>
        <w:r>
          <w:rPr>
            <w:noProof/>
            <w:webHidden/>
          </w:rPr>
          <w:fldChar w:fldCharType="end"/>
        </w:r>
        <w:r w:rsidRPr="001031ED">
          <w:rPr>
            <w:rStyle w:val="Hyperlink"/>
            <w:noProof/>
          </w:rPr>
          <w:fldChar w:fldCharType="end"/>
        </w:r>
      </w:ins>
    </w:p>
    <w:p w14:paraId="3BCA765E" w14:textId="3E6B03D9" w:rsidR="00E95405" w:rsidRDefault="00E95405">
      <w:pPr>
        <w:pStyle w:val="TOC3"/>
        <w:tabs>
          <w:tab w:val="right" w:leader="dot" w:pos="9350"/>
        </w:tabs>
        <w:rPr>
          <w:ins w:id="144" w:author="Chuka Obi" w:date="2026-05-11T22:18:00Z" w16du:dateUtc="2026-05-11T21:18:00Z"/>
          <w:rFonts w:asciiTheme="minorHAnsi" w:eastAsiaTheme="minorEastAsia" w:hAnsiTheme="minorHAnsi" w:cstheme="minorBidi"/>
          <w:noProof/>
          <w:kern w:val="2"/>
          <w14:ligatures w14:val="standardContextual"/>
        </w:rPr>
      </w:pPr>
      <w:ins w:id="14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"_Toc229430377"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9.4.2  Retention Bond Delivery</w:t>
        </w:r>
        <w:r>
          <w:rPr>
            <w:noProof/>
            <w:webHidden/>
          </w:rPr>
          <w:tab/>
        </w:r>
        <w:r>
          <w:rPr>
            <w:noProof/>
            <w:webHidden/>
          </w:rPr>
          <w:fldChar w:fldCharType="begin"/>
        </w:r>
        <w:r>
          <w:rPr>
            <w:noProof/>
            <w:webHidden/>
          </w:rPr>
          <w:instrText xml:space="preserve"> PAGEREF _Toc229430377 \h </w:instrText>
        </w:r>
        <w:r>
          <w:rPr>
            <w:noProof/>
            <w:webHidden/>
          </w:rPr>
        </w:r>
        <w:r>
          <w:rPr>
            <w:noProof/>
            <w:webHidden/>
          </w:rPr>
          <w:fldChar w:fldCharType="separate"/>
        </w:r>
        <w:r>
          <w:rPr>
            <w:noProof/>
            <w:webHidden/>
          </w:rPr>
          <w:t>51</w:t>
        </w:r>
        <w:r>
          <w:rPr>
            <w:noProof/>
            <w:webHidden/>
          </w:rPr>
          <w:fldChar w:fldCharType="end"/>
        </w:r>
        <w:r w:rsidRPr="001031ED">
          <w:rPr>
            <w:rStyle w:val="Hyperlink"/>
            <w:noProof/>
          </w:rPr>
          <w:fldChar w:fldCharType="end"/>
        </w:r>
      </w:ins>
    </w:p>
    <w:p w14:paraId="612BD87A" w14:textId="757928AC" w:rsidR="00E95405" w:rsidRDefault="00E95405">
      <w:pPr>
        <w:pStyle w:val="TOC3"/>
        <w:tabs>
          <w:tab w:val="right" w:leader="dot" w:pos="9350"/>
        </w:tabs>
        <w:rPr>
          <w:ins w:id="146" w:author="Chuka Obi" w:date="2026-05-11T22:18:00Z" w16du:dateUtc="2026-05-11T21:18:00Z"/>
          <w:rFonts w:asciiTheme="minorHAnsi" w:eastAsiaTheme="minorEastAsia" w:hAnsiTheme="minorHAnsi" w:cstheme="minorBidi"/>
          <w:noProof/>
          <w:kern w:val="2"/>
          <w14:ligatures w14:val="standardContextual"/>
        </w:rPr>
      </w:pPr>
      <w:ins w:id="14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"_Toc229430378"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9.4.3  Validity Period</w:t>
        </w:r>
        <w:r>
          <w:rPr>
            <w:noProof/>
            <w:webHidden/>
          </w:rPr>
          <w:tab/>
        </w:r>
        <w:r>
          <w:rPr>
            <w:noProof/>
            <w:webHidden/>
          </w:rPr>
          <w:fldChar w:fldCharType="begin"/>
        </w:r>
        <w:r>
          <w:rPr>
            <w:noProof/>
            <w:webHidden/>
          </w:rPr>
          <w:instrText xml:space="preserve"> PAGEREF _Toc229430378 \h </w:instrText>
        </w:r>
        <w:r>
          <w:rPr>
            <w:noProof/>
            <w:webHidden/>
          </w:rPr>
        </w:r>
        <w:r>
          <w:rPr>
            <w:noProof/>
            <w:webHidden/>
          </w:rPr>
          <w:fldChar w:fldCharType="separate"/>
        </w:r>
        <w:r>
          <w:rPr>
            <w:noProof/>
            <w:webHidden/>
          </w:rPr>
          <w:t>51</w:t>
        </w:r>
        <w:r>
          <w:rPr>
            <w:noProof/>
            <w:webHidden/>
          </w:rPr>
          <w:fldChar w:fldCharType="end"/>
        </w:r>
        <w:r w:rsidRPr="001031ED">
          <w:rPr>
            <w:rStyle w:val="Hyperlink"/>
            <w:noProof/>
          </w:rPr>
          <w:fldChar w:fldCharType="end"/>
        </w:r>
      </w:ins>
    </w:p>
    <w:p w14:paraId="6A1CA279" w14:textId="3F974FB4" w:rsidR="00E95405" w:rsidRDefault="00E95405">
      <w:pPr>
        <w:pStyle w:val="TOC3"/>
        <w:tabs>
          <w:tab w:val="right" w:leader="dot" w:pos="9350"/>
        </w:tabs>
        <w:rPr>
          <w:ins w:id="148" w:author="Chuka Obi" w:date="2026-05-11T22:18:00Z" w16du:dateUtc="2026-05-11T21:18:00Z"/>
          <w:rFonts w:asciiTheme="minorHAnsi" w:eastAsiaTheme="minorEastAsia" w:hAnsiTheme="minorHAnsi" w:cstheme="minorBidi"/>
          <w:noProof/>
          <w:kern w:val="2"/>
          <w14:ligatures w14:val="standardContextual"/>
        </w:rPr>
      </w:pPr>
      <w:ins w:id="14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"_Toc229430379"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9.4.4  Owner’s Right to Draw</w:t>
        </w:r>
        <w:r>
          <w:rPr>
            <w:noProof/>
            <w:webHidden/>
          </w:rPr>
          <w:tab/>
        </w:r>
        <w:r>
          <w:rPr>
            <w:noProof/>
            <w:webHidden/>
          </w:rPr>
          <w:fldChar w:fldCharType="begin"/>
        </w:r>
        <w:r>
          <w:rPr>
            <w:noProof/>
            <w:webHidden/>
          </w:rPr>
          <w:instrText xml:space="preserve"> PAGEREF _Toc229430379 \h </w:instrText>
        </w:r>
        <w:r>
          <w:rPr>
            <w:noProof/>
            <w:webHidden/>
          </w:rPr>
        </w:r>
        <w:r>
          <w:rPr>
            <w:noProof/>
            <w:webHidden/>
          </w:rPr>
          <w:fldChar w:fldCharType="separate"/>
        </w:r>
        <w:r>
          <w:rPr>
            <w:noProof/>
            <w:webHidden/>
          </w:rPr>
          <w:t>51</w:t>
        </w:r>
        <w:r>
          <w:rPr>
            <w:noProof/>
            <w:webHidden/>
          </w:rPr>
          <w:fldChar w:fldCharType="end"/>
        </w:r>
        <w:r w:rsidRPr="001031ED">
          <w:rPr>
            <w:rStyle w:val="Hyperlink"/>
            <w:noProof/>
          </w:rPr>
          <w:fldChar w:fldCharType="end"/>
        </w:r>
      </w:ins>
    </w:p>
    <w:p w14:paraId="6791FA36" w14:textId="7505425B" w:rsidR="00E95405" w:rsidRDefault="00E95405">
      <w:pPr>
        <w:pStyle w:val="TOC2"/>
        <w:tabs>
          <w:tab w:val="right" w:leader="dot" w:pos="9350"/>
        </w:tabs>
        <w:rPr>
          <w:ins w:id="150" w:author="Chuka Obi" w:date="2026-05-11T22:18:00Z" w16du:dateUtc="2026-05-11T21:18:00Z"/>
          <w:rFonts w:asciiTheme="minorHAnsi" w:eastAsiaTheme="minorEastAsia" w:hAnsiTheme="minorHAnsi" w:cstheme="minorBidi"/>
          <w:noProof/>
          <w:kern w:val="2"/>
          <w14:ligatures w14:val="standardContextual"/>
        </w:rPr>
      </w:pPr>
      <w:ins w:id="15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"_Toc229430380"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9.5  General Provisions Applicable to All Guarantees</w:t>
        </w:r>
        <w:r>
          <w:rPr>
            <w:noProof/>
            <w:webHidden/>
          </w:rPr>
          <w:tab/>
        </w:r>
        <w:r>
          <w:rPr>
            <w:noProof/>
            <w:webHidden/>
          </w:rPr>
          <w:fldChar w:fldCharType="begin"/>
        </w:r>
        <w:r>
          <w:rPr>
            <w:noProof/>
            <w:webHidden/>
          </w:rPr>
          <w:instrText xml:space="preserve"> PAGEREF _Toc229430380 \h </w:instrText>
        </w:r>
        <w:r>
          <w:rPr>
            <w:noProof/>
            <w:webHidden/>
          </w:rPr>
        </w:r>
        <w:r>
          <w:rPr>
            <w:noProof/>
            <w:webHidden/>
          </w:rPr>
          <w:fldChar w:fldCharType="separate"/>
        </w:r>
        <w:r>
          <w:rPr>
            <w:noProof/>
            <w:webHidden/>
          </w:rPr>
          <w:t>51</w:t>
        </w:r>
        <w:r>
          <w:rPr>
            <w:noProof/>
            <w:webHidden/>
          </w:rPr>
          <w:fldChar w:fldCharType="end"/>
        </w:r>
        <w:r w:rsidRPr="001031ED">
          <w:rPr>
            <w:rStyle w:val="Hyperlink"/>
            <w:noProof/>
          </w:rPr>
          <w:fldChar w:fldCharType="end"/>
        </w:r>
      </w:ins>
    </w:p>
    <w:p w14:paraId="6638C5ED" w14:textId="64FCB11C" w:rsidR="00E95405" w:rsidRDefault="00E95405">
      <w:pPr>
        <w:pStyle w:val="TOC2"/>
        <w:tabs>
          <w:tab w:val="right" w:leader="dot" w:pos="9350"/>
        </w:tabs>
        <w:rPr>
          <w:ins w:id="152" w:author="Chuka Obi" w:date="2026-05-11T22:18:00Z" w16du:dateUtc="2026-05-11T21:18:00Z"/>
          <w:rFonts w:asciiTheme="minorHAnsi" w:eastAsiaTheme="minorEastAsia" w:hAnsiTheme="minorHAnsi" w:cstheme="minorBidi"/>
          <w:noProof/>
          <w:kern w:val="2"/>
          <w14:ligatures w14:val="standardContextual"/>
        </w:rPr>
      </w:pPr>
      <w:ins w:id="15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"_Toc229430381"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9.6  Owner’s Insurance</w:t>
        </w:r>
        <w:r>
          <w:rPr>
            <w:noProof/>
            <w:webHidden/>
          </w:rPr>
          <w:tab/>
        </w:r>
        <w:r>
          <w:rPr>
            <w:noProof/>
            <w:webHidden/>
          </w:rPr>
          <w:fldChar w:fldCharType="begin"/>
        </w:r>
        <w:r>
          <w:rPr>
            <w:noProof/>
            <w:webHidden/>
          </w:rPr>
          <w:instrText xml:space="preserve"> PAGEREF _Toc229430381 \h </w:instrText>
        </w:r>
        <w:r>
          <w:rPr>
            <w:noProof/>
            <w:webHidden/>
          </w:rPr>
        </w:r>
        <w:r>
          <w:rPr>
            <w:noProof/>
            <w:webHidden/>
          </w:rPr>
          <w:fldChar w:fldCharType="separate"/>
        </w:r>
        <w:r>
          <w:rPr>
            <w:noProof/>
            <w:webHidden/>
          </w:rPr>
          <w:t>53</w:t>
        </w:r>
        <w:r>
          <w:rPr>
            <w:noProof/>
            <w:webHidden/>
          </w:rPr>
          <w:fldChar w:fldCharType="end"/>
        </w:r>
        <w:r w:rsidRPr="001031ED">
          <w:rPr>
            <w:rStyle w:val="Hyperlink"/>
            <w:noProof/>
          </w:rPr>
          <w:fldChar w:fldCharType="end"/>
        </w:r>
      </w:ins>
    </w:p>
    <w:p w14:paraId="2B0E0CE9" w14:textId="63A9D0C3" w:rsidR="00E95405" w:rsidRDefault="00E95405">
      <w:pPr>
        <w:pStyle w:val="TOC1"/>
        <w:tabs>
          <w:tab w:val="right" w:leader="dot" w:pos="9350"/>
        </w:tabs>
        <w:rPr>
          <w:ins w:id="154" w:author="Chuka Obi" w:date="2026-05-11T22:18:00Z" w16du:dateUtc="2026-05-11T21:18:00Z"/>
          <w:rFonts w:asciiTheme="minorHAnsi" w:eastAsiaTheme="minorEastAsia" w:hAnsiTheme="minorHAnsi" w:cstheme="minorBidi"/>
          <w:noProof/>
          <w:kern w:val="2"/>
          <w14:ligatures w14:val="standardContextual"/>
        </w:rPr>
      </w:pPr>
      <w:ins w:id="15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"_Toc229430382"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10. OWNERSHIP OF DOCUMENTATION AND INTELLECTUAL PROPERTY</w:t>
        </w:r>
        <w:r>
          <w:rPr>
            <w:noProof/>
            <w:webHidden/>
          </w:rPr>
          <w:tab/>
        </w:r>
        <w:r>
          <w:rPr>
            <w:noProof/>
            <w:webHidden/>
          </w:rPr>
          <w:fldChar w:fldCharType="begin"/>
        </w:r>
        <w:r>
          <w:rPr>
            <w:noProof/>
            <w:webHidden/>
          </w:rPr>
          <w:instrText xml:space="preserve"> PAGEREF _Toc229430382 \h </w:instrText>
        </w:r>
        <w:r>
          <w:rPr>
            <w:noProof/>
            <w:webHidden/>
          </w:rPr>
        </w:r>
        <w:r>
          <w:rPr>
            <w:noProof/>
            <w:webHidden/>
          </w:rPr>
          <w:fldChar w:fldCharType="separate"/>
        </w:r>
        <w:r>
          <w:rPr>
            <w:noProof/>
            <w:webHidden/>
          </w:rPr>
          <w:t>54</w:t>
        </w:r>
        <w:r>
          <w:rPr>
            <w:noProof/>
            <w:webHidden/>
          </w:rPr>
          <w:fldChar w:fldCharType="end"/>
        </w:r>
        <w:r w:rsidRPr="001031ED">
          <w:rPr>
            <w:rStyle w:val="Hyperlink"/>
            <w:noProof/>
          </w:rPr>
          <w:fldChar w:fldCharType="end"/>
        </w:r>
      </w:ins>
    </w:p>
    <w:p w14:paraId="55120B21" w14:textId="0C60A0F0" w:rsidR="00E95405" w:rsidRDefault="00E95405">
      <w:pPr>
        <w:pStyle w:val="TOC2"/>
        <w:tabs>
          <w:tab w:val="right" w:leader="dot" w:pos="9350"/>
        </w:tabs>
        <w:rPr>
          <w:ins w:id="156" w:author="Chuka Obi" w:date="2026-05-11T22:18:00Z" w16du:dateUtc="2026-05-11T21:18:00Z"/>
          <w:rFonts w:asciiTheme="minorHAnsi" w:eastAsiaTheme="minorEastAsia" w:hAnsiTheme="minorHAnsi" w:cstheme="minorBidi"/>
          <w:noProof/>
          <w:kern w:val="2"/>
          <w14:ligatures w14:val="standardContextual"/>
        </w:rPr>
      </w:pPr>
      <w:ins w:id="15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"_Toc229430383"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10.1  Work Product</w:t>
        </w:r>
        <w:r>
          <w:rPr>
            <w:noProof/>
            <w:webHidden/>
          </w:rPr>
          <w:tab/>
        </w:r>
        <w:r>
          <w:rPr>
            <w:noProof/>
            <w:webHidden/>
          </w:rPr>
          <w:fldChar w:fldCharType="begin"/>
        </w:r>
        <w:r>
          <w:rPr>
            <w:noProof/>
            <w:webHidden/>
          </w:rPr>
          <w:instrText xml:space="preserve"> PAGEREF _Toc229430383 \h </w:instrText>
        </w:r>
        <w:r>
          <w:rPr>
            <w:noProof/>
            <w:webHidden/>
          </w:rPr>
        </w:r>
        <w:r>
          <w:rPr>
            <w:noProof/>
            <w:webHidden/>
          </w:rPr>
          <w:fldChar w:fldCharType="separate"/>
        </w:r>
        <w:r>
          <w:rPr>
            <w:noProof/>
            <w:webHidden/>
          </w:rPr>
          <w:t>54</w:t>
        </w:r>
        <w:r>
          <w:rPr>
            <w:noProof/>
            <w:webHidden/>
          </w:rPr>
          <w:fldChar w:fldCharType="end"/>
        </w:r>
        <w:r w:rsidRPr="001031ED">
          <w:rPr>
            <w:rStyle w:val="Hyperlink"/>
            <w:noProof/>
          </w:rPr>
          <w:fldChar w:fldCharType="end"/>
        </w:r>
      </w:ins>
    </w:p>
    <w:p w14:paraId="3041CB94" w14:textId="261E6A20" w:rsidR="00E95405" w:rsidRDefault="00E95405">
      <w:pPr>
        <w:pStyle w:val="TOC2"/>
        <w:tabs>
          <w:tab w:val="right" w:leader="dot" w:pos="9350"/>
        </w:tabs>
        <w:rPr>
          <w:ins w:id="158" w:author="Chuka Obi" w:date="2026-05-11T22:18:00Z" w16du:dateUtc="2026-05-11T21:18:00Z"/>
          <w:rFonts w:asciiTheme="minorHAnsi" w:eastAsiaTheme="minorEastAsia" w:hAnsiTheme="minorHAnsi" w:cstheme="minorBidi"/>
          <w:noProof/>
          <w:kern w:val="2"/>
          <w14:ligatures w14:val="standardContextual"/>
        </w:rPr>
      </w:pPr>
      <w:ins w:id="15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"_Toc229430384"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10.2  Contractor’s Pre-Existing IP</w:t>
        </w:r>
        <w:r>
          <w:rPr>
            <w:noProof/>
            <w:webHidden/>
          </w:rPr>
          <w:tab/>
        </w:r>
        <w:r>
          <w:rPr>
            <w:noProof/>
            <w:webHidden/>
          </w:rPr>
          <w:fldChar w:fldCharType="begin"/>
        </w:r>
        <w:r>
          <w:rPr>
            <w:noProof/>
            <w:webHidden/>
          </w:rPr>
          <w:instrText xml:space="preserve"> PAGEREF _Toc229430384 \h </w:instrText>
        </w:r>
        <w:r>
          <w:rPr>
            <w:noProof/>
            <w:webHidden/>
          </w:rPr>
        </w:r>
        <w:r>
          <w:rPr>
            <w:noProof/>
            <w:webHidden/>
          </w:rPr>
          <w:fldChar w:fldCharType="separate"/>
        </w:r>
        <w:r>
          <w:rPr>
            <w:noProof/>
            <w:webHidden/>
          </w:rPr>
          <w:t>54</w:t>
        </w:r>
        <w:r>
          <w:rPr>
            <w:noProof/>
            <w:webHidden/>
          </w:rPr>
          <w:fldChar w:fldCharType="end"/>
        </w:r>
        <w:r w:rsidRPr="001031ED">
          <w:rPr>
            <w:rStyle w:val="Hyperlink"/>
            <w:noProof/>
          </w:rPr>
          <w:fldChar w:fldCharType="end"/>
        </w:r>
      </w:ins>
    </w:p>
    <w:p w14:paraId="672BB764" w14:textId="053A6826" w:rsidR="00E95405" w:rsidRDefault="00E95405">
      <w:pPr>
        <w:pStyle w:val="TOC2"/>
        <w:tabs>
          <w:tab w:val="right" w:leader="dot" w:pos="9350"/>
        </w:tabs>
        <w:rPr>
          <w:ins w:id="160" w:author="Chuka Obi" w:date="2026-05-11T22:18:00Z" w16du:dateUtc="2026-05-11T21:18:00Z"/>
          <w:rFonts w:asciiTheme="minorHAnsi" w:eastAsiaTheme="minorEastAsia" w:hAnsiTheme="minorHAnsi" w:cstheme="minorBidi"/>
          <w:noProof/>
          <w:kern w:val="2"/>
          <w14:ligatures w14:val="standardContextual"/>
        </w:rPr>
      </w:pPr>
      <w:ins w:id="16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"_Toc229430385"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10.3  Documentation Deliverables</w:t>
        </w:r>
        <w:r>
          <w:rPr>
            <w:noProof/>
            <w:webHidden/>
          </w:rPr>
          <w:tab/>
        </w:r>
        <w:r>
          <w:rPr>
            <w:noProof/>
            <w:webHidden/>
          </w:rPr>
          <w:fldChar w:fldCharType="begin"/>
        </w:r>
        <w:r>
          <w:rPr>
            <w:noProof/>
            <w:webHidden/>
          </w:rPr>
          <w:instrText xml:space="preserve"> PAGEREF _Toc229430385 \h </w:instrText>
        </w:r>
        <w:r>
          <w:rPr>
            <w:noProof/>
            <w:webHidden/>
          </w:rPr>
        </w:r>
        <w:r>
          <w:rPr>
            <w:noProof/>
            <w:webHidden/>
          </w:rPr>
          <w:fldChar w:fldCharType="separate"/>
        </w:r>
        <w:r>
          <w:rPr>
            <w:noProof/>
            <w:webHidden/>
          </w:rPr>
          <w:t>55</w:t>
        </w:r>
        <w:r>
          <w:rPr>
            <w:noProof/>
            <w:webHidden/>
          </w:rPr>
          <w:fldChar w:fldCharType="end"/>
        </w:r>
        <w:r w:rsidRPr="001031ED">
          <w:rPr>
            <w:rStyle w:val="Hyperlink"/>
            <w:noProof/>
          </w:rPr>
          <w:fldChar w:fldCharType="end"/>
        </w:r>
      </w:ins>
    </w:p>
    <w:p w14:paraId="1327743D" w14:textId="0014160E" w:rsidR="00E95405" w:rsidRDefault="00E95405">
      <w:pPr>
        <w:pStyle w:val="TOC1"/>
        <w:tabs>
          <w:tab w:val="right" w:leader="dot" w:pos="9350"/>
        </w:tabs>
        <w:rPr>
          <w:ins w:id="162" w:author="Chuka Obi" w:date="2026-05-11T22:18:00Z" w16du:dateUtc="2026-05-11T21:18:00Z"/>
          <w:rFonts w:asciiTheme="minorHAnsi" w:eastAsiaTheme="minorEastAsia" w:hAnsiTheme="minorHAnsi" w:cstheme="minorBidi"/>
          <w:noProof/>
          <w:kern w:val="2"/>
          <w14:ligatures w14:val="standardContextual"/>
        </w:rPr>
      </w:pPr>
      <w:ins w:id="16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"_Toc229430386"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11. COMPLETION</w:t>
        </w:r>
        <w:r>
          <w:rPr>
            <w:noProof/>
            <w:webHidden/>
          </w:rPr>
          <w:tab/>
        </w:r>
        <w:r>
          <w:rPr>
            <w:noProof/>
            <w:webHidden/>
          </w:rPr>
          <w:fldChar w:fldCharType="begin"/>
        </w:r>
        <w:r>
          <w:rPr>
            <w:noProof/>
            <w:webHidden/>
          </w:rPr>
          <w:instrText xml:space="preserve"> PAGEREF _Toc229430386 \h </w:instrText>
        </w:r>
        <w:r>
          <w:rPr>
            <w:noProof/>
            <w:webHidden/>
          </w:rPr>
        </w:r>
        <w:r>
          <w:rPr>
            <w:noProof/>
            <w:webHidden/>
          </w:rPr>
          <w:fldChar w:fldCharType="separate"/>
        </w:r>
        <w:r>
          <w:rPr>
            <w:noProof/>
            <w:webHidden/>
          </w:rPr>
          <w:t>56</w:t>
        </w:r>
        <w:r>
          <w:rPr>
            <w:noProof/>
            <w:webHidden/>
          </w:rPr>
          <w:fldChar w:fldCharType="end"/>
        </w:r>
        <w:r w:rsidRPr="001031ED">
          <w:rPr>
            <w:rStyle w:val="Hyperlink"/>
            <w:noProof/>
          </w:rPr>
          <w:fldChar w:fldCharType="end"/>
        </w:r>
      </w:ins>
    </w:p>
    <w:p w14:paraId="6BA2F3C4" w14:textId="6C7AEE44" w:rsidR="00E95405" w:rsidRDefault="00E95405">
      <w:pPr>
        <w:pStyle w:val="TOC2"/>
        <w:tabs>
          <w:tab w:val="right" w:leader="dot" w:pos="9350"/>
        </w:tabs>
        <w:rPr>
          <w:ins w:id="164" w:author="Chuka Obi" w:date="2026-05-11T22:18:00Z" w16du:dateUtc="2026-05-11T21:18:00Z"/>
          <w:rFonts w:asciiTheme="minorHAnsi" w:eastAsiaTheme="minorEastAsia" w:hAnsiTheme="minorHAnsi" w:cstheme="minorBidi"/>
          <w:noProof/>
          <w:kern w:val="2"/>
          <w14:ligatures w14:val="standardContextual"/>
        </w:rPr>
      </w:pPr>
      <w:ins w:id="16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"_Toc229430387"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11.1  Ready for Start-Up (RFSU)</w:t>
        </w:r>
        <w:r>
          <w:rPr>
            <w:noProof/>
            <w:webHidden/>
          </w:rPr>
          <w:tab/>
        </w:r>
        <w:r>
          <w:rPr>
            <w:noProof/>
            <w:webHidden/>
          </w:rPr>
          <w:fldChar w:fldCharType="begin"/>
        </w:r>
        <w:r>
          <w:rPr>
            <w:noProof/>
            <w:webHidden/>
          </w:rPr>
          <w:instrText xml:space="preserve"> PAGEREF _Toc229430387 \h </w:instrText>
        </w:r>
        <w:r>
          <w:rPr>
            <w:noProof/>
            <w:webHidden/>
          </w:rPr>
        </w:r>
        <w:r>
          <w:rPr>
            <w:noProof/>
            <w:webHidden/>
          </w:rPr>
          <w:fldChar w:fldCharType="separate"/>
        </w:r>
        <w:r>
          <w:rPr>
            <w:noProof/>
            <w:webHidden/>
          </w:rPr>
          <w:t>56</w:t>
        </w:r>
        <w:r>
          <w:rPr>
            <w:noProof/>
            <w:webHidden/>
          </w:rPr>
          <w:fldChar w:fldCharType="end"/>
        </w:r>
        <w:r w:rsidRPr="001031ED">
          <w:rPr>
            <w:rStyle w:val="Hyperlink"/>
            <w:noProof/>
          </w:rPr>
          <w:fldChar w:fldCharType="end"/>
        </w:r>
      </w:ins>
    </w:p>
    <w:p w14:paraId="656E9B77" w14:textId="5F061CEE" w:rsidR="00E95405" w:rsidRDefault="00E95405">
      <w:pPr>
        <w:pStyle w:val="TOC2"/>
        <w:tabs>
          <w:tab w:val="right" w:leader="dot" w:pos="9350"/>
        </w:tabs>
        <w:rPr>
          <w:ins w:id="166" w:author="Chuka Obi" w:date="2026-05-11T22:18:00Z" w16du:dateUtc="2026-05-11T21:18:00Z"/>
          <w:rFonts w:asciiTheme="minorHAnsi" w:eastAsiaTheme="minorEastAsia" w:hAnsiTheme="minorHAnsi" w:cstheme="minorBidi"/>
          <w:noProof/>
          <w:kern w:val="2"/>
          <w14:ligatures w14:val="standardContextual"/>
        </w:rPr>
      </w:pPr>
      <w:ins w:id="16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"_Toc229430388"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11.2  Substantial Completion</w:t>
        </w:r>
        <w:r>
          <w:rPr>
            <w:noProof/>
            <w:webHidden/>
          </w:rPr>
          <w:tab/>
        </w:r>
        <w:r>
          <w:rPr>
            <w:noProof/>
            <w:webHidden/>
          </w:rPr>
          <w:fldChar w:fldCharType="begin"/>
        </w:r>
        <w:r>
          <w:rPr>
            <w:noProof/>
            <w:webHidden/>
          </w:rPr>
          <w:instrText xml:space="preserve"> PAGEREF _Toc229430388 \h </w:instrText>
        </w:r>
        <w:r>
          <w:rPr>
            <w:noProof/>
            <w:webHidden/>
          </w:rPr>
        </w:r>
        <w:r>
          <w:rPr>
            <w:noProof/>
            <w:webHidden/>
          </w:rPr>
          <w:fldChar w:fldCharType="separate"/>
        </w:r>
        <w:r>
          <w:rPr>
            <w:noProof/>
            <w:webHidden/>
          </w:rPr>
          <w:t>56</w:t>
        </w:r>
        <w:r>
          <w:rPr>
            <w:noProof/>
            <w:webHidden/>
          </w:rPr>
          <w:fldChar w:fldCharType="end"/>
        </w:r>
        <w:r w:rsidRPr="001031ED">
          <w:rPr>
            <w:rStyle w:val="Hyperlink"/>
            <w:noProof/>
          </w:rPr>
          <w:fldChar w:fldCharType="end"/>
        </w:r>
      </w:ins>
    </w:p>
    <w:p w14:paraId="5F4F0868" w14:textId="34494ECE" w:rsidR="00E95405" w:rsidRDefault="00E95405">
      <w:pPr>
        <w:pStyle w:val="TOC2"/>
        <w:tabs>
          <w:tab w:val="right" w:leader="dot" w:pos="9350"/>
        </w:tabs>
        <w:rPr>
          <w:ins w:id="168" w:author="Chuka Obi" w:date="2026-05-11T22:18:00Z" w16du:dateUtc="2026-05-11T21:18:00Z"/>
          <w:rFonts w:asciiTheme="minorHAnsi" w:eastAsiaTheme="minorEastAsia" w:hAnsiTheme="minorHAnsi" w:cstheme="minorBidi"/>
          <w:noProof/>
          <w:kern w:val="2"/>
          <w14:ligatures w14:val="standardContextual"/>
        </w:rPr>
      </w:pPr>
      <w:ins w:id="16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"_Toc229430389"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11.3  Performance Test</w:t>
        </w:r>
        <w:r>
          <w:rPr>
            <w:noProof/>
            <w:webHidden/>
          </w:rPr>
          <w:tab/>
        </w:r>
        <w:r>
          <w:rPr>
            <w:noProof/>
            <w:webHidden/>
          </w:rPr>
          <w:fldChar w:fldCharType="begin"/>
        </w:r>
        <w:r>
          <w:rPr>
            <w:noProof/>
            <w:webHidden/>
          </w:rPr>
          <w:instrText xml:space="preserve"> PAGEREF _Toc229430389 \h </w:instrText>
        </w:r>
        <w:r>
          <w:rPr>
            <w:noProof/>
            <w:webHidden/>
          </w:rPr>
        </w:r>
        <w:r>
          <w:rPr>
            <w:noProof/>
            <w:webHidden/>
          </w:rPr>
          <w:fldChar w:fldCharType="separate"/>
        </w:r>
        <w:r>
          <w:rPr>
            <w:noProof/>
            <w:webHidden/>
          </w:rPr>
          <w:t>56</w:t>
        </w:r>
        <w:r>
          <w:rPr>
            <w:noProof/>
            <w:webHidden/>
          </w:rPr>
          <w:fldChar w:fldCharType="end"/>
        </w:r>
        <w:r w:rsidRPr="001031ED">
          <w:rPr>
            <w:rStyle w:val="Hyperlink"/>
            <w:noProof/>
          </w:rPr>
          <w:fldChar w:fldCharType="end"/>
        </w:r>
      </w:ins>
    </w:p>
    <w:p w14:paraId="7602785C" w14:textId="55ADB252" w:rsidR="00E95405" w:rsidRDefault="00E95405">
      <w:pPr>
        <w:pStyle w:val="TOC2"/>
        <w:tabs>
          <w:tab w:val="right" w:leader="dot" w:pos="9350"/>
        </w:tabs>
        <w:rPr>
          <w:ins w:id="170" w:author="Chuka Obi" w:date="2026-05-11T22:18:00Z" w16du:dateUtc="2026-05-11T21:18:00Z"/>
          <w:rFonts w:asciiTheme="minorHAnsi" w:eastAsiaTheme="minorEastAsia" w:hAnsiTheme="minorHAnsi" w:cstheme="minorBidi"/>
          <w:noProof/>
          <w:kern w:val="2"/>
          <w14:ligatures w14:val="standardContextual"/>
        </w:rPr>
      </w:pPr>
      <w:ins w:id="17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"_Toc229430390"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11.4  Punchlist</w:t>
        </w:r>
        <w:r>
          <w:rPr>
            <w:noProof/>
            <w:webHidden/>
          </w:rPr>
          <w:tab/>
        </w:r>
        <w:r>
          <w:rPr>
            <w:noProof/>
            <w:webHidden/>
          </w:rPr>
          <w:fldChar w:fldCharType="begin"/>
        </w:r>
        <w:r>
          <w:rPr>
            <w:noProof/>
            <w:webHidden/>
          </w:rPr>
          <w:instrText xml:space="preserve"> PAGEREF _Toc229430390 \h </w:instrText>
        </w:r>
        <w:r>
          <w:rPr>
            <w:noProof/>
            <w:webHidden/>
          </w:rPr>
        </w:r>
        <w:r>
          <w:rPr>
            <w:noProof/>
            <w:webHidden/>
          </w:rPr>
          <w:fldChar w:fldCharType="separate"/>
        </w:r>
        <w:r>
          <w:rPr>
            <w:noProof/>
            <w:webHidden/>
          </w:rPr>
          <w:t>57</w:t>
        </w:r>
        <w:r>
          <w:rPr>
            <w:noProof/>
            <w:webHidden/>
          </w:rPr>
          <w:fldChar w:fldCharType="end"/>
        </w:r>
        <w:r w:rsidRPr="001031ED">
          <w:rPr>
            <w:rStyle w:val="Hyperlink"/>
            <w:noProof/>
          </w:rPr>
          <w:fldChar w:fldCharType="end"/>
        </w:r>
      </w:ins>
    </w:p>
    <w:p w14:paraId="57D067EB" w14:textId="7F34E04B" w:rsidR="00E95405" w:rsidRDefault="00E95405">
      <w:pPr>
        <w:pStyle w:val="TOC2"/>
        <w:tabs>
          <w:tab w:val="right" w:leader="dot" w:pos="9350"/>
        </w:tabs>
        <w:rPr>
          <w:ins w:id="172" w:author="Chuka Obi" w:date="2026-05-11T22:18:00Z" w16du:dateUtc="2026-05-11T21:18:00Z"/>
          <w:rFonts w:asciiTheme="minorHAnsi" w:eastAsiaTheme="minorEastAsia" w:hAnsiTheme="minorHAnsi" w:cstheme="minorBidi"/>
          <w:noProof/>
          <w:kern w:val="2"/>
          <w14:ligatures w14:val="standardContextual"/>
        </w:rPr>
      </w:pPr>
      <w:ins w:id="17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"_Toc229430391"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11.5  Final Completion</w:t>
        </w:r>
        <w:r>
          <w:rPr>
            <w:noProof/>
            <w:webHidden/>
          </w:rPr>
          <w:tab/>
        </w:r>
        <w:r>
          <w:rPr>
            <w:noProof/>
            <w:webHidden/>
          </w:rPr>
          <w:fldChar w:fldCharType="begin"/>
        </w:r>
        <w:r>
          <w:rPr>
            <w:noProof/>
            <w:webHidden/>
          </w:rPr>
          <w:instrText xml:space="preserve"> PAGEREF _Toc229430391 \h </w:instrText>
        </w:r>
        <w:r>
          <w:rPr>
            <w:noProof/>
            <w:webHidden/>
          </w:rPr>
        </w:r>
        <w:r>
          <w:rPr>
            <w:noProof/>
            <w:webHidden/>
          </w:rPr>
          <w:fldChar w:fldCharType="separate"/>
        </w:r>
        <w:r>
          <w:rPr>
            <w:noProof/>
            <w:webHidden/>
          </w:rPr>
          <w:t>58</w:t>
        </w:r>
        <w:r>
          <w:rPr>
            <w:noProof/>
            <w:webHidden/>
          </w:rPr>
          <w:fldChar w:fldCharType="end"/>
        </w:r>
        <w:r w:rsidRPr="001031ED">
          <w:rPr>
            <w:rStyle w:val="Hyperlink"/>
            <w:noProof/>
          </w:rPr>
          <w:fldChar w:fldCharType="end"/>
        </w:r>
      </w:ins>
    </w:p>
    <w:p w14:paraId="712F7E01" w14:textId="15AA58DB" w:rsidR="00E95405" w:rsidRDefault="00E95405">
      <w:pPr>
        <w:pStyle w:val="TOC2"/>
        <w:tabs>
          <w:tab w:val="right" w:leader="dot" w:pos="9350"/>
        </w:tabs>
        <w:rPr>
          <w:ins w:id="174" w:author="Chuka Obi" w:date="2026-05-11T22:18:00Z" w16du:dateUtc="2026-05-11T21:18:00Z"/>
          <w:rFonts w:asciiTheme="minorHAnsi" w:eastAsiaTheme="minorEastAsia" w:hAnsiTheme="minorHAnsi" w:cstheme="minorBidi"/>
          <w:noProof/>
          <w:kern w:val="2"/>
          <w14:ligatures w14:val="standardContextual"/>
        </w:rPr>
      </w:pPr>
      <w:ins w:id="17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"_Toc229430392"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11.6  Consequences of Failure to Achieve Substantial Completion</w:t>
        </w:r>
        <w:r>
          <w:rPr>
            <w:noProof/>
            <w:webHidden/>
          </w:rPr>
          <w:tab/>
        </w:r>
        <w:r>
          <w:rPr>
            <w:noProof/>
            <w:webHidden/>
          </w:rPr>
          <w:fldChar w:fldCharType="begin"/>
        </w:r>
        <w:r>
          <w:rPr>
            <w:noProof/>
            <w:webHidden/>
          </w:rPr>
          <w:instrText xml:space="preserve"> PAGEREF _Toc229430392 \h </w:instrText>
        </w:r>
        <w:r>
          <w:rPr>
            <w:noProof/>
            <w:webHidden/>
          </w:rPr>
        </w:r>
        <w:r>
          <w:rPr>
            <w:noProof/>
            <w:webHidden/>
          </w:rPr>
          <w:fldChar w:fldCharType="separate"/>
        </w:r>
        <w:r>
          <w:rPr>
            <w:noProof/>
            <w:webHidden/>
          </w:rPr>
          <w:t>58</w:t>
        </w:r>
        <w:r>
          <w:rPr>
            <w:noProof/>
            <w:webHidden/>
          </w:rPr>
          <w:fldChar w:fldCharType="end"/>
        </w:r>
        <w:r w:rsidRPr="001031ED">
          <w:rPr>
            <w:rStyle w:val="Hyperlink"/>
            <w:noProof/>
          </w:rPr>
          <w:fldChar w:fldCharType="end"/>
        </w:r>
      </w:ins>
    </w:p>
    <w:p w14:paraId="4601F22F" w14:textId="2AA4ED17" w:rsidR="00E95405" w:rsidRDefault="00E95405">
      <w:pPr>
        <w:pStyle w:val="TOC2"/>
        <w:tabs>
          <w:tab w:val="right" w:leader="dot" w:pos="9350"/>
        </w:tabs>
        <w:rPr>
          <w:ins w:id="176" w:author="Chuka Obi" w:date="2026-05-11T22:18:00Z" w16du:dateUtc="2026-05-11T21:18:00Z"/>
          <w:rFonts w:asciiTheme="minorHAnsi" w:eastAsiaTheme="minorEastAsia" w:hAnsiTheme="minorHAnsi" w:cstheme="minorBidi"/>
          <w:noProof/>
          <w:kern w:val="2"/>
          <w14:ligatures w14:val="standardContextual"/>
        </w:rPr>
      </w:pPr>
      <w:ins w:id="17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"_Toc229430393"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11.7  Owner’s Right to Use</w:t>
        </w:r>
        <w:r>
          <w:rPr>
            <w:noProof/>
            <w:webHidden/>
          </w:rPr>
          <w:tab/>
        </w:r>
        <w:r>
          <w:rPr>
            <w:noProof/>
            <w:webHidden/>
          </w:rPr>
          <w:fldChar w:fldCharType="begin"/>
        </w:r>
        <w:r>
          <w:rPr>
            <w:noProof/>
            <w:webHidden/>
          </w:rPr>
          <w:instrText xml:space="preserve"> PAGEREF _Toc229430393 \h </w:instrText>
        </w:r>
        <w:r>
          <w:rPr>
            <w:noProof/>
            <w:webHidden/>
          </w:rPr>
        </w:r>
        <w:r>
          <w:rPr>
            <w:noProof/>
            <w:webHidden/>
          </w:rPr>
          <w:fldChar w:fldCharType="separate"/>
        </w:r>
        <w:r>
          <w:rPr>
            <w:noProof/>
            <w:webHidden/>
          </w:rPr>
          <w:t>58</w:t>
        </w:r>
        <w:r>
          <w:rPr>
            <w:noProof/>
            <w:webHidden/>
          </w:rPr>
          <w:fldChar w:fldCharType="end"/>
        </w:r>
        <w:r w:rsidRPr="001031ED">
          <w:rPr>
            <w:rStyle w:val="Hyperlink"/>
            <w:noProof/>
          </w:rPr>
          <w:fldChar w:fldCharType="end"/>
        </w:r>
      </w:ins>
    </w:p>
    <w:p w14:paraId="53B4DEA6" w14:textId="68B14F85" w:rsidR="00E95405" w:rsidRDefault="00E95405">
      <w:pPr>
        <w:pStyle w:val="TOC2"/>
        <w:tabs>
          <w:tab w:val="left" w:pos="960"/>
          <w:tab w:val="right" w:leader="dot" w:pos="9350"/>
        </w:tabs>
        <w:rPr>
          <w:ins w:id="178" w:author="Chuka Obi" w:date="2026-05-11T22:18:00Z" w16du:dateUtc="2026-05-11T21:18:00Z"/>
          <w:rFonts w:asciiTheme="minorHAnsi" w:eastAsiaTheme="minorEastAsia" w:hAnsiTheme="minorHAnsi" w:cstheme="minorBidi"/>
          <w:noProof/>
          <w:kern w:val="2"/>
          <w14:ligatures w14:val="standardContextual"/>
        </w:rPr>
      </w:pPr>
      <w:ins w:id="17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"_Toc229430394"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11.8</w:t>
        </w:r>
        <w:r>
          <w:rPr>
            <w:rFonts w:asciiTheme="minorHAnsi" w:eastAsiaTheme="minorEastAsia" w:hAnsiTheme="minorHAnsi" w:cstheme="minorBidi"/>
            <w:noProof/>
            <w:kern w:val="2"/>
            <w14:ligatures w14:val="standardContextual"/>
          </w:rPr>
          <w:tab/>
        </w:r>
        <w:r w:rsidRPr="001031ED">
          <w:rPr>
            <w:rStyle w:val="Hyperlink"/>
            <w:noProof/>
          </w:rPr>
          <w:t>P</w:t>
        </w:r>
        <w:r w:rsidRPr="001031ED">
          <w:rPr>
            <w:rStyle w:val="Hyperlink"/>
            <w:rFonts w:eastAsia="Times New Roman"/>
            <w:noProof/>
          </w:rPr>
          <w:t>erformance Certificate</w:t>
        </w:r>
        <w:r>
          <w:rPr>
            <w:noProof/>
            <w:webHidden/>
          </w:rPr>
          <w:tab/>
        </w:r>
        <w:r>
          <w:rPr>
            <w:noProof/>
            <w:webHidden/>
          </w:rPr>
          <w:fldChar w:fldCharType="begin"/>
        </w:r>
        <w:r>
          <w:rPr>
            <w:noProof/>
            <w:webHidden/>
          </w:rPr>
          <w:instrText xml:space="preserve"> PAGEREF _Toc229430394 \h </w:instrText>
        </w:r>
        <w:r>
          <w:rPr>
            <w:noProof/>
            <w:webHidden/>
          </w:rPr>
        </w:r>
        <w:r>
          <w:rPr>
            <w:noProof/>
            <w:webHidden/>
          </w:rPr>
          <w:fldChar w:fldCharType="separate"/>
        </w:r>
        <w:r>
          <w:rPr>
            <w:noProof/>
            <w:webHidden/>
          </w:rPr>
          <w:t>59</w:t>
        </w:r>
        <w:r>
          <w:rPr>
            <w:noProof/>
            <w:webHidden/>
          </w:rPr>
          <w:fldChar w:fldCharType="end"/>
        </w:r>
        <w:r w:rsidRPr="001031ED">
          <w:rPr>
            <w:rStyle w:val="Hyperlink"/>
            <w:noProof/>
          </w:rPr>
          <w:fldChar w:fldCharType="end"/>
        </w:r>
      </w:ins>
    </w:p>
    <w:p w14:paraId="5CCE5D85" w14:textId="639F2C60" w:rsidR="00E95405" w:rsidRDefault="00E95405">
      <w:pPr>
        <w:pStyle w:val="TOC1"/>
        <w:tabs>
          <w:tab w:val="right" w:leader="dot" w:pos="9350"/>
        </w:tabs>
        <w:rPr>
          <w:ins w:id="180" w:author="Chuka Obi" w:date="2026-05-11T22:18:00Z" w16du:dateUtc="2026-05-11T21:18:00Z"/>
          <w:rFonts w:asciiTheme="minorHAnsi" w:eastAsiaTheme="minorEastAsia" w:hAnsiTheme="minorHAnsi" w:cstheme="minorBidi"/>
          <w:noProof/>
          <w:kern w:val="2"/>
          <w14:ligatures w14:val="standardContextual"/>
        </w:rPr>
      </w:pPr>
      <w:ins w:id="18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"_Toc229430395"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12. WARRANTY AND CORRECTION OF WORK</w:t>
        </w:r>
        <w:r>
          <w:rPr>
            <w:noProof/>
            <w:webHidden/>
          </w:rPr>
          <w:tab/>
        </w:r>
        <w:r>
          <w:rPr>
            <w:noProof/>
            <w:webHidden/>
          </w:rPr>
          <w:fldChar w:fldCharType="begin"/>
        </w:r>
        <w:r>
          <w:rPr>
            <w:noProof/>
            <w:webHidden/>
          </w:rPr>
          <w:instrText xml:space="preserve"> PAGEREF _Toc229430395 \h </w:instrText>
        </w:r>
        <w:r>
          <w:rPr>
            <w:noProof/>
            <w:webHidden/>
          </w:rPr>
        </w:r>
        <w:r>
          <w:rPr>
            <w:noProof/>
            <w:webHidden/>
          </w:rPr>
          <w:fldChar w:fldCharType="separate"/>
        </w:r>
        <w:r>
          <w:rPr>
            <w:noProof/>
            <w:webHidden/>
          </w:rPr>
          <w:t>60</w:t>
        </w:r>
        <w:r>
          <w:rPr>
            <w:noProof/>
            <w:webHidden/>
          </w:rPr>
          <w:fldChar w:fldCharType="end"/>
        </w:r>
        <w:r w:rsidRPr="001031ED">
          <w:rPr>
            <w:rStyle w:val="Hyperlink"/>
            <w:noProof/>
          </w:rPr>
          <w:fldChar w:fldCharType="end"/>
        </w:r>
      </w:ins>
    </w:p>
    <w:p w14:paraId="73E6A1A3" w14:textId="12DCE2F1" w:rsidR="00E95405" w:rsidRDefault="00E95405">
      <w:pPr>
        <w:pStyle w:val="TOC2"/>
        <w:tabs>
          <w:tab w:val="right" w:leader="dot" w:pos="9350"/>
        </w:tabs>
        <w:rPr>
          <w:ins w:id="182" w:author="Chuka Obi" w:date="2026-05-11T22:18:00Z" w16du:dateUtc="2026-05-11T21:18:00Z"/>
          <w:rFonts w:asciiTheme="minorHAnsi" w:eastAsiaTheme="minorEastAsia" w:hAnsiTheme="minorHAnsi" w:cstheme="minorBidi"/>
          <w:noProof/>
          <w:kern w:val="2"/>
          <w14:ligatures w14:val="standardContextual"/>
        </w:rPr>
      </w:pPr>
      <w:ins w:id="18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"_Toc229430396"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12.1  Warranty</w:t>
        </w:r>
        <w:r>
          <w:rPr>
            <w:noProof/>
            <w:webHidden/>
          </w:rPr>
          <w:tab/>
        </w:r>
        <w:r>
          <w:rPr>
            <w:noProof/>
            <w:webHidden/>
          </w:rPr>
          <w:fldChar w:fldCharType="begin"/>
        </w:r>
        <w:r>
          <w:rPr>
            <w:noProof/>
            <w:webHidden/>
          </w:rPr>
          <w:instrText xml:space="preserve"> PAGEREF _Toc229430396 \h </w:instrText>
        </w:r>
        <w:r>
          <w:rPr>
            <w:noProof/>
            <w:webHidden/>
          </w:rPr>
        </w:r>
        <w:r>
          <w:rPr>
            <w:noProof/>
            <w:webHidden/>
          </w:rPr>
          <w:fldChar w:fldCharType="separate"/>
        </w:r>
        <w:r>
          <w:rPr>
            <w:noProof/>
            <w:webHidden/>
          </w:rPr>
          <w:t>60</w:t>
        </w:r>
        <w:r>
          <w:rPr>
            <w:noProof/>
            <w:webHidden/>
          </w:rPr>
          <w:fldChar w:fldCharType="end"/>
        </w:r>
        <w:r w:rsidRPr="001031ED">
          <w:rPr>
            <w:rStyle w:val="Hyperlink"/>
            <w:noProof/>
          </w:rPr>
          <w:fldChar w:fldCharType="end"/>
        </w:r>
      </w:ins>
    </w:p>
    <w:p w14:paraId="71D3E0C0" w14:textId="3DAC5F78" w:rsidR="00E95405" w:rsidRDefault="00E95405">
      <w:pPr>
        <w:pStyle w:val="TOC2"/>
        <w:tabs>
          <w:tab w:val="right" w:leader="dot" w:pos="9350"/>
        </w:tabs>
        <w:rPr>
          <w:ins w:id="184" w:author="Chuka Obi" w:date="2026-05-11T22:18:00Z" w16du:dateUtc="2026-05-11T21:18:00Z"/>
          <w:rFonts w:asciiTheme="minorHAnsi" w:eastAsiaTheme="minorEastAsia" w:hAnsiTheme="minorHAnsi" w:cstheme="minorBidi"/>
          <w:noProof/>
          <w:kern w:val="2"/>
          <w14:ligatures w14:val="standardContextual"/>
        </w:rPr>
      </w:pPr>
      <w:ins w:id="18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"_Toc229430397"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12.2  Defect Correction Period</w:t>
        </w:r>
        <w:r>
          <w:rPr>
            <w:noProof/>
            <w:webHidden/>
          </w:rPr>
          <w:tab/>
        </w:r>
        <w:r>
          <w:rPr>
            <w:noProof/>
            <w:webHidden/>
          </w:rPr>
          <w:fldChar w:fldCharType="begin"/>
        </w:r>
        <w:r>
          <w:rPr>
            <w:noProof/>
            <w:webHidden/>
          </w:rPr>
          <w:instrText xml:space="preserve"> PAGEREF _Toc229430397 \h </w:instrText>
        </w:r>
        <w:r>
          <w:rPr>
            <w:noProof/>
            <w:webHidden/>
          </w:rPr>
        </w:r>
        <w:r>
          <w:rPr>
            <w:noProof/>
            <w:webHidden/>
          </w:rPr>
          <w:fldChar w:fldCharType="separate"/>
        </w:r>
        <w:r>
          <w:rPr>
            <w:noProof/>
            <w:webHidden/>
          </w:rPr>
          <w:t>60</w:t>
        </w:r>
        <w:r>
          <w:rPr>
            <w:noProof/>
            <w:webHidden/>
          </w:rPr>
          <w:fldChar w:fldCharType="end"/>
        </w:r>
        <w:r w:rsidRPr="001031ED">
          <w:rPr>
            <w:rStyle w:val="Hyperlink"/>
            <w:noProof/>
          </w:rPr>
          <w:fldChar w:fldCharType="end"/>
        </w:r>
      </w:ins>
    </w:p>
    <w:p w14:paraId="68620D39" w14:textId="1A065960" w:rsidR="00E95405" w:rsidRDefault="00E95405">
      <w:pPr>
        <w:pStyle w:val="TOC2"/>
        <w:tabs>
          <w:tab w:val="right" w:leader="dot" w:pos="9350"/>
        </w:tabs>
        <w:rPr>
          <w:ins w:id="186" w:author="Chuka Obi" w:date="2026-05-11T22:18:00Z" w16du:dateUtc="2026-05-11T21:18:00Z"/>
          <w:rFonts w:asciiTheme="minorHAnsi" w:eastAsiaTheme="minorEastAsia" w:hAnsiTheme="minorHAnsi" w:cstheme="minorBidi"/>
          <w:noProof/>
          <w:kern w:val="2"/>
          <w14:ligatures w14:val="standardContextual"/>
        </w:rPr>
      </w:pPr>
      <w:ins w:id="18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"_Toc229430398"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12.3  Correction of Work Prior to Substantial Completion</w:t>
        </w:r>
        <w:r>
          <w:rPr>
            <w:noProof/>
            <w:webHidden/>
          </w:rPr>
          <w:tab/>
        </w:r>
        <w:r>
          <w:rPr>
            <w:noProof/>
            <w:webHidden/>
          </w:rPr>
          <w:fldChar w:fldCharType="begin"/>
        </w:r>
        <w:r>
          <w:rPr>
            <w:noProof/>
            <w:webHidden/>
          </w:rPr>
          <w:instrText xml:space="preserve"> PAGEREF _Toc229430398 \h </w:instrText>
        </w:r>
        <w:r>
          <w:rPr>
            <w:noProof/>
            <w:webHidden/>
          </w:rPr>
        </w:r>
        <w:r>
          <w:rPr>
            <w:noProof/>
            <w:webHidden/>
          </w:rPr>
          <w:fldChar w:fldCharType="separate"/>
        </w:r>
        <w:r>
          <w:rPr>
            <w:noProof/>
            <w:webHidden/>
          </w:rPr>
          <w:t>61</w:t>
        </w:r>
        <w:r>
          <w:rPr>
            <w:noProof/>
            <w:webHidden/>
          </w:rPr>
          <w:fldChar w:fldCharType="end"/>
        </w:r>
        <w:r w:rsidRPr="001031ED">
          <w:rPr>
            <w:rStyle w:val="Hyperlink"/>
            <w:noProof/>
          </w:rPr>
          <w:fldChar w:fldCharType="end"/>
        </w:r>
      </w:ins>
    </w:p>
    <w:p w14:paraId="14A23E11" w14:textId="01E2CAF8" w:rsidR="00E95405" w:rsidRDefault="00E95405">
      <w:pPr>
        <w:pStyle w:val="TOC2"/>
        <w:tabs>
          <w:tab w:val="right" w:leader="dot" w:pos="9350"/>
        </w:tabs>
        <w:rPr>
          <w:ins w:id="188" w:author="Chuka Obi" w:date="2026-05-11T22:18:00Z" w16du:dateUtc="2026-05-11T21:18:00Z"/>
          <w:rFonts w:asciiTheme="minorHAnsi" w:eastAsiaTheme="minorEastAsia" w:hAnsiTheme="minorHAnsi" w:cstheme="minorBidi"/>
          <w:noProof/>
          <w:kern w:val="2"/>
          <w14:ligatures w14:val="standardContextual"/>
        </w:rPr>
      </w:pPr>
      <w:ins w:id="18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"_Toc229430399"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12.4  Subcontractor Warranties</w:t>
        </w:r>
        <w:r>
          <w:rPr>
            <w:noProof/>
            <w:webHidden/>
          </w:rPr>
          <w:tab/>
        </w:r>
        <w:r>
          <w:rPr>
            <w:noProof/>
            <w:webHidden/>
          </w:rPr>
          <w:fldChar w:fldCharType="begin"/>
        </w:r>
        <w:r>
          <w:rPr>
            <w:noProof/>
            <w:webHidden/>
          </w:rPr>
          <w:instrText xml:space="preserve"> PAGEREF _Toc229430399 \h </w:instrText>
        </w:r>
        <w:r>
          <w:rPr>
            <w:noProof/>
            <w:webHidden/>
          </w:rPr>
        </w:r>
        <w:r>
          <w:rPr>
            <w:noProof/>
            <w:webHidden/>
          </w:rPr>
          <w:fldChar w:fldCharType="separate"/>
        </w:r>
        <w:r>
          <w:rPr>
            <w:noProof/>
            <w:webHidden/>
          </w:rPr>
          <w:t>61</w:t>
        </w:r>
        <w:r>
          <w:rPr>
            <w:noProof/>
            <w:webHidden/>
          </w:rPr>
          <w:fldChar w:fldCharType="end"/>
        </w:r>
        <w:r w:rsidRPr="001031ED">
          <w:rPr>
            <w:rStyle w:val="Hyperlink"/>
            <w:noProof/>
          </w:rPr>
          <w:fldChar w:fldCharType="end"/>
        </w:r>
      </w:ins>
    </w:p>
    <w:p w14:paraId="2F33DD68" w14:textId="05A205CC" w:rsidR="00E95405" w:rsidRDefault="00E95405">
      <w:pPr>
        <w:pStyle w:val="TOC2"/>
        <w:tabs>
          <w:tab w:val="right" w:leader="dot" w:pos="9350"/>
        </w:tabs>
        <w:rPr>
          <w:ins w:id="190" w:author="Chuka Obi" w:date="2026-05-11T22:18:00Z" w16du:dateUtc="2026-05-11T21:18:00Z"/>
          <w:rFonts w:asciiTheme="minorHAnsi" w:eastAsiaTheme="minorEastAsia" w:hAnsiTheme="minorHAnsi" w:cstheme="minorBidi"/>
          <w:noProof/>
          <w:kern w:val="2"/>
          <w14:ligatures w14:val="standardContextual"/>
        </w:rPr>
      </w:pPr>
      <w:ins w:id="19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"_Toc229430400"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12.5  Exceptions to Warranty</w:t>
        </w:r>
        <w:r>
          <w:rPr>
            <w:noProof/>
            <w:webHidden/>
          </w:rPr>
          <w:tab/>
        </w:r>
        <w:r>
          <w:rPr>
            <w:noProof/>
            <w:webHidden/>
          </w:rPr>
          <w:fldChar w:fldCharType="begin"/>
        </w:r>
        <w:r>
          <w:rPr>
            <w:noProof/>
            <w:webHidden/>
          </w:rPr>
          <w:instrText xml:space="preserve"> PAGEREF _Toc229430400 \h </w:instrText>
        </w:r>
        <w:r>
          <w:rPr>
            <w:noProof/>
            <w:webHidden/>
          </w:rPr>
        </w:r>
        <w:r>
          <w:rPr>
            <w:noProof/>
            <w:webHidden/>
          </w:rPr>
          <w:fldChar w:fldCharType="separate"/>
        </w:r>
        <w:r>
          <w:rPr>
            <w:noProof/>
            <w:webHidden/>
          </w:rPr>
          <w:t>61</w:t>
        </w:r>
        <w:r>
          <w:rPr>
            <w:noProof/>
            <w:webHidden/>
          </w:rPr>
          <w:fldChar w:fldCharType="end"/>
        </w:r>
        <w:r w:rsidRPr="001031ED">
          <w:rPr>
            <w:rStyle w:val="Hyperlink"/>
            <w:noProof/>
          </w:rPr>
          <w:fldChar w:fldCharType="end"/>
        </w:r>
      </w:ins>
    </w:p>
    <w:p w14:paraId="73C1A057" w14:textId="2AFA8A6D" w:rsidR="00E95405" w:rsidRDefault="00E95405">
      <w:pPr>
        <w:pStyle w:val="TOC2"/>
        <w:tabs>
          <w:tab w:val="right" w:leader="dot" w:pos="9350"/>
        </w:tabs>
        <w:rPr>
          <w:ins w:id="192" w:author="Chuka Obi" w:date="2026-05-11T22:18:00Z" w16du:dateUtc="2026-05-11T21:18:00Z"/>
          <w:rFonts w:asciiTheme="minorHAnsi" w:eastAsiaTheme="minorEastAsia" w:hAnsiTheme="minorHAnsi" w:cstheme="minorBidi"/>
          <w:noProof/>
          <w:kern w:val="2"/>
          <w14:ligatures w14:val="standardContextual"/>
        </w:rPr>
      </w:pPr>
      <w:ins w:id="19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"_Toc229430401"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12.6  Design Life Representation</w:t>
        </w:r>
        <w:r>
          <w:rPr>
            <w:noProof/>
            <w:webHidden/>
          </w:rPr>
          <w:tab/>
        </w:r>
        <w:r>
          <w:rPr>
            <w:noProof/>
            <w:webHidden/>
          </w:rPr>
          <w:fldChar w:fldCharType="begin"/>
        </w:r>
        <w:r>
          <w:rPr>
            <w:noProof/>
            <w:webHidden/>
          </w:rPr>
          <w:instrText xml:space="preserve"> PAGEREF _Toc229430401 \h </w:instrText>
        </w:r>
        <w:r>
          <w:rPr>
            <w:noProof/>
            <w:webHidden/>
          </w:rPr>
        </w:r>
        <w:r>
          <w:rPr>
            <w:noProof/>
            <w:webHidden/>
          </w:rPr>
          <w:fldChar w:fldCharType="separate"/>
        </w:r>
        <w:r>
          <w:rPr>
            <w:noProof/>
            <w:webHidden/>
          </w:rPr>
          <w:t>61</w:t>
        </w:r>
        <w:r>
          <w:rPr>
            <w:noProof/>
            <w:webHidden/>
          </w:rPr>
          <w:fldChar w:fldCharType="end"/>
        </w:r>
        <w:r w:rsidRPr="001031ED">
          <w:rPr>
            <w:rStyle w:val="Hyperlink"/>
            <w:noProof/>
          </w:rPr>
          <w:fldChar w:fldCharType="end"/>
        </w:r>
      </w:ins>
    </w:p>
    <w:p w14:paraId="66312755" w14:textId="71B53C1F" w:rsidR="00E95405" w:rsidRDefault="00E95405">
      <w:pPr>
        <w:pStyle w:val="TOC2"/>
        <w:tabs>
          <w:tab w:val="right" w:leader="dot" w:pos="9350"/>
        </w:tabs>
        <w:rPr>
          <w:ins w:id="194" w:author="Chuka Obi" w:date="2026-05-11T22:18:00Z" w16du:dateUtc="2026-05-11T21:18:00Z"/>
          <w:rFonts w:asciiTheme="minorHAnsi" w:eastAsiaTheme="minorEastAsia" w:hAnsiTheme="minorHAnsi" w:cstheme="minorBidi"/>
          <w:noProof/>
          <w:kern w:val="2"/>
          <w14:ligatures w14:val="standardContextual"/>
        </w:rPr>
      </w:pPr>
      <w:ins w:id="19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"_Toc229430402"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12.7  Implied Warranties</w:t>
        </w:r>
        <w:r>
          <w:rPr>
            <w:noProof/>
            <w:webHidden/>
          </w:rPr>
          <w:tab/>
        </w:r>
        <w:r>
          <w:rPr>
            <w:noProof/>
            <w:webHidden/>
          </w:rPr>
          <w:fldChar w:fldCharType="begin"/>
        </w:r>
        <w:r>
          <w:rPr>
            <w:noProof/>
            <w:webHidden/>
          </w:rPr>
          <w:instrText xml:space="preserve"> PAGEREF _Toc229430402 \h </w:instrText>
        </w:r>
        <w:r>
          <w:rPr>
            <w:noProof/>
            <w:webHidden/>
          </w:rPr>
        </w:r>
        <w:r>
          <w:rPr>
            <w:noProof/>
            <w:webHidden/>
          </w:rPr>
          <w:fldChar w:fldCharType="separate"/>
        </w:r>
        <w:r>
          <w:rPr>
            <w:noProof/>
            <w:webHidden/>
          </w:rPr>
          <w:t>62</w:t>
        </w:r>
        <w:r>
          <w:rPr>
            <w:noProof/>
            <w:webHidden/>
          </w:rPr>
          <w:fldChar w:fldCharType="end"/>
        </w:r>
        <w:r w:rsidRPr="001031ED">
          <w:rPr>
            <w:rStyle w:val="Hyperlink"/>
            <w:noProof/>
          </w:rPr>
          <w:fldChar w:fldCharType="end"/>
        </w:r>
      </w:ins>
    </w:p>
    <w:p w14:paraId="06BEE025" w14:textId="668F8022" w:rsidR="00E95405" w:rsidRDefault="00E95405">
      <w:pPr>
        <w:pStyle w:val="TOC1"/>
        <w:tabs>
          <w:tab w:val="right" w:leader="dot" w:pos="9350"/>
        </w:tabs>
        <w:rPr>
          <w:ins w:id="196" w:author="Chuka Obi" w:date="2026-05-11T22:18:00Z" w16du:dateUtc="2026-05-11T21:18:00Z"/>
          <w:rFonts w:asciiTheme="minorHAnsi" w:eastAsiaTheme="minorEastAsia" w:hAnsiTheme="minorHAnsi" w:cstheme="minorBidi"/>
          <w:noProof/>
          <w:kern w:val="2"/>
          <w14:ligatures w14:val="standardContextual"/>
        </w:rPr>
      </w:pPr>
      <w:ins w:id="19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"_Toc229430403"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13. LIQUIDATED DAMAGES</w:t>
        </w:r>
        <w:r>
          <w:rPr>
            <w:noProof/>
            <w:webHidden/>
          </w:rPr>
          <w:tab/>
        </w:r>
        <w:r>
          <w:rPr>
            <w:noProof/>
            <w:webHidden/>
          </w:rPr>
          <w:fldChar w:fldCharType="begin"/>
        </w:r>
        <w:r>
          <w:rPr>
            <w:noProof/>
            <w:webHidden/>
          </w:rPr>
          <w:instrText xml:space="preserve"> PAGEREF _Toc229430403 \h </w:instrText>
        </w:r>
        <w:r>
          <w:rPr>
            <w:noProof/>
            <w:webHidden/>
          </w:rPr>
        </w:r>
        <w:r>
          <w:rPr>
            <w:noProof/>
            <w:webHidden/>
          </w:rPr>
          <w:fldChar w:fldCharType="separate"/>
        </w:r>
        <w:r>
          <w:rPr>
            <w:noProof/>
            <w:webHidden/>
          </w:rPr>
          <w:t>63</w:t>
        </w:r>
        <w:r>
          <w:rPr>
            <w:noProof/>
            <w:webHidden/>
          </w:rPr>
          <w:fldChar w:fldCharType="end"/>
        </w:r>
        <w:r w:rsidRPr="001031ED">
          <w:rPr>
            <w:rStyle w:val="Hyperlink"/>
            <w:noProof/>
          </w:rPr>
          <w:fldChar w:fldCharType="end"/>
        </w:r>
      </w:ins>
    </w:p>
    <w:p w14:paraId="63A98D02" w14:textId="143A61C2" w:rsidR="00E95405" w:rsidRDefault="00E95405">
      <w:pPr>
        <w:pStyle w:val="TOC2"/>
        <w:tabs>
          <w:tab w:val="right" w:leader="dot" w:pos="9350"/>
        </w:tabs>
        <w:rPr>
          <w:ins w:id="198" w:author="Chuka Obi" w:date="2026-05-11T22:18:00Z" w16du:dateUtc="2026-05-11T21:18:00Z"/>
          <w:rFonts w:asciiTheme="minorHAnsi" w:eastAsiaTheme="minorEastAsia" w:hAnsiTheme="minorHAnsi" w:cstheme="minorBidi"/>
          <w:noProof/>
          <w:kern w:val="2"/>
          <w14:ligatures w14:val="standardContextual"/>
        </w:rPr>
      </w:pPr>
      <w:ins w:id="19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"_Toc229430404"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13.1  Delay Liquidated Damages</w:t>
        </w:r>
        <w:r>
          <w:rPr>
            <w:noProof/>
            <w:webHidden/>
          </w:rPr>
          <w:tab/>
        </w:r>
        <w:r>
          <w:rPr>
            <w:noProof/>
            <w:webHidden/>
          </w:rPr>
          <w:fldChar w:fldCharType="begin"/>
        </w:r>
        <w:r>
          <w:rPr>
            <w:noProof/>
            <w:webHidden/>
          </w:rPr>
          <w:instrText xml:space="preserve"> PAGEREF _Toc229430404 \h </w:instrText>
        </w:r>
        <w:r>
          <w:rPr>
            <w:noProof/>
            <w:webHidden/>
          </w:rPr>
        </w:r>
        <w:r>
          <w:rPr>
            <w:noProof/>
            <w:webHidden/>
          </w:rPr>
          <w:fldChar w:fldCharType="separate"/>
        </w:r>
        <w:r>
          <w:rPr>
            <w:noProof/>
            <w:webHidden/>
          </w:rPr>
          <w:t>63</w:t>
        </w:r>
        <w:r>
          <w:rPr>
            <w:noProof/>
            <w:webHidden/>
          </w:rPr>
          <w:fldChar w:fldCharType="end"/>
        </w:r>
        <w:r w:rsidRPr="001031ED">
          <w:rPr>
            <w:rStyle w:val="Hyperlink"/>
            <w:noProof/>
          </w:rPr>
          <w:fldChar w:fldCharType="end"/>
        </w:r>
      </w:ins>
    </w:p>
    <w:p w14:paraId="7A936DF3" w14:textId="089EAA57" w:rsidR="00E95405" w:rsidRDefault="00E95405">
      <w:pPr>
        <w:pStyle w:val="TOC2"/>
        <w:tabs>
          <w:tab w:val="right" w:leader="dot" w:pos="9350"/>
        </w:tabs>
        <w:rPr>
          <w:ins w:id="200" w:author="Chuka Obi" w:date="2026-05-11T22:18:00Z" w16du:dateUtc="2026-05-11T21:18:00Z"/>
          <w:rFonts w:asciiTheme="minorHAnsi" w:eastAsiaTheme="minorEastAsia" w:hAnsiTheme="minorHAnsi" w:cstheme="minorBidi"/>
          <w:noProof/>
          <w:kern w:val="2"/>
          <w14:ligatures w14:val="standardContextual"/>
        </w:rPr>
      </w:pPr>
      <w:ins w:id="20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"_Toc229430405"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13.2  Performance Liquidated Damages</w:t>
        </w:r>
        <w:r>
          <w:rPr>
            <w:noProof/>
            <w:webHidden/>
          </w:rPr>
          <w:tab/>
        </w:r>
        <w:r>
          <w:rPr>
            <w:noProof/>
            <w:webHidden/>
          </w:rPr>
          <w:fldChar w:fldCharType="begin"/>
        </w:r>
        <w:r>
          <w:rPr>
            <w:noProof/>
            <w:webHidden/>
          </w:rPr>
          <w:instrText xml:space="preserve"> PAGEREF _Toc229430405 \h </w:instrText>
        </w:r>
        <w:r>
          <w:rPr>
            <w:noProof/>
            <w:webHidden/>
          </w:rPr>
        </w:r>
        <w:r>
          <w:rPr>
            <w:noProof/>
            <w:webHidden/>
          </w:rPr>
          <w:fldChar w:fldCharType="separate"/>
        </w:r>
        <w:r>
          <w:rPr>
            <w:noProof/>
            <w:webHidden/>
          </w:rPr>
          <w:t>64</w:t>
        </w:r>
        <w:r>
          <w:rPr>
            <w:noProof/>
            <w:webHidden/>
          </w:rPr>
          <w:fldChar w:fldCharType="end"/>
        </w:r>
        <w:r w:rsidRPr="001031ED">
          <w:rPr>
            <w:rStyle w:val="Hyperlink"/>
            <w:noProof/>
          </w:rPr>
          <w:fldChar w:fldCharType="end"/>
        </w:r>
      </w:ins>
    </w:p>
    <w:p w14:paraId="04EDF685" w14:textId="03E0768E" w:rsidR="00E95405" w:rsidRDefault="00E95405">
      <w:pPr>
        <w:pStyle w:val="TOC2"/>
        <w:tabs>
          <w:tab w:val="right" w:leader="dot" w:pos="9350"/>
        </w:tabs>
        <w:rPr>
          <w:ins w:id="202" w:author="Chuka Obi" w:date="2026-05-11T22:18:00Z" w16du:dateUtc="2026-05-11T21:18:00Z"/>
          <w:rFonts w:asciiTheme="minorHAnsi" w:eastAsiaTheme="minorEastAsia" w:hAnsiTheme="minorHAnsi" w:cstheme="minorBidi"/>
          <w:noProof/>
          <w:kern w:val="2"/>
          <w14:ligatures w14:val="standardContextual"/>
        </w:rPr>
      </w:pPr>
      <w:ins w:id="203" w:author="Chuka Obi" w:date="2026-05-11T22:18:00Z" w16du:dateUtc="2026-05-11T21:18:00Z">
        <w:r w:rsidRPr="001031ED">
          <w:rPr>
            <w:rStyle w:val="Hyperlink"/>
            <w:noProof/>
          </w:rPr>
          <w:lastRenderedPageBreak/>
          <w:fldChar w:fldCharType="begin"/>
        </w:r>
        <w:r w:rsidRPr="001031ED">
          <w:rPr>
            <w:rStyle w:val="Hyperlink"/>
            <w:noProof/>
          </w:rPr>
          <w:instrText xml:space="preserve"> </w:instrText>
        </w:r>
        <w:r>
          <w:rPr>
            <w:noProof/>
          </w:rPr>
          <w:instrText>HYPERLINK \l "_Toc229430406"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13.3  Liquidated Damages Not Penalty</w:t>
        </w:r>
        <w:r>
          <w:rPr>
            <w:noProof/>
            <w:webHidden/>
          </w:rPr>
          <w:tab/>
        </w:r>
        <w:r>
          <w:rPr>
            <w:noProof/>
            <w:webHidden/>
          </w:rPr>
          <w:fldChar w:fldCharType="begin"/>
        </w:r>
        <w:r>
          <w:rPr>
            <w:noProof/>
            <w:webHidden/>
          </w:rPr>
          <w:instrText xml:space="preserve"> PAGEREF _Toc229430406 \h </w:instrText>
        </w:r>
        <w:r>
          <w:rPr>
            <w:noProof/>
            <w:webHidden/>
          </w:rPr>
        </w:r>
        <w:r>
          <w:rPr>
            <w:noProof/>
            <w:webHidden/>
          </w:rPr>
          <w:fldChar w:fldCharType="separate"/>
        </w:r>
        <w:r>
          <w:rPr>
            <w:noProof/>
            <w:webHidden/>
          </w:rPr>
          <w:t>64</w:t>
        </w:r>
        <w:r>
          <w:rPr>
            <w:noProof/>
            <w:webHidden/>
          </w:rPr>
          <w:fldChar w:fldCharType="end"/>
        </w:r>
        <w:r w:rsidRPr="001031ED">
          <w:rPr>
            <w:rStyle w:val="Hyperlink"/>
            <w:noProof/>
          </w:rPr>
          <w:fldChar w:fldCharType="end"/>
        </w:r>
      </w:ins>
    </w:p>
    <w:p w14:paraId="38170DBB" w14:textId="4D4934E4" w:rsidR="00E95405" w:rsidRDefault="00E95405">
      <w:pPr>
        <w:pStyle w:val="TOC2"/>
        <w:tabs>
          <w:tab w:val="right" w:leader="dot" w:pos="9350"/>
        </w:tabs>
        <w:rPr>
          <w:ins w:id="204" w:author="Chuka Obi" w:date="2026-05-11T22:18:00Z" w16du:dateUtc="2026-05-11T21:18:00Z"/>
          <w:rFonts w:asciiTheme="minorHAnsi" w:eastAsiaTheme="minorEastAsia" w:hAnsiTheme="minorHAnsi" w:cstheme="minorBidi"/>
          <w:noProof/>
          <w:kern w:val="2"/>
          <w14:ligatures w14:val="standardContextual"/>
        </w:rPr>
      </w:pPr>
      <w:ins w:id="20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"_Toc229430407"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13.4  Exclusive Remedy</w:t>
        </w:r>
        <w:r>
          <w:rPr>
            <w:noProof/>
            <w:webHidden/>
          </w:rPr>
          <w:tab/>
        </w:r>
        <w:r>
          <w:rPr>
            <w:noProof/>
            <w:webHidden/>
          </w:rPr>
          <w:fldChar w:fldCharType="begin"/>
        </w:r>
        <w:r>
          <w:rPr>
            <w:noProof/>
            <w:webHidden/>
          </w:rPr>
          <w:instrText xml:space="preserve"> PAGEREF _Toc229430407 \h </w:instrText>
        </w:r>
        <w:r>
          <w:rPr>
            <w:noProof/>
            <w:webHidden/>
          </w:rPr>
        </w:r>
        <w:r>
          <w:rPr>
            <w:noProof/>
            <w:webHidden/>
          </w:rPr>
          <w:fldChar w:fldCharType="separate"/>
        </w:r>
        <w:r>
          <w:rPr>
            <w:noProof/>
            <w:webHidden/>
          </w:rPr>
          <w:t>64</w:t>
        </w:r>
        <w:r>
          <w:rPr>
            <w:noProof/>
            <w:webHidden/>
          </w:rPr>
          <w:fldChar w:fldCharType="end"/>
        </w:r>
        <w:r w:rsidRPr="001031ED">
          <w:rPr>
            <w:rStyle w:val="Hyperlink"/>
            <w:noProof/>
          </w:rPr>
          <w:fldChar w:fldCharType="end"/>
        </w:r>
      </w:ins>
    </w:p>
    <w:p w14:paraId="6776885C" w14:textId="7B859BBB" w:rsidR="00E95405" w:rsidRDefault="00E95405">
      <w:pPr>
        <w:pStyle w:val="TOC2"/>
        <w:tabs>
          <w:tab w:val="right" w:leader="dot" w:pos="9350"/>
        </w:tabs>
        <w:rPr>
          <w:ins w:id="206" w:author="Chuka Obi" w:date="2026-05-11T22:18:00Z" w16du:dateUtc="2026-05-11T21:18:00Z"/>
          <w:rFonts w:asciiTheme="minorHAnsi" w:eastAsiaTheme="minorEastAsia" w:hAnsiTheme="minorHAnsi" w:cstheme="minorBidi"/>
          <w:noProof/>
          <w:kern w:val="2"/>
          <w14:ligatures w14:val="standardContextual"/>
        </w:rPr>
      </w:pPr>
      <w:ins w:id="20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"_Toc229430408"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13.5  Payment of Liquidated Damages</w:t>
        </w:r>
        <w:r>
          <w:rPr>
            <w:noProof/>
            <w:webHidden/>
          </w:rPr>
          <w:tab/>
        </w:r>
        <w:r>
          <w:rPr>
            <w:noProof/>
            <w:webHidden/>
          </w:rPr>
          <w:fldChar w:fldCharType="begin"/>
        </w:r>
        <w:r>
          <w:rPr>
            <w:noProof/>
            <w:webHidden/>
          </w:rPr>
          <w:instrText xml:space="preserve"> PAGEREF _Toc229430408 \h </w:instrText>
        </w:r>
        <w:r>
          <w:rPr>
            <w:noProof/>
            <w:webHidden/>
          </w:rPr>
        </w:r>
        <w:r>
          <w:rPr>
            <w:noProof/>
            <w:webHidden/>
          </w:rPr>
          <w:fldChar w:fldCharType="separate"/>
        </w:r>
        <w:r>
          <w:rPr>
            <w:noProof/>
            <w:webHidden/>
          </w:rPr>
          <w:t>64</w:t>
        </w:r>
        <w:r>
          <w:rPr>
            <w:noProof/>
            <w:webHidden/>
          </w:rPr>
          <w:fldChar w:fldCharType="end"/>
        </w:r>
        <w:r w:rsidRPr="001031ED">
          <w:rPr>
            <w:rStyle w:val="Hyperlink"/>
            <w:noProof/>
          </w:rPr>
          <w:fldChar w:fldCharType="end"/>
        </w:r>
      </w:ins>
    </w:p>
    <w:p w14:paraId="495A31EC" w14:textId="51E5ABE6" w:rsidR="00E95405" w:rsidRDefault="00E95405">
      <w:pPr>
        <w:pStyle w:val="TOC1"/>
        <w:tabs>
          <w:tab w:val="right" w:leader="dot" w:pos="9350"/>
        </w:tabs>
        <w:rPr>
          <w:ins w:id="208" w:author="Chuka Obi" w:date="2026-05-11T22:18:00Z" w16du:dateUtc="2026-05-11T21:18:00Z"/>
          <w:rFonts w:asciiTheme="minorHAnsi" w:eastAsiaTheme="minorEastAsia" w:hAnsiTheme="minorHAnsi" w:cstheme="minorBidi"/>
          <w:noProof/>
          <w:kern w:val="2"/>
          <w14:ligatures w14:val="standardContextual"/>
        </w:rPr>
      </w:pPr>
      <w:ins w:id="20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"_Toc229430409"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14. REPRESENTATIONS AND WARRANTIES OF THE PARTIES</w:t>
        </w:r>
        <w:r>
          <w:rPr>
            <w:noProof/>
            <w:webHidden/>
          </w:rPr>
          <w:tab/>
        </w:r>
        <w:r>
          <w:rPr>
            <w:noProof/>
            <w:webHidden/>
          </w:rPr>
          <w:fldChar w:fldCharType="begin"/>
        </w:r>
        <w:r>
          <w:rPr>
            <w:noProof/>
            <w:webHidden/>
          </w:rPr>
          <w:instrText xml:space="preserve"> PAGEREF _Toc229430409 \h </w:instrText>
        </w:r>
        <w:r>
          <w:rPr>
            <w:noProof/>
            <w:webHidden/>
          </w:rPr>
        </w:r>
        <w:r>
          <w:rPr>
            <w:noProof/>
            <w:webHidden/>
          </w:rPr>
          <w:fldChar w:fldCharType="separate"/>
        </w:r>
        <w:r>
          <w:rPr>
            <w:noProof/>
            <w:webHidden/>
          </w:rPr>
          <w:t>66</w:t>
        </w:r>
        <w:r>
          <w:rPr>
            <w:noProof/>
            <w:webHidden/>
          </w:rPr>
          <w:fldChar w:fldCharType="end"/>
        </w:r>
        <w:r w:rsidRPr="001031ED">
          <w:rPr>
            <w:rStyle w:val="Hyperlink"/>
            <w:noProof/>
          </w:rPr>
          <w:fldChar w:fldCharType="end"/>
        </w:r>
      </w:ins>
    </w:p>
    <w:p w14:paraId="243A1848" w14:textId="72F303B7" w:rsidR="00E95405" w:rsidRDefault="00E95405">
      <w:pPr>
        <w:pStyle w:val="TOC2"/>
        <w:tabs>
          <w:tab w:val="right" w:leader="dot" w:pos="9350"/>
        </w:tabs>
        <w:rPr>
          <w:ins w:id="210" w:author="Chuka Obi" w:date="2026-05-11T22:18:00Z" w16du:dateUtc="2026-05-11T21:18:00Z"/>
          <w:rFonts w:asciiTheme="minorHAnsi" w:eastAsiaTheme="minorEastAsia" w:hAnsiTheme="minorHAnsi" w:cstheme="minorBidi"/>
          <w:noProof/>
          <w:kern w:val="2"/>
          <w14:ligatures w14:val="standardContextual"/>
        </w:rPr>
      </w:pPr>
      <w:ins w:id="21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"_Toc229430410"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14.1  Representations by Contractor</w:t>
        </w:r>
        <w:r>
          <w:rPr>
            <w:noProof/>
            <w:webHidden/>
          </w:rPr>
          <w:tab/>
        </w:r>
        <w:r>
          <w:rPr>
            <w:noProof/>
            <w:webHidden/>
          </w:rPr>
          <w:fldChar w:fldCharType="begin"/>
        </w:r>
        <w:r>
          <w:rPr>
            <w:noProof/>
            <w:webHidden/>
          </w:rPr>
          <w:instrText xml:space="preserve"> PAGEREF _Toc229430410 \h </w:instrText>
        </w:r>
        <w:r>
          <w:rPr>
            <w:noProof/>
            <w:webHidden/>
          </w:rPr>
        </w:r>
        <w:r>
          <w:rPr>
            <w:noProof/>
            <w:webHidden/>
          </w:rPr>
          <w:fldChar w:fldCharType="separate"/>
        </w:r>
        <w:r>
          <w:rPr>
            <w:noProof/>
            <w:webHidden/>
          </w:rPr>
          <w:t>66</w:t>
        </w:r>
        <w:r>
          <w:rPr>
            <w:noProof/>
            <w:webHidden/>
          </w:rPr>
          <w:fldChar w:fldCharType="end"/>
        </w:r>
        <w:r w:rsidRPr="001031ED">
          <w:rPr>
            <w:rStyle w:val="Hyperlink"/>
            <w:noProof/>
          </w:rPr>
          <w:fldChar w:fldCharType="end"/>
        </w:r>
      </w:ins>
    </w:p>
    <w:p w14:paraId="63C24B0F" w14:textId="5CBDC688" w:rsidR="00E95405" w:rsidRDefault="00E95405">
      <w:pPr>
        <w:pStyle w:val="TOC2"/>
        <w:tabs>
          <w:tab w:val="right" w:leader="dot" w:pos="9350"/>
        </w:tabs>
        <w:rPr>
          <w:ins w:id="212" w:author="Chuka Obi" w:date="2026-05-11T22:18:00Z" w16du:dateUtc="2026-05-11T21:18:00Z"/>
          <w:rFonts w:asciiTheme="minorHAnsi" w:eastAsiaTheme="minorEastAsia" w:hAnsiTheme="minorHAnsi" w:cstheme="minorBidi"/>
          <w:noProof/>
          <w:kern w:val="2"/>
          <w14:ligatures w14:val="standardContextual"/>
        </w:rPr>
      </w:pPr>
      <w:ins w:id="21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"_Toc229430411"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14.2  Representations by Owner</w:t>
        </w:r>
        <w:r>
          <w:rPr>
            <w:noProof/>
            <w:webHidden/>
          </w:rPr>
          <w:tab/>
        </w:r>
        <w:r>
          <w:rPr>
            <w:noProof/>
            <w:webHidden/>
          </w:rPr>
          <w:fldChar w:fldCharType="begin"/>
        </w:r>
        <w:r>
          <w:rPr>
            <w:noProof/>
            <w:webHidden/>
          </w:rPr>
          <w:instrText xml:space="preserve"> PAGEREF _Toc229430411 \h </w:instrText>
        </w:r>
        <w:r>
          <w:rPr>
            <w:noProof/>
            <w:webHidden/>
          </w:rPr>
        </w:r>
        <w:r>
          <w:rPr>
            <w:noProof/>
            <w:webHidden/>
          </w:rPr>
          <w:fldChar w:fldCharType="separate"/>
        </w:r>
        <w:r>
          <w:rPr>
            <w:noProof/>
            <w:webHidden/>
          </w:rPr>
          <w:t>66</w:t>
        </w:r>
        <w:r>
          <w:rPr>
            <w:noProof/>
            <w:webHidden/>
          </w:rPr>
          <w:fldChar w:fldCharType="end"/>
        </w:r>
        <w:r w:rsidRPr="001031ED">
          <w:rPr>
            <w:rStyle w:val="Hyperlink"/>
            <w:noProof/>
          </w:rPr>
          <w:fldChar w:fldCharType="end"/>
        </w:r>
      </w:ins>
    </w:p>
    <w:p w14:paraId="2FC6748A" w14:textId="0C891702" w:rsidR="00E95405" w:rsidRDefault="00E95405">
      <w:pPr>
        <w:pStyle w:val="TOC1"/>
        <w:tabs>
          <w:tab w:val="right" w:leader="dot" w:pos="9350"/>
        </w:tabs>
        <w:rPr>
          <w:ins w:id="214" w:author="Chuka Obi" w:date="2026-05-11T22:18:00Z" w16du:dateUtc="2026-05-11T21:18:00Z"/>
          <w:rFonts w:asciiTheme="minorHAnsi" w:eastAsiaTheme="minorEastAsia" w:hAnsiTheme="minorHAnsi" w:cstheme="minorBidi"/>
          <w:noProof/>
          <w:kern w:val="2"/>
          <w14:ligatures w14:val="standardContextual"/>
        </w:rPr>
      </w:pPr>
      <w:ins w:id="21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"_Toc229430412"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15. DEFAULT, TERMINATION AND SUSPENSION</w:t>
        </w:r>
        <w:r>
          <w:rPr>
            <w:noProof/>
            <w:webHidden/>
          </w:rPr>
          <w:tab/>
        </w:r>
        <w:r>
          <w:rPr>
            <w:noProof/>
            <w:webHidden/>
          </w:rPr>
          <w:fldChar w:fldCharType="begin"/>
        </w:r>
        <w:r>
          <w:rPr>
            <w:noProof/>
            <w:webHidden/>
          </w:rPr>
          <w:instrText xml:space="preserve"> PAGEREF _Toc229430412 \h </w:instrText>
        </w:r>
        <w:r>
          <w:rPr>
            <w:noProof/>
            <w:webHidden/>
          </w:rPr>
        </w:r>
        <w:r>
          <w:rPr>
            <w:noProof/>
            <w:webHidden/>
          </w:rPr>
          <w:fldChar w:fldCharType="separate"/>
        </w:r>
        <w:r>
          <w:rPr>
            <w:noProof/>
            <w:webHidden/>
          </w:rPr>
          <w:t>68</w:t>
        </w:r>
        <w:r>
          <w:rPr>
            <w:noProof/>
            <w:webHidden/>
          </w:rPr>
          <w:fldChar w:fldCharType="end"/>
        </w:r>
        <w:r w:rsidRPr="001031ED">
          <w:rPr>
            <w:rStyle w:val="Hyperlink"/>
            <w:noProof/>
          </w:rPr>
          <w:fldChar w:fldCharType="end"/>
        </w:r>
      </w:ins>
    </w:p>
    <w:p w14:paraId="6B718FCC" w14:textId="14CA5BCA" w:rsidR="00E95405" w:rsidRDefault="00E95405">
      <w:pPr>
        <w:pStyle w:val="TOC2"/>
        <w:tabs>
          <w:tab w:val="right" w:leader="dot" w:pos="9350"/>
        </w:tabs>
        <w:rPr>
          <w:ins w:id="216" w:author="Chuka Obi" w:date="2026-05-11T22:18:00Z" w16du:dateUtc="2026-05-11T21:18:00Z"/>
          <w:rFonts w:asciiTheme="minorHAnsi" w:eastAsiaTheme="minorEastAsia" w:hAnsiTheme="minorHAnsi" w:cstheme="minorBidi"/>
          <w:noProof/>
          <w:kern w:val="2"/>
          <w14:ligatures w14:val="standardContextual"/>
        </w:rPr>
      </w:pPr>
      <w:ins w:id="21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"_Toc229430413"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15.1  Notice to Correct</w:t>
        </w:r>
        <w:r>
          <w:rPr>
            <w:noProof/>
            <w:webHidden/>
          </w:rPr>
          <w:tab/>
        </w:r>
        <w:r>
          <w:rPr>
            <w:noProof/>
            <w:webHidden/>
          </w:rPr>
          <w:fldChar w:fldCharType="begin"/>
        </w:r>
        <w:r>
          <w:rPr>
            <w:noProof/>
            <w:webHidden/>
          </w:rPr>
          <w:instrText xml:space="preserve"> PAGEREF _Toc229430413 \h </w:instrText>
        </w:r>
        <w:r>
          <w:rPr>
            <w:noProof/>
            <w:webHidden/>
          </w:rPr>
        </w:r>
        <w:r>
          <w:rPr>
            <w:noProof/>
            <w:webHidden/>
          </w:rPr>
          <w:fldChar w:fldCharType="separate"/>
        </w:r>
        <w:r>
          <w:rPr>
            <w:noProof/>
            <w:webHidden/>
          </w:rPr>
          <w:t>68</w:t>
        </w:r>
        <w:r>
          <w:rPr>
            <w:noProof/>
            <w:webHidden/>
          </w:rPr>
          <w:fldChar w:fldCharType="end"/>
        </w:r>
        <w:r w:rsidRPr="001031ED">
          <w:rPr>
            <w:rStyle w:val="Hyperlink"/>
            <w:noProof/>
          </w:rPr>
          <w:fldChar w:fldCharType="end"/>
        </w:r>
      </w:ins>
    </w:p>
    <w:p w14:paraId="7EA671C0" w14:textId="76FDF35A" w:rsidR="00E95405" w:rsidRDefault="00E95405">
      <w:pPr>
        <w:pStyle w:val="TOC2"/>
        <w:tabs>
          <w:tab w:val="right" w:leader="dot" w:pos="9350"/>
        </w:tabs>
        <w:rPr>
          <w:ins w:id="218" w:author="Chuka Obi" w:date="2026-05-11T22:18:00Z" w16du:dateUtc="2026-05-11T21:18:00Z"/>
          <w:rFonts w:asciiTheme="minorHAnsi" w:eastAsiaTheme="minorEastAsia" w:hAnsiTheme="minorHAnsi" w:cstheme="minorBidi"/>
          <w:noProof/>
          <w:kern w:val="2"/>
          <w14:ligatures w14:val="standardContextual"/>
        </w:rPr>
      </w:pPr>
      <w:ins w:id="21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"_Toc229430414"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15.2  Contractor Events of Default</w:t>
        </w:r>
        <w:r>
          <w:rPr>
            <w:noProof/>
            <w:webHidden/>
          </w:rPr>
          <w:tab/>
        </w:r>
        <w:r>
          <w:rPr>
            <w:noProof/>
            <w:webHidden/>
          </w:rPr>
          <w:fldChar w:fldCharType="begin"/>
        </w:r>
        <w:r>
          <w:rPr>
            <w:noProof/>
            <w:webHidden/>
          </w:rPr>
          <w:instrText xml:space="preserve"> PAGEREF _Toc229430414 \h </w:instrText>
        </w:r>
        <w:r>
          <w:rPr>
            <w:noProof/>
            <w:webHidden/>
          </w:rPr>
        </w:r>
        <w:r>
          <w:rPr>
            <w:noProof/>
            <w:webHidden/>
          </w:rPr>
          <w:fldChar w:fldCharType="separate"/>
        </w:r>
        <w:r>
          <w:rPr>
            <w:noProof/>
            <w:webHidden/>
          </w:rPr>
          <w:t>68</w:t>
        </w:r>
        <w:r>
          <w:rPr>
            <w:noProof/>
            <w:webHidden/>
          </w:rPr>
          <w:fldChar w:fldCharType="end"/>
        </w:r>
        <w:r w:rsidRPr="001031ED">
          <w:rPr>
            <w:rStyle w:val="Hyperlink"/>
            <w:noProof/>
          </w:rPr>
          <w:fldChar w:fldCharType="end"/>
        </w:r>
      </w:ins>
    </w:p>
    <w:p w14:paraId="5266E17D" w14:textId="1A23732B" w:rsidR="00E95405" w:rsidRDefault="00E95405">
      <w:pPr>
        <w:pStyle w:val="TOC2"/>
        <w:tabs>
          <w:tab w:val="right" w:leader="dot" w:pos="9350"/>
        </w:tabs>
        <w:rPr>
          <w:ins w:id="220" w:author="Chuka Obi" w:date="2026-05-11T22:18:00Z" w16du:dateUtc="2026-05-11T21:18:00Z"/>
          <w:rFonts w:asciiTheme="minorHAnsi" w:eastAsiaTheme="minorEastAsia" w:hAnsiTheme="minorHAnsi" w:cstheme="minorBidi"/>
          <w:noProof/>
          <w:kern w:val="2"/>
          <w14:ligatures w14:val="standardContextual"/>
        </w:rPr>
      </w:pPr>
      <w:ins w:id="22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"_Toc229430415"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15.3  Remedies Upon Contractor Default</w:t>
        </w:r>
        <w:r>
          <w:rPr>
            <w:noProof/>
            <w:webHidden/>
          </w:rPr>
          <w:tab/>
        </w:r>
        <w:r>
          <w:rPr>
            <w:noProof/>
            <w:webHidden/>
          </w:rPr>
          <w:fldChar w:fldCharType="begin"/>
        </w:r>
        <w:r>
          <w:rPr>
            <w:noProof/>
            <w:webHidden/>
          </w:rPr>
          <w:instrText xml:space="preserve"> PAGEREF _Toc229430415 \h </w:instrText>
        </w:r>
        <w:r>
          <w:rPr>
            <w:noProof/>
            <w:webHidden/>
          </w:rPr>
        </w:r>
        <w:r>
          <w:rPr>
            <w:noProof/>
            <w:webHidden/>
          </w:rPr>
          <w:fldChar w:fldCharType="separate"/>
        </w:r>
        <w:r>
          <w:rPr>
            <w:noProof/>
            <w:webHidden/>
          </w:rPr>
          <w:t>68</w:t>
        </w:r>
        <w:r>
          <w:rPr>
            <w:noProof/>
            <w:webHidden/>
          </w:rPr>
          <w:fldChar w:fldCharType="end"/>
        </w:r>
        <w:r w:rsidRPr="001031ED">
          <w:rPr>
            <w:rStyle w:val="Hyperlink"/>
            <w:noProof/>
          </w:rPr>
          <w:fldChar w:fldCharType="end"/>
        </w:r>
      </w:ins>
    </w:p>
    <w:p w14:paraId="4FE5534C" w14:textId="480B6392" w:rsidR="00E95405" w:rsidRDefault="00E95405">
      <w:pPr>
        <w:pStyle w:val="TOC3"/>
        <w:tabs>
          <w:tab w:val="right" w:leader="dot" w:pos="9350"/>
        </w:tabs>
        <w:rPr>
          <w:ins w:id="222" w:author="Chuka Obi" w:date="2026-05-11T22:18:00Z" w16du:dateUtc="2026-05-11T21:18:00Z"/>
          <w:rFonts w:asciiTheme="minorHAnsi" w:eastAsiaTheme="minorEastAsia" w:hAnsiTheme="minorHAnsi" w:cstheme="minorBidi"/>
          <w:noProof/>
          <w:kern w:val="2"/>
          <w14:ligatures w14:val="standardContextual"/>
        </w:rPr>
      </w:pPr>
      <w:ins w:id="22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"_Toc229430416"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15.3.1  Owner’s Step-In Rights</w:t>
        </w:r>
        <w:r>
          <w:rPr>
            <w:noProof/>
            <w:webHidden/>
          </w:rPr>
          <w:tab/>
        </w:r>
        <w:r>
          <w:rPr>
            <w:noProof/>
            <w:webHidden/>
          </w:rPr>
          <w:fldChar w:fldCharType="begin"/>
        </w:r>
        <w:r>
          <w:rPr>
            <w:noProof/>
            <w:webHidden/>
          </w:rPr>
          <w:instrText xml:space="preserve"> PAGEREF _Toc229430416 \h </w:instrText>
        </w:r>
        <w:r>
          <w:rPr>
            <w:noProof/>
            <w:webHidden/>
          </w:rPr>
        </w:r>
        <w:r>
          <w:rPr>
            <w:noProof/>
            <w:webHidden/>
          </w:rPr>
          <w:fldChar w:fldCharType="separate"/>
        </w:r>
        <w:r>
          <w:rPr>
            <w:noProof/>
            <w:webHidden/>
          </w:rPr>
          <w:t>69</w:t>
        </w:r>
        <w:r>
          <w:rPr>
            <w:noProof/>
            <w:webHidden/>
          </w:rPr>
          <w:fldChar w:fldCharType="end"/>
        </w:r>
        <w:r w:rsidRPr="001031ED">
          <w:rPr>
            <w:rStyle w:val="Hyperlink"/>
            <w:noProof/>
          </w:rPr>
          <w:fldChar w:fldCharType="end"/>
        </w:r>
      </w:ins>
    </w:p>
    <w:p w14:paraId="2BB9711D" w14:textId="76839E7B" w:rsidR="00E95405" w:rsidRDefault="00E95405">
      <w:pPr>
        <w:pStyle w:val="TOC2"/>
        <w:tabs>
          <w:tab w:val="right" w:leader="dot" w:pos="9350"/>
        </w:tabs>
        <w:rPr>
          <w:ins w:id="224" w:author="Chuka Obi" w:date="2026-05-11T22:18:00Z" w16du:dateUtc="2026-05-11T21:18:00Z"/>
          <w:rFonts w:asciiTheme="minorHAnsi" w:eastAsiaTheme="minorEastAsia" w:hAnsiTheme="minorHAnsi" w:cstheme="minorBidi"/>
          <w:noProof/>
          <w:kern w:val="2"/>
          <w14:ligatures w14:val="standardContextual"/>
        </w:rPr>
      </w:pPr>
      <w:ins w:id="22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"_Toc229430417"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15.4  Owner Events of Default</w:t>
        </w:r>
        <w:r>
          <w:rPr>
            <w:noProof/>
            <w:webHidden/>
          </w:rPr>
          <w:tab/>
        </w:r>
        <w:r>
          <w:rPr>
            <w:noProof/>
            <w:webHidden/>
          </w:rPr>
          <w:fldChar w:fldCharType="begin"/>
        </w:r>
        <w:r>
          <w:rPr>
            <w:noProof/>
            <w:webHidden/>
          </w:rPr>
          <w:instrText xml:space="preserve"> PAGEREF _Toc229430417 \h </w:instrText>
        </w:r>
        <w:r>
          <w:rPr>
            <w:noProof/>
            <w:webHidden/>
          </w:rPr>
        </w:r>
        <w:r>
          <w:rPr>
            <w:noProof/>
            <w:webHidden/>
          </w:rPr>
          <w:fldChar w:fldCharType="separate"/>
        </w:r>
        <w:r>
          <w:rPr>
            <w:noProof/>
            <w:webHidden/>
          </w:rPr>
          <w:t>70</w:t>
        </w:r>
        <w:r>
          <w:rPr>
            <w:noProof/>
            <w:webHidden/>
          </w:rPr>
          <w:fldChar w:fldCharType="end"/>
        </w:r>
        <w:r w:rsidRPr="001031ED">
          <w:rPr>
            <w:rStyle w:val="Hyperlink"/>
            <w:noProof/>
          </w:rPr>
          <w:fldChar w:fldCharType="end"/>
        </w:r>
      </w:ins>
    </w:p>
    <w:p w14:paraId="04352B99" w14:textId="3B975274" w:rsidR="00E95405" w:rsidRDefault="00E95405">
      <w:pPr>
        <w:pStyle w:val="TOC2"/>
        <w:tabs>
          <w:tab w:val="right" w:leader="dot" w:pos="9350"/>
        </w:tabs>
        <w:rPr>
          <w:ins w:id="226" w:author="Chuka Obi" w:date="2026-05-11T22:18:00Z" w16du:dateUtc="2026-05-11T21:18:00Z"/>
          <w:rFonts w:asciiTheme="minorHAnsi" w:eastAsiaTheme="minorEastAsia" w:hAnsiTheme="minorHAnsi" w:cstheme="minorBidi"/>
          <w:noProof/>
          <w:kern w:val="2"/>
          <w14:ligatures w14:val="standardContextual"/>
        </w:rPr>
      </w:pPr>
      <w:ins w:id="22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"_Toc229430418"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15.5  Remedies Upon Owner Default</w:t>
        </w:r>
        <w:r>
          <w:rPr>
            <w:noProof/>
            <w:webHidden/>
          </w:rPr>
          <w:tab/>
        </w:r>
        <w:r>
          <w:rPr>
            <w:noProof/>
            <w:webHidden/>
          </w:rPr>
          <w:fldChar w:fldCharType="begin"/>
        </w:r>
        <w:r>
          <w:rPr>
            <w:noProof/>
            <w:webHidden/>
          </w:rPr>
          <w:instrText xml:space="preserve"> PAGEREF _Toc229430418 \h </w:instrText>
        </w:r>
        <w:r>
          <w:rPr>
            <w:noProof/>
            <w:webHidden/>
          </w:rPr>
        </w:r>
        <w:r>
          <w:rPr>
            <w:noProof/>
            <w:webHidden/>
          </w:rPr>
          <w:fldChar w:fldCharType="separate"/>
        </w:r>
        <w:r>
          <w:rPr>
            <w:noProof/>
            <w:webHidden/>
          </w:rPr>
          <w:t>70</w:t>
        </w:r>
        <w:r>
          <w:rPr>
            <w:noProof/>
            <w:webHidden/>
          </w:rPr>
          <w:fldChar w:fldCharType="end"/>
        </w:r>
        <w:r w:rsidRPr="001031ED">
          <w:rPr>
            <w:rStyle w:val="Hyperlink"/>
            <w:noProof/>
          </w:rPr>
          <w:fldChar w:fldCharType="end"/>
        </w:r>
      </w:ins>
    </w:p>
    <w:p w14:paraId="06D639B1" w14:textId="1FB3F218" w:rsidR="00E95405" w:rsidRDefault="00E95405">
      <w:pPr>
        <w:pStyle w:val="TOC2"/>
        <w:tabs>
          <w:tab w:val="right" w:leader="dot" w:pos="9350"/>
        </w:tabs>
        <w:rPr>
          <w:ins w:id="228" w:author="Chuka Obi" w:date="2026-05-11T22:18:00Z" w16du:dateUtc="2026-05-11T21:18:00Z"/>
          <w:rFonts w:asciiTheme="minorHAnsi" w:eastAsiaTheme="minorEastAsia" w:hAnsiTheme="minorHAnsi" w:cstheme="minorBidi"/>
          <w:noProof/>
          <w:kern w:val="2"/>
          <w14:ligatures w14:val="standardContextual"/>
        </w:rPr>
      </w:pPr>
      <w:ins w:id="22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"_Toc229430419"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15.6  Termination for Convenience</w:t>
        </w:r>
        <w:r>
          <w:rPr>
            <w:noProof/>
            <w:webHidden/>
          </w:rPr>
          <w:tab/>
        </w:r>
        <w:r>
          <w:rPr>
            <w:noProof/>
            <w:webHidden/>
          </w:rPr>
          <w:fldChar w:fldCharType="begin"/>
        </w:r>
        <w:r>
          <w:rPr>
            <w:noProof/>
            <w:webHidden/>
          </w:rPr>
          <w:instrText xml:space="preserve"> PAGEREF _Toc229430419 \h </w:instrText>
        </w:r>
        <w:r>
          <w:rPr>
            <w:noProof/>
            <w:webHidden/>
          </w:rPr>
        </w:r>
        <w:r>
          <w:rPr>
            <w:noProof/>
            <w:webHidden/>
          </w:rPr>
          <w:fldChar w:fldCharType="separate"/>
        </w:r>
        <w:r>
          <w:rPr>
            <w:noProof/>
            <w:webHidden/>
          </w:rPr>
          <w:t>71</w:t>
        </w:r>
        <w:r>
          <w:rPr>
            <w:noProof/>
            <w:webHidden/>
          </w:rPr>
          <w:fldChar w:fldCharType="end"/>
        </w:r>
        <w:r w:rsidRPr="001031ED">
          <w:rPr>
            <w:rStyle w:val="Hyperlink"/>
            <w:noProof/>
          </w:rPr>
          <w:fldChar w:fldCharType="end"/>
        </w:r>
      </w:ins>
    </w:p>
    <w:p w14:paraId="636FFC1D" w14:textId="280144EA" w:rsidR="00E95405" w:rsidRDefault="00E95405">
      <w:pPr>
        <w:pStyle w:val="TOC2"/>
        <w:tabs>
          <w:tab w:val="right" w:leader="dot" w:pos="9350"/>
        </w:tabs>
        <w:rPr>
          <w:ins w:id="230" w:author="Chuka Obi" w:date="2026-05-11T22:18:00Z" w16du:dateUtc="2026-05-11T21:18:00Z"/>
          <w:rFonts w:asciiTheme="minorHAnsi" w:eastAsiaTheme="minorEastAsia" w:hAnsiTheme="minorHAnsi" w:cstheme="minorBidi"/>
          <w:noProof/>
          <w:kern w:val="2"/>
          <w14:ligatures w14:val="standardContextual"/>
        </w:rPr>
      </w:pPr>
      <w:ins w:id="23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"_Toc229430420"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15.7  Long Stop Date Termination</w:t>
        </w:r>
        <w:r>
          <w:rPr>
            <w:noProof/>
            <w:webHidden/>
          </w:rPr>
          <w:tab/>
        </w:r>
        <w:r>
          <w:rPr>
            <w:noProof/>
            <w:webHidden/>
          </w:rPr>
          <w:fldChar w:fldCharType="begin"/>
        </w:r>
        <w:r>
          <w:rPr>
            <w:noProof/>
            <w:webHidden/>
          </w:rPr>
          <w:instrText xml:space="preserve"> PAGEREF _Toc229430420 \h </w:instrText>
        </w:r>
        <w:r>
          <w:rPr>
            <w:noProof/>
            <w:webHidden/>
          </w:rPr>
        </w:r>
        <w:r>
          <w:rPr>
            <w:noProof/>
            <w:webHidden/>
          </w:rPr>
          <w:fldChar w:fldCharType="separate"/>
        </w:r>
        <w:r>
          <w:rPr>
            <w:noProof/>
            <w:webHidden/>
          </w:rPr>
          <w:t>71</w:t>
        </w:r>
        <w:r>
          <w:rPr>
            <w:noProof/>
            <w:webHidden/>
          </w:rPr>
          <w:fldChar w:fldCharType="end"/>
        </w:r>
        <w:r w:rsidRPr="001031ED">
          <w:rPr>
            <w:rStyle w:val="Hyperlink"/>
            <w:noProof/>
          </w:rPr>
          <w:fldChar w:fldCharType="end"/>
        </w:r>
      </w:ins>
    </w:p>
    <w:p w14:paraId="5A27C2F2" w14:textId="2A13F892" w:rsidR="00E95405" w:rsidRDefault="00E95405">
      <w:pPr>
        <w:pStyle w:val="TOC2"/>
        <w:tabs>
          <w:tab w:val="right" w:leader="dot" w:pos="9350"/>
        </w:tabs>
        <w:rPr>
          <w:ins w:id="232" w:author="Chuka Obi" w:date="2026-05-11T22:18:00Z" w16du:dateUtc="2026-05-11T21:18:00Z"/>
          <w:rFonts w:asciiTheme="minorHAnsi" w:eastAsiaTheme="minorEastAsia" w:hAnsiTheme="minorHAnsi" w:cstheme="minorBidi"/>
          <w:noProof/>
          <w:kern w:val="2"/>
          <w14:ligatures w14:val="standardContextual"/>
        </w:rPr>
      </w:pPr>
      <w:ins w:id="23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"_Toc229430421"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15.8  Termination Due to Extended Force Majeure</w:t>
        </w:r>
        <w:r>
          <w:rPr>
            <w:noProof/>
            <w:webHidden/>
          </w:rPr>
          <w:tab/>
        </w:r>
        <w:r>
          <w:rPr>
            <w:noProof/>
            <w:webHidden/>
          </w:rPr>
          <w:fldChar w:fldCharType="begin"/>
        </w:r>
        <w:r>
          <w:rPr>
            <w:noProof/>
            <w:webHidden/>
          </w:rPr>
          <w:instrText xml:space="preserve"> PAGEREF _Toc229430421 \h </w:instrText>
        </w:r>
        <w:r>
          <w:rPr>
            <w:noProof/>
            <w:webHidden/>
          </w:rPr>
        </w:r>
        <w:r>
          <w:rPr>
            <w:noProof/>
            <w:webHidden/>
          </w:rPr>
          <w:fldChar w:fldCharType="separate"/>
        </w:r>
        <w:r>
          <w:rPr>
            <w:noProof/>
            <w:webHidden/>
          </w:rPr>
          <w:t>72</w:t>
        </w:r>
        <w:r>
          <w:rPr>
            <w:noProof/>
            <w:webHidden/>
          </w:rPr>
          <w:fldChar w:fldCharType="end"/>
        </w:r>
        <w:r w:rsidRPr="001031ED">
          <w:rPr>
            <w:rStyle w:val="Hyperlink"/>
            <w:noProof/>
          </w:rPr>
          <w:fldChar w:fldCharType="end"/>
        </w:r>
      </w:ins>
    </w:p>
    <w:p w14:paraId="426E92A8" w14:textId="6A25E1D6" w:rsidR="00E95405" w:rsidRDefault="00E95405">
      <w:pPr>
        <w:pStyle w:val="TOC2"/>
        <w:tabs>
          <w:tab w:val="right" w:leader="dot" w:pos="9350"/>
        </w:tabs>
        <w:rPr>
          <w:ins w:id="234" w:author="Chuka Obi" w:date="2026-05-11T22:18:00Z" w16du:dateUtc="2026-05-11T21:18:00Z"/>
          <w:rFonts w:asciiTheme="minorHAnsi" w:eastAsiaTheme="minorEastAsia" w:hAnsiTheme="minorHAnsi" w:cstheme="minorBidi"/>
          <w:noProof/>
          <w:kern w:val="2"/>
          <w14:ligatures w14:val="standardContextual"/>
        </w:rPr>
      </w:pPr>
      <w:ins w:id="23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"_Toc229430422"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15.9  Suspension of Work</w:t>
        </w:r>
        <w:r>
          <w:rPr>
            <w:noProof/>
            <w:webHidden/>
          </w:rPr>
          <w:tab/>
        </w:r>
        <w:r>
          <w:rPr>
            <w:noProof/>
            <w:webHidden/>
          </w:rPr>
          <w:fldChar w:fldCharType="begin"/>
        </w:r>
        <w:r>
          <w:rPr>
            <w:noProof/>
            <w:webHidden/>
          </w:rPr>
          <w:instrText xml:space="preserve"> PAGEREF _Toc229430422 \h </w:instrText>
        </w:r>
        <w:r>
          <w:rPr>
            <w:noProof/>
            <w:webHidden/>
          </w:rPr>
        </w:r>
        <w:r>
          <w:rPr>
            <w:noProof/>
            <w:webHidden/>
          </w:rPr>
          <w:fldChar w:fldCharType="separate"/>
        </w:r>
        <w:r>
          <w:rPr>
            <w:noProof/>
            <w:webHidden/>
          </w:rPr>
          <w:t>72</w:t>
        </w:r>
        <w:r>
          <w:rPr>
            <w:noProof/>
            <w:webHidden/>
          </w:rPr>
          <w:fldChar w:fldCharType="end"/>
        </w:r>
        <w:r w:rsidRPr="001031ED">
          <w:rPr>
            <w:rStyle w:val="Hyperlink"/>
            <w:noProof/>
          </w:rPr>
          <w:fldChar w:fldCharType="end"/>
        </w:r>
      </w:ins>
    </w:p>
    <w:p w14:paraId="26FD2195" w14:textId="565EA933" w:rsidR="00E95405" w:rsidRDefault="00E95405">
      <w:pPr>
        <w:pStyle w:val="TOC2"/>
        <w:tabs>
          <w:tab w:val="right" w:leader="dot" w:pos="9350"/>
        </w:tabs>
        <w:rPr>
          <w:ins w:id="236" w:author="Chuka Obi" w:date="2026-05-11T22:18:00Z" w16du:dateUtc="2026-05-11T21:18:00Z"/>
          <w:rFonts w:asciiTheme="minorHAnsi" w:eastAsiaTheme="minorEastAsia" w:hAnsiTheme="minorHAnsi" w:cstheme="minorBidi"/>
          <w:noProof/>
          <w:kern w:val="2"/>
          <w14:ligatures w14:val="standardContextual"/>
        </w:rPr>
      </w:pPr>
      <w:ins w:id="23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"_Toc229430423"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15.10  Effect of Termination</w:t>
        </w:r>
        <w:r>
          <w:rPr>
            <w:noProof/>
            <w:webHidden/>
          </w:rPr>
          <w:tab/>
        </w:r>
        <w:r>
          <w:rPr>
            <w:noProof/>
            <w:webHidden/>
          </w:rPr>
          <w:fldChar w:fldCharType="begin"/>
        </w:r>
        <w:r>
          <w:rPr>
            <w:noProof/>
            <w:webHidden/>
          </w:rPr>
          <w:instrText xml:space="preserve"> PAGEREF _Toc229430423 \h </w:instrText>
        </w:r>
        <w:r>
          <w:rPr>
            <w:noProof/>
            <w:webHidden/>
          </w:rPr>
        </w:r>
        <w:r>
          <w:rPr>
            <w:noProof/>
            <w:webHidden/>
          </w:rPr>
          <w:fldChar w:fldCharType="separate"/>
        </w:r>
        <w:r>
          <w:rPr>
            <w:noProof/>
            <w:webHidden/>
          </w:rPr>
          <w:t>72</w:t>
        </w:r>
        <w:r>
          <w:rPr>
            <w:noProof/>
            <w:webHidden/>
          </w:rPr>
          <w:fldChar w:fldCharType="end"/>
        </w:r>
        <w:r w:rsidRPr="001031ED">
          <w:rPr>
            <w:rStyle w:val="Hyperlink"/>
            <w:noProof/>
          </w:rPr>
          <w:fldChar w:fldCharType="end"/>
        </w:r>
      </w:ins>
    </w:p>
    <w:p w14:paraId="57FE0FD8" w14:textId="49B997E5" w:rsidR="00E95405" w:rsidRDefault="00E95405">
      <w:pPr>
        <w:pStyle w:val="TOC1"/>
        <w:tabs>
          <w:tab w:val="right" w:leader="dot" w:pos="9350"/>
        </w:tabs>
        <w:rPr>
          <w:ins w:id="238" w:author="Chuka Obi" w:date="2026-05-11T22:18:00Z" w16du:dateUtc="2026-05-11T21:18:00Z"/>
          <w:rFonts w:asciiTheme="minorHAnsi" w:eastAsiaTheme="minorEastAsia" w:hAnsiTheme="minorHAnsi" w:cstheme="minorBidi"/>
          <w:noProof/>
          <w:kern w:val="2"/>
          <w14:ligatures w14:val="standardContextual"/>
        </w:rPr>
      </w:pPr>
      <w:ins w:id="23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"_Toc229430424"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16. INDEMNIFICATION</w:t>
        </w:r>
        <w:r>
          <w:rPr>
            <w:noProof/>
            <w:webHidden/>
          </w:rPr>
          <w:tab/>
        </w:r>
        <w:r>
          <w:rPr>
            <w:noProof/>
            <w:webHidden/>
          </w:rPr>
          <w:fldChar w:fldCharType="begin"/>
        </w:r>
        <w:r>
          <w:rPr>
            <w:noProof/>
            <w:webHidden/>
          </w:rPr>
          <w:instrText xml:space="preserve"> PAGEREF _Toc229430424 \h </w:instrText>
        </w:r>
        <w:r>
          <w:rPr>
            <w:noProof/>
            <w:webHidden/>
          </w:rPr>
        </w:r>
        <w:r>
          <w:rPr>
            <w:noProof/>
            <w:webHidden/>
          </w:rPr>
          <w:fldChar w:fldCharType="separate"/>
        </w:r>
        <w:r>
          <w:rPr>
            <w:noProof/>
            <w:webHidden/>
          </w:rPr>
          <w:t>74</w:t>
        </w:r>
        <w:r>
          <w:rPr>
            <w:noProof/>
            <w:webHidden/>
          </w:rPr>
          <w:fldChar w:fldCharType="end"/>
        </w:r>
        <w:r w:rsidRPr="001031ED">
          <w:rPr>
            <w:rStyle w:val="Hyperlink"/>
            <w:noProof/>
          </w:rPr>
          <w:fldChar w:fldCharType="end"/>
        </w:r>
      </w:ins>
    </w:p>
    <w:p w14:paraId="48B2AC95" w14:textId="09C86979" w:rsidR="00E95405" w:rsidRDefault="00E95405">
      <w:pPr>
        <w:pStyle w:val="TOC2"/>
        <w:tabs>
          <w:tab w:val="right" w:leader="dot" w:pos="9350"/>
        </w:tabs>
        <w:rPr>
          <w:ins w:id="240" w:author="Chuka Obi" w:date="2026-05-11T22:18:00Z" w16du:dateUtc="2026-05-11T21:18:00Z"/>
          <w:rFonts w:asciiTheme="minorHAnsi" w:eastAsiaTheme="minorEastAsia" w:hAnsiTheme="minorHAnsi" w:cstheme="minorBidi"/>
          <w:noProof/>
          <w:kern w:val="2"/>
          <w14:ligatures w14:val="standardContextual"/>
        </w:rPr>
      </w:pPr>
      <w:ins w:id="24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"_Toc229430425"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16.1  Contractor’s Indemnification</w:t>
        </w:r>
        <w:r>
          <w:rPr>
            <w:noProof/>
            <w:webHidden/>
          </w:rPr>
          <w:tab/>
        </w:r>
        <w:r>
          <w:rPr>
            <w:noProof/>
            <w:webHidden/>
          </w:rPr>
          <w:fldChar w:fldCharType="begin"/>
        </w:r>
        <w:r>
          <w:rPr>
            <w:noProof/>
            <w:webHidden/>
          </w:rPr>
          <w:instrText xml:space="preserve"> PAGEREF _Toc229430425 \h </w:instrText>
        </w:r>
        <w:r>
          <w:rPr>
            <w:noProof/>
            <w:webHidden/>
          </w:rPr>
        </w:r>
        <w:r>
          <w:rPr>
            <w:noProof/>
            <w:webHidden/>
          </w:rPr>
          <w:fldChar w:fldCharType="separate"/>
        </w:r>
        <w:r>
          <w:rPr>
            <w:noProof/>
            <w:webHidden/>
          </w:rPr>
          <w:t>74</w:t>
        </w:r>
        <w:r>
          <w:rPr>
            <w:noProof/>
            <w:webHidden/>
          </w:rPr>
          <w:fldChar w:fldCharType="end"/>
        </w:r>
        <w:r w:rsidRPr="001031ED">
          <w:rPr>
            <w:rStyle w:val="Hyperlink"/>
            <w:noProof/>
          </w:rPr>
          <w:fldChar w:fldCharType="end"/>
        </w:r>
      </w:ins>
    </w:p>
    <w:p w14:paraId="0993A52D" w14:textId="03D405BE" w:rsidR="00E95405" w:rsidRDefault="00E95405">
      <w:pPr>
        <w:pStyle w:val="TOC2"/>
        <w:tabs>
          <w:tab w:val="right" w:leader="dot" w:pos="9350"/>
        </w:tabs>
        <w:rPr>
          <w:ins w:id="242" w:author="Chuka Obi" w:date="2026-05-11T22:18:00Z" w16du:dateUtc="2026-05-11T21:18:00Z"/>
          <w:rFonts w:asciiTheme="minorHAnsi" w:eastAsiaTheme="minorEastAsia" w:hAnsiTheme="minorHAnsi" w:cstheme="minorBidi"/>
          <w:noProof/>
          <w:kern w:val="2"/>
          <w14:ligatures w14:val="standardContextual"/>
        </w:rPr>
      </w:pPr>
      <w:ins w:id="24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"_Toc229430426"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16.2  Owner’s Indemnification</w:t>
        </w:r>
        <w:r>
          <w:rPr>
            <w:noProof/>
            <w:webHidden/>
          </w:rPr>
          <w:tab/>
        </w:r>
        <w:r>
          <w:rPr>
            <w:noProof/>
            <w:webHidden/>
          </w:rPr>
          <w:fldChar w:fldCharType="begin"/>
        </w:r>
        <w:r>
          <w:rPr>
            <w:noProof/>
            <w:webHidden/>
          </w:rPr>
          <w:instrText xml:space="preserve"> PAGEREF _Toc229430426 \h </w:instrText>
        </w:r>
        <w:r>
          <w:rPr>
            <w:noProof/>
            <w:webHidden/>
          </w:rPr>
        </w:r>
        <w:r>
          <w:rPr>
            <w:noProof/>
            <w:webHidden/>
          </w:rPr>
          <w:fldChar w:fldCharType="separate"/>
        </w:r>
        <w:r>
          <w:rPr>
            <w:noProof/>
            <w:webHidden/>
          </w:rPr>
          <w:t>74</w:t>
        </w:r>
        <w:r>
          <w:rPr>
            <w:noProof/>
            <w:webHidden/>
          </w:rPr>
          <w:fldChar w:fldCharType="end"/>
        </w:r>
        <w:r w:rsidRPr="001031ED">
          <w:rPr>
            <w:rStyle w:val="Hyperlink"/>
            <w:noProof/>
          </w:rPr>
          <w:fldChar w:fldCharType="end"/>
        </w:r>
      </w:ins>
    </w:p>
    <w:p w14:paraId="0034690C" w14:textId="5878782C" w:rsidR="00E95405" w:rsidRDefault="00E95405">
      <w:pPr>
        <w:pStyle w:val="TOC2"/>
        <w:tabs>
          <w:tab w:val="right" w:leader="dot" w:pos="9350"/>
        </w:tabs>
        <w:rPr>
          <w:ins w:id="244" w:author="Chuka Obi" w:date="2026-05-11T22:18:00Z" w16du:dateUtc="2026-05-11T21:18:00Z"/>
          <w:rFonts w:asciiTheme="minorHAnsi" w:eastAsiaTheme="minorEastAsia" w:hAnsiTheme="minorHAnsi" w:cstheme="minorBidi"/>
          <w:noProof/>
          <w:kern w:val="2"/>
          <w14:ligatures w14:val="standardContextual"/>
        </w:rPr>
      </w:pPr>
      <w:ins w:id="24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"_Toc229430427"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16.3  Indemnification Procedures</w:t>
        </w:r>
        <w:r>
          <w:rPr>
            <w:noProof/>
            <w:webHidden/>
          </w:rPr>
          <w:tab/>
        </w:r>
        <w:r>
          <w:rPr>
            <w:noProof/>
            <w:webHidden/>
          </w:rPr>
          <w:fldChar w:fldCharType="begin"/>
        </w:r>
        <w:r>
          <w:rPr>
            <w:noProof/>
            <w:webHidden/>
          </w:rPr>
          <w:instrText xml:space="preserve"> PAGEREF _Toc229430427 \h </w:instrText>
        </w:r>
        <w:r>
          <w:rPr>
            <w:noProof/>
            <w:webHidden/>
          </w:rPr>
        </w:r>
        <w:r>
          <w:rPr>
            <w:noProof/>
            <w:webHidden/>
          </w:rPr>
          <w:fldChar w:fldCharType="separate"/>
        </w:r>
        <w:r>
          <w:rPr>
            <w:noProof/>
            <w:webHidden/>
          </w:rPr>
          <w:t>75</w:t>
        </w:r>
        <w:r>
          <w:rPr>
            <w:noProof/>
            <w:webHidden/>
          </w:rPr>
          <w:fldChar w:fldCharType="end"/>
        </w:r>
        <w:r w:rsidRPr="001031ED">
          <w:rPr>
            <w:rStyle w:val="Hyperlink"/>
            <w:noProof/>
          </w:rPr>
          <w:fldChar w:fldCharType="end"/>
        </w:r>
      </w:ins>
    </w:p>
    <w:p w14:paraId="75AE9F96" w14:textId="45C5D794" w:rsidR="00E95405" w:rsidRDefault="00E95405">
      <w:pPr>
        <w:pStyle w:val="TOC1"/>
        <w:tabs>
          <w:tab w:val="right" w:leader="dot" w:pos="9350"/>
        </w:tabs>
        <w:rPr>
          <w:ins w:id="246" w:author="Chuka Obi" w:date="2026-05-11T22:18:00Z" w16du:dateUtc="2026-05-11T21:18:00Z"/>
          <w:rFonts w:asciiTheme="minorHAnsi" w:eastAsiaTheme="minorEastAsia" w:hAnsiTheme="minorHAnsi" w:cstheme="minorBidi"/>
          <w:noProof/>
          <w:kern w:val="2"/>
          <w14:ligatures w14:val="standardContextual"/>
        </w:rPr>
      </w:pPr>
      <w:ins w:id="24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"_Toc229430428"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17. LIMITATION OF LIABILITY</w:t>
        </w:r>
        <w:r>
          <w:rPr>
            <w:noProof/>
            <w:webHidden/>
          </w:rPr>
          <w:tab/>
        </w:r>
        <w:r>
          <w:rPr>
            <w:noProof/>
            <w:webHidden/>
          </w:rPr>
          <w:fldChar w:fldCharType="begin"/>
        </w:r>
        <w:r>
          <w:rPr>
            <w:noProof/>
            <w:webHidden/>
          </w:rPr>
          <w:instrText xml:space="preserve"> PAGEREF _Toc229430428 \h </w:instrText>
        </w:r>
        <w:r>
          <w:rPr>
            <w:noProof/>
            <w:webHidden/>
          </w:rPr>
        </w:r>
        <w:r>
          <w:rPr>
            <w:noProof/>
            <w:webHidden/>
          </w:rPr>
          <w:fldChar w:fldCharType="separate"/>
        </w:r>
        <w:r>
          <w:rPr>
            <w:noProof/>
            <w:webHidden/>
          </w:rPr>
          <w:t>76</w:t>
        </w:r>
        <w:r>
          <w:rPr>
            <w:noProof/>
            <w:webHidden/>
          </w:rPr>
          <w:fldChar w:fldCharType="end"/>
        </w:r>
        <w:r w:rsidRPr="001031ED">
          <w:rPr>
            <w:rStyle w:val="Hyperlink"/>
            <w:noProof/>
          </w:rPr>
          <w:fldChar w:fldCharType="end"/>
        </w:r>
      </w:ins>
    </w:p>
    <w:p w14:paraId="472D4078" w14:textId="6C96535B" w:rsidR="00E95405" w:rsidRDefault="00E95405">
      <w:pPr>
        <w:pStyle w:val="TOC2"/>
        <w:tabs>
          <w:tab w:val="right" w:leader="dot" w:pos="9350"/>
        </w:tabs>
        <w:rPr>
          <w:ins w:id="248" w:author="Chuka Obi" w:date="2026-05-11T22:18:00Z" w16du:dateUtc="2026-05-11T21:18:00Z"/>
          <w:rFonts w:asciiTheme="minorHAnsi" w:eastAsiaTheme="minorEastAsia" w:hAnsiTheme="minorHAnsi" w:cstheme="minorBidi"/>
          <w:noProof/>
          <w:kern w:val="2"/>
          <w14:ligatures w14:val="standardContextual"/>
        </w:rPr>
      </w:pPr>
      <w:ins w:id="24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"_Toc229430429"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17.1  Aggregate Cap</w:t>
        </w:r>
        <w:r>
          <w:rPr>
            <w:noProof/>
            <w:webHidden/>
          </w:rPr>
          <w:tab/>
        </w:r>
        <w:r>
          <w:rPr>
            <w:noProof/>
            <w:webHidden/>
          </w:rPr>
          <w:fldChar w:fldCharType="begin"/>
        </w:r>
        <w:r>
          <w:rPr>
            <w:noProof/>
            <w:webHidden/>
          </w:rPr>
          <w:instrText xml:space="preserve"> PAGEREF _Toc229430429 \h </w:instrText>
        </w:r>
        <w:r>
          <w:rPr>
            <w:noProof/>
            <w:webHidden/>
          </w:rPr>
        </w:r>
        <w:r>
          <w:rPr>
            <w:noProof/>
            <w:webHidden/>
          </w:rPr>
          <w:fldChar w:fldCharType="separate"/>
        </w:r>
        <w:r>
          <w:rPr>
            <w:noProof/>
            <w:webHidden/>
          </w:rPr>
          <w:t>76</w:t>
        </w:r>
        <w:r>
          <w:rPr>
            <w:noProof/>
            <w:webHidden/>
          </w:rPr>
          <w:fldChar w:fldCharType="end"/>
        </w:r>
        <w:r w:rsidRPr="001031ED">
          <w:rPr>
            <w:rStyle w:val="Hyperlink"/>
            <w:noProof/>
          </w:rPr>
          <w:fldChar w:fldCharType="end"/>
        </w:r>
      </w:ins>
    </w:p>
    <w:p w14:paraId="2E0F10F0" w14:textId="0F811DE7" w:rsidR="00E95405" w:rsidRDefault="00E95405">
      <w:pPr>
        <w:pStyle w:val="TOC2"/>
        <w:tabs>
          <w:tab w:val="right" w:leader="dot" w:pos="9350"/>
        </w:tabs>
        <w:rPr>
          <w:ins w:id="250" w:author="Chuka Obi" w:date="2026-05-11T22:18:00Z" w16du:dateUtc="2026-05-11T21:18:00Z"/>
          <w:rFonts w:asciiTheme="minorHAnsi" w:eastAsiaTheme="minorEastAsia" w:hAnsiTheme="minorHAnsi" w:cstheme="minorBidi"/>
          <w:noProof/>
          <w:kern w:val="2"/>
          <w14:ligatures w14:val="standardContextual"/>
        </w:rPr>
      </w:pPr>
      <w:ins w:id="25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"_Toc229430430"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17.2  Consequential Damages</w:t>
        </w:r>
        <w:r>
          <w:rPr>
            <w:noProof/>
            <w:webHidden/>
          </w:rPr>
          <w:tab/>
        </w:r>
        <w:r>
          <w:rPr>
            <w:noProof/>
            <w:webHidden/>
          </w:rPr>
          <w:fldChar w:fldCharType="begin"/>
        </w:r>
        <w:r>
          <w:rPr>
            <w:noProof/>
            <w:webHidden/>
          </w:rPr>
          <w:instrText xml:space="preserve"> PAGEREF _Toc229430430 \h </w:instrText>
        </w:r>
        <w:r>
          <w:rPr>
            <w:noProof/>
            <w:webHidden/>
          </w:rPr>
        </w:r>
        <w:r>
          <w:rPr>
            <w:noProof/>
            <w:webHidden/>
          </w:rPr>
          <w:fldChar w:fldCharType="separate"/>
        </w:r>
        <w:r>
          <w:rPr>
            <w:noProof/>
            <w:webHidden/>
          </w:rPr>
          <w:t>76</w:t>
        </w:r>
        <w:r>
          <w:rPr>
            <w:noProof/>
            <w:webHidden/>
          </w:rPr>
          <w:fldChar w:fldCharType="end"/>
        </w:r>
        <w:r w:rsidRPr="001031ED">
          <w:rPr>
            <w:rStyle w:val="Hyperlink"/>
            <w:noProof/>
          </w:rPr>
          <w:fldChar w:fldCharType="end"/>
        </w:r>
      </w:ins>
    </w:p>
    <w:p w14:paraId="13099CC2" w14:textId="2687DEEC" w:rsidR="00E95405" w:rsidRDefault="00E95405">
      <w:pPr>
        <w:pStyle w:val="TOC2"/>
        <w:tabs>
          <w:tab w:val="right" w:leader="dot" w:pos="9350"/>
        </w:tabs>
        <w:rPr>
          <w:ins w:id="252" w:author="Chuka Obi" w:date="2026-05-11T22:18:00Z" w16du:dateUtc="2026-05-11T21:18:00Z"/>
          <w:rFonts w:asciiTheme="minorHAnsi" w:eastAsiaTheme="minorEastAsia" w:hAnsiTheme="minorHAnsi" w:cstheme="minorBidi"/>
          <w:noProof/>
          <w:kern w:val="2"/>
          <w14:ligatures w14:val="standardContextual"/>
        </w:rPr>
      </w:pPr>
      <w:ins w:id="25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"_Toc229430431"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17.3  Caps on Liquidated Damages</w:t>
        </w:r>
        <w:r>
          <w:rPr>
            <w:noProof/>
            <w:webHidden/>
          </w:rPr>
          <w:tab/>
        </w:r>
        <w:r>
          <w:rPr>
            <w:noProof/>
            <w:webHidden/>
          </w:rPr>
          <w:fldChar w:fldCharType="begin"/>
        </w:r>
        <w:r>
          <w:rPr>
            <w:noProof/>
            <w:webHidden/>
          </w:rPr>
          <w:instrText xml:space="preserve"> PAGEREF _Toc229430431 \h </w:instrText>
        </w:r>
        <w:r>
          <w:rPr>
            <w:noProof/>
            <w:webHidden/>
          </w:rPr>
        </w:r>
        <w:r>
          <w:rPr>
            <w:noProof/>
            <w:webHidden/>
          </w:rPr>
          <w:fldChar w:fldCharType="separate"/>
        </w:r>
        <w:r>
          <w:rPr>
            <w:noProof/>
            <w:webHidden/>
          </w:rPr>
          <w:t>76</w:t>
        </w:r>
        <w:r>
          <w:rPr>
            <w:noProof/>
            <w:webHidden/>
          </w:rPr>
          <w:fldChar w:fldCharType="end"/>
        </w:r>
        <w:r w:rsidRPr="001031ED">
          <w:rPr>
            <w:rStyle w:val="Hyperlink"/>
            <w:noProof/>
          </w:rPr>
          <w:fldChar w:fldCharType="end"/>
        </w:r>
      </w:ins>
    </w:p>
    <w:p w14:paraId="72CF8295" w14:textId="50EEF56A" w:rsidR="00E95405" w:rsidRDefault="00E95405">
      <w:pPr>
        <w:pStyle w:val="TOC2"/>
        <w:tabs>
          <w:tab w:val="right" w:leader="dot" w:pos="9350"/>
        </w:tabs>
        <w:rPr>
          <w:ins w:id="254" w:author="Chuka Obi" w:date="2026-05-11T22:18:00Z" w16du:dateUtc="2026-05-11T21:18:00Z"/>
          <w:rFonts w:asciiTheme="minorHAnsi" w:eastAsiaTheme="minorEastAsia" w:hAnsiTheme="minorHAnsi" w:cstheme="minorBidi"/>
          <w:noProof/>
          <w:kern w:val="2"/>
          <w14:ligatures w14:val="standardContextual"/>
        </w:rPr>
      </w:pPr>
      <w:ins w:id="25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"_Toc229430432"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17.4  Applicability</w:t>
        </w:r>
        <w:r>
          <w:rPr>
            <w:noProof/>
            <w:webHidden/>
          </w:rPr>
          <w:tab/>
        </w:r>
        <w:r>
          <w:rPr>
            <w:noProof/>
            <w:webHidden/>
          </w:rPr>
          <w:fldChar w:fldCharType="begin"/>
        </w:r>
        <w:r>
          <w:rPr>
            <w:noProof/>
            <w:webHidden/>
          </w:rPr>
          <w:instrText xml:space="preserve"> PAGEREF _Toc229430432 \h </w:instrText>
        </w:r>
        <w:r>
          <w:rPr>
            <w:noProof/>
            <w:webHidden/>
          </w:rPr>
        </w:r>
        <w:r>
          <w:rPr>
            <w:noProof/>
            <w:webHidden/>
          </w:rPr>
          <w:fldChar w:fldCharType="separate"/>
        </w:r>
        <w:r>
          <w:rPr>
            <w:noProof/>
            <w:webHidden/>
          </w:rPr>
          <w:t>77</w:t>
        </w:r>
        <w:r>
          <w:rPr>
            <w:noProof/>
            <w:webHidden/>
          </w:rPr>
          <w:fldChar w:fldCharType="end"/>
        </w:r>
        <w:r w:rsidRPr="001031ED">
          <w:rPr>
            <w:rStyle w:val="Hyperlink"/>
            <w:noProof/>
          </w:rPr>
          <w:fldChar w:fldCharType="end"/>
        </w:r>
      </w:ins>
    </w:p>
    <w:p w14:paraId="1DD1929B" w14:textId="7D9806F8" w:rsidR="00E95405" w:rsidRDefault="00E95405">
      <w:pPr>
        <w:pStyle w:val="TOC2"/>
        <w:tabs>
          <w:tab w:val="right" w:leader="dot" w:pos="9350"/>
        </w:tabs>
        <w:rPr>
          <w:ins w:id="256" w:author="Chuka Obi" w:date="2026-05-11T22:18:00Z" w16du:dateUtc="2026-05-11T21:18:00Z"/>
          <w:rFonts w:asciiTheme="minorHAnsi" w:eastAsiaTheme="minorEastAsia" w:hAnsiTheme="minorHAnsi" w:cstheme="minorBidi"/>
          <w:noProof/>
          <w:kern w:val="2"/>
          <w14:ligatures w14:val="standardContextual"/>
        </w:rPr>
      </w:pPr>
      <w:ins w:id="25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"_Toc229430433"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17.5  Time Limit on Claims</w:t>
        </w:r>
        <w:r>
          <w:rPr>
            <w:noProof/>
            <w:webHidden/>
          </w:rPr>
          <w:tab/>
        </w:r>
        <w:r>
          <w:rPr>
            <w:noProof/>
            <w:webHidden/>
          </w:rPr>
          <w:fldChar w:fldCharType="begin"/>
        </w:r>
        <w:r>
          <w:rPr>
            <w:noProof/>
            <w:webHidden/>
          </w:rPr>
          <w:instrText xml:space="preserve"> PAGEREF _Toc229430433 \h </w:instrText>
        </w:r>
        <w:r>
          <w:rPr>
            <w:noProof/>
            <w:webHidden/>
          </w:rPr>
        </w:r>
        <w:r>
          <w:rPr>
            <w:noProof/>
            <w:webHidden/>
          </w:rPr>
          <w:fldChar w:fldCharType="separate"/>
        </w:r>
        <w:r>
          <w:rPr>
            <w:noProof/>
            <w:webHidden/>
          </w:rPr>
          <w:t>77</w:t>
        </w:r>
        <w:r>
          <w:rPr>
            <w:noProof/>
            <w:webHidden/>
          </w:rPr>
          <w:fldChar w:fldCharType="end"/>
        </w:r>
        <w:r w:rsidRPr="001031ED">
          <w:rPr>
            <w:rStyle w:val="Hyperlink"/>
            <w:noProof/>
          </w:rPr>
          <w:fldChar w:fldCharType="end"/>
        </w:r>
      </w:ins>
    </w:p>
    <w:p w14:paraId="0BF1FD2F" w14:textId="41CB282F" w:rsidR="00E95405" w:rsidRDefault="00E95405">
      <w:pPr>
        <w:pStyle w:val="TOC1"/>
        <w:tabs>
          <w:tab w:val="right" w:leader="dot" w:pos="9350"/>
        </w:tabs>
        <w:rPr>
          <w:ins w:id="258" w:author="Chuka Obi" w:date="2026-05-11T22:18:00Z" w16du:dateUtc="2026-05-11T21:18:00Z"/>
          <w:rFonts w:asciiTheme="minorHAnsi" w:eastAsiaTheme="minorEastAsia" w:hAnsiTheme="minorHAnsi" w:cstheme="minorBidi"/>
          <w:noProof/>
          <w:kern w:val="2"/>
          <w14:ligatures w14:val="standardContextual"/>
        </w:rPr>
      </w:pPr>
      <w:ins w:id="25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"_Toc229430434"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18. DISPUTE RESOLUTION</w:t>
        </w:r>
        <w:r>
          <w:rPr>
            <w:noProof/>
            <w:webHidden/>
          </w:rPr>
          <w:tab/>
        </w:r>
        <w:r>
          <w:rPr>
            <w:noProof/>
            <w:webHidden/>
          </w:rPr>
          <w:fldChar w:fldCharType="begin"/>
        </w:r>
        <w:r>
          <w:rPr>
            <w:noProof/>
            <w:webHidden/>
          </w:rPr>
          <w:instrText xml:space="preserve"> PAGEREF _Toc229430434 \h </w:instrText>
        </w:r>
        <w:r>
          <w:rPr>
            <w:noProof/>
            <w:webHidden/>
          </w:rPr>
        </w:r>
        <w:r>
          <w:rPr>
            <w:noProof/>
            <w:webHidden/>
          </w:rPr>
          <w:fldChar w:fldCharType="separate"/>
        </w:r>
        <w:r>
          <w:rPr>
            <w:noProof/>
            <w:webHidden/>
          </w:rPr>
          <w:t>78</w:t>
        </w:r>
        <w:r>
          <w:rPr>
            <w:noProof/>
            <w:webHidden/>
          </w:rPr>
          <w:fldChar w:fldCharType="end"/>
        </w:r>
        <w:r w:rsidRPr="001031ED">
          <w:rPr>
            <w:rStyle w:val="Hyperlink"/>
            <w:noProof/>
          </w:rPr>
          <w:fldChar w:fldCharType="end"/>
        </w:r>
      </w:ins>
    </w:p>
    <w:p w14:paraId="5D8AA261" w14:textId="61914716" w:rsidR="00E95405" w:rsidRDefault="00E95405">
      <w:pPr>
        <w:pStyle w:val="TOC2"/>
        <w:tabs>
          <w:tab w:val="right" w:leader="dot" w:pos="9350"/>
        </w:tabs>
        <w:rPr>
          <w:ins w:id="260" w:author="Chuka Obi" w:date="2026-05-11T22:18:00Z" w16du:dateUtc="2026-05-11T21:18:00Z"/>
          <w:rFonts w:asciiTheme="minorHAnsi" w:eastAsiaTheme="minorEastAsia" w:hAnsiTheme="minorHAnsi" w:cstheme="minorBidi"/>
          <w:noProof/>
          <w:kern w:val="2"/>
          <w14:ligatures w14:val="standardContextual"/>
        </w:rPr>
      </w:pPr>
      <w:ins w:id="26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"_Toc229430435"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18.1  Negotiation</w:t>
        </w:r>
        <w:r>
          <w:rPr>
            <w:noProof/>
            <w:webHidden/>
          </w:rPr>
          <w:tab/>
        </w:r>
        <w:r>
          <w:rPr>
            <w:noProof/>
            <w:webHidden/>
          </w:rPr>
          <w:fldChar w:fldCharType="begin"/>
        </w:r>
        <w:r>
          <w:rPr>
            <w:noProof/>
            <w:webHidden/>
          </w:rPr>
          <w:instrText xml:space="preserve"> PAGEREF _Toc229430435 \h </w:instrText>
        </w:r>
        <w:r>
          <w:rPr>
            <w:noProof/>
            <w:webHidden/>
          </w:rPr>
        </w:r>
        <w:r>
          <w:rPr>
            <w:noProof/>
            <w:webHidden/>
          </w:rPr>
          <w:fldChar w:fldCharType="separate"/>
        </w:r>
        <w:r>
          <w:rPr>
            <w:noProof/>
            <w:webHidden/>
          </w:rPr>
          <w:t>78</w:t>
        </w:r>
        <w:r>
          <w:rPr>
            <w:noProof/>
            <w:webHidden/>
          </w:rPr>
          <w:fldChar w:fldCharType="end"/>
        </w:r>
        <w:r w:rsidRPr="001031ED">
          <w:rPr>
            <w:rStyle w:val="Hyperlink"/>
            <w:noProof/>
          </w:rPr>
          <w:fldChar w:fldCharType="end"/>
        </w:r>
      </w:ins>
    </w:p>
    <w:p w14:paraId="2A8446D2" w14:textId="2AD8CEFE" w:rsidR="00E95405" w:rsidRDefault="00E95405">
      <w:pPr>
        <w:pStyle w:val="TOC2"/>
        <w:tabs>
          <w:tab w:val="right" w:leader="dot" w:pos="9350"/>
        </w:tabs>
        <w:rPr>
          <w:ins w:id="262" w:author="Chuka Obi" w:date="2026-05-11T22:18:00Z" w16du:dateUtc="2026-05-11T21:18:00Z"/>
          <w:rFonts w:asciiTheme="minorHAnsi" w:eastAsiaTheme="minorEastAsia" w:hAnsiTheme="minorHAnsi" w:cstheme="minorBidi"/>
          <w:noProof/>
          <w:kern w:val="2"/>
          <w14:ligatures w14:val="standardContextual"/>
        </w:rPr>
      </w:pPr>
      <w:ins w:id="26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"_Toc229430436"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18.2  Mediation (Optional)</w:t>
        </w:r>
        <w:r>
          <w:rPr>
            <w:noProof/>
            <w:webHidden/>
          </w:rPr>
          <w:tab/>
        </w:r>
        <w:r>
          <w:rPr>
            <w:noProof/>
            <w:webHidden/>
          </w:rPr>
          <w:fldChar w:fldCharType="begin"/>
        </w:r>
        <w:r>
          <w:rPr>
            <w:noProof/>
            <w:webHidden/>
          </w:rPr>
          <w:instrText xml:space="preserve"> PAGEREF _Toc229430436 \h </w:instrText>
        </w:r>
        <w:r>
          <w:rPr>
            <w:noProof/>
            <w:webHidden/>
          </w:rPr>
        </w:r>
        <w:r>
          <w:rPr>
            <w:noProof/>
            <w:webHidden/>
          </w:rPr>
          <w:fldChar w:fldCharType="separate"/>
        </w:r>
        <w:r>
          <w:rPr>
            <w:noProof/>
            <w:webHidden/>
          </w:rPr>
          <w:t>78</w:t>
        </w:r>
        <w:r>
          <w:rPr>
            <w:noProof/>
            <w:webHidden/>
          </w:rPr>
          <w:fldChar w:fldCharType="end"/>
        </w:r>
        <w:r w:rsidRPr="001031ED">
          <w:rPr>
            <w:rStyle w:val="Hyperlink"/>
            <w:noProof/>
          </w:rPr>
          <w:fldChar w:fldCharType="end"/>
        </w:r>
      </w:ins>
    </w:p>
    <w:p w14:paraId="2F9DA920" w14:textId="6F4EA4B7" w:rsidR="00E95405" w:rsidRDefault="00E95405">
      <w:pPr>
        <w:pStyle w:val="TOC2"/>
        <w:tabs>
          <w:tab w:val="right" w:leader="dot" w:pos="9350"/>
        </w:tabs>
        <w:rPr>
          <w:ins w:id="264" w:author="Chuka Obi" w:date="2026-05-11T22:18:00Z" w16du:dateUtc="2026-05-11T21:18:00Z"/>
          <w:rFonts w:asciiTheme="minorHAnsi" w:eastAsiaTheme="minorEastAsia" w:hAnsiTheme="minorHAnsi" w:cstheme="minorBidi"/>
          <w:noProof/>
          <w:kern w:val="2"/>
          <w14:ligatures w14:val="standardContextual"/>
        </w:rPr>
      </w:pPr>
      <w:ins w:id="26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"_Toc229430437"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18.3  Arbitration</w:t>
        </w:r>
        <w:r>
          <w:rPr>
            <w:noProof/>
            <w:webHidden/>
          </w:rPr>
          <w:tab/>
        </w:r>
        <w:r>
          <w:rPr>
            <w:noProof/>
            <w:webHidden/>
          </w:rPr>
          <w:fldChar w:fldCharType="begin"/>
        </w:r>
        <w:r>
          <w:rPr>
            <w:noProof/>
            <w:webHidden/>
          </w:rPr>
          <w:instrText xml:space="preserve"> PAGEREF _Toc229430437 \h </w:instrText>
        </w:r>
        <w:r>
          <w:rPr>
            <w:noProof/>
            <w:webHidden/>
          </w:rPr>
        </w:r>
        <w:r>
          <w:rPr>
            <w:noProof/>
            <w:webHidden/>
          </w:rPr>
          <w:fldChar w:fldCharType="separate"/>
        </w:r>
        <w:r>
          <w:rPr>
            <w:noProof/>
            <w:webHidden/>
          </w:rPr>
          <w:t>78</w:t>
        </w:r>
        <w:r>
          <w:rPr>
            <w:noProof/>
            <w:webHidden/>
          </w:rPr>
          <w:fldChar w:fldCharType="end"/>
        </w:r>
        <w:r w:rsidRPr="001031ED">
          <w:rPr>
            <w:rStyle w:val="Hyperlink"/>
            <w:noProof/>
          </w:rPr>
          <w:fldChar w:fldCharType="end"/>
        </w:r>
      </w:ins>
    </w:p>
    <w:p w14:paraId="4E6E0B5D" w14:textId="48BF6A99" w:rsidR="00E95405" w:rsidRDefault="00E95405">
      <w:pPr>
        <w:pStyle w:val="TOC2"/>
        <w:tabs>
          <w:tab w:val="right" w:leader="dot" w:pos="9350"/>
        </w:tabs>
        <w:rPr>
          <w:ins w:id="266" w:author="Chuka Obi" w:date="2026-05-11T22:18:00Z" w16du:dateUtc="2026-05-11T21:18:00Z"/>
          <w:rFonts w:asciiTheme="minorHAnsi" w:eastAsiaTheme="minorEastAsia" w:hAnsiTheme="minorHAnsi" w:cstheme="minorBidi"/>
          <w:noProof/>
          <w:kern w:val="2"/>
          <w14:ligatures w14:val="standardContextual"/>
        </w:rPr>
      </w:pPr>
      <w:ins w:id="26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"_Toc229430438"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18.4  Continuation of Work</w:t>
        </w:r>
        <w:r>
          <w:rPr>
            <w:noProof/>
            <w:webHidden/>
          </w:rPr>
          <w:tab/>
        </w:r>
        <w:r>
          <w:rPr>
            <w:noProof/>
            <w:webHidden/>
          </w:rPr>
          <w:fldChar w:fldCharType="begin"/>
        </w:r>
        <w:r>
          <w:rPr>
            <w:noProof/>
            <w:webHidden/>
          </w:rPr>
          <w:instrText xml:space="preserve"> PAGEREF _Toc229430438 \h </w:instrText>
        </w:r>
        <w:r>
          <w:rPr>
            <w:noProof/>
            <w:webHidden/>
          </w:rPr>
        </w:r>
        <w:r>
          <w:rPr>
            <w:noProof/>
            <w:webHidden/>
          </w:rPr>
          <w:fldChar w:fldCharType="separate"/>
        </w:r>
        <w:r>
          <w:rPr>
            <w:noProof/>
            <w:webHidden/>
          </w:rPr>
          <w:t>79</w:t>
        </w:r>
        <w:r>
          <w:rPr>
            <w:noProof/>
            <w:webHidden/>
          </w:rPr>
          <w:fldChar w:fldCharType="end"/>
        </w:r>
        <w:r w:rsidRPr="001031ED">
          <w:rPr>
            <w:rStyle w:val="Hyperlink"/>
            <w:noProof/>
          </w:rPr>
          <w:fldChar w:fldCharType="end"/>
        </w:r>
      </w:ins>
    </w:p>
    <w:p w14:paraId="6EB6C759" w14:textId="4ECA8808" w:rsidR="00E95405" w:rsidRDefault="00E95405">
      <w:pPr>
        <w:pStyle w:val="TOC2"/>
        <w:tabs>
          <w:tab w:val="right" w:leader="dot" w:pos="9350"/>
        </w:tabs>
        <w:rPr>
          <w:ins w:id="268" w:author="Chuka Obi" w:date="2026-05-11T22:18:00Z" w16du:dateUtc="2026-05-11T21:18:00Z"/>
          <w:rFonts w:asciiTheme="minorHAnsi" w:eastAsiaTheme="minorEastAsia" w:hAnsiTheme="minorHAnsi" w:cstheme="minorBidi"/>
          <w:noProof/>
          <w:kern w:val="2"/>
          <w14:ligatures w14:val="standardContextual"/>
        </w:rPr>
      </w:pPr>
      <w:ins w:id="26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"_Toc229430439"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18.5  Escrow of Disputed Amounts</w:t>
        </w:r>
        <w:r>
          <w:rPr>
            <w:noProof/>
            <w:webHidden/>
          </w:rPr>
          <w:tab/>
        </w:r>
        <w:r>
          <w:rPr>
            <w:noProof/>
            <w:webHidden/>
          </w:rPr>
          <w:fldChar w:fldCharType="begin"/>
        </w:r>
        <w:r>
          <w:rPr>
            <w:noProof/>
            <w:webHidden/>
          </w:rPr>
          <w:instrText xml:space="preserve"> PAGEREF _Toc229430439 \h </w:instrText>
        </w:r>
        <w:r>
          <w:rPr>
            <w:noProof/>
            <w:webHidden/>
          </w:rPr>
        </w:r>
        <w:r>
          <w:rPr>
            <w:noProof/>
            <w:webHidden/>
          </w:rPr>
          <w:fldChar w:fldCharType="separate"/>
        </w:r>
        <w:r>
          <w:rPr>
            <w:noProof/>
            <w:webHidden/>
          </w:rPr>
          <w:t>79</w:t>
        </w:r>
        <w:r>
          <w:rPr>
            <w:noProof/>
            <w:webHidden/>
          </w:rPr>
          <w:fldChar w:fldCharType="end"/>
        </w:r>
        <w:r w:rsidRPr="001031ED">
          <w:rPr>
            <w:rStyle w:val="Hyperlink"/>
            <w:noProof/>
          </w:rPr>
          <w:fldChar w:fldCharType="end"/>
        </w:r>
      </w:ins>
    </w:p>
    <w:p w14:paraId="750A95FE" w14:textId="617B496B" w:rsidR="00E95405" w:rsidRDefault="00E95405">
      <w:pPr>
        <w:pStyle w:val="TOC1"/>
        <w:tabs>
          <w:tab w:val="right" w:leader="dot" w:pos="9350"/>
        </w:tabs>
        <w:rPr>
          <w:ins w:id="270" w:author="Chuka Obi" w:date="2026-05-11T22:18:00Z" w16du:dateUtc="2026-05-11T21:18:00Z"/>
          <w:rFonts w:asciiTheme="minorHAnsi" w:eastAsiaTheme="minorEastAsia" w:hAnsiTheme="minorHAnsi" w:cstheme="minorBidi"/>
          <w:noProof/>
          <w:kern w:val="2"/>
          <w14:ligatures w14:val="standardContextual"/>
        </w:rPr>
      </w:pPr>
      <w:ins w:id="271" w:author="Chuka Obi" w:date="2026-05-11T22:18:00Z" w16du:dateUtc="2026-05-11T21:18:00Z">
        <w:r w:rsidRPr="001031ED">
          <w:rPr>
            <w:rStyle w:val="Hyperlink"/>
            <w:noProof/>
          </w:rPr>
          <w:lastRenderedPageBreak/>
          <w:fldChar w:fldCharType="begin"/>
        </w:r>
        <w:r w:rsidRPr="001031ED">
          <w:rPr>
            <w:rStyle w:val="Hyperlink"/>
            <w:noProof/>
          </w:rPr>
          <w:instrText xml:space="preserve"> </w:instrText>
        </w:r>
        <w:r>
          <w:rPr>
            <w:noProof/>
          </w:rPr>
          <w:instrText>HYPERLINK \l "_Toc229430440"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19. CONFIDENTIALITY</w:t>
        </w:r>
        <w:r>
          <w:rPr>
            <w:noProof/>
            <w:webHidden/>
          </w:rPr>
          <w:tab/>
        </w:r>
        <w:r>
          <w:rPr>
            <w:noProof/>
            <w:webHidden/>
          </w:rPr>
          <w:fldChar w:fldCharType="begin"/>
        </w:r>
        <w:r>
          <w:rPr>
            <w:noProof/>
            <w:webHidden/>
          </w:rPr>
          <w:instrText xml:space="preserve"> PAGEREF _Toc229430440 \h </w:instrText>
        </w:r>
        <w:r>
          <w:rPr>
            <w:noProof/>
            <w:webHidden/>
          </w:rPr>
        </w:r>
        <w:r>
          <w:rPr>
            <w:noProof/>
            <w:webHidden/>
          </w:rPr>
          <w:fldChar w:fldCharType="separate"/>
        </w:r>
        <w:r>
          <w:rPr>
            <w:noProof/>
            <w:webHidden/>
          </w:rPr>
          <w:t>80</w:t>
        </w:r>
        <w:r>
          <w:rPr>
            <w:noProof/>
            <w:webHidden/>
          </w:rPr>
          <w:fldChar w:fldCharType="end"/>
        </w:r>
        <w:r w:rsidRPr="001031ED">
          <w:rPr>
            <w:rStyle w:val="Hyperlink"/>
            <w:noProof/>
          </w:rPr>
          <w:fldChar w:fldCharType="end"/>
        </w:r>
      </w:ins>
    </w:p>
    <w:p w14:paraId="32292A6F" w14:textId="45BAED94" w:rsidR="00E95405" w:rsidRDefault="00E95405">
      <w:pPr>
        <w:pStyle w:val="TOC2"/>
        <w:tabs>
          <w:tab w:val="right" w:leader="dot" w:pos="9350"/>
        </w:tabs>
        <w:rPr>
          <w:ins w:id="272" w:author="Chuka Obi" w:date="2026-05-11T22:18:00Z" w16du:dateUtc="2026-05-11T21:18:00Z"/>
          <w:rFonts w:asciiTheme="minorHAnsi" w:eastAsiaTheme="minorEastAsia" w:hAnsiTheme="minorHAnsi" w:cstheme="minorBidi"/>
          <w:noProof/>
          <w:kern w:val="2"/>
          <w14:ligatures w14:val="standardContextual"/>
        </w:rPr>
      </w:pPr>
      <w:ins w:id="27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"_Toc229430441"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19.1  Obligations</w:t>
        </w:r>
        <w:r>
          <w:rPr>
            <w:noProof/>
            <w:webHidden/>
          </w:rPr>
          <w:tab/>
        </w:r>
        <w:r>
          <w:rPr>
            <w:noProof/>
            <w:webHidden/>
          </w:rPr>
          <w:fldChar w:fldCharType="begin"/>
        </w:r>
        <w:r>
          <w:rPr>
            <w:noProof/>
            <w:webHidden/>
          </w:rPr>
          <w:instrText xml:space="preserve"> PAGEREF _Toc229430441 \h </w:instrText>
        </w:r>
        <w:r>
          <w:rPr>
            <w:noProof/>
            <w:webHidden/>
          </w:rPr>
        </w:r>
        <w:r>
          <w:rPr>
            <w:noProof/>
            <w:webHidden/>
          </w:rPr>
          <w:fldChar w:fldCharType="separate"/>
        </w:r>
        <w:r>
          <w:rPr>
            <w:noProof/>
            <w:webHidden/>
          </w:rPr>
          <w:t>80</w:t>
        </w:r>
        <w:r>
          <w:rPr>
            <w:noProof/>
            <w:webHidden/>
          </w:rPr>
          <w:fldChar w:fldCharType="end"/>
        </w:r>
        <w:r w:rsidRPr="001031ED">
          <w:rPr>
            <w:rStyle w:val="Hyperlink"/>
            <w:noProof/>
          </w:rPr>
          <w:fldChar w:fldCharType="end"/>
        </w:r>
      </w:ins>
    </w:p>
    <w:p w14:paraId="704DB339" w14:textId="3FC6D369" w:rsidR="00E95405" w:rsidRDefault="00E95405">
      <w:pPr>
        <w:pStyle w:val="TOC2"/>
        <w:tabs>
          <w:tab w:val="right" w:leader="dot" w:pos="9350"/>
        </w:tabs>
        <w:rPr>
          <w:ins w:id="274" w:author="Chuka Obi" w:date="2026-05-11T22:18:00Z" w16du:dateUtc="2026-05-11T21:18:00Z"/>
          <w:rFonts w:asciiTheme="minorHAnsi" w:eastAsiaTheme="minorEastAsia" w:hAnsiTheme="minorHAnsi" w:cstheme="minorBidi"/>
          <w:noProof/>
          <w:kern w:val="2"/>
          <w14:ligatures w14:val="standardContextual"/>
        </w:rPr>
      </w:pPr>
      <w:ins w:id="27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"_Toc229430442"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19.2  Exceptions</w:t>
        </w:r>
        <w:r>
          <w:rPr>
            <w:noProof/>
            <w:webHidden/>
          </w:rPr>
          <w:tab/>
        </w:r>
        <w:r>
          <w:rPr>
            <w:noProof/>
            <w:webHidden/>
          </w:rPr>
          <w:fldChar w:fldCharType="begin"/>
        </w:r>
        <w:r>
          <w:rPr>
            <w:noProof/>
            <w:webHidden/>
          </w:rPr>
          <w:instrText xml:space="preserve"> PAGEREF _Toc229430442 \h </w:instrText>
        </w:r>
        <w:r>
          <w:rPr>
            <w:noProof/>
            <w:webHidden/>
          </w:rPr>
        </w:r>
        <w:r>
          <w:rPr>
            <w:noProof/>
            <w:webHidden/>
          </w:rPr>
          <w:fldChar w:fldCharType="separate"/>
        </w:r>
        <w:r>
          <w:rPr>
            <w:noProof/>
            <w:webHidden/>
          </w:rPr>
          <w:t>80</w:t>
        </w:r>
        <w:r>
          <w:rPr>
            <w:noProof/>
            <w:webHidden/>
          </w:rPr>
          <w:fldChar w:fldCharType="end"/>
        </w:r>
        <w:r w:rsidRPr="001031ED">
          <w:rPr>
            <w:rStyle w:val="Hyperlink"/>
            <w:noProof/>
          </w:rPr>
          <w:fldChar w:fldCharType="end"/>
        </w:r>
      </w:ins>
    </w:p>
    <w:p w14:paraId="6FE175CF" w14:textId="7A287D26" w:rsidR="00E95405" w:rsidRDefault="00E95405">
      <w:pPr>
        <w:pStyle w:val="TOC2"/>
        <w:tabs>
          <w:tab w:val="right" w:leader="dot" w:pos="9350"/>
        </w:tabs>
        <w:rPr>
          <w:ins w:id="276" w:author="Chuka Obi" w:date="2026-05-11T22:18:00Z" w16du:dateUtc="2026-05-11T21:18:00Z"/>
          <w:rFonts w:asciiTheme="minorHAnsi" w:eastAsiaTheme="minorEastAsia" w:hAnsiTheme="minorHAnsi" w:cstheme="minorBidi"/>
          <w:noProof/>
          <w:kern w:val="2"/>
          <w14:ligatures w14:val="standardContextual"/>
        </w:rPr>
      </w:pPr>
      <w:ins w:id="27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"_Toc229430443"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19.3  Permitted Disclosures</w:t>
        </w:r>
        <w:r>
          <w:rPr>
            <w:noProof/>
            <w:webHidden/>
          </w:rPr>
          <w:tab/>
        </w:r>
        <w:r>
          <w:rPr>
            <w:noProof/>
            <w:webHidden/>
          </w:rPr>
          <w:fldChar w:fldCharType="begin"/>
        </w:r>
        <w:r>
          <w:rPr>
            <w:noProof/>
            <w:webHidden/>
          </w:rPr>
          <w:instrText xml:space="preserve"> PAGEREF _Toc229430443 \h </w:instrText>
        </w:r>
        <w:r>
          <w:rPr>
            <w:noProof/>
            <w:webHidden/>
          </w:rPr>
        </w:r>
        <w:r>
          <w:rPr>
            <w:noProof/>
            <w:webHidden/>
          </w:rPr>
          <w:fldChar w:fldCharType="separate"/>
        </w:r>
        <w:r>
          <w:rPr>
            <w:noProof/>
            <w:webHidden/>
          </w:rPr>
          <w:t>80</w:t>
        </w:r>
        <w:r>
          <w:rPr>
            <w:noProof/>
            <w:webHidden/>
          </w:rPr>
          <w:fldChar w:fldCharType="end"/>
        </w:r>
        <w:r w:rsidRPr="001031ED">
          <w:rPr>
            <w:rStyle w:val="Hyperlink"/>
            <w:noProof/>
          </w:rPr>
          <w:fldChar w:fldCharType="end"/>
        </w:r>
      </w:ins>
    </w:p>
    <w:p w14:paraId="377179D0" w14:textId="4970A0CD" w:rsidR="00E95405" w:rsidRDefault="00E95405">
      <w:pPr>
        <w:pStyle w:val="TOC2"/>
        <w:tabs>
          <w:tab w:val="right" w:leader="dot" w:pos="9350"/>
        </w:tabs>
        <w:rPr>
          <w:ins w:id="278" w:author="Chuka Obi" w:date="2026-05-11T22:18:00Z" w16du:dateUtc="2026-05-11T21:18:00Z"/>
          <w:rFonts w:asciiTheme="minorHAnsi" w:eastAsiaTheme="minorEastAsia" w:hAnsiTheme="minorHAnsi" w:cstheme="minorBidi"/>
          <w:noProof/>
          <w:kern w:val="2"/>
          <w14:ligatures w14:val="standardContextual"/>
        </w:rPr>
      </w:pPr>
      <w:ins w:id="27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"_Toc229430444"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19.4  Duration</w:t>
        </w:r>
        <w:r>
          <w:rPr>
            <w:noProof/>
            <w:webHidden/>
          </w:rPr>
          <w:tab/>
        </w:r>
        <w:r>
          <w:rPr>
            <w:noProof/>
            <w:webHidden/>
          </w:rPr>
          <w:fldChar w:fldCharType="begin"/>
        </w:r>
        <w:r>
          <w:rPr>
            <w:noProof/>
            <w:webHidden/>
          </w:rPr>
          <w:instrText xml:space="preserve"> PAGEREF _Toc229430444 \h </w:instrText>
        </w:r>
        <w:r>
          <w:rPr>
            <w:noProof/>
            <w:webHidden/>
          </w:rPr>
        </w:r>
        <w:r>
          <w:rPr>
            <w:noProof/>
            <w:webHidden/>
          </w:rPr>
          <w:fldChar w:fldCharType="separate"/>
        </w:r>
        <w:r>
          <w:rPr>
            <w:noProof/>
            <w:webHidden/>
          </w:rPr>
          <w:t>80</w:t>
        </w:r>
        <w:r>
          <w:rPr>
            <w:noProof/>
            <w:webHidden/>
          </w:rPr>
          <w:fldChar w:fldCharType="end"/>
        </w:r>
        <w:r w:rsidRPr="001031ED">
          <w:rPr>
            <w:rStyle w:val="Hyperlink"/>
            <w:noProof/>
          </w:rPr>
          <w:fldChar w:fldCharType="end"/>
        </w:r>
      </w:ins>
    </w:p>
    <w:p w14:paraId="175B04E5" w14:textId="1F1B5046" w:rsidR="00E95405" w:rsidRDefault="00E95405">
      <w:pPr>
        <w:pStyle w:val="TOC1"/>
        <w:tabs>
          <w:tab w:val="right" w:leader="dot" w:pos="9350"/>
        </w:tabs>
        <w:rPr>
          <w:ins w:id="280" w:author="Chuka Obi" w:date="2026-05-11T22:18:00Z" w16du:dateUtc="2026-05-11T21:18:00Z"/>
          <w:rFonts w:asciiTheme="minorHAnsi" w:eastAsiaTheme="minorEastAsia" w:hAnsiTheme="minorHAnsi" w:cstheme="minorBidi"/>
          <w:noProof/>
          <w:kern w:val="2"/>
          <w14:ligatures w14:val="standardContextual"/>
        </w:rPr>
      </w:pPr>
      <w:ins w:id="28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"_Toc229430445"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 MISCELLANEOUS PROVISIONS</w:t>
        </w:r>
        <w:r>
          <w:rPr>
            <w:noProof/>
            <w:webHidden/>
          </w:rPr>
          <w:tab/>
        </w:r>
        <w:r>
          <w:rPr>
            <w:noProof/>
            <w:webHidden/>
          </w:rPr>
          <w:fldChar w:fldCharType="begin"/>
        </w:r>
        <w:r>
          <w:rPr>
            <w:noProof/>
            <w:webHidden/>
          </w:rPr>
          <w:instrText xml:space="preserve"> PAGEREF _Toc229430445 \h </w:instrText>
        </w:r>
        <w:r>
          <w:rPr>
            <w:noProof/>
            <w:webHidden/>
          </w:rPr>
        </w:r>
        <w:r>
          <w:rPr>
            <w:noProof/>
            <w:webHidden/>
          </w:rPr>
          <w:fldChar w:fldCharType="separate"/>
        </w:r>
        <w:r>
          <w:rPr>
            <w:noProof/>
            <w:webHidden/>
          </w:rPr>
          <w:t>81</w:t>
        </w:r>
        <w:r>
          <w:rPr>
            <w:noProof/>
            <w:webHidden/>
          </w:rPr>
          <w:fldChar w:fldCharType="end"/>
        </w:r>
        <w:r w:rsidRPr="001031ED">
          <w:rPr>
            <w:rStyle w:val="Hyperlink"/>
            <w:noProof/>
          </w:rPr>
          <w:fldChar w:fldCharType="end"/>
        </w:r>
      </w:ins>
    </w:p>
    <w:p w14:paraId="19D780FD" w14:textId="2D573DC3" w:rsidR="00E95405" w:rsidRDefault="00E95405">
      <w:pPr>
        <w:pStyle w:val="TOC2"/>
        <w:tabs>
          <w:tab w:val="right" w:leader="dot" w:pos="9350"/>
        </w:tabs>
        <w:rPr>
          <w:ins w:id="282" w:author="Chuka Obi" w:date="2026-05-11T22:18:00Z" w16du:dateUtc="2026-05-11T21:18:00Z"/>
          <w:rFonts w:asciiTheme="minorHAnsi" w:eastAsiaTheme="minorEastAsia" w:hAnsiTheme="minorHAnsi" w:cstheme="minorBidi"/>
          <w:noProof/>
          <w:kern w:val="2"/>
          <w14:ligatures w14:val="standardContextual"/>
        </w:rPr>
      </w:pPr>
      <w:ins w:id="28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"_Toc229430446"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20.1  Governing Law</w:t>
        </w:r>
        <w:r>
          <w:rPr>
            <w:noProof/>
            <w:webHidden/>
          </w:rPr>
          <w:tab/>
        </w:r>
        <w:r>
          <w:rPr>
            <w:noProof/>
            <w:webHidden/>
          </w:rPr>
          <w:fldChar w:fldCharType="begin"/>
        </w:r>
        <w:r>
          <w:rPr>
            <w:noProof/>
            <w:webHidden/>
          </w:rPr>
          <w:instrText xml:space="preserve"> PAGEREF _Toc229430446 \h </w:instrText>
        </w:r>
        <w:r>
          <w:rPr>
            <w:noProof/>
            <w:webHidden/>
          </w:rPr>
        </w:r>
        <w:r>
          <w:rPr>
            <w:noProof/>
            <w:webHidden/>
          </w:rPr>
          <w:fldChar w:fldCharType="separate"/>
        </w:r>
        <w:r>
          <w:rPr>
            <w:noProof/>
            <w:webHidden/>
          </w:rPr>
          <w:t>81</w:t>
        </w:r>
        <w:r>
          <w:rPr>
            <w:noProof/>
            <w:webHidden/>
          </w:rPr>
          <w:fldChar w:fldCharType="end"/>
        </w:r>
        <w:r w:rsidRPr="001031ED">
          <w:rPr>
            <w:rStyle w:val="Hyperlink"/>
            <w:noProof/>
          </w:rPr>
          <w:fldChar w:fldCharType="end"/>
        </w:r>
      </w:ins>
    </w:p>
    <w:p w14:paraId="7B7C1B6F" w14:textId="3B0B263F" w:rsidR="00E95405" w:rsidRDefault="00E95405">
      <w:pPr>
        <w:pStyle w:val="TOC2"/>
        <w:tabs>
          <w:tab w:val="right" w:leader="dot" w:pos="9350"/>
        </w:tabs>
        <w:rPr>
          <w:ins w:id="284" w:author="Chuka Obi" w:date="2026-05-11T22:18:00Z" w16du:dateUtc="2026-05-11T21:18:00Z"/>
          <w:rFonts w:asciiTheme="minorHAnsi" w:eastAsiaTheme="minorEastAsia" w:hAnsiTheme="minorHAnsi" w:cstheme="minorBidi"/>
          <w:noProof/>
          <w:kern w:val="2"/>
          <w14:ligatures w14:val="standardContextual"/>
        </w:rPr>
      </w:pPr>
      <w:ins w:id="28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"_Toc229430447"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20.2  Entire Agreement</w:t>
        </w:r>
        <w:r>
          <w:rPr>
            <w:noProof/>
            <w:webHidden/>
          </w:rPr>
          <w:tab/>
        </w:r>
        <w:r>
          <w:rPr>
            <w:noProof/>
            <w:webHidden/>
          </w:rPr>
          <w:fldChar w:fldCharType="begin"/>
        </w:r>
        <w:r>
          <w:rPr>
            <w:noProof/>
            <w:webHidden/>
          </w:rPr>
          <w:instrText xml:space="preserve"> PAGEREF _Toc229430447 \h </w:instrText>
        </w:r>
        <w:r>
          <w:rPr>
            <w:noProof/>
            <w:webHidden/>
          </w:rPr>
        </w:r>
        <w:r>
          <w:rPr>
            <w:noProof/>
            <w:webHidden/>
          </w:rPr>
          <w:fldChar w:fldCharType="separate"/>
        </w:r>
        <w:r>
          <w:rPr>
            <w:noProof/>
            <w:webHidden/>
          </w:rPr>
          <w:t>81</w:t>
        </w:r>
        <w:r>
          <w:rPr>
            <w:noProof/>
            <w:webHidden/>
          </w:rPr>
          <w:fldChar w:fldCharType="end"/>
        </w:r>
        <w:r w:rsidRPr="001031ED">
          <w:rPr>
            <w:rStyle w:val="Hyperlink"/>
            <w:noProof/>
          </w:rPr>
          <w:fldChar w:fldCharType="end"/>
        </w:r>
      </w:ins>
    </w:p>
    <w:p w14:paraId="633573FF" w14:textId="3370D935" w:rsidR="00E95405" w:rsidRDefault="00E95405">
      <w:pPr>
        <w:pStyle w:val="TOC2"/>
        <w:tabs>
          <w:tab w:val="right" w:leader="dot" w:pos="9350"/>
        </w:tabs>
        <w:rPr>
          <w:ins w:id="286" w:author="Chuka Obi" w:date="2026-05-11T22:18:00Z" w16du:dateUtc="2026-05-11T21:18:00Z"/>
          <w:rFonts w:asciiTheme="minorHAnsi" w:eastAsiaTheme="minorEastAsia" w:hAnsiTheme="minorHAnsi" w:cstheme="minorBidi"/>
          <w:noProof/>
          <w:kern w:val="2"/>
          <w14:ligatures w14:val="standardContextual"/>
        </w:rPr>
      </w:pPr>
      <w:ins w:id="28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"_Toc229430448"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20.3  Amendments</w:t>
        </w:r>
        <w:r>
          <w:rPr>
            <w:noProof/>
            <w:webHidden/>
          </w:rPr>
          <w:tab/>
        </w:r>
        <w:r>
          <w:rPr>
            <w:noProof/>
            <w:webHidden/>
          </w:rPr>
          <w:fldChar w:fldCharType="begin"/>
        </w:r>
        <w:r>
          <w:rPr>
            <w:noProof/>
            <w:webHidden/>
          </w:rPr>
          <w:instrText xml:space="preserve"> PAGEREF _Toc229430448 \h </w:instrText>
        </w:r>
        <w:r>
          <w:rPr>
            <w:noProof/>
            <w:webHidden/>
          </w:rPr>
        </w:r>
        <w:r>
          <w:rPr>
            <w:noProof/>
            <w:webHidden/>
          </w:rPr>
          <w:fldChar w:fldCharType="separate"/>
        </w:r>
        <w:r>
          <w:rPr>
            <w:noProof/>
            <w:webHidden/>
          </w:rPr>
          <w:t>81</w:t>
        </w:r>
        <w:r>
          <w:rPr>
            <w:noProof/>
            <w:webHidden/>
          </w:rPr>
          <w:fldChar w:fldCharType="end"/>
        </w:r>
        <w:r w:rsidRPr="001031ED">
          <w:rPr>
            <w:rStyle w:val="Hyperlink"/>
            <w:noProof/>
          </w:rPr>
          <w:fldChar w:fldCharType="end"/>
        </w:r>
      </w:ins>
    </w:p>
    <w:p w14:paraId="14AFF573" w14:textId="20A6E061" w:rsidR="00E95405" w:rsidRDefault="00E95405">
      <w:pPr>
        <w:pStyle w:val="TOC2"/>
        <w:tabs>
          <w:tab w:val="right" w:leader="dot" w:pos="9350"/>
        </w:tabs>
        <w:rPr>
          <w:ins w:id="288" w:author="Chuka Obi" w:date="2026-05-11T22:18:00Z" w16du:dateUtc="2026-05-11T21:18:00Z"/>
          <w:rFonts w:asciiTheme="minorHAnsi" w:eastAsiaTheme="minorEastAsia" w:hAnsiTheme="minorHAnsi" w:cstheme="minorBidi"/>
          <w:noProof/>
          <w:kern w:val="2"/>
          <w14:ligatures w14:val="standardContextual"/>
        </w:rPr>
      </w:pPr>
      <w:ins w:id="28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"_Toc229430449"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20.4  Severability</w:t>
        </w:r>
        <w:r>
          <w:rPr>
            <w:noProof/>
            <w:webHidden/>
          </w:rPr>
          <w:tab/>
        </w:r>
        <w:r>
          <w:rPr>
            <w:noProof/>
            <w:webHidden/>
          </w:rPr>
          <w:fldChar w:fldCharType="begin"/>
        </w:r>
        <w:r>
          <w:rPr>
            <w:noProof/>
            <w:webHidden/>
          </w:rPr>
          <w:instrText xml:space="preserve"> PAGEREF _Toc229430449 \h </w:instrText>
        </w:r>
        <w:r>
          <w:rPr>
            <w:noProof/>
            <w:webHidden/>
          </w:rPr>
        </w:r>
        <w:r>
          <w:rPr>
            <w:noProof/>
            <w:webHidden/>
          </w:rPr>
          <w:fldChar w:fldCharType="separate"/>
        </w:r>
        <w:r>
          <w:rPr>
            <w:noProof/>
            <w:webHidden/>
          </w:rPr>
          <w:t>81</w:t>
        </w:r>
        <w:r>
          <w:rPr>
            <w:noProof/>
            <w:webHidden/>
          </w:rPr>
          <w:fldChar w:fldCharType="end"/>
        </w:r>
        <w:r w:rsidRPr="001031ED">
          <w:rPr>
            <w:rStyle w:val="Hyperlink"/>
            <w:noProof/>
          </w:rPr>
          <w:fldChar w:fldCharType="end"/>
        </w:r>
      </w:ins>
    </w:p>
    <w:p w14:paraId="3D680143" w14:textId="76CAD998" w:rsidR="00E95405" w:rsidRDefault="00E95405">
      <w:pPr>
        <w:pStyle w:val="TOC2"/>
        <w:tabs>
          <w:tab w:val="right" w:leader="dot" w:pos="9350"/>
        </w:tabs>
        <w:rPr>
          <w:ins w:id="290" w:author="Chuka Obi" w:date="2026-05-11T22:18:00Z" w16du:dateUtc="2026-05-11T21:18:00Z"/>
          <w:rFonts w:asciiTheme="minorHAnsi" w:eastAsiaTheme="minorEastAsia" w:hAnsiTheme="minorHAnsi" w:cstheme="minorBidi"/>
          <w:noProof/>
          <w:kern w:val="2"/>
          <w14:ligatures w14:val="standardContextual"/>
        </w:rPr>
      </w:pPr>
      <w:ins w:id="29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"_Toc229430450"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20.5  Assignment</w:t>
        </w:r>
        <w:r>
          <w:rPr>
            <w:noProof/>
            <w:webHidden/>
          </w:rPr>
          <w:tab/>
        </w:r>
        <w:r>
          <w:rPr>
            <w:noProof/>
            <w:webHidden/>
          </w:rPr>
          <w:fldChar w:fldCharType="begin"/>
        </w:r>
        <w:r>
          <w:rPr>
            <w:noProof/>
            <w:webHidden/>
          </w:rPr>
          <w:instrText xml:space="preserve"> PAGEREF _Toc229430450 \h </w:instrText>
        </w:r>
        <w:r>
          <w:rPr>
            <w:noProof/>
            <w:webHidden/>
          </w:rPr>
        </w:r>
        <w:r>
          <w:rPr>
            <w:noProof/>
            <w:webHidden/>
          </w:rPr>
          <w:fldChar w:fldCharType="separate"/>
        </w:r>
        <w:r>
          <w:rPr>
            <w:noProof/>
            <w:webHidden/>
          </w:rPr>
          <w:t>81</w:t>
        </w:r>
        <w:r>
          <w:rPr>
            <w:noProof/>
            <w:webHidden/>
          </w:rPr>
          <w:fldChar w:fldCharType="end"/>
        </w:r>
        <w:r w:rsidRPr="001031ED">
          <w:rPr>
            <w:rStyle w:val="Hyperlink"/>
            <w:noProof/>
          </w:rPr>
          <w:fldChar w:fldCharType="end"/>
        </w:r>
      </w:ins>
    </w:p>
    <w:p w14:paraId="5A0541ED" w14:textId="367E5D34" w:rsidR="00E95405" w:rsidRDefault="00E95405">
      <w:pPr>
        <w:pStyle w:val="TOC2"/>
        <w:tabs>
          <w:tab w:val="right" w:leader="dot" w:pos="9350"/>
        </w:tabs>
        <w:rPr>
          <w:ins w:id="292" w:author="Chuka Obi" w:date="2026-05-11T22:18:00Z" w16du:dateUtc="2026-05-11T21:18:00Z"/>
          <w:rFonts w:asciiTheme="minorHAnsi" w:eastAsiaTheme="minorEastAsia" w:hAnsiTheme="minorHAnsi" w:cstheme="minorBidi"/>
          <w:noProof/>
          <w:kern w:val="2"/>
          <w14:ligatures w14:val="standardContextual"/>
        </w:rPr>
      </w:pPr>
      <w:ins w:id="29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"_Toc229430451"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20.6  Notices</w:t>
        </w:r>
        <w:r>
          <w:rPr>
            <w:noProof/>
            <w:webHidden/>
          </w:rPr>
          <w:tab/>
        </w:r>
        <w:r>
          <w:rPr>
            <w:noProof/>
            <w:webHidden/>
          </w:rPr>
          <w:fldChar w:fldCharType="begin"/>
        </w:r>
        <w:r>
          <w:rPr>
            <w:noProof/>
            <w:webHidden/>
          </w:rPr>
          <w:instrText xml:space="preserve"> PAGEREF _Toc229430451 \h </w:instrText>
        </w:r>
        <w:r>
          <w:rPr>
            <w:noProof/>
            <w:webHidden/>
          </w:rPr>
        </w:r>
        <w:r>
          <w:rPr>
            <w:noProof/>
            <w:webHidden/>
          </w:rPr>
          <w:fldChar w:fldCharType="separate"/>
        </w:r>
        <w:r>
          <w:rPr>
            <w:noProof/>
            <w:webHidden/>
          </w:rPr>
          <w:t>81</w:t>
        </w:r>
        <w:r>
          <w:rPr>
            <w:noProof/>
            <w:webHidden/>
          </w:rPr>
          <w:fldChar w:fldCharType="end"/>
        </w:r>
        <w:r w:rsidRPr="001031ED">
          <w:rPr>
            <w:rStyle w:val="Hyperlink"/>
            <w:noProof/>
          </w:rPr>
          <w:fldChar w:fldCharType="end"/>
        </w:r>
      </w:ins>
    </w:p>
    <w:p w14:paraId="16BF1218" w14:textId="793F4C56" w:rsidR="00E95405" w:rsidRDefault="00E95405">
      <w:pPr>
        <w:pStyle w:val="TOC2"/>
        <w:tabs>
          <w:tab w:val="right" w:leader="dot" w:pos="9350"/>
        </w:tabs>
        <w:rPr>
          <w:ins w:id="294" w:author="Chuka Obi" w:date="2026-05-11T22:18:00Z" w16du:dateUtc="2026-05-11T21:18:00Z"/>
          <w:rFonts w:asciiTheme="minorHAnsi" w:eastAsiaTheme="minorEastAsia" w:hAnsiTheme="minorHAnsi" w:cstheme="minorBidi"/>
          <w:noProof/>
          <w:kern w:val="2"/>
          <w14:ligatures w14:val="standardContextual"/>
        </w:rPr>
      </w:pPr>
      <w:ins w:id="29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"_Toc229430452"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20.7  No Waiver</w:t>
        </w:r>
        <w:r>
          <w:rPr>
            <w:noProof/>
            <w:webHidden/>
          </w:rPr>
          <w:tab/>
        </w:r>
        <w:r>
          <w:rPr>
            <w:noProof/>
            <w:webHidden/>
          </w:rPr>
          <w:fldChar w:fldCharType="begin"/>
        </w:r>
        <w:r>
          <w:rPr>
            <w:noProof/>
            <w:webHidden/>
          </w:rPr>
          <w:instrText xml:space="preserve"> PAGEREF _Toc229430452 \h </w:instrText>
        </w:r>
        <w:r>
          <w:rPr>
            <w:noProof/>
            <w:webHidden/>
          </w:rPr>
        </w:r>
        <w:r>
          <w:rPr>
            <w:noProof/>
            <w:webHidden/>
          </w:rPr>
          <w:fldChar w:fldCharType="separate"/>
        </w:r>
        <w:r>
          <w:rPr>
            <w:noProof/>
            <w:webHidden/>
          </w:rPr>
          <w:t>82</w:t>
        </w:r>
        <w:r>
          <w:rPr>
            <w:noProof/>
            <w:webHidden/>
          </w:rPr>
          <w:fldChar w:fldCharType="end"/>
        </w:r>
        <w:r w:rsidRPr="001031ED">
          <w:rPr>
            <w:rStyle w:val="Hyperlink"/>
            <w:noProof/>
          </w:rPr>
          <w:fldChar w:fldCharType="end"/>
        </w:r>
      </w:ins>
    </w:p>
    <w:p w14:paraId="3B25D2E6" w14:textId="69D2CEF1" w:rsidR="00E95405" w:rsidRDefault="00E95405">
      <w:pPr>
        <w:pStyle w:val="TOC2"/>
        <w:tabs>
          <w:tab w:val="right" w:leader="dot" w:pos="9350"/>
        </w:tabs>
        <w:rPr>
          <w:ins w:id="296" w:author="Chuka Obi" w:date="2026-05-11T22:18:00Z" w16du:dateUtc="2026-05-11T21:18:00Z"/>
          <w:rFonts w:asciiTheme="minorHAnsi" w:eastAsiaTheme="minorEastAsia" w:hAnsiTheme="minorHAnsi" w:cstheme="minorBidi"/>
          <w:noProof/>
          <w:kern w:val="2"/>
          <w14:ligatures w14:val="standardContextual"/>
        </w:rPr>
      </w:pPr>
      <w:ins w:id="29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"_Toc229430453"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20.8  Survival</w:t>
        </w:r>
        <w:r>
          <w:rPr>
            <w:noProof/>
            <w:webHidden/>
          </w:rPr>
          <w:tab/>
        </w:r>
        <w:r>
          <w:rPr>
            <w:noProof/>
            <w:webHidden/>
          </w:rPr>
          <w:fldChar w:fldCharType="begin"/>
        </w:r>
        <w:r>
          <w:rPr>
            <w:noProof/>
            <w:webHidden/>
          </w:rPr>
          <w:instrText xml:space="preserve"> PAGEREF _Toc229430453 \h </w:instrText>
        </w:r>
        <w:r>
          <w:rPr>
            <w:noProof/>
            <w:webHidden/>
          </w:rPr>
        </w:r>
        <w:r>
          <w:rPr>
            <w:noProof/>
            <w:webHidden/>
          </w:rPr>
          <w:fldChar w:fldCharType="separate"/>
        </w:r>
        <w:r>
          <w:rPr>
            <w:noProof/>
            <w:webHidden/>
          </w:rPr>
          <w:t>82</w:t>
        </w:r>
        <w:r>
          <w:rPr>
            <w:noProof/>
            <w:webHidden/>
          </w:rPr>
          <w:fldChar w:fldCharType="end"/>
        </w:r>
        <w:r w:rsidRPr="001031ED">
          <w:rPr>
            <w:rStyle w:val="Hyperlink"/>
            <w:noProof/>
          </w:rPr>
          <w:fldChar w:fldCharType="end"/>
        </w:r>
      </w:ins>
    </w:p>
    <w:p w14:paraId="35189387" w14:textId="2EA17F0A" w:rsidR="00E95405" w:rsidRDefault="00E95405">
      <w:pPr>
        <w:pStyle w:val="TOC2"/>
        <w:tabs>
          <w:tab w:val="right" w:leader="dot" w:pos="9350"/>
        </w:tabs>
        <w:rPr>
          <w:ins w:id="298" w:author="Chuka Obi" w:date="2026-05-11T22:18:00Z" w16du:dateUtc="2026-05-11T21:18:00Z"/>
          <w:rFonts w:asciiTheme="minorHAnsi" w:eastAsiaTheme="minorEastAsia" w:hAnsiTheme="minorHAnsi" w:cstheme="minorBidi"/>
          <w:noProof/>
          <w:kern w:val="2"/>
          <w14:ligatures w14:val="standardContextual"/>
        </w:rPr>
      </w:pPr>
      <w:ins w:id="29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"_Toc229430454"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20.9  Priority of Documents</w:t>
        </w:r>
        <w:r>
          <w:rPr>
            <w:noProof/>
            <w:webHidden/>
          </w:rPr>
          <w:tab/>
        </w:r>
        <w:r>
          <w:rPr>
            <w:noProof/>
            <w:webHidden/>
          </w:rPr>
          <w:fldChar w:fldCharType="begin"/>
        </w:r>
        <w:r>
          <w:rPr>
            <w:noProof/>
            <w:webHidden/>
          </w:rPr>
          <w:instrText xml:space="preserve"> PAGEREF _Toc229430454 \h </w:instrText>
        </w:r>
        <w:r>
          <w:rPr>
            <w:noProof/>
            <w:webHidden/>
          </w:rPr>
        </w:r>
        <w:r>
          <w:rPr>
            <w:noProof/>
            <w:webHidden/>
          </w:rPr>
          <w:fldChar w:fldCharType="separate"/>
        </w:r>
        <w:r>
          <w:rPr>
            <w:noProof/>
            <w:webHidden/>
          </w:rPr>
          <w:t>82</w:t>
        </w:r>
        <w:r>
          <w:rPr>
            <w:noProof/>
            <w:webHidden/>
          </w:rPr>
          <w:fldChar w:fldCharType="end"/>
        </w:r>
        <w:r w:rsidRPr="001031ED">
          <w:rPr>
            <w:rStyle w:val="Hyperlink"/>
            <w:noProof/>
          </w:rPr>
          <w:fldChar w:fldCharType="end"/>
        </w:r>
      </w:ins>
    </w:p>
    <w:p w14:paraId="0AE070F2" w14:textId="27ED2D36" w:rsidR="00E95405" w:rsidRDefault="00E95405">
      <w:pPr>
        <w:pStyle w:val="TOC2"/>
        <w:tabs>
          <w:tab w:val="right" w:leader="dot" w:pos="9350"/>
        </w:tabs>
        <w:rPr>
          <w:ins w:id="300" w:author="Chuka Obi" w:date="2026-05-11T22:18:00Z" w16du:dateUtc="2026-05-11T21:18:00Z"/>
          <w:rFonts w:asciiTheme="minorHAnsi" w:eastAsiaTheme="minorEastAsia" w:hAnsiTheme="minorHAnsi" w:cstheme="minorBidi"/>
          <w:noProof/>
          <w:kern w:val="2"/>
          <w14:ligatures w14:val="standardContextual"/>
        </w:rPr>
      </w:pPr>
      <w:ins w:id="30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"_Toc229430455"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20.10  Nigerian Content</w:t>
        </w:r>
        <w:r>
          <w:rPr>
            <w:noProof/>
            <w:webHidden/>
          </w:rPr>
          <w:tab/>
        </w:r>
        <w:r>
          <w:rPr>
            <w:noProof/>
            <w:webHidden/>
          </w:rPr>
          <w:fldChar w:fldCharType="begin"/>
        </w:r>
        <w:r>
          <w:rPr>
            <w:noProof/>
            <w:webHidden/>
          </w:rPr>
          <w:instrText xml:space="preserve"> PAGEREF _Toc229430455 \h </w:instrText>
        </w:r>
        <w:r>
          <w:rPr>
            <w:noProof/>
            <w:webHidden/>
          </w:rPr>
        </w:r>
        <w:r>
          <w:rPr>
            <w:noProof/>
            <w:webHidden/>
          </w:rPr>
          <w:fldChar w:fldCharType="separate"/>
        </w:r>
        <w:r>
          <w:rPr>
            <w:noProof/>
            <w:webHidden/>
          </w:rPr>
          <w:t>82</w:t>
        </w:r>
        <w:r>
          <w:rPr>
            <w:noProof/>
            <w:webHidden/>
          </w:rPr>
          <w:fldChar w:fldCharType="end"/>
        </w:r>
        <w:r w:rsidRPr="001031ED">
          <w:rPr>
            <w:rStyle w:val="Hyperlink"/>
            <w:noProof/>
          </w:rPr>
          <w:fldChar w:fldCharType="end"/>
        </w:r>
      </w:ins>
    </w:p>
    <w:p w14:paraId="5F59B1A7" w14:textId="0FBB4CAD" w:rsidR="00E95405" w:rsidRDefault="00E95405">
      <w:pPr>
        <w:pStyle w:val="TOC2"/>
        <w:tabs>
          <w:tab w:val="right" w:leader="dot" w:pos="9350"/>
        </w:tabs>
        <w:rPr>
          <w:ins w:id="302" w:author="Chuka Obi" w:date="2026-05-11T22:18:00Z" w16du:dateUtc="2026-05-11T21:18:00Z"/>
          <w:rFonts w:asciiTheme="minorHAnsi" w:eastAsiaTheme="minorEastAsia" w:hAnsiTheme="minorHAnsi" w:cstheme="minorBidi"/>
          <w:noProof/>
          <w:kern w:val="2"/>
          <w14:ligatures w14:val="standardContextual"/>
        </w:rPr>
      </w:pPr>
      <w:ins w:id="30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"_Toc229430456"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20.11  Anti-Corruption</w:t>
        </w:r>
        <w:r>
          <w:rPr>
            <w:noProof/>
            <w:webHidden/>
          </w:rPr>
          <w:tab/>
        </w:r>
        <w:r>
          <w:rPr>
            <w:noProof/>
            <w:webHidden/>
          </w:rPr>
          <w:fldChar w:fldCharType="begin"/>
        </w:r>
        <w:r>
          <w:rPr>
            <w:noProof/>
            <w:webHidden/>
          </w:rPr>
          <w:instrText xml:space="preserve"> PAGEREF _Toc229430456 \h </w:instrText>
        </w:r>
        <w:r>
          <w:rPr>
            <w:noProof/>
            <w:webHidden/>
          </w:rPr>
        </w:r>
        <w:r>
          <w:rPr>
            <w:noProof/>
            <w:webHidden/>
          </w:rPr>
          <w:fldChar w:fldCharType="separate"/>
        </w:r>
        <w:r>
          <w:rPr>
            <w:noProof/>
            <w:webHidden/>
          </w:rPr>
          <w:t>82</w:t>
        </w:r>
        <w:r>
          <w:rPr>
            <w:noProof/>
            <w:webHidden/>
          </w:rPr>
          <w:fldChar w:fldCharType="end"/>
        </w:r>
        <w:r w:rsidRPr="001031ED">
          <w:rPr>
            <w:rStyle w:val="Hyperlink"/>
            <w:noProof/>
          </w:rPr>
          <w:fldChar w:fldCharType="end"/>
        </w:r>
      </w:ins>
    </w:p>
    <w:p w14:paraId="0F014749" w14:textId="0A9B9BDA" w:rsidR="00E95405" w:rsidRDefault="00E95405">
      <w:pPr>
        <w:pStyle w:val="TOC2"/>
        <w:tabs>
          <w:tab w:val="right" w:leader="dot" w:pos="9350"/>
        </w:tabs>
        <w:rPr>
          <w:ins w:id="304" w:author="Chuka Obi" w:date="2026-05-11T22:18:00Z" w16du:dateUtc="2026-05-11T21:18:00Z"/>
          <w:rFonts w:asciiTheme="minorHAnsi" w:eastAsiaTheme="minorEastAsia" w:hAnsiTheme="minorHAnsi" w:cstheme="minorBidi"/>
          <w:noProof/>
          <w:kern w:val="2"/>
          <w14:ligatures w14:val="standardContextual"/>
        </w:rPr>
      </w:pPr>
      <w:ins w:id="30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"_Toc229430457"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20.12  Language</w:t>
        </w:r>
        <w:r>
          <w:rPr>
            <w:noProof/>
            <w:webHidden/>
          </w:rPr>
          <w:tab/>
        </w:r>
        <w:r>
          <w:rPr>
            <w:noProof/>
            <w:webHidden/>
          </w:rPr>
          <w:fldChar w:fldCharType="begin"/>
        </w:r>
        <w:r>
          <w:rPr>
            <w:noProof/>
            <w:webHidden/>
          </w:rPr>
          <w:instrText xml:space="preserve"> PAGEREF _Toc229430457 \h </w:instrText>
        </w:r>
        <w:r>
          <w:rPr>
            <w:noProof/>
            <w:webHidden/>
          </w:rPr>
        </w:r>
        <w:r>
          <w:rPr>
            <w:noProof/>
            <w:webHidden/>
          </w:rPr>
          <w:fldChar w:fldCharType="separate"/>
        </w:r>
        <w:r>
          <w:rPr>
            <w:noProof/>
            <w:webHidden/>
          </w:rPr>
          <w:t>83</w:t>
        </w:r>
        <w:r>
          <w:rPr>
            <w:noProof/>
            <w:webHidden/>
          </w:rPr>
          <w:fldChar w:fldCharType="end"/>
        </w:r>
        <w:r w:rsidRPr="001031ED">
          <w:rPr>
            <w:rStyle w:val="Hyperlink"/>
            <w:noProof/>
          </w:rPr>
          <w:fldChar w:fldCharType="end"/>
        </w:r>
      </w:ins>
    </w:p>
    <w:p w14:paraId="3F187969" w14:textId="1184CD69" w:rsidR="00E95405" w:rsidRDefault="00E95405">
      <w:pPr>
        <w:pStyle w:val="TOC2"/>
        <w:tabs>
          <w:tab w:val="right" w:leader="dot" w:pos="9350"/>
        </w:tabs>
        <w:rPr>
          <w:ins w:id="306" w:author="Chuka Obi" w:date="2026-05-11T22:18:00Z" w16du:dateUtc="2026-05-11T21:18:00Z"/>
          <w:rFonts w:asciiTheme="minorHAnsi" w:eastAsiaTheme="minorEastAsia" w:hAnsiTheme="minorHAnsi" w:cstheme="minorBidi"/>
          <w:noProof/>
          <w:kern w:val="2"/>
          <w14:ligatures w14:val="standardContextual"/>
        </w:rPr>
      </w:pPr>
      <w:ins w:id="30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"_Toc229430458"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20.13  Counterparts</w:t>
        </w:r>
        <w:r>
          <w:rPr>
            <w:noProof/>
            <w:webHidden/>
          </w:rPr>
          <w:tab/>
        </w:r>
        <w:r>
          <w:rPr>
            <w:noProof/>
            <w:webHidden/>
          </w:rPr>
          <w:fldChar w:fldCharType="begin"/>
        </w:r>
        <w:r>
          <w:rPr>
            <w:noProof/>
            <w:webHidden/>
          </w:rPr>
          <w:instrText xml:space="preserve"> PAGEREF _Toc229430458 \h </w:instrText>
        </w:r>
        <w:r>
          <w:rPr>
            <w:noProof/>
            <w:webHidden/>
          </w:rPr>
        </w:r>
        <w:r>
          <w:rPr>
            <w:noProof/>
            <w:webHidden/>
          </w:rPr>
          <w:fldChar w:fldCharType="separate"/>
        </w:r>
        <w:r>
          <w:rPr>
            <w:noProof/>
            <w:webHidden/>
          </w:rPr>
          <w:t>83</w:t>
        </w:r>
        <w:r>
          <w:rPr>
            <w:noProof/>
            <w:webHidden/>
          </w:rPr>
          <w:fldChar w:fldCharType="end"/>
        </w:r>
        <w:r w:rsidRPr="001031ED">
          <w:rPr>
            <w:rStyle w:val="Hyperlink"/>
            <w:noProof/>
          </w:rPr>
          <w:fldChar w:fldCharType="end"/>
        </w:r>
      </w:ins>
    </w:p>
    <w:p w14:paraId="28F68C56" w14:textId="6BD615D6" w:rsidR="00E95405" w:rsidRDefault="00E95405">
      <w:pPr>
        <w:pStyle w:val="TOC2"/>
        <w:tabs>
          <w:tab w:val="right" w:leader="dot" w:pos="9350"/>
        </w:tabs>
        <w:rPr>
          <w:ins w:id="308" w:author="Chuka Obi" w:date="2026-05-11T22:18:00Z" w16du:dateUtc="2026-05-11T21:18:00Z"/>
          <w:rFonts w:asciiTheme="minorHAnsi" w:eastAsiaTheme="minorEastAsia" w:hAnsiTheme="minorHAnsi" w:cstheme="minorBidi"/>
          <w:noProof/>
          <w:kern w:val="2"/>
          <w14:ligatures w14:val="standardContextual"/>
        </w:rPr>
      </w:pPr>
      <w:ins w:id="30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"_Toc229430459"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20.14  Further Assurances</w:t>
        </w:r>
        <w:r>
          <w:rPr>
            <w:noProof/>
            <w:webHidden/>
          </w:rPr>
          <w:tab/>
        </w:r>
        <w:r>
          <w:rPr>
            <w:noProof/>
            <w:webHidden/>
          </w:rPr>
          <w:fldChar w:fldCharType="begin"/>
        </w:r>
        <w:r>
          <w:rPr>
            <w:noProof/>
            <w:webHidden/>
          </w:rPr>
          <w:instrText xml:space="preserve"> PAGEREF _Toc229430459 \h </w:instrText>
        </w:r>
        <w:r>
          <w:rPr>
            <w:noProof/>
            <w:webHidden/>
          </w:rPr>
        </w:r>
        <w:r>
          <w:rPr>
            <w:noProof/>
            <w:webHidden/>
          </w:rPr>
          <w:fldChar w:fldCharType="separate"/>
        </w:r>
        <w:r>
          <w:rPr>
            <w:noProof/>
            <w:webHidden/>
          </w:rPr>
          <w:t>83</w:t>
        </w:r>
        <w:r>
          <w:rPr>
            <w:noProof/>
            <w:webHidden/>
          </w:rPr>
          <w:fldChar w:fldCharType="end"/>
        </w:r>
        <w:r w:rsidRPr="001031ED">
          <w:rPr>
            <w:rStyle w:val="Hyperlink"/>
            <w:noProof/>
          </w:rPr>
          <w:fldChar w:fldCharType="end"/>
        </w:r>
      </w:ins>
    </w:p>
    <w:p w14:paraId="157274E5" w14:textId="0E82A187" w:rsidR="00E95405" w:rsidRDefault="00E95405">
      <w:pPr>
        <w:pStyle w:val="TOC2"/>
        <w:tabs>
          <w:tab w:val="right" w:leader="dot" w:pos="9350"/>
        </w:tabs>
        <w:rPr>
          <w:ins w:id="310" w:author="Chuka Obi" w:date="2026-05-11T22:18:00Z" w16du:dateUtc="2026-05-11T21:18:00Z"/>
          <w:rFonts w:asciiTheme="minorHAnsi" w:eastAsiaTheme="minorEastAsia" w:hAnsiTheme="minorHAnsi" w:cstheme="minorBidi"/>
          <w:noProof/>
          <w:kern w:val="2"/>
          <w14:ligatures w14:val="standardContextual"/>
        </w:rPr>
      </w:pPr>
      <w:ins w:id="31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"_Toc229430460"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20.15  Successors and Assigns</w:t>
        </w:r>
        <w:r>
          <w:rPr>
            <w:noProof/>
            <w:webHidden/>
          </w:rPr>
          <w:tab/>
        </w:r>
        <w:r>
          <w:rPr>
            <w:noProof/>
            <w:webHidden/>
          </w:rPr>
          <w:fldChar w:fldCharType="begin"/>
        </w:r>
        <w:r>
          <w:rPr>
            <w:noProof/>
            <w:webHidden/>
          </w:rPr>
          <w:instrText xml:space="preserve"> PAGEREF _Toc229430460 \h </w:instrText>
        </w:r>
        <w:r>
          <w:rPr>
            <w:noProof/>
            <w:webHidden/>
          </w:rPr>
        </w:r>
        <w:r>
          <w:rPr>
            <w:noProof/>
            <w:webHidden/>
          </w:rPr>
          <w:fldChar w:fldCharType="separate"/>
        </w:r>
        <w:r>
          <w:rPr>
            <w:noProof/>
            <w:webHidden/>
          </w:rPr>
          <w:t>83</w:t>
        </w:r>
        <w:r>
          <w:rPr>
            <w:noProof/>
            <w:webHidden/>
          </w:rPr>
          <w:fldChar w:fldCharType="end"/>
        </w:r>
        <w:r w:rsidRPr="001031ED">
          <w:rPr>
            <w:rStyle w:val="Hyperlink"/>
            <w:noProof/>
          </w:rPr>
          <w:fldChar w:fldCharType="end"/>
        </w:r>
      </w:ins>
    </w:p>
    <w:p w14:paraId="62FB2AC3" w14:textId="514B1749" w:rsidR="00E95405" w:rsidRDefault="00E95405">
      <w:pPr>
        <w:pStyle w:val="TOC2"/>
        <w:tabs>
          <w:tab w:val="right" w:leader="dot" w:pos="9350"/>
        </w:tabs>
        <w:rPr>
          <w:ins w:id="312" w:author="Chuka Obi" w:date="2026-05-11T22:18:00Z" w16du:dateUtc="2026-05-11T21:18:00Z"/>
          <w:rFonts w:asciiTheme="minorHAnsi" w:eastAsiaTheme="minorEastAsia" w:hAnsiTheme="minorHAnsi" w:cstheme="minorBidi"/>
          <w:noProof/>
          <w:kern w:val="2"/>
          <w14:ligatures w14:val="standardContextual"/>
        </w:rPr>
      </w:pPr>
      <w:ins w:id="31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"_Toc229430461"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20.16  Lender Requirements</w:t>
        </w:r>
        <w:r>
          <w:rPr>
            <w:noProof/>
            <w:webHidden/>
          </w:rPr>
          <w:tab/>
        </w:r>
        <w:r>
          <w:rPr>
            <w:noProof/>
            <w:webHidden/>
          </w:rPr>
          <w:fldChar w:fldCharType="begin"/>
        </w:r>
        <w:r>
          <w:rPr>
            <w:noProof/>
            <w:webHidden/>
          </w:rPr>
          <w:instrText xml:space="preserve"> PAGEREF _Toc229430461 \h </w:instrText>
        </w:r>
        <w:r>
          <w:rPr>
            <w:noProof/>
            <w:webHidden/>
          </w:rPr>
        </w:r>
        <w:r>
          <w:rPr>
            <w:noProof/>
            <w:webHidden/>
          </w:rPr>
          <w:fldChar w:fldCharType="separate"/>
        </w:r>
        <w:r>
          <w:rPr>
            <w:noProof/>
            <w:webHidden/>
          </w:rPr>
          <w:t>83</w:t>
        </w:r>
        <w:r>
          <w:rPr>
            <w:noProof/>
            <w:webHidden/>
          </w:rPr>
          <w:fldChar w:fldCharType="end"/>
        </w:r>
        <w:r w:rsidRPr="001031ED">
          <w:rPr>
            <w:rStyle w:val="Hyperlink"/>
            <w:noProof/>
          </w:rPr>
          <w:fldChar w:fldCharType="end"/>
        </w:r>
      </w:ins>
    </w:p>
    <w:p w14:paraId="58A4762C" w14:textId="67B96B72" w:rsidR="00E95405" w:rsidRDefault="00E95405">
      <w:pPr>
        <w:pStyle w:val="TOC2"/>
        <w:tabs>
          <w:tab w:val="right" w:leader="dot" w:pos="9350"/>
        </w:tabs>
        <w:rPr>
          <w:ins w:id="314" w:author="Chuka Obi" w:date="2026-05-11T22:18:00Z" w16du:dateUtc="2026-05-11T21:18:00Z"/>
          <w:rFonts w:asciiTheme="minorHAnsi" w:eastAsiaTheme="minorEastAsia" w:hAnsiTheme="minorHAnsi" w:cstheme="minorBidi"/>
          <w:noProof/>
          <w:kern w:val="2"/>
          <w14:ligatures w14:val="standardContextual"/>
        </w:rPr>
      </w:pPr>
      <w:ins w:id="31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"_Toc229430462"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20.17  Independence from Financing Arrangements</w:t>
        </w:r>
        <w:r>
          <w:rPr>
            <w:noProof/>
            <w:webHidden/>
          </w:rPr>
          <w:tab/>
        </w:r>
        <w:r>
          <w:rPr>
            <w:noProof/>
            <w:webHidden/>
          </w:rPr>
          <w:fldChar w:fldCharType="begin"/>
        </w:r>
        <w:r>
          <w:rPr>
            <w:noProof/>
            <w:webHidden/>
          </w:rPr>
          <w:instrText xml:space="preserve"> PAGEREF _Toc229430462 \h </w:instrText>
        </w:r>
        <w:r>
          <w:rPr>
            <w:noProof/>
            <w:webHidden/>
          </w:rPr>
        </w:r>
        <w:r>
          <w:rPr>
            <w:noProof/>
            <w:webHidden/>
          </w:rPr>
          <w:fldChar w:fldCharType="separate"/>
        </w:r>
        <w:r>
          <w:rPr>
            <w:noProof/>
            <w:webHidden/>
          </w:rPr>
          <w:t>83</w:t>
        </w:r>
        <w:r>
          <w:rPr>
            <w:noProof/>
            <w:webHidden/>
          </w:rPr>
          <w:fldChar w:fldCharType="end"/>
        </w:r>
        <w:r w:rsidRPr="001031ED">
          <w:rPr>
            <w:rStyle w:val="Hyperlink"/>
            <w:noProof/>
          </w:rPr>
          <w:fldChar w:fldCharType="end"/>
        </w:r>
      </w:ins>
    </w:p>
    <w:p w14:paraId="38564F13" w14:textId="129C676A" w:rsidR="00E95405" w:rsidRDefault="00E95405">
      <w:pPr>
        <w:pStyle w:val="TOC2"/>
        <w:tabs>
          <w:tab w:val="right" w:leader="dot" w:pos="9350"/>
        </w:tabs>
        <w:rPr>
          <w:ins w:id="316" w:author="Chuka Obi" w:date="2026-05-11T22:18:00Z" w16du:dateUtc="2026-05-11T21:18:00Z"/>
          <w:rFonts w:asciiTheme="minorHAnsi" w:eastAsiaTheme="minorEastAsia" w:hAnsiTheme="minorHAnsi" w:cstheme="minorBidi"/>
          <w:noProof/>
          <w:kern w:val="2"/>
          <w14:ligatures w14:val="standardContextual"/>
        </w:rPr>
      </w:pPr>
      <w:ins w:id="31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"_Toc229430463"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Schedule A-1: Scope of Work and Contract Price</w:t>
        </w:r>
        <w:r>
          <w:rPr>
            <w:noProof/>
            <w:webHidden/>
          </w:rPr>
          <w:tab/>
        </w:r>
        <w:r>
          <w:rPr>
            <w:noProof/>
            <w:webHidden/>
          </w:rPr>
          <w:fldChar w:fldCharType="begin"/>
        </w:r>
        <w:r>
          <w:rPr>
            <w:noProof/>
            <w:webHidden/>
          </w:rPr>
          <w:instrText xml:space="preserve"> PAGEREF _Toc229430463 \h </w:instrText>
        </w:r>
        <w:r>
          <w:rPr>
            <w:noProof/>
            <w:webHidden/>
          </w:rPr>
        </w:r>
        <w:r>
          <w:rPr>
            <w:noProof/>
            <w:webHidden/>
          </w:rPr>
          <w:fldChar w:fldCharType="separate"/>
        </w:r>
        <w:r>
          <w:rPr>
            <w:noProof/>
            <w:webHidden/>
          </w:rPr>
          <w:t>87</w:t>
        </w:r>
        <w:r>
          <w:rPr>
            <w:noProof/>
            <w:webHidden/>
          </w:rPr>
          <w:fldChar w:fldCharType="end"/>
        </w:r>
        <w:r w:rsidRPr="001031ED">
          <w:rPr>
            <w:rStyle w:val="Hyperlink"/>
            <w:noProof/>
          </w:rPr>
          <w:fldChar w:fldCharType="end"/>
        </w:r>
      </w:ins>
    </w:p>
    <w:p w14:paraId="6224649E" w14:textId="218A69B6" w:rsidR="00E95405" w:rsidRDefault="00E95405">
      <w:pPr>
        <w:pStyle w:val="TOC2"/>
        <w:tabs>
          <w:tab w:val="right" w:leader="dot" w:pos="9350"/>
        </w:tabs>
        <w:rPr>
          <w:ins w:id="318" w:author="Chuka Obi" w:date="2026-05-11T22:18:00Z" w16du:dateUtc="2026-05-11T21:18:00Z"/>
          <w:rFonts w:asciiTheme="minorHAnsi" w:eastAsiaTheme="minorEastAsia" w:hAnsiTheme="minorHAnsi" w:cstheme="minorBidi"/>
          <w:noProof/>
          <w:kern w:val="2"/>
          <w14:ligatures w14:val="standardContextual"/>
        </w:rPr>
      </w:pPr>
      <w:ins w:id="31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"_Toc229430464"</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Schedule A-2: Basis of Design</w:t>
        </w:r>
        <w:r>
          <w:rPr>
            <w:noProof/>
            <w:webHidden/>
          </w:rPr>
          <w:tab/>
        </w:r>
        <w:r>
          <w:rPr>
            <w:noProof/>
            <w:webHidden/>
          </w:rPr>
          <w:fldChar w:fldCharType="begin"/>
        </w:r>
        <w:r>
          <w:rPr>
            <w:noProof/>
            <w:webHidden/>
          </w:rPr>
          <w:instrText xml:space="preserve"> PAGEREF _Toc229430464 \h </w:instrText>
        </w:r>
        <w:r>
          <w:rPr>
            <w:noProof/>
            <w:webHidden/>
          </w:rPr>
        </w:r>
        <w:r>
          <w:rPr>
            <w:noProof/>
            <w:webHidden/>
          </w:rPr>
          <w:fldChar w:fldCharType="separate"/>
        </w:r>
        <w:r>
          <w:rPr>
            <w:noProof/>
            <w:webHidden/>
          </w:rPr>
          <w:t>91</w:t>
        </w:r>
        <w:r>
          <w:rPr>
            <w:noProof/>
            <w:webHidden/>
          </w:rPr>
          <w:fldChar w:fldCharType="end"/>
        </w:r>
        <w:r w:rsidRPr="001031ED">
          <w:rPr>
            <w:rStyle w:val="Hyperlink"/>
            <w:noProof/>
          </w:rPr>
          <w:fldChar w:fldCharType="end"/>
        </w:r>
      </w:ins>
    </w:p>
    <w:p w14:paraId="2934DDA3" w14:textId="46460291" w:rsidR="00E95405" w:rsidRDefault="00E95405">
      <w:pPr>
        <w:pStyle w:val="TOC2"/>
        <w:tabs>
          <w:tab w:val="right" w:leader="dot" w:pos="9350"/>
        </w:tabs>
        <w:rPr>
          <w:ins w:id="320" w:author="Chuka Obi" w:date="2026-05-11T22:18:00Z" w16du:dateUtc="2026-05-11T21:18:00Z"/>
          <w:rFonts w:asciiTheme="minorHAnsi" w:eastAsiaTheme="minorEastAsia" w:hAnsiTheme="minorHAnsi" w:cstheme="minorBidi"/>
          <w:noProof/>
          <w:kern w:val="2"/>
          <w14:ligatures w14:val="standardContextual"/>
        </w:rPr>
      </w:pPr>
      <w:ins w:id="32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"_Toc229430465"</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Schedule A-3: Performance Guarantee and Performance Test Procedures</w:t>
        </w:r>
        <w:r>
          <w:rPr>
            <w:noProof/>
            <w:webHidden/>
          </w:rPr>
          <w:tab/>
        </w:r>
        <w:r>
          <w:rPr>
            <w:noProof/>
            <w:webHidden/>
          </w:rPr>
          <w:fldChar w:fldCharType="begin"/>
        </w:r>
        <w:r>
          <w:rPr>
            <w:noProof/>
            <w:webHidden/>
          </w:rPr>
          <w:instrText xml:space="preserve"> PAGEREF _Toc229430465 \h </w:instrText>
        </w:r>
        <w:r>
          <w:rPr>
            <w:noProof/>
            <w:webHidden/>
          </w:rPr>
        </w:r>
        <w:r>
          <w:rPr>
            <w:noProof/>
            <w:webHidden/>
          </w:rPr>
          <w:fldChar w:fldCharType="separate"/>
        </w:r>
        <w:r>
          <w:rPr>
            <w:noProof/>
            <w:webHidden/>
          </w:rPr>
          <w:t>91</w:t>
        </w:r>
        <w:r>
          <w:rPr>
            <w:noProof/>
            <w:webHidden/>
          </w:rPr>
          <w:fldChar w:fldCharType="end"/>
        </w:r>
        <w:r w:rsidRPr="001031ED">
          <w:rPr>
            <w:rStyle w:val="Hyperlink"/>
            <w:noProof/>
          </w:rPr>
          <w:fldChar w:fldCharType="end"/>
        </w:r>
      </w:ins>
    </w:p>
    <w:p w14:paraId="6C2780B1" w14:textId="75C330F9" w:rsidR="00E95405" w:rsidRDefault="00E95405">
      <w:pPr>
        <w:pStyle w:val="TOC2"/>
        <w:tabs>
          <w:tab w:val="right" w:leader="dot" w:pos="9350"/>
        </w:tabs>
        <w:rPr>
          <w:ins w:id="322" w:author="Chuka Obi" w:date="2026-05-11T22:18:00Z" w16du:dateUtc="2026-05-11T21:18:00Z"/>
          <w:rFonts w:asciiTheme="minorHAnsi" w:eastAsiaTheme="minorEastAsia" w:hAnsiTheme="minorHAnsi" w:cstheme="minorBidi"/>
          <w:noProof/>
          <w:kern w:val="2"/>
          <w14:ligatures w14:val="standardContextual"/>
        </w:rPr>
      </w:pPr>
      <w:ins w:id="32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"_Toc229430466"</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Schedule B: Project Schedule and Key Milestones</w:t>
        </w:r>
        <w:r>
          <w:rPr>
            <w:noProof/>
            <w:webHidden/>
          </w:rPr>
          <w:tab/>
        </w:r>
        <w:r>
          <w:rPr>
            <w:noProof/>
            <w:webHidden/>
          </w:rPr>
          <w:fldChar w:fldCharType="begin"/>
        </w:r>
        <w:r>
          <w:rPr>
            <w:noProof/>
            <w:webHidden/>
          </w:rPr>
          <w:instrText xml:space="preserve"> PAGEREF _Toc229430466 \h </w:instrText>
        </w:r>
        <w:r>
          <w:rPr>
            <w:noProof/>
            <w:webHidden/>
          </w:rPr>
        </w:r>
        <w:r>
          <w:rPr>
            <w:noProof/>
            <w:webHidden/>
          </w:rPr>
          <w:fldChar w:fldCharType="separate"/>
        </w:r>
        <w:r>
          <w:rPr>
            <w:noProof/>
            <w:webHidden/>
          </w:rPr>
          <w:t>91</w:t>
        </w:r>
        <w:r>
          <w:rPr>
            <w:noProof/>
            <w:webHidden/>
          </w:rPr>
          <w:fldChar w:fldCharType="end"/>
        </w:r>
        <w:r w:rsidRPr="001031ED">
          <w:rPr>
            <w:rStyle w:val="Hyperlink"/>
            <w:noProof/>
          </w:rPr>
          <w:fldChar w:fldCharType="end"/>
        </w:r>
      </w:ins>
    </w:p>
    <w:p w14:paraId="4280F545" w14:textId="5249243C" w:rsidR="00E95405" w:rsidRDefault="00E95405">
      <w:pPr>
        <w:pStyle w:val="TOC2"/>
        <w:tabs>
          <w:tab w:val="right" w:leader="dot" w:pos="9350"/>
        </w:tabs>
        <w:rPr>
          <w:ins w:id="324" w:author="Chuka Obi" w:date="2026-05-11T22:18:00Z" w16du:dateUtc="2026-05-11T21:18:00Z"/>
          <w:rFonts w:asciiTheme="minorHAnsi" w:eastAsiaTheme="minorEastAsia" w:hAnsiTheme="minorHAnsi" w:cstheme="minorBidi"/>
          <w:noProof/>
          <w:kern w:val="2"/>
          <w14:ligatures w14:val="standardContextual"/>
        </w:rPr>
      </w:pPr>
      <w:ins w:id="32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"_Toc229430467"</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Schedule C: Site Description</w:t>
        </w:r>
        <w:r>
          <w:rPr>
            <w:noProof/>
            <w:webHidden/>
          </w:rPr>
          <w:tab/>
        </w:r>
        <w:r>
          <w:rPr>
            <w:noProof/>
            <w:webHidden/>
          </w:rPr>
          <w:fldChar w:fldCharType="begin"/>
        </w:r>
        <w:r>
          <w:rPr>
            <w:noProof/>
            <w:webHidden/>
          </w:rPr>
          <w:instrText xml:space="preserve"> PAGEREF _Toc229430467 \h </w:instrText>
        </w:r>
        <w:r>
          <w:rPr>
            <w:noProof/>
            <w:webHidden/>
          </w:rPr>
        </w:r>
        <w:r>
          <w:rPr>
            <w:noProof/>
            <w:webHidden/>
          </w:rPr>
          <w:fldChar w:fldCharType="separate"/>
        </w:r>
        <w:r>
          <w:rPr>
            <w:noProof/>
            <w:webHidden/>
          </w:rPr>
          <w:t>93</w:t>
        </w:r>
        <w:r>
          <w:rPr>
            <w:noProof/>
            <w:webHidden/>
          </w:rPr>
          <w:fldChar w:fldCharType="end"/>
        </w:r>
        <w:r w:rsidRPr="001031ED">
          <w:rPr>
            <w:rStyle w:val="Hyperlink"/>
            <w:noProof/>
          </w:rPr>
          <w:fldChar w:fldCharType="end"/>
        </w:r>
      </w:ins>
    </w:p>
    <w:p w14:paraId="684E325A" w14:textId="264A8609" w:rsidR="00E95405" w:rsidRDefault="00E95405">
      <w:pPr>
        <w:pStyle w:val="TOC2"/>
        <w:tabs>
          <w:tab w:val="right" w:leader="dot" w:pos="9350"/>
        </w:tabs>
        <w:rPr>
          <w:ins w:id="326" w:author="Chuka Obi" w:date="2026-05-11T22:18:00Z" w16du:dateUtc="2026-05-11T21:18:00Z"/>
          <w:rFonts w:asciiTheme="minorHAnsi" w:eastAsiaTheme="minorEastAsia" w:hAnsiTheme="minorHAnsi" w:cstheme="minorBidi"/>
          <w:noProof/>
          <w:kern w:val="2"/>
          <w14:ligatures w14:val="standardContextual"/>
        </w:rPr>
      </w:pPr>
      <w:ins w:id="32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"_Toc229430468"</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Schedule D: Key Personnel</w:t>
        </w:r>
        <w:r>
          <w:rPr>
            <w:noProof/>
            <w:webHidden/>
          </w:rPr>
          <w:tab/>
        </w:r>
        <w:r>
          <w:rPr>
            <w:noProof/>
            <w:webHidden/>
          </w:rPr>
          <w:fldChar w:fldCharType="begin"/>
        </w:r>
        <w:r>
          <w:rPr>
            <w:noProof/>
            <w:webHidden/>
          </w:rPr>
          <w:instrText xml:space="preserve"> PAGEREF _Toc229430468 \h </w:instrText>
        </w:r>
        <w:r>
          <w:rPr>
            <w:noProof/>
            <w:webHidden/>
          </w:rPr>
        </w:r>
        <w:r>
          <w:rPr>
            <w:noProof/>
            <w:webHidden/>
          </w:rPr>
          <w:fldChar w:fldCharType="separate"/>
        </w:r>
        <w:r>
          <w:rPr>
            <w:noProof/>
            <w:webHidden/>
          </w:rPr>
          <w:t>94</w:t>
        </w:r>
        <w:r>
          <w:rPr>
            <w:noProof/>
            <w:webHidden/>
          </w:rPr>
          <w:fldChar w:fldCharType="end"/>
        </w:r>
        <w:r w:rsidRPr="001031ED">
          <w:rPr>
            <w:rStyle w:val="Hyperlink"/>
            <w:noProof/>
          </w:rPr>
          <w:fldChar w:fldCharType="end"/>
        </w:r>
      </w:ins>
    </w:p>
    <w:p w14:paraId="1AEEA22E" w14:textId="18D57103" w:rsidR="00E95405" w:rsidRDefault="00E95405">
      <w:pPr>
        <w:pStyle w:val="TOC2"/>
        <w:tabs>
          <w:tab w:val="right" w:leader="dot" w:pos="9350"/>
        </w:tabs>
        <w:rPr>
          <w:ins w:id="328" w:author="Chuka Obi" w:date="2026-05-11T22:18:00Z" w16du:dateUtc="2026-05-11T21:18:00Z"/>
          <w:rFonts w:asciiTheme="minorHAnsi" w:eastAsiaTheme="minorEastAsia" w:hAnsiTheme="minorHAnsi" w:cstheme="minorBidi"/>
          <w:noProof/>
          <w:kern w:val="2"/>
          <w14:ligatures w14:val="standardContextual"/>
        </w:rPr>
      </w:pPr>
      <w:ins w:id="329"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"_Toc229430469"</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Schedule E: Contract Price and Payment Schedule</w:t>
        </w:r>
        <w:r>
          <w:rPr>
            <w:noProof/>
            <w:webHidden/>
          </w:rPr>
          <w:tab/>
        </w:r>
        <w:r>
          <w:rPr>
            <w:noProof/>
            <w:webHidden/>
          </w:rPr>
          <w:fldChar w:fldCharType="begin"/>
        </w:r>
        <w:r>
          <w:rPr>
            <w:noProof/>
            <w:webHidden/>
          </w:rPr>
          <w:instrText xml:space="preserve"> PAGEREF _Toc229430469 \h </w:instrText>
        </w:r>
        <w:r>
          <w:rPr>
            <w:noProof/>
            <w:webHidden/>
          </w:rPr>
        </w:r>
        <w:r>
          <w:rPr>
            <w:noProof/>
            <w:webHidden/>
          </w:rPr>
          <w:fldChar w:fldCharType="separate"/>
        </w:r>
        <w:r>
          <w:rPr>
            <w:noProof/>
            <w:webHidden/>
          </w:rPr>
          <w:t>94</w:t>
        </w:r>
        <w:r>
          <w:rPr>
            <w:noProof/>
            <w:webHidden/>
          </w:rPr>
          <w:fldChar w:fldCharType="end"/>
        </w:r>
        <w:r w:rsidRPr="001031ED">
          <w:rPr>
            <w:rStyle w:val="Hyperlink"/>
            <w:noProof/>
          </w:rPr>
          <w:fldChar w:fldCharType="end"/>
        </w:r>
      </w:ins>
    </w:p>
    <w:p w14:paraId="4FD07F60" w14:textId="47F457CD" w:rsidR="00E95405" w:rsidRDefault="00E95405">
      <w:pPr>
        <w:pStyle w:val="TOC2"/>
        <w:tabs>
          <w:tab w:val="right" w:leader="dot" w:pos="9350"/>
        </w:tabs>
        <w:rPr>
          <w:ins w:id="330" w:author="Chuka Obi" w:date="2026-05-11T22:18:00Z" w16du:dateUtc="2026-05-11T21:18:00Z"/>
          <w:rFonts w:asciiTheme="minorHAnsi" w:eastAsiaTheme="minorEastAsia" w:hAnsiTheme="minorHAnsi" w:cstheme="minorBidi"/>
          <w:noProof/>
          <w:kern w:val="2"/>
          <w14:ligatures w14:val="standardContextual"/>
        </w:rPr>
      </w:pPr>
      <w:ins w:id="331"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"_Toc229430470"</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Schedule F: Insurance Requirements</w:t>
        </w:r>
        <w:r>
          <w:rPr>
            <w:noProof/>
            <w:webHidden/>
          </w:rPr>
          <w:tab/>
        </w:r>
        <w:r>
          <w:rPr>
            <w:noProof/>
            <w:webHidden/>
          </w:rPr>
          <w:fldChar w:fldCharType="begin"/>
        </w:r>
        <w:r>
          <w:rPr>
            <w:noProof/>
            <w:webHidden/>
          </w:rPr>
          <w:instrText xml:space="preserve"> PAGEREF _Toc229430470 \h </w:instrText>
        </w:r>
        <w:r>
          <w:rPr>
            <w:noProof/>
            <w:webHidden/>
          </w:rPr>
        </w:r>
        <w:r>
          <w:rPr>
            <w:noProof/>
            <w:webHidden/>
          </w:rPr>
          <w:fldChar w:fldCharType="separate"/>
        </w:r>
        <w:r>
          <w:rPr>
            <w:noProof/>
            <w:webHidden/>
          </w:rPr>
          <w:t>96</w:t>
        </w:r>
        <w:r>
          <w:rPr>
            <w:noProof/>
            <w:webHidden/>
          </w:rPr>
          <w:fldChar w:fldCharType="end"/>
        </w:r>
        <w:r w:rsidRPr="001031ED">
          <w:rPr>
            <w:rStyle w:val="Hyperlink"/>
            <w:noProof/>
          </w:rPr>
          <w:fldChar w:fldCharType="end"/>
        </w:r>
      </w:ins>
    </w:p>
    <w:p w14:paraId="0CB3565A" w14:textId="3E4A409F" w:rsidR="00E95405" w:rsidRDefault="00E95405">
      <w:pPr>
        <w:pStyle w:val="TOC2"/>
        <w:tabs>
          <w:tab w:val="right" w:leader="dot" w:pos="9350"/>
        </w:tabs>
        <w:rPr>
          <w:ins w:id="332" w:author="Chuka Obi" w:date="2026-05-11T22:18:00Z" w16du:dateUtc="2026-05-11T21:18:00Z"/>
          <w:rFonts w:asciiTheme="minorHAnsi" w:eastAsiaTheme="minorEastAsia" w:hAnsiTheme="minorHAnsi" w:cstheme="minorBidi"/>
          <w:noProof/>
          <w:kern w:val="2"/>
          <w14:ligatures w14:val="standardContextual"/>
        </w:rPr>
      </w:pPr>
      <w:ins w:id="333"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"_Toc229430471"</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Schedule G: Form of Change Order</w:t>
        </w:r>
        <w:r>
          <w:rPr>
            <w:noProof/>
            <w:webHidden/>
          </w:rPr>
          <w:tab/>
        </w:r>
        <w:r>
          <w:rPr>
            <w:noProof/>
            <w:webHidden/>
          </w:rPr>
          <w:fldChar w:fldCharType="begin"/>
        </w:r>
        <w:r>
          <w:rPr>
            <w:noProof/>
            <w:webHidden/>
          </w:rPr>
          <w:instrText xml:space="preserve"> PAGEREF _Toc229430471 \h </w:instrText>
        </w:r>
        <w:r>
          <w:rPr>
            <w:noProof/>
            <w:webHidden/>
          </w:rPr>
        </w:r>
        <w:r>
          <w:rPr>
            <w:noProof/>
            <w:webHidden/>
          </w:rPr>
          <w:fldChar w:fldCharType="separate"/>
        </w:r>
        <w:r>
          <w:rPr>
            <w:noProof/>
            <w:webHidden/>
          </w:rPr>
          <w:t>97</w:t>
        </w:r>
        <w:r>
          <w:rPr>
            <w:noProof/>
            <w:webHidden/>
          </w:rPr>
          <w:fldChar w:fldCharType="end"/>
        </w:r>
        <w:r w:rsidRPr="001031ED">
          <w:rPr>
            <w:rStyle w:val="Hyperlink"/>
            <w:noProof/>
          </w:rPr>
          <w:fldChar w:fldCharType="end"/>
        </w:r>
      </w:ins>
    </w:p>
    <w:p w14:paraId="57047151" w14:textId="6326D950" w:rsidR="00E95405" w:rsidRDefault="00E95405">
      <w:pPr>
        <w:pStyle w:val="TOC2"/>
        <w:tabs>
          <w:tab w:val="right" w:leader="dot" w:pos="9350"/>
        </w:tabs>
        <w:rPr>
          <w:ins w:id="334" w:author="Chuka Obi" w:date="2026-05-11T22:18:00Z" w16du:dateUtc="2026-05-11T21:18:00Z"/>
          <w:rFonts w:asciiTheme="minorHAnsi" w:eastAsiaTheme="minorEastAsia" w:hAnsiTheme="minorHAnsi" w:cstheme="minorBidi"/>
          <w:noProof/>
          <w:kern w:val="2"/>
          <w14:ligatures w14:val="standardContextual"/>
        </w:rPr>
      </w:pPr>
      <w:ins w:id="335"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"_Toc229430472"</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Schedule J: Forms of Completion Certificates</w:t>
        </w:r>
        <w:r>
          <w:rPr>
            <w:noProof/>
            <w:webHidden/>
          </w:rPr>
          <w:tab/>
        </w:r>
        <w:r>
          <w:rPr>
            <w:noProof/>
            <w:webHidden/>
          </w:rPr>
          <w:fldChar w:fldCharType="begin"/>
        </w:r>
        <w:r>
          <w:rPr>
            <w:noProof/>
            <w:webHidden/>
          </w:rPr>
          <w:instrText xml:space="preserve"> PAGEREF _Toc229430472 \h </w:instrText>
        </w:r>
        <w:r>
          <w:rPr>
            <w:noProof/>
            <w:webHidden/>
          </w:rPr>
        </w:r>
        <w:r>
          <w:rPr>
            <w:noProof/>
            <w:webHidden/>
          </w:rPr>
          <w:fldChar w:fldCharType="separate"/>
        </w:r>
        <w:r>
          <w:rPr>
            <w:noProof/>
            <w:webHidden/>
          </w:rPr>
          <w:t>97</w:t>
        </w:r>
        <w:r>
          <w:rPr>
            <w:noProof/>
            <w:webHidden/>
          </w:rPr>
          <w:fldChar w:fldCharType="end"/>
        </w:r>
        <w:r w:rsidRPr="001031ED">
          <w:rPr>
            <w:rStyle w:val="Hyperlink"/>
            <w:noProof/>
          </w:rPr>
          <w:fldChar w:fldCharType="end"/>
        </w:r>
      </w:ins>
    </w:p>
    <w:p w14:paraId="607C1A39" w14:textId="150A07ED" w:rsidR="00E95405" w:rsidRDefault="00E95405">
      <w:pPr>
        <w:pStyle w:val="TOC2"/>
        <w:tabs>
          <w:tab w:val="right" w:leader="dot" w:pos="9350"/>
        </w:tabs>
        <w:rPr>
          <w:ins w:id="336" w:author="Chuka Obi" w:date="2026-05-11T22:18:00Z" w16du:dateUtc="2026-05-11T21:18:00Z"/>
          <w:rFonts w:asciiTheme="minorHAnsi" w:eastAsiaTheme="minorEastAsia" w:hAnsiTheme="minorHAnsi" w:cstheme="minorBidi"/>
          <w:noProof/>
          <w:kern w:val="2"/>
          <w14:ligatures w14:val="standardContextual"/>
        </w:rPr>
      </w:pPr>
      <w:ins w:id="337" w:author="Chuka Obi" w:date="2026-05-11T22:18:00Z" w16du:dateUtc="2026-05-11T21:18:00Z">
        <w:r w:rsidRPr="001031ED">
          <w:rPr>
            <w:rStyle w:val="Hyperlink"/>
            <w:noProof/>
          </w:rPr>
          <w:fldChar w:fldCharType="begin"/>
        </w:r>
        <w:r w:rsidRPr="001031ED">
          <w:rPr>
            <w:rStyle w:val="Hyperlink"/>
            <w:noProof/>
          </w:rPr>
          <w:instrText xml:space="preserve"> </w:instrText>
        </w:r>
        <w:r>
          <w:rPr>
            <w:noProof/>
          </w:rPr>
          <w:instrText>HYPERLINK \l "_Toc229430473"</w:instrText>
        </w:r>
        <w:r w:rsidRPr="001031ED">
          <w:rPr>
            <w:rStyle w:val="Hyperlink"/>
            <w:noProof/>
          </w:rPr>
          <w:instrText xml:space="preserve"> </w:instrText>
        </w:r>
        <w:r w:rsidRPr="001031ED">
          <w:rPr>
            <w:rStyle w:val="Hyperlink"/>
            <w:noProof/>
          </w:rPr>
        </w:r>
        <w:r w:rsidRPr="001031ED">
          <w:rPr>
            <w:rStyle w:val="Hyperlink"/>
            <w:noProof/>
          </w:rPr>
          <w:fldChar w:fldCharType="separate"/>
        </w:r>
        <w:r w:rsidRPr="001031ED">
          <w:rPr>
            <w:rStyle w:val="Hyperlink"/>
            <w:noProof/>
          </w:rPr>
          <w:t>Schedule K: NCDMB / Nigerian Content Plan</w:t>
        </w:r>
        <w:r>
          <w:rPr>
            <w:noProof/>
            <w:webHidden/>
          </w:rPr>
          <w:tab/>
        </w:r>
        <w:r>
          <w:rPr>
            <w:noProof/>
            <w:webHidden/>
          </w:rPr>
          <w:fldChar w:fldCharType="begin"/>
        </w:r>
        <w:r>
          <w:rPr>
            <w:noProof/>
            <w:webHidden/>
          </w:rPr>
          <w:instrText xml:space="preserve"> PAGEREF _Toc229430473 \h </w:instrText>
        </w:r>
        <w:r>
          <w:rPr>
            <w:noProof/>
            <w:webHidden/>
          </w:rPr>
        </w:r>
        <w:r>
          <w:rPr>
            <w:noProof/>
            <w:webHidden/>
          </w:rPr>
          <w:fldChar w:fldCharType="separate"/>
        </w:r>
        <w:r>
          <w:rPr>
            <w:noProof/>
            <w:webHidden/>
          </w:rPr>
          <w:t>97</w:t>
        </w:r>
        <w:r>
          <w:rPr>
            <w:noProof/>
            <w:webHidden/>
          </w:rPr>
          <w:fldChar w:fldCharType="end"/>
        </w:r>
        <w:r w:rsidRPr="001031ED">
          <w:rPr>
            <w:rStyle w:val="Hyperlink"/>
            <w:noProof/>
          </w:rPr>
          <w:fldChar w:fldCharType="end"/>
        </w:r>
      </w:ins>
    </w:p>
    <w:p w14:paraId="483750A0" w14:textId="1406E8D5" w:rsidR="00B50CF4" w:rsidDel="005C5BA1" w:rsidRDefault="00B50CF4">
      <w:pPr>
        <w:pStyle w:val="TOC1"/>
        <w:tabs>
          <w:tab w:val="right" w:leader="dot" w:pos="9350"/>
        </w:tabs>
        <w:rPr>
          <w:del w:id="338" w:author="Chuka Obi" w:date="2026-05-11T20:16:00Z" w16du:dateUtc="2026-05-11T19:16:00Z"/>
          <w:rFonts w:asciiTheme="minorHAnsi" w:eastAsiaTheme="minorEastAsia" w:hAnsiTheme="minorHAnsi" w:cstheme="minorBidi"/>
          <w:noProof/>
          <w:kern w:val="2"/>
          <w:lang w:eastAsia="ja-JP"/>
          <w14:ligatures w14:val="standardContextual"/>
        </w:rPr>
      </w:pPr>
      <w:del w:id="339" w:author="Chuka Obi" w:date="2026-05-11T20:16:00Z" w16du:dateUtc="2026-05-11T19:16:00Z">
        <w:r w:rsidRPr="005C5BA1" w:rsidDel="005C5BA1">
          <w:rPr>
            <w:noProof/>
            <w:rPrChange w:id="340" w:author="Chuka Obi" w:date="2026-05-11T20:16:00Z" w16du:dateUtc="2026-05-11T19:16:00Z">
              <w:rPr>
                <w:rStyle w:val="Hyperlink"/>
                <w:noProof/>
              </w:rPr>
            </w:rPrChange>
          </w:rPr>
          <w:lastRenderedPageBreak/>
          <w:delText>1. DEFINITIONS</w:delText>
        </w:r>
        <w:r w:rsidDel="005C5BA1">
          <w:rPr>
            <w:noProof/>
            <w:webHidden/>
          </w:rPr>
          <w:tab/>
          <w:delText>9</w:delText>
        </w:r>
      </w:del>
    </w:p>
    <w:p w14:paraId="0D1CE910" w14:textId="51B1A32B" w:rsidR="00B50CF4" w:rsidDel="005C5BA1" w:rsidRDefault="00B50CF4">
      <w:pPr>
        <w:pStyle w:val="TOC2"/>
        <w:tabs>
          <w:tab w:val="right" w:leader="dot" w:pos="9350"/>
        </w:tabs>
        <w:rPr>
          <w:del w:id="341" w:author="Chuka Obi" w:date="2026-05-11T20:16:00Z" w16du:dateUtc="2026-05-11T19:16:00Z"/>
          <w:rFonts w:asciiTheme="minorHAnsi" w:eastAsiaTheme="minorEastAsia" w:hAnsiTheme="minorHAnsi" w:cstheme="minorBidi"/>
          <w:noProof/>
          <w:kern w:val="2"/>
          <w:lang w:eastAsia="ja-JP"/>
          <w14:ligatures w14:val="standardContextual"/>
        </w:rPr>
      </w:pPr>
      <w:del w:id="342" w:author="Chuka Obi" w:date="2026-05-11T20:16:00Z" w16du:dateUtc="2026-05-11T19:16:00Z">
        <w:r w:rsidRPr="005C5BA1" w:rsidDel="005C5BA1">
          <w:rPr>
            <w:noProof/>
            <w:rPrChange w:id="343" w:author="Chuka Obi" w:date="2026-05-11T20:16:00Z" w16du:dateUtc="2026-05-11T19:16:00Z">
              <w:rPr>
                <w:rStyle w:val="Hyperlink"/>
                <w:noProof/>
              </w:rPr>
            </w:rPrChange>
          </w:rPr>
          <w:delText>1.1  General Definitions</w:delText>
        </w:r>
        <w:r w:rsidDel="005C5BA1">
          <w:rPr>
            <w:noProof/>
            <w:webHidden/>
          </w:rPr>
          <w:tab/>
          <w:delText>9</w:delText>
        </w:r>
      </w:del>
    </w:p>
    <w:p w14:paraId="2925C39C" w14:textId="129BB921" w:rsidR="00B50CF4" w:rsidDel="005C5BA1" w:rsidRDefault="00B50CF4">
      <w:pPr>
        <w:pStyle w:val="TOC1"/>
        <w:tabs>
          <w:tab w:val="right" w:leader="dot" w:pos="9350"/>
        </w:tabs>
        <w:rPr>
          <w:del w:id="344" w:author="Chuka Obi" w:date="2026-05-11T20:16:00Z" w16du:dateUtc="2026-05-11T19:16:00Z"/>
          <w:rFonts w:asciiTheme="minorHAnsi" w:eastAsiaTheme="minorEastAsia" w:hAnsiTheme="minorHAnsi" w:cstheme="minorBidi"/>
          <w:noProof/>
          <w:kern w:val="2"/>
          <w:lang w:eastAsia="ja-JP"/>
          <w14:ligatures w14:val="standardContextual"/>
        </w:rPr>
      </w:pPr>
      <w:del w:id="345" w:author="Chuka Obi" w:date="2026-05-11T20:16:00Z" w16du:dateUtc="2026-05-11T19:16:00Z">
        <w:r w:rsidRPr="005C5BA1" w:rsidDel="005C5BA1">
          <w:rPr>
            <w:noProof/>
            <w:rPrChange w:id="346" w:author="Chuka Obi" w:date="2026-05-11T20:16:00Z" w16du:dateUtc="2026-05-11T19:16:00Z">
              <w:rPr>
                <w:rStyle w:val="Hyperlink"/>
                <w:noProof/>
              </w:rPr>
            </w:rPrChange>
          </w:rPr>
          <w:delText>2. RELATIONSHIP OF OWNER, CONTRACTOR AND SUBCONTRACTORS</w:delText>
        </w:r>
        <w:r w:rsidDel="005C5BA1">
          <w:rPr>
            <w:noProof/>
            <w:webHidden/>
          </w:rPr>
          <w:tab/>
          <w:delText>18</w:delText>
        </w:r>
      </w:del>
    </w:p>
    <w:p w14:paraId="28CE0560" w14:textId="4540EE9B" w:rsidR="00B50CF4" w:rsidDel="005C5BA1" w:rsidRDefault="00B50CF4">
      <w:pPr>
        <w:pStyle w:val="TOC2"/>
        <w:tabs>
          <w:tab w:val="right" w:leader="dot" w:pos="9350"/>
        </w:tabs>
        <w:rPr>
          <w:del w:id="347" w:author="Chuka Obi" w:date="2026-05-11T20:16:00Z" w16du:dateUtc="2026-05-11T19:16:00Z"/>
          <w:rFonts w:asciiTheme="minorHAnsi" w:eastAsiaTheme="minorEastAsia" w:hAnsiTheme="minorHAnsi" w:cstheme="minorBidi"/>
          <w:noProof/>
          <w:kern w:val="2"/>
          <w:lang w:eastAsia="ja-JP"/>
          <w14:ligatures w14:val="standardContextual"/>
        </w:rPr>
      </w:pPr>
      <w:del w:id="348" w:author="Chuka Obi" w:date="2026-05-11T20:16:00Z" w16du:dateUtc="2026-05-11T19:16:00Z">
        <w:r w:rsidRPr="005C5BA1" w:rsidDel="005C5BA1">
          <w:rPr>
            <w:noProof/>
            <w:rPrChange w:id="349" w:author="Chuka Obi" w:date="2026-05-11T20:16:00Z" w16du:dateUtc="2026-05-11T19:16:00Z">
              <w:rPr>
                <w:rStyle w:val="Hyperlink"/>
                <w:noProof/>
              </w:rPr>
            </w:rPrChange>
          </w:rPr>
          <w:delText>2.1  Status of Contractor</w:delText>
        </w:r>
        <w:r w:rsidDel="005C5BA1">
          <w:rPr>
            <w:noProof/>
            <w:webHidden/>
          </w:rPr>
          <w:tab/>
          <w:delText>18</w:delText>
        </w:r>
      </w:del>
    </w:p>
    <w:p w14:paraId="02B0F537" w14:textId="6B39A344" w:rsidR="00B50CF4" w:rsidDel="005C5BA1" w:rsidRDefault="00B50CF4">
      <w:pPr>
        <w:pStyle w:val="TOC2"/>
        <w:tabs>
          <w:tab w:val="right" w:leader="dot" w:pos="9350"/>
        </w:tabs>
        <w:rPr>
          <w:del w:id="350" w:author="Chuka Obi" w:date="2026-05-11T20:16:00Z" w16du:dateUtc="2026-05-11T19:16:00Z"/>
          <w:rFonts w:asciiTheme="minorHAnsi" w:eastAsiaTheme="minorEastAsia" w:hAnsiTheme="minorHAnsi" w:cstheme="minorBidi"/>
          <w:noProof/>
          <w:kern w:val="2"/>
          <w:lang w:eastAsia="ja-JP"/>
          <w14:ligatures w14:val="standardContextual"/>
        </w:rPr>
      </w:pPr>
      <w:del w:id="351" w:author="Chuka Obi" w:date="2026-05-11T20:16:00Z" w16du:dateUtc="2026-05-11T19:16:00Z">
        <w:r w:rsidRPr="005C5BA1" w:rsidDel="005C5BA1">
          <w:rPr>
            <w:noProof/>
            <w:rPrChange w:id="352" w:author="Chuka Obi" w:date="2026-05-11T20:16:00Z" w16du:dateUtc="2026-05-11T19:16:00Z">
              <w:rPr>
                <w:rStyle w:val="Hyperlink"/>
                <w:noProof/>
              </w:rPr>
            </w:rPrChange>
          </w:rPr>
          <w:delText>2.2  Key Personnel and Contractor’s Representative</w:delText>
        </w:r>
        <w:r w:rsidDel="005C5BA1">
          <w:rPr>
            <w:noProof/>
            <w:webHidden/>
          </w:rPr>
          <w:tab/>
          <w:delText>18</w:delText>
        </w:r>
      </w:del>
    </w:p>
    <w:p w14:paraId="59BC0171" w14:textId="4AEF1BFF" w:rsidR="00B50CF4" w:rsidDel="005C5BA1" w:rsidRDefault="00B50CF4">
      <w:pPr>
        <w:pStyle w:val="TOC2"/>
        <w:tabs>
          <w:tab w:val="right" w:leader="dot" w:pos="9350"/>
        </w:tabs>
        <w:rPr>
          <w:del w:id="353" w:author="Chuka Obi" w:date="2026-05-11T20:16:00Z" w16du:dateUtc="2026-05-11T19:16:00Z"/>
          <w:rFonts w:asciiTheme="minorHAnsi" w:eastAsiaTheme="minorEastAsia" w:hAnsiTheme="minorHAnsi" w:cstheme="minorBidi"/>
          <w:noProof/>
          <w:kern w:val="2"/>
          <w:lang w:eastAsia="ja-JP"/>
          <w14:ligatures w14:val="standardContextual"/>
        </w:rPr>
      </w:pPr>
      <w:del w:id="354" w:author="Chuka Obi" w:date="2026-05-11T20:16:00Z" w16du:dateUtc="2026-05-11T19:16:00Z">
        <w:r w:rsidRPr="005C5BA1" w:rsidDel="005C5BA1">
          <w:rPr>
            <w:noProof/>
            <w:rPrChange w:id="355" w:author="Chuka Obi" w:date="2026-05-11T20:16:00Z" w16du:dateUtc="2026-05-11T19:16:00Z">
              <w:rPr>
                <w:rStyle w:val="Hyperlink"/>
                <w:noProof/>
              </w:rPr>
            </w:rPrChange>
          </w:rPr>
          <w:delText>2.3  Subcontractors</w:delText>
        </w:r>
        <w:r w:rsidDel="005C5BA1">
          <w:rPr>
            <w:noProof/>
            <w:webHidden/>
          </w:rPr>
          <w:tab/>
          <w:delText>19</w:delText>
        </w:r>
      </w:del>
    </w:p>
    <w:p w14:paraId="1C902A51" w14:textId="69F9D5E3" w:rsidR="00B50CF4" w:rsidDel="005C5BA1" w:rsidRDefault="00B50CF4">
      <w:pPr>
        <w:pStyle w:val="TOC2"/>
        <w:tabs>
          <w:tab w:val="right" w:leader="dot" w:pos="9350"/>
        </w:tabs>
        <w:rPr>
          <w:del w:id="356" w:author="Chuka Obi" w:date="2026-05-11T20:16:00Z" w16du:dateUtc="2026-05-11T19:16:00Z"/>
          <w:rFonts w:asciiTheme="minorHAnsi" w:eastAsiaTheme="minorEastAsia" w:hAnsiTheme="minorHAnsi" w:cstheme="minorBidi"/>
          <w:noProof/>
          <w:kern w:val="2"/>
          <w:lang w:eastAsia="ja-JP"/>
          <w14:ligatures w14:val="standardContextual"/>
        </w:rPr>
      </w:pPr>
      <w:del w:id="357" w:author="Chuka Obi" w:date="2026-05-11T20:16:00Z" w16du:dateUtc="2026-05-11T19:16:00Z">
        <w:r w:rsidRPr="005C5BA1" w:rsidDel="005C5BA1">
          <w:rPr>
            <w:noProof/>
            <w:rPrChange w:id="358" w:author="Chuka Obi" w:date="2026-05-11T20:16:00Z" w16du:dateUtc="2026-05-11T19:16:00Z">
              <w:rPr>
                <w:rStyle w:val="Hyperlink"/>
                <w:noProof/>
              </w:rPr>
            </w:rPrChange>
          </w:rPr>
          <w:delText>2.4  Contractor Acknowledgements</w:delText>
        </w:r>
        <w:r w:rsidDel="005C5BA1">
          <w:rPr>
            <w:noProof/>
            <w:webHidden/>
          </w:rPr>
          <w:tab/>
          <w:delText>20</w:delText>
        </w:r>
      </w:del>
    </w:p>
    <w:p w14:paraId="61B41CDF" w14:textId="30146591" w:rsidR="00B50CF4" w:rsidDel="005C5BA1" w:rsidRDefault="00B50CF4">
      <w:pPr>
        <w:pStyle w:val="TOC2"/>
        <w:tabs>
          <w:tab w:val="left" w:pos="960"/>
          <w:tab w:val="right" w:leader="dot" w:pos="9350"/>
        </w:tabs>
        <w:rPr>
          <w:del w:id="359" w:author="Chuka Obi" w:date="2026-05-11T20:16:00Z" w16du:dateUtc="2026-05-11T19:16:00Z"/>
          <w:rFonts w:asciiTheme="minorHAnsi" w:eastAsiaTheme="minorEastAsia" w:hAnsiTheme="minorHAnsi" w:cstheme="minorBidi"/>
          <w:noProof/>
          <w:kern w:val="2"/>
          <w:lang w:eastAsia="ja-JP"/>
          <w14:ligatures w14:val="standardContextual"/>
        </w:rPr>
      </w:pPr>
      <w:del w:id="360" w:author="Chuka Obi" w:date="2026-05-11T20:16:00Z" w16du:dateUtc="2026-05-11T19:16:00Z">
        <w:r w:rsidRPr="005C5BA1" w:rsidDel="005C5BA1">
          <w:rPr>
            <w:rFonts w:eastAsia="Times New Roman"/>
            <w:noProof/>
            <w:rPrChange w:id="361" w:author="Chuka Obi" w:date="2026-05-11T20:16:00Z" w16du:dateUtc="2026-05-11T19:16:00Z">
              <w:rPr>
                <w:rStyle w:val="Hyperlink"/>
                <w:rFonts w:eastAsia="Times New Roman"/>
                <w:noProof/>
              </w:rPr>
            </w:rPrChange>
          </w:rPr>
          <w:delText>2.5</w:delText>
        </w:r>
        <w:r w:rsidDel="005C5BA1">
          <w:rPr>
            <w:rFonts w:asciiTheme="minorHAnsi" w:eastAsiaTheme="minorEastAsia" w:hAnsiTheme="minorHAnsi" w:cstheme="minorBidi"/>
            <w:noProof/>
            <w:kern w:val="2"/>
            <w:lang w:eastAsia="ja-JP"/>
            <w14:ligatures w14:val="standardContextual"/>
          </w:rPr>
          <w:tab/>
        </w:r>
        <w:r w:rsidRPr="005C5BA1" w:rsidDel="005C5BA1">
          <w:rPr>
            <w:rFonts w:eastAsia="Times New Roman"/>
            <w:noProof/>
            <w:rPrChange w:id="362" w:author="Chuka Obi" w:date="2026-05-11T20:16:00Z" w16du:dateUtc="2026-05-11T19:16:00Z">
              <w:rPr>
                <w:rStyle w:val="Hyperlink"/>
                <w:rFonts w:eastAsia="Times New Roman"/>
                <w:noProof/>
              </w:rPr>
            </w:rPrChange>
          </w:rPr>
          <w:delText>Contractor’s Personnel</w:delText>
        </w:r>
        <w:r w:rsidDel="005C5BA1">
          <w:rPr>
            <w:noProof/>
            <w:webHidden/>
          </w:rPr>
          <w:tab/>
          <w:delText>20</w:delText>
        </w:r>
      </w:del>
    </w:p>
    <w:p w14:paraId="55C480BC" w14:textId="5CD53B44" w:rsidR="00B50CF4" w:rsidDel="005C5BA1" w:rsidRDefault="00B50CF4">
      <w:pPr>
        <w:pStyle w:val="TOC1"/>
        <w:tabs>
          <w:tab w:val="right" w:leader="dot" w:pos="9350"/>
        </w:tabs>
        <w:rPr>
          <w:del w:id="363" w:author="Chuka Obi" w:date="2026-05-11T20:16:00Z" w16du:dateUtc="2026-05-11T19:16:00Z"/>
          <w:rFonts w:asciiTheme="minorHAnsi" w:eastAsiaTheme="minorEastAsia" w:hAnsiTheme="minorHAnsi" w:cstheme="minorBidi"/>
          <w:noProof/>
          <w:kern w:val="2"/>
          <w:lang w:eastAsia="ja-JP"/>
          <w14:ligatures w14:val="standardContextual"/>
        </w:rPr>
      </w:pPr>
      <w:del w:id="364" w:author="Chuka Obi" w:date="2026-05-11T20:16:00Z" w16du:dateUtc="2026-05-11T19:16:00Z">
        <w:r w:rsidRPr="005C5BA1" w:rsidDel="005C5BA1">
          <w:rPr>
            <w:noProof/>
            <w:rPrChange w:id="365" w:author="Chuka Obi" w:date="2026-05-11T20:16:00Z" w16du:dateUtc="2026-05-11T19:16:00Z">
              <w:rPr>
                <w:rStyle w:val="Hyperlink"/>
                <w:noProof/>
              </w:rPr>
            </w:rPrChange>
          </w:rPr>
          <w:delText>3. CONTRACTOR’S RESPONSIBILITIES</w:delText>
        </w:r>
        <w:r w:rsidDel="005C5BA1">
          <w:rPr>
            <w:noProof/>
            <w:webHidden/>
          </w:rPr>
          <w:tab/>
          <w:delText>22</w:delText>
        </w:r>
      </w:del>
    </w:p>
    <w:p w14:paraId="6E8B9173" w14:textId="444570DD" w:rsidR="00B50CF4" w:rsidDel="005C5BA1" w:rsidRDefault="00B50CF4">
      <w:pPr>
        <w:pStyle w:val="TOC2"/>
        <w:tabs>
          <w:tab w:val="right" w:leader="dot" w:pos="9350"/>
        </w:tabs>
        <w:rPr>
          <w:del w:id="366" w:author="Chuka Obi" w:date="2026-05-11T20:16:00Z" w16du:dateUtc="2026-05-11T19:16:00Z"/>
          <w:rFonts w:asciiTheme="minorHAnsi" w:eastAsiaTheme="minorEastAsia" w:hAnsiTheme="minorHAnsi" w:cstheme="minorBidi"/>
          <w:noProof/>
          <w:kern w:val="2"/>
          <w:lang w:eastAsia="ja-JP"/>
          <w14:ligatures w14:val="standardContextual"/>
        </w:rPr>
      </w:pPr>
      <w:del w:id="367" w:author="Chuka Obi" w:date="2026-05-11T20:16:00Z" w16du:dateUtc="2026-05-11T19:16:00Z">
        <w:r w:rsidRPr="005C5BA1" w:rsidDel="005C5BA1">
          <w:rPr>
            <w:noProof/>
            <w:rPrChange w:id="368" w:author="Chuka Obi" w:date="2026-05-11T20:16:00Z" w16du:dateUtc="2026-05-11T19:16:00Z">
              <w:rPr>
                <w:rStyle w:val="Hyperlink"/>
                <w:noProof/>
              </w:rPr>
            </w:rPrChange>
          </w:rPr>
          <w:delText>3.1 Scope of Work</w:delText>
        </w:r>
        <w:r w:rsidDel="005C5BA1">
          <w:rPr>
            <w:noProof/>
            <w:webHidden/>
          </w:rPr>
          <w:tab/>
          <w:delText>22</w:delText>
        </w:r>
      </w:del>
    </w:p>
    <w:p w14:paraId="7B57CADB" w14:textId="08EC37D9" w:rsidR="00B50CF4" w:rsidDel="005C5BA1" w:rsidRDefault="00B50CF4">
      <w:pPr>
        <w:pStyle w:val="TOC2"/>
        <w:tabs>
          <w:tab w:val="right" w:leader="dot" w:pos="9350"/>
        </w:tabs>
        <w:rPr>
          <w:del w:id="369" w:author="Chuka Obi" w:date="2026-05-11T20:16:00Z" w16du:dateUtc="2026-05-11T19:16:00Z"/>
          <w:rFonts w:asciiTheme="minorHAnsi" w:eastAsiaTheme="minorEastAsia" w:hAnsiTheme="minorHAnsi" w:cstheme="minorBidi"/>
          <w:noProof/>
          <w:kern w:val="2"/>
          <w:lang w:eastAsia="ja-JP"/>
          <w14:ligatures w14:val="standardContextual"/>
        </w:rPr>
      </w:pPr>
      <w:del w:id="370" w:author="Chuka Obi" w:date="2026-05-11T20:16:00Z" w16du:dateUtc="2026-05-11T19:16:00Z">
        <w:r w:rsidRPr="005C5BA1" w:rsidDel="005C5BA1">
          <w:rPr>
            <w:noProof/>
            <w:rPrChange w:id="371" w:author="Chuka Obi" w:date="2026-05-11T20:16:00Z" w16du:dateUtc="2026-05-11T19:16:00Z">
              <w:rPr>
                <w:rStyle w:val="Hyperlink"/>
                <w:noProof/>
              </w:rPr>
            </w:rPrChange>
          </w:rPr>
          <w:delText>3.2. Standard of Care</w:delText>
        </w:r>
        <w:r w:rsidDel="005C5BA1">
          <w:rPr>
            <w:noProof/>
            <w:webHidden/>
          </w:rPr>
          <w:tab/>
          <w:delText>22</w:delText>
        </w:r>
      </w:del>
    </w:p>
    <w:p w14:paraId="720E2AEB" w14:textId="076959DE" w:rsidR="00B50CF4" w:rsidDel="005C5BA1" w:rsidRDefault="00B50CF4">
      <w:pPr>
        <w:pStyle w:val="TOC2"/>
        <w:tabs>
          <w:tab w:val="right" w:leader="dot" w:pos="9350"/>
        </w:tabs>
        <w:rPr>
          <w:del w:id="372" w:author="Chuka Obi" w:date="2026-05-11T20:16:00Z" w16du:dateUtc="2026-05-11T19:16:00Z"/>
          <w:rFonts w:asciiTheme="minorHAnsi" w:eastAsiaTheme="minorEastAsia" w:hAnsiTheme="minorHAnsi" w:cstheme="minorBidi"/>
          <w:noProof/>
          <w:kern w:val="2"/>
          <w:lang w:eastAsia="ja-JP"/>
          <w14:ligatures w14:val="standardContextual"/>
        </w:rPr>
      </w:pPr>
      <w:del w:id="373" w:author="Chuka Obi" w:date="2026-05-11T20:16:00Z" w16du:dateUtc="2026-05-11T19:16:00Z">
        <w:r w:rsidRPr="005C5BA1" w:rsidDel="005C5BA1">
          <w:rPr>
            <w:noProof/>
            <w:rPrChange w:id="374" w:author="Chuka Obi" w:date="2026-05-11T20:16:00Z" w16du:dateUtc="2026-05-11T19:16:00Z">
              <w:rPr>
                <w:rStyle w:val="Hyperlink"/>
                <w:noProof/>
              </w:rPr>
            </w:rPrChange>
          </w:rPr>
          <w:delText>3.3  Design and Engineering</w:delText>
        </w:r>
        <w:r w:rsidDel="005C5BA1">
          <w:rPr>
            <w:noProof/>
            <w:webHidden/>
          </w:rPr>
          <w:tab/>
          <w:delText>22</w:delText>
        </w:r>
      </w:del>
    </w:p>
    <w:p w14:paraId="249160D9" w14:textId="6B5C06D8" w:rsidR="00B50CF4" w:rsidDel="005C5BA1" w:rsidRDefault="00B50CF4">
      <w:pPr>
        <w:pStyle w:val="TOC2"/>
        <w:tabs>
          <w:tab w:val="right" w:leader="dot" w:pos="9350"/>
        </w:tabs>
        <w:rPr>
          <w:del w:id="375" w:author="Chuka Obi" w:date="2026-05-11T20:16:00Z" w16du:dateUtc="2026-05-11T19:16:00Z"/>
          <w:rFonts w:asciiTheme="minorHAnsi" w:eastAsiaTheme="minorEastAsia" w:hAnsiTheme="minorHAnsi" w:cstheme="minorBidi"/>
          <w:noProof/>
          <w:kern w:val="2"/>
          <w:lang w:eastAsia="ja-JP"/>
          <w14:ligatures w14:val="standardContextual"/>
        </w:rPr>
      </w:pPr>
      <w:del w:id="376" w:author="Chuka Obi" w:date="2026-05-11T20:16:00Z" w16du:dateUtc="2026-05-11T19:16:00Z">
        <w:r w:rsidRPr="005C5BA1" w:rsidDel="005C5BA1">
          <w:rPr>
            <w:noProof/>
            <w:rPrChange w:id="377" w:author="Chuka Obi" w:date="2026-05-11T20:16:00Z" w16du:dateUtc="2026-05-11T19:16:00Z">
              <w:rPr>
                <w:rStyle w:val="Hyperlink"/>
                <w:noProof/>
              </w:rPr>
            </w:rPrChange>
          </w:rPr>
          <w:delText>3.4  Compliance with Laws</w:delText>
        </w:r>
        <w:r w:rsidDel="005C5BA1">
          <w:rPr>
            <w:noProof/>
            <w:webHidden/>
          </w:rPr>
          <w:tab/>
          <w:delText>23</w:delText>
        </w:r>
      </w:del>
    </w:p>
    <w:p w14:paraId="783D38D3" w14:textId="2AA2987E" w:rsidR="00B50CF4" w:rsidDel="005C5BA1" w:rsidRDefault="00B50CF4">
      <w:pPr>
        <w:pStyle w:val="TOC2"/>
        <w:tabs>
          <w:tab w:val="right" w:leader="dot" w:pos="9350"/>
        </w:tabs>
        <w:rPr>
          <w:del w:id="378" w:author="Chuka Obi" w:date="2026-05-11T20:16:00Z" w16du:dateUtc="2026-05-11T19:16:00Z"/>
          <w:rFonts w:asciiTheme="minorHAnsi" w:eastAsiaTheme="minorEastAsia" w:hAnsiTheme="minorHAnsi" w:cstheme="minorBidi"/>
          <w:noProof/>
          <w:kern w:val="2"/>
          <w:lang w:eastAsia="ja-JP"/>
          <w14:ligatures w14:val="standardContextual"/>
        </w:rPr>
      </w:pPr>
      <w:del w:id="379" w:author="Chuka Obi" w:date="2026-05-11T20:16:00Z" w16du:dateUtc="2026-05-11T19:16:00Z">
        <w:r w:rsidRPr="005C5BA1" w:rsidDel="005C5BA1">
          <w:rPr>
            <w:noProof/>
            <w:rPrChange w:id="380" w:author="Chuka Obi" w:date="2026-05-11T20:16:00Z" w16du:dateUtc="2026-05-11T19:16:00Z">
              <w:rPr>
                <w:rStyle w:val="Hyperlink"/>
                <w:noProof/>
              </w:rPr>
            </w:rPrChange>
          </w:rPr>
          <w:delText>3.5  HSE Plan and Security</w:delText>
        </w:r>
        <w:r w:rsidDel="005C5BA1">
          <w:rPr>
            <w:noProof/>
            <w:webHidden/>
          </w:rPr>
          <w:tab/>
          <w:delText>24</w:delText>
        </w:r>
      </w:del>
    </w:p>
    <w:p w14:paraId="5FB9E83E" w14:textId="63471196" w:rsidR="00B50CF4" w:rsidDel="005C5BA1" w:rsidRDefault="00B50CF4">
      <w:pPr>
        <w:pStyle w:val="TOC2"/>
        <w:tabs>
          <w:tab w:val="right" w:leader="dot" w:pos="9350"/>
        </w:tabs>
        <w:rPr>
          <w:del w:id="381" w:author="Chuka Obi" w:date="2026-05-11T20:16:00Z" w16du:dateUtc="2026-05-11T19:16:00Z"/>
          <w:rFonts w:asciiTheme="minorHAnsi" w:eastAsiaTheme="minorEastAsia" w:hAnsiTheme="minorHAnsi" w:cstheme="minorBidi"/>
          <w:noProof/>
          <w:kern w:val="2"/>
          <w:lang w:eastAsia="ja-JP"/>
          <w14:ligatures w14:val="standardContextual"/>
        </w:rPr>
      </w:pPr>
      <w:del w:id="382" w:author="Chuka Obi" w:date="2026-05-11T20:16:00Z" w16du:dateUtc="2026-05-11T19:16:00Z">
        <w:r w:rsidRPr="005C5BA1" w:rsidDel="005C5BA1">
          <w:rPr>
            <w:noProof/>
            <w:rPrChange w:id="383" w:author="Chuka Obi" w:date="2026-05-11T20:16:00Z" w16du:dateUtc="2026-05-11T19:16:00Z">
              <w:rPr>
                <w:rStyle w:val="Hyperlink"/>
                <w:noProof/>
              </w:rPr>
            </w:rPrChange>
          </w:rPr>
          <w:delText>3.6  Quality Assurance and Quality Control</w:delText>
        </w:r>
        <w:r w:rsidDel="005C5BA1">
          <w:rPr>
            <w:noProof/>
            <w:webHidden/>
          </w:rPr>
          <w:tab/>
          <w:delText>25</w:delText>
        </w:r>
      </w:del>
    </w:p>
    <w:p w14:paraId="7A0F7A72" w14:textId="571B4D71" w:rsidR="00B50CF4" w:rsidDel="005C5BA1" w:rsidRDefault="00B50CF4">
      <w:pPr>
        <w:pStyle w:val="TOC2"/>
        <w:tabs>
          <w:tab w:val="right" w:leader="dot" w:pos="9350"/>
        </w:tabs>
        <w:rPr>
          <w:del w:id="384" w:author="Chuka Obi" w:date="2026-05-11T20:16:00Z" w16du:dateUtc="2026-05-11T19:16:00Z"/>
          <w:rFonts w:asciiTheme="minorHAnsi" w:eastAsiaTheme="minorEastAsia" w:hAnsiTheme="minorHAnsi" w:cstheme="minorBidi"/>
          <w:noProof/>
          <w:kern w:val="2"/>
          <w:lang w:eastAsia="ja-JP"/>
          <w14:ligatures w14:val="standardContextual"/>
        </w:rPr>
      </w:pPr>
      <w:del w:id="385" w:author="Chuka Obi" w:date="2026-05-11T20:16:00Z" w16du:dateUtc="2026-05-11T19:16:00Z">
        <w:r w:rsidRPr="005C5BA1" w:rsidDel="005C5BA1">
          <w:rPr>
            <w:noProof/>
            <w:rPrChange w:id="386" w:author="Chuka Obi" w:date="2026-05-11T20:16:00Z" w16du:dateUtc="2026-05-11T19:16:00Z">
              <w:rPr>
                <w:rStyle w:val="Hyperlink"/>
                <w:noProof/>
              </w:rPr>
            </w:rPrChange>
          </w:rPr>
          <w:delText>3.7  Reports and Records</w:delText>
        </w:r>
        <w:r w:rsidDel="005C5BA1">
          <w:rPr>
            <w:noProof/>
            <w:webHidden/>
          </w:rPr>
          <w:tab/>
          <w:delText>25</w:delText>
        </w:r>
      </w:del>
    </w:p>
    <w:p w14:paraId="3ED96525" w14:textId="6597F3FA" w:rsidR="00B50CF4" w:rsidDel="005C5BA1" w:rsidRDefault="00B50CF4">
      <w:pPr>
        <w:pStyle w:val="TOC2"/>
        <w:tabs>
          <w:tab w:val="right" w:leader="dot" w:pos="9350"/>
        </w:tabs>
        <w:rPr>
          <w:del w:id="387" w:author="Chuka Obi" w:date="2026-05-11T20:16:00Z" w16du:dateUtc="2026-05-11T19:16:00Z"/>
          <w:rFonts w:asciiTheme="minorHAnsi" w:eastAsiaTheme="minorEastAsia" w:hAnsiTheme="minorHAnsi" w:cstheme="minorBidi"/>
          <w:noProof/>
          <w:kern w:val="2"/>
          <w:lang w:eastAsia="ja-JP"/>
          <w14:ligatures w14:val="standardContextual"/>
        </w:rPr>
      </w:pPr>
      <w:del w:id="388" w:author="Chuka Obi" w:date="2026-05-11T20:16:00Z" w16du:dateUtc="2026-05-11T19:16:00Z">
        <w:r w:rsidRPr="005C5BA1" w:rsidDel="005C5BA1">
          <w:rPr>
            <w:noProof/>
            <w:rPrChange w:id="389" w:author="Chuka Obi" w:date="2026-05-11T20:16:00Z" w16du:dateUtc="2026-05-11T19:16:00Z">
              <w:rPr>
                <w:rStyle w:val="Hyperlink"/>
                <w:noProof/>
              </w:rPr>
            </w:rPrChange>
          </w:rPr>
          <w:delText>3.8  Taxes</w:delText>
        </w:r>
        <w:r w:rsidDel="005C5BA1">
          <w:rPr>
            <w:noProof/>
            <w:webHidden/>
          </w:rPr>
          <w:tab/>
          <w:delText>26</w:delText>
        </w:r>
      </w:del>
    </w:p>
    <w:p w14:paraId="350A0E7D" w14:textId="67C177C2" w:rsidR="00B50CF4" w:rsidDel="005C5BA1" w:rsidRDefault="00B50CF4">
      <w:pPr>
        <w:pStyle w:val="TOC2"/>
        <w:tabs>
          <w:tab w:val="right" w:leader="dot" w:pos="9350"/>
        </w:tabs>
        <w:rPr>
          <w:del w:id="390" w:author="Chuka Obi" w:date="2026-05-11T20:16:00Z" w16du:dateUtc="2026-05-11T19:16:00Z"/>
          <w:rFonts w:asciiTheme="minorHAnsi" w:eastAsiaTheme="minorEastAsia" w:hAnsiTheme="minorHAnsi" w:cstheme="minorBidi"/>
          <w:noProof/>
          <w:kern w:val="2"/>
          <w:lang w:eastAsia="ja-JP"/>
          <w14:ligatures w14:val="standardContextual"/>
        </w:rPr>
      </w:pPr>
      <w:del w:id="391" w:author="Chuka Obi" w:date="2026-05-11T20:16:00Z" w16du:dateUtc="2026-05-11T19:16:00Z">
        <w:r w:rsidRPr="005C5BA1" w:rsidDel="005C5BA1">
          <w:rPr>
            <w:noProof/>
            <w:rPrChange w:id="392" w:author="Chuka Obi" w:date="2026-05-11T20:16:00Z" w16du:dateUtc="2026-05-11T19:16:00Z">
              <w:rPr>
                <w:rStyle w:val="Hyperlink"/>
                <w:noProof/>
              </w:rPr>
            </w:rPrChange>
          </w:rPr>
          <w:delText>3.9  Spare Parts</w:delText>
        </w:r>
        <w:r w:rsidDel="005C5BA1">
          <w:rPr>
            <w:noProof/>
            <w:webHidden/>
          </w:rPr>
          <w:tab/>
          <w:delText>27</w:delText>
        </w:r>
      </w:del>
    </w:p>
    <w:p w14:paraId="5DDAA747" w14:textId="355AB3F6" w:rsidR="00B50CF4" w:rsidDel="005C5BA1" w:rsidRDefault="00B50CF4">
      <w:pPr>
        <w:pStyle w:val="TOC2"/>
        <w:tabs>
          <w:tab w:val="right" w:leader="dot" w:pos="9350"/>
        </w:tabs>
        <w:rPr>
          <w:del w:id="393" w:author="Chuka Obi" w:date="2026-05-11T20:16:00Z" w16du:dateUtc="2026-05-11T19:16:00Z"/>
          <w:rFonts w:asciiTheme="minorHAnsi" w:eastAsiaTheme="minorEastAsia" w:hAnsiTheme="minorHAnsi" w:cstheme="minorBidi"/>
          <w:noProof/>
          <w:kern w:val="2"/>
          <w:lang w:eastAsia="ja-JP"/>
          <w14:ligatures w14:val="standardContextual"/>
        </w:rPr>
      </w:pPr>
      <w:del w:id="394" w:author="Chuka Obi" w:date="2026-05-11T20:16:00Z" w16du:dateUtc="2026-05-11T19:16:00Z">
        <w:r w:rsidRPr="005C5BA1" w:rsidDel="005C5BA1">
          <w:rPr>
            <w:noProof/>
            <w:rPrChange w:id="395" w:author="Chuka Obi" w:date="2026-05-11T20:16:00Z" w16du:dateUtc="2026-05-11T19:16:00Z">
              <w:rPr>
                <w:rStyle w:val="Hyperlink"/>
                <w:noProof/>
              </w:rPr>
            </w:rPrChange>
          </w:rPr>
          <w:delText>3.10  Training</w:delText>
        </w:r>
        <w:r w:rsidDel="005C5BA1">
          <w:rPr>
            <w:noProof/>
            <w:webHidden/>
          </w:rPr>
          <w:tab/>
          <w:delText>27</w:delText>
        </w:r>
      </w:del>
    </w:p>
    <w:p w14:paraId="28502EC7" w14:textId="56473BCC" w:rsidR="00B50CF4" w:rsidDel="005C5BA1" w:rsidRDefault="00B50CF4">
      <w:pPr>
        <w:pStyle w:val="TOC2"/>
        <w:tabs>
          <w:tab w:val="right" w:leader="dot" w:pos="9350"/>
        </w:tabs>
        <w:rPr>
          <w:del w:id="396" w:author="Chuka Obi" w:date="2026-05-11T20:16:00Z" w16du:dateUtc="2026-05-11T19:16:00Z"/>
          <w:rFonts w:asciiTheme="minorHAnsi" w:eastAsiaTheme="minorEastAsia" w:hAnsiTheme="minorHAnsi" w:cstheme="minorBidi"/>
          <w:noProof/>
          <w:kern w:val="2"/>
          <w:lang w:eastAsia="ja-JP"/>
          <w14:ligatures w14:val="standardContextual"/>
        </w:rPr>
      </w:pPr>
      <w:del w:id="397" w:author="Chuka Obi" w:date="2026-05-11T20:16:00Z" w16du:dateUtc="2026-05-11T19:16:00Z">
        <w:r w:rsidRPr="005C5BA1" w:rsidDel="005C5BA1">
          <w:rPr>
            <w:noProof/>
            <w:rPrChange w:id="398" w:author="Chuka Obi" w:date="2026-05-11T20:16:00Z" w16du:dateUtc="2026-05-11T19:16:00Z">
              <w:rPr>
                <w:rStyle w:val="Hyperlink"/>
                <w:noProof/>
              </w:rPr>
            </w:rPrChange>
          </w:rPr>
          <w:delText>3.11  Clean-Up</w:delText>
        </w:r>
        <w:r w:rsidDel="005C5BA1">
          <w:rPr>
            <w:noProof/>
            <w:webHidden/>
          </w:rPr>
          <w:tab/>
          <w:delText>27</w:delText>
        </w:r>
      </w:del>
    </w:p>
    <w:p w14:paraId="271F55EC" w14:textId="085FC88C" w:rsidR="00B50CF4" w:rsidDel="005C5BA1" w:rsidRDefault="00B50CF4">
      <w:pPr>
        <w:pStyle w:val="TOC2"/>
        <w:tabs>
          <w:tab w:val="right" w:leader="dot" w:pos="9350"/>
        </w:tabs>
        <w:rPr>
          <w:del w:id="399" w:author="Chuka Obi" w:date="2026-05-11T20:16:00Z" w16du:dateUtc="2026-05-11T19:16:00Z"/>
          <w:rFonts w:asciiTheme="minorHAnsi" w:eastAsiaTheme="minorEastAsia" w:hAnsiTheme="minorHAnsi" w:cstheme="minorBidi"/>
          <w:noProof/>
          <w:kern w:val="2"/>
          <w:lang w:eastAsia="ja-JP"/>
          <w14:ligatures w14:val="standardContextual"/>
        </w:rPr>
      </w:pPr>
      <w:del w:id="400" w:author="Chuka Obi" w:date="2026-05-11T20:16:00Z" w16du:dateUtc="2026-05-11T19:16:00Z">
        <w:r w:rsidRPr="005C5BA1" w:rsidDel="005C5BA1">
          <w:rPr>
            <w:noProof/>
            <w:rPrChange w:id="401" w:author="Chuka Obi" w:date="2026-05-11T20:16:00Z" w16du:dateUtc="2026-05-11T19:16:00Z">
              <w:rPr>
                <w:rStyle w:val="Hyperlink"/>
                <w:noProof/>
              </w:rPr>
            </w:rPrChange>
          </w:rPr>
          <w:delText>3.12  Cooperation with Others</w:delText>
        </w:r>
        <w:r w:rsidDel="005C5BA1">
          <w:rPr>
            <w:noProof/>
            <w:webHidden/>
          </w:rPr>
          <w:tab/>
          <w:delText>27</w:delText>
        </w:r>
      </w:del>
    </w:p>
    <w:p w14:paraId="782FF91A" w14:textId="0A76668E" w:rsidR="00B50CF4" w:rsidDel="005C5BA1" w:rsidRDefault="00B50CF4">
      <w:pPr>
        <w:pStyle w:val="TOC2"/>
        <w:tabs>
          <w:tab w:val="right" w:leader="dot" w:pos="9350"/>
        </w:tabs>
        <w:rPr>
          <w:del w:id="402" w:author="Chuka Obi" w:date="2026-05-11T20:16:00Z" w16du:dateUtc="2026-05-11T19:16:00Z"/>
          <w:rFonts w:asciiTheme="minorHAnsi" w:eastAsiaTheme="minorEastAsia" w:hAnsiTheme="minorHAnsi" w:cstheme="minorBidi"/>
          <w:noProof/>
          <w:kern w:val="2"/>
          <w:lang w:eastAsia="ja-JP"/>
          <w14:ligatures w14:val="standardContextual"/>
        </w:rPr>
      </w:pPr>
      <w:del w:id="403" w:author="Chuka Obi" w:date="2026-05-11T20:16:00Z" w16du:dateUtc="2026-05-11T19:16:00Z">
        <w:r w:rsidRPr="005C5BA1" w:rsidDel="005C5BA1">
          <w:rPr>
            <w:noProof/>
            <w:rPrChange w:id="404" w:author="Chuka Obi" w:date="2026-05-11T20:16:00Z" w16du:dateUtc="2026-05-11T19:16:00Z">
              <w:rPr>
                <w:rStyle w:val="Hyperlink"/>
                <w:noProof/>
              </w:rPr>
            </w:rPrChange>
          </w:rPr>
          <w:delText>3.13  Environmental Management</w:delText>
        </w:r>
        <w:r w:rsidDel="005C5BA1">
          <w:rPr>
            <w:noProof/>
            <w:webHidden/>
          </w:rPr>
          <w:tab/>
          <w:delText>28</w:delText>
        </w:r>
      </w:del>
    </w:p>
    <w:p w14:paraId="63744764" w14:textId="42CD404D" w:rsidR="00B50CF4" w:rsidDel="005C5BA1" w:rsidRDefault="00B50CF4">
      <w:pPr>
        <w:pStyle w:val="TOC1"/>
        <w:tabs>
          <w:tab w:val="right" w:leader="dot" w:pos="9350"/>
        </w:tabs>
        <w:rPr>
          <w:del w:id="405" w:author="Chuka Obi" w:date="2026-05-11T20:16:00Z" w16du:dateUtc="2026-05-11T19:16:00Z"/>
          <w:rFonts w:asciiTheme="minorHAnsi" w:eastAsiaTheme="minorEastAsia" w:hAnsiTheme="minorHAnsi" w:cstheme="minorBidi"/>
          <w:noProof/>
          <w:kern w:val="2"/>
          <w:lang w:eastAsia="ja-JP"/>
          <w14:ligatures w14:val="standardContextual"/>
        </w:rPr>
      </w:pPr>
      <w:del w:id="406" w:author="Chuka Obi" w:date="2026-05-11T20:16:00Z" w16du:dateUtc="2026-05-11T19:16:00Z">
        <w:r w:rsidRPr="005C5BA1" w:rsidDel="005C5BA1">
          <w:rPr>
            <w:noProof/>
            <w:rPrChange w:id="407" w:author="Chuka Obi" w:date="2026-05-11T20:16:00Z" w16du:dateUtc="2026-05-11T19:16:00Z">
              <w:rPr>
                <w:rStyle w:val="Hyperlink"/>
                <w:noProof/>
              </w:rPr>
            </w:rPrChange>
          </w:rPr>
          <w:delText>4. OWNER’S RESPONSIBILITIES</w:delText>
        </w:r>
        <w:r w:rsidDel="005C5BA1">
          <w:rPr>
            <w:noProof/>
            <w:webHidden/>
          </w:rPr>
          <w:tab/>
          <w:delText>32</w:delText>
        </w:r>
      </w:del>
    </w:p>
    <w:p w14:paraId="7EE3A55C" w14:textId="412F68F8" w:rsidR="00B50CF4" w:rsidDel="005C5BA1" w:rsidRDefault="00B50CF4">
      <w:pPr>
        <w:pStyle w:val="TOC2"/>
        <w:tabs>
          <w:tab w:val="right" w:leader="dot" w:pos="9350"/>
        </w:tabs>
        <w:rPr>
          <w:del w:id="408" w:author="Chuka Obi" w:date="2026-05-11T20:16:00Z" w16du:dateUtc="2026-05-11T19:16:00Z"/>
          <w:rFonts w:asciiTheme="minorHAnsi" w:eastAsiaTheme="minorEastAsia" w:hAnsiTheme="minorHAnsi" w:cstheme="minorBidi"/>
          <w:noProof/>
          <w:kern w:val="2"/>
          <w:lang w:eastAsia="ja-JP"/>
          <w14:ligatures w14:val="standardContextual"/>
        </w:rPr>
      </w:pPr>
      <w:del w:id="409" w:author="Chuka Obi" w:date="2026-05-11T20:16:00Z" w16du:dateUtc="2026-05-11T19:16:00Z">
        <w:r w:rsidRPr="005C5BA1" w:rsidDel="005C5BA1">
          <w:rPr>
            <w:noProof/>
            <w:rPrChange w:id="410" w:author="Chuka Obi" w:date="2026-05-11T20:16:00Z" w16du:dateUtc="2026-05-11T19:16:00Z">
              <w:rPr>
                <w:rStyle w:val="Hyperlink"/>
                <w:noProof/>
              </w:rPr>
            </w:rPrChange>
          </w:rPr>
          <w:delText>4.1  Payment</w:delText>
        </w:r>
        <w:r w:rsidDel="005C5BA1">
          <w:rPr>
            <w:noProof/>
            <w:webHidden/>
          </w:rPr>
          <w:tab/>
          <w:delText>32</w:delText>
        </w:r>
      </w:del>
    </w:p>
    <w:p w14:paraId="7E4BB90C" w14:textId="34171A5D" w:rsidR="00B50CF4" w:rsidDel="005C5BA1" w:rsidRDefault="00B50CF4">
      <w:pPr>
        <w:pStyle w:val="TOC2"/>
        <w:tabs>
          <w:tab w:val="right" w:leader="dot" w:pos="9350"/>
        </w:tabs>
        <w:rPr>
          <w:del w:id="411" w:author="Chuka Obi" w:date="2026-05-11T20:16:00Z" w16du:dateUtc="2026-05-11T19:16:00Z"/>
          <w:rFonts w:asciiTheme="minorHAnsi" w:eastAsiaTheme="minorEastAsia" w:hAnsiTheme="minorHAnsi" w:cstheme="minorBidi"/>
          <w:noProof/>
          <w:kern w:val="2"/>
          <w:lang w:eastAsia="ja-JP"/>
          <w14:ligatures w14:val="standardContextual"/>
        </w:rPr>
      </w:pPr>
      <w:del w:id="412" w:author="Chuka Obi" w:date="2026-05-11T20:16:00Z" w16du:dateUtc="2026-05-11T19:16:00Z">
        <w:r w:rsidRPr="005C5BA1" w:rsidDel="005C5BA1">
          <w:rPr>
            <w:noProof/>
            <w:rPrChange w:id="413" w:author="Chuka Obi" w:date="2026-05-11T20:16:00Z" w16du:dateUtc="2026-05-11T19:16:00Z">
              <w:rPr>
                <w:rStyle w:val="Hyperlink"/>
                <w:noProof/>
              </w:rPr>
            </w:rPrChange>
          </w:rPr>
          <w:delText>4.2 Site Access</w:delText>
        </w:r>
        <w:r w:rsidDel="005C5BA1">
          <w:rPr>
            <w:noProof/>
            <w:webHidden/>
          </w:rPr>
          <w:tab/>
          <w:delText>32</w:delText>
        </w:r>
      </w:del>
    </w:p>
    <w:p w14:paraId="3A0700AA" w14:textId="289D92EA" w:rsidR="00B50CF4" w:rsidDel="005C5BA1" w:rsidRDefault="00B50CF4">
      <w:pPr>
        <w:pStyle w:val="TOC2"/>
        <w:tabs>
          <w:tab w:val="right" w:leader="dot" w:pos="9350"/>
        </w:tabs>
        <w:rPr>
          <w:del w:id="414" w:author="Chuka Obi" w:date="2026-05-11T20:16:00Z" w16du:dateUtc="2026-05-11T19:16:00Z"/>
          <w:rFonts w:asciiTheme="minorHAnsi" w:eastAsiaTheme="minorEastAsia" w:hAnsiTheme="minorHAnsi" w:cstheme="minorBidi"/>
          <w:noProof/>
          <w:kern w:val="2"/>
          <w:lang w:eastAsia="ja-JP"/>
          <w14:ligatures w14:val="standardContextual"/>
        </w:rPr>
      </w:pPr>
      <w:del w:id="415" w:author="Chuka Obi" w:date="2026-05-11T20:16:00Z" w16du:dateUtc="2026-05-11T19:16:00Z">
        <w:r w:rsidRPr="005C5BA1" w:rsidDel="005C5BA1">
          <w:rPr>
            <w:noProof/>
            <w:rPrChange w:id="416" w:author="Chuka Obi" w:date="2026-05-11T20:16:00Z" w16du:dateUtc="2026-05-11T19:16:00Z">
              <w:rPr>
                <w:rStyle w:val="Hyperlink"/>
                <w:noProof/>
              </w:rPr>
            </w:rPrChange>
          </w:rPr>
          <w:delText>4.3  Owner Permits</w:delText>
        </w:r>
        <w:r w:rsidDel="005C5BA1">
          <w:rPr>
            <w:noProof/>
            <w:webHidden/>
          </w:rPr>
          <w:tab/>
          <w:delText>32</w:delText>
        </w:r>
      </w:del>
    </w:p>
    <w:p w14:paraId="39B1449D" w14:textId="46A293AC" w:rsidR="00B50CF4" w:rsidDel="005C5BA1" w:rsidRDefault="00B50CF4">
      <w:pPr>
        <w:pStyle w:val="TOC2"/>
        <w:tabs>
          <w:tab w:val="right" w:leader="dot" w:pos="9350"/>
        </w:tabs>
        <w:rPr>
          <w:del w:id="417" w:author="Chuka Obi" w:date="2026-05-11T20:16:00Z" w16du:dateUtc="2026-05-11T19:16:00Z"/>
          <w:rFonts w:asciiTheme="minorHAnsi" w:eastAsiaTheme="minorEastAsia" w:hAnsiTheme="minorHAnsi" w:cstheme="minorBidi"/>
          <w:noProof/>
          <w:kern w:val="2"/>
          <w:lang w:eastAsia="ja-JP"/>
          <w14:ligatures w14:val="standardContextual"/>
        </w:rPr>
      </w:pPr>
      <w:del w:id="418" w:author="Chuka Obi" w:date="2026-05-11T20:16:00Z" w16du:dateUtc="2026-05-11T19:16:00Z">
        <w:r w:rsidRPr="005C5BA1" w:rsidDel="005C5BA1">
          <w:rPr>
            <w:noProof/>
            <w:rPrChange w:id="419" w:author="Chuka Obi" w:date="2026-05-11T20:16:00Z" w16du:dateUtc="2026-05-11T19:16:00Z">
              <w:rPr>
                <w:rStyle w:val="Hyperlink"/>
                <w:noProof/>
              </w:rPr>
            </w:rPrChange>
          </w:rPr>
          <w:delText>4.4  Feedstock</w:delText>
        </w:r>
        <w:r w:rsidDel="005C5BA1">
          <w:rPr>
            <w:noProof/>
            <w:webHidden/>
          </w:rPr>
          <w:tab/>
          <w:delText>33</w:delText>
        </w:r>
      </w:del>
    </w:p>
    <w:p w14:paraId="60A2001E" w14:textId="4D397E51" w:rsidR="00B50CF4" w:rsidDel="005C5BA1" w:rsidRDefault="00B50CF4">
      <w:pPr>
        <w:pStyle w:val="TOC2"/>
        <w:tabs>
          <w:tab w:val="right" w:leader="dot" w:pos="9350"/>
        </w:tabs>
        <w:rPr>
          <w:del w:id="420" w:author="Chuka Obi" w:date="2026-05-11T20:16:00Z" w16du:dateUtc="2026-05-11T19:16:00Z"/>
          <w:rFonts w:asciiTheme="minorHAnsi" w:eastAsiaTheme="minorEastAsia" w:hAnsiTheme="minorHAnsi" w:cstheme="minorBidi"/>
          <w:noProof/>
          <w:kern w:val="2"/>
          <w:lang w:eastAsia="ja-JP"/>
          <w14:ligatures w14:val="standardContextual"/>
        </w:rPr>
      </w:pPr>
      <w:del w:id="421" w:author="Chuka Obi" w:date="2026-05-11T20:16:00Z" w16du:dateUtc="2026-05-11T19:16:00Z">
        <w:r w:rsidRPr="005C5BA1" w:rsidDel="005C5BA1">
          <w:rPr>
            <w:noProof/>
            <w:rPrChange w:id="422" w:author="Chuka Obi" w:date="2026-05-11T20:16:00Z" w16du:dateUtc="2026-05-11T19:16:00Z">
              <w:rPr>
                <w:rStyle w:val="Hyperlink"/>
                <w:noProof/>
              </w:rPr>
            </w:rPrChange>
          </w:rPr>
          <w:delText>4.5  Security</w:delText>
        </w:r>
        <w:r w:rsidDel="005C5BA1">
          <w:rPr>
            <w:noProof/>
            <w:webHidden/>
          </w:rPr>
          <w:tab/>
          <w:delText>33</w:delText>
        </w:r>
      </w:del>
    </w:p>
    <w:p w14:paraId="41EB6ADF" w14:textId="57899180" w:rsidR="00B50CF4" w:rsidDel="005C5BA1" w:rsidRDefault="00B50CF4">
      <w:pPr>
        <w:pStyle w:val="TOC2"/>
        <w:tabs>
          <w:tab w:val="right" w:leader="dot" w:pos="9350"/>
        </w:tabs>
        <w:rPr>
          <w:del w:id="423" w:author="Chuka Obi" w:date="2026-05-11T20:16:00Z" w16du:dateUtc="2026-05-11T19:16:00Z"/>
          <w:rFonts w:asciiTheme="minorHAnsi" w:eastAsiaTheme="minorEastAsia" w:hAnsiTheme="minorHAnsi" w:cstheme="minorBidi"/>
          <w:noProof/>
          <w:kern w:val="2"/>
          <w:lang w:eastAsia="ja-JP"/>
          <w14:ligatures w14:val="standardContextual"/>
        </w:rPr>
      </w:pPr>
      <w:del w:id="424" w:author="Chuka Obi" w:date="2026-05-11T20:16:00Z" w16du:dateUtc="2026-05-11T19:16:00Z">
        <w:r w:rsidRPr="005C5BA1" w:rsidDel="005C5BA1">
          <w:rPr>
            <w:noProof/>
            <w:rPrChange w:id="425" w:author="Chuka Obi" w:date="2026-05-11T20:16:00Z" w16du:dateUtc="2026-05-11T19:16:00Z">
              <w:rPr>
                <w:rStyle w:val="Hyperlink"/>
                <w:noProof/>
              </w:rPr>
            </w:rPrChange>
          </w:rPr>
          <w:delText>4.6  Customs and Import Duties</w:delText>
        </w:r>
        <w:r w:rsidDel="005C5BA1">
          <w:rPr>
            <w:noProof/>
            <w:webHidden/>
          </w:rPr>
          <w:tab/>
          <w:delText>33</w:delText>
        </w:r>
      </w:del>
    </w:p>
    <w:p w14:paraId="7F6FBD08" w14:textId="65415C1A" w:rsidR="00B50CF4" w:rsidDel="005C5BA1" w:rsidRDefault="00B50CF4">
      <w:pPr>
        <w:pStyle w:val="TOC2"/>
        <w:tabs>
          <w:tab w:val="right" w:leader="dot" w:pos="9350"/>
        </w:tabs>
        <w:rPr>
          <w:del w:id="426" w:author="Chuka Obi" w:date="2026-05-11T20:16:00Z" w16du:dateUtc="2026-05-11T19:16:00Z"/>
          <w:rFonts w:asciiTheme="minorHAnsi" w:eastAsiaTheme="minorEastAsia" w:hAnsiTheme="minorHAnsi" w:cstheme="minorBidi"/>
          <w:noProof/>
          <w:kern w:val="2"/>
          <w:lang w:eastAsia="ja-JP"/>
          <w14:ligatures w14:val="standardContextual"/>
        </w:rPr>
      </w:pPr>
      <w:del w:id="427" w:author="Chuka Obi" w:date="2026-05-11T20:16:00Z" w16du:dateUtc="2026-05-11T19:16:00Z">
        <w:r w:rsidRPr="005C5BA1" w:rsidDel="005C5BA1">
          <w:rPr>
            <w:noProof/>
            <w:rPrChange w:id="428" w:author="Chuka Obi" w:date="2026-05-11T20:16:00Z" w16du:dateUtc="2026-05-11T19:16:00Z">
              <w:rPr>
                <w:rStyle w:val="Hyperlink"/>
                <w:noProof/>
              </w:rPr>
            </w:rPrChange>
          </w:rPr>
          <w:delText>4.7  Geotechnical and Environmental Surveys</w:delText>
        </w:r>
        <w:r w:rsidDel="005C5BA1">
          <w:rPr>
            <w:noProof/>
            <w:webHidden/>
          </w:rPr>
          <w:tab/>
          <w:delText>34</w:delText>
        </w:r>
      </w:del>
    </w:p>
    <w:p w14:paraId="7CB3DBCE" w14:textId="1E4F6673" w:rsidR="00B50CF4" w:rsidDel="005C5BA1" w:rsidRDefault="00B50CF4">
      <w:pPr>
        <w:pStyle w:val="TOC2"/>
        <w:tabs>
          <w:tab w:val="right" w:leader="dot" w:pos="9350"/>
        </w:tabs>
        <w:rPr>
          <w:del w:id="429" w:author="Chuka Obi" w:date="2026-05-11T20:16:00Z" w16du:dateUtc="2026-05-11T19:16:00Z"/>
          <w:rFonts w:asciiTheme="minorHAnsi" w:eastAsiaTheme="minorEastAsia" w:hAnsiTheme="minorHAnsi" w:cstheme="minorBidi"/>
          <w:noProof/>
          <w:kern w:val="2"/>
          <w:lang w:eastAsia="ja-JP"/>
          <w14:ligatures w14:val="standardContextual"/>
        </w:rPr>
      </w:pPr>
      <w:del w:id="430" w:author="Chuka Obi" w:date="2026-05-11T20:16:00Z" w16du:dateUtc="2026-05-11T19:16:00Z">
        <w:r w:rsidRPr="005C5BA1" w:rsidDel="005C5BA1">
          <w:rPr>
            <w:noProof/>
            <w:rPrChange w:id="431" w:author="Chuka Obi" w:date="2026-05-11T20:16:00Z" w16du:dateUtc="2026-05-11T19:16:00Z">
              <w:rPr>
                <w:rStyle w:val="Hyperlink"/>
                <w:noProof/>
              </w:rPr>
            </w:rPrChange>
          </w:rPr>
          <w:delText>4.8  Community Relations</w:delText>
        </w:r>
        <w:r w:rsidDel="005C5BA1">
          <w:rPr>
            <w:noProof/>
            <w:webHidden/>
          </w:rPr>
          <w:tab/>
          <w:delText>34</w:delText>
        </w:r>
      </w:del>
    </w:p>
    <w:p w14:paraId="1B047070" w14:textId="0BF95DCE" w:rsidR="00B50CF4" w:rsidDel="005C5BA1" w:rsidRDefault="00B50CF4">
      <w:pPr>
        <w:pStyle w:val="TOC2"/>
        <w:tabs>
          <w:tab w:val="right" w:leader="dot" w:pos="9350"/>
        </w:tabs>
        <w:rPr>
          <w:del w:id="432" w:author="Chuka Obi" w:date="2026-05-11T20:16:00Z" w16du:dateUtc="2026-05-11T19:16:00Z"/>
          <w:rFonts w:asciiTheme="minorHAnsi" w:eastAsiaTheme="minorEastAsia" w:hAnsiTheme="minorHAnsi" w:cstheme="minorBidi"/>
          <w:noProof/>
          <w:kern w:val="2"/>
          <w:lang w:eastAsia="ja-JP"/>
          <w14:ligatures w14:val="standardContextual"/>
        </w:rPr>
      </w:pPr>
      <w:del w:id="433" w:author="Chuka Obi" w:date="2026-05-11T20:16:00Z" w16du:dateUtc="2026-05-11T19:16:00Z">
        <w:r w:rsidRPr="005C5BA1" w:rsidDel="005C5BA1">
          <w:rPr>
            <w:noProof/>
            <w:rPrChange w:id="434" w:author="Chuka Obi" w:date="2026-05-11T20:16:00Z" w16du:dateUtc="2026-05-11T19:16:00Z">
              <w:rPr>
                <w:rStyle w:val="Hyperlink"/>
                <w:noProof/>
              </w:rPr>
            </w:rPrChange>
          </w:rPr>
          <w:delText>4.9  Owner’s Representative</w:delText>
        </w:r>
        <w:r w:rsidDel="005C5BA1">
          <w:rPr>
            <w:noProof/>
            <w:webHidden/>
          </w:rPr>
          <w:tab/>
          <w:delText>34</w:delText>
        </w:r>
      </w:del>
    </w:p>
    <w:p w14:paraId="145A433F" w14:textId="1EE8E1B1" w:rsidR="00B50CF4" w:rsidDel="005C5BA1" w:rsidRDefault="00B50CF4">
      <w:pPr>
        <w:pStyle w:val="TOC2"/>
        <w:tabs>
          <w:tab w:val="right" w:leader="dot" w:pos="9350"/>
        </w:tabs>
        <w:rPr>
          <w:del w:id="435" w:author="Chuka Obi" w:date="2026-05-11T20:16:00Z" w16du:dateUtc="2026-05-11T19:16:00Z"/>
          <w:rFonts w:asciiTheme="minorHAnsi" w:eastAsiaTheme="minorEastAsia" w:hAnsiTheme="minorHAnsi" w:cstheme="minorBidi"/>
          <w:noProof/>
          <w:kern w:val="2"/>
          <w:lang w:eastAsia="ja-JP"/>
          <w14:ligatures w14:val="standardContextual"/>
        </w:rPr>
      </w:pPr>
      <w:del w:id="436" w:author="Chuka Obi" w:date="2026-05-11T20:16:00Z" w16du:dateUtc="2026-05-11T19:16:00Z">
        <w:r w:rsidRPr="005C5BA1" w:rsidDel="005C5BA1">
          <w:rPr>
            <w:noProof/>
            <w:rPrChange w:id="437" w:author="Chuka Obi" w:date="2026-05-11T20:16:00Z" w16du:dateUtc="2026-05-11T19:16:00Z">
              <w:rPr>
                <w:rStyle w:val="Hyperlink"/>
                <w:noProof/>
              </w:rPr>
            </w:rPrChange>
          </w:rPr>
          <w:delText>4.10  Review Obligations</w:delText>
        </w:r>
        <w:r w:rsidDel="005C5BA1">
          <w:rPr>
            <w:noProof/>
            <w:webHidden/>
          </w:rPr>
          <w:tab/>
          <w:delText>34</w:delText>
        </w:r>
      </w:del>
    </w:p>
    <w:p w14:paraId="65D27118" w14:textId="1E402915" w:rsidR="00B50CF4" w:rsidDel="005C5BA1" w:rsidRDefault="00B50CF4">
      <w:pPr>
        <w:pStyle w:val="TOC2"/>
        <w:tabs>
          <w:tab w:val="right" w:leader="dot" w:pos="9350"/>
        </w:tabs>
        <w:rPr>
          <w:del w:id="438" w:author="Chuka Obi" w:date="2026-05-11T20:16:00Z" w16du:dateUtc="2026-05-11T19:16:00Z"/>
          <w:rFonts w:asciiTheme="minorHAnsi" w:eastAsiaTheme="minorEastAsia" w:hAnsiTheme="minorHAnsi" w:cstheme="minorBidi"/>
          <w:noProof/>
          <w:kern w:val="2"/>
          <w:lang w:eastAsia="ja-JP"/>
          <w14:ligatures w14:val="standardContextual"/>
        </w:rPr>
      </w:pPr>
      <w:del w:id="439" w:author="Chuka Obi" w:date="2026-05-11T20:16:00Z" w16du:dateUtc="2026-05-11T19:16:00Z">
        <w:r w:rsidRPr="005C5BA1" w:rsidDel="005C5BA1">
          <w:rPr>
            <w:noProof/>
            <w:rPrChange w:id="440" w:author="Chuka Obi" w:date="2026-05-11T20:16:00Z" w16du:dateUtc="2026-05-11T19:16:00Z">
              <w:rPr>
                <w:rStyle w:val="Hyperlink"/>
                <w:noProof/>
              </w:rPr>
            </w:rPrChange>
          </w:rPr>
          <w:delText>4.11  Financing</w:delText>
        </w:r>
        <w:r w:rsidDel="005C5BA1">
          <w:rPr>
            <w:noProof/>
            <w:webHidden/>
          </w:rPr>
          <w:tab/>
          <w:delText>35</w:delText>
        </w:r>
      </w:del>
    </w:p>
    <w:p w14:paraId="5549A22C" w14:textId="34C8F6DA" w:rsidR="00B50CF4" w:rsidDel="005C5BA1" w:rsidRDefault="00B50CF4">
      <w:pPr>
        <w:pStyle w:val="TOC2"/>
        <w:tabs>
          <w:tab w:val="left" w:pos="1200"/>
          <w:tab w:val="right" w:leader="dot" w:pos="9350"/>
        </w:tabs>
        <w:rPr>
          <w:del w:id="441" w:author="Chuka Obi" w:date="2026-05-11T20:16:00Z" w16du:dateUtc="2026-05-11T19:16:00Z"/>
          <w:rFonts w:asciiTheme="minorHAnsi" w:eastAsiaTheme="minorEastAsia" w:hAnsiTheme="minorHAnsi" w:cstheme="minorBidi"/>
          <w:noProof/>
          <w:kern w:val="2"/>
          <w:lang w:eastAsia="ja-JP"/>
          <w14:ligatures w14:val="standardContextual"/>
        </w:rPr>
      </w:pPr>
      <w:del w:id="442" w:author="Chuka Obi" w:date="2026-05-11T20:16:00Z" w16du:dateUtc="2026-05-11T19:16:00Z">
        <w:r w:rsidRPr="005C5BA1" w:rsidDel="005C5BA1">
          <w:rPr>
            <w:noProof/>
            <w:rPrChange w:id="443" w:author="Chuka Obi" w:date="2026-05-11T20:16:00Z" w16du:dateUtc="2026-05-11T19:16:00Z">
              <w:rPr>
                <w:rStyle w:val="Hyperlink"/>
                <w:noProof/>
              </w:rPr>
            </w:rPrChange>
          </w:rPr>
          <w:delText>4.12.</w:delText>
        </w:r>
        <w:r w:rsidDel="005C5BA1">
          <w:rPr>
            <w:rFonts w:asciiTheme="minorHAnsi" w:eastAsiaTheme="minorEastAsia" w:hAnsiTheme="minorHAnsi" w:cstheme="minorBidi"/>
            <w:noProof/>
            <w:kern w:val="2"/>
            <w:lang w:eastAsia="ja-JP"/>
            <w14:ligatures w14:val="standardContextual"/>
          </w:rPr>
          <w:tab/>
        </w:r>
        <w:r w:rsidRPr="005C5BA1" w:rsidDel="005C5BA1">
          <w:rPr>
            <w:noProof/>
            <w:rPrChange w:id="444" w:author="Chuka Obi" w:date="2026-05-11T20:16:00Z" w16du:dateUtc="2026-05-11T19:16:00Z">
              <w:rPr>
                <w:rStyle w:val="Hyperlink"/>
                <w:noProof/>
              </w:rPr>
            </w:rPrChange>
          </w:rPr>
          <w:delText>Instruction</w:delText>
        </w:r>
        <w:r w:rsidDel="005C5BA1">
          <w:rPr>
            <w:noProof/>
            <w:webHidden/>
          </w:rPr>
          <w:tab/>
          <w:delText>35</w:delText>
        </w:r>
      </w:del>
    </w:p>
    <w:p w14:paraId="04DF66E0" w14:textId="0E926E17" w:rsidR="00B50CF4" w:rsidDel="005C5BA1" w:rsidRDefault="00B50CF4">
      <w:pPr>
        <w:pStyle w:val="TOC1"/>
        <w:tabs>
          <w:tab w:val="right" w:leader="dot" w:pos="9350"/>
        </w:tabs>
        <w:rPr>
          <w:del w:id="445" w:author="Chuka Obi" w:date="2026-05-11T20:16:00Z" w16du:dateUtc="2026-05-11T19:16:00Z"/>
          <w:rFonts w:asciiTheme="minorHAnsi" w:eastAsiaTheme="minorEastAsia" w:hAnsiTheme="minorHAnsi" w:cstheme="minorBidi"/>
          <w:noProof/>
          <w:kern w:val="2"/>
          <w:lang w:eastAsia="ja-JP"/>
          <w14:ligatures w14:val="standardContextual"/>
        </w:rPr>
      </w:pPr>
      <w:del w:id="446" w:author="Chuka Obi" w:date="2026-05-11T20:16:00Z" w16du:dateUtc="2026-05-11T19:16:00Z">
        <w:r w:rsidRPr="005C5BA1" w:rsidDel="005C5BA1">
          <w:rPr>
            <w:noProof/>
            <w:rPrChange w:id="447" w:author="Chuka Obi" w:date="2026-05-11T20:16:00Z" w16du:dateUtc="2026-05-11T19:16:00Z">
              <w:rPr>
                <w:rStyle w:val="Hyperlink"/>
                <w:noProof/>
              </w:rPr>
            </w:rPrChange>
          </w:rPr>
          <w:delText>5. COMMENCEMENT OF WORK AND PROJECT SCHEDULE</w:delText>
        </w:r>
        <w:r w:rsidDel="005C5BA1">
          <w:rPr>
            <w:noProof/>
            <w:webHidden/>
          </w:rPr>
          <w:tab/>
          <w:delText>37</w:delText>
        </w:r>
      </w:del>
    </w:p>
    <w:p w14:paraId="097A60A4" w14:textId="64454719" w:rsidR="00B50CF4" w:rsidDel="005C5BA1" w:rsidRDefault="00B50CF4">
      <w:pPr>
        <w:pStyle w:val="TOC2"/>
        <w:tabs>
          <w:tab w:val="right" w:leader="dot" w:pos="9350"/>
        </w:tabs>
        <w:rPr>
          <w:del w:id="448" w:author="Chuka Obi" w:date="2026-05-11T20:16:00Z" w16du:dateUtc="2026-05-11T19:16:00Z"/>
          <w:rFonts w:asciiTheme="minorHAnsi" w:eastAsiaTheme="minorEastAsia" w:hAnsiTheme="minorHAnsi" w:cstheme="minorBidi"/>
          <w:noProof/>
          <w:kern w:val="2"/>
          <w:lang w:eastAsia="ja-JP"/>
          <w14:ligatures w14:val="standardContextual"/>
        </w:rPr>
      </w:pPr>
      <w:del w:id="449" w:author="Chuka Obi" w:date="2026-05-11T20:16:00Z" w16du:dateUtc="2026-05-11T19:16:00Z">
        <w:r w:rsidRPr="005C5BA1" w:rsidDel="005C5BA1">
          <w:rPr>
            <w:noProof/>
            <w:rPrChange w:id="450" w:author="Chuka Obi" w:date="2026-05-11T20:16:00Z" w16du:dateUtc="2026-05-11T19:16:00Z">
              <w:rPr>
                <w:rStyle w:val="Hyperlink"/>
                <w:noProof/>
              </w:rPr>
            </w:rPrChange>
          </w:rPr>
          <w:delText>5.1  Effective Date and Notice to Proceed</w:delText>
        </w:r>
        <w:r w:rsidDel="005C5BA1">
          <w:rPr>
            <w:noProof/>
            <w:webHidden/>
          </w:rPr>
          <w:tab/>
          <w:delText>37</w:delText>
        </w:r>
      </w:del>
    </w:p>
    <w:p w14:paraId="36DA2F12" w14:textId="570C898B" w:rsidR="00B50CF4" w:rsidDel="005C5BA1" w:rsidRDefault="00B50CF4">
      <w:pPr>
        <w:pStyle w:val="TOC2"/>
        <w:tabs>
          <w:tab w:val="right" w:leader="dot" w:pos="9350"/>
        </w:tabs>
        <w:rPr>
          <w:del w:id="451" w:author="Chuka Obi" w:date="2026-05-11T20:16:00Z" w16du:dateUtc="2026-05-11T19:16:00Z"/>
          <w:rFonts w:asciiTheme="minorHAnsi" w:eastAsiaTheme="minorEastAsia" w:hAnsiTheme="minorHAnsi" w:cstheme="minorBidi"/>
          <w:noProof/>
          <w:kern w:val="2"/>
          <w:lang w:eastAsia="ja-JP"/>
          <w14:ligatures w14:val="standardContextual"/>
        </w:rPr>
      </w:pPr>
      <w:del w:id="452" w:author="Chuka Obi" w:date="2026-05-11T20:16:00Z" w16du:dateUtc="2026-05-11T19:16:00Z">
        <w:r w:rsidRPr="005C5BA1" w:rsidDel="005C5BA1">
          <w:rPr>
            <w:noProof/>
            <w:rPrChange w:id="453" w:author="Chuka Obi" w:date="2026-05-11T20:16:00Z" w16du:dateUtc="2026-05-11T19:16:00Z">
              <w:rPr>
                <w:rStyle w:val="Hyperlink"/>
                <w:noProof/>
              </w:rPr>
            </w:rPrChange>
          </w:rPr>
          <w:delText>5.2  Conditions Precedent to NTP</w:delText>
        </w:r>
        <w:r w:rsidDel="005C5BA1">
          <w:rPr>
            <w:noProof/>
            <w:webHidden/>
          </w:rPr>
          <w:tab/>
          <w:delText>37</w:delText>
        </w:r>
      </w:del>
    </w:p>
    <w:p w14:paraId="76D2CF2A" w14:textId="1A823232" w:rsidR="00B50CF4" w:rsidDel="005C5BA1" w:rsidRDefault="00B50CF4">
      <w:pPr>
        <w:pStyle w:val="TOC2"/>
        <w:tabs>
          <w:tab w:val="right" w:leader="dot" w:pos="9350"/>
        </w:tabs>
        <w:rPr>
          <w:del w:id="454" w:author="Chuka Obi" w:date="2026-05-11T20:16:00Z" w16du:dateUtc="2026-05-11T19:16:00Z"/>
          <w:rFonts w:asciiTheme="minorHAnsi" w:eastAsiaTheme="minorEastAsia" w:hAnsiTheme="minorHAnsi" w:cstheme="minorBidi"/>
          <w:noProof/>
          <w:kern w:val="2"/>
          <w:lang w:eastAsia="ja-JP"/>
          <w14:ligatures w14:val="standardContextual"/>
        </w:rPr>
      </w:pPr>
      <w:del w:id="455" w:author="Chuka Obi" w:date="2026-05-11T20:16:00Z" w16du:dateUtc="2026-05-11T19:16:00Z">
        <w:r w:rsidRPr="005C5BA1" w:rsidDel="005C5BA1">
          <w:rPr>
            <w:noProof/>
            <w:rPrChange w:id="456" w:author="Chuka Obi" w:date="2026-05-11T20:16:00Z" w16du:dateUtc="2026-05-11T19:16:00Z">
              <w:rPr>
                <w:rStyle w:val="Hyperlink"/>
                <w:noProof/>
              </w:rPr>
            </w:rPrChange>
          </w:rPr>
          <w:delText>5.3  Project Schedule</w:delText>
        </w:r>
        <w:r w:rsidDel="005C5BA1">
          <w:rPr>
            <w:noProof/>
            <w:webHidden/>
          </w:rPr>
          <w:tab/>
          <w:delText>37</w:delText>
        </w:r>
      </w:del>
    </w:p>
    <w:p w14:paraId="10627493" w14:textId="046C48F3" w:rsidR="00B50CF4" w:rsidDel="005C5BA1" w:rsidRDefault="00B50CF4">
      <w:pPr>
        <w:pStyle w:val="TOC2"/>
        <w:tabs>
          <w:tab w:val="right" w:leader="dot" w:pos="9350"/>
        </w:tabs>
        <w:rPr>
          <w:del w:id="457" w:author="Chuka Obi" w:date="2026-05-11T20:16:00Z" w16du:dateUtc="2026-05-11T19:16:00Z"/>
          <w:rFonts w:asciiTheme="minorHAnsi" w:eastAsiaTheme="minorEastAsia" w:hAnsiTheme="minorHAnsi" w:cstheme="minorBidi"/>
          <w:noProof/>
          <w:kern w:val="2"/>
          <w:lang w:eastAsia="ja-JP"/>
          <w14:ligatures w14:val="standardContextual"/>
        </w:rPr>
      </w:pPr>
      <w:del w:id="458" w:author="Chuka Obi" w:date="2026-05-11T20:16:00Z" w16du:dateUtc="2026-05-11T19:16:00Z">
        <w:r w:rsidRPr="005C5BA1" w:rsidDel="005C5BA1">
          <w:rPr>
            <w:noProof/>
            <w:rPrChange w:id="459" w:author="Chuka Obi" w:date="2026-05-11T20:16:00Z" w16du:dateUtc="2026-05-11T19:16:00Z">
              <w:rPr>
                <w:rStyle w:val="Hyperlink"/>
                <w:noProof/>
              </w:rPr>
            </w:rPrChange>
          </w:rPr>
          <w:delText>5.4  Delay and Recovery Schedule</w:delText>
        </w:r>
        <w:r w:rsidDel="005C5BA1">
          <w:rPr>
            <w:noProof/>
            <w:webHidden/>
          </w:rPr>
          <w:tab/>
          <w:delText>40</w:delText>
        </w:r>
      </w:del>
    </w:p>
    <w:p w14:paraId="2C1ED7B0" w14:textId="27F5F5F0" w:rsidR="00B50CF4" w:rsidDel="005C5BA1" w:rsidRDefault="00B50CF4">
      <w:pPr>
        <w:pStyle w:val="TOC2"/>
        <w:tabs>
          <w:tab w:val="right" w:leader="dot" w:pos="9350"/>
        </w:tabs>
        <w:rPr>
          <w:del w:id="460" w:author="Chuka Obi" w:date="2026-05-11T20:16:00Z" w16du:dateUtc="2026-05-11T19:16:00Z"/>
          <w:rFonts w:asciiTheme="minorHAnsi" w:eastAsiaTheme="minorEastAsia" w:hAnsiTheme="minorHAnsi" w:cstheme="minorBidi"/>
          <w:noProof/>
          <w:kern w:val="2"/>
          <w:lang w:eastAsia="ja-JP"/>
          <w14:ligatures w14:val="standardContextual"/>
        </w:rPr>
      </w:pPr>
      <w:del w:id="461" w:author="Chuka Obi" w:date="2026-05-11T20:16:00Z" w16du:dateUtc="2026-05-11T19:16:00Z">
        <w:r w:rsidRPr="005C5BA1" w:rsidDel="005C5BA1">
          <w:rPr>
            <w:noProof/>
            <w:rPrChange w:id="462" w:author="Chuka Obi" w:date="2026-05-11T20:16:00Z" w16du:dateUtc="2026-05-11T19:16:00Z">
              <w:rPr>
                <w:rStyle w:val="Hyperlink"/>
                <w:noProof/>
              </w:rPr>
            </w:rPrChange>
          </w:rPr>
          <w:delText>5.5  Acceleration</w:delText>
        </w:r>
        <w:r w:rsidDel="005C5BA1">
          <w:rPr>
            <w:noProof/>
            <w:webHidden/>
          </w:rPr>
          <w:tab/>
          <w:delText>40</w:delText>
        </w:r>
      </w:del>
    </w:p>
    <w:p w14:paraId="36453BD4" w14:textId="20F5382A" w:rsidR="00B50CF4" w:rsidDel="005C5BA1" w:rsidRDefault="00B50CF4">
      <w:pPr>
        <w:pStyle w:val="TOC2"/>
        <w:tabs>
          <w:tab w:val="left" w:pos="960"/>
          <w:tab w:val="right" w:leader="dot" w:pos="9350"/>
        </w:tabs>
        <w:rPr>
          <w:del w:id="463" w:author="Chuka Obi" w:date="2026-05-11T20:16:00Z" w16du:dateUtc="2026-05-11T19:16:00Z"/>
          <w:rFonts w:asciiTheme="minorHAnsi" w:eastAsiaTheme="minorEastAsia" w:hAnsiTheme="minorHAnsi" w:cstheme="minorBidi"/>
          <w:noProof/>
          <w:kern w:val="2"/>
          <w:lang w:eastAsia="ja-JP"/>
          <w14:ligatures w14:val="standardContextual"/>
        </w:rPr>
      </w:pPr>
      <w:del w:id="464" w:author="Chuka Obi" w:date="2026-05-11T20:16:00Z" w16du:dateUtc="2026-05-11T19:16:00Z">
        <w:r w:rsidRPr="005C5BA1" w:rsidDel="005C5BA1">
          <w:rPr>
            <w:noProof/>
            <w:rPrChange w:id="465" w:author="Chuka Obi" w:date="2026-05-11T20:16:00Z" w16du:dateUtc="2026-05-11T19:16:00Z">
              <w:rPr>
                <w:rStyle w:val="Hyperlink"/>
                <w:noProof/>
              </w:rPr>
            </w:rPrChange>
          </w:rPr>
          <w:delText>5.6.</w:delText>
        </w:r>
        <w:r w:rsidDel="005C5BA1">
          <w:rPr>
            <w:rFonts w:asciiTheme="minorHAnsi" w:eastAsiaTheme="minorEastAsia" w:hAnsiTheme="minorHAnsi" w:cstheme="minorBidi"/>
            <w:noProof/>
            <w:kern w:val="2"/>
            <w:lang w:eastAsia="ja-JP"/>
            <w14:ligatures w14:val="standardContextual"/>
          </w:rPr>
          <w:tab/>
        </w:r>
        <w:r w:rsidRPr="005C5BA1" w:rsidDel="005C5BA1">
          <w:rPr>
            <w:noProof/>
            <w:rPrChange w:id="466" w:author="Chuka Obi" w:date="2026-05-11T20:16:00Z" w16du:dateUtc="2026-05-11T19:16:00Z">
              <w:rPr>
                <w:rStyle w:val="Hyperlink"/>
                <w:noProof/>
              </w:rPr>
            </w:rPrChange>
          </w:rPr>
          <w:delText>Advance Warning</w:delText>
        </w:r>
        <w:r w:rsidDel="005C5BA1">
          <w:rPr>
            <w:noProof/>
            <w:webHidden/>
          </w:rPr>
          <w:tab/>
          <w:delText>40</w:delText>
        </w:r>
      </w:del>
    </w:p>
    <w:p w14:paraId="1914F308" w14:textId="473C7CBB" w:rsidR="00B50CF4" w:rsidDel="005C5BA1" w:rsidRDefault="00B50CF4">
      <w:pPr>
        <w:pStyle w:val="TOC2"/>
        <w:tabs>
          <w:tab w:val="left" w:pos="960"/>
          <w:tab w:val="right" w:leader="dot" w:pos="9350"/>
        </w:tabs>
        <w:rPr>
          <w:del w:id="467" w:author="Chuka Obi" w:date="2026-05-11T20:16:00Z" w16du:dateUtc="2026-05-11T19:16:00Z"/>
          <w:rFonts w:asciiTheme="minorHAnsi" w:eastAsiaTheme="minorEastAsia" w:hAnsiTheme="minorHAnsi" w:cstheme="minorBidi"/>
          <w:noProof/>
          <w:kern w:val="2"/>
          <w:lang w:eastAsia="ja-JP"/>
          <w14:ligatures w14:val="standardContextual"/>
        </w:rPr>
      </w:pPr>
      <w:del w:id="468" w:author="Chuka Obi" w:date="2026-05-11T20:16:00Z" w16du:dateUtc="2026-05-11T19:16:00Z">
        <w:r w:rsidRPr="005C5BA1" w:rsidDel="005C5BA1">
          <w:rPr>
            <w:noProof/>
            <w:rPrChange w:id="469" w:author="Chuka Obi" w:date="2026-05-11T20:16:00Z" w16du:dateUtc="2026-05-11T19:16:00Z">
              <w:rPr>
                <w:rStyle w:val="Hyperlink"/>
                <w:noProof/>
              </w:rPr>
            </w:rPrChange>
          </w:rPr>
          <w:delText>5.7.</w:delText>
        </w:r>
        <w:r w:rsidDel="005C5BA1">
          <w:rPr>
            <w:rFonts w:asciiTheme="minorHAnsi" w:eastAsiaTheme="minorEastAsia" w:hAnsiTheme="minorHAnsi" w:cstheme="minorBidi"/>
            <w:noProof/>
            <w:kern w:val="2"/>
            <w:lang w:eastAsia="ja-JP"/>
            <w14:ligatures w14:val="standardContextual"/>
          </w:rPr>
          <w:tab/>
        </w:r>
        <w:r w:rsidRPr="005C5BA1" w:rsidDel="005C5BA1">
          <w:rPr>
            <w:noProof/>
            <w:rPrChange w:id="470" w:author="Chuka Obi" w:date="2026-05-11T20:16:00Z" w16du:dateUtc="2026-05-11T19:16:00Z">
              <w:rPr>
                <w:rStyle w:val="Hyperlink"/>
                <w:noProof/>
              </w:rPr>
            </w:rPrChange>
          </w:rPr>
          <w:delText>Time for Completion</w:delText>
        </w:r>
        <w:r w:rsidDel="005C5BA1">
          <w:rPr>
            <w:noProof/>
            <w:webHidden/>
          </w:rPr>
          <w:tab/>
          <w:delText>40</w:delText>
        </w:r>
      </w:del>
    </w:p>
    <w:p w14:paraId="1B147162" w14:textId="347B994C" w:rsidR="00B50CF4" w:rsidDel="005C5BA1" w:rsidRDefault="00B50CF4">
      <w:pPr>
        <w:pStyle w:val="TOC1"/>
        <w:tabs>
          <w:tab w:val="right" w:leader="dot" w:pos="9350"/>
        </w:tabs>
        <w:rPr>
          <w:del w:id="471" w:author="Chuka Obi" w:date="2026-05-11T20:16:00Z" w16du:dateUtc="2026-05-11T19:16:00Z"/>
          <w:rFonts w:asciiTheme="minorHAnsi" w:eastAsiaTheme="minorEastAsia" w:hAnsiTheme="minorHAnsi" w:cstheme="minorBidi"/>
          <w:noProof/>
          <w:kern w:val="2"/>
          <w:lang w:eastAsia="ja-JP"/>
          <w14:ligatures w14:val="standardContextual"/>
        </w:rPr>
      </w:pPr>
      <w:del w:id="472" w:author="Chuka Obi" w:date="2026-05-11T20:16:00Z" w16du:dateUtc="2026-05-11T19:16:00Z">
        <w:r w:rsidRPr="005C5BA1" w:rsidDel="005C5BA1">
          <w:rPr>
            <w:noProof/>
            <w:rPrChange w:id="473" w:author="Chuka Obi" w:date="2026-05-11T20:16:00Z" w16du:dateUtc="2026-05-11T19:16:00Z">
              <w:rPr>
                <w:rStyle w:val="Hyperlink"/>
                <w:noProof/>
              </w:rPr>
            </w:rPrChange>
          </w:rPr>
          <w:delText>6. CHANGES AND FORCE MAJEURE</w:delText>
        </w:r>
        <w:r w:rsidDel="005C5BA1">
          <w:rPr>
            <w:noProof/>
            <w:webHidden/>
          </w:rPr>
          <w:tab/>
          <w:delText>42</w:delText>
        </w:r>
      </w:del>
    </w:p>
    <w:p w14:paraId="7A4E76F8" w14:textId="156EF767" w:rsidR="00B50CF4" w:rsidDel="005C5BA1" w:rsidRDefault="00B50CF4">
      <w:pPr>
        <w:pStyle w:val="TOC2"/>
        <w:tabs>
          <w:tab w:val="right" w:leader="dot" w:pos="9350"/>
        </w:tabs>
        <w:rPr>
          <w:del w:id="474" w:author="Chuka Obi" w:date="2026-05-11T20:16:00Z" w16du:dateUtc="2026-05-11T19:16:00Z"/>
          <w:rFonts w:asciiTheme="minorHAnsi" w:eastAsiaTheme="minorEastAsia" w:hAnsiTheme="minorHAnsi" w:cstheme="minorBidi"/>
          <w:noProof/>
          <w:kern w:val="2"/>
          <w:lang w:eastAsia="ja-JP"/>
          <w14:ligatures w14:val="standardContextual"/>
        </w:rPr>
      </w:pPr>
      <w:del w:id="475" w:author="Chuka Obi" w:date="2026-05-11T20:16:00Z" w16du:dateUtc="2026-05-11T19:16:00Z">
        <w:r w:rsidRPr="005C5BA1" w:rsidDel="005C5BA1">
          <w:rPr>
            <w:noProof/>
            <w:rPrChange w:id="476" w:author="Chuka Obi" w:date="2026-05-11T20:16:00Z" w16du:dateUtc="2026-05-11T19:16:00Z">
              <w:rPr>
                <w:rStyle w:val="Hyperlink"/>
                <w:noProof/>
              </w:rPr>
            </w:rPrChange>
          </w:rPr>
          <w:delText>6.1  Change Orders Requested by Owner</w:delText>
        </w:r>
        <w:r w:rsidDel="005C5BA1">
          <w:rPr>
            <w:noProof/>
            <w:webHidden/>
          </w:rPr>
          <w:tab/>
          <w:delText>42</w:delText>
        </w:r>
      </w:del>
    </w:p>
    <w:p w14:paraId="2F36F50A" w14:textId="795870C9" w:rsidR="00B50CF4" w:rsidDel="005C5BA1" w:rsidRDefault="00B50CF4">
      <w:pPr>
        <w:pStyle w:val="TOC2"/>
        <w:tabs>
          <w:tab w:val="right" w:leader="dot" w:pos="9350"/>
        </w:tabs>
        <w:rPr>
          <w:del w:id="477" w:author="Chuka Obi" w:date="2026-05-11T20:16:00Z" w16du:dateUtc="2026-05-11T19:16:00Z"/>
          <w:rFonts w:asciiTheme="minorHAnsi" w:eastAsiaTheme="minorEastAsia" w:hAnsiTheme="minorHAnsi" w:cstheme="minorBidi"/>
          <w:noProof/>
          <w:kern w:val="2"/>
          <w:lang w:eastAsia="ja-JP"/>
          <w14:ligatures w14:val="standardContextual"/>
        </w:rPr>
      </w:pPr>
      <w:del w:id="478" w:author="Chuka Obi" w:date="2026-05-11T20:16:00Z" w16du:dateUtc="2026-05-11T19:16:00Z">
        <w:r w:rsidRPr="005C5BA1" w:rsidDel="005C5BA1">
          <w:rPr>
            <w:noProof/>
            <w:rPrChange w:id="479" w:author="Chuka Obi" w:date="2026-05-11T20:16:00Z" w16du:dateUtc="2026-05-11T19:16:00Z">
              <w:rPr>
                <w:rStyle w:val="Hyperlink"/>
                <w:noProof/>
              </w:rPr>
            </w:rPrChange>
          </w:rPr>
          <w:delText>6.2  Change Orders Requested by Contractor</w:delText>
        </w:r>
        <w:r w:rsidDel="005C5BA1">
          <w:rPr>
            <w:noProof/>
            <w:webHidden/>
          </w:rPr>
          <w:tab/>
          <w:delText>42</w:delText>
        </w:r>
      </w:del>
    </w:p>
    <w:p w14:paraId="6A635EAA" w14:textId="5E21BC3C" w:rsidR="00B50CF4" w:rsidDel="005C5BA1" w:rsidRDefault="00B50CF4">
      <w:pPr>
        <w:pStyle w:val="TOC2"/>
        <w:tabs>
          <w:tab w:val="right" w:leader="dot" w:pos="9350"/>
        </w:tabs>
        <w:rPr>
          <w:del w:id="480" w:author="Chuka Obi" w:date="2026-05-11T20:16:00Z" w16du:dateUtc="2026-05-11T19:16:00Z"/>
          <w:rFonts w:asciiTheme="minorHAnsi" w:eastAsiaTheme="minorEastAsia" w:hAnsiTheme="minorHAnsi" w:cstheme="minorBidi"/>
          <w:noProof/>
          <w:kern w:val="2"/>
          <w:lang w:eastAsia="ja-JP"/>
          <w14:ligatures w14:val="standardContextual"/>
        </w:rPr>
      </w:pPr>
      <w:del w:id="481" w:author="Chuka Obi" w:date="2026-05-11T20:16:00Z" w16du:dateUtc="2026-05-11T19:16:00Z">
        <w:r w:rsidRPr="005C5BA1" w:rsidDel="005C5BA1">
          <w:rPr>
            <w:noProof/>
            <w:rPrChange w:id="482" w:author="Chuka Obi" w:date="2026-05-11T20:16:00Z" w16du:dateUtc="2026-05-11T19:16:00Z">
              <w:rPr>
                <w:rStyle w:val="Hyperlink"/>
                <w:noProof/>
              </w:rPr>
            </w:rPrChange>
          </w:rPr>
          <w:delText>6.3  Change Orders due to Change in Law</w:delText>
        </w:r>
        <w:r w:rsidDel="005C5BA1">
          <w:rPr>
            <w:noProof/>
            <w:webHidden/>
          </w:rPr>
          <w:tab/>
          <w:delText>43</w:delText>
        </w:r>
      </w:del>
    </w:p>
    <w:p w14:paraId="01339E64" w14:textId="648665B4" w:rsidR="00B50CF4" w:rsidDel="005C5BA1" w:rsidRDefault="00B50CF4">
      <w:pPr>
        <w:pStyle w:val="TOC2"/>
        <w:tabs>
          <w:tab w:val="right" w:leader="dot" w:pos="9350"/>
        </w:tabs>
        <w:rPr>
          <w:del w:id="483" w:author="Chuka Obi" w:date="2026-05-11T20:16:00Z" w16du:dateUtc="2026-05-11T19:16:00Z"/>
          <w:rFonts w:asciiTheme="minorHAnsi" w:eastAsiaTheme="minorEastAsia" w:hAnsiTheme="minorHAnsi" w:cstheme="minorBidi"/>
          <w:noProof/>
          <w:kern w:val="2"/>
          <w:lang w:eastAsia="ja-JP"/>
          <w14:ligatures w14:val="standardContextual"/>
        </w:rPr>
      </w:pPr>
      <w:del w:id="484" w:author="Chuka Obi" w:date="2026-05-11T20:16:00Z" w16du:dateUtc="2026-05-11T19:16:00Z">
        <w:r w:rsidRPr="005C5BA1" w:rsidDel="005C5BA1">
          <w:rPr>
            <w:noProof/>
            <w:rPrChange w:id="485" w:author="Chuka Obi" w:date="2026-05-11T20:16:00Z" w16du:dateUtc="2026-05-11T19:16:00Z">
              <w:rPr>
                <w:rStyle w:val="Hyperlink"/>
                <w:noProof/>
              </w:rPr>
            </w:rPrChange>
          </w:rPr>
          <w:delText>6.4  Changes Due to Contractor Errors</w:delText>
        </w:r>
        <w:r w:rsidDel="005C5BA1">
          <w:rPr>
            <w:noProof/>
            <w:webHidden/>
          </w:rPr>
          <w:tab/>
          <w:delText>43</w:delText>
        </w:r>
      </w:del>
    </w:p>
    <w:p w14:paraId="345014C2" w14:textId="3D860E74" w:rsidR="00B50CF4" w:rsidDel="005C5BA1" w:rsidRDefault="00B50CF4">
      <w:pPr>
        <w:pStyle w:val="TOC2"/>
        <w:tabs>
          <w:tab w:val="right" w:leader="dot" w:pos="9350"/>
        </w:tabs>
        <w:rPr>
          <w:del w:id="486" w:author="Chuka Obi" w:date="2026-05-11T20:16:00Z" w16du:dateUtc="2026-05-11T19:16:00Z"/>
          <w:rFonts w:asciiTheme="minorHAnsi" w:eastAsiaTheme="minorEastAsia" w:hAnsiTheme="minorHAnsi" w:cstheme="minorBidi"/>
          <w:noProof/>
          <w:kern w:val="2"/>
          <w:lang w:eastAsia="ja-JP"/>
          <w14:ligatures w14:val="standardContextual"/>
        </w:rPr>
      </w:pPr>
      <w:del w:id="487" w:author="Chuka Obi" w:date="2026-05-11T20:16:00Z" w16du:dateUtc="2026-05-11T19:16:00Z">
        <w:r w:rsidRPr="005C5BA1" w:rsidDel="005C5BA1">
          <w:rPr>
            <w:noProof/>
            <w:rPrChange w:id="488" w:author="Chuka Obi" w:date="2026-05-11T20:16:00Z" w16du:dateUtc="2026-05-11T19:16:00Z">
              <w:rPr>
                <w:rStyle w:val="Hyperlink"/>
                <w:noProof/>
              </w:rPr>
            </w:rPrChange>
          </w:rPr>
          <w:delText>6.5  No Adjustment Except by Change Order</w:delText>
        </w:r>
        <w:r w:rsidDel="005C5BA1">
          <w:rPr>
            <w:noProof/>
            <w:webHidden/>
          </w:rPr>
          <w:tab/>
          <w:delText>43</w:delText>
        </w:r>
      </w:del>
    </w:p>
    <w:p w14:paraId="7F391351" w14:textId="2BD7E667" w:rsidR="00B50CF4" w:rsidDel="005C5BA1" w:rsidRDefault="00B50CF4">
      <w:pPr>
        <w:pStyle w:val="TOC2"/>
        <w:tabs>
          <w:tab w:val="right" w:leader="dot" w:pos="9350"/>
        </w:tabs>
        <w:rPr>
          <w:del w:id="489" w:author="Chuka Obi" w:date="2026-05-11T20:16:00Z" w16du:dateUtc="2026-05-11T19:16:00Z"/>
          <w:rFonts w:asciiTheme="minorHAnsi" w:eastAsiaTheme="minorEastAsia" w:hAnsiTheme="minorHAnsi" w:cstheme="minorBidi"/>
          <w:noProof/>
          <w:kern w:val="2"/>
          <w:lang w:eastAsia="ja-JP"/>
          <w14:ligatures w14:val="standardContextual"/>
        </w:rPr>
      </w:pPr>
      <w:del w:id="490" w:author="Chuka Obi" w:date="2026-05-11T20:16:00Z" w16du:dateUtc="2026-05-11T19:16:00Z">
        <w:r w:rsidRPr="005C5BA1" w:rsidDel="005C5BA1">
          <w:rPr>
            <w:noProof/>
            <w:rPrChange w:id="491" w:author="Chuka Obi" w:date="2026-05-11T20:16:00Z" w16du:dateUtc="2026-05-11T19:16:00Z">
              <w:rPr>
                <w:rStyle w:val="Hyperlink"/>
                <w:noProof/>
              </w:rPr>
            </w:rPrChange>
          </w:rPr>
          <w:delText>6.6  Timing Requirements</w:delText>
        </w:r>
        <w:r w:rsidDel="005C5BA1">
          <w:rPr>
            <w:noProof/>
            <w:webHidden/>
          </w:rPr>
          <w:tab/>
          <w:delText>43</w:delText>
        </w:r>
      </w:del>
    </w:p>
    <w:p w14:paraId="4BA702A6" w14:textId="47FE21A7" w:rsidR="00B50CF4" w:rsidDel="005C5BA1" w:rsidRDefault="00B50CF4">
      <w:pPr>
        <w:pStyle w:val="TOC2"/>
        <w:tabs>
          <w:tab w:val="right" w:leader="dot" w:pos="9350"/>
        </w:tabs>
        <w:rPr>
          <w:del w:id="492" w:author="Chuka Obi" w:date="2026-05-11T20:16:00Z" w16du:dateUtc="2026-05-11T19:16:00Z"/>
          <w:rFonts w:asciiTheme="minorHAnsi" w:eastAsiaTheme="minorEastAsia" w:hAnsiTheme="minorHAnsi" w:cstheme="minorBidi"/>
          <w:noProof/>
          <w:kern w:val="2"/>
          <w:lang w:eastAsia="ja-JP"/>
          <w14:ligatures w14:val="standardContextual"/>
        </w:rPr>
      </w:pPr>
      <w:del w:id="493" w:author="Chuka Obi" w:date="2026-05-11T20:16:00Z" w16du:dateUtc="2026-05-11T19:16:00Z">
        <w:r w:rsidRPr="005C5BA1" w:rsidDel="005C5BA1">
          <w:rPr>
            <w:noProof/>
            <w:rPrChange w:id="494" w:author="Chuka Obi" w:date="2026-05-11T20:16:00Z" w16du:dateUtc="2026-05-11T19:16:00Z">
              <w:rPr>
                <w:rStyle w:val="Hyperlink"/>
                <w:noProof/>
              </w:rPr>
            </w:rPrChange>
          </w:rPr>
          <w:delText>6.7  Records</w:delText>
        </w:r>
        <w:r w:rsidDel="005C5BA1">
          <w:rPr>
            <w:noProof/>
            <w:webHidden/>
          </w:rPr>
          <w:tab/>
          <w:delText>43</w:delText>
        </w:r>
      </w:del>
    </w:p>
    <w:p w14:paraId="611D720B" w14:textId="073BFB8A" w:rsidR="00B50CF4" w:rsidDel="005C5BA1" w:rsidRDefault="00B50CF4">
      <w:pPr>
        <w:pStyle w:val="TOC2"/>
        <w:tabs>
          <w:tab w:val="right" w:leader="dot" w:pos="9350"/>
        </w:tabs>
        <w:rPr>
          <w:del w:id="495" w:author="Chuka Obi" w:date="2026-05-11T20:16:00Z" w16du:dateUtc="2026-05-11T19:16:00Z"/>
          <w:rFonts w:asciiTheme="minorHAnsi" w:eastAsiaTheme="minorEastAsia" w:hAnsiTheme="minorHAnsi" w:cstheme="minorBidi"/>
          <w:noProof/>
          <w:kern w:val="2"/>
          <w:lang w:eastAsia="ja-JP"/>
          <w14:ligatures w14:val="standardContextual"/>
        </w:rPr>
      </w:pPr>
      <w:del w:id="496" w:author="Chuka Obi" w:date="2026-05-11T20:16:00Z" w16du:dateUtc="2026-05-11T19:16:00Z">
        <w:r w:rsidRPr="005C5BA1" w:rsidDel="005C5BA1">
          <w:rPr>
            <w:noProof/>
            <w:rPrChange w:id="497" w:author="Chuka Obi" w:date="2026-05-11T20:16:00Z" w16du:dateUtc="2026-05-11T19:16:00Z">
              <w:rPr>
                <w:rStyle w:val="Hyperlink"/>
                <w:noProof/>
              </w:rPr>
            </w:rPrChange>
          </w:rPr>
          <w:delText>6.8  Force Majeure</w:delText>
        </w:r>
        <w:r w:rsidDel="005C5BA1">
          <w:rPr>
            <w:noProof/>
            <w:webHidden/>
          </w:rPr>
          <w:tab/>
          <w:delText>43</w:delText>
        </w:r>
      </w:del>
    </w:p>
    <w:p w14:paraId="41AD04BC" w14:textId="299F109F" w:rsidR="00B50CF4" w:rsidDel="005C5BA1" w:rsidRDefault="00B50CF4">
      <w:pPr>
        <w:pStyle w:val="TOC1"/>
        <w:tabs>
          <w:tab w:val="right" w:leader="dot" w:pos="9350"/>
        </w:tabs>
        <w:rPr>
          <w:del w:id="498" w:author="Chuka Obi" w:date="2026-05-11T20:16:00Z" w16du:dateUtc="2026-05-11T19:16:00Z"/>
          <w:rFonts w:asciiTheme="minorHAnsi" w:eastAsiaTheme="minorEastAsia" w:hAnsiTheme="minorHAnsi" w:cstheme="minorBidi"/>
          <w:noProof/>
          <w:kern w:val="2"/>
          <w:lang w:eastAsia="ja-JP"/>
          <w14:ligatures w14:val="standardContextual"/>
        </w:rPr>
      </w:pPr>
      <w:del w:id="499" w:author="Chuka Obi" w:date="2026-05-11T20:16:00Z" w16du:dateUtc="2026-05-11T19:16:00Z">
        <w:r w:rsidRPr="005C5BA1" w:rsidDel="005C5BA1">
          <w:rPr>
            <w:noProof/>
            <w:rPrChange w:id="500" w:author="Chuka Obi" w:date="2026-05-11T20:16:00Z" w16du:dateUtc="2026-05-11T19:16:00Z">
              <w:rPr>
                <w:rStyle w:val="Hyperlink"/>
                <w:noProof/>
              </w:rPr>
            </w:rPrChange>
          </w:rPr>
          <w:delText>7. CONTRACT PRICE AND PAYMENT</w:delText>
        </w:r>
        <w:r w:rsidDel="005C5BA1">
          <w:rPr>
            <w:noProof/>
            <w:webHidden/>
          </w:rPr>
          <w:tab/>
          <w:delText>46</w:delText>
        </w:r>
      </w:del>
    </w:p>
    <w:p w14:paraId="259B79FD" w14:textId="139A58D0" w:rsidR="00B50CF4" w:rsidDel="005C5BA1" w:rsidRDefault="00B50CF4">
      <w:pPr>
        <w:pStyle w:val="TOC2"/>
        <w:tabs>
          <w:tab w:val="right" w:leader="dot" w:pos="9350"/>
        </w:tabs>
        <w:rPr>
          <w:del w:id="501" w:author="Chuka Obi" w:date="2026-05-11T20:16:00Z" w16du:dateUtc="2026-05-11T19:16:00Z"/>
          <w:rFonts w:asciiTheme="minorHAnsi" w:eastAsiaTheme="minorEastAsia" w:hAnsiTheme="minorHAnsi" w:cstheme="minorBidi"/>
          <w:noProof/>
          <w:kern w:val="2"/>
          <w:lang w:eastAsia="ja-JP"/>
          <w14:ligatures w14:val="standardContextual"/>
        </w:rPr>
      </w:pPr>
      <w:del w:id="502" w:author="Chuka Obi" w:date="2026-05-11T20:16:00Z" w16du:dateUtc="2026-05-11T19:16:00Z">
        <w:r w:rsidRPr="005C5BA1" w:rsidDel="005C5BA1">
          <w:rPr>
            <w:noProof/>
            <w:rPrChange w:id="503" w:author="Chuka Obi" w:date="2026-05-11T20:16:00Z" w16du:dateUtc="2026-05-11T19:16:00Z">
              <w:rPr>
                <w:rStyle w:val="Hyperlink"/>
                <w:noProof/>
              </w:rPr>
            </w:rPrChange>
          </w:rPr>
          <w:delText>7.1  Contract Price</w:delText>
        </w:r>
        <w:r w:rsidDel="005C5BA1">
          <w:rPr>
            <w:noProof/>
            <w:webHidden/>
          </w:rPr>
          <w:tab/>
          <w:delText>46</w:delText>
        </w:r>
      </w:del>
    </w:p>
    <w:p w14:paraId="58A3A2A5" w14:textId="2D510D20" w:rsidR="00B50CF4" w:rsidDel="005C5BA1" w:rsidRDefault="00B50CF4">
      <w:pPr>
        <w:pStyle w:val="TOC2"/>
        <w:tabs>
          <w:tab w:val="right" w:leader="dot" w:pos="9350"/>
        </w:tabs>
        <w:rPr>
          <w:del w:id="504" w:author="Chuka Obi" w:date="2026-05-11T20:16:00Z" w16du:dateUtc="2026-05-11T19:16:00Z"/>
          <w:rFonts w:asciiTheme="minorHAnsi" w:eastAsiaTheme="minorEastAsia" w:hAnsiTheme="minorHAnsi" w:cstheme="minorBidi"/>
          <w:noProof/>
          <w:kern w:val="2"/>
          <w:lang w:eastAsia="ja-JP"/>
          <w14:ligatures w14:val="standardContextual"/>
        </w:rPr>
      </w:pPr>
      <w:del w:id="505" w:author="Chuka Obi" w:date="2026-05-11T20:16:00Z" w16du:dateUtc="2026-05-11T19:16:00Z">
        <w:r w:rsidRPr="005C5BA1" w:rsidDel="005C5BA1">
          <w:rPr>
            <w:noProof/>
            <w:rPrChange w:id="506" w:author="Chuka Obi" w:date="2026-05-11T20:16:00Z" w16du:dateUtc="2026-05-11T19:16:00Z">
              <w:rPr>
                <w:rStyle w:val="Hyperlink"/>
                <w:noProof/>
              </w:rPr>
            </w:rPrChange>
          </w:rPr>
          <w:delText>7.2  Payment Milestones</w:delText>
        </w:r>
        <w:r w:rsidDel="005C5BA1">
          <w:rPr>
            <w:noProof/>
            <w:webHidden/>
          </w:rPr>
          <w:tab/>
          <w:delText>46</w:delText>
        </w:r>
      </w:del>
    </w:p>
    <w:p w14:paraId="18A37593" w14:textId="3B9DFDB6" w:rsidR="00B50CF4" w:rsidDel="005C5BA1" w:rsidRDefault="00B50CF4">
      <w:pPr>
        <w:pStyle w:val="TOC2"/>
        <w:tabs>
          <w:tab w:val="right" w:leader="dot" w:pos="9350"/>
        </w:tabs>
        <w:rPr>
          <w:del w:id="507" w:author="Chuka Obi" w:date="2026-05-11T20:16:00Z" w16du:dateUtc="2026-05-11T19:16:00Z"/>
          <w:rFonts w:asciiTheme="minorHAnsi" w:eastAsiaTheme="minorEastAsia" w:hAnsiTheme="minorHAnsi" w:cstheme="minorBidi"/>
          <w:noProof/>
          <w:kern w:val="2"/>
          <w:lang w:eastAsia="ja-JP"/>
          <w14:ligatures w14:val="standardContextual"/>
        </w:rPr>
      </w:pPr>
      <w:del w:id="508" w:author="Chuka Obi" w:date="2026-05-11T20:16:00Z" w16du:dateUtc="2026-05-11T19:16:00Z">
        <w:r w:rsidRPr="005C5BA1" w:rsidDel="005C5BA1">
          <w:rPr>
            <w:noProof/>
            <w:rPrChange w:id="509" w:author="Chuka Obi" w:date="2026-05-11T20:16:00Z" w16du:dateUtc="2026-05-11T19:16:00Z">
              <w:rPr>
                <w:rStyle w:val="Hyperlink"/>
                <w:noProof/>
              </w:rPr>
            </w:rPrChange>
          </w:rPr>
          <w:delText>7.3  Advance Payment</w:delText>
        </w:r>
        <w:r w:rsidDel="005C5BA1">
          <w:rPr>
            <w:noProof/>
            <w:webHidden/>
          </w:rPr>
          <w:tab/>
          <w:delText>46</w:delText>
        </w:r>
      </w:del>
    </w:p>
    <w:p w14:paraId="51E255E1" w14:textId="3EB107D9" w:rsidR="00B50CF4" w:rsidDel="005C5BA1" w:rsidRDefault="00B50CF4">
      <w:pPr>
        <w:pStyle w:val="TOC2"/>
        <w:tabs>
          <w:tab w:val="right" w:leader="dot" w:pos="9350"/>
        </w:tabs>
        <w:rPr>
          <w:del w:id="510" w:author="Chuka Obi" w:date="2026-05-11T20:16:00Z" w16du:dateUtc="2026-05-11T19:16:00Z"/>
          <w:rFonts w:asciiTheme="minorHAnsi" w:eastAsiaTheme="minorEastAsia" w:hAnsiTheme="minorHAnsi" w:cstheme="minorBidi"/>
          <w:noProof/>
          <w:kern w:val="2"/>
          <w:lang w:eastAsia="ja-JP"/>
          <w14:ligatures w14:val="standardContextual"/>
        </w:rPr>
      </w:pPr>
      <w:del w:id="511" w:author="Chuka Obi" w:date="2026-05-11T20:16:00Z" w16du:dateUtc="2026-05-11T19:16:00Z">
        <w:r w:rsidRPr="005C5BA1" w:rsidDel="005C5BA1">
          <w:rPr>
            <w:noProof/>
            <w:rPrChange w:id="512" w:author="Chuka Obi" w:date="2026-05-11T20:16:00Z" w16du:dateUtc="2026-05-11T19:16:00Z">
              <w:rPr>
                <w:rStyle w:val="Hyperlink"/>
                <w:noProof/>
              </w:rPr>
            </w:rPrChange>
          </w:rPr>
          <w:delText>7.4  Final Payment</w:delText>
        </w:r>
        <w:r w:rsidDel="005C5BA1">
          <w:rPr>
            <w:noProof/>
            <w:webHidden/>
          </w:rPr>
          <w:tab/>
          <w:delText>47</w:delText>
        </w:r>
      </w:del>
    </w:p>
    <w:p w14:paraId="73056B88" w14:textId="173CBD57" w:rsidR="00B50CF4" w:rsidDel="005C5BA1" w:rsidRDefault="00B50CF4">
      <w:pPr>
        <w:pStyle w:val="TOC2"/>
        <w:tabs>
          <w:tab w:val="right" w:leader="dot" w:pos="9350"/>
        </w:tabs>
        <w:rPr>
          <w:del w:id="513" w:author="Chuka Obi" w:date="2026-05-11T20:16:00Z" w16du:dateUtc="2026-05-11T19:16:00Z"/>
          <w:rFonts w:asciiTheme="minorHAnsi" w:eastAsiaTheme="minorEastAsia" w:hAnsiTheme="minorHAnsi" w:cstheme="minorBidi"/>
          <w:noProof/>
          <w:kern w:val="2"/>
          <w:lang w:eastAsia="ja-JP"/>
          <w14:ligatures w14:val="standardContextual"/>
        </w:rPr>
      </w:pPr>
      <w:del w:id="514" w:author="Chuka Obi" w:date="2026-05-11T20:16:00Z" w16du:dateUtc="2026-05-11T19:16:00Z">
        <w:r w:rsidRPr="005C5BA1" w:rsidDel="005C5BA1">
          <w:rPr>
            <w:noProof/>
            <w:rPrChange w:id="515" w:author="Chuka Obi" w:date="2026-05-11T20:16:00Z" w16du:dateUtc="2026-05-11T19:16:00Z">
              <w:rPr>
                <w:rStyle w:val="Hyperlink"/>
                <w:noProof/>
              </w:rPr>
            </w:rPrChange>
          </w:rPr>
          <w:delText>7.5  Payments Withheld</w:delText>
        </w:r>
        <w:r w:rsidDel="005C5BA1">
          <w:rPr>
            <w:noProof/>
            <w:webHidden/>
          </w:rPr>
          <w:tab/>
          <w:delText>47</w:delText>
        </w:r>
      </w:del>
    </w:p>
    <w:p w14:paraId="31FB3598" w14:textId="12FCCB71" w:rsidR="00B50CF4" w:rsidDel="005C5BA1" w:rsidRDefault="00B50CF4">
      <w:pPr>
        <w:pStyle w:val="TOC2"/>
        <w:tabs>
          <w:tab w:val="right" w:leader="dot" w:pos="9350"/>
        </w:tabs>
        <w:rPr>
          <w:del w:id="516" w:author="Chuka Obi" w:date="2026-05-11T20:16:00Z" w16du:dateUtc="2026-05-11T19:16:00Z"/>
          <w:rFonts w:asciiTheme="minorHAnsi" w:eastAsiaTheme="minorEastAsia" w:hAnsiTheme="minorHAnsi" w:cstheme="minorBidi"/>
          <w:noProof/>
          <w:kern w:val="2"/>
          <w:lang w:eastAsia="ja-JP"/>
          <w14:ligatures w14:val="standardContextual"/>
        </w:rPr>
      </w:pPr>
      <w:del w:id="517" w:author="Chuka Obi" w:date="2026-05-11T20:16:00Z" w16du:dateUtc="2026-05-11T19:16:00Z">
        <w:r w:rsidRPr="005C5BA1" w:rsidDel="005C5BA1">
          <w:rPr>
            <w:noProof/>
            <w:rPrChange w:id="518" w:author="Chuka Obi" w:date="2026-05-11T20:16:00Z" w16du:dateUtc="2026-05-11T19:16:00Z">
              <w:rPr>
                <w:rStyle w:val="Hyperlink"/>
                <w:noProof/>
              </w:rPr>
            </w:rPrChange>
          </w:rPr>
          <w:delText>7.6  Payment Not Acceptance</w:delText>
        </w:r>
        <w:r w:rsidDel="005C5BA1">
          <w:rPr>
            <w:noProof/>
            <w:webHidden/>
          </w:rPr>
          <w:tab/>
          <w:delText>47</w:delText>
        </w:r>
      </w:del>
    </w:p>
    <w:p w14:paraId="0D43E55C" w14:textId="79C70A1D" w:rsidR="00B50CF4" w:rsidDel="005C5BA1" w:rsidRDefault="00B50CF4">
      <w:pPr>
        <w:pStyle w:val="TOC2"/>
        <w:tabs>
          <w:tab w:val="right" w:leader="dot" w:pos="9350"/>
        </w:tabs>
        <w:rPr>
          <w:del w:id="519" w:author="Chuka Obi" w:date="2026-05-11T20:16:00Z" w16du:dateUtc="2026-05-11T19:16:00Z"/>
          <w:rFonts w:asciiTheme="minorHAnsi" w:eastAsiaTheme="minorEastAsia" w:hAnsiTheme="minorHAnsi" w:cstheme="minorBidi"/>
          <w:noProof/>
          <w:kern w:val="2"/>
          <w:lang w:eastAsia="ja-JP"/>
          <w14:ligatures w14:val="standardContextual"/>
        </w:rPr>
      </w:pPr>
      <w:del w:id="520" w:author="Chuka Obi" w:date="2026-05-11T20:16:00Z" w16du:dateUtc="2026-05-11T19:16:00Z">
        <w:r w:rsidRPr="005C5BA1" w:rsidDel="005C5BA1">
          <w:rPr>
            <w:noProof/>
            <w:rPrChange w:id="521" w:author="Chuka Obi" w:date="2026-05-11T20:16:00Z" w16du:dateUtc="2026-05-11T19:16:00Z">
              <w:rPr>
                <w:rStyle w:val="Hyperlink"/>
                <w:noProof/>
              </w:rPr>
            </w:rPrChange>
          </w:rPr>
          <w:delText>7.7  Offset</w:delText>
        </w:r>
        <w:r w:rsidDel="005C5BA1">
          <w:rPr>
            <w:noProof/>
            <w:webHidden/>
          </w:rPr>
          <w:tab/>
          <w:delText>47</w:delText>
        </w:r>
      </w:del>
    </w:p>
    <w:p w14:paraId="00C2A56F" w14:textId="5FFE283C" w:rsidR="00B50CF4" w:rsidDel="005C5BA1" w:rsidRDefault="00B50CF4">
      <w:pPr>
        <w:pStyle w:val="TOC1"/>
        <w:tabs>
          <w:tab w:val="right" w:leader="dot" w:pos="9350"/>
        </w:tabs>
        <w:rPr>
          <w:del w:id="522" w:author="Chuka Obi" w:date="2026-05-11T20:16:00Z" w16du:dateUtc="2026-05-11T19:16:00Z"/>
          <w:rFonts w:asciiTheme="minorHAnsi" w:eastAsiaTheme="minorEastAsia" w:hAnsiTheme="minorHAnsi" w:cstheme="minorBidi"/>
          <w:noProof/>
          <w:kern w:val="2"/>
          <w:lang w:eastAsia="ja-JP"/>
          <w14:ligatures w14:val="standardContextual"/>
        </w:rPr>
      </w:pPr>
      <w:del w:id="523" w:author="Chuka Obi" w:date="2026-05-11T20:16:00Z" w16du:dateUtc="2026-05-11T19:16:00Z">
        <w:r w:rsidRPr="005C5BA1" w:rsidDel="005C5BA1">
          <w:rPr>
            <w:noProof/>
            <w:rPrChange w:id="524" w:author="Chuka Obi" w:date="2026-05-11T20:16:00Z" w16du:dateUtc="2026-05-11T19:16:00Z">
              <w:rPr>
                <w:rStyle w:val="Hyperlink"/>
                <w:noProof/>
              </w:rPr>
            </w:rPrChange>
          </w:rPr>
          <w:delText>8. TITLE AND RISK OF LOSS</w:delText>
        </w:r>
        <w:r w:rsidDel="005C5BA1">
          <w:rPr>
            <w:noProof/>
            <w:webHidden/>
          </w:rPr>
          <w:tab/>
          <w:delText>48</w:delText>
        </w:r>
      </w:del>
    </w:p>
    <w:p w14:paraId="465150D7" w14:textId="480C7616" w:rsidR="00B50CF4" w:rsidDel="005C5BA1" w:rsidRDefault="00B50CF4">
      <w:pPr>
        <w:pStyle w:val="TOC2"/>
        <w:tabs>
          <w:tab w:val="right" w:leader="dot" w:pos="9350"/>
        </w:tabs>
        <w:rPr>
          <w:del w:id="525" w:author="Chuka Obi" w:date="2026-05-11T20:16:00Z" w16du:dateUtc="2026-05-11T19:16:00Z"/>
          <w:rFonts w:asciiTheme="minorHAnsi" w:eastAsiaTheme="minorEastAsia" w:hAnsiTheme="minorHAnsi" w:cstheme="minorBidi"/>
          <w:noProof/>
          <w:kern w:val="2"/>
          <w:lang w:eastAsia="ja-JP"/>
          <w14:ligatures w14:val="standardContextual"/>
        </w:rPr>
      </w:pPr>
      <w:del w:id="526" w:author="Chuka Obi" w:date="2026-05-11T20:16:00Z" w16du:dateUtc="2026-05-11T19:16:00Z">
        <w:r w:rsidRPr="005C5BA1" w:rsidDel="005C5BA1">
          <w:rPr>
            <w:noProof/>
            <w:rPrChange w:id="527" w:author="Chuka Obi" w:date="2026-05-11T20:16:00Z" w16du:dateUtc="2026-05-11T19:16:00Z">
              <w:rPr>
                <w:rStyle w:val="Hyperlink"/>
                <w:noProof/>
              </w:rPr>
            </w:rPrChange>
          </w:rPr>
          <w:delText>8.1  Passing of Title</w:delText>
        </w:r>
        <w:r w:rsidDel="005C5BA1">
          <w:rPr>
            <w:noProof/>
            <w:webHidden/>
          </w:rPr>
          <w:tab/>
          <w:delText>48</w:delText>
        </w:r>
      </w:del>
    </w:p>
    <w:p w14:paraId="389726D1" w14:textId="0B38247B" w:rsidR="00B50CF4" w:rsidDel="005C5BA1" w:rsidRDefault="00B50CF4">
      <w:pPr>
        <w:pStyle w:val="TOC2"/>
        <w:tabs>
          <w:tab w:val="right" w:leader="dot" w:pos="9350"/>
        </w:tabs>
        <w:rPr>
          <w:del w:id="528" w:author="Chuka Obi" w:date="2026-05-11T20:16:00Z" w16du:dateUtc="2026-05-11T19:16:00Z"/>
          <w:rFonts w:asciiTheme="minorHAnsi" w:eastAsiaTheme="minorEastAsia" w:hAnsiTheme="minorHAnsi" w:cstheme="minorBidi"/>
          <w:noProof/>
          <w:kern w:val="2"/>
          <w:lang w:eastAsia="ja-JP"/>
          <w14:ligatures w14:val="standardContextual"/>
        </w:rPr>
      </w:pPr>
      <w:del w:id="529" w:author="Chuka Obi" w:date="2026-05-11T20:16:00Z" w16du:dateUtc="2026-05-11T19:16:00Z">
        <w:r w:rsidRPr="005C5BA1" w:rsidDel="005C5BA1">
          <w:rPr>
            <w:noProof/>
            <w:rPrChange w:id="530" w:author="Chuka Obi" w:date="2026-05-11T20:16:00Z" w16du:dateUtc="2026-05-11T19:16:00Z">
              <w:rPr>
                <w:rStyle w:val="Hyperlink"/>
                <w:noProof/>
              </w:rPr>
            </w:rPrChange>
          </w:rPr>
          <w:delText>8.2  Risk of Loss</w:delText>
        </w:r>
        <w:r w:rsidDel="005C5BA1">
          <w:rPr>
            <w:noProof/>
            <w:webHidden/>
          </w:rPr>
          <w:tab/>
          <w:delText>48</w:delText>
        </w:r>
      </w:del>
    </w:p>
    <w:p w14:paraId="19B8F5A5" w14:textId="55CBB8D6" w:rsidR="00B50CF4" w:rsidDel="005C5BA1" w:rsidRDefault="00B50CF4">
      <w:pPr>
        <w:pStyle w:val="TOC1"/>
        <w:tabs>
          <w:tab w:val="right" w:leader="dot" w:pos="9350"/>
        </w:tabs>
        <w:rPr>
          <w:del w:id="531" w:author="Chuka Obi" w:date="2026-05-11T20:16:00Z" w16du:dateUtc="2026-05-11T19:16:00Z"/>
          <w:rFonts w:asciiTheme="minorHAnsi" w:eastAsiaTheme="minorEastAsia" w:hAnsiTheme="minorHAnsi" w:cstheme="minorBidi"/>
          <w:noProof/>
          <w:kern w:val="2"/>
          <w:lang w:eastAsia="ja-JP"/>
          <w14:ligatures w14:val="standardContextual"/>
        </w:rPr>
      </w:pPr>
      <w:del w:id="532" w:author="Chuka Obi" w:date="2026-05-11T20:16:00Z" w16du:dateUtc="2026-05-11T19:16:00Z">
        <w:r w:rsidRPr="005C5BA1" w:rsidDel="005C5BA1">
          <w:rPr>
            <w:noProof/>
            <w:rPrChange w:id="533" w:author="Chuka Obi" w:date="2026-05-11T20:16:00Z" w16du:dateUtc="2026-05-11T19:16:00Z">
              <w:rPr>
                <w:rStyle w:val="Hyperlink"/>
                <w:noProof/>
              </w:rPr>
            </w:rPrChange>
          </w:rPr>
          <w:delText>9. INSURANCE, PERFORMANCE SECURITY AND PARENT GUARANTEE</w:delText>
        </w:r>
        <w:r w:rsidDel="005C5BA1">
          <w:rPr>
            <w:noProof/>
            <w:webHidden/>
          </w:rPr>
          <w:tab/>
          <w:delText>49</w:delText>
        </w:r>
      </w:del>
    </w:p>
    <w:p w14:paraId="67B48CFC" w14:textId="1C28FDC1" w:rsidR="00B50CF4" w:rsidDel="005C5BA1" w:rsidRDefault="00B50CF4">
      <w:pPr>
        <w:pStyle w:val="TOC2"/>
        <w:tabs>
          <w:tab w:val="right" w:leader="dot" w:pos="9350"/>
        </w:tabs>
        <w:rPr>
          <w:del w:id="534" w:author="Chuka Obi" w:date="2026-05-11T20:16:00Z" w16du:dateUtc="2026-05-11T19:16:00Z"/>
          <w:rFonts w:asciiTheme="minorHAnsi" w:eastAsiaTheme="minorEastAsia" w:hAnsiTheme="minorHAnsi" w:cstheme="minorBidi"/>
          <w:noProof/>
          <w:kern w:val="2"/>
          <w:lang w:eastAsia="ja-JP"/>
          <w14:ligatures w14:val="standardContextual"/>
        </w:rPr>
      </w:pPr>
      <w:del w:id="535" w:author="Chuka Obi" w:date="2026-05-11T20:16:00Z" w16du:dateUtc="2026-05-11T19:16:00Z">
        <w:r w:rsidRPr="005C5BA1" w:rsidDel="005C5BA1">
          <w:rPr>
            <w:noProof/>
            <w:rPrChange w:id="536" w:author="Chuka Obi" w:date="2026-05-11T20:16:00Z" w16du:dateUtc="2026-05-11T19:16:00Z">
              <w:rPr>
                <w:rStyle w:val="Hyperlink"/>
                <w:noProof/>
              </w:rPr>
            </w:rPrChange>
          </w:rPr>
          <w:delText>9.1  Contractor’s Insurance</w:delText>
        </w:r>
        <w:r w:rsidDel="005C5BA1">
          <w:rPr>
            <w:noProof/>
            <w:webHidden/>
          </w:rPr>
          <w:tab/>
          <w:delText>49</w:delText>
        </w:r>
      </w:del>
    </w:p>
    <w:p w14:paraId="14919BC8" w14:textId="09C5C286" w:rsidR="00B50CF4" w:rsidRPr="00C9147E" w:rsidDel="005C5BA1" w:rsidRDefault="00B50CF4">
      <w:pPr>
        <w:pStyle w:val="TOC2"/>
        <w:tabs>
          <w:tab w:val="right" w:leader="dot" w:pos="9350"/>
        </w:tabs>
        <w:rPr>
          <w:del w:id="537" w:author="Chuka Obi" w:date="2026-05-11T20:16:00Z" w16du:dateUtc="2026-05-11T19:16:00Z"/>
          <w:rFonts w:asciiTheme="minorHAnsi" w:eastAsiaTheme="minorEastAsia" w:hAnsiTheme="minorHAnsi" w:cstheme="minorBidi"/>
          <w:noProof/>
          <w:kern w:val="2"/>
          <w:lang w:eastAsia="ja-JP"/>
          <w14:ligatures w14:val="standardContextual"/>
        </w:rPr>
      </w:pPr>
      <w:del w:id="538" w:author="Chuka Obi" w:date="2026-05-11T20:16:00Z" w16du:dateUtc="2026-05-11T19:16:00Z">
        <w:r w:rsidRPr="005C5BA1" w:rsidDel="005C5BA1">
          <w:rPr>
            <w:noProof/>
            <w:rPrChange w:id="539" w:author="Chuka Obi" w:date="2026-05-11T20:16:00Z" w16du:dateUtc="2026-05-11T19:16:00Z">
              <w:rPr>
                <w:rStyle w:val="Hyperlink"/>
                <w:noProof/>
              </w:rPr>
            </w:rPrChange>
          </w:rPr>
          <w:delText>9.2  Performance Security — General</w:delText>
        </w:r>
        <w:r w:rsidRPr="00C9147E" w:rsidDel="005C5BA1">
          <w:rPr>
            <w:noProof/>
            <w:webHidden/>
          </w:rPr>
          <w:tab/>
          <w:delText>49</w:delText>
        </w:r>
      </w:del>
    </w:p>
    <w:p w14:paraId="31120147" w14:textId="0C614D4C" w:rsidR="00B50CF4" w:rsidRPr="00C9147E" w:rsidDel="005C5BA1" w:rsidRDefault="00B50CF4">
      <w:pPr>
        <w:pStyle w:val="TOC2"/>
        <w:tabs>
          <w:tab w:val="right" w:leader="dot" w:pos="9350"/>
        </w:tabs>
        <w:rPr>
          <w:del w:id="540" w:author="Chuka Obi" w:date="2026-05-11T20:16:00Z" w16du:dateUtc="2026-05-11T19:16:00Z"/>
          <w:rFonts w:asciiTheme="minorHAnsi" w:eastAsiaTheme="minorEastAsia" w:hAnsiTheme="minorHAnsi" w:cstheme="minorBidi"/>
          <w:noProof/>
          <w:kern w:val="2"/>
          <w:lang w:eastAsia="ja-JP"/>
          <w14:ligatures w14:val="standardContextual"/>
        </w:rPr>
      </w:pPr>
      <w:del w:id="541" w:author="Chuka Obi" w:date="2026-05-11T20:16:00Z" w16du:dateUtc="2026-05-11T19:16:00Z">
        <w:r w:rsidRPr="005C5BA1" w:rsidDel="005C5BA1">
          <w:rPr>
            <w:noProof/>
            <w:rPrChange w:id="542" w:author="Chuka Obi" w:date="2026-05-11T20:16:00Z" w16du:dateUtc="2026-05-11T19:16:00Z">
              <w:rPr>
                <w:rStyle w:val="Hyperlink"/>
                <w:noProof/>
              </w:rPr>
            </w:rPrChange>
          </w:rPr>
          <w:delText>9.3  Advance Payment Guarantee</w:delText>
        </w:r>
        <w:r w:rsidRPr="00C9147E" w:rsidDel="005C5BA1">
          <w:rPr>
            <w:noProof/>
            <w:webHidden/>
          </w:rPr>
          <w:tab/>
          <w:delText>50</w:delText>
        </w:r>
      </w:del>
    </w:p>
    <w:p w14:paraId="1AC7CE6C" w14:textId="3F5D2D8B" w:rsidR="00B50CF4" w:rsidRPr="00C9147E" w:rsidDel="005C5BA1" w:rsidRDefault="00B50CF4">
      <w:pPr>
        <w:pStyle w:val="TOC3"/>
        <w:tabs>
          <w:tab w:val="right" w:leader="dot" w:pos="9350"/>
        </w:tabs>
        <w:rPr>
          <w:del w:id="543" w:author="Chuka Obi" w:date="2026-05-11T20:16:00Z" w16du:dateUtc="2026-05-11T19:16:00Z"/>
          <w:rFonts w:asciiTheme="minorHAnsi" w:eastAsiaTheme="minorEastAsia" w:hAnsiTheme="minorHAnsi" w:cstheme="minorBidi"/>
          <w:noProof/>
          <w:kern w:val="2"/>
          <w:lang w:eastAsia="ja-JP"/>
          <w14:ligatures w14:val="standardContextual"/>
        </w:rPr>
      </w:pPr>
      <w:del w:id="544" w:author="Chuka Obi" w:date="2026-05-11T20:16:00Z" w16du:dateUtc="2026-05-11T19:16:00Z">
        <w:r w:rsidRPr="005C5BA1" w:rsidDel="005C5BA1">
          <w:rPr>
            <w:noProof/>
            <w:rPrChange w:id="545" w:author="Chuka Obi" w:date="2026-05-11T20:16:00Z" w16du:dateUtc="2026-05-11T19:16:00Z">
              <w:rPr>
                <w:rStyle w:val="Hyperlink"/>
                <w:noProof/>
              </w:rPr>
            </w:rPrChange>
          </w:rPr>
          <w:delText>9.3.1  Issuance and Amount</w:delText>
        </w:r>
        <w:r w:rsidRPr="00C9147E" w:rsidDel="005C5BA1">
          <w:rPr>
            <w:noProof/>
            <w:webHidden/>
          </w:rPr>
          <w:tab/>
          <w:delText>50</w:delText>
        </w:r>
      </w:del>
    </w:p>
    <w:p w14:paraId="7E46BF9A" w14:textId="31EB97EF" w:rsidR="00B50CF4" w:rsidRPr="00C9147E" w:rsidDel="005C5BA1" w:rsidRDefault="00B50CF4">
      <w:pPr>
        <w:pStyle w:val="TOC3"/>
        <w:tabs>
          <w:tab w:val="right" w:leader="dot" w:pos="9350"/>
        </w:tabs>
        <w:rPr>
          <w:del w:id="546" w:author="Chuka Obi" w:date="2026-05-11T20:16:00Z" w16du:dateUtc="2026-05-11T19:16:00Z"/>
          <w:rFonts w:asciiTheme="minorHAnsi" w:eastAsiaTheme="minorEastAsia" w:hAnsiTheme="minorHAnsi" w:cstheme="minorBidi"/>
          <w:noProof/>
          <w:kern w:val="2"/>
          <w:lang w:eastAsia="ja-JP"/>
          <w14:ligatures w14:val="standardContextual"/>
        </w:rPr>
      </w:pPr>
      <w:del w:id="547" w:author="Chuka Obi" w:date="2026-05-11T20:16:00Z" w16du:dateUtc="2026-05-11T19:16:00Z">
        <w:r w:rsidRPr="005C5BA1" w:rsidDel="005C5BA1">
          <w:rPr>
            <w:noProof/>
            <w:rPrChange w:id="548" w:author="Chuka Obi" w:date="2026-05-11T20:16:00Z" w16du:dateUtc="2026-05-11T19:16:00Z">
              <w:rPr>
                <w:rStyle w:val="Hyperlink"/>
                <w:noProof/>
              </w:rPr>
            </w:rPrChange>
          </w:rPr>
          <w:delText>9.3.3  Expiry</w:delText>
        </w:r>
        <w:r w:rsidRPr="00C9147E" w:rsidDel="005C5BA1">
          <w:rPr>
            <w:noProof/>
            <w:webHidden/>
          </w:rPr>
          <w:tab/>
          <w:delText>50</w:delText>
        </w:r>
      </w:del>
    </w:p>
    <w:p w14:paraId="7B3163E3" w14:textId="27C8D8AE" w:rsidR="00B50CF4" w:rsidDel="005C5BA1" w:rsidRDefault="00B50CF4">
      <w:pPr>
        <w:pStyle w:val="TOC3"/>
        <w:tabs>
          <w:tab w:val="right" w:leader="dot" w:pos="9350"/>
        </w:tabs>
        <w:rPr>
          <w:del w:id="549" w:author="Chuka Obi" w:date="2026-05-11T20:16:00Z" w16du:dateUtc="2026-05-11T19:16:00Z"/>
          <w:rFonts w:asciiTheme="minorHAnsi" w:eastAsiaTheme="minorEastAsia" w:hAnsiTheme="minorHAnsi" w:cstheme="minorBidi"/>
          <w:noProof/>
          <w:kern w:val="2"/>
          <w:lang w:eastAsia="ja-JP"/>
          <w14:ligatures w14:val="standardContextual"/>
        </w:rPr>
      </w:pPr>
      <w:del w:id="550" w:author="Chuka Obi" w:date="2026-05-11T20:16:00Z" w16du:dateUtc="2026-05-11T19:16:00Z">
        <w:r w:rsidRPr="005C5BA1" w:rsidDel="005C5BA1">
          <w:rPr>
            <w:noProof/>
            <w:rPrChange w:id="551" w:author="Chuka Obi" w:date="2026-05-11T20:16:00Z" w16du:dateUtc="2026-05-11T19:16:00Z">
              <w:rPr>
                <w:rStyle w:val="Hyperlink"/>
                <w:noProof/>
              </w:rPr>
            </w:rPrChange>
          </w:rPr>
          <w:delText>9.3.4  Owner’s Right to Draw</w:delText>
        </w:r>
        <w:r w:rsidRPr="00C9147E" w:rsidDel="005C5BA1">
          <w:rPr>
            <w:noProof/>
            <w:webHidden/>
          </w:rPr>
          <w:tab/>
          <w:delText>50</w:delText>
        </w:r>
      </w:del>
    </w:p>
    <w:p w14:paraId="30D1FFDD" w14:textId="2FC155FE" w:rsidR="00B50CF4" w:rsidDel="005C5BA1" w:rsidRDefault="00B50CF4">
      <w:pPr>
        <w:pStyle w:val="TOC2"/>
        <w:tabs>
          <w:tab w:val="right" w:leader="dot" w:pos="9350"/>
        </w:tabs>
        <w:rPr>
          <w:del w:id="552" w:author="Chuka Obi" w:date="2026-05-11T20:16:00Z" w16du:dateUtc="2026-05-11T19:16:00Z"/>
          <w:rFonts w:asciiTheme="minorHAnsi" w:eastAsiaTheme="minorEastAsia" w:hAnsiTheme="minorHAnsi" w:cstheme="minorBidi"/>
          <w:noProof/>
          <w:kern w:val="2"/>
          <w:lang w:eastAsia="ja-JP"/>
          <w14:ligatures w14:val="standardContextual"/>
        </w:rPr>
      </w:pPr>
      <w:del w:id="553" w:author="Chuka Obi" w:date="2026-05-11T20:16:00Z" w16du:dateUtc="2026-05-11T19:16:00Z">
        <w:r w:rsidRPr="005C5BA1" w:rsidDel="005C5BA1">
          <w:rPr>
            <w:noProof/>
            <w:rPrChange w:id="554" w:author="Chuka Obi" w:date="2026-05-11T20:16:00Z" w16du:dateUtc="2026-05-11T19:16:00Z">
              <w:rPr>
                <w:rStyle w:val="Hyperlink"/>
                <w:noProof/>
              </w:rPr>
            </w:rPrChange>
          </w:rPr>
          <w:delText>9.4  Performance Bond</w:delText>
        </w:r>
        <w:r w:rsidDel="005C5BA1">
          <w:rPr>
            <w:noProof/>
            <w:webHidden/>
          </w:rPr>
          <w:tab/>
          <w:delText>50</w:delText>
        </w:r>
      </w:del>
    </w:p>
    <w:p w14:paraId="035199A1" w14:textId="35FF9553" w:rsidR="00B50CF4" w:rsidDel="005C5BA1" w:rsidRDefault="00B50CF4">
      <w:pPr>
        <w:pStyle w:val="TOC3"/>
        <w:tabs>
          <w:tab w:val="right" w:leader="dot" w:pos="9350"/>
        </w:tabs>
        <w:rPr>
          <w:del w:id="555" w:author="Chuka Obi" w:date="2026-05-11T20:16:00Z" w16du:dateUtc="2026-05-11T19:16:00Z"/>
          <w:rFonts w:asciiTheme="minorHAnsi" w:eastAsiaTheme="minorEastAsia" w:hAnsiTheme="minorHAnsi" w:cstheme="minorBidi"/>
          <w:noProof/>
          <w:kern w:val="2"/>
          <w:lang w:eastAsia="ja-JP"/>
          <w14:ligatures w14:val="standardContextual"/>
        </w:rPr>
      </w:pPr>
      <w:del w:id="556" w:author="Chuka Obi" w:date="2026-05-11T20:16:00Z" w16du:dateUtc="2026-05-11T19:16:00Z">
        <w:r w:rsidRPr="005C5BA1" w:rsidDel="005C5BA1">
          <w:rPr>
            <w:noProof/>
            <w:rPrChange w:id="557" w:author="Chuka Obi" w:date="2026-05-11T20:16:00Z" w16du:dateUtc="2026-05-11T19:16:00Z">
              <w:rPr>
                <w:rStyle w:val="Hyperlink"/>
                <w:noProof/>
              </w:rPr>
            </w:rPrChange>
          </w:rPr>
          <w:delText>9.4.1  Issuance and Amount</w:delText>
        </w:r>
        <w:r w:rsidDel="005C5BA1">
          <w:rPr>
            <w:noProof/>
            <w:webHidden/>
          </w:rPr>
          <w:tab/>
          <w:delText>50</w:delText>
        </w:r>
      </w:del>
    </w:p>
    <w:p w14:paraId="6C7F6EE2" w14:textId="65BBD70E" w:rsidR="00B50CF4" w:rsidDel="005C5BA1" w:rsidRDefault="00B50CF4">
      <w:pPr>
        <w:pStyle w:val="TOC3"/>
        <w:tabs>
          <w:tab w:val="right" w:leader="dot" w:pos="9350"/>
        </w:tabs>
        <w:rPr>
          <w:del w:id="558" w:author="Chuka Obi" w:date="2026-05-11T20:16:00Z" w16du:dateUtc="2026-05-11T19:16:00Z"/>
          <w:rFonts w:asciiTheme="minorHAnsi" w:eastAsiaTheme="minorEastAsia" w:hAnsiTheme="minorHAnsi" w:cstheme="minorBidi"/>
          <w:noProof/>
          <w:kern w:val="2"/>
          <w:lang w:eastAsia="ja-JP"/>
          <w14:ligatures w14:val="standardContextual"/>
        </w:rPr>
      </w:pPr>
      <w:del w:id="559" w:author="Chuka Obi" w:date="2026-05-11T20:16:00Z" w16du:dateUtc="2026-05-11T19:16:00Z">
        <w:r w:rsidRPr="005C5BA1" w:rsidDel="005C5BA1">
          <w:rPr>
            <w:noProof/>
            <w:rPrChange w:id="560" w:author="Chuka Obi" w:date="2026-05-11T20:16:00Z" w16du:dateUtc="2026-05-11T19:16:00Z">
              <w:rPr>
                <w:rStyle w:val="Hyperlink"/>
                <w:noProof/>
              </w:rPr>
            </w:rPrChange>
          </w:rPr>
          <w:delText>9.4.2  Validity Period</w:delText>
        </w:r>
        <w:r w:rsidDel="005C5BA1">
          <w:rPr>
            <w:noProof/>
            <w:webHidden/>
          </w:rPr>
          <w:tab/>
          <w:delText>50</w:delText>
        </w:r>
      </w:del>
    </w:p>
    <w:p w14:paraId="6FCDB32F" w14:textId="48FB03DA" w:rsidR="00B50CF4" w:rsidDel="005C5BA1" w:rsidRDefault="00B50CF4">
      <w:pPr>
        <w:pStyle w:val="TOC3"/>
        <w:tabs>
          <w:tab w:val="right" w:leader="dot" w:pos="9350"/>
        </w:tabs>
        <w:rPr>
          <w:del w:id="561" w:author="Chuka Obi" w:date="2026-05-11T20:16:00Z" w16du:dateUtc="2026-05-11T19:16:00Z"/>
          <w:rFonts w:asciiTheme="minorHAnsi" w:eastAsiaTheme="minorEastAsia" w:hAnsiTheme="minorHAnsi" w:cstheme="minorBidi"/>
          <w:noProof/>
          <w:kern w:val="2"/>
          <w:lang w:eastAsia="ja-JP"/>
          <w14:ligatures w14:val="standardContextual"/>
        </w:rPr>
      </w:pPr>
      <w:del w:id="562" w:author="Chuka Obi" w:date="2026-05-11T20:16:00Z" w16du:dateUtc="2026-05-11T19:16:00Z">
        <w:r w:rsidRPr="005C5BA1" w:rsidDel="005C5BA1">
          <w:rPr>
            <w:noProof/>
            <w:rPrChange w:id="563" w:author="Chuka Obi" w:date="2026-05-11T20:16:00Z" w16du:dateUtc="2026-05-11T19:16:00Z">
              <w:rPr>
                <w:rStyle w:val="Hyperlink"/>
                <w:noProof/>
              </w:rPr>
            </w:rPrChange>
          </w:rPr>
          <w:delText>9.4.3  Transition to Retention Bond</w:delText>
        </w:r>
        <w:r w:rsidDel="005C5BA1">
          <w:rPr>
            <w:noProof/>
            <w:webHidden/>
          </w:rPr>
          <w:tab/>
          <w:delText>51</w:delText>
        </w:r>
      </w:del>
    </w:p>
    <w:p w14:paraId="4160162C" w14:textId="7CF6EEFB" w:rsidR="00B50CF4" w:rsidDel="005C5BA1" w:rsidRDefault="00B50CF4">
      <w:pPr>
        <w:pStyle w:val="TOC3"/>
        <w:tabs>
          <w:tab w:val="right" w:leader="dot" w:pos="9350"/>
        </w:tabs>
        <w:rPr>
          <w:del w:id="564" w:author="Chuka Obi" w:date="2026-05-11T20:16:00Z" w16du:dateUtc="2026-05-11T19:16:00Z"/>
          <w:rFonts w:asciiTheme="minorHAnsi" w:eastAsiaTheme="minorEastAsia" w:hAnsiTheme="minorHAnsi" w:cstheme="minorBidi"/>
          <w:noProof/>
          <w:kern w:val="2"/>
          <w:lang w:eastAsia="ja-JP"/>
          <w14:ligatures w14:val="standardContextual"/>
        </w:rPr>
      </w:pPr>
      <w:del w:id="565" w:author="Chuka Obi" w:date="2026-05-11T20:16:00Z" w16du:dateUtc="2026-05-11T19:16:00Z">
        <w:r w:rsidRPr="005C5BA1" w:rsidDel="005C5BA1">
          <w:rPr>
            <w:noProof/>
            <w:rPrChange w:id="566" w:author="Chuka Obi" w:date="2026-05-11T20:16:00Z" w16du:dateUtc="2026-05-11T19:16:00Z">
              <w:rPr>
                <w:rStyle w:val="Hyperlink"/>
                <w:noProof/>
              </w:rPr>
            </w:rPrChange>
          </w:rPr>
          <w:delText>9.4.4  Owner’s Right to Draw</w:delText>
        </w:r>
        <w:r w:rsidDel="005C5BA1">
          <w:rPr>
            <w:noProof/>
            <w:webHidden/>
          </w:rPr>
          <w:tab/>
          <w:delText>51</w:delText>
        </w:r>
      </w:del>
    </w:p>
    <w:p w14:paraId="1E3F78D1" w14:textId="6B44F7C9" w:rsidR="00B50CF4" w:rsidDel="005C5BA1" w:rsidRDefault="00B50CF4">
      <w:pPr>
        <w:pStyle w:val="TOC2"/>
        <w:tabs>
          <w:tab w:val="right" w:leader="dot" w:pos="9350"/>
        </w:tabs>
        <w:rPr>
          <w:del w:id="567" w:author="Chuka Obi" w:date="2026-05-11T20:16:00Z" w16du:dateUtc="2026-05-11T19:16:00Z"/>
          <w:rFonts w:asciiTheme="minorHAnsi" w:eastAsiaTheme="minorEastAsia" w:hAnsiTheme="minorHAnsi" w:cstheme="minorBidi"/>
          <w:noProof/>
          <w:kern w:val="2"/>
          <w:lang w:eastAsia="ja-JP"/>
          <w14:ligatures w14:val="standardContextual"/>
        </w:rPr>
      </w:pPr>
      <w:del w:id="568" w:author="Chuka Obi" w:date="2026-05-11T20:16:00Z" w16du:dateUtc="2026-05-11T19:16:00Z">
        <w:r w:rsidRPr="005C5BA1" w:rsidDel="005C5BA1">
          <w:rPr>
            <w:noProof/>
            <w:rPrChange w:id="569" w:author="Chuka Obi" w:date="2026-05-11T20:16:00Z" w16du:dateUtc="2026-05-11T19:16:00Z">
              <w:rPr>
                <w:rStyle w:val="Hyperlink"/>
                <w:noProof/>
              </w:rPr>
            </w:rPrChange>
          </w:rPr>
          <w:delText>9.5  Retention Bond</w:delText>
        </w:r>
        <w:r w:rsidDel="005C5BA1">
          <w:rPr>
            <w:noProof/>
            <w:webHidden/>
          </w:rPr>
          <w:tab/>
          <w:delText>51</w:delText>
        </w:r>
      </w:del>
    </w:p>
    <w:p w14:paraId="040AB3CF" w14:textId="14AF49F9" w:rsidR="00B50CF4" w:rsidDel="005C5BA1" w:rsidRDefault="00B50CF4">
      <w:pPr>
        <w:pStyle w:val="TOC3"/>
        <w:tabs>
          <w:tab w:val="right" w:leader="dot" w:pos="9350"/>
        </w:tabs>
        <w:rPr>
          <w:del w:id="570" w:author="Chuka Obi" w:date="2026-05-11T20:16:00Z" w16du:dateUtc="2026-05-11T19:16:00Z"/>
          <w:rFonts w:asciiTheme="minorHAnsi" w:eastAsiaTheme="minorEastAsia" w:hAnsiTheme="minorHAnsi" w:cstheme="minorBidi"/>
          <w:noProof/>
          <w:kern w:val="2"/>
          <w:lang w:eastAsia="ja-JP"/>
          <w14:ligatures w14:val="standardContextual"/>
        </w:rPr>
      </w:pPr>
      <w:del w:id="571" w:author="Chuka Obi" w:date="2026-05-11T20:16:00Z" w16du:dateUtc="2026-05-11T19:16:00Z">
        <w:r w:rsidRPr="005C5BA1" w:rsidDel="005C5BA1">
          <w:rPr>
            <w:noProof/>
            <w:rPrChange w:id="572" w:author="Chuka Obi" w:date="2026-05-11T20:16:00Z" w16du:dateUtc="2026-05-11T19:16:00Z">
              <w:rPr>
                <w:rStyle w:val="Hyperlink"/>
                <w:noProof/>
              </w:rPr>
            </w:rPrChange>
          </w:rPr>
          <w:delText>9.5.1  Issuance and Amount</w:delText>
        </w:r>
        <w:r w:rsidDel="005C5BA1">
          <w:rPr>
            <w:noProof/>
            <w:webHidden/>
          </w:rPr>
          <w:tab/>
          <w:delText>51</w:delText>
        </w:r>
      </w:del>
    </w:p>
    <w:p w14:paraId="29A0C36C" w14:textId="58D26070" w:rsidR="00B50CF4" w:rsidDel="005C5BA1" w:rsidRDefault="00B50CF4">
      <w:pPr>
        <w:pStyle w:val="TOC3"/>
        <w:tabs>
          <w:tab w:val="right" w:leader="dot" w:pos="9350"/>
        </w:tabs>
        <w:rPr>
          <w:del w:id="573" w:author="Chuka Obi" w:date="2026-05-11T20:16:00Z" w16du:dateUtc="2026-05-11T19:16:00Z"/>
          <w:rFonts w:asciiTheme="minorHAnsi" w:eastAsiaTheme="minorEastAsia" w:hAnsiTheme="minorHAnsi" w:cstheme="minorBidi"/>
          <w:noProof/>
          <w:kern w:val="2"/>
          <w:lang w:eastAsia="ja-JP"/>
          <w14:ligatures w14:val="standardContextual"/>
        </w:rPr>
      </w:pPr>
      <w:del w:id="574" w:author="Chuka Obi" w:date="2026-05-11T20:16:00Z" w16du:dateUtc="2026-05-11T19:16:00Z">
        <w:r w:rsidRPr="005C5BA1" w:rsidDel="005C5BA1">
          <w:rPr>
            <w:noProof/>
            <w:rPrChange w:id="575" w:author="Chuka Obi" w:date="2026-05-11T20:16:00Z" w16du:dateUtc="2026-05-11T19:16:00Z">
              <w:rPr>
                <w:rStyle w:val="Hyperlink"/>
                <w:noProof/>
              </w:rPr>
            </w:rPrChange>
          </w:rPr>
          <w:delText>9.5.2  Retention Bond Delivery</w:delText>
        </w:r>
        <w:r w:rsidDel="005C5BA1">
          <w:rPr>
            <w:noProof/>
            <w:webHidden/>
          </w:rPr>
          <w:tab/>
          <w:delText>51</w:delText>
        </w:r>
      </w:del>
    </w:p>
    <w:p w14:paraId="1775DB0E" w14:textId="7A6AB2F6" w:rsidR="00B50CF4" w:rsidDel="005C5BA1" w:rsidRDefault="00B50CF4">
      <w:pPr>
        <w:pStyle w:val="TOC3"/>
        <w:tabs>
          <w:tab w:val="right" w:leader="dot" w:pos="9350"/>
        </w:tabs>
        <w:rPr>
          <w:del w:id="576" w:author="Chuka Obi" w:date="2026-05-11T20:16:00Z" w16du:dateUtc="2026-05-11T19:16:00Z"/>
          <w:rFonts w:asciiTheme="minorHAnsi" w:eastAsiaTheme="minorEastAsia" w:hAnsiTheme="minorHAnsi" w:cstheme="minorBidi"/>
          <w:noProof/>
          <w:kern w:val="2"/>
          <w:lang w:eastAsia="ja-JP"/>
          <w14:ligatures w14:val="standardContextual"/>
        </w:rPr>
      </w:pPr>
      <w:del w:id="577" w:author="Chuka Obi" w:date="2026-05-11T20:16:00Z" w16du:dateUtc="2026-05-11T19:16:00Z">
        <w:r w:rsidRPr="005C5BA1" w:rsidDel="005C5BA1">
          <w:rPr>
            <w:noProof/>
            <w:rPrChange w:id="578" w:author="Chuka Obi" w:date="2026-05-11T20:16:00Z" w16du:dateUtc="2026-05-11T19:16:00Z">
              <w:rPr>
                <w:rStyle w:val="Hyperlink"/>
                <w:noProof/>
              </w:rPr>
            </w:rPrChange>
          </w:rPr>
          <w:delText>9.5.3  Validity Period</w:delText>
        </w:r>
        <w:r w:rsidDel="005C5BA1">
          <w:rPr>
            <w:noProof/>
            <w:webHidden/>
          </w:rPr>
          <w:tab/>
          <w:delText>52</w:delText>
        </w:r>
      </w:del>
    </w:p>
    <w:p w14:paraId="1F61733E" w14:textId="0F29DF90" w:rsidR="00B50CF4" w:rsidDel="005C5BA1" w:rsidRDefault="00B50CF4">
      <w:pPr>
        <w:pStyle w:val="TOC3"/>
        <w:tabs>
          <w:tab w:val="right" w:leader="dot" w:pos="9350"/>
        </w:tabs>
        <w:rPr>
          <w:del w:id="579" w:author="Chuka Obi" w:date="2026-05-11T20:16:00Z" w16du:dateUtc="2026-05-11T19:16:00Z"/>
          <w:rFonts w:asciiTheme="minorHAnsi" w:eastAsiaTheme="minorEastAsia" w:hAnsiTheme="minorHAnsi" w:cstheme="minorBidi"/>
          <w:noProof/>
          <w:kern w:val="2"/>
          <w:lang w:eastAsia="ja-JP"/>
          <w14:ligatures w14:val="standardContextual"/>
        </w:rPr>
      </w:pPr>
      <w:del w:id="580" w:author="Chuka Obi" w:date="2026-05-11T20:16:00Z" w16du:dateUtc="2026-05-11T19:16:00Z">
        <w:r w:rsidRPr="005C5BA1" w:rsidDel="005C5BA1">
          <w:rPr>
            <w:noProof/>
            <w:rPrChange w:id="581" w:author="Chuka Obi" w:date="2026-05-11T20:16:00Z" w16du:dateUtc="2026-05-11T19:16:00Z">
              <w:rPr>
                <w:rStyle w:val="Hyperlink"/>
                <w:noProof/>
              </w:rPr>
            </w:rPrChange>
          </w:rPr>
          <w:delText>9.5.4  Owner’s Right to Draw</w:delText>
        </w:r>
        <w:r w:rsidDel="005C5BA1">
          <w:rPr>
            <w:noProof/>
            <w:webHidden/>
          </w:rPr>
          <w:tab/>
          <w:delText>52</w:delText>
        </w:r>
      </w:del>
    </w:p>
    <w:p w14:paraId="788ECC1D" w14:textId="0AEA3923" w:rsidR="00B50CF4" w:rsidDel="005C5BA1" w:rsidRDefault="00B50CF4">
      <w:pPr>
        <w:pStyle w:val="TOC2"/>
        <w:tabs>
          <w:tab w:val="right" w:leader="dot" w:pos="9350"/>
        </w:tabs>
        <w:rPr>
          <w:del w:id="582" w:author="Chuka Obi" w:date="2026-05-11T20:16:00Z" w16du:dateUtc="2026-05-11T19:16:00Z"/>
          <w:rFonts w:asciiTheme="minorHAnsi" w:eastAsiaTheme="minorEastAsia" w:hAnsiTheme="minorHAnsi" w:cstheme="minorBidi"/>
          <w:noProof/>
          <w:kern w:val="2"/>
          <w:lang w:eastAsia="ja-JP"/>
          <w14:ligatures w14:val="standardContextual"/>
        </w:rPr>
      </w:pPr>
      <w:del w:id="583" w:author="Chuka Obi" w:date="2026-05-11T20:16:00Z" w16du:dateUtc="2026-05-11T19:16:00Z">
        <w:r w:rsidRPr="005C5BA1" w:rsidDel="005C5BA1">
          <w:rPr>
            <w:noProof/>
            <w:rPrChange w:id="584" w:author="Chuka Obi" w:date="2026-05-11T20:16:00Z" w16du:dateUtc="2026-05-11T19:16:00Z">
              <w:rPr>
                <w:rStyle w:val="Hyperlink"/>
                <w:noProof/>
              </w:rPr>
            </w:rPrChange>
          </w:rPr>
          <w:delText>9.6  General Provisions Applicable to All Guarantees</w:delText>
        </w:r>
        <w:r w:rsidDel="005C5BA1">
          <w:rPr>
            <w:noProof/>
            <w:webHidden/>
          </w:rPr>
          <w:tab/>
          <w:delText>52</w:delText>
        </w:r>
      </w:del>
    </w:p>
    <w:p w14:paraId="19397663" w14:textId="2501968C" w:rsidR="00B50CF4" w:rsidDel="005C5BA1" w:rsidRDefault="00B50CF4">
      <w:pPr>
        <w:pStyle w:val="TOC2"/>
        <w:tabs>
          <w:tab w:val="right" w:leader="dot" w:pos="9350"/>
        </w:tabs>
        <w:rPr>
          <w:del w:id="585" w:author="Chuka Obi" w:date="2026-05-11T20:16:00Z" w16du:dateUtc="2026-05-11T19:16:00Z"/>
          <w:rFonts w:asciiTheme="minorHAnsi" w:eastAsiaTheme="minorEastAsia" w:hAnsiTheme="minorHAnsi" w:cstheme="minorBidi"/>
          <w:noProof/>
          <w:kern w:val="2"/>
          <w:lang w:eastAsia="ja-JP"/>
          <w14:ligatures w14:val="standardContextual"/>
        </w:rPr>
      </w:pPr>
      <w:del w:id="586" w:author="Chuka Obi" w:date="2026-05-11T20:16:00Z" w16du:dateUtc="2026-05-11T19:16:00Z">
        <w:r w:rsidRPr="005C5BA1" w:rsidDel="005C5BA1">
          <w:rPr>
            <w:noProof/>
            <w:rPrChange w:id="587" w:author="Chuka Obi" w:date="2026-05-11T20:16:00Z" w16du:dateUtc="2026-05-11T19:16:00Z">
              <w:rPr>
                <w:rStyle w:val="Hyperlink"/>
                <w:noProof/>
              </w:rPr>
            </w:rPrChange>
          </w:rPr>
          <w:delText>9.7  Owner’s Insurance</w:delText>
        </w:r>
        <w:r w:rsidDel="005C5BA1">
          <w:rPr>
            <w:noProof/>
            <w:webHidden/>
          </w:rPr>
          <w:tab/>
          <w:delText>53</w:delText>
        </w:r>
      </w:del>
    </w:p>
    <w:p w14:paraId="4C7F8590" w14:textId="57C3529A" w:rsidR="00B50CF4" w:rsidDel="005C5BA1" w:rsidRDefault="00B50CF4">
      <w:pPr>
        <w:pStyle w:val="TOC1"/>
        <w:tabs>
          <w:tab w:val="right" w:leader="dot" w:pos="9350"/>
        </w:tabs>
        <w:rPr>
          <w:del w:id="588" w:author="Chuka Obi" w:date="2026-05-11T20:16:00Z" w16du:dateUtc="2026-05-11T19:16:00Z"/>
          <w:rFonts w:asciiTheme="minorHAnsi" w:eastAsiaTheme="minorEastAsia" w:hAnsiTheme="minorHAnsi" w:cstheme="minorBidi"/>
          <w:noProof/>
          <w:kern w:val="2"/>
          <w:lang w:eastAsia="ja-JP"/>
          <w14:ligatures w14:val="standardContextual"/>
        </w:rPr>
      </w:pPr>
      <w:del w:id="589" w:author="Chuka Obi" w:date="2026-05-11T20:16:00Z" w16du:dateUtc="2026-05-11T19:16:00Z">
        <w:r w:rsidRPr="005C5BA1" w:rsidDel="005C5BA1">
          <w:rPr>
            <w:noProof/>
            <w:rPrChange w:id="590" w:author="Chuka Obi" w:date="2026-05-11T20:16:00Z" w16du:dateUtc="2026-05-11T19:16:00Z">
              <w:rPr>
                <w:rStyle w:val="Hyperlink"/>
                <w:noProof/>
              </w:rPr>
            </w:rPrChange>
          </w:rPr>
          <w:delText>10. OWNERSHIP OF DOCUMENTATION AND INTELLECTUAL PROPERTY</w:delText>
        </w:r>
        <w:r w:rsidDel="005C5BA1">
          <w:rPr>
            <w:noProof/>
            <w:webHidden/>
          </w:rPr>
          <w:tab/>
          <w:delText>54</w:delText>
        </w:r>
      </w:del>
    </w:p>
    <w:p w14:paraId="5333B7BC" w14:textId="2023F255" w:rsidR="00B50CF4" w:rsidDel="005C5BA1" w:rsidRDefault="00B50CF4">
      <w:pPr>
        <w:pStyle w:val="TOC2"/>
        <w:tabs>
          <w:tab w:val="right" w:leader="dot" w:pos="9350"/>
        </w:tabs>
        <w:rPr>
          <w:del w:id="591" w:author="Chuka Obi" w:date="2026-05-11T20:16:00Z" w16du:dateUtc="2026-05-11T19:16:00Z"/>
          <w:rFonts w:asciiTheme="minorHAnsi" w:eastAsiaTheme="minorEastAsia" w:hAnsiTheme="minorHAnsi" w:cstheme="minorBidi"/>
          <w:noProof/>
          <w:kern w:val="2"/>
          <w:lang w:eastAsia="ja-JP"/>
          <w14:ligatures w14:val="standardContextual"/>
        </w:rPr>
      </w:pPr>
      <w:del w:id="592" w:author="Chuka Obi" w:date="2026-05-11T20:16:00Z" w16du:dateUtc="2026-05-11T19:16:00Z">
        <w:r w:rsidRPr="005C5BA1" w:rsidDel="005C5BA1">
          <w:rPr>
            <w:noProof/>
            <w:rPrChange w:id="593" w:author="Chuka Obi" w:date="2026-05-11T20:16:00Z" w16du:dateUtc="2026-05-11T19:16:00Z">
              <w:rPr>
                <w:rStyle w:val="Hyperlink"/>
                <w:noProof/>
              </w:rPr>
            </w:rPrChange>
          </w:rPr>
          <w:delText>10.1  Work Product</w:delText>
        </w:r>
        <w:r w:rsidDel="005C5BA1">
          <w:rPr>
            <w:noProof/>
            <w:webHidden/>
          </w:rPr>
          <w:tab/>
          <w:delText>54</w:delText>
        </w:r>
      </w:del>
    </w:p>
    <w:p w14:paraId="021C79A6" w14:textId="5C80DCFC" w:rsidR="00B50CF4" w:rsidDel="005C5BA1" w:rsidRDefault="00B50CF4">
      <w:pPr>
        <w:pStyle w:val="TOC2"/>
        <w:tabs>
          <w:tab w:val="right" w:leader="dot" w:pos="9350"/>
        </w:tabs>
        <w:rPr>
          <w:del w:id="594" w:author="Chuka Obi" w:date="2026-05-11T20:16:00Z" w16du:dateUtc="2026-05-11T19:16:00Z"/>
          <w:rFonts w:asciiTheme="minorHAnsi" w:eastAsiaTheme="minorEastAsia" w:hAnsiTheme="minorHAnsi" w:cstheme="minorBidi"/>
          <w:noProof/>
          <w:kern w:val="2"/>
          <w:lang w:eastAsia="ja-JP"/>
          <w14:ligatures w14:val="standardContextual"/>
        </w:rPr>
      </w:pPr>
      <w:del w:id="595" w:author="Chuka Obi" w:date="2026-05-11T20:16:00Z" w16du:dateUtc="2026-05-11T19:16:00Z">
        <w:r w:rsidRPr="005C5BA1" w:rsidDel="005C5BA1">
          <w:rPr>
            <w:noProof/>
            <w:rPrChange w:id="596" w:author="Chuka Obi" w:date="2026-05-11T20:16:00Z" w16du:dateUtc="2026-05-11T19:16:00Z">
              <w:rPr>
                <w:rStyle w:val="Hyperlink"/>
                <w:noProof/>
              </w:rPr>
            </w:rPrChange>
          </w:rPr>
          <w:delText>10.2  Contractor’s Pre-Existing IP</w:delText>
        </w:r>
        <w:r w:rsidDel="005C5BA1">
          <w:rPr>
            <w:noProof/>
            <w:webHidden/>
          </w:rPr>
          <w:tab/>
          <w:delText>54</w:delText>
        </w:r>
      </w:del>
    </w:p>
    <w:p w14:paraId="19737A52" w14:textId="0FD66545" w:rsidR="00B50CF4" w:rsidDel="005C5BA1" w:rsidRDefault="00B50CF4">
      <w:pPr>
        <w:pStyle w:val="TOC2"/>
        <w:tabs>
          <w:tab w:val="right" w:leader="dot" w:pos="9350"/>
        </w:tabs>
        <w:rPr>
          <w:del w:id="597" w:author="Chuka Obi" w:date="2026-05-11T20:16:00Z" w16du:dateUtc="2026-05-11T19:16:00Z"/>
          <w:rFonts w:asciiTheme="minorHAnsi" w:eastAsiaTheme="minorEastAsia" w:hAnsiTheme="minorHAnsi" w:cstheme="minorBidi"/>
          <w:noProof/>
          <w:kern w:val="2"/>
          <w:lang w:eastAsia="ja-JP"/>
          <w14:ligatures w14:val="standardContextual"/>
        </w:rPr>
      </w:pPr>
      <w:del w:id="598" w:author="Chuka Obi" w:date="2026-05-11T20:16:00Z" w16du:dateUtc="2026-05-11T19:16:00Z">
        <w:r w:rsidRPr="005C5BA1" w:rsidDel="005C5BA1">
          <w:rPr>
            <w:noProof/>
            <w:rPrChange w:id="599" w:author="Chuka Obi" w:date="2026-05-11T20:16:00Z" w16du:dateUtc="2026-05-11T19:16:00Z">
              <w:rPr>
                <w:rStyle w:val="Hyperlink"/>
                <w:noProof/>
              </w:rPr>
            </w:rPrChange>
          </w:rPr>
          <w:delText>10.3  Documentation Deliverables</w:delText>
        </w:r>
        <w:r w:rsidDel="005C5BA1">
          <w:rPr>
            <w:noProof/>
            <w:webHidden/>
          </w:rPr>
          <w:tab/>
          <w:delText>54</w:delText>
        </w:r>
      </w:del>
    </w:p>
    <w:p w14:paraId="7E286B49" w14:textId="6599E245" w:rsidR="00B50CF4" w:rsidDel="005C5BA1" w:rsidRDefault="00B50CF4">
      <w:pPr>
        <w:pStyle w:val="TOC1"/>
        <w:tabs>
          <w:tab w:val="right" w:leader="dot" w:pos="9350"/>
        </w:tabs>
        <w:rPr>
          <w:del w:id="600" w:author="Chuka Obi" w:date="2026-05-11T20:16:00Z" w16du:dateUtc="2026-05-11T19:16:00Z"/>
          <w:rFonts w:asciiTheme="minorHAnsi" w:eastAsiaTheme="minorEastAsia" w:hAnsiTheme="minorHAnsi" w:cstheme="minorBidi"/>
          <w:noProof/>
          <w:kern w:val="2"/>
          <w:lang w:eastAsia="ja-JP"/>
          <w14:ligatures w14:val="standardContextual"/>
        </w:rPr>
      </w:pPr>
      <w:del w:id="601" w:author="Chuka Obi" w:date="2026-05-11T20:16:00Z" w16du:dateUtc="2026-05-11T19:16:00Z">
        <w:r w:rsidRPr="005C5BA1" w:rsidDel="005C5BA1">
          <w:rPr>
            <w:noProof/>
            <w:rPrChange w:id="602" w:author="Chuka Obi" w:date="2026-05-11T20:16:00Z" w16du:dateUtc="2026-05-11T19:16:00Z">
              <w:rPr>
                <w:rStyle w:val="Hyperlink"/>
                <w:noProof/>
              </w:rPr>
            </w:rPrChange>
          </w:rPr>
          <w:delText>11. COMPLETION</w:delText>
        </w:r>
        <w:r w:rsidDel="005C5BA1">
          <w:rPr>
            <w:noProof/>
            <w:webHidden/>
          </w:rPr>
          <w:tab/>
          <w:delText>55</w:delText>
        </w:r>
      </w:del>
    </w:p>
    <w:p w14:paraId="6FA8DC02" w14:textId="02032703" w:rsidR="00B50CF4" w:rsidDel="005C5BA1" w:rsidRDefault="00B50CF4">
      <w:pPr>
        <w:pStyle w:val="TOC2"/>
        <w:tabs>
          <w:tab w:val="right" w:leader="dot" w:pos="9350"/>
        </w:tabs>
        <w:rPr>
          <w:del w:id="603" w:author="Chuka Obi" w:date="2026-05-11T20:16:00Z" w16du:dateUtc="2026-05-11T19:16:00Z"/>
          <w:rFonts w:asciiTheme="minorHAnsi" w:eastAsiaTheme="minorEastAsia" w:hAnsiTheme="minorHAnsi" w:cstheme="minorBidi"/>
          <w:noProof/>
          <w:kern w:val="2"/>
          <w:lang w:eastAsia="ja-JP"/>
          <w14:ligatures w14:val="standardContextual"/>
        </w:rPr>
      </w:pPr>
      <w:del w:id="604" w:author="Chuka Obi" w:date="2026-05-11T20:16:00Z" w16du:dateUtc="2026-05-11T19:16:00Z">
        <w:r w:rsidRPr="005C5BA1" w:rsidDel="005C5BA1">
          <w:rPr>
            <w:noProof/>
            <w:rPrChange w:id="605" w:author="Chuka Obi" w:date="2026-05-11T20:16:00Z" w16du:dateUtc="2026-05-11T19:16:00Z">
              <w:rPr>
                <w:rStyle w:val="Hyperlink"/>
                <w:noProof/>
              </w:rPr>
            </w:rPrChange>
          </w:rPr>
          <w:delText>11.1  Ready for Start-Up (RFSU)</w:delText>
        </w:r>
        <w:r w:rsidDel="005C5BA1">
          <w:rPr>
            <w:noProof/>
            <w:webHidden/>
          </w:rPr>
          <w:tab/>
          <w:delText>55</w:delText>
        </w:r>
      </w:del>
    </w:p>
    <w:p w14:paraId="3C0D28BF" w14:textId="0018F53D" w:rsidR="00B50CF4" w:rsidDel="005C5BA1" w:rsidRDefault="00B50CF4">
      <w:pPr>
        <w:pStyle w:val="TOC2"/>
        <w:tabs>
          <w:tab w:val="right" w:leader="dot" w:pos="9350"/>
        </w:tabs>
        <w:rPr>
          <w:del w:id="606" w:author="Chuka Obi" w:date="2026-05-11T20:16:00Z" w16du:dateUtc="2026-05-11T19:16:00Z"/>
          <w:rFonts w:asciiTheme="minorHAnsi" w:eastAsiaTheme="minorEastAsia" w:hAnsiTheme="minorHAnsi" w:cstheme="minorBidi"/>
          <w:noProof/>
          <w:kern w:val="2"/>
          <w:lang w:eastAsia="ja-JP"/>
          <w14:ligatures w14:val="standardContextual"/>
        </w:rPr>
      </w:pPr>
      <w:del w:id="607" w:author="Chuka Obi" w:date="2026-05-11T20:16:00Z" w16du:dateUtc="2026-05-11T19:16:00Z">
        <w:r w:rsidRPr="005C5BA1" w:rsidDel="005C5BA1">
          <w:rPr>
            <w:noProof/>
            <w:rPrChange w:id="608" w:author="Chuka Obi" w:date="2026-05-11T20:16:00Z" w16du:dateUtc="2026-05-11T19:16:00Z">
              <w:rPr>
                <w:rStyle w:val="Hyperlink"/>
                <w:noProof/>
              </w:rPr>
            </w:rPrChange>
          </w:rPr>
          <w:delText>11.2  Substantial Completion</w:delText>
        </w:r>
        <w:r w:rsidDel="005C5BA1">
          <w:rPr>
            <w:noProof/>
            <w:webHidden/>
          </w:rPr>
          <w:tab/>
          <w:delText>55</w:delText>
        </w:r>
      </w:del>
    </w:p>
    <w:p w14:paraId="5FE0F024" w14:textId="6BD37369" w:rsidR="00B50CF4" w:rsidDel="005C5BA1" w:rsidRDefault="00B50CF4">
      <w:pPr>
        <w:pStyle w:val="TOC2"/>
        <w:tabs>
          <w:tab w:val="right" w:leader="dot" w:pos="9350"/>
        </w:tabs>
        <w:rPr>
          <w:del w:id="609" w:author="Chuka Obi" w:date="2026-05-11T20:16:00Z" w16du:dateUtc="2026-05-11T19:16:00Z"/>
          <w:rFonts w:asciiTheme="minorHAnsi" w:eastAsiaTheme="minorEastAsia" w:hAnsiTheme="minorHAnsi" w:cstheme="minorBidi"/>
          <w:noProof/>
          <w:kern w:val="2"/>
          <w:lang w:eastAsia="ja-JP"/>
          <w14:ligatures w14:val="standardContextual"/>
        </w:rPr>
      </w:pPr>
      <w:del w:id="610" w:author="Chuka Obi" w:date="2026-05-11T20:16:00Z" w16du:dateUtc="2026-05-11T19:16:00Z">
        <w:r w:rsidRPr="005C5BA1" w:rsidDel="005C5BA1">
          <w:rPr>
            <w:noProof/>
            <w:rPrChange w:id="611" w:author="Chuka Obi" w:date="2026-05-11T20:16:00Z" w16du:dateUtc="2026-05-11T19:16:00Z">
              <w:rPr>
                <w:rStyle w:val="Hyperlink"/>
                <w:noProof/>
              </w:rPr>
            </w:rPrChange>
          </w:rPr>
          <w:delText>11.3  Performance Test</w:delText>
        </w:r>
        <w:r w:rsidDel="005C5BA1">
          <w:rPr>
            <w:noProof/>
            <w:webHidden/>
          </w:rPr>
          <w:tab/>
          <w:delText>55</w:delText>
        </w:r>
      </w:del>
    </w:p>
    <w:p w14:paraId="53697D3A" w14:textId="27404BC7" w:rsidR="00B50CF4" w:rsidDel="005C5BA1" w:rsidRDefault="00B50CF4">
      <w:pPr>
        <w:pStyle w:val="TOC2"/>
        <w:tabs>
          <w:tab w:val="right" w:leader="dot" w:pos="9350"/>
        </w:tabs>
        <w:rPr>
          <w:del w:id="612" w:author="Chuka Obi" w:date="2026-05-11T20:16:00Z" w16du:dateUtc="2026-05-11T19:16:00Z"/>
          <w:rFonts w:asciiTheme="minorHAnsi" w:eastAsiaTheme="minorEastAsia" w:hAnsiTheme="minorHAnsi" w:cstheme="minorBidi"/>
          <w:noProof/>
          <w:kern w:val="2"/>
          <w:lang w:eastAsia="ja-JP"/>
          <w14:ligatures w14:val="standardContextual"/>
        </w:rPr>
      </w:pPr>
      <w:del w:id="613" w:author="Chuka Obi" w:date="2026-05-11T20:16:00Z" w16du:dateUtc="2026-05-11T19:16:00Z">
        <w:r w:rsidRPr="005C5BA1" w:rsidDel="005C5BA1">
          <w:rPr>
            <w:noProof/>
            <w:rPrChange w:id="614" w:author="Chuka Obi" w:date="2026-05-11T20:16:00Z" w16du:dateUtc="2026-05-11T19:16:00Z">
              <w:rPr>
                <w:rStyle w:val="Hyperlink"/>
                <w:noProof/>
              </w:rPr>
            </w:rPrChange>
          </w:rPr>
          <w:delText>11.4  Punchlist</w:delText>
        </w:r>
        <w:r w:rsidDel="005C5BA1">
          <w:rPr>
            <w:noProof/>
            <w:webHidden/>
          </w:rPr>
          <w:tab/>
          <w:delText>56</w:delText>
        </w:r>
      </w:del>
    </w:p>
    <w:p w14:paraId="10F60658" w14:textId="7F606E94" w:rsidR="00B50CF4" w:rsidDel="005C5BA1" w:rsidRDefault="00B50CF4">
      <w:pPr>
        <w:pStyle w:val="TOC2"/>
        <w:tabs>
          <w:tab w:val="right" w:leader="dot" w:pos="9350"/>
        </w:tabs>
        <w:rPr>
          <w:del w:id="615" w:author="Chuka Obi" w:date="2026-05-11T20:16:00Z" w16du:dateUtc="2026-05-11T19:16:00Z"/>
          <w:rFonts w:asciiTheme="minorHAnsi" w:eastAsiaTheme="minorEastAsia" w:hAnsiTheme="minorHAnsi" w:cstheme="minorBidi"/>
          <w:noProof/>
          <w:kern w:val="2"/>
          <w:lang w:eastAsia="ja-JP"/>
          <w14:ligatures w14:val="standardContextual"/>
        </w:rPr>
      </w:pPr>
      <w:del w:id="616" w:author="Chuka Obi" w:date="2026-05-11T20:16:00Z" w16du:dateUtc="2026-05-11T19:16:00Z">
        <w:r w:rsidRPr="005C5BA1" w:rsidDel="005C5BA1">
          <w:rPr>
            <w:noProof/>
            <w:rPrChange w:id="617" w:author="Chuka Obi" w:date="2026-05-11T20:16:00Z" w16du:dateUtc="2026-05-11T19:16:00Z">
              <w:rPr>
                <w:rStyle w:val="Hyperlink"/>
                <w:noProof/>
              </w:rPr>
            </w:rPrChange>
          </w:rPr>
          <w:delText>11.5  Final Completion</w:delText>
        </w:r>
        <w:r w:rsidDel="005C5BA1">
          <w:rPr>
            <w:noProof/>
            <w:webHidden/>
          </w:rPr>
          <w:tab/>
          <w:delText>57</w:delText>
        </w:r>
      </w:del>
    </w:p>
    <w:p w14:paraId="495E2381" w14:textId="72113D47" w:rsidR="00B50CF4" w:rsidDel="005C5BA1" w:rsidRDefault="00B50CF4">
      <w:pPr>
        <w:pStyle w:val="TOC2"/>
        <w:tabs>
          <w:tab w:val="right" w:leader="dot" w:pos="9350"/>
        </w:tabs>
        <w:rPr>
          <w:del w:id="618" w:author="Chuka Obi" w:date="2026-05-11T20:16:00Z" w16du:dateUtc="2026-05-11T19:16:00Z"/>
          <w:rFonts w:asciiTheme="minorHAnsi" w:eastAsiaTheme="minorEastAsia" w:hAnsiTheme="minorHAnsi" w:cstheme="minorBidi"/>
          <w:noProof/>
          <w:kern w:val="2"/>
          <w:lang w:eastAsia="ja-JP"/>
          <w14:ligatures w14:val="standardContextual"/>
        </w:rPr>
      </w:pPr>
      <w:del w:id="619" w:author="Chuka Obi" w:date="2026-05-11T20:16:00Z" w16du:dateUtc="2026-05-11T19:16:00Z">
        <w:r w:rsidRPr="005C5BA1" w:rsidDel="005C5BA1">
          <w:rPr>
            <w:noProof/>
            <w:rPrChange w:id="620" w:author="Chuka Obi" w:date="2026-05-11T20:16:00Z" w16du:dateUtc="2026-05-11T19:16:00Z">
              <w:rPr>
                <w:rStyle w:val="Hyperlink"/>
                <w:noProof/>
              </w:rPr>
            </w:rPrChange>
          </w:rPr>
          <w:delText>11.6  Consequences of Failure to Achieve Substantial Completion</w:delText>
        </w:r>
        <w:r w:rsidDel="005C5BA1">
          <w:rPr>
            <w:noProof/>
            <w:webHidden/>
          </w:rPr>
          <w:tab/>
          <w:delText>57</w:delText>
        </w:r>
      </w:del>
    </w:p>
    <w:p w14:paraId="3B84D4EB" w14:textId="387BF4E0" w:rsidR="00B50CF4" w:rsidDel="005C5BA1" w:rsidRDefault="00B50CF4">
      <w:pPr>
        <w:pStyle w:val="TOC2"/>
        <w:tabs>
          <w:tab w:val="right" w:leader="dot" w:pos="9350"/>
        </w:tabs>
        <w:rPr>
          <w:del w:id="621" w:author="Chuka Obi" w:date="2026-05-11T20:16:00Z" w16du:dateUtc="2026-05-11T19:16:00Z"/>
          <w:rFonts w:asciiTheme="minorHAnsi" w:eastAsiaTheme="minorEastAsia" w:hAnsiTheme="minorHAnsi" w:cstheme="minorBidi"/>
          <w:noProof/>
          <w:kern w:val="2"/>
          <w:lang w:eastAsia="ja-JP"/>
          <w14:ligatures w14:val="standardContextual"/>
        </w:rPr>
      </w:pPr>
      <w:del w:id="622" w:author="Chuka Obi" w:date="2026-05-11T20:16:00Z" w16du:dateUtc="2026-05-11T19:16:00Z">
        <w:r w:rsidRPr="005C5BA1" w:rsidDel="005C5BA1">
          <w:rPr>
            <w:noProof/>
            <w:rPrChange w:id="623" w:author="Chuka Obi" w:date="2026-05-11T20:16:00Z" w16du:dateUtc="2026-05-11T19:16:00Z">
              <w:rPr>
                <w:rStyle w:val="Hyperlink"/>
                <w:noProof/>
              </w:rPr>
            </w:rPrChange>
          </w:rPr>
          <w:delText>11.7  Owner’s Right to Use</w:delText>
        </w:r>
        <w:r w:rsidDel="005C5BA1">
          <w:rPr>
            <w:noProof/>
            <w:webHidden/>
          </w:rPr>
          <w:tab/>
          <w:delText>57</w:delText>
        </w:r>
      </w:del>
    </w:p>
    <w:p w14:paraId="71E91907" w14:textId="015A24F1" w:rsidR="00B50CF4" w:rsidDel="005C5BA1" w:rsidRDefault="00B50CF4">
      <w:pPr>
        <w:pStyle w:val="TOC2"/>
        <w:tabs>
          <w:tab w:val="left" w:pos="960"/>
          <w:tab w:val="right" w:leader="dot" w:pos="9350"/>
        </w:tabs>
        <w:rPr>
          <w:del w:id="624" w:author="Chuka Obi" w:date="2026-05-11T20:16:00Z" w16du:dateUtc="2026-05-11T19:16:00Z"/>
          <w:rFonts w:asciiTheme="minorHAnsi" w:eastAsiaTheme="minorEastAsia" w:hAnsiTheme="minorHAnsi" w:cstheme="minorBidi"/>
          <w:noProof/>
          <w:kern w:val="2"/>
          <w:lang w:eastAsia="ja-JP"/>
          <w14:ligatures w14:val="standardContextual"/>
        </w:rPr>
      </w:pPr>
      <w:del w:id="625" w:author="Chuka Obi" w:date="2026-05-11T20:16:00Z" w16du:dateUtc="2026-05-11T19:16:00Z">
        <w:r w:rsidRPr="005C5BA1" w:rsidDel="005C5BA1">
          <w:rPr>
            <w:noProof/>
            <w:rPrChange w:id="626" w:author="Chuka Obi" w:date="2026-05-11T20:16:00Z" w16du:dateUtc="2026-05-11T19:16:00Z">
              <w:rPr>
                <w:rStyle w:val="Hyperlink"/>
                <w:noProof/>
              </w:rPr>
            </w:rPrChange>
          </w:rPr>
          <w:delText>11.8</w:delText>
        </w:r>
        <w:r w:rsidDel="005C5BA1">
          <w:rPr>
            <w:rFonts w:asciiTheme="minorHAnsi" w:eastAsiaTheme="minorEastAsia" w:hAnsiTheme="minorHAnsi" w:cstheme="minorBidi"/>
            <w:noProof/>
            <w:kern w:val="2"/>
            <w:lang w:eastAsia="ja-JP"/>
            <w14:ligatures w14:val="standardContextual"/>
          </w:rPr>
          <w:tab/>
        </w:r>
        <w:r w:rsidRPr="005C5BA1" w:rsidDel="005C5BA1">
          <w:rPr>
            <w:noProof/>
            <w:rPrChange w:id="627" w:author="Chuka Obi" w:date="2026-05-11T20:16:00Z" w16du:dateUtc="2026-05-11T19:16:00Z">
              <w:rPr>
                <w:rStyle w:val="Hyperlink"/>
                <w:noProof/>
              </w:rPr>
            </w:rPrChange>
          </w:rPr>
          <w:delText>P</w:delText>
        </w:r>
        <w:r w:rsidRPr="005C5BA1" w:rsidDel="005C5BA1">
          <w:rPr>
            <w:rFonts w:eastAsia="Times New Roman"/>
            <w:noProof/>
            <w:rPrChange w:id="628" w:author="Chuka Obi" w:date="2026-05-11T20:16:00Z" w16du:dateUtc="2026-05-11T19:16:00Z">
              <w:rPr>
                <w:rStyle w:val="Hyperlink"/>
                <w:rFonts w:eastAsia="Times New Roman"/>
                <w:noProof/>
              </w:rPr>
            </w:rPrChange>
          </w:rPr>
          <w:delText>erformance Certificate</w:delText>
        </w:r>
        <w:r w:rsidDel="005C5BA1">
          <w:rPr>
            <w:noProof/>
            <w:webHidden/>
          </w:rPr>
          <w:tab/>
          <w:delText>57</w:delText>
        </w:r>
      </w:del>
    </w:p>
    <w:p w14:paraId="167223B2" w14:textId="7A9FEC60" w:rsidR="00B50CF4" w:rsidDel="005C5BA1" w:rsidRDefault="00B50CF4">
      <w:pPr>
        <w:pStyle w:val="TOC1"/>
        <w:tabs>
          <w:tab w:val="right" w:leader="dot" w:pos="9350"/>
        </w:tabs>
        <w:rPr>
          <w:del w:id="629" w:author="Chuka Obi" w:date="2026-05-11T20:16:00Z" w16du:dateUtc="2026-05-11T19:16:00Z"/>
          <w:rFonts w:asciiTheme="minorHAnsi" w:eastAsiaTheme="minorEastAsia" w:hAnsiTheme="minorHAnsi" w:cstheme="minorBidi"/>
          <w:noProof/>
          <w:kern w:val="2"/>
          <w:lang w:eastAsia="ja-JP"/>
          <w14:ligatures w14:val="standardContextual"/>
        </w:rPr>
      </w:pPr>
      <w:del w:id="630" w:author="Chuka Obi" w:date="2026-05-11T20:16:00Z" w16du:dateUtc="2026-05-11T19:16:00Z">
        <w:r w:rsidRPr="005C5BA1" w:rsidDel="005C5BA1">
          <w:rPr>
            <w:noProof/>
            <w:rPrChange w:id="631" w:author="Chuka Obi" w:date="2026-05-11T20:16:00Z" w16du:dateUtc="2026-05-11T19:16:00Z">
              <w:rPr>
                <w:rStyle w:val="Hyperlink"/>
                <w:noProof/>
              </w:rPr>
            </w:rPrChange>
          </w:rPr>
          <w:delText>12. WARRANTY AND CORRECTION OF WORK</w:delText>
        </w:r>
        <w:r w:rsidDel="005C5BA1">
          <w:rPr>
            <w:noProof/>
            <w:webHidden/>
          </w:rPr>
          <w:tab/>
          <w:delText>59</w:delText>
        </w:r>
      </w:del>
    </w:p>
    <w:p w14:paraId="33D02AC6" w14:textId="1F4F1051" w:rsidR="00B50CF4" w:rsidDel="005C5BA1" w:rsidRDefault="00B50CF4">
      <w:pPr>
        <w:pStyle w:val="TOC2"/>
        <w:tabs>
          <w:tab w:val="right" w:leader="dot" w:pos="9350"/>
        </w:tabs>
        <w:rPr>
          <w:del w:id="632" w:author="Chuka Obi" w:date="2026-05-11T20:16:00Z" w16du:dateUtc="2026-05-11T19:16:00Z"/>
          <w:rFonts w:asciiTheme="minorHAnsi" w:eastAsiaTheme="minorEastAsia" w:hAnsiTheme="minorHAnsi" w:cstheme="minorBidi"/>
          <w:noProof/>
          <w:kern w:val="2"/>
          <w:lang w:eastAsia="ja-JP"/>
          <w14:ligatures w14:val="standardContextual"/>
        </w:rPr>
      </w:pPr>
      <w:del w:id="633" w:author="Chuka Obi" w:date="2026-05-11T20:16:00Z" w16du:dateUtc="2026-05-11T19:16:00Z">
        <w:r w:rsidRPr="005C5BA1" w:rsidDel="005C5BA1">
          <w:rPr>
            <w:noProof/>
            <w:rPrChange w:id="634" w:author="Chuka Obi" w:date="2026-05-11T20:16:00Z" w16du:dateUtc="2026-05-11T19:16:00Z">
              <w:rPr>
                <w:rStyle w:val="Hyperlink"/>
                <w:noProof/>
              </w:rPr>
            </w:rPrChange>
          </w:rPr>
          <w:delText>12.1  Warranty</w:delText>
        </w:r>
        <w:r w:rsidDel="005C5BA1">
          <w:rPr>
            <w:noProof/>
            <w:webHidden/>
          </w:rPr>
          <w:tab/>
          <w:delText>59</w:delText>
        </w:r>
      </w:del>
    </w:p>
    <w:p w14:paraId="5405AFDE" w14:textId="17DE1F47" w:rsidR="00B50CF4" w:rsidDel="005C5BA1" w:rsidRDefault="00B50CF4">
      <w:pPr>
        <w:pStyle w:val="TOC2"/>
        <w:tabs>
          <w:tab w:val="right" w:leader="dot" w:pos="9350"/>
        </w:tabs>
        <w:rPr>
          <w:del w:id="635" w:author="Chuka Obi" w:date="2026-05-11T20:16:00Z" w16du:dateUtc="2026-05-11T19:16:00Z"/>
          <w:rFonts w:asciiTheme="minorHAnsi" w:eastAsiaTheme="minorEastAsia" w:hAnsiTheme="minorHAnsi" w:cstheme="minorBidi"/>
          <w:noProof/>
          <w:kern w:val="2"/>
          <w:lang w:eastAsia="ja-JP"/>
          <w14:ligatures w14:val="standardContextual"/>
        </w:rPr>
      </w:pPr>
      <w:del w:id="636" w:author="Chuka Obi" w:date="2026-05-11T20:16:00Z" w16du:dateUtc="2026-05-11T19:16:00Z">
        <w:r w:rsidRPr="005C5BA1" w:rsidDel="005C5BA1">
          <w:rPr>
            <w:noProof/>
            <w:rPrChange w:id="637" w:author="Chuka Obi" w:date="2026-05-11T20:16:00Z" w16du:dateUtc="2026-05-11T19:16:00Z">
              <w:rPr>
                <w:rStyle w:val="Hyperlink"/>
                <w:noProof/>
              </w:rPr>
            </w:rPrChange>
          </w:rPr>
          <w:delText>12.2  Defect Correction Period</w:delText>
        </w:r>
        <w:r w:rsidDel="005C5BA1">
          <w:rPr>
            <w:noProof/>
            <w:webHidden/>
          </w:rPr>
          <w:tab/>
          <w:delText>59</w:delText>
        </w:r>
      </w:del>
    </w:p>
    <w:p w14:paraId="7938AB7D" w14:textId="605D7452" w:rsidR="00B50CF4" w:rsidDel="005C5BA1" w:rsidRDefault="00B50CF4">
      <w:pPr>
        <w:pStyle w:val="TOC2"/>
        <w:tabs>
          <w:tab w:val="right" w:leader="dot" w:pos="9350"/>
        </w:tabs>
        <w:rPr>
          <w:del w:id="638" w:author="Chuka Obi" w:date="2026-05-11T20:16:00Z" w16du:dateUtc="2026-05-11T19:16:00Z"/>
          <w:rFonts w:asciiTheme="minorHAnsi" w:eastAsiaTheme="minorEastAsia" w:hAnsiTheme="minorHAnsi" w:cstheme="minorBidi"/>
          <w:noProof/>
          <w:kern w:val="2"/>
          <w:lang w:eastAsia="ja-JP"/>
          <w14:ligatures w14:val="standardContextual"/>
        </w:rPr>
      </w:pPr>
      <w:del w:id="639" w:author="Chuka Obi" w:date="2026-05-11T20:16:00Z" w16du:dateUtc="2026-05-11T19:16:00Z">
        <w:r w:rsidRPr="005C5BA1" w:rsidDel="005C5BA1">
          <w:rPr>
            <w:noProof/>
            <w:rPrChange w:id="640" w:author="Chuka Obi" w:date="2026-05-11T20:16:00Z" w16du:dateUtc="2026-05-11T19:16:00Z">
              <w:rPr>
                <w:rStyle w:val="Hyperlink"/>
                <w:noProof/>
              </w:rPr>
            </w:rPrChange>
          </w:rPr>
          <w:delText>12.3  Correction of Work Prior to Substantial Completion</w:delText>
        </w:r>
        <w:r w:rsidDel="005C5BA1">
          <w:rPr>
            <w:noProof/>
            <w:webHidden/>
          </w:rPr>
          <w:tab/>
          <w:delText>60</w:delText>
        </w:r>
      </w:del>
    </w:p>
    <w:p w14:paraId="0E17E46E" w14:textId="03E7EB23" w:rsidR="00B50CF4" w:rsidDel="005C5BA1" w:rsidRDefault="00B50CF4">
      <w:pPr>
        <w:pStyle w:val="TOC2"/>
        <w:tabs>
          <w:tab w:val="right" w:leader="dot" w:pos="9350"/>
        </w:tabs>
        <w:rPr>
          <w:del w:id="641" w:author="Chuka Obi" w:date="2026-05-11T20:16:00Z" w16du:dateUtc="2026-05-11T19:16:00Z"/>
          <w:rFonts w:asciiTheme="minorHAnsi" w:eastAsiaTheme="minorEastAsia" w:hAnsiTheme="minorHAnsi" w:cstheme="minorBidi"/>
          <w:noProof/>
          <w:kern w:val="2"/>
          <w:lang w:eastAsia="ja-JP"/>
          <w14:ligatures w14:val="standardContextual"/>
        </w:rPr>
      </w:pPr>
      <w:del w:id="642" w:author="Chuka Obi" w:date="2026-05-11T20:16:00Z" w16du:dateUtc="2026-05-11T19:16:00Z">
        <w:r w:rsidRPr="005C5BA1" w:rsidDel="005C5BA1">
          <w:rPr>
            <w:noProof/>
            <w:rPrChange w:id="643" w:author="Chuka Obi" w:date="2026-05-11T20:16:00Z" w16du:dateUtc="2026-05-11T19:16:00Z">
              <w:rPr>
                <w:rStyle w:val="Hyperlink"/>
                <w:noProof/>
              </w:rPr>
            </w:rPrChange>
          </w:rPr>
          <w:delText>12.4  Subcontractor Warranties</w:delText>
        </w:r>
        <w:r w:rsidDel="005C5BA1">
          <w:rPr>
            <w:noProof/>
            <w:webHidden/>
          </w:rPr>
          <w:tab/>
          <w:delText>60</w:delText>
        </w:r>
      </w:del>
    </w:p>
    <w:p w14:paraId="45A319EA" w14:textId="76AD1C5A" w:rsidR="00B50CF4" w:rsidDel="005C5BA1" w:rsidRDefault="00B50CF4">
      <w:pPr>
        <w:pStyle w:val="TOC2"/>
        <w:tabs>
          <w:tab w:val="right" w:leader="dot" w:pos="9350"/>
        </w:tabs>
        <w:rPr>
          <w:del w:id="644" w:author="Chuka Obi" w:date="2026-05-11T20:16:00Z" w16du:dateUtc="2026-05-11T19:16:00Z"/>
          <w:rFonts w:asciiTheme="minorHAnsi" w:eastAsiaTheme="minorEastAsia" w:hAnsiTheme="minorHAnsi" w:cstheme="minorBidi"/>
          <w:noProof/>
          <w:kern w:val="2"/>
          <w:lang w:eastAsia="ja-JP"/>
          <w14:ligatures w14:val="standardContextual"/>
        </w:rPr>
      </w:pPr>
      <w:del w:id="645" w:author="Chuka Obi" w:date="2026-05-11T20:16:00Z" w16du:dateUtc="2026-05-11T19:16:00Z">
        <w:r w:rsidRPr="005C5BA1" w:rsidDel="005C5BA1">
          <w:rPr>
            <w:noProof/>
            <w:rPrChange w:id="646" w:author="Chuka Obi" w:date="2026-05-11T20:16:00Z" w16du:dateUtc="2026-05-11T19:16:00Z">
              <w:rPr>
                <w:rStyle w:val="Hyperlink"/>
                <w:noProof/>
              </w:rPr>
            </w:rPrChange>
          </w:rPr>
          <w:delText>12.5  Exceptions to Warranty</w:delText>
        </w:r>
        <w:r w:rsidDel="005C5BA1">
          <w:rPr>
            <w:noProof/>
            <w:webHidden/>
          </w:rPr>
          <w:tab/>
          <w:delText>60</w:delText>
        </w:r>
      </w:del>
    </w:p>
    <w:p w14:paraId="1D260A90" w14:textId="756ED0DE" w:rsidR="00B50CF4" w:rsidDel="005C5BA1" w:rsidRDefault="00B50CF4">
      <w:pPr>
        <w:pStyle w:val="TOC2"/>
        <w:tabs>
          <w:tab w:val="right" w:leader="dot" w:pos="9350"/>
        </w:tabs>
        <w:rPr>
          <w:del w:id="647" w:author="Chuka Obi" w:date="2026-05-11T20:16:00Z" w16du:dateUtc="2026-05-11T19:16:00Z"/>
          <w:rFonts w:asciiTheme="minorHAnsi" w:eastAsiaTheme="minorEastAsia" w:hAnsiTheme="minorHAnsi" w:cstheme="minorBidi"/>
          <w:noProof/>
          <w:kern w:val="2"/>
          <w:lang w:eastAsia="ja-JP"/>
          <w14:ligatures w14:val="standardContextual"/>
        </w:rPr>
      </w:pPr>
      <w:del w:id="648" w:author="Chuka Obi" w:date="2026-05-11T20:16:00Z" w16du:dateUtc="2026-05-11T19:16:00Z">
        <w:r w:rsidRPr="005C5BA1" w:rsidDel="005C5BA1">
          <w:rPr>
            <w:noProof/>
            <w:rPrChange w:id="649" w:author="Chuka Obi" w:date="2026-05-11T20:16:00Z" w16du:dateUtc="2026-05-11T19:16:00Z">
              <w:rPr>
                <w:rStyle w:val="Hyperlink"/>
                <w:noProof/>
              </w:rPr>
            </w:rPrChange>
          </w:rPr>
          <w:delText>12.6  Design Life Representation</w:delText>
        </w:r>
        <w:r w:rsidDel="005C5BA1">
          <w:rPr>
            <w:noProof/>
            <w:webHidden/>
          </w:rPr>
          <w:tab/>
          <w:delText>60</w:delText>
        </w:r>
      </w:del>
    </w:p>
    <w:p w14:paraId="57700702" w14:textId="76E7DAF4" w:rsidR="00B50CF4" w:rsidDel="005C5BA1" w:rsidRDefault="00B50CF4">
      <w:pPr>
        <w:pStyle w:val="TOC2"/>
        <w:tabs>
          <w:tab w:val="right" w:leader="dot" w:pos="9350"/>
        </w:tabs>
        <w:rPr>
          <w:del w:id="650" w:author="Chuka Obi" w:date="2026-05-11T20:16:00Z" w16du:dateUtc="2026-05-11T19:16:00Z"/>
          <w:rFonts w:asciiTheme="minorHAnsi" w:eastAsiaTheme="minorEastAsia" w:hAnsiTheme="minorHAnsi" w:cstheme="minorBidi"/>
          <w:noProof/>
          <w:kern w:val="2"/>
          <w:lang w:eastAsia="ja-JP"/>
          <w14:ligatures w14:val="standardContextual"/>
        </w:rPr>
      </w:pPr>
      <w:del w:id="651" w:author="Chuka Obi" w:date="2026-05-11T20:16:00Z" w16du:dateUtc="2026-05-11T19:16:00Z">
        <w:r w:rsidRPr="005C5BA1" w:rsidDel="005C5BA1">
          <w:rPr>
            <w:noProof/>
            <w:rPrChange w:id="652" w:author="Chuka Obi" w:date="2026-05-11T20:16:00Z" w16du:dateUtc="2026-05-11T19:16:00Z">
              <w:rPr>
                <w:rStyle w:val="Hyperlink"/>
                <w:noProof/>
              </w:rPr>
            </w:rPrChange>
          </w:rPr>
          <w:delText>12.7  Implied Warranties</w:delText>
        </w:r>
        <w:r w:rsidDel="005C5BA1">
          <w:rPr>
            <w:noProof/>
            <w:webHidden/>
          </w:rPr>
          <w:tab/>
          <w:delText>61</w:delText>
        </w:r>
      </w:del>
    </w:p>
    <w:p w14:paraId="7FC9C99D" w14:textId="223B5640" w:rsidR="00B50CF4" w:rsidDel="005C5BA1" w:rsidRDefault="00B50CF4">
      <w:pPr>
        <w:pStyle w:val="TOC1"/>
        <w:tabs>
          <w:tab w:val="right" w:leader="dot" w:pos="9350"/>
        </w:tabs>
        <w:rPr>
          <w:del w:id="653" w:author="Chuka Obi" w:date="2026-05-11T20:16:00Z" w16du:dateUtc="2026-05-11T19:16:00Z"/>
          <w:rFonts w:asciiTheme="minorHAnsi" w:eastAsiaTheme="minorEastAsia" w:hAnsiTheme="minorHAnsi" w:cstheme="minorBidi"/>
          <w:noProof/>
          <w:kern w:val="2"/>
          <w:lang w:eastAsia="ja-JP"/>
          <w14:ligatures w14:val="standardContextual"/>
        </w:rPr>
      </w:pPr>
      <w:del w:id="654" w:author="Chuka Obi" w:date="2026-05-11T20:16:00Z" w16du:dateUtc="2026-05-11T19:16:00Z">
        <w:r w:rsidRPr="005C5BA1" w:rsidDel="005C5BA1">
          <w:rPr>
            <w:noProof/>
            <w:rPrChange w:id="655" w:author="Chuka Obi" w:date="2026-05-11T20:16:00Z" w16du:dateUtc="2026-05-11T19:16:00Z">
              <w:rPr>
                <w:rStyle w:val="Hyperlink"/>
                <w:noProof/>
              </w:rPr>
            </w:rPrChange>
          </w:rPr>
          <w:delText>13. LIQUIDATED DAMAGES</w:delText>
        </w:r>
        <w:r w:rsidDel="005C5BA1">
          <w:rPr>
            <w:noProof/>
            <w:webHidden/>
          </w:rPr>
          <w:tab/>
          <w:delText>62</w:delText>
        </w:r>
      </w:del>
    </w:p>
    <w:p w14:paraId="7B488FD5" w14:textId="11C69A9A" w:rsidR="00B50CF4" w:rsidDel="005C5BA1" w:rsidRDefault="00B50CF4">
      <w:pPr>
        <w:pStyle w:val="TOC2"/>
        <w:tabs>
          <w:tab w:val="right" w:leader="dot" w:pos="9350"/>
        </w:tabs>
        <w:rPr>
          <w:del w:id="656" w:author="Chuka Obi" w:date="2026-05-11T20:16:00Z" w16du:dateUtc="2026-05-11T19:16:00Z"/>
          <w:rFonts w:asciiTheme="minorHAnsi" w:eastAsiaTheme="minorEastAsia" w:hAnsiTheme="minorHAnsi" w:cstheme="minorBidi"/>
          <w:noProof/>
          <w:kern w:val="2"/>
          <w:lang w:eastAsia="ja-JP"/>
          <w14:ligatures w14:val="standardContextual"/>
        </w:rPr>
      </w:pPr>
      <w:del w:id="657" w:author="Chuka Obi" w:date="2026-05-11T20:16:00Z" w16du:dateUtc="2026-05-11T19:16:00Z">
        <w:r w:rsidRPr="005C5BA1" w:rsidDel="005C5BA1">
          <w:rPr>
            <w:noProof/>
            <w:rPrChange w:id="658" w:author="Chuka Obi" w:date="2026-05-11T20:16:00Z" w16du:dateUtc="2026-05-11T19:16:00Z">
              <w:rPr>
                <w:rStyle w:val="Hyperlink"/>
                <w:noProof/>
              </w:rPr>
            </w:rPrChange>
          </w:rPr>
          <w:delText>13.1  Delay Liquidated Damages</w:delText>
        </w:r>
        <w:r w:rsidDel="005C5BA1">
          <w:rPr>
            <w:noProof/>
            <w:webHidden/>
          </w:rPr>
          <w:tab/>
          <w:delText>62</w:delText>
        </w:r>
      </w:del>
    </w:p>
    <w:p w14:paraId="29C2CBB3" w14:textId="28054DE9" w:rsidR="00B50CF4" w:rsidDel="005C5BA1" w:rsidRDefault="00B50CF4">
      <w:pPr>
        <w:pStyle w:val="TOC2"/>
        <w:tabs>
          <w:tab w:val="right" w:leader="dot" w:pos="9350"/>
        </w:tabs>
        <w:rPr>
          <w:del w:id="659" w:author="Chuka Obi" w:date="2026-05-11T20:16:00Z" w16du:dateUtc="2026-05-11T19:16:00Z"/>
          <w:rFonts w:asciiTheme="minorHAnsi" w:eastAsiaTheme="minorEastAsia" w:hAnsiTheme="minorHAnsi" w:cstheme="minorBidi"/>
          <w:noProof/>
          <w:kern w:val="2"/>
          <w:lang w:eastAsia="ja-JP"/>
          <w14:ligatures w14:val="standardContextual"/>
        </w:rPr>
      </w:pPr>
      <w:del w:id="660" w:author="Chuka Obi" w:date="2026-05-11T20:16:00Z" w16du:dateUtc="2026-05-11T19:16:00Z">
        <w:r w:rsidRPr="005C5BA1" w:rsidDel="005C5BA1">
          <w:rPr>
            <w:noProof/>
            <w:rPrChange w:id="661" w:author="Chuka Obi" w:date="2026-05-11T20:16:00Z" w16du:dateUtc="2026-05-11T19:16:00Z">
              <w:rPr>
                <w:rStyle w:val="Hyperlink"/>
                <w:noProof/>
              </w:rPr>
            </w:rPrChange>
          </w:rPr>
          <w:delText>13.2  Performance Liquidated Damages</w:delText>
        </w:r>
        <w:r w:rsidDel="005C5BA1">
          <w:rPr>
            <w:noProof/>
            <w:webHidden/>
          </w:rPr>
          <w:tab/>
          <w:delText>63</w:delText>
        </w:r>
      </w:del>
    </w:p>
    <w:p w14:paraId="310D6C78" w14:textId="3A57D867" w:rsidR="00B50CF4" w:rsidDel="005C5BA1" w:rsidRDefault="00B50CF4">
      <w:pPr>
        <w:pStyle w:val="TOC2"/>
        <w:tabs>
          <w:tab w:val="right" w:leader="dot" w:pos="9350"/>
        </w:tabs>
        <w:rPr>
          <w:del w:id="662" w:author="Chuka Obi" w:date="2026-05-11T20:16:00Z" w16du:dateUtc="2026-05-11T19:16:00Z"/>
          <w:rFonts w:asciiTheme="minorHAnsi" w:eastAsiaTheme="minorEastAsia" w:hAnsiTheme="minorHAnsi" w:cstheme="minorBidi"/>
          <w:noProof/>
          <w:kern w:val="2"/>
          <w:lang w:eastAsia="ja-JP"/>
          <w14:ligatures w14:val="standardContextual"/>
        </w:rPr>
      </w:pPr>
      <w:del w:id="663" w:author="Chuka Obi" w:date="2026-05-11T20:16:00Z" w16du:dateUtc="2026-05-11T19:16:00Z">
        <w:r w:rsidRPr="005C5BA1" w:rsidDel="005C5BA1">
          <w:rPr>
            <w:noProof/>
            <w:rPrChange w:id="664" w:author="Chuka Obi" w:date="2026-05-11T20:16:00Z" w16du:dateUtc="2026-05-11T19:16:00Z">
              <w:rPr>
                <w:rStyle w:val="Hyperlink"/>
                <w:noProof/>
              </w:rPr>
            </w:rPrChange>
          </w:rPr>
          <w:delText>13.3  Liquidated Damages Not Penalty</w:delText>
        </w:r>
        <w:r w:rsidDel="005C5BA1">
          <w:rPr>
            <w:noProof/>
            <w:webHidden/>
          </w:rPr>
          <w:tab/>
          <w:delText>63</w:delText>
        </w:r>
      </w:del>
    </w:p>
    <w:p w14:paraId="6B06F449" w14:textId="592EE11E" w:rsidR="00B50CF4" w:rsidDel="005C5BA1" w:rsidRDefault="00B50CF4">
      <w:pPr>
        <w:pStyle w:val="TOC2"/>
        <w:tabs>
          <w:tab w:val="right" w:leader="dot" w:pos="9350"/>
        </w:tabs>
        <w:rPr>
          <w:del w:id="665" w:author="Chuka Obi" w:date="2026-05-11T20:16:00Z" w16du:dateUtc="2026-05-11T19:16:00Z"/>
          <w:rFonts w:asciiTheme="minorHAnsi" w:eastAsiaTheme="minorEastAsia" w:hAnsiTheme="minorHAnsi" w:cstheme="minorBidi"/>
          <w:noProof/>
          <w:kern w:val="2"/>
          <w:lang w:eastAsia="ja-JP"/>
          <w14:ligatures w14:val="standardContextual"/>
        </w:rPr>
      </w:pPr>
      <w:del w:id="666" w:author="Chuka Obi" w:date="2026-05-11T20:16:00Z" w16du:dateUtc="2026-05-11T19:16:00Z">
        <w:r w:rsidRPr="005C5BA1" w:rsidDel="005C5BA1">
          <w:rPr>
            <w:noProof/>
            <w:rPrChange w:id="667" w:author="Chuka Obi" w:date="2026-05-11T20:16:00Z" w16du:dateUtc="2026-05-11T19:16:00Z">
              <w:rPr>
                <w:rStyle w:val="Hyperlink"/>
                <w:noProof/>
              </w:rPr>
            </w:rPrChange>
          </w:rPr>
          <w:delText>13.4  Exclusive Remedy</w:delText>
        </w:r>
        <w:r w:rsidDel="005C5BA1">
          <w:rPr>
            <w:noProof/>
            <w:webHidden/>
          </w:rPr>
          <w:tab/>
          <w:delText>63</w:delText>
        </w:r>
      </w:del>
    </w:p>
    <w:p w14:paraId="04D6734F" w14:textId="095CD6AA" w:rsidR="00B50CF4" w:rsidDel="005C5BA1" w:rsidRDefault="00B50CF4">
      <w:pPr>
        <w:pStyle w:val="TOC2"/>
        <w:tabs>
          <w:tab w:val="right" w:leader="dot" w:pos="9350"/>
        </w:tabs>
        <w:rPr>
          <w:del w:id="668" w:author="Chuka Obi" w:date="2026-05-11T20:16:00Z" w16du:dateUtc="2026-05-11T19:16:00Z"/>
          <w:rFonts w:asciiTheme="minorHAnsi" w:eastAsiaTheme="minorEastAsia" w:hAnsiTheme="minorHAnsi" w:cstheme="minorBidi"/>
          <w:noProof/>
          <w:kern w:val="2"/>
          <w:lang w:eastAsia="ja-JP"/>
          <w14:ligatures w14:val="standardContextual"/>
        </w:rPr>
      </w:pPr>
      <w:del w:id="669" w:author="Chuka Obi" w:date="2026-05-11T20:16:00Z" w16du:dateUtc="2026-05-11T19:16:00Z">
        <w:r w:rsidRPr="005C5BA1" w:rsidDel="005C5BA1">
          <w:rPr>
            <w:noProof/>
            <w:rPrChange w:id="670" w:author="Chuka Obi" w:date="2026-05-11T20:16:00Z" w16du:dateUtc="2026-05-11T19:16:00Z">
              <w:rPr>
                <w:rStyle w:val="Hyperlink"/>
                <w:noProof/>
              </w:rPr>
            </w:rPrChange>
          </w:rPr>
          <w:delText>13.5  Payment of Liquidated Damages</w:delText>
        </w:r>
        <w:r w:rsidDel="005C5BA1">
          <w:rPr>
            <w:noProof/>
            <w:webHidden/>
          </w:rPr>
          <w:tab/>
          <w:delText>63</w:delText>
        </w:r>
      </w:del>
    </w:p>
    <w:p w14:paraId="321248A2" w14:textId="4637F655" w:rsidR="00B50CF4" w:rsidDel="005C5BA1" w:rsidRDefault="00B50CF4">
      <w:pPr>
        <w:pStyle w:val="TOC1"/>
        <w:tabs>
          <w:tab w:val="right" w:leader="dot" w:pos="9350"/>
        </w:tabs>
        <w:rPr>
          <w:del w:id="671" w:author="Chuka Obi" w:date="2026-05-11T20:16:00Z" w16du:dateUtc="2026-05-11T19:16:00Z"/>
          <w:rFonts w:asciiTheme="minorHAnsi" w:eastAsiaTheme="minorEastAsia" w:hAnsiTheme="minorHAnsi" w:cstheme="minorBidi"/>
          <w:noProof/>
          <w:kern w:val="2"/>
          <w:lang w:eastAsia="ja-JP"/>
          <w14:ligatures w14:val="standardContextual"/>
        </w:rPr>
      </w:pPr>
      <w:del w:id="672" w:author="Chuka Obi" w:date="2026-05-11T20:16:00Z" w16du:dateUtc="2026-05-11T19:16:00Z">
        <w:r w:rsidRPr="005C5BA1" w:rsidDel="005C5BA1">
          <w:rPr>
            <w:noProof/>
            <w:rPrChange w:id="673" w:author="Chuka Obi" w:date="2026-05-11T20:16:00Z" w16du:dateUtc="2026-05-11T19:16:00Z">
              <w:rPr>
                <w:rStyle w:val="Hyperlink"/>
                <w:noProof/>
              </w:rPr>
            </w:rPrChange>
          </w:rPr>
          <w:delText>14. REPRESENTATIONS AND WARRANTIES OF THE PARTIES</w:delText>
        </w:r>
        <w:r w:rsidDel="005C5BA1">
          <w:rPr>
            <w:noProof/>
            <w:webHidden/>
          </w:rPr>
          <w:tab/>
          <w:delText>65</w:delText>
        </w:r>
      </w:del>
    </w:p>
    <w:p w14:paraId="02794BC4" w14:textId="6AE73779" w:rsidR="00B50CF4" w:rsidDel="005C5BA1" w:rsidRDefault="00B50CF4">
      <w:pPr>
        <w:pStyle w:val="TOC2"/>
        <w:tabs>
          <w:tab w:val="right" w:leader="dot" w:pos="9350"/>
        </w:tabs>
        <w:rPr>
          <w:del w:id="674" w:author="Chuka Obi" w:date="2026-05-11T20:16:00Z" w16du:dateUtc="2026-05-11T19:16:00Z"/>
          <w:rFonts w:asciiTheme="minorHAnsi" w:eastAsiaTheme="minorEastAsia" w:hAnsiTheme="minorHAnsi" w:cstheme="minorBidi"/>
          <w:noProof/>
          <w:kern w:val="2"/>
          <w:lang w:eastAsia="ja-JP"/>
          <w14:ligatures w14:val="standardContextual"/>
        </w:rPr>
      </w:pPr>
      <w:del w:id="675" w:author="Chuka Obi" w:date="2026-05-11T20:16:00Z" w16du:dateUtc="2026-05-11T19:16:00Z">
        <w:r w:rsidRPr="005C5BA1" w:rsidDel="005C5BA1">
          <w:rPr>
            <w:noProof/>
            <w:rPrChange w:id="676" w:author="Chuka Obi" w:date="2026-05-11T20:16:00Z" w16du:dateUtc="2026-05-11T19:16:00Z">
              <w:rPr>
                <w:rStyle w:val="Hyperlink"/>
                <w:noProof/>
              </w:rPr>
            </w:rPrChange>
          </w:rPr>
          <w:delText>14.1  Representations by Contractor</w:delText>
        </w:r>
        <w:r w:rsidDel="005C5BA1">
          <w:rPr>
            <w:noProof/>
            <w:webHidden/>
          </w:rPr>
          <w:tab/>
          <w:delText>65</w:delText>
        </w:r>
      </w:del>
    </w:p>
    <w:p w14:paraId="025C5AAD" w14:textId="0E91E8E6" w:rsidR="00B50CF4" w:rsidDel="005C5BA1" w:rsidRDefault="00B50CF4">
      <w:pPr>
        <w:pStyle w:val="TOC2"/>
        <w:tabs>
          <w:tab w:val="right" w:leader="dot" w:pos="9350"/>
        </w:tabs>
        <w:rPr>
          <w:del w:id="677" w:author="Chuka Obi" w:date="2026-05-11T20:16:00Z" w16du:dateUtc="2026-05-11T19:16:00Z"/>
          <w:rFonts w:asciiTheme="minorHAnsi" w:eastAsiaTheme="minorEastAsia" w:hAnsiTheme="minorHAnsi" w:cstheme="minorBidi"/>
          <w:noProof/>
          <w:kern w:val="2"/>
          <w:lang w:eastAsia="ja-JP"/>
          <w14:ligatures w14:val="standardContextual"/>
        </w:rPr>
      </w:pPr>
      <w:del w:id="678" w:author="Chuka Obi" w:date="2026-05-11T20:16:00Z" w16du:dateUtc="2026-05-11T19:16:00Z">
        <w:r w:rsidRPr="005C5BA1" w:rsidDel="005C5BA1">
          <w:rPr>
            <w:noProof/>
            <w:rPrChange w:id="679" w:author="Chuka Obi" w:date="2026-05-11T20:16:00Z" w16du:dateUtc="2026-05-11T19:16:00Z">
              <w:rPr>
                <w:rStyle w:val="Hyperlink"/>
                <w:noProof/>
              </w:rPr>
            </w:rPrChange>
          </w:rPr>
          <w:delText>14.2  Representations by Owner</w:delText>
        </w:r>
        <w:r w:rsidDel="005C5BA1">
          <w:rPr>
            <w:noProof/>
            <w:webHidden/>
          </w:rPr>
          <w:tab/>
          <w:delText>65</w:delText>
        </w:r>
      </w:del>
    </w:p>
    <w:p w14:paraId="2C0F425E" w14:textId="294C5A5B" w:rsidR="00B50CF4" w:rsidDel="005C5BA1" w:rsidRDefault="00B50CF4">
      <w:pPr>
        <w:pStyle w:val="TOC1"/>
        <w:tabs>
          <w:tab w:val="right" w:leader="dot" w:pos="9350"/>
        </w:tabs>
        <w:rPr>
          <w:del w:id="680" w:author="Chuka Obi" w:date="2026-05-11T20:16:00Z" w16du:dateUtc="2026-05-11T19:16:00Z"/>
          <w:rFonts w:asciiTheme="minorHAnsi" w:eastAsiaTheme="minorEastAsia" w:hAnsiTheme="minorHAnsi" w:cstheme="minorBidi"/>
          <w:noProof/>
          <w:kern w:val="2"/>
          <w:lang w:eastAsia="ja-JP"/>
          <w14:ligatures w14:val="standardContextual"/>
        </w:rPr>
      </w:pPr>
      <w:del w:id="681" w:author="Chuka Obi" w:date="2026-05-11T20:16:00Z" w16du:dateUtc="2026-05-11T19:16:00Z">
        <w:r w:rsidRPr="005C5BA1" w:rsidDel="005C5BA1">
          <w:rPr>
            <w:noProof/>
            <w:rPrChange w:id="682" w:author="Chuka Obi" w:date="2026-05-11T20:16:00Z" w16du:dateUtc="2026-05-11T19:16:00Z">
              <w:rPr>
                <w:rStyle w:val="Hyperlink"/>
                <w:noProof/>
              </w:rPr>
            </w:rPrChange>
          </w:rPr>
          <w:delText>15. DEFAULT, TERMINATION AND SUSPENSION</w:delText>
        </w:r>
        <w:r w:rsidDel="005C5BA1">
          <w:rPr>
            <w:noProof/>
            <w:webHidden/>
          </w:rPr>
          <w:tab/>
          <w:delText>67</w:delText>
        </w:r>
      </w:del>
    </w:p>
    <w:p w14:paraId="6071DE5E" w14:textId="5C979CB4" w:rsidR="00B50CF4" w:rsidDel="005C5BA1" w:rsidRDefault="00B50CF4">
      <w:pPr>
        <w:pStyle w:val="TOC2"/>
        <w:tabs>
          <w:tab w:val="right" w:leader="dot" w:pos="9350"/>
        </w:tabs>
        <w:rPr>
          <w:del w:id="683" w:author="Chuka Obi" w:date="2026-05-11T20:16:00Z" w16du:dateUtc="2026-05-11T19:16:00Z"/>
          <w:rFonts w:asciiTheme="minorHAnsi" w:eastAsiaTheme="minorEastAsia" w:hAnsiTheme="minorHAnsi" w:cstheme="minorBidi"/>
          <w:noProof/>
          <w:kern w:val="2"/>
          <w:lang w:eastAsia="ja-JP"/>
          <w14:ligatures w14:val="standardContextual"/>
        </w:rPr>
      </w:pPr>
      <w:del w:id="684" w:author="Chuka Obi" w:date="2026-05-11T20:16:00Z" w16du:dateUtc="2026-05-11T19:16:00Z">
        <w:r w:rsidRPr="005C5BA1" w:rsidDel="005C5BA1">
          <w:rPr>
            <w:noProof/>
            <w:rPrChange w:id="685" w:author="Chuka Obi" w:date="2026-05-11T20:16:00Z" w16du:dateUtc="2026-05-11T19:16:00Z">
              <w:rPr>
                <w:rStyle w:val="Hyperlink"/>
                <w:noProof/>
              </w:rPr>
            </w:rPrChange>
          </w:rPr>
          <w:delText>15.1  Notice to Correct</w:delText>
        </w:r>
        <w:r w:rsidDel="005C5BA1">
          <w:rPr>
            <w:noProof/>
            <w:webHidden/>
          </w:rPr>
          <w:tab/>
          <w:delText>67</w:delText>
        </w:r>
      </w:del>
    </w:p>
    <w:p w14:paraId="0B6CA6A0" w14:textId="2583515C" w:rsidR="00B50CF4" w:rsidDel="005C5BA1" w:rsidRDefault="00B50CF4">
      <w:pPr>
        <w:pStyle w:val="TOC2"/>
        <w:tabs>
          <w:tab w:val="right" w:leader="dot" w:pos="9350"/>
        </w:tabs>
        <w:rPr>
          <w:del w:id="686" w:author="Chuka Obi" w:date="2026-05-11T20:16:00Z" w16du:dateUtc="2026-05-11T19:16:00Z"/>
          <w:rFonts w:asciiTheme="minorHAnsi" w:eastAsiaTheme="minorEastAsia" w:hAnsiTheme="minorHAnsi" w:cstheme="minorBidi"/>
          <w:noProof/>
          <w:kern w:val="2"/>
          <w:lang w:eastAsia="ja-JP"/>
          <w14:ligatures w14:val="standardContextual"/>
        </w:rPr>
      </w:pPr>
      <w:del w:id="687" w:author="Chuka Obi" w:date="2026-05-11T20:16:00Z" w16du:dateUtc="2026-05-11T19:16:00Z">
        <w:r w:rsidRPr="005C5BA1" w:rsidDel="005C5BA1">
          <w:rPr>
            <w:noProof/>
            <w:rPrChange w:id="688" w:author="Chuka Obi" w:date="2026-05-11T20:16:00Z" w16du:dateUtc="2026-05-11T19:16:00Z">
              <w:rPr>
                <w:rStyle w:val="Hyperlink"/>
                <w:noProof/>
              </w:rPr>
            </w:rPrChange>
          </w:rPr>
          <w:delText>15.2  Contractor Events of Default</w:delText>
        </w:r>
        <w:r w:rsidDel="005C5BA1">
          <w:rPr>
            <w:noProof/>
            <w:webHidden/>
          </w:rPr>
          <w:tab/>
          <w:delText>67</w:delText>
        </w:r>
      </w:del>
    </w:p>
    <w:p w14:paraId="6240FFDF" w14:textId="19535CB5" w:rsidR="00B50CF4" w:rsidDel="005C5BA1" w:rsidRDefault="00B50CF4">
      <w:pPr>
        <w:pStyle w:val="TOC2"/>
        <w:tabs>
          <w:tab w:val="right" w:leader="dot" w:pos="9350"/>
        </w:tabs>
        <w:rPr>
          <w:del w:id="689" w:author="Chuka Obi" w:date="2026-05-11T20:16:00Z" w16du:dateUtc="2026-05-11T19:16:00Z"/>
          <w:rFonts w:asciiTheme="minorHAnsi" w:eastAsiaTheme="minorEastAsia" w:hAnsiTheme="minorHAnsi" w:cstheme="minorBidi"/>
          <w:noProof/>
          <w:kern w:val="2"/>
          <w:lang w:eastAsia="ja-JP"/>
          <w14:ligatures w14:val="standardContextual"/>
        </w:rPr>
      </w:pPr>
      <w:del w:id="690" w:author="Chuka Obi" w:date="2026-05-11T20:16:00Z" w16du:dateUtc="2026-05-11T19:16:00Z">
        <w:r w:rsidRPr="005C5BA1" w:rsidDel="005C5BA1">
          <w:rPr>
            <w:noProof/>
            <w:rPrChange w:id="691" w:author="Chuka Obi" w:date="2026-05-11T20:16:00Z" w16du:dateUtc="2026-05-11T19:16:00Z">
              <w:rPr>
                <w:rStyle w:val="Hyperlink"/>
                <w:noProof/>
              </w:rPr>
            </w:rPrChange>
          </w:rPr>
          <w:delText>15.3  Remedies Upon Contractor Default</w:delText>
        </w:r>
        <w:r w:rsidDel="005C5BA1">
          <w:rPr>
            <w:noProof/>
            <w:webHidden/>
          </w:rPr>
          <w:tab/>
          <w:delText>67</w:delText>
        </w:r>
      </w:del>
    </w:p>
    <w:p w14:paraId="72A4ED3E" w14:textId="587CBC44" w:rsidR="00B50CF4" w:rsidDel="005C5BA1" w:rsidRDefault="00B50CF4">
      <w:pPr>
        <w:pStyle w:val="TOC3"/>
        <w:tabs>
          <w:tab w:val="right" w:leader="dot" w:pos="9350"/>
        </w:tabs>
        <w:rPr>
          <w:del w:id="692" w:author="Chuka Obi" w:date="2026-05-11T20:16:00Z" w16du:dateUtc="2026-05-11T19:16:00Z"/>
          <w:rFonts w:asciiTheme="minorHAnsi" w:eastAsiaTheme="minorEastAsia" w:hAnsiTheme="minorHAnsi" w:cstheme="minorBidi"/>
          <w:noProof/>
          <w:kern w:val="2"/>
          <w:lang w:eastAsia="ja-JP"/>
          <w14:ligatures w14:val="standardContextual"/>
        </w:rPr>
      </w:pPr>
      <w:del w:id="693" w:author="Chuka Obi" w:date="2026-05-11T20:16:00Z" w16du:dateUtc="2026-05-11T19:16:00Z">
        <w:r w:rsidRPr="005C5BA1" w:rsidDel="005C5BA1">
          <w:rPr>
            <w:noProof/>
            <w:rPrChange w:id="694" w:author="Chuka Obi" w:date="2026-05-11T20:16:00Z" w16du:dateUtc="2026-05-11T19:16:00Z">
              <w:rPr>
                <w:rStyle w:val="Hyperlink"/>
                <w:noProof/>
              </w:rPr>
            </w:rPrChange>
          </w:rPr>
          <w:delText>15.3.1  Owner’s Step-In Rights</w:delText>
        </w:r>
        <w:r w:rsidDel="005C5BA1">
          <w:rPr>
            <w:noProof/>
            <w:webHidden/>
          </w:rPr>
          <w:tab/>
          <w:delText>68</w:delText>
        </w:r>
      </w:del>
    </w:p>
    <w:p w14:paraId="3C2E5E8E" w14:textId="79036BC4" w:rsidR="00B50CF4" w:rsidDel="005C5BA1" w:rsidRDefault="00B50CF4">
      <w:pPr>
        <w:pStyle w:val="TOC2"/>
        <w:tabs>
          <w:tab w:val="right" w:leader="dot" w:pos="9350"/>
        </w:tabs>
        <w:rPr>
          <w:del w:id="695" w:author="Chuka Obi" w:date="2026-05-11T20:16:00Z" w16du:dateUtc="2026-05-11T19:16:00Z"/>
          <w:rFonts w:asciiTheme="minorHAnsi" w:eastAsiaTheme="minorEastAsia" w:hAnsiTheme="minorHAnsi" w:cstheme="minorBidi"/>
          <w:noProof/>
          <w:kern w:val="2"/>
          <w:lang w:eastAsia="ja-JP"/>
          <w14:ligatures w14:val="standardContextual"/>
        </w:rPr>
      </w:pPr>
      <w:del w:id="696" w:author="Chuka Obi" w:date="2026-05-11T20:16:00Z" w16du:dateUtc="2026-05-11T19:16:00Z">
        <w:r w:rsidRPr="005C5BA1" w:rsidDel="005C5BA1">
          <w:rPr>
            <w:noProof/>
            <w:rPrChange w:id="697" w:author="Chuka Obi" w:date="2026-05-11T20:16:00Z" w16du:dateUtc="2026-05-11T19:16:00Z">
              <w:rPr>
                <w:rStyle w:val="Hyperlink"/>
                <w:noProof/>
              </w:rPr>
            </w:rPrChange>
          </w:rPr>
          <w:delText>15.4  Owner Events of Default</w:delText>
        </w:r>
        <w:r w:rsidDel="005C5BA1">
          <w:rPr>
            <w:noProof/>
            <w:webHidden/>
          </w:rPr>
          <w:tab/>
          <w:delText>69</w:delText>
        </w:r>
      </w:del>
    </w:p>
    <w:p w14:paraId="59EE5150" w14:textId="3177E547" w:rsidR="00B50CF4" w:rsidDel="005C5BA1" w:rsidRDefault="00B50CF4">
      <w:pPr>
        <w:pStyle w:val="TOC2"/>
        <w:tabs>
          <w:tab w:val="right" w:leader="dot" w:pos="9350"/>
        </w:tabs>
        <w:rPr>
          <w:del w:id="698" w:author="Chuka Obi" w:date="2026-05-11T20:16:00Z" w16du:dateUtc="2026-05-11T19:16:00Z"/>
          <w:rFonts w:asciiTheme="minorHAnsi" w:eastAsiaTheme="minorEastAsia" w:hAnsiTheme="minorHAnsi" w:cstheme="minorBidi"/>
          <w:noProof/>
          <w:kern w:val="2"/>
          <w:lang w:eastAsia="ja-JP"/>
          <w14:ligatures w14:val="standardContextual"/>
        </w:rPr>
      </w:pPr>
      <w:del w:id="699" w:author="Chuka Obi" w:date="2026-05-11T20:16:00Z" w16du:dateUtc="2026-05-11T19:16:00Z">
        <w:r w:rsidRPr="005C5BA1" w:rsidDel="005C5BA1">
          <w:rPr>
            <w:noProof/>
            <w:rPrChange w:id="700" w:author="Chuka Obi" w:date="2026-05-11T20:16:00Z" w16du:dateUtc="2026-05-11T19:16:00Z">
              <w:rPr>
                <w:rStyle w:val="Hyperlink"/>
                <w:noProof/>
              </w:rPr>
            </w:rPrChange>
          </w:rPr>
          <w:delText>15.5  Remedies Upon Owner Default</w:delText>
        </w:r>
        <w:r w:rsidDel="005C5BA1">
          <w:rPr>
            <w:noProof/>
            <w:webHidden/>
          </w:rPr>
          <w:tab/>
          <w:delText>69</w:delText>
        </w:r>
      </w:del>
    </w:p>
    <w:p w14:paraId="26B26133" w14:textId="36580414" w:rsidR="00B50CF4" w:rsidDel="005C5BA1" w:rsidRDefault="00B50CF4">
      <w:pPr>
        <w:pStyle w:val="TOC2"/>
        <w:tabs>
          <w:tab w:val="right" w:leader="dot" w:pos="9350"/>
        </w:tabs>
        <w:rPr>
          <w:del w:id="701" w:author="Chuka Obi" w:date="2026-05-11T20:16:00Z" w16du:dateUtc="2026-05-11T19:16:00Z"/>
          <w:rFonts w:asciiTheme="minorHAnsi" w:eastAsiaTheme="minorEastAsia" w:hAnsiTheme="minorHAnsi" w:cstheme="minorBidi"/>
          <w:noProof/>
          <w:kern w:val="2"/>
          <w:lang w:eastAsia="ja-JP"/>
          <w14:ligatures w14:val="standardContextual"/>
        </w:rPr>
      </w:pPr>
      <w:del w:id="702" w:author="Chuka Obi" w:date="2026-05-11T20:16:00Z" w16du:dateUtc="2026-05-11T19:16:00Z">
        <w:r w:rsidRPr="005C5BA1" w:rsidDel="005C5BA1">
          <w:rPr>
            <w:noProof/>
            <w:rPrChange w:id="703" w:author="Chuka Obi" w:date="2026-05-11T20:16:00Z" w16du:dateUtc="2026-05-11T19:16:00Z">
              <w:rPr>
                <w:rStyle w:val="Hyperlink"/>
                <w:noProof/>
              </w:rPr>
            </w:rPrChange>
          </w:rPr>
          <w:delText>15.6  Termination for Convenience</w:delText>
        </w:r>
        <w:r w:rsidDel="005C5BA1">
          <w:rPr>
            <w:noProof/>
            <w:webHidden/>
          </w:rPr>
          <w:tab/>
          <w:delText>70</w:delText>
        </w:r>
      </w:del>
    </w:p>
    <w:p w14:paraId="2447B407" w14:textId="46A293FA" w:rsidR="00B50CF4" w:rsidDel="005C5BA1" w:rsidRDefault="00B50CF4">
      <w:pPr>
        <w:pStyle w:val="TOC2"/>
        <w:tabs>
          <w:tab w:val="right" w:leader="dot" w:pos="9350"/>
        </w:tabs>
        <w:rPr>
          <w:del w:id="704" w:author="Chuka Obi" w:date="2026-05-11T20:16:00Z" w16du:dateUtc="2026-05-11T19:16:00Z"/>
          <w:rFonts w:asciiTheme="minorHAnsi" w:eastAsiaTheme="minorEastAsia" w:hAnsiTheme="minorHAnsi" w:cstheme="minorBidi"/>
          <w:noProof/>
          <w:kern w:val="2"/>
          <w:lang w:eastAsia="ja-JP"/>
          <w14:ligatures w14:val="standardContextual"/>
        </w:rPr>
      </w:pPr>
      <w:del w:id="705" w:author="Chuka Obi" w:date="2026-05-11T20:16:00Z" w16du:dateUtc="2026-05-11T19:16:00Z">
        <w:r w:rsidRPr="005C5BA1" w:rsidDel="005C5BA1">
          <w:rPr>
            <w:noProof/>
            <w:rPrChange w:id="706" w:author="Chuka Obi" w:date="2026-05-11T20:16:00Z" w16du:dateUtc="2026-05-11T19:16:00Z">
              <w:rPr>
                <w:rStyle w:val="Hyperlink"/>
                <w:noProof/>
              </w:rPr>
            </w:rPrChange>
          </w:rPr>
          <w:delText>15.7  Long Stop Date Termination</w:delText>
        </w:r>
        <w:r w:rsidDel="005C5BA1">
          <w:rPr>
            <w:noProof/>
            <w:webHidden/>
          </w:rPr>
          <w:tab/>
          <w:delText>70</w:delText>
        </w:r>
      </w:del>
    </w:p>
    <w:p w14:paraId="6DD2237E" w14:textId="289F37F3" w:rsidR="00B50CF4" w:rsidDel="005C5BA1" w:rsidRDefault="00B50CF4">
      <w:pPr>
        <w:pStyle w:val="TOC2"/>
        <w:tabs>
          <w:tab w:val="right" w:leader="dot" w:pos="9350"/>
        </w:tabs>
        <w:rPr>
          <w:del w:id="707" w:author="Chuka Obi" w:date="2026-05-11T20:16:00Z" w16du:dateUtc="2026-05-11T19:16:00Z"/>
          <w:rFonts w:asciiTheme="minorHAnsi" w:eastAsiaTheme="minorEastAsia" w:hAnsiTheme="minorHAnsi" w:cstheme="minorBidi"/>
          <w:noProof/>
          <w:kern w:val="2"/>
          <w:lang w:eastAsia="ja-JP"/>
          <w14:ligatures w14:val="standardContextual"/>
        </w:rPr>
      </w:pPr>
      <w:del w:id="708" w:author="Chuka Obi" w:date="2026-05-11T20:16:00Z" w16du:dateUtc="2026-05-11T19:16:00Z">
        <w:r w:rsidRPr="005C5BA1" w:rsidDel="005C5BA1">
          <w:rPr>
            <w:noProof/>
            <w:rPrChange w:id="709" w:author="Chuka Obi" w:date="2026-05-11T20:16:00Z" w16du:dateUtc="2026-05-11T19:16:00Z">
              <w:rPr>
                <w:rStyle w:val="Hyperlink"/>
                <w:noProof/>
              </w:rPr>
            </w:rPrChange>
          </w:rPr>
          <w:delText>15.8  Termination Due to Extended Force Majeure</w:delText>
        </w:r>
        <w:r w:rsidDel="005C5BA1">
          <w:rPr>
            <w:noProof/>
            <w:webHidden/>
          </w:rPr>
          <w:tab/>
          <w:delText>71</w:delText>
        </w:r>
      </w:del>
    </w:p>
    <w:p w14:paraId="31A88665" w14:textId="5BE9F927" w:rsidR="00B50CF4" w:rsidDel="005C5BA1" w:rsidRDefault="00B50CF4">
      <w:pPr>
        <w:pStyle w:val="TOC2"/>
        <w:tabs>
          <w:tab w:val="right" w:leader="dot" w:pos="9350"/>
        </w:tabs>
        <w:rPr>
          <w:del w:id="710" w:author="Chuka Obi" w:date="2026-05-11T20:16:00Z" w16du:dateUtc="2026-05-11T19:16:00Z"/>
          <w:rFonts w:asciiTheme="minorHAnsi" w:eastAsiaTheme="minorEastAsia" w:hAnsiTheme="minorHAnsi" w:cstheme="minorBidi"/>
          <w:noProof/>
          <w:kern w:val="2"/>
          <w:lang w:eastAsia="ja-JP"/>
          <w14:ligatures w14:val="standardContextual"/>
        </w:rPr>
      </w:pPr>
      <w:del w:id="711" w:author="Chuka Obi" w:date="2026-05-11T20:16:00Z" w16du:dateUtc="2026-05-11T19:16:00Z">
        <w:r w:rsidRPr="005C5BA1" w:rsidDel="005C5BA1">
          <w:rPr>
            <w:noProof/>
            <w:rPrChange w:id="712" w:author="Chuka Obi" w:date="2026-05-11T20:16:00Z" w16du:dateUtc="2026-05-11T19:16:00Z">
              <w:rPr>
                <w:rStyle w:val="Hyperlink"/>
                <w:noProof/>
              </w:rPr>
            </w:rPrChange>
          </w:rPr>
          <w:delText>15.9  Suspension of Work</w:delText>
        </w:r>
        <w:r w:rsidDel="005C5BA1">
          <w:rPr>
            <w:noProof/>
            <w:webHidden/>
          </w:rPr>
          <w:tab/>
          <w:delText>71</w:delText>
        </w:r>
      </w:del>
    </w:p>
    <w:p w14:paraId="2938A0A4" w14:textId="223D504F" w:rsidR="00B50CF4" w:rsidDel="005C5BA1" w:rsidRDefault="00B50CF4">
      <w:pPr>
        <w:pStyle w:val="TOC2"/>
        <w:tabs>
          <w:tab w:val="right" w:leader="dot" w:pos="9350"/>
        </w:tabs>
        <w:rPr>
          <w:del w:id="713" w:author="Chuka Obi" w:date="2026-05-11T20:16:00Z" w16du:dateUtc="2026-05-11T19:16:00Z"/>
          <w:rFonts w:asciiTheme="minorHAnsi" w:eastAsiaTheme="minorEastAsia" w:hAnsiTheme="minorHAnsi" w:cstheme="minorBidi"/>
          <w:noProof/>
          <w:kern w:val="2"/>
          <w:lang w:eastAsia="ja-JP"/>
          <w14:ligatures w14:val="standardContextual"/>
        </w:rPr>
      </w:pPr>
      <w:del w:id="714" w:author="Chuka Obi" w:date="2026-05-11T20:16:00Z" w16du:dateUtc="2026-05-11T19:16:00Z">
        <w:r w:rsidRPr="005C5BA1" w:rsidDel="005C5BA1">
          <w:rPr>
            <w:noProof/>
            <w:rPrChange w:id="715" w:author="Chuka Obi" w:date="2026-05-11T20:16:00Z" w16du:dateUtc="2026-05-11T19:16:00Z">
              <w:rPr>
                <w:rStyle w:val="Hyperlink"/>
                <w:noProof/>
              </w:rPr>
            </w:rPrChange>
          </w:rPr>
          <w:delText>15.10  Effect of Termination</w:delText>
        </w:r>
        <w:r w:rsidDel="005C5BA1">
          <w:rPr>
            <w:noProof/>
            <w:webHidden/>
          </w:rPr>
          <w:tab/>
          <w:delText>71</w:delText>
        </w:r>
      </w:del>
    </w:p>
    <w:p w14:paraId="7C778625" w14:textId="19A0A820" w:rsidR="00B50CF4" w:rsidDel="005C5BA1" w:rsidRDefault="00B50CF4">
      <w:pPr>
        <w:pStyle w:val="TOC1"/>
        <w:tabs>
          <w:tab w:val="right" w:leader="dot" w:pos="9350"/>
        </w:tabs>
        <w:rPr>
          <w:del w:id="716" w:author="Chuka Obi" w:date="2026-05-11T20:16:00Z" w16du:dateUtc="2026-05-11T19:16:00Z"/>
          <w:rFonts w:asciiTheme="minorHAnsi" w:eastAsiaTheme="minorEastAsia" w:hAnsiTheme="minorHAnsi" w:cstheme="minorBidi"/>
          <w:noProof/>
          <w:kern w:val="2"/>
          <w:lang w:eastAsia="ja-JP"/>
          <w14:ligatures w14:val="standardContextual"/>
        </w:rPr>
      </w:pPr>
      <w:del w:id="717" w:author="Chuka Obi" w:date="2026-05-11T20:16:00Z" w16du:dateUtc="2026-05-11T19:16:00Z">
        <w:r w:rsidRPr="005C5BA1" w:rsidDel="005C5BA1">
          <w:rPr>
            <w:noProof/>
            <w:rPrChange w:id="718" w:author="Chuka Obi" w:date="2026-05-11T20:16:00Z" w16du:dateUtc="2026-05-11T19:16:00Z">
              <w:rPr>
                <w:rStyle w:val="Hyperlink"/>
                <w:noProof/>
              </w:rPr>
            </w:rPrChange>
          </w:rPr>
          <w:delText>16. INDEMNIFICATION</w:delText>
        </w:r>
        <w:r w:rsidDel="005C5BA1">
          <w:rPr>
            <w:noProof/>
            <w:webHidden/>
          </w:rPr>
          <w:tab/>
          <w:delText>72</w:delText>
        </w:r>
      </w:del>
    </w:p>
    <w:p w14:paraId="10624017" w14:textId="5065036E" w:rsidR="00B50CF4" w:rsidDel="005C5BA1" w:rsidRDefault="00B50CF4">
      <w:pPr>
        <w:pStyle w:val="TOC2"/>
        <w:tabs>
          <w:tab w:val="right" w:leader="dot" w:pos="9350"/>
        </w:tabs>
        <w:rPr>
          <w:del w:id="719" w:author="Chuka Obi" w:date="2026-05-11T20:16:00Z" w16du:dateUtc="2026-05-11T19:16:00Z"/>
          <w:rFonts w:asciiTheme="minorHAnsi" w:eastAsiaTheme="minorEastAsia" w:hAnsiTheme="minorHAnsi" w:cstheme="minorBidi"/>
          <w:noProof/>
          <w:kern w:val="2"/>
          <w:lang w:eastAsia="ja-JP"/>
          <w14:ligatures w14:val="standardContextual"/>
        </w:rPr>
      </w:pPr>
      <w:del w:id="720" w:author="Chuka Obi" w:date="2026-05-11T20:16:00Z" w16du:dateUtc="2026-05-11T19:16:00Z">
        <w:r w:rsidRPr="005C5BA1" w:rsidDel="005C5BA1">
          <w:rPr>
            <w:noProof/>
            <w:rPrChange w:id="721" w:author="Chuka Obi" w:date="2026-05-11T20:16:00Z" w16du:dateUtc="2026-05-11T19:16:00Z">
              <w:rPr>
                <w:rStyle w:val="Hyperlink"/>
                <w:noProof/>
              </w:rPr>
            </w:rPrChange>
          </w:rPr>
          <w:delText>16.1  Contractor’s Indemnification</w:delText>
        </w:r>
        <w:r w:rsidDel="005C5BA1">
          <w:rPr>
            <w:noProof/>
            <w:webHidden/>
          </w:rPr>
          <w:tab/>
          <w:delText>72</w:delText>
        </w:r>
      </w:del>
    </w:p>
    <w:p w14:paraId="24417591" w14:textId="72DEAABB" w:rsidR="00B50CF4" w:rsidDel="005C5BA1" w:rsidRDefault="00B50CF4">
      <w:pPr>
        <w:pStyle w:val="TOC2"/>
        <w:tabs>
          <w:tab w:val="right" w:leader="dot" w:pos="9350"/>
        </w:tabs>
        <w:rPr>
          <w:del w:id="722" w:author="Chuka Obi" w:date="2026-05-11T20:16:00Z" w16du:dateUtc="2026-05-11T19:16:00Z"/>
          <w:rFonts w:asciiTheme="minorHAnsi" w:eastAsiaTheme="minorEastAsia" w:hAnsiTheme="minorHAnsi" w:cstheme="minorBidi"/>
          <w:noProof/>
          <w:kern w:val="2"/>
          <w:lang w:eastAsia="ja-JP"/>
          <w14:ligatures w14:val="standardContextual"/>
        </w:rPr>
      </w:pPr>
      <w:del w:id="723" w:author="Chuka Obi" w:date="2026-05-11T20:16:00Z" w16du:dateUtc="2026-05-11T19:16:00Z">
        <w:r w:rsidRPr="005C5BA1" w:rsidDel="005C5BA1">
          <w:rPr>
            <w:noProof/>
            <w:rPrChange w:id="724" w:author="Chuka Obi" w:date="2026-05-11T20:16:00Z" w16du:dateUtc="2026-05-11T19:16:00Z">
              <w:rPr>
                <w:rStyle w:val="Hyperlink"/>
                <w:noProof/>
              </w:rPr>
            </w:rPrChange>
          </w:rPr>
          <w:delText>16.2  Owner’s Indemnification</w:delText>
        </w:r>
        <w:r w:rsidDel="005C5BA1">
          <w:rPr>
            <w:noProof/>
            <w:webHidden/>
          </w:rPr>
          <w:tab/>
          <w:delText>72</w:delText>
        </w:r>
      </w:del>
    </w:p>
    <w:p w14:paraId="7E4812E4" w14:textId="726CFB03" w:rsidR="00B50CF4" w:rsidDel="005C5BA1" w:rsidRDefault="00B50CF4">
      <w:pPr>
        <w:pStyle w:val="TOC2"/>
        <w:tabs>
          <w:tab w:val="right" w:leader="dot" w:pos="9350"/>
        </w:tabs>
        <w:rPr>
          <w:del w:id="725" w:author="Chuka Obi" w:date="2026-05-11T20:16:00Z" w16du:dateUtc="2026-05-11T19:16:00Z"/>
          <w:rFonts w:asciiTheme="minorHAnsi" w:eastAsiaTheme="minorEastAsia" w:hAnsiTheme="minorHAnsi" w:cstheme="minorBidi"/>
          <w:noProof/>
          <w:kern w:val="2"/>
          <w:lang w:eastAsia="ja-JP"/>
          <w14:ligatures w14:val="standardContextual"/>
        </w:rPr>
      </w:pPr>
      <w:del w:id="726" w:author="Chuka Obi" w:date="2026-05-11T20:16:00Z" w16du:dateUtc="2026-05-11T19:16:00Z">
        <w:r w:rsidRPr="005C5BA1" w:rsidDel="005C5BA1">
          <w:rPr>
            <w:noProof/>
            <w:rPrChange w:id="727" w:author="Chuka Obi" w:date="2026-05-11T20:16:00Z" w16du:dateUtc="2026-05-11T19:16:00Z">
              <w:rPr>
                <w:rStyle w:val="Hyperlink"/>
                <w:noProof/>
              </w:rPr>
            </w:rPrChange>
          </w:rPr>
          <w:delText>16.3  Indemnification Procedures</w:delText>
        </w:r>
        <w:r w:rsidDel="005C5BA1">
          <w:rPr>
            <w:noProof/>
            <w:webHidden/>
          </w:rPr>
          <w:tab/>
          <w:delText>73</w:delText>
        </w:r>
      </w:del>
    </w:p>
    <w:p w14:paraId="2E099F27" w14:textId="56A619FA" w:rsidR="00B50CF4" w:rsidDel="005C5BA1" w:rsidRDefault="00B50CF4">
      <w:pPr>
        <w:pStyle w:val="TOC1"/>
        <w:tabs>
          <w:tab w:val="right" w:leader="dot" w:pos="9350"/>
        </w:tabs>
        <w:rPr>
          <w:del w:id="728" w:author="Chuka Obi" w:date="2026-05-11T20:16:00Z" w16du:dateUtc="2026-05-11T19:16:00Z"/>
          <w:rFonts w:asciiTheme="minorHAnsi" w:eastAsiaTheme="minorEastAsia" w:hAnsiTheme="minorHAnsi" w:cstheme="minorBidi"/>
          <w:noProof/>
          <w:kern w:val="2"/>
          <w:lang w:eastAsia="ja-JP"/>
          <w14:ligatures w14:val="standardContextual"/>
        </w:rPr>
      </w:pPr>
      <w:del w:id="729" w:author="Chuka Obi" w:date="2026-05-11T20:16:00Z" w16du:dateUtc="2026-05-11T19:16:00Z">
        <w:r w:rsidRPr="005C5BA1" w:rsidDel="005C5BA1">
          <w:rPr>
            <w:noProof/>
            <w:rPrChange w:id="730" w:author="Chuka Obi" w:date="2026-05-11T20:16:00Z" w16du:dateUtc="2026-05-11T19:16:00Z">
              <w:rPr>
                <w:rStyle w:val="Hyperlink"/>
                <w:noProof/>
              </w:rPr>
            </w:rPrChange>
          </w:rPr>
          <w:delText>17. LIMITATION OF LIABILITY</w:delText>
        </w:r>
        <w:r w:rsidDel="005C5BA1">
          <w:rPr>
            <w:noProof/>
            <w:webHidden/>
          </w:rPr>
          <w:tab/>
          <w:delText>74</w:delText>
        </w:r>
      </w:del>
    </w:p>
    <w:p w14:paraId="422B6B6B" w14:textId="3309C6B6" w:rsidR="00B50CF4" w:rsidDel="005C5BA1" w:rsidRDefault="00B50CF4">
      <w:pPr>
        <w:pStyle w:val="TOC2"/>
        <w:tabs>
          <w:tab w:val="right" w:leader="dot" w:pos="9350"/>
        </w:tabs>
        <w:rPr>
          <w:del w:id="731" w:author="Chuka Obi" w:date="2026-05-11T20:16:00Z" w16du:dateUtc="2026-05-11T19:16:00Z"/>
          <w:rFonts w:asciiTheme="minorHAnsi" w:eastAsiaTheme="minorEastAsia" w:hAnsiTheme="minorHAnsi" w:cstheme="minorBidi"/>
          <w:noProof/>
          <w:kern w:val="2"/>
          <w:lang w:eastAsia="ja-JP"/>
          <w14:ligatures w14:val="standardContextual"/>
        </w:rPr>
      </w:pPr>
      <w:del w:id="732" w:author="Chuka Obi" w:date="2026-05-11T20:16:00Z" w16du:dateUtc="2026-05-11T19:16:00Z">
        <w:r w:rsidRPr="005C5BA1" w:rsidDel="005C5BA1">
          <w:rPr>
            <w:noProof/>
            <w:rPrChange w:id="733" w:author="Chuka Obi" w:date="2026-05-11T20:16:00Z" w16du:dateUtc="2026-05-11T19:16:00Z">
              <w:rPr>
                <w:rStyle w:val="Hyperlink"/>
                <w:noProof/>
              </w:rPr>
            </w:rPrChange>
          </w:rPr>
          <w:delText>17.1  Aggregate Cap</w:delText>
        </w:r>
        <w:r w:rsidDel="005C5BA1">
          <w:rPr>
            <w:noProof/>
            <w:webHidden/>
          </w:rPr>
          <w:tab/>
          <w:delText>74</w:delText>
        </w:r>
      </w:del>
    </w:p>
    <w:p w14:paraId="16C4AFF4" w14:textId="2ED51440" w:rsidR="00B50CF4" w:rsidDel="005C5BA1" w:rsidRDefault="00B50CF4">
      <w:pPr>
        <w:pStyle w:val="TOC2"/>
        <w:tabs>
          <w:tab w:val="right" w:leader="dot" w:pos="9350"/>
        </w:tabs>
        <w:rPr>
          <w:del w:id="734" w:author="Chuka Obi" w:date="2026-05-11T20:16:00Z" w16du:dateUtc="2026-05-11T19:16:00Z"/>
          <w:rFonts w:asciiTheme="minorHAnsi" w:eastAsiaTheme="minorEastAsia" w:hAnsiTheme="minorHAnsi" w:cstheme="minorBidi"/>
          <w:noProof/>
          <w:kern w:val="2"/>
          <w:lang w:eastAsia="ja-JP"/>
          <w14:ligatures w14:val="standardContextual"/>
        </w:rPr>
      </w:pPr>
      <w:del w:id="735" w:author="Chuka Obi" w:date="2026-05-11T20:16:00Z" w16du:dateUtc="2026-05-11T19:16:00Z">
        <w:r w:rsidRPr="005C5BA1" w:rsidDel="005C5BA1">
          <w:rPr>
            <w:noProof/>
            <w:rPrChange w:id="736" w:author="Chuka Obi" w:date="2026-05-11T20:16:00Z" w16du:dateUtc="2026-05-11T19:16:00Z">
              <w:rPr>
                <w:rStyle w:val="Hyperlink"/>
                <w:noProof/>
              </w:rPr>
            </w:rPrChange>
          </w:rPr>
          <w:delText>17.2  Consequential Damages</w:delText>
        </w:r>
        <w:r w:rsidDel="005C5BA1">
          <w:rPr>
            <w:noProof/>
            <w:webHidden/>
          </w:rPr>
          <w:tab/>
          <w:delText>74</w:delText>
        </w:r>
      </w:del>
    </w:p>
    <w:p w14:paraId="129EF371" w14:textId="35246354" w:rsidR="00B50CF4" w:rsidDel="005C5BA1" w:rsidRDefault="00B50CF4">
      <w:pPr>
        <w:pStyle w:val="TOC2"/>
        <w:tabs>
          <w:tab w:val="right" w:leader="dot" w:pos="9350"/>
        </w:tabs>
        <w:rPr>
          <w:del w:id="737" w:author="Chuka Obi" w:date="2026-05-11T20:16:00Z" w16du:dateUtc="2026-05-11T19:16:00Z"/>
          <w:rFonts w:asciiTheme="minorHAnsi" w:eastAsiaTheme="minorEastAsia" w:hAnsiTheme="minorHAnsi" w:cstheme="minorBidi"/>
          <w:noProof/>
          <w:kern w:val="2"/>
          <w:lang w:eastAsia="ja-JP"/>
          <w14:ligatures w14:val="standardContextual"/>
        </w:rPr>
      </w:pPr>
      <w:del w:id="738" w:author="Chuka Obi" w:date="2026-05-11T20:16:00Z" w16du:dateUtc="2026-05-11T19:16:00Z">
        <w:r w:rsidRPr="005C5BA1" w:rsidDel="005C5BA1">
          <w:rPr>
            <w:noProof/>
            <w:rPrChange w:id="739" w:author="Chuka Obi" w:date="2026-05-11T20:16:00Z" w16du:dateUtc="2026-05-11T19:16:00Z">
              <w:rPr>
                <w:rStyle w:val="Hyperlink"/>
                <w:noProof/>
              </w:rPr>
            </w:rPrChange>
          </w:rPr>
          <w:delText>17.3  Caps on Liquidated Damages</w:delText>
        </w:r>
        <w:r w:rsidDel="005C5BA1">
          <w:rPr>
            <w:noProof/>
            <w:webHidden/>
          </w:rPr>
          <w:tab/>
          <w:delText>74</w:delText>
        </w:r>
      </w:del>
    </w:p>
    <w:p w14:paraId="76EDFAAF" w14:textId="3171695F" w:rsidR="00B50CF4" w:rsidDel="005C5BA1" w:rsidRDefault="00B50CF4">
      <w:pPr>
        <w:pStyle w:val="TOC2"/>
        <w:tabs>
          <w:tab w:val="right" w:leader="dot" w:pos="9350"/>
        </w:tabs>
        <w:rPr>
          <w:del w:id="740" w:author="Chuka Obi" w:date="2026-05-11T20:16:00Z" w16du:dateUtc="2026-05-11T19:16:00Z"/>
          <w:rFonts w:asciiTheme="minorHAnsi" w:eastAsiaTheme="minorEastAsia" w:hAnsiTheme="minorHAnsi" w:cstheme="minorBidi"/>
          <w:noProof/>
          <w:kern w:val="2"/>
          <w:lang w:eastAsia="ja-JP"/>
          <w14:ligatures w14:val="standardContextual"/>
        </w:rPr>
      </w:pPr>
      <w:del w:id="741" w:author="Chuka Obi" w:date="2026-05-11T20:16:00Z" w16du:dateUtc="2026-05-11T19:16:00Z">
        <w:r w:rsidRPr="005C5BA1" w:rsidDel="005C5BA1">
          <w:rPr>
            <w:noProof/>
            <w:rPrChange w:id="742" w:author="Chuka Obi" w:date="2026-05-11T20:16:00Z" w16du:dateUtc="2026-05-11T19:16:00Z">
              <w:rPr>
                <w:rStyle w:val="Hyperlink"/>
                <w:noProof/>
              </w:rPr>
            </w:rPrChange>
          </w:rPr>
          <w:delText>17.4  Applicability</w:delText>
        </w:r>
        <w:r w:rsidDel="005C5BA1">
          <w:rPr>
            <w:noProof/>
            <w:webHidden/>
          </w:rPr>
          <w:tab/>
          <w:delText>75</w:delText>
        </w:r>
      </w:del>
    </w:p>
    <w:p w14:paraId="22B6F41A" w14:textId="46B9AE70" w:rsidR="00B50CF4" w:rsidDel="005C5BA1" w:rsidRDefault="00B50CF4">
      <w:pPr>
        <w:pStyle w:val="TOC2"/>
        <w:tabs>
          <w:tab w:val="right" w:leader="dot" w:pos="9350"/>
        </w:tabs>
        <w:rPr>
          <w:del w:id="743" w:author="Chuka Obi" w:date="2026-05-11T20:16:00Z" w16du:dateUtc="2026-05-11T19:16:00Z"/>
          <w:rFonts w:asciiTheme="minorHAnsi" w:eastAsiaTheme="minorEastAsia" w:hAnsiTheme="minorHAnsi" w:cstheme="minorBidi"/>
          <w:noProof/>
          <w:kern w:val="2"/>
          <w:lang w:eastAsia="ja-JP"/>
          <w14:ligatures w14:val="standardContextual"/>
        </w:rPr>
      </w:pPr>
      <w:del w:id="744" w:author="Chuka Obi" w:date="2026-05-11T20:16:00Z" w16du:dateUtc="2026-05-11T19:16:00Z">
        <w:r w:rsidRPr="005C5BA1" w:rsidDel="005C5BA1">
          <w:rPr>
            <w:noProof/>
            <w:rPrChange w:id="745" w:author="Chuka Obi" w:date="2026-05-11T20:16:00Z" w16du:dateUtc="2026-05-11T19:16:00Z">
              <w:rPr>
                <w:rStyle w:val="Hyperlink"/>
                <w:noProof/>
              </w:rPr>
            </w:rPrChange>
          </w:rPr>
          <w:delText>17.5  Time Limit on Claims</w:delText>
        </w:r>
        <w:r w:rsidDel="005C5BA1">
          <w:rPr>
            <w:noProof/>
            <w:webHidden/>
          </w:rPr>
          <w:tab/>
          <w:delText>75</w:delText>
        </w:r>
      </w:del>
    </w:p>
    <w:p w14:paraId="5FBF4BE8" w14:textId="7610389C" w:rsidR="00B50CF4" w:rsidDel="005C5BA1" w:rsidRDefault="00B50CF4">
      <w:pPr>
        <w:pStyle w:val="TOC1"/>
        <w:tabs>
          <w:tab w:val="right" w:leader="dot" w:pos="9350"/>
        </w:tabs>
        <w:rPr>
          <w:del w:id="746" w:author="Chuka Obi" w:date="2026-05-11T20:16:00Z" w16du:dateUtc="2026-05-11T19:16:00Z"/>
          <w:rFonts w:asciiTheme="minorHAnsi" w:eastAsiaTheme="minorEastAsia" w:hAnsiTheme="minorHAnsi" w:cstheme="minorBidi"/>
          <w:noProof/>
          <w:kern w:val="2"/>
          <w:lang w:eastAsia="ja-JP"/>
          <w14:ligatures w14:val="standardContextual"/>
        </w:rPr>
      </w:pPr>
      <w:del w:id="747" w:author="Chuka Obi" w:date="2026-05-11T20:16:00Z" w16du:dateUtc="2026-05-11T19:16:00Z">
        <w:r w:rsidRPr="005C5BA1" w:rsidDel="005C5BA1">
          <w:rPr>
            <w:noProof/>
            <w:rPrChange w:id="748" w:author="Chuka Obi" w:date="2026-05-11T20:16:00Z" w16du:dateUtc="2026-05-11T19:16:00Z">
              <w:rPr>
                <w:rStyle w:val="Hyperlink"/>
                <w:noProof/>
              </w:rPr>
            </w:rPrChange>
          </w:rPr>
          <w:delText>18. DISPUTE RESOLUTION</w:delText>
        </w:r>
        <w:r w:rsidDel="005C5BA1">
          <w:rPr>
            <w:noProof/>
            <w:webHidden/>
          </w:rPr>
          <w:tab/>
          <w:delText>76</w:delText>
        </w:r>
      </w:del>
    </w:p>
    <w:p w14:paraId="48CFE18A" w14:textId="7A286B0F" w:rsidR="00B50CF4" w:rsidDel="005C5BA1" w:rsidRDefault="00B50CF4">
      <w:pPr>
        <w:pStyle w:val="TOC2"/>
        <w:tabs>
          <w:tab w:val="right" w:leader="dot" w:pos="9350"/>
        </w:tabs>
        <w:rPr>
          <w:del w:id="749" w:author="Chuka Obi" w:date="2026-05-11T20:16:00Z" w16du:dateUtc="2026-05-11T19:16:00Z"/>
          <w:rFonts w:asciiTheme="minorHAnsi" w:eastAsiaTheme="minorEastAsia" w:hAnsiTheme="minorHAnsi" w:cstheme="minorBidi"/>
          <w:noProof/>
          <w:kern w:val="2"/>
          <w:lang w:eastAsia="ja-JP"/>
          <w14:ligatures w14:val="standardContextual"/>
        </w:rPr>
      </w:pPr>
      <w:del w:id="750" w:author="Chuka Obi" w:date="2026-05-11T20:16:00Z" w16du:dateUtc="2026-05-11T19:16:00Z">
        <w:r w:rsidRPr="005C5BA1" w:rsidDel="005C5BA1">
          <w:rPr>
            <w:noProof/>
            <w:rPrChange w:id="751" w:author="Chuka Obi" w:date="2026-05-11T20:16:00Z" w16du:dateUtc="2026-05-11T19:16:00Z">
              <w:rPr>
                <w:rStyle w:val="Hyperlink"/>
                <w:noProof/>
              </w:rPr>
            </w:rPrChange>
          </w:rPr>
          <w:delText>18.1  Negotiation</w:delText>
        </w:r>
        <w:r w:rsidDel="005C5BA1">
          <w:rPr>
            <w:noProof/>
            <w:webHidden/>
          </w:rPr>
          <w:tab/>
          <w:delText>76</w:delText>
        </w:r>
      </w:del>
    </w:p>
    <w:p w14:paraId="6A0C584D" w14:textId="2AAB28AA" w:rsidR="00B50CF4" w:rsidDel="005C5BA1" w:rsidRDefault="00B50CF4">
      <w:pPr>
        <w:pStyle w:val="TOC2"/>
        <w:tabs>
          <w:tab w:val="right" w:leader="dot" w:pos="9350"/>
        </w:tabs>
        <w:rPr>
          <w:del w:id="752" w:author="Chuka Obi" w:date="2026-05-11T20:16:00Z" w16du:dateUtc="2026-05-11T19:16:00Z"/>
          <w:rFonts w:asciiTheme="minorHAnsi" w:eastAsiaTheme="minorEastAsia" w:hAnsiTheme="minorHAnsi" w:cstheme="minorBidi"/>
          <w:noProof/>
          <w:kern w:val="2"/>
          <w:lang w:eastAsia="ja-JP"/>
          <w14:ligatures w14:val="standardContextual"/>
        </w:rPr>
      </w:pPr>
      <w:del w:id="753" w:author="Chuka Obi" w:date="2026-05-11T20:16:00Z" w16du:dateUtc="2026-05-11T19:16:00Z">
        <w:r w:rsidRPr="005C5BA1" w:rsidDel="005C5BA1">
          <w:rPr>
            <w:noProof/>
            <w:rPrChange w:id="754" w:author="Chuka Obi" w:date="2026-05-11T20:16:00Z" w16du:dateUtc="2026-05-11T19:16:00Z">
              <w:rPr>
                <w:rStyle w:val="Hyperlink"/>
                <w:noProof/>
              </w:rPr>
            </w:rPrChange>
          </w:rPr>
          <w:delText>18.2  Mediation (Optional)</w:delText>
        </w:r>
        <w:r w:rsidDel="005C5BA1">
          <w:rPr>
            <w:noProof/>
            <w:webHidden/>
          </w:rPr>
          <w:tab/>
          <w:delText>76</w:delText>
        </w:r>
      </w:del>
    </w:p>
    <w:p w14:paraId="76A474C3" w14:textId="3F38CB94" w:rsidR="00B50CF4" w:rsidDel="005C5BA1" w:rsidRDefault="00B50CF4">
      <w:pPr>
        <w:pStyle w:val="TOC2"/>
        <w:tabs>
          <w:tab w:val="right" w:leader="dot" w:pos="9350"/>
        </w:tabs>
        <w:rPr>
          <w:del w:id="755" w:author="Chuka Obi" w:date="2026-05-11T20:16:00Z" w16du:dateUtc="2026-05-11T19:16:00Z"/>
          <w:rFonts w:asciiTheme="minorHAnsi" w:eastAsiaTheme="minorEastAsia" w:hAnsiTheme="minorHAnsi" w:cstheme="minorBidi"/>
          <w:noProof/>
          <w:kern w:val="2"/>
          <w:lang w:eastAsia="ja-JP"/>
          <w14:ligatures w14:val="standardContextual"/>
        </w:rPr>
      </w:pPr>
      <w:del w:id="756" w:author="Chuka Obi" w:date="2026-05-11T20:16:00Z" w16du:dateUtc="2026-05-11T19:16:00Z">
        <w:r w:rsidRPr="005C5BA1" w:rsidDel="005C5BA1">
          <w:rPr>
            <w:noProof/>
            <w:rPrChange w:id="757" w:author="Chuka Obi" w:date="2026-05-11T20:16:00Z" w16du:dateUtc="2026-05-11T19:16:00Z">
              <w:rPr>
                <w:rStyle w:val="Hyperlink"/>
                <w:noProof/>
              </w:rPr>
            </w:rPrChange>
          </w:rPr>
          <w:delText>18.3  Arbitration</w:delText>
        </w:r>
        <w:r w:rsidDel="005C5BA1">
          <w:rPr>
            <w:noProof/>
            <w:webHidden/>
          </w:rPr>
          <w:tab/>
          <w:delText>76</w:delText>
        </w:r>
      </w:del>
    </w:p>
    <w:p w14:paraId="1E20412C" w14:textId="3E7D1397" w:rsidR="00B50CF4" w:rsidDel="005C5BA1" w:rsidRDefault="00B50CF4">
      <w:pPr>
        <w:pStyle w:val="TOC2"/>
        <w:tabs>
          <w:tab w:val="right" w:leader="dot" w:pos="9350"/>
        </w:tabs>
        <w:rPr>
          <w:del w:id="758" w:author="Chuka Obi" w:date="2026-05-11T20:16:00Z" w16du:dateUtc="2026-05-11T19:16:00Z"/>
          <w:rFonts w:asciiTheme="minorHAnsi" w:eastAsiaTheme="minorEastAsia" w:hAnsiTheme="minorHAnsi" w:cstheme="minorBidi"/>
          <w:noProof/>
          <w:kern w:val="2"/>
          <w:lang w:eastAsia="ja-JP"/>
          <w14:ligatures w14:val="standardContextual"/>
        </w:rPr>
      </w:pPr>
      <w:del w:id="759" w:author="Chuka Obi" w:date="2026-05-11T20:16:00Z" w16du:dateUtc="2026-05-11T19:16:00Z">
        <w:r w:rsidRPr="005C5BA1" w:rsidDel="005C5BA1">
          <w:rPr>
            <w:noProof/>
            <w:rPrChange w:id="760" w:author="Chuka Obi" w:date="2026-05-11T20:16:00Z" w16du:dateUtc="2026-05-11T19:16:00Z">
              <w:rPr>
                <w:rStyle w:val="Hyperlink"/>
                <w:noProof/>
              </w:rPr>
            </w:rPrChange>
          </w:rPr>
          <w:delText>18.4  Continuation of Work</w:delText>
        </w:r>
        <w:r w:rsidDel="005C5BA1">
          <w:rPr>
            <w:noProof/>
            <w:webHidden/>
          </w:rPr>
          <w:tab/>
          <w:delText>77</w:delText>
        </w:r>
      </w:del>
    </w:p>
    <w:p w14:paraId="5670F0DA" w14:textId="763643D7" w:rsidR="00B50CF4" w:rsidDel="005C5BA1" w:rsidRDefault="00B50CF4">
      <w:pPr>
        <w:pStyle w:val="TOC2"/>
        <w:tabs>
          <w:tab w:val="right" w:leader="dot" w:pos="9350"/>
        </w:tabs>
        <w:rPr>
          <w:del w:id="761" w:author="Chuka Obi" w:date="2026-05-11T20:16:00Z" w16du:dateUtc="2026-05-11T19:16:00Z"/>
          <w:rFonts w:asciiTheme="minorHAnsi" w:eastAsiaTheme="minorEastAsia" w:hAnsiTheme="minorHAnsi" w:cstheme="minorBidi"/>
          <w:noProof/>
          <w:kern w:val="2"/>
          <w:lang w:eastAsia="ja-JP"/>
          <w14:ligatures w14:val="standardContextual"/>
        </w:rPr>
      </w:pPr>
      <w:del w:id="762" w:author="Chuka Obi" w:date="2026-05-11T20:16:00Z" w16du:dateUtc="2026-05-11T19:16:00Z">
        <w:r w:rsidRPr="005C5BA1" w:rsidDel="005C5BA1">
          <w:rPr>
            <w:noProof/>
            <w:rPrChange w:id="763" w:author="Chuka Obi" w:date="2026-05-11T20:16:00Z" w16du:dateUtc="2026-05-11T19:16:00Z">
              <w:rPr>
                <w:rStyle w:val="Hyperlink"/>
                <w:noProof/>
              </w:rPr>
            </w:rPrChange>
          </w:rPr>
          <w:delText>18.5  Escrow of Disputed Amounts</w:delText>
        </w:r>
        <w:r w:rsidDel="005C5BA1">
          <w:rPr>
            <w:noProof/>
            <w:webHidden/>
          </w:rPr>
          <w:tab/>
          <w:delText>77</w:delText>
        </w:r>
      </w:del>
    </w:p>
    <w:p w14:paraId="45D4BA0E" w14:textId="6D7BFF2E" w:rsidR="00B50CF4" w:rsidDel="005C5BA1" w:rsidRDefault="00B50CF4">
      <w:pPr>
        <w:pStyle w:val="TOC1"/>
        <w:tabs>
          <w:tab w:val="right" w:leader="dot" w:pos="9350"/>
        </w:tabs>
        <w:rPr>
          <w:del w:id="764" w:author="Chuka Obi" w:date="2026-05-11T20:16:00Z" w16du:dateUtc="2026-05-11T19:16:00Z"/>
          <w:rFonts w:asciiTheme="minorHAnsi" w:eastAsiaTheme="minorEastAsia" w:hAnsiTheme="minorHAnsi" w:cstheme="minorBidi"/>
          <w:noProof/>
          <w:kern w:val="2"/>
          <w:lang w:eastAsia="ja-JP"/>
          <w14:ligatures w14:val="standardContextual"/>
        </w:rPr>
      </w:pPr>
      <w:del w:id="765" w:author="Chuka Obi" w:date="2026-05-11T20:16:00Z" w16du:dateUtc="2026-05-11T19:16:00Z">
        <w:r w:rsidRPr="005C5BA1" w:rsidDel="005C5BA1">
          <w:rPr>
            <w:noProof/>
            <w:rPrChange w:id="766" w:author="Chuka Obi" w:date="2026-05-11T20:16:00Z" w16du:dateUtc="2026-05-11T19:16:00Z">
              <w:rPr>
                <w:rStyle w:val="Hyperlink"/>
                <w:noProof/>
              </w:rPr>
            </w:rPrChange>
          </w:rPr>
          <w:delText>19. CONFIDENTIALITY</w:delText>
        </w:r>
        <w:r w:rsidDel="005C5BA1">
          <w:rPr>
            <w:noProof/>
            <w:webHidden/>
          </w:rPr>
          <w:tab/>
          <w:delText>78</w:delText>
        </w:r>
      </w:del>
    </w:p>
    <w:p w14:paraId="0CF28348" w14:textId="4CE2DCCC" w:rsidR="00B50CF4" w:rsidDel="005C5BA1" w:rsidRDefault="00B50CF4">
      <w:pPr>
        <w:pStyle w:val="TOC2"/>
        <w:tabs>
          <w:tab w:val="right" w:leader="dot" w:pos="9350"/>
        </w:tabs>
        <w:rPr>
          <w:del w:id="767" w:author="Chuka Obi" w:date="2026-05-11T20:16:00Z" w16du:dateUtc="2026-05-11T19:16:00Z"/>
          <w:rFonts w:asciiTheme="minorHAnsi" w:eastAsiaTheme="minorEastAsia" w:hAnsiTheme="minorHAnsi" w:cstheme="minorBidi"/>
          <w:noProof/>
          <w:kern w:val="2"/>
          <w:lang w:eastAsia="ja-JP"/>
          <w14:ligatures w14:val="standardContextual"/>
        </w:rPr>
      </w:pPr>
      <w:del w:id="768" w:author="Chuka Obi" w:date="2026-05-11T20:16:00Z" w16du:dateUtc="2026-05-11T19:16:00Z">
        <w:r w:rsidRPr="005C5BA1" w:rsidDel="005C5BA1">
          <w:rPr>
            <w:noProof/>
            <w:rPrChange w:id="769" w:author="Chuka Obi" w:date="2026-05-11T20:16:00Z" w16du:dateUtc="2026-05-11T19:16:00Z">
              <w:rPr>
                <w:rStyle w:val="Hyperlink"/>
                <w:noProof/>
              </w:rPr>
            </w:rPrChange>
          </w:rPr>
          <w:delText>19.1  Obligations</w:delText>
        </w:r>
        <w:r w:rsidDel="005C5BA1">
          <w:rPr>
            <w:noProof/>
            <w:webHidden/>
          </w:rPr>
          <w:tab/>
          <w:delText>78</w:delText>
        </w:r>
      </w:del>
    </w:p>
    <w:p w14:paraId="4EA30C9D" w14:textId="60496B1B" w:rsidR="00B50CF4" w:rsidDel="005C5BA1" w:rsidRDefault="00B50CF4">
      <w:pPr>
        <w:pStyle w:val="TOC2"/>
        <w:tabs>
          <w:tab w:val="right" w:leader="dot" w:pos="9350"/>
        </w:tabs>
        <w:rPr>
          <w:del w:id="770" w:author="Chuka Obi" w:date="2026-05-11T20:16:00Z" w16du:dateUtc="2026-05-11T19:16:00Z"/>
          <w:rFonts w:asciiTheme="minorHAnsi" w:eastAsiaTheme="minorEastAsia" w:hAnsiTheme="minorHAnsi" w:cstheme="minorBidi"/>
          <w:noProof/>
          <w:kern w:val="2"/>
          <w:lang w:eastAsia="ja-JP"/>
          <w14:ligatures w14:val="standardContextual"/>
        </w:rPr>
      </w:pPr>
      <w:del w:id="771" w:author="Chuka Obi" w:date="2026-05-11T20:16:00Z" w16du:dateUtc="2026-05-11T19:16:00Z">
        <w:r w:rsidRPr="005C5BA1" w:rsidDel="005C5BA1">
          <w:rPr>
            <w:noProof/>
            <w:rPrChange w:id="772" w:author="Chuka Obi" w:date="2026-05-11T20:16:00Z" w16du:dateUtc="2026-05-11T19:16:00Z">
              <w:rPr>
                <w:rStyle w:val="Hyperlink"/>
                <w:noProof/>
              </w:rPr>
            </w:rPrChange>
          </w:rPr>
          <w:delText>19.2  Exceptions</w:delText>
        </w:r>
        <w:r w:rsidDel="005C5BA1">
          <w:rPr>
            <w:noProof/>
            <w:webHidden/>
          </w:rPr>
          <w:tab/>
          <w:delText>78</w:delText>
        </w:r>
      </w:del>
    </w:p>
    <w:p w14:paraId="6027CA5C" w14:textId="323DDF0B" w:rsidR="00B50CF4" w:rsidDel="005C5BA1" w:rsidRDefault="00B50CF4">
      <w:pPr>
        <w:pStyle w:val="TOC2"/>
        <w:tabs>
          <w:tab w:val="right" w:leader="dot" w:pos="9350"/>
        </w:tabs>
        <w:rPr>
          <w:del w:id="773" w:author="Chuka Obi" w:date="2026-05-11T20:16:00Z" w16du:dateUtc="2026-05-11T19:16:00Z"/>
          <w:rFonts w:asciiTheme="minorHAnsi" w:eastAsiaTheme="minorEastAsia" w:hAnsiTheme="minorHAnsi" w:cstheme="minorBidi"/>
          <w:noProof/>
          <w:kern w:val="2"/>
          <w:lang w:eastAsia="ja-JP"/>
          <w14:ligatures w14:val="standardContextual"/>
        </w:rPr>
      </w:pPr>
      <w:del w:id="774" w:author="Chuka Obi" w:date="2026-05-11T20:16:00Z" w16du:dateUtc="2026-05-11T19:16:00Z">
        <w:r w:rsidRPr="005C5BA1" w:rsidDel="005C5BA1">
          <w:rPr>
            <w:noProof/>
            <w:rPrChange w:id="775" w:author="Chuka Obi" w:date="2026-05-11T20:16:00Z" w16du:dateUtc="2026-05-11T19:16:00Z">
              <w:rPr>
                <w:rStyle w:val="Hyperlink"/>
                <w:noProof/>
              </w:rPr>
            </w:rPrChange>
          </w:rPr>
          <w:delText>19.3  Permitted Disclosures</w:delText>
        </w:r>
        <w:r w:rsidDel="005C5BA1">
          <w:rPr>
            <w:noProof/>
            <w:webHidden/>
          </w:rPr>
          <w:tab/>
          <w:delText>78</w:delText>
        </w:r>
      </w:del>
    </w:p>
    <w:p w14:paraId="718B17C4" w14:textId="6701267E" w:rsidR="00B50CF4" w:rsidDel="005C5BA1" w:rsidRDefault="00B50CF4">
      <w:pPr>
        <w:pStyle w:val="TOC2"/>
        <w:tabs>
          <w:tab w:val="right" w:leader="dot" w:pos="9350"/>
        </w:tabs>
        <w:rPr>
          <w:del w:id="776" w:author="Chuka Obi" w:date="2026-05-11T20:16:00Z" w16du:dateUtc="2026-05-11T19:16:00Z"/>
          <w:rFonts w:asciiTheme="minorHAnsi" w:eastAsiaTheme="minorEastAsia" w:hAnsiTheme="minorHAnsi" w:cstheme="minorBidi"/>
          <w:noProof/>
          <w:kern w:val="2"/>
          <w:lang w:eastAsia="ja-JP"/>
          <w14:ligatures w14:val="standardContextual"/>
        </w:rPr>
      </w:pPr>
      <w:del w:id="777" w:author="Chuka Obi" w:date="2026-05-11T20:16:00Z" w16du:dateUtc="2026-05-11T19:16:00Z">
        <w:r w:rsidRPr="005C5BA1" w:rsidDel="005C5BA1">
          <w:rPr>
            <w:noProof/>
            <w:rPrChange w:id="778" w:author="Chuka Obi" w:date="2026-05-11T20:16:00Z" w16du:dateUtc="2026-05-11T19:16:00Z">
              <w:rPr>
                <w:rStyle w:val="Hyperlink"/>
                <w:noProof/>
              </w:rPr>
            </w:rPrChange>
          </w:rPr>
          <w:delText>19.4  Duration</w:delText>
        </w:r>
        <w:r w:rsidDel="005C5BA1">
          <w:rPr>
            <w:noProof/>
            <w:webHidden/>
          </w:rPr>
          <w:tab/>
          <w:delText>78</w:delText>
        </w:r>
      </w:del>
    </w:p>
    <w:p w14:paraId="001BAD13" w14:textId="2A5F9B9A" w:rsidR="00B50CF4" w:rsidDel="005C5BA1" w:rsidRDefault="00B50CF4">
      <w:pPr>
        <w:pStyle w:val="TOC1"/>
        <w:tabs>
          <w:tab w:val="right" w:leader="dot" w:pos="9350"/>
        </w:tabs>
        <w:rPr>
          <w:del w:id="779" w:author="Chuka Obi" w:date="2026-05-11T20:16:00Z" w16du:dateUtc="2026-05-11T19:16:00Z"/>
          <w:rFonts w:asciiTheme="minorHAnsi" w:eastAsiaTheme="minorEastAsia" w:hAnsiTheme="minorHAnsi" w:cstheme="minorBidi"/>
          <w:noProof/>
          <w:kern w:val="2"/>
          <w:lang w:eastAsia="ja-JP"/>
          <w14:ligatures w14:val="standardContextual"/>
        </w:rPr>
      </w:pPr>
      <w:del w:id="780" w:author="Chuka Obi" w:date="2026-05-11T20:16:00Z" w16du:dateUtc="2026-05-11T19:16:00Z">
        <w:r w:rsidRPr="005C5BA1" w:rsidDel="005C5BA1">
          <w:rPr>
            <w:noProof/>
            <w:rPrChange w:id="781" w:author="Chuka Obi" w:date="2026-05-11T20:16:00Z" w16du:dateUtc="2026-05-11T19:16:00Z">
              <w:rPr>
                <w:rStyle w:val="Hyperlink"/>
                <w:noProof/>
              </w:rPr>
            </w:rPrChange>
          </w:rPr>
          <w:delText>20. MISCELLANEOUS PROVISIONS</w:delText>
        </w:r>
        <w:r w:rsidDel="005C5BA1">
          <w:rPr>
            <w:noProof/>
            <w:webHidden/>
          </w:rPr>
          <w:tab/>
          <w:delText>79</w:delText>
        </w:r>
      </w:del>
    </w:p>
    <w:p w14:paraId="40CB508C" w14:textId="22F90ED2" w:rsidR="00B50CF4" w:rsidDel="005C5BA1" w:rsidRDefault="00B50CF4">
      <w:pPr>
        <w:pStyle w:val="TOC2"/>
        <w:tabs>
          <w:tab w:val="right" w:leader="dot" w:pos="9350"/>
        </w:tabs>
        <w:rPr>
          <w:del w:id="782" w:author="Chuka Obi" w:date="2026-05-11T20:16:00Z" w16du:dateUtc="2026-05-11T19:16:00Z"/>
          <w:rFonts w:asciiTheme="minorHAnsi" w:eastAsiaTheme="minorEastAsia" w:hAnsiTheme="minorHAnsi" w:cstheme="minorBidi"/>
          <w:noProof/>
          <w:kern w:val="2"/>
          <w:lang w:eastAsia="ja-JP"/>
          <w14:ligatures w14:val="standardContextual"/>
        </w:rPr>
      </w:pPr>
      <w:del w:id="783" w:author="Chuka Obi" w:date="2026-05-11T20:16:00Z" w16du:dateUtc="2026-05-11T19:16:00Z">
        <w:r w:rsidRPr="005C5BA1" w:rsidDel="005C5BA1">
          <w:rPr>
            <w:noProof/>
            <w:rPrChange w:id="784" w:author="Chuka Obi" w:date="2026-05-11T20:16:00Z" w16du:dateUtc="2026-05-11T19:16:00Z">
              <w:rPr>
                <w:rStyle w:val="Hyperlink"/>
                <w:noProof/>
              </w:rPr>
            </w:rPrChange>
          </w:rPr>
          <w:delText>20.1  Governing Law</w:delText>
        </w:r>
        <w:r w:rsidDel="005C5BA1">
          <w:rPr>
            <w:noProof/>
            <w:webHidden/>
          </w:rPr>
          <w:tab/>
          <w:delText>79</w:delText>
        </w:r>
      </w:del>
    </w:p>
    <w:p w14:paraId="52DDEFDD" w14:textId="2DBBBCBD" w:rsidR="00B50CF4" w:rsidDel="005C5BA1" w:rsidRDefault="00B50CF4">
      <w:pPr>
        <w:pStyle w:val="TOC2"/>
        <w:tabs>
          <w:tab w:val="right" w:leader="dot" w:pos="9350"/>
        </w:tabs>
        <w:rPr>
          <w:del w:id="785" w:author="Chuka Obi" w:date="2026-05-11T20:16:00Z" w16du:dateUtc="2026-05-11T19:16:00Z"/>
          <w:rFonts w:asciiTheme="minorHAnsi" w:eastAsiaTheme="minorEastAsia" w:hAnsiTheme="minorHAnsi" w:cstheme="minorBidi"/>
          <w:noProof/>
          <w:kern w:val="2"/>
          <w:lang w:eastAsia="ja-JP"/>
          <w14:ligatures w14:val="standardContextual"/>
        </w:rPr>
      </w:pPr>
      <w:del w:id="786" w:author="Chuka Obi" w:date="2026-05-11T20:16:00Z" w16du:dateUtc="2026-05-11T19:16:00Z">
        <w:r w:rsidRPr="005C5BA1" w:rsidDel="005C5BA1">
          <w:rPr>
            <w:noProof/>
            <w:rPrChange w:id="787" w:author="Chuka Obi" w:date="2026-05-11T20:16:00Z" w16du:dateUtc="2026-05-11T19:16:00Z">
              <w:rPr>
                <w:rStyle w:val="Hyperlink"/>
                <w:noProof/>
              </w:rPr>
            </w:rPrChange>
          </w:rPr>
          <w:delText>20.2  Entire Agreement</w:delText>
        </w:r>
        <w:r w:rsidDel="005C5BA1">
          <w:rPr>
            <w:noProof/>
            <w:webHidden/>
          </w:rPr>
          <w:tab/>
          <w:delText>79</w:delText>
        </w:r>
      </w:del>
    </w:p>
    <w:p w14:paraId="2747D3D1" w14:textId="412EB412" w:rsidR="00B50CF4" w:rsidDel="005C5BA1" w:rsidRDefault="00B50CF4">
      <w:pPr>
        <w:pStyle w:val="TOC2"/>
        <w:tabs>
          <w:tab w:val="right" w:leader="dot" w:pos="9350"/>
        </w:tabs>
        <w:rPr>
          <w:del w:id="788" w:author="Chuka Obi" w:date="2026-05-11T20:16:00Z" w16du:dateUtc="2026-05-11T19:16:00Z"/>
          <w:rFonts w:asciiTheme="minorHAnsi" w:eastAsiaTheme="minorEastAsia" w:hAnsiTheme="minorHAnsi" w:cstheme="minorBidi"/>
          <w:noProof/>
          <w:kern w:val="2"/>
          <w:lang w:eastAsia="ja-JP"/>
          <w14:ligatures w14:val="standardContextual"/>
        </w:rPr>
      </w:pPr>
      <w:del w:id="789" w:author="Chuka Obi" w:date="2026-05-11T20:16:00Z" w16du:dateUtc="2026-05-11T19:16:00Z">
        <w:r w:rsidRPr="005C5BA1" w:rsidDel="005C5BA1">
          <w:rPr>
            <w:noProof/>
            <w:rPrChange w:id="790" w:author="Chuka Obi" w:date="2026-05-11T20:16:00Z" w16du:dateUtc="2026-05-11T19:16:00Z">
              <w:rPr>
                <w:rStyle w:val="Hyperlink"/>
                <w:noProof/>
              </w:rPr>
            </w:rPrChange>
          </w:rPr>
          <w:delText>20.3  Amendments</w:delText>
        </w:r>
        <w:r w:rsidDel="005C5BA1">
          <w:rPr>
            <w:noProof/>
            <w:webHidden/>
          </w:rPr>
          <w:tab/>
          <w:delText>79</w:delText>
        </w:r>
      </w:del>
    </w:p>
    <w:p w14:paraId="0995CD4C" w14:textId="2AF55BA6" w:rsidR="00B50CF4" w:rsidDel="005C5BA1" w:rsidRDefault="00B50CF4">
      <w:pPr>
        <w:pStyle w:val="TOC2"/>
        <w:tabs>
          <w:tab w:val="right" w:leader="dot" w:pos="9350"/>
        </w:tabs>
        <w:rPr>
          <w:del w:id="791" w:author="Chuka Obi" w:date="2026-05-11T20:16:00Z" w16du:dateUtc="2026-05-11T19:16:00Z"/>
          <w:rFonts w:asciiTheme="minorHAnsi" w:eastAsiaTheme="minorEastAsia" w:hAnsiTheme="minorHAnsi" w:cstheme="minorBidi"/>
          <w:noProof/>
          <w:kern w:val="2"/>
          <w:lang w:eastAsia="ja-JP"/>
          <w14:ligatures w14:val="standardContextual"/>
        </w:rPr>
      </w:pPr>
      <w:del w:id="792" w:author="Chuka Obi" w:date="2026-05-11T20:16:00Z" w16du:dateUtc="2026-05-11T19:16:00Z">
        <w:r w:rsidRPr="005C5BA1" w:rsidDel="005C5BA1">
          <w:rPr>
            <w:noProof/>
            <w:rPrChange w:id="793" w:author="Chuka Obi" w:date="2026-05-11T20:16:00Z" w16du:dateUtc="2026-05-11T19:16:00Z">
              <w:rPr>
                <w:rStyle w:val="Hyperlink"/>
                <w:noProof/>
              </w:rPr>
            </w:rPrChange>
          </w:rPr>
          <w:delText>20.4  Severability</w:delText>
        </w:r>
        <w:r w:rsidDel="005C5BA1">
          <w:rPr>
            <w:noProof/>
            <w:webHidden/>
          </w:rPr>
          <w:tab/>
          <w:delText>79</w:delText>
        </w:r>
      </w:del>
    </w:p>
    <w:p w14:paraId="52F1A451" w14:textId="0562186F" w:rsidR="00B50CF4" w:rsidDel="005C5BA1" w:rsidRDefault="00B50CF4">
      <w:pPr>
        <w:pStyle w:val="TOC2"/>
        <w:tabs>
          <w:tab w:val="right" w:leader="dot" w:pos="9350"/>
        </w:tabs>
        <w:rPr>
          <w:del w:id="794" w:author="Chuka Obi" w:date="2026-05-11T20:16:00Z" w16du:dateUtc="2026-05-11T19:16:00Z"/>
          <w:rFonts w:asciiTheme="minorHAnsi" w:eastAsiaTheme="minorEastAsia" w:hAnsiTheme="minorHAnsi" w:cstheme="minorBidi"/>
          <w:noProof/>
          <w:kern w:val="2"/>
          <w:lang w:eastAsia="ja-JP"/>
          <w14:ligatures w14:val="standardContextual"/>
        </w:rPr>
      </w:pPr>
      <w:del w:id="795" w:author="Chuka Obi" w:date="2026-05-11T20:16:00Z" w16du:dateUtc="2026-05-11T19:16:00Z">
        <w:r w:rsidRPr="005C5BA1" w:rsidDel="005C5BA1">
          <w:rPr>
            <w:noProof/>
            <w:rPrChange w:id="796" w:author="Chuka Obi" w:date="2026-05-11T20:16:00Z" w16du:dateUtc="2026-05-11T19:16:00Z">
              <w:rPr>
                <w:rStyle w:val="Hyperlink"/>
                <w:noProof/>
              </w:rPr>
            </w:rPrChange>
          </w:rPr>
          <w:delText>20.5  Assignment</w:delText>
        </w:r>
        <w:r w:rsidDel="005C5BA1">
          <w:rPr>
            <w:noProof/>
            <w:webHidden/>
          </w:rPr>
          <w:tab/>
          <w:delText>79</w:delText>
        </w:r>
      </w:del>
    </w:p>
    <w:p w14:paraId="1B398AC0" w14:textId="6DE42292" w:rsidR="00B50CF4" w:rsidDel="005C5BA1" w:rsidRDefault="00B50CF4">
      <w:pPr>
        <w:pStyle w:val="TOC2"/>
        <w:tabs>
          <w:tab w:val="right" w:leader="dot" w:pos="9350"/>
        </w:tabs>
        <w:rPr>
          <w:del w:id="797" w:author="Chuka Obi" w:date="2026-05-11T20:16:00Z" w16du:dateUtc="2026-05-11T19:16:00Z"/>
          <w:rFonts w:asciiTheme="minorHAnsi" w:eastAsiaTheme="minorEastAsia" w:hAnsiTheme="minorHAnsi" w:cstheme="minorBidi"/>
          <w:noProof/>
          <w:kern w:val="2"/>
          <w:lang w:eastAsia="ja-JP"/>
          <w14:ligatures w14:val="standardContextual"/>
        </w:rPr>
      </w:pPr>
      <w:del w:id="798" w:author="Chuka Obi" w:date="2026-05-11T20:16:00Z" w16du:dateUtc="2026-05-11T19:16:00Z">
        <w:r w:rsidRPr="005C5BA1" w:rsidDel="005C5BA1">
          <w:rPr>
            <w:noProof/>
            <w:rPrChange w:id="799" w:author="Chuka Obi" w:date="2026-05-11T20:16:00Z" w16du:dateUtc="2026-05-11T19:16:00Z">
              <w:rPr>
                <w:rStyle w:val="Hyperlink"/>
                <w:noProof/>
              </w:rPr>
            </w:rPrChange>
          </w:rPr>
          <w:delText>20.6  Notices</w:delText>
        </w:r>
        <w:r w:rsidDel="005C5BA1">
          <w:rPr>
            <w:noProof/>
            <w:webHidden/>
          </w:rPr>
          <w:tab/>
          <w:delText>79</w:delText>
        </w:r>
      </w:del>
    </w:p>
    <w:p w14:paraId="098C9AA1" w14:textId="1A01F597" w:rsidR="00B50CF4" w:rsidDel="005C5BA1" w:rsidRDefault="00B50CF4">
      <w:pPr>
        <w:pStyle w:val="TOC2"/>
        <w:tabs>
          <w:tab w:val="right" w:leader="dot" w:pos="9350"/>
        </w:tabs>
        <w:rPr>
          <w:del w:id="800" w:author="Chuka Obi" w:date="2026-05-11T20:16:00Z" w16du:dateUtc="2026-05-11T19:16:00Z"/>
          <w:rFonts w:asciiTheme="minorHAnsi" w:eastAsiaTheme="minorEastAsia" w:hAnsiTheme="minorHAnsi" w:cstheme="minorBidi"/>
          <w:noProof/>
          <w:kern w:val="2"/>
          <w:lang w:eastAsia="ja-JP"/>
          <w14:ligatures w14:val="standardContextual"/>
        </w:rPr>
      </w:pPr>
      <w:del w:id="801" w:author="Chuka Obi" w:date="2026-05-11T20:16:00Z" w16du:dateUtc="2026-05-11T19:16:00Z">
        <w:r w:rsidRPr="005C5BA1" w:rsidDel="005C5BA1">
          <w:rPr>
            <w:noProof/>
            <w:rPrChange w:id="802" w:author="Chuka Obi" w:date="2026-05-11T20:16:00Z" w16du:dateUtc="2026-05-11T19:16:00Z">
              <w:rPr>
                <w:rStyle w:val="Hyperlink"/>
                <w:noProof/>
              </w:rPr>
            </w:rPrChange>
          </w:rPr>
          <w:delText>20.7  No Waiver</w:delText>
        </w:r>
        <w:r w:rsidDel="005C5BA1">
          <w:rPr>
            <w:noProof/>
            <w:webHidden/>
          </w:rPr>
          <w:tab/>
          <w:delText>80</w:delText>
        </w:r>
      </w:del>
    </w:p>
    <w:p w14:paraId="7214D2C6" w14:textId="56142332" w:rsidR="00B50CF4" w:rsidDel="005C5BA1" w:rsidRDefault="00B50CF4">
      <w:pPr>
        <w:pStyle w:val="TOC2"/>
        <w:tabs>
          <w:tab w:val="right" w:leader="dot" w:pos="9350"/>
        </w:tabs>
        <w:rPr>
          <w:del w:id="803" w:author="Chuka Obi" w:date="2026-05-11T20:16:00Z" w16du:dateUtc="2026-05-11T19:16:00Z"/>
          <w:rFonts w:asciiTheme="minorHAnsi" w:eastAsiaTheme="minorEastAsia" w:hAnsiTheme="minorHAnsi" w:cstheme="minorBidi"/>
          <w:noProof/>
          <w:kern w:val="2"/>
          <w:lang w:eastAsia="ja-JP"/>
          <w14:ligatures w14:val="standardContextual"/>
        </w:rPr>
      </w:pPr>
      <w:del w:id="804" w:author="Chuka Obi" w:date="2026-05-11T20:16:00Z" w16du:dateUtc="2026-05-11T19:16:00Z">
        <w:r w:rsidRPr="005C5BA1" w:rsidDel="005C5BA1">
          <w:rPr>
            <w:noProof/>
            <w:rPrChange w:id="805" w:author="Chuka Obi" w:date="2026-05-11T20:16:00Z" w16du:dateUtc="2026-05-11T19:16:00Z">
              <w:rPr>
                <w:rStyle w:val="Hyperlink"/>
                <w:noProof/>
              </w:rPr>
            </w:rPrChange>
          </w:rPr>
          <w:delText>20.8  Survival</w:delText>
        </w:r>
        <w:r w:rsidDel="005C5BA1">
          <w:rPr>
            <w:noProof/>
            <w:webHidden/>
          </w:rPr>
          <w:tab/>
          <w:delText>80</w:delText>
        </w:r>
      </w:del>
    </w:p>
    <w:p w14:paraId="23E6F04A" w14:textId="38FFD2A6" w:rsidR="00B50CF4" w:rsidDel="005C5BA1" w:rsidRDefault="00B50CF4">
      <w:pPr>
        <w:pStyle w:val="TOC2"/>
        <w:tabs>
          <w:tab w:val="right" w:leader="dot" w:pos="9350"/>
        </w:tabs>
        <w:rPr>
          <w:del w:id="806" w:author="Chuka Obi" w:date="2026-05-11T20:16:00Z" w16du:dateUtc="2026-05-11T19:16:00Z"/>
          <w:rFonts w:asciiTheme="minorHAnsi" w:eastAsiaTheme="minorEastAsia" w:hAnsiTheme="minorHAnsi" w:cstheme="minorBidi"/>
          <w:noProof/>
          <w:kern w:val="2"/>
          <w:lang w:eastAsia="ja-JP"/>
          <w14:ligatures w14:val="standardContextual"/>
        </w:rPr>
      </w:pPr>
      <w:del w:id="807" w:author="Chuka Obi" w:date="2026-05-11T20:16:00Z" w16du:dateUtc="2026-05-11T19:16:00Z">
        <w:r w:rsidRPr="005C5BA1" w:rsidDel="005C5BA1">
          <w:rPr>
            <w:noProof/>
            <w:rPrChange w:id="808" w:author="Chuka Obi" w:date="2026-05-11T20:16:00Z" w16du:dateUtc="2026-05-11T19:16:00Z">
              <w:rPr>
                <w:rStyle w:val="Hyperlink"/>
                <w:noProof/>
              </w:rPr>
            </w:rPrChange>
          </w:rPr>
          <w:delText>20.9  Priority of Documents</w:delText>
        </w:r>
        <w:r w:rsidDel="005C5BA1">
          <w:rPr>
            <w:noProof/>
            <w:webHidden/>
          </w:rPr>
          <w:tab/>
          <w:delText>80</w:delText>
        </w:r>
      </w:del>
    </w:p>
    <w:p w14:paraId="6D9D122F" w14:textId="41629757" w:rsidR="00B50CF4" w:rsidDel="005C5BA1" w:rsidRDefault="00B50CF4">
      <w:pPr>
        <w:pStyle w:val="TOC2"/>
        <w:tabs>
          <w:tab w:val="right" w:leader="dot" w:pos="9350"/>
        </w:tabs>
        <w:rPr>
          <w:del w:id="809" w:author="Chuka Obi" w:date="2026-05-11T20:16:00Z" w16du:dateUtc="2026-05-11T19:16:00Z"/>
          <w:rFonts w:asciiTheme="minorHAnsi" w:eastAsiaTheme="minorEastAsia" w:hAnsiTheme="minorHAnsi" w:cstheme="minorBidi"/>
          <w:noProof/>
          <w:kern w:val="2"/>
          <w:lang w:eastAsia="ja-JP"/>
          <w14:ligatures w14:val="standardContextual"/>
        </w:rPr>
      </w:pPr>
      <w:del w:id="810" w:author="Chuka Obi" w:date="2026-05-11T20:16:00Z" w16du:dateUtc="2026-05-11T19:16:00Z">
        <w:r w:rsidRPr="005C5BA1" w:rsidDel="005C5BA1">
          <w:rPr>
            <w:noProof/>
            <w:rPrChange w:id="811" w:author="Chuka Obi" w:date="2026-05-11T20:16:00Z" w16du:dateUtc="2026-05-11T19:16:00Z">
              <w:rPr>
                <w:rStyle w:val="Hyperlink"/>
                <w:noProof/>
              </w:rPr>
            </w:rPrChange>
          </w:rPr>
          <w:delText>20.10  Nigerian Content</w:delText>
        </w:r>
        <w:r w:rsidDel="005C5BA1">
          <w:rPr>
            <w:noProof/>
            <w:webHidden/>
          </w:rPr>
          <w:tab/>
          <w:delText>80</w:delText>
        </w:r>
      </w:del>
    </w:p>
    <w:p w14:paraId="3DCF83F8" w14:textId="2BC0CEFF" w:rsidR="00B50CF4" w:rsidDel="005C5BA1" w:rsidRDefault="00B50CF4">
      <w:pPr>
        <w:pStyle w:val="TOC2"/>
        <w:tabs>
          <w:tab w:val="right" w:leader="dot" w:pos="9350"/>
        </w:tabs>
        <w:rPr>
          <w:del w:id="812" w:author="Chuka Obi" w:date="2026-05-11T20:16:00Z" w16du:dateUtc="2026-05-11T19:16:00Z"/>
          <w:rFonts w:asciiTheme="minorHAnsi" w:eastAsiaTheme="minorEastAsia" w:hAnsiTheme="minorHAnsi" w:cstheme="minorBidi"/>
          <w:noProof/>
          <w:kern w:val="2"/>
          <w:lang w:eastAsia="ja-JP"/>
          <w14:ligatures w14:val="standardContextual"/>
        </w:rPr>
      </w:pPr>
      <w:del w:id="813" w:author="Chuka Obi" w:date="2026-05-11T20:16:00Z" w16du:dateUtc="2026-05-11T19:16:00Z">
        <w:r w:rsidRPr="005C5BA1" w:rsidDel="005C5BA1">
          <w:rPr>
            <w:noProof/>
            <w:rPrChange w:id="814" w:author="Chuka Obi" w:date="2026-05-11T20:16:00Z" w16du:dateUtc="2026-05-11T19:16:00Z">
              <w:rPr>
                <w:rStyle w:val="Hyperlink"/>
                <w:noProof/>
              </w:rPr>
            </w:rPrChange>
          </w:rPr>
          <w:delText>20.11  Anti-Corruption</w:delText>
        </w:r>
        <w:r w:rsidDel="005C5BA1">
          <w:rPr>
            <w:noProof/>
            <w:webHidden/>
          </w:rPr>
          <w:tab/>
          <w:delText>80</w:delText>
        </w:r>
      </w:del>
    </w:p>
    <w:p w14:paraId="5D069456" w14:textId="079A9E28" w:rsidR="00B50CF4" w:rsidDel="005C5BA1" w:rsidRDefault="00B50CF4">
      <w:pPr>
        <w:pStyle w:val="TOC2"/>
        <w:tabs>
          <w:tab w:val="right" w:leader="dot" w:pos="9350"/>
        </w:tabs>
        <w:rPr>
          <w:del w:id="815" w:author="Chuka Obi" w:date="2026-05-11T20:16:00Z" w16du:dateUtc="2026-05-11T19:16:00Z"/>
          <w:rFonts w:asciiTheme="minorHAnsi" w:eastAsiaTheme="minorEastAsia" w:hAnsiTheme="minorHAnsi" w:cstheme="minorBidi"/>
          <w:noProof/>
          <w:kern w:val="2"/>
          <w:lang w:eastAsia="ja-JP"/>
          <w14:ligatures w14:val="standardContextual"/>
        </w:rPr>
      </w:pPr>
      <w:del w:id="816" w:author="Chuka Obi" w:date="2026-05-11T20:16:00Z" w16du:dateUtc="2026-05-11T19:16:00Z">
        <w:r w:rsidRPr="005C5BA1" w:rsidDel="005C5BA1">
          <w:rPr>
            <w:noProof/>
            <w:rPrChange w:id="817" w:author="Chuka Obi" w:date="2026-05-11T20:16:00Z" w16du:dateUtc="2026-05-11T19:16:00Z">
              <w:rPr>
                <w:rStyle w:val="Hyperlink"/>
                <w:noProof/>
              </w:rPr>
            </w:rPrChange>
          </w:rPr>
          <w:delText>20.12  Language</w:delText>
        </w:r>
        <w:r w:rsidDel="005C5BA1">
          <w:rPr>
            <w:noProof/>
            <w:webHidden/>
          </w:rPr>
          <w:tab/>
          <w:delText>81</w:delText>
        </w:r>
      </w:del>
    </w:p>
    <w:p w14:paraId="60759FE0" w14:textId="0AEEF8EC" w:rsidR="00B50CF4" w:rsidDel="005C5BA1" w:rsidRDefault="00B50CF4">
      <w:pPr>
        <w:pStyle w:val="TOC2"/>
        <w:tabs>
          <w:tab w:val="right" w:leader="dot" w:pos="9350"/>
        </w:tabs>
        <w:rPr>
          <w:del w:id="818" w:author="Chuka Obi" w:date="2026-05-11T20:16:00Z" w16du:dateUtc="2026-05-11T19:16:00Z"/>
          <w:rFonts w:asciiTheme="minorHAnsi" w:eastAsiaTheme="minorEastAsia" w:hAnsiTheme="minorHAnsi" w:cstheme="minorBidi"/>
          <w:noProof/>
          <w:kern w:val="2"/>
          <w:lang w:eastAsia="ja-JP"/>
          <w14:ligatures w14:val="standardContextual"/>
        </w:rPr>
      </w:pPr>
      <w:del w:id="819" w:author="Chuka Obi" w:date="2026-05-11T20:16:00Z" w16du:dateUtc="2026-05-11T19:16:00Z">
        <w:r w:rsidRPr="005C5BA1" w:rsidDel="005C5BA1">
          <w:rPr>
            <w:noProof/>
            <w:rPrChange w:id="820" w:author="Chuka Obi" w:date="2026-05-11T20:16:00Z" w16du:dateUtc="2026-05-11T19:16:00Z">
              <w:rPr>
                <w:rStyle w:val="Hyperlink"/>
                <w:noProof/>
              </w:rPr>
            </w:rPrChange>
          </w:rPr>
          <w:delText>20.13  Counterparts</w:delText>
        </w:r>
        <w:r w:rsidDel="005C5BA1">
          <w:rPr>
            <w:noProof/>
            <w:webHidden/>
          </w:rPr>
          <w:tab/>
          <w:delText>81</w:delText>
        </w:r>
      </w:del>
    </w:p>
    <w:p w14:paraId="1B833F26" w14:textId="41572A19" w:rsidR="00B50CF4" w:rsidDel="005C5BA1" w:rsidRDefault="00B50CF4">
      <w:pPr>
        <w:pStyle w:val="TOC2"/>
        <w:tabs>
          <w:tab w:val="right" w:leader="dot" w:pos="9350"/>
        </w:tabs>
        <w:rPr>
          <w:del w:id="821" w:author="Chuka Obi" w:date="2026-05-11T20:16:00Z" w16du:dateUtc="2026-05-11T19:16:00Z"/>
          <w:rFonts w:asciiTheme="minorHAnsi" w:eastAsiaTheme="minorEastAsia" w:hAnsiTheme="minorHAnsi" w:cstheme="minorBidi"/>
          <w:noProof/>
          <w:kern w:val="2"/>
          <w:lang w:eastAsia="ja-JP"/>
          <w14:ligatures w14:val="standardContextual"/>
        </w:rPr>
      </w:pPr>
      <w:del w:id="822" w:author="Chuka Obi" w:date="2026-05-11T20:16:00Z" w16du:dateUtc="2026-05-11T19:16:00Z">
        <w:r w:rsidRPr="005C5BA1" w:rsidDel="005C5BA1">
          <w:rPr>
            <w:noProof/>
            <w:rPrChange w:id="823" w:author="Chuka Obi" w:date="2026-05-11T20:16:00Z" w16du:dateUtc="2026-05-11T19:16:00Z">
              <w:rPr>
                <w:rStyle w:val="Hyperlink"/>
                <w:noProof/>
              </w:rPr>
            </w:rPrChange>
          </w:rPr>
          <w:delText>20.14  Further Assurances</w:delText>
        </w:r>
        <w:r w:rsidDel="005C5BA1">
          <w:rPr>
            <w:noProof/>
            <w:webHidden/>
          </w:rPr>
          <w:tab/>
          <w:delText>81</w:delText>
        </w:r>
      </w:del>
    </w:p>
    <w:p w14:paraId="151A686D" w14:textId="25BF2F77" w:rsidR="00B50CF4" w:rsidDel="005C5BA1" w:rsidRDefault="00B50CF4">
      <w:pPr>
        <w:pStyle w:val="TOC2"/>
        <w:tabs>
          <w:tab w:val="right" w:leader="dot" w:pos="9350"/>
        </w:tabs>
        <w:rPr>
          <w:del w:id="824" w:author="Chuka Obi" w:date="2026-05-11T20:16:00Z" w16du:dateUtc="2026-05-11T19:16:00Z"/>
          <w:rFonts w:asciiTheme="minorHAnsi" w:eastAsiaTheme="minorEastAsia" w:hAnsiTheme="minorHAnsi" w:cstheme="minorBidi"/>
          <w:noProof/>
          <w:kern w:val="2"/>
          <w:lang w:eastAsia="ja-JP"/>
          <w14:ligatures w14:val="standardContextual"/>
        </w:rPr>
      </w:pPr>
      <w:del w:id="825" w:author="Chuka Obi" w:date="2026-05-11T20:16:00Z" w16du:dateUtc="2026-05-11T19:16:00Z">
        <w:r w:rsidRPr="005C5BA1" w:rsidDel="005C5BA1">
          <w:rPr>
            <w:noProof/>
            <w:rPrChange w:id="826" w:author="Chuka Obi" w:date="2026-05-11T20:16:00Z" w16du:dateUtc="2026-05-11T19:16:00Z">
              <w:rPr>
                <w:rStyle w:val="Hyperlink"/>
                <w:noProof/>
              </w:rPr>
            </w:rPrChange>
          </w:rPr>
          <w:delText>20.15  Successors and Assigns</w:delText>
        </w:r>
        <w:r w:rsidDel="005C5BA1">
          <w:rPr>
            <w:noProof/>
            <w:webHidden/>
          </w:rPr>
          <w:tab/>
          <w:delText>81</w:delText>
        </w:r>
      </w:del>
    </w:p>
    <w:p w14:paraId="3124EC59" w14:textId="2C692C22" w:rsidR="00B50CF4" w:rsidDel="005C5BA1" w:rsidRDefault="00B50CF4">
      <w:pPr>
        <w:pStyle w:val="TOC2"/>
        <w:tabs>
          <w:tab w:val="right" w:leader="dot" w:pos="9350"/>
        </w:tabs>
        <w:rPr>
          <w:del w:id="827" w:author="Chuka Obi" w:date="2026-05-11T20:16:00Z" w16du:dateUtc="2026-05-11T19:16:00Z"/>
          <w:rFonts w:asciiTheme="minorHAnsi" w:eastAsiaTheme="minorEastAsia" w:hAnsiTheme="minorHAnsi" w:cstheme="minorBidi"/>
          <w:noProof/>
          <w:kern w:val="2"/>
          <w:lang w:eastAsia="ja-JP"/>
          <w14:ligatures w14:val="standardContextual"/>
        </w:rPr>
      </w:pPr>
      <w:del w:id="828" w:author="Chuka Obi" w:date="2026-05-11T20:16:00Z" w16du:dateUtc="2026-05-11T19:16:00Z">
        <w:r w:rsidRPr="005C5BA1" w:rsidDel="005C5BA1">
          <w:rPr>
            <w:noProof/>
            <w:rPrChange w:id="829" w:author="Chuka Obi" w:date="2026-05-11T20:16:00Z" w16du:dateUtc="2026-05-11T19:16:00Z">
              <w:rPr>
                <w:rStyle w:val="Hyperlink"/>
                <w:noProof/>
              </w:rPr>
            </w:rPrChange>
          </w:rPr>
          <w:delText>20.16  Lender Requirements</w:delText>
        </w:r>
        <w:r w:rsidDel="005C5BA1">
          <w:rPr>
            <w:noProof/>
            <w:webHidden/>
          </w:rPr>
          <w:tab/>
          <w:delText>81</w:delText>
        </w:r>
      </w:del>
    </w:p>
    <w:p w14:paraId="708BE87F" w14:textId="0EF555D6" w:rsidR="00B50CF4" w:rsidDel="005C5BA1" w:rsidRDefault="00B50CF4">
      <w:pPr>
        <w:pStyle w:val="TOC2"/>
        <w:tabs>
          <w:tab w:val="right" w:leader="dot" w:pos="9350"/>
        </w:tabs>
        <w:rPr>
          <w:del w:id="830" w:author="Chuka Obi" w:date="2026-05-11T20:16:00Z" w16du:dateUtc="2026-05-11T19:16:00Z"/>
          <w:rFonts w:asciiTheme="minorHAnsi" w:eastAsiaTheme="minorEastAsia" w:hAnsiTheme="minorHAnsi" w:cstheme="minorBidi"/>
          <w:noProof/>
          <w:kern w:val="2"/>
          <w:lang w:eastAsia="ja-JP"/>
          <w14:ligatures w14:val="standardContextual"/>
        </w:rPr>
      </w:pPr>
      <w:del w:id="831" w:author="Chuka Obi" w:date="2026-05-11T20:16:00Z" w16du:dateUtc="2026-05-11T19:16:00Z">
        <w:r w:rsidRPr="005C5BA1" w:rsidDel="005C5BA1">
          <w:rPr>
            <w:noProof/>
            <w:rPrChange w:id="832" w:author="Chuka Obi" w:date="2026-05-11T20:16:00Z" w16du:dateUtc="2026-05-11T19:16:00Z">
              <w:rPr>
                <w:rStyle w:val="Hyperlink"/>
                <w:noProof/>
              </w:rPr>
            </w:rPrChange>
          </w:rPr>
          <w:delText>20.17  Independence from Financing Arrangements</w:delText>
        </w:r>
        <w:r w:rsidDel="005C5BA1">
          <w:rPr>
            <w:noProof/>
            <w:webHidden/>
          </w:rPr>
          <w:tab/>
          <w:delText>81</w:delText>
        </w:r>
      </w:del>
    </w:p>
    <w:p w14:paraId="42634BFE" w14:textId="338360FC" w:rsidR="00B50CF4" w:rsidDel="005C5BA1" w:rsidRDefault="00B50CF4">
      <w:pPr>
        <w:pStyle w:val="TOC2"/>
        <w:tabs>
          <w:tab w:val="right" w:leader="dot" w:pos="9350"/>
        </w:tabs>
        <w:rPr>
          <w:del w:id="833" w:author="Chuka Obi" w:date="2026-05-11T20:16:00Z" w16du:dateUtc="2026-05-11T19:16:00Z"/>
          <w:rFonts w:asciiTheme="minorHAnsi" w:eastAsiaTheme="minorEastAsia" w:hAnsiTheme="minorHAnsi" w:cstheme="minorBidi"/>
          <w:noProof/>
          <w:kern w:val="2"/>
          <w:lang w:eastAsia="ja-JP"/>
          <w14:ligatures w14:val="standardContextual"/>
        </w:rPr>
      </w:pPr>
      <w:del w:id="834" w:author="Chuka Obi" w:date="2026-05-11T20:16:00Z" w16du:dateUtc="2026-05-11T19:16:00Z">
        <w:r w:rsidRPr="005C5BA1" w:rsidDel="005C5BA1">
          <w:rPr>
            <w:noProof/>
            <w:rPrChange w:id="835" w:author="Chuka Obi" w:date="2026-05-11T20:16:00Z" w16du:dateUtc="2026-05-11T19:16:00Z">
              <w:rPr>
                <w:rStyle w:val="Hyperlink"/>
                <w:noProof/>
              </w:rPr>
            </w:rPrChange>
          </w:rPr>
          <w:delText>Schedule A-1: Scope of Work and Contract Price</w:delText>
        </w:r>
        <w:r w:rsidDel="005C5BA1">
          <w:rPr>
            <w:noProof/>
            <w:webHidden/>
          </w:rPr>
          <w:tab/>
          <w:delText>85</w:delText>
        </w:r>
      </w:del>
    </w:p>
    <w:p w14:paraId="766732DA" w14:textId="31572A3C" w:rsidR="00B50CF4" w:rsidDel="005C5BA1" w:rsidRDefault="00B50CF4">
      <w:pPr>
        <w:pStyle w:val="TOC2"/>
        <w:tabs>
          <w:tab w:val="right" w:leader="dot" w:pos="9350"/>
        </w:tabs>
        <w:rPr>
          <w:del w:id="836" w:author="Chuka Obi" w:date="2026-05-11T20:16:00Z" w16du:dateUtc="2026-05-11T19:16:00Z"/>
          <w:rFonts w:asciiTheme="minorHAnsi" w:eastAsiaTheme="minorEastAsia" w:hAnsiTheme="minorHAnsi" w:cstheme="minorBidi"/>
          <w:noProof/>
          <w:kern w:val="2"/>
          <w:lang w:eastAsia="ja-JP"/>
          <w14:ligatures w14:val="standardContextual"/>
        </w:rPr>
      </w:pPr>
      <w:del w:id="837" w:author="Chuka Obi" w:date="2026-05-11T20:16:00Z" w16du:dateUtc="2026-05-11T19:16:00Z">
        <w:r w:rsidRPr="005C5BA1" w:rsidDel="005C5BA1">
          <w:rPr>
            <w:noProof/>
            <w:rPrChange w:id="838" w:author="Chuka Obi" w:date="2026-05-11T20:16:00Z" w16du:dateUtc="2026-05-11T19:16:00Z">
              <w:rPr>
                <w:rStyle w:val="Hyperlink"/>
                <w:noProof/>
              </w:rPr>
            </w:rPrChange>
          </w:rPr>
          <w:delText>Schedule A-2: Basis of Design</w:delText>
        </w:r>
        <w:r w:rsidDel="005C5BA1">
          <w:rPr>
            <w:noProof/>
            <w:webHidden/>
          </w:rPr>
          <w:tab/>
          <w:delText>89</w:delText>
        </w:r>
      </w:del>
    </w:p>
    <w:p w14:paraId="7016BE64" w14:textId="35B6548F" w:rsidR="00B50CF4" w:rsidDel="005C5BA1" w:rsidRDefault="00B50CF4">
      <w:pPr>
        <w:pStyle w:val="TOC2"/>
        <w:tabs>
          <w:tab w:val="right" w:leader="dot" w:pos="9350"/>
        </w:tabs>
        <w:rPr>
          <w:del w:id="839" w:author="Chuka Obi" w:date="2026-05-11T20:16:00Z" w16du:dateUtc="2026-05-11T19:16:00Z"/>
          <w:rFonts w:asciiTheme="minorHAnsi" w:eastAsiaTheme="minorEastAsia" w:hAnsiTheme="minorHAnsi" w:cstheme="minorBidi"/>
          <w:noProof/>
          <w:kern w:val="2"/>
          <w:lang w:eastAsia="ja-JP"/>
          <w14:ligatures w14:val="standardContextual"/>
        </w:rPr>
      </w:pPr>
      <w:del w:id="840" w:author="Chuka Obi" w:date="2026-05-11T20:16:00Z" w16du:dateUtc="2026-05-11T19:16:00Z">
        <w:r w:rsidRPr="005C5BA1" w:rsidDel="005C5BA1">
          <w:rPr>
            <w:noProof/>
            <w:rPrChange w:id="841" w:author="Chuka Obi" w:date="2026-05-11T20:16:00Z" w16du:dateUtc="2026-05-11T19:16:00Z">
              <w:rPr>
                <w:rStyle w:val="Hyperlink"/>
                <w:noProof/>
              </w:rPr>
            </w:rPrChange>
          </w:rPr>
          <w:delText>Schedule A-3: Performance Guarantee and Performance Test Procedures</w:delText>
        </w:r>
        <w:r w:rsidDel="005C5BA1">
          <w:rPr>
            <w:noProof/>
            <w:webHidden/>
          </w:rPr>
          <w:tab/>
          <w:delText>89</w:delText>
        </w:r>
      </w:del>
    </w:p>
    <w:p w14:paraId="3393036E" w14:textId="1BC885BF" w:rsidR="00B50CF4" w:rsidDel="005C5BA1" w:rsidRDefault="00B50CF4">
      <w:pPr>
        <w:pStyle w:val="TOC2"/>
        <w:tabs>
          <w:tab w:val="right" w:leader="dot" w:pos="9350"/>
        </w:tabs>
        <w:rPr>
          <w:del w:id="842" w:author="Chuka Obi" w:date="2026-05-11T20:16:00Z" w16du:dateUtc="2026-05-11T19:16:00Z"/>
          <w:rFonts w:asciiTheme="minorHAnsi" w:eastAsiaTheme="minorEastAsia" w:hAnsiTheme="minorHAnsi" w:cstheme="minorBidi"/>
          <w:noProof/>
          <w:kern w:val="2"/>
          <w:lang w:eastAsia="ja-JP"/>
          <w14:ligatures w14:val="standardContextual"/>
        </w:rPr>
      </w:pPr>
      <w:del w:id="843" w:author="Chuka Obi" w:date="2026-05-11T20:16:00Z" w16du:dateUtc="2026-05-11T19:16:00Z">
        <w:r w:rsidRPr="005C5BA1" w:rsidDel="005C5BA1">
          <w:rPr>
            <w:noProof/>
            <w:rPrChange w:id="844" w:author="Chuka Obi" w:date="2026-05-11T20:16:00Z" w16du:dateUtc="2026-05-11T19:16:00Z">
              <w:rPr>
                <w:rStyle w:val="Hyperlink"/>
                <w:noProof/>
              </w:rPr>
            </w:rPrChange>
          </w:rPr>
          <w:delText>Schedule B: Project Schedule and Key Milestones</w:delText>
        </w:r>
        <w:r w:rsidDel="005C5BA1">
          <w:rPr>
            <w:noProof/>
            <w:webHidden/>
          </w:rPr>
          <w:tab/>
          <w:delText>89</w:delText>
        </w:r>
      </w:del>
    </w:p>
    <w:p w14:paraId="29F76B9A" w14:textId="5841AF26" w:rsidR="00B50CF4" w:rsidDel="005C5BA1" w:rsidRDefault="00B50CF4">
      <w:pPr>
        <w:pStyle w:val="TOC2"/>
        <w:tabs>
          <w:tab w:val="right" w:leader="dot" w:pos="9350"/>
        </w:tabs>
        <w:rPr>
          <w:del w:id="845" w:author="Chuka Obi" w:date="2026-05-11T20:16:00Z" w16du:dateUtc="2026-05-11T19:16:00Z"/>
          <w:rFonts w:asciiTheme="minorHAnsi" w:eastAsiaTheme="minorEastAsia" w:hAnsiTheme="minorHAnsi" w:cstheme="minorBidi"/>
          <w:noProof/>
          <w:kern w:val="2"/>
          <w:lang w:eastAsia="ja-JP"/>
          <w14:ligatures w14:val="standardContextual"/>
        </w:rPr>
      </w:pPr>
      <w:del w:id="846" w:author="Chuka Obi" w:date="2026-05-11T20:16:00Z" w16du:dateUtc="2026-05-11T19:16:00Z">
        <w:r w:rsidRPr="005C5BA1" w:rsidDel="005C5BA1">
          <w:rPr>
            <w:noProof/>
            <w:rPrChange w:id="847" w:author="Chuka Obi" w:date="2026-05-11T20:16:00Z" w16du:dateUtc="2026-05-11T19:16:00Z">
              <w:rPr>
                <w:rStyle w:val="Hyperlink"/>
                <w:noProof/>
              </w:rPr>
            </w:rPrChange>
          </w:rPr>
          <w:delText>Schedule C: Site Description</w:delText>
        </w:r>
        <w:r w:rsidDel="005C5BA1">
          <w:rPr>
            <w:noProof/>
            <w:webHidden/>
          </w:rPr>
          <w:tab/>
          <w:delText>90</w:delText>
        </w:r>
      </w:del>
    </w:p>
    <w:p w14:paraId="13E7C837" w14:textId="5ADD475D" w:rsidR="00B50CF4" w:rsidDel="005C5BA1" w:rsidRDefault="00B50CF4">
      <w:pPr>
        <w:pStyle w:val="TOC2"/>
        <w:tabs>
          <w:tab w:val="right" w:leader="dot" w:pos="9350"/>
        </w:tabs>
        <w:rPr>
          <w:del w:id="848" w:author="Chuka Obi" w:date="2026-05-11T20:16:00Z" w16du:dateUtc="2026-05-11T19:16:00Z"/>
          <w:rFonts w:asciiTheme="minorHAnsi" w:eastAsiaTheme="minorEastAsia" w:hAnsiTheme="minorHAnsi" w:cstheme="minorBidi"/>
          <w:noProof/>
          <w:kern w:val="2"/>
          <w:lang w:eastAsia="ja-JP"/>
          <w14:ligatures w14:val="standardContextual"/>
        </w:rPr>
      </w:pPr>
      <w:del w:id="849" w:author="Chuka Obi" w:date="2026-05-11T20:16:00Z" w16du:dateUtc="2026-05-11T19:16:00Z">
        <w:r w:rsidRPr="005C5BA1" w:rsidDel="005C5BA1">
          <w:rPr>
            <w:noProof/>
            <w:rPrChange w:id="850" w:author="Chuka Obi" w:date="2026-05-11T20:16:00Z" w16du:dateUtc="2026-05-11T19:16:00Z">
              <w:rPr>
                <w:rStyle w:val="Hyperlink"/>
                <w:noProof/>
              </w:rPr>
            </w:rPrChange>
          </w:rPr>
          <w:delText>Schedule D: Key Personnel</w:delText>
        </w:r>
        <w:r w:rsidDel="005C5BA1">
          <w:rPr>
            <w:noProof/>
            <w:webHidden/>
          </w:rPr>
          <w:tab/>
          <w:delText>90</w:delText>
        </w:r>
      </w:del>
    </w:p>
    <w:p w14:paraId="3DF8B495" w14:textId="0ADE040C" w:rsidR="00B50CF4" w:rsidDel="005C5BA1" w:rsidRDefault="00B50CF4">
      <w:pPr>
        <w:pStyle w:val="TOC2"/>
        <w:tabs>
          <w:tab w:val="right" w:leader="dot" w:pos="9350"/>
        </w:tabs>
        <w:rPr>
          <w:del w:id="851" w:author="Chuka Obi" w:date="2026-05-11T20:16:00Z" w16du:dateUtc="2026-05-11T19:16:00Z"/>
          <w:rFonts w:asciiTheme="minorHAnsi" w:eastAsiaTheme="minorEastAsia" w:hAnsiTheme="minorHAnsi" w:cstheme="minorBidi"/>
          <w:noProof/>
          <w:kern w:val="2"/>
          <w:lang w:eastAsia="ja-JP"/>
          <w14:ligatures w14:val="standardContextual"/>
        </w:rPr>
      </w:pPr>
      <w:del w:id="852" w:author="Chuka Obi" w:date="2026-05-11T20:16:00Z" w16du:dateUtc="2026-05-11T19:16:00Z">
        <w:r w:rsidRPr="005C5BA1" w:rsidDel="005C5BA1">
          <w:rPr>
            <w:noProof/>
            <w:rPrChange w:id="853" w:author="Chuka Obi" w:date="2026-05-11T20:16:00Z" w16du:dateUtc="2026-05-11T19:16:00Z">
              <w:rPr>
                <w:rStyle w:val="Hyperlink"/>
                <w:noProof/>
              </w:rPr>
            </w:rPrChange>
          </w:rPr>
          <w:delText>Schedule E: Contract Price and Payment Schedule</w:delText>
        </w:r>
        <w:r w:rsidDel="005C5BA1">
          <w:rPr>
            <w:noProof/>
            <w:webHidden/>
          </w:rPr>
          <w:tab/>
          <w:delText>90</w:delText>
        </w:r>
      </w:del>
    </w:p>
    <w:p w14:paraId="0934805D" w14:textId="445647E5" w:rsidR="00B50CF4" w:rsidDel="005C5BA1" w:rsidRDefault="00B50CF4">
      <w:pPr>
        <w:pStyle w:val="TOC2"/>
        <w:tabs>
          <w:tab w:val="right" w:leader="dot" w:pos="9350"/>
        </w:tabs>
        <w:rPr>
          <w:del w:id="854" w:author="Chuka Obi" w:date="2026-05-11T20:16:00Z" w16du:dateUtc="2026-05-11T19:16:00Z"/>
          <w:rFonts w:asciiTheme="minorHAnsi" w:eastAsiaTheme="minorEastAsia" w:hAnsiTheme="minorHAnsi" w:cstheme="minorBidi"/>
          <w:noProof/>
          <w:kern w:val="2"/>
          <w:lang w:eastAsia="ja-JP"/>
          <w14:ligatures w14:val="standardContextual"/>
        </w:rPr>
      </w:pPr>
      <w:del w:id="855" w:author="Chuka Obi" w:date="2026-05-11T20:16:00Z" w16du:dateUtc="2026-05-11T19:16:00Z">
        <w:r w:rsidRPr="005C5BA1" w:rsidDel="005C5BA1">
          <w:rPr>
            <w:noProof/>
            <w:rPrChange w:id="856" w:author="Chuka Obi" w:date="2026-05-11T20:16:00Z" w16du:dateUtc="2026-05-11T19:16:00Z">
              <w:rPr>
                <w:rStyle w:val="Hyperlink"/>
                <w:noProof/>
              </w:rPr>
            </w:rPrChange>
          </w:rPr>
          <w:delText>Schedule F: Insurance Requirements</w:delText>
        </w:r>
        <w:r w:rsidDel="005C5BA1">
          <w:rPr>
            <w:noProof/>
            <w:webHidden/>
          </w:rPr>
          <w:tab/>
          <w:delText>90</w:delText>
        </w:r>
      </w:del>
    </w:p>
    <w:p w14:paraId="3E2D2728" w14:textId="354F02E9" w:rsidR="00B50CF4" w:rsidDel="005C5BA1" w:rsidRDefault="00B50CF4">
      <w:pPr>
        <w:pStyle w:val="TOC2"/>
        <w:tabs>
          <w:tab w:val="right" w:leader="dot" w:pos="9350"/>
        </w:tabs>
        <w:rPr>
          <w:del w:id="857" w:author="Chuka Obi" w:date="2026-05-11T20:16:00Z" w16du:dateUtc="2026-05-11T19:16:00Z"/>
          <w:rFonts w:asciiTheme="minorHAnsi" w:eastAsiaTheme="minorEastAsia" w:hAnsiTheme="minorHAnsi" w:cstheme="minorBidi"/>
          <w:noProof/>
          <w:kern w:val="2"/>
          <w:lang w:eastAsia="ja-JP"/>
          <w14:ligatures w14:val="standardContextual"/>
        </w:rPr>
      </w:pPr>
      <w:del w:id="858" w:author="Chuka Obi" w:date="2026-05-11T20:16:00Z" w16du:dateUtc="2026-05-11T19:16:00Z">
        <w:r w:rsidRPr="005C5BA1" w:rsidDel="005C5BA1">
          <w:rPr>
            <w:noProof/>
            <w:rPrChange w:id="859" w:author="Chuka Obi" w:date="2026-05-11T20:16:00Z" w16du:dateUtc="2026-05-11T19:16:00Z">
              <w:rPr>
                <w:rStyle w:val="Hyperlink"/>
                <w:noProof/>
              </w:rPr>
            </w:rPrChange>
          </w:rPr>
          <w:delText>Schedule G: Form of Change Order</w:delText>
        </w:r>
        <w:r w:rsidDel="005C5BA1">
          <w:rPr>
            <w:noProof/>
            <w:webHidden/>
          </w:rPr>
          <w:tab/>
          <w:delText>91</w:delText>
        </w:r>
      </w:del>
    </w:p>
    <w:p w14:paraId="65440C49" w14:textId="1BB2E9B7" w:rsidR="00B50CF4" w:rsidDel="005C5BA1" w:rsidRDefault="00B50CF4">
      <w:pPr>
        <w:pStyle w:val="TOC2"/>
        <w:tabs>
          <w:tab w:val="right" w:leader="dot" w:pos="9350"/>
        </w:tabs>
        <w:rPr>
          <w:del w:id="860" w:author="Chuka Obi" w:date="2026-05-11T20:16:00Z" w16du:dateUtc="2026-05-11T19:16:00Z"/>
          <w:rFonts w:asciiTheme="minorHAnsi" w:eastAsiaTheme="minorEastAsia" w:hAnsiTheme="minorHAnsi" w:cstheme="minorBidi"/>
          <w:noProof/>
          <w:kern w:val="2"/>
          <w:lang w:eastAsia="ja-JP"/>
          <w14:ligatures w14:val="standardContextual"/>
        </w:rPr>
      </w:pPr>
      <w:del w:id="861" w:author="Chuka Obi" w:date="2026-05-11T20:16:00Z" w16du:dateUtc="2026-05-11T19:16:00Z">
        <w:r w:rsidRPr="005C5BA1" w:rsidDel="005C5BA1">
          <w:rPr>
            <w:noProof/>
            <w:rPrChange w:id="862" w:author="Chuka Obi" w:date="2026-05-11T20:16:00Z" w16du:dateUtc="2026-05-11T19:16:00Z">
              <w:rPr>
                <w:rStyle w:val="Hyperlink"/>
                <w:noProof/>
              </w:rPr>
            </w:rPrChange>
          </w:rPr>
          <w:delText>Schedule J: Forms of Completion Certificates</w:delText>
        </w:r>
        <w:r w:rsidDel="005C5BA1">
          <w:rPr>
            <w:noProof/>
            <w:webHidden/>
          </w:rPr>
          <w:tab/>
          <w:delText>91</w:delText>
        </w:r>
      </w:del>
    </w:p>
    <w:p w14:paraId="7E9835CA" w14:textId="506E8C8A" w:rsidR="00B50CF4" w:rsidDel="005C5BA1" w:rsidRDefault="00B50CF4">
      <w:pPr>
        <w:pStyle w:val="TOC2"/>
        <w:tabs>
          <w:tab w:val="right" w:leader="dot" w:pos="9350"/>
        </w:tabs>
        <w:rPr>
          <w:del w:id="863" w:author="Chuka Obi" w:date="2026-05-11T20:16:00Z" w16du:dateUtc="2026-05-11T19:16:00Z"/>
          <w:rFonts w:asciiTheme="minorHAnsi" w:eastAsiaTheme="minorEastAsia" w:hAnsiTheme="minorHAnsi" w:cstheme="minorBidi"/>
          <w:noProof/>
          <w:kern w:val="2"/>
          <w:lang w:eastAsia="ja-JP"/>
          <w14:ligatures w14:val="standardContextual"/>
        </w:rPr>
      </w:pPr>
      <w:del w:id="864" w:author="Chuka Obi" w:date="2026-05-11T20:16:00Z" w16du:dateUtc="2026-05-11T19:16:00Z">
        <w:r w:rsidRPr="005C5BA1" w:rsidDel="005C5BA1">
          <w:rPr>
            <w:noProof/>
            <w:rPrChange w:id="865" w:author="Chuka Obi" w:date="2026-05-11T20:16:00Z" w16du:dateUtc="2026-05-11T19:16:00Z">
              <w:rPr>
                <w:rStyle w:val="Hyperlink"/>
                <w:noProof/>
              </w:rPr>
            </w:rPrChange>
          </w:rPr>
          <w:delText>Schedule K: NCDMB / Nigerian Content Plan</w:delText>
        </w:r>
        <w:r w:rsidDel="005C5BA1">
          <w:rPr>
            <w:noProof/>
            <w:webHidden/>
          </w:rPr>
          <w:tab/>
          <w:delText>91</w:delText>
        </w:r>
      </w:del>
    </w:p>
    <w:p w14:paraId="581DBDB3" w14:textId="30548E74" w:rsidR="008B3961" w:rsidRPr="00837F81" w:rsidRDefault="00FD6DB5">
      <w:r w:rsidRPr="00837F81">
        <w:rPr>
          <w:i/>
          <w:iCs/>
          <w:sz w:val="20"/>
          <w:szCs w:val="20"/>
        </w:rPr>
        <w:fldChar w:fldCharType="end"/>
      </w:r>
      <w:r w:rsidRPr="00837F81">
        <w:br w:type="page"/>
      </w:r>
    </w:p>
    <w:p w14:paraId="0803642E" w14:textId="77777777" w:rsidR="008B3961" w:rsidRPr="00837F81" w:rsidRDefault="00D74028">
      <w:pPr>
        <w:spacing w:before="480" w:after="240"/>
        <w:jc w:val="center"/>
      </w:pPr>
      <w:r w:rsidRPr="00837F81">
        <w:rPr>
          <w:b/>
          <w:bCs/>
          <w:sz w:val="32"/>
          <w:szCs w:val="32"/>
          <w:u w:val="single"/>
        </w:rPr>
        <w:lastRenderedPageBreak/>
        <w:t>RECITALS</w:t>
      </w:r>
    </w:p>
    <w:p w14:paraId="0526FE9F" w14:textId="77777777" w:rsidR="008B3961" w:rsidRPr="00837F81" w:rsidRDefault="00D74028">
      <w:pPr>
        <w:spacing w:after="200" w:line="276" w:lineRule="auto"/>
        <w:jc w:val="both"/>
      </w:pPr>
      <w:r w:rsidRPr="00837F81">
        <w:rPr>
          <w:b/>
          <w:bCs/>
        </w:rPr>
        <w:t xml:space="preserve">THIS ENGINEERING, PROCUREMENT AND CONSTRUCTION AGREEMENT </w:t>
      </w:r>
      <w:r w:rsidRPr="00837F81">
        <w:t>(hereinafter called the “Contract” or “Agreement”) is made and entered into this _____ day of _____________, 20___, by and between:</w:t>
      </w:r>
    </w:p>
    <w:p w14:paraId="4402DF4C" w14:textId="77777777" w:rsidR="008B3961" w:rsidRPr="00837F81" w:rsidRDefault="008B3961"/>
    <w:p w14:paraId="3D3D2FAA" w14:textId="6C77093A" w:rsidR="008B3961" w:rsidRPr="00837F81" w:rsidRDefault="00A36BEB">
      <w:pPr>
        <w:spacing w:after="200" w:line="276" w:lineRule="auto"/>
        <w:jc w:val="both"/>
      </w:pPr>
      <w:r w:rsidRPr="00837F81">
        <w:rPr>
          <w:b/>
          <w:bCs/>
          <w:i/>
          <w:iCs/>
        </w:rPr>
        <w:t xml:space="preserve">SOUTH ATLANTIC </w:t>
      </w:r>
      <w:r w:rsidR="00E70141" w:rsidRPr="00837F81">
        <w:rPr>
          <w:b/>
          <w:bCs/>
          <w:i/>
          <w:iCs/>
        </w:rPr>
        <w:t>LNG WEST AFRICA LTD</w:t>
      </w:r>
      <w:r w:rsidR="00430B44" w:rsidRPr="00837F81">
        <w:rPr>
          <w:b/>
          <w:bCs/>
          <w:i/>
          <w:iCs/>
        </w:rPr>
        <w:t>,</w:t>
      </w:r>
      <w:r w:rsidRPr="00837F81">
        <w:t xml:space="preserve"> a company incorporated under the Laws of the Federal Republic of Nigeria</w:t>
      </w:r>
      <w:r w:rsidR="00636B83" w:rsidRPr="00837F81">
        <w:t xml:space="preserve"> with RC NO 7865593</w:t>
      </w:r>
      <w:r w:rsidRPr="00837F81">
        <w:t xml:space="preserve">, with its </w:t>
      </w:r>
      <w:r w:rsidR="00636B83" w:rsidRPr="00837F81">
        <w:t xml:space="preserve">principal place of business </w:t>
      </w:r>
      <w:r w:rsidRPr="00837F81">
        <w:t xml:space="preserve">office at </w:t>
      </w:r>
      <w:r w:rsidR="00867F84">
        <w:t>2</w:t>
      </w:r>
      <w:r w:rsidR="00867F84" w:rsidRPr="00867F84">
        <w:rPr>
          <w:vertAlign w:val="superscript"/>
        </w:rPr>
        <w:t>nd</w:t>
      </w:r>
      <w:r w:rsidR="00867F84">
        <w:t xml:space="preserve"> </w:t>
      </w:r>
      <w:r w:rsidR="006A1AC7">
        <w:t xml:space="preserve">Floor, </w:t>
      </w:r>
      <w:r w:rsidR="001362D4">
        <w:t>7 Alfred Rewane</w:t>
      </w:r>
      <w:r w:rsidR="00346A89">
        <w:t xml:space="preserve"> </w:t>
      </w:r>
      <w:r w:rsidR="005D6FD9">
        <w:t>R</w:t>
      </w:r>
      <w:r w:rsidR="00346A89">
        <w:t>oad,</w:t>
      </w:r>
      <w:r w:rsidR="00430B44" w:rsidRPr="00837F81">
        <w:t xml:space="preserve"> Ikoyi, Lagos, Nigeria</w:t>
      </w:r>
      <w:r w:rsidRPr="00837F81">
        <w:t xml:space="preserve"> (hereinafter referred to as the “Owner”, which expression shall, where the context so admits, include its successors-in-title and assigns) of the first part;</w:t>
      </w:r>
    </w:p>
    <w:p w14:paraId="7AB166A8" w14:textId="77777777" w:rsidR="008B3961" w:rsidRPr="00837F81" w:rsidRDefault="00D74028">
      <w:pPr>
        <w:spacing w:after="200" w:line="276" w:lineRule="auto"/>
        <w:jc w:val="both"/>
      </w:pPr>
      <w:r w:rsidRPr="00837F81">
        <w:t>AND</w:t>
      </w:r>
    </w:p>
    <w:p w14:paraId="076A9EE1" w14:textId="269AE480" w:rsidR="008B3961" w:rsidRPr="00837F81" w:rsidRDefault="00636B83">
      <w:pPr>
        <w:spacing w:after="200" w:line="276" w:lineRule="auto"/>
        <w:jc w:val="both"/>
      </w:pPr>
      <w:r w:rsidRPr="00837F81">
        <w:rPr>
          <w:b/>
          <w:bCs/>
          <w:i/>
          <w:iCs/>
        </w:rPr>
        <w:t xml:space="preserve">PEIYANG CHEMICAL ENGINEERING SERVICE CORPORATION PTE LTD </w:t>
      </w:r>
      <w:r w:rsidRPr="00837F81">
        <w:t>a company registered under the Laws of [Jurisdiction], whose principal place of business is No 17, Aroozoo Lane, Singapore, 539807 (hereinafter referred to as “PCCS” and also known as the “Contractor”, which expression shall, where the context so admits, include its successors-in-title and assigns) of the second part.</w:t>
      </w:r>
    </w:p>
    <w:p w14:paraId="4A5571F7" w14:textId="77777777" w:rsidR="008B3961" w:rsidRPr="00837F81" w:rsidRDefault="00D74028">
      <w:pPr>
        <w:spacing w:after="200" w:line="276" w:lineRule="auto"/>
        <w:jc w:val="both"/>
      </w:pPr>
      <w:r w:rsidRPr="00837F81">
        <w:t>The Owner and the Contractor may collectively be referred to as the “Parties” and individually as a “Party.”</w:t>
      </w:r>
    </w:p>
    <w:p w14:paraId="2352E788" w14:textId="77777777" w:rsidR="008B3961" w:rsidRPr="00837F81" w:rsidRDefault="00D74028">
      <w:pPr>
        <w:spacing w:after="200" w:line="276" w:lineRule="auto"/>
        <w:jc w:val="both"/>
      </w:pPr>
      <w:r w:rsidRPr="00837F81">
        <w:rPr>
          <w:b/>
          <w:bCs/>
        </w:rPr>
        <w:t>WHEREAS:</w:t>
      </w:r>
    </w:p>
    <w:p w14:paraId="2B09590A" w14:textId="2FCE7B6D" w:rsidR="008B3961" w:rsidRPr="00837F81" w:rsidRDefault="00D74028">
      <w:pPr>
        <w:spacing w:after="200" w:line="276" w:lineRule="auto"/>
        <w:jc w:val="both"/>
      </w:pPr>
      <w:r w:rsidRPr="00837F81">
        <w:t xml:space="preserve">A. The Owner is desirous of constructing a </w:t>
      </w:r>
      <w:r w:rsidR="0003006C" w:rsidRPr="00837F81">
        <w:t>”</w:t>
      </w:r>
      <w:r w:rsidR="00E8278F" w:rsidRPr="00837F81">
        <w:t xml:space="preserve"> 5MMSCFD Mini-LNG </w:t>
      </w:r>
      <w:r w:rsidR="00DA20ED" w:rsidRPr="00837F81">
        <w:t>Processing Plant</w:t>
      </w:r>
      <w:r w:rsidR="00E8278F" w:rsidRPr="00837F81">
        <w:t>”</w:t>
      </w:r>
      <w:r w:rsidRPr="00837F81">
        <w:t>(the “Project” or “Facility”) and has selected the Contractor to execute the engineering, procurement and construction of the Facility on a lump-sum turnkey basis;</w:t>
      </w:r>
    </w:p>
    <w:p w14:paraId="20A99F90" w14:textId="66432F77" w:rsidR="008B3961" w:rsidRPr="00837F81" w:rsidRDefault="00D74028">
      <w:pPr>
        <w:spacing w:after="200" w:line="276" w:lineRule="auto"/>
        <w:jc w:val="both"/>
      </w:pPr>
      <w:r w:rsidRPr="00837F81">
        <w:t>B.  The Project shall be located at</w:t>
      </w:r>
      <w:r w:rsidR="00346A89">
        <w:t xml:space="preserve"> </w:t>
      </w:r>
      <w:r w:rsidR="00205733" w:rsidRPr="00346A89">
        <w:t>Delta</w:t>
      </w:r>
      <w:r w:rsidR="00165505" w:rsidRPr="00346A89">
        <w:t xml:space="preserve"> State</w:t>
      </w:r>
      <w:r w:rsidRPr="00837F81">
        <w:t>, Nigeria (the “Site”);</w:t>
      </w:r>
    </w:p>
    <w:p w14:paraId="265B235E" w14:textId="77777777" w:rsidR="008B3961" w:rsidRPr="00837F81" w:rsidRDefault="00D74028">
      <w:pPr>
        <w:spacing w:after="200" w:line="276" w:lineRule="auto"/>
        <w:jc w:val="both"/>
      </w:pPr>
      <w:r w:rsidRPr="00837F81">
        <w:t>C.  The Contractor represents that it has the requisite experience, expertise, resources and capability to perform the Work in accordance with the terms hereof;</w:t>
      </w:r>
    </w:p>
    <w:p w14:paraId="11688EA4" w14:textId="77777777" w:rsidR="008B3961" w:rsidRPr="00837F81" w:rsidRDefault="00D74028">
      <w:pPr>
        <w:spacing w:after="200" w:line="276" w:lineRule="auto"/>
        <w:jc w:val="both"/>
      </w:pPr>
      <w:r w:rsidRPr="00837F81">
        <w:t>D.  The Parties wish to set forth the terms and conditions upon which the Contractor shall perform the Work and the Owner shall compensate the Contractor for the same;</w:t>
      </w:r>
    </w:p>
    <w:p w14:paraId="7334D39C" w14:textId="77777777" w:rsidR="008B3961" w:rsidRPr="00837F81" w:rsidRDefault="008B3961"/>
    <w:p w14:paraId="4CA7040D" w14:textId="77777777" w:rsidR="008B3961" w:rsidRPr="00837F81" w:rsidRDefault="00D74028">
      <w:pPr>
        <w:spacing w:after="200" w:line="276" w:lineRule="auto"/>
        <w:jc w:val="both"/>
      </w:pPr>
      <w:r w:rsidRPr="00837F81">
        <w:rPr>
          <w:b/>
          <w:bCs/>
        </w:rPr>
        <w:t>NOW THEREFORE</w:t>
      </w:r>
      <w:r w:rsidRPr="00837F81">
        <w:t>, in consideration of the mutual covenants and agreements herein contained, and for other good and valuable consideration, the receipt and sufficiency of which are hereby acknowledged, the Parties agree as follows:</w:t>
      </w:r>
    </w:p>
    <w:p w14:paraId="3E5354A5" w14:textId="77777777" w:rsidR="008B3961" w:rsidRPr="00837F81" w:rsidRDefault="00D74028">
      <w:r w:rsidRPr="00837F81">
        <w:br w:type="page"/>
      </w:r>
    </w:p>
    <w:p w14:paraId="1DE30354" w14:textId="7DDCD9CD" w:rsidR="008B3961" w:rsidRPr="00837F81" w:rsidRDefault="00D25255">
      <w:pPr>
        <w:pStyle w:val="Heading1"/>
      </w:pPr>
      <w:bookmarkStart w:id="866" w:name="_Toc229430305"/>
      <w:r w:rsidRPr="00837F81">
        <w:lastRenderedPageBreak/>
        <w:t>1. DEFINITIONS</w:t>
      </w:r>
      <w:bookmarkEnd w:id="866"/>
    </w:p>
    <w:p w14:paraId="290368A3" w14:textId="77777777" w:rsidR="008B3961" w:rsidRPr="00837F81" w:rsidRDefault="00D74028">
      <w:pPr>
        <w:spacing w:after="200" w:line="276" w:lineRule="auto"/>
        <w:jc w:val="both"/>
      </w:pPr>
      <w:r w:rsidRPr="00837F81">
        <w:t>Unless the context otherwise requires, the following capitalized terms shall have the meanings assigned to them below when used in this Agreement:</w:t>
      </w:r>
    </w:p>
    <w:p w14:paraId="4BA76B27" w14:textId="77777777" w:rsidR="008B3961" w:rsidRPr="00837F81" w:rsidRDefault="00D74028">
      <w:pPr>
        <w:pStyle w:val="Heading2"/>
      </w:pPr>
      <w:bookmarkStart w:id="867" w:name="_Toc229430306"/>
      <w:r w:rsidRPr="00837F81">
        <w:t>1.1  General Definitions</w:t>
      </w:r>
      <w:bookmarkEnd w:id="867"/>
    </w:p>
    <w:p w14:paraId="70C6853E" w14:textId="77777777" w:rsidR="008B3961" w:rsidRPr="00837F81" w:rsidRDefault="008B3961"/>
    <w:p w14:paraId="28C6C23F" w14:textId="77777777" w:rsidR="005E3B67" w:rsidRPr="00837F81" w:rsidRDefault="00D74028">
      <w:pPr>
        <w:spacing w:after="200" w:line="276" w:lineRule="auto"/>
        <w:jc w:val="both"/>
        <w:rPr>
          <w:b/>
          <w:bCs/>
        </w:rPr>
      </w:pPr>
      <w:r w:rsidRPr="00837F81">
        <w:rPr>
          <w:b/>
          <w:bCs/>
        </w:rPr>
        <w:t>“Acceptance Certificate”</w:t>
      </w:r>
      <w:r w:rsidRPr="00837F81">
        <w:t xml:space="preserve"> means the certificate issued by the Owner confirming that the Facility has achieved Substantial Completion in accordance with Article 11.</w:t>
      </w:r>
      <w:r w:rsidR="005E3B67" w:rsidRPr="00837F81">
        <w:rPr>
          <w:b/>
          <w:bCs/>
        </w:rPr>
        <w:t xml:space="preserve"> </w:t>
      </w:r>
    </w:p>
    <w:p w14:paraId="0AF296B6" w14:textId="1993696B" w:rsidR="008B3961" w:rsidRPr="00837F81" w:rsidDel="00612A81" w:rsidRDefault="005E3B67">
      <w:pPr>
        <w:spacing w:after="200" w:line="276" w:lineRule="auto"/>
        <w:jc w:val="both"/>
        <w:rPr>
          <w:del w:id="868" w:author="Chuka Obi" w:date="2026-05-11T19:11:00Z" w16du:dateUtc="2026-05-11T18:11:00Z"/>
        </w:rPr>
      </w:pPr>
      <w:del w:id="869" w:author="Chuka Obi" w:date="2026-05-11T19:11:00Z" w16du:dateUtc="2026-05-11T18:11:00Z">
        <w:r w:rsidRPr="00837F81" w:rsidDel="00612A81">
          <w:rPr>
            <w:b/>
            <w:bCs/>
          </w:rPr>
          <w:delText>“Advance Payment Guarantee” or “APG”</w:delText>
        </w:r>
        <w:r w:rsidRPr="00837F81" w:rsidDel="00612A81">
          <w:delText xml:space="preserve"> means the irrevocable, unconditional, on-demand bank guarantee(s) to be provided by the Contractor in accordance with Section 9.3 to secure the Owner’s advance and milestone payments.</w:delText>
        </w:r>
      </w:del>
    </w:p>
    <w:p w14:paraId="178C68E9" w14:textId="77777777" w:rsidR="008B3961" w:rsidRPr="00837F81" w:rsidRDefault="00D74028">
      <w:pPr>
        <w:spacing w:after="200" w:line="276" w:lineRule="auto"/>
        <w:jc w:val="both"/>
      </w:pPr>
      <w:r w:rsidRPr="00837F81">
        <w:rPr>
          <w:b/>
          <w:bCs/>
        </w:rPr>
        <w:t>“Affiliate”</w:t>
      </w:r>
      <w:r w:rsidRPr="00837F81">
        <w:t xml:space="preserve"> means, with respect to any Person, any other Person that directly or indirectly controls, is controlled by, or is under common control with such Person.</w:t>
      </w:r>
    </w:p>
    <w:p w14:paraId="00A16D3E" w14:textId="77777777" w:rsidR="008B3961" w:rsidRPr="00837F81" w:rsidRDefault="00D74028">
      <w:pPr>
        <w:spacing w:after="200" w:line="276" w:lineRule="auto"/>
        <w:jc w:val="both"/>
      </w:pPr>
      <w:r w:rsidRPr="00837F81">
        <w:rPr>
          <w:b/>
          <w:bCs/>
        </w:rPr>
        <w:t>“Aggregate Cap”</w:t>
      </w:r>
      <w:r w:rsidRPr="00837F81">
        <w:t xml:space="preserve"> has the meaning assigned in Section 17.1.</w:t>
      </w:r>
    </w:p>
    <w:p w14:paraId="4BE898A6" w14:textId="77777777" w:rsidR="008B3961" w:rsidRPr="00837F81" w:rsidRDefault="00D74028">
      <w:pPr>
        <w:spacing w:after="200" w:line="276" w:lineRule="auto"/>
        <w:jc w:val="both"/>
      </w:pPr>
      <w:r w:rsidRPr="00837F81">
        <w:rPr>
          <w:b/>
          <w:bCs/>
        </w:rPr>
        <w:t>“Applicable Codes and Standards”</w:t>
      </w:r>
      <w:r w:rsidRPr="00837F81">
        <w:t xml:space="preserve"> means all applicable codes, standards and recommended practices of relevant Nigerian and international standards organizations as specified in Schedule A-2, as the same may be amended or supplemented from time to time.</w:t>
      </w:r>
    </w:p>
    <w:p w14:paraId="3534E9D4" w14:textId="77777777" w:rsidR="008B3961" w:rsidRPr="00837F81" w:rsidRDefault="00D74028">
      <w:pPr>
        <w:spacing w:after="200" w:line="276" w:lineRule="auto"/>
        <w:jc w:val="both"/>
      </w:pPr>
      <w:r w:rsidRPr="00837F81">
        <w:rPr>
          <w:b/>
          <w:bCs/>
        </w:rPr>
        <w:t>“Applicable Law”</w:t>
      </w:r>
      <w:r w:rsidRPr="00837F81">
        <w:t xml:space="preserve"> means all constitutions, laws (including common law), treaties, statutes, orders, decrees, rules, injunctions, licenses, permits, approvals, agreements, regulations, codes and ordinances issued by any Governmental Authority, including judicial or administrative orders, consents, decrees and judgments, and all published directives, guidelines and governmental requirements which have the force of law, whether in effect as of the Effective Date or thereafter enacted, and in each case as amended.</w:t>
      </w:r>
    </w:p>
    <w:p w14:paraId="49FB40EF" w14:textId="77777777" w:rsidR="008B3961" w:rsidRPr="00837F81" w:rsidRDefault="00D74028">
      <w:pPr>
        <w:spacing w:after="200" w:line="276" w:lineRule="auto"/>
        <w:jc w:val="both"/>
      </w:pPr>
      <w:r w:rsidRPr="00837F81">
        <w:rPr>
          <w:b/>
          <w:bCs/>
        </w:rPr>
        <w:t>“Approval” or “Approve”</w:t>
      </w:r>
      <w:r w:rsidRPr="00837F81">
        <w:t xml:space="preserve"> means a written communication from the Owner or Owner’s Representative to the Contractor confirming acceptance of a deliverable, work item, or other matter requiring Owner’s consent under this Agreement.</w:t>
      </w:r>
    </w:p>
    <w:p w14:paraId="46F6DF46" w14:textId="77777777" w:rsidR="008B3961" w:rsidRPr="00837F81" w:rsidRDefault="00D74028">
      <w:pPr>
        <w:spacing w:after="200" w:line="276" w:lineRule="auto"/>
        <w:jc w:val="both"/>
      </w:pPr>
      <w:r w:rsidRPr="00837F81">
        <w:rPr>
          <w:b/>
          <w:bCs/>
        </w:rPr>
        <w:t>“Basis of Design”</w:t>
      </w:r>
      <w:r w:rsidRPr="00837F81">
        <w:t xml:space="preserve"> means the technical basis for the design and engineering of the Facility as set forth in Schedule A-2.</w:t>
      </w:r>
    </w:p>
    <w:p w14:paraId="47E8F70A" w14:textId="77777777" w:rsidR="005E3B67" w:rsidRPr="00837F81" w:rsidRDefault="00D74028" w:rsidP="005E3B67">
      <w:pPr>
        <w:spacing w:after="200" w:line="276" w:lineRule="auto"/>
        <w:jc w:val="both"/>
      </w:pPr>
      <w:r w:rsidRPr="00837F81">
        <w:rPr>
          <w:b/>
          <w:bCs/>
        </w:rPr>
        <w:t>“Business Day”</w:t>
      </w:r>
      <w:r w:rsidRPr="00837F81">
        <w:t xml:space="preserve"> means any Day other than a Saturday, Sunday, or public holiday in the Federal Republic of Nigeria.</w:t>
      </w:r>
      <w:r w:rsidR="005E3B67" w:rsidRPr="00837F81">
        <w:t xml:space="preserve"> </w:t>
      </w:r>
    </w:p>
    <w:p w14:paraId="00D7C6F7" w14:textId="1CECEA65" w:rsidR="005E3B67" w:rsidRPr="00837F81" w:rsidRDefault="005E3B67" w:rsidP="00610626">
      <w:pPr>
        <w:spacing w:after="200" w:line="276" w:lineRule="auto"/>
        <w:jc w:val="both"/>
      </w:pPr>
      <w:r w:rsidRPr="00837F81">
        <w:t>“</w:t>
      </w:r>
      <w:r w:rsidRPr="00837F81">
        <w:rPr>
          <w:b/>
        </w:rPr>
        <w:t>Change in Laws</w:t>
      </w:r>
      <w:r w:rsidRPr="00837F81">
        <w:t>” means any of the changes under sub-paragraphs (i)-(iv) of Section 6.3(a).</w:t>
      </w:r>
    </w:p>
    <w:p w14:paraId="07E06117" w14:textId="70F8A92D" w:rsidR="008B3961" w:rsidRPr="00837F81" w:rsidRDefault="008B3961">
      <w:pPr>
        <w:spacing w:after="200" w:line="276" w:lineRule="auto"/>
        <w:jc w:val="both"/>
      </w:pPr>
    </w:p>
    <w:p w14:paraId="45F96EF8" w14:textId="77777777" w:rsidR="008B3961" w:rsidRPr="00837F81" w:rsidRDefault="00D74028">
      <w:pPr>
        <w:spacing w:after="200" w:line="276" w:lineRule="auto"/>
        <w:jc w:val="both"/>
      </w:pPr>
      <w:r w:rsidRPr="00837F81">
        <w:rPr>
          <w:b/>
          <w:bCs/>
        </w:rPr>
        <w:t>“Change Order”</w:t>
      </w:r>
      <w:r w:rsidRPr="00837F81">
        <w:t xml:space="preserve"> means a written document signed by both Parties authorizing a change in the Work, Contract Price, or Project Schedule in accordance with Article 6.</w:t>
      </w:r>
    </w:p>
    <w:p w14:paraId="0D23021A" w14:textId="77777777" w:rsidR="008B3961" w:rsidRPr="00837F81" w:rsidRDefault="00D74028">
      <w:pPr>
        <w:spacing w:after="200" w:line="276" w:lineRule="auto"/>
        <w:jc w:val="both"/>
      </w:pPr>
      <w:r w:rsidRPr="00837F81">
        <w:rPr>
          <w:b/>
          <w:bCs/>
        </w:rPr>
        <w:t>“Claim”</w:t>
      </w:r>
      <w:r w:rsidRPr="00837F81">
        <w:t xml:space="preserve"> means any and all judgments, claims, causes of action, demands, lawsuits, proceedings, governmental investigations or audits, losses, assessments, fines, penalties, administrative orders, </w:t>
      </w:r>
      <w:r w:rsidRPr="00837F81">
        <w:lastRenderedPageBreak/>
        <w:t>obligations, costs, expenses, liabilities and damages (whether actual or consequential), including interest, penalties, reasonable attorney’s fees, disbursements and costs of investigations.</w:t>
      </w:r>
    </w:p>
    <w:p w14:paraId="13146967" w14:textId="63801D8E" w:rsidR="008B3961" w:rsidRPr="00837F81" w:rsidRDefault="00D74028">
      <w:pPr>
        <w:spacing w:after="200" w:line="276" w:lineRule="auto"/>
        <w:jc w:val="both"/>
      </w:pPr>
      <w:r w:rsidRPr="00837F81">
        <w:rPr>
          <w:b/>
          <w:bCs/>
        </w:rPr>
        <w:t>“Commissioning”</w:t>
      </w:r>
      <w:r w:rsidRPr="00837F81">
        <w:t xml:space="preserve"> means the process of testing and verifying the Facility’s systems and components to ensure that they are designed, installed, and operate in accordance with the requirements of this Agreement and the Basis of Design</w:t>
      </w:r>
      <w:r w:rsidR="00C00889" w:rsidRPr="00837F81">
        <w:t>. During this process, the Contractor shall refine feed</w:t>
      </w:r>
      <w:r w:rsidR="004809C2" w:rsidRPr="00837F81">
        <w:t>gas</w:t>
      </w:r>
      <w:r w:rsidR="00C00889" w:rsidRPr="00837F81">
        <w:t xml:space="preserve"> into</w:t>
      </w:r>
      <w:r w:rsidR="004809C2" w:rsidRPr="00837F81">
        <w:t xml:space="preserve"> LNG</w:t>
      </w:r>
      <w:r w:rsidR="00C00889" w:rsidRPr="00837F81">
        <w:t xml:space="preserve"> product for a continuous period of seventy-two (72) hours. </w:t>
      </w:r>
    </w:p>
    <w:p w14:paraId="25DCADFA" w14:textId="3A4AE033" w:rsidR="005E3B67" w:rsidRPr="00837F81" w:rsidRDefault="005E3B67">
      <w:pPr>
        <w:spacing w:after="200" w:line="276" w:lineRule="auto"/>
        <w:jc w:val="both"/>
      </w:pPr>
      <w:r w:rsidRPr="00837F81">
        <w:rPr>
          <w:b/>
          <w:bCs/>
        </w:rPr>
        <w:t xml:space="preserve">“Commissioning Certificate” </w:t>
      </w:r>
      <w:r w:rsidRPr="00837F81">
        <w:t xml:space="preserve">means the certificate issued by the Contractor confirming that the Commissioning has occurred in accordance with this Agreement. </w:t>
      </w:r>
    </w:p>
    <w:p w14:paraId="7A5C95ED" w14:textId="77777777" w:rsidR="005E3B67" w:rsidRPr="00837F81" w:rsidRDefault="005E3B67" w:rsidP="00610626">
      <w:pPr>
        <w:spacing w:after="200" w:line="276" w:lineRule="auto"/>
        <w:jc w:val="both"/>
        <w:rPr>
          <w:rFonts w:eastAsia="Times New Roman"/>
        </w:rPr>
      </w:pPr>
      <w:r w:rsidRPr="00837F81">
        <w:t>“</w:t>
      </w:r>
      <w:r w:rsidRPr="00837F81">
        <w:rPr>
          <w:b/>
        </w:rPr>
        <w:t>Contractor</w:t>
      </w:r>
      <w:r w:rsidRPr="00837F81">
        <w:t>” means the person named as contractor in the Contract Agreement and the legal successors in title of such person.</w:t>
      </w:r>
    </w:p>
    <w:p w14:paraId="4CF09351" w14:textId="77777777" w:rsidR="005E3B67" w:rsidRPr="00837F81" w:rsidRDefault="005E3B67" w:rsidP="00610626">
      <w:pPr>
        <w:spacing w:after="200" w:line="276" w:lineRule="auto"/>
        <w:jc w:val="both"/>
        <w:rPr>
          <w:rFonts w:eastAsia="Times New Roman"/>
        </w:rPr>
      </w:pPr>
      <w:r w:rsidRPr="00837F81">
        <w:t>“</w:t>
      </w:r>
      <w:r w:rsidRPr="00837F81">
        <w:rPr>
          <w:b/>
        </w:rPr>
        <w:t>Contractor’s Documents</w:t>
      </w:r>
      <w:r w:rsidRPr="00837F81">
        <w:t>” means the documents prepared by the Contractor including calculations, digital files, computer programs and other software, drawings, manuals, models, specifications and other documents of a technical nature.</w:t>
      </w:r>
    </w:p>
    <w:p w14:paraId="44506BC2" w14:textId="77777777" w:rsidR="005E3B67" w:rsidRPr="00837F81" w:rsidRDefault="005E3B67" w:rsidP="00610626">
      <w:pPr>
        <w:spacing w:after="200" w:line="276" w:lineRule="auto"/>
        <w:jc w:val="both"/>
        <w:rPr>
          <w:rFonts w:eastAsia="Times New Roman"/>
        </w:rPr>
      </w:pPr>
      <w:r w:rsidRPr="00837F81">
        <w:t>“</w:t>
      </w:r>
      <w:r w:rsidRPr="00837F81">
        <w:rPr>
          <w:b/>
        </w:rPr>
        <w:t>Contractor’s Equipment</w:t>
      </w:r>
      <w:r w:rsidRPr="00837F81">
        <w:t>” means all apparatus, equipment, machinery, construction plant, vehicles and other items required by the Contractor for the execution of the Works. Contractor’s Equipment excludes Temporary Works, Plant, Materials and any other things intended to form or forming part of the Permanent Works.</w:t>
      </w:r>
    </w:p>
    <w:p w14:paraId="5C42C971" w14:textId="77777777" w:rsidR="005E3B67" w:rsidRPr="00837F81" w:rsidRDefault="005E3B67" w:rsidP="00610626">
      <w:pPr>
        <w:spacing w:after="200" w:line="276" w:lineRule="auto"/>
        <w:jc w:val="both"/>
        <w:rPr>
          <w:rFonts w:eastAsia="Times New Roman"/>
        </w:rPr>
      </w:pPr>
      <w:r w:rsidRPr="00837F81">
        <w:rPr>
          <w:rFonts w:eastAsia="Times New Roman"/>
        </w:rPr>
        <w:t>“</w:t>
      </w:r>
      <w:r w:rsidRPr="00837F81">
        <w:rPr>
          <w:b/>
        </w:rPr>
        <w:t>Contractor Event of Default</w:t>
      </w:r>
      <w:r w:rsidRPr="00837F81">
        <w:rPr>
          <w:rFonts w:eastAsia="Times New Roman"/>
          <w:b/>
          <w:bCs/>
        </w:rPr>
        <w:t>”</w:t>
      </w:r>
      <w:r w:rsidRPr="00837F81">
        <w:rPr>
          <w:rFonts w:eastAsia="Times New Roman"/>
        </w:rPr>
        <w:t xml:space="preserve"> shall mean the events listed in Clause 15.2 </w:t>
      </w:r>
    </w:p>
    <w:p w14:paraId="111C529D" w14:textId="77777777" w:rsidR="008B3961" w:rsidRPr="00837F81" w:rsidRDefault="00D74028">
      <w:pPr>
        <w:spacing w:after="200" w:line="276" w:lineRule="auto"/>
        <w:jc w:val="both"/>
      </w:pPr>
      <w:r w:rsidRPr="00837F81">
        <w:rPr>
          <w:b/>
          <w:bCs/>
        </w:rPr>
        <w:t>“Contract Price”</w:t>
      </w:r>
      <w:r w:rsidRPr="00837F81">
        <w:t xml:space="preserve"> means the total lump-sum amount payable by Owner to Contractor for the performance of the Work as set forth in Article 7, as may be adjusted by Change Orders in accordance with this Agreement.</w:t>
      </w:r>
    </w:p>
    <w:p w14:paraId="0699FB60" w14:textId="77777777" w:rsidR="008B3961" w:rsidRPr="00837F81" w:rsidRDefault="00D74028">
      <w:pPr>
        <w:spacing w:after="200" w:line="276" w:lineRule="auto"/>
        <w:jc w:val="both"/>
      </w:pPr>
      <w:r w:rsidRPr="00837F81">
        <w:rPr>
          <w:b/>
          <w:bCs/>
        </w:rPr>
        <w:t>“Contractor Group”</w:t>
      </w:r>
      <w:r w:rsidRPr="00837F81">
        <w:t xml:space="preserve"> means the Contractor, its Affiliates, Subcontractors, Sub-subcontractors, and their respective directors, officers, employees, agents and representatives.</w:t>
      </w:r>
    </w:p>
    <w:p w14:paraId="5C4D370A" w14:textId="77777777" w:rsidR="008B3961" w:rsidRPr="00837F81" w:rsidRDefault="00D74028">
      <w:pPr>
        <w:spacing w:after="200" w:line="276" w:lineRule="auto"/>
        <w:jc w:val="both"/>
      </w:pPr>
      <w:r w:rsidRPr="00837F81">
        <w:rPr>
          <w:b/>
          <w:bCs/>
        </w:rPr>
        <w:t>“Contractor’s Representative”</w:t>
      </w:r>
      <w:r w:rsidRPr="00837F81">
        <w:t xml:space="preserve"> means the individual designated by the Contractor pursuant to Section 2.2 to act on behalf of the Contractor for matters arising under this Agreement.</w:t>
      </w:r>
    </w:p>
    <w:p w14:paraId="19455812" w14:textId="1BF1E2DE" w:rsidR="008B3961" w:rsidRPr="00837F81" w:rsidRDefault="00D74028">
      <w:pPr>
        <w:spacing w:after="200" w:line="276" w:lineRule="auto"/>
        <w:jc w:val="both"/>
      </w:pPr>
      <w:r w:rsidRPr="00837F81">
        <w:rPr>
          <w:b/>
          <w:bCs/>
        </w:rPr>
        <w:t>“Corrective Work”</w:t>
      </w:r>
      <w:r w:rsidRPr="00837F81">
        <w:t xml:space="preserve"> means the investigation, correction, repair, replacement, re-performance, or removal of </w:t>
      </w:r>
      <w:r w:rsidR="009E20DB" w:rsidRPr="00837F81">
        <w:t>d</w:t>
      </w:r>
      <w:r w:rsidRPr="00837F81">
        <w:t>efective Work.</w:t>
      </w:r>
    </w:p>
    <w:p w14:paraId="5F9FE29C" w14:textId="77777777" w:rsidR="005E3B67" w:rsidRPr="00837F81" w:rsidRDefault="005E3B67" w:rsidP="00610626">
      <w:pPr>
        <w:spacing w:after="200" w:line="276" w:lineRule="auto"/>
        <w:jc w:val="both"/>
      </w:pPr>
      <w:r w:rsidRPr="00837F81">
        <w:t>“</w:t>
      </w:r>
      <w:r w:rsidRPr="00837F81">
        <w:rPr>
          <w:b/>
        </w:rPr>
        <w:t>Cost</w:t>
      </w:r>
      <w:r w:rsidRPr="00837F81">
        <w:t>” means all expenditure reasonably incurred (or to be incurred) by the Contractor in performing the Contract, whether on or off the Site, including taxes, overheads and similar charges, but does not include profit. Where the Contractor is entitled under a Section of this Agreement to payment of Cost, it shall be added to the Contract Price.</w:t>
      </w:r>
    </w:p>
    <w:p w14:paraId="13C55364" w14:textId="77777777" w:rsidR="005E3B67" w:rsidRPr="00837F81" w:rsidRDefault="005E3B67" w:rsidP="00610626">
      <w:pPr>
        <w:spacing w:after="200" w:line="276" w:lineRule="auto"/>
        <w:jc w:val="both"/>
      </w:pPr>
      <w:r w:rsidRPr="00837F81">
        <w:t>“</w:t>
      </w:r>
      <w:r w:rsidRPr="00837F81">
        <w:rPr>
          <w:b/>
          <w:bCs/>
        </w:rPr>
        <w:t>Country</w:t>
      </w:r>
      <w:r w:rsidRPr="00837F81">
        <w:t xml:space="preserve">” means the Federal Republic of Nigeria. </w:t>
      </w:r>
    </w:p>
    <w:p w14:paraId="1450716D" w14:textId="77777777" w:rsidR="008B3961" w:rsidRPr="00837F81" w:rsidRDefault="00D74028">
      <w:pPr>
        <w:spacing w:after="200" w:line="276" w:lineRule="auto"/>
        <w:jc w:val="both"/>
      </w:pPr>
      <w:r w:rsidRPr="00837F81">
        <w:rPr>
          <w:b/>
          <w:bCs/>
        </w:rPr>
        <w:lastRenderedPageBreak/>
        <w:t>“Day”</w:t>
      </w:r>
      <w:r w:rsidRPr="00837F81">
        <w:t xml:space="preserve"> means a calendar day.</w:t>
      </w:r>
    </w:p>
    <w:p w14:paraId="3EF056AE" w14:textId="77777777" w:rsidR="009E20DB" w:rsidRPr="00837F81" w:rsidRDefault="009E20DB" w:rsidP="00610626">
      <w:pPr>
        <w:spacing w:after="200" w:line="276" w:lineRule="auto"/>
        <w:jc w:val="both"/>
      </w:pPr>
      <w:r w:rsidRPr="00837F81">
        <w:rPr>
          <w:b/>
          <w:bCs/>
        </w:rPr>
        <w:t>DED</w:t>
      </w:r>
      <w:r w:rsidRPr="00837F81">
        <w:t>” means the detailed engineering design in relation to the Facility.</w:t>
      </w:r>
    </w:p>
    <w:p w14:paraId="6D1C0FA1" w14:textId="77777777" w:rsidR="008B3961" w:rsidRPr="00837F81" w:rsidRDefault="00D74028">
      <w:pPr>
        <w:spacing w:after="200" w:line="276" w:lineRule="auto"/>
        <w:jc w:val="both"/>
      </w:pPr>
      <w:r w:rsidRPr="00837F81">
        <w:rPr>
          <w:b/>
          <w:bCs/>
        </w:rPr>
        <w:t>“Defect”</w:t>
      </w:r>
      <w:r w:rsidRPr="00837F81">
        <w:t xml:space="preserve"> means any deficiency in the Work, including any part thereof, that does not conform to the Warranty or any other requirement of this Agreement.</w:t>
      </w:r>
    </w:p>
    <w:p w14:paraId="689073B2" w14:textId="3F1CA2A5" w:rsidR="008B3961" w:rsidRPr="00837F81" w:rsidRDefault="00D74028">
      <w:pPr>
        <w:spacing w:after="200" w:line="276" w:lineRule="auto"/>
        <w:jc w:val="both"/>
      </w:pPr>
      <w:r w:rsidRPr="00837F81">
        <w:rPr>
          <w:b/>
          <w:bCs/>
        </w:rPr>
        <w:t>“Defect Correction Period”</w:t>
      </w:r>
      <w:r w:rsidRPr="00837F81">
        <w:t xml:space="preserve"> means the period </w:t>
      </w:r>
      <w:r w:rsidRPr="005A526A">
        <w:t xml:space="preserve">of </w:t>
      </w:r>
      <w:r w:rsidR="005A526A" w:rsidRPr="005A526A">
        <w:t>twelve</w:t>
      </w:r>
      <w:r w:rsidR="005A526A">
        <w:t xml:space="preserve"> months</w:t>
      </w:r>
      <w:r w:rsidRPr="00837F81">
        <w:t xml:space="preserve"> commencing on the date of Substantial Completion, during which Contractor is obligated to correct Defects at its own cost.</w:t>
      </w:r>
    </w:p>
    <w:p w14:paraId="08B35633" w14:textId="77777777" w:rsidR="008B3961" w:rsidRPr="00837F81" w:rsidRDefault="00D74028">
      <w:pPr>
        <w:spacing w:after="200" w:line="276" w:lineRule="auto"/>
        <w:jc w:val="both"/>
      </w:pPr>
      <w:r w:rsidRPr="00837F81">
        <w:rPr>
          <w:b/>
          <w:bCs/>
        </w:rPr>
        <w:t>“Delay Liquidated Damages”</w:t>
      </w:r>
      <w:r w:rsidRPr="00837F81">
        <w:t xml:space="preserve"> has the meaning assigned in Section 13.1.</w:t>
      </w:r>
    </w:p>
    <w:p w14:paraId="62FE9088" w14:textId="4DF45D83" w:rsidR="008B3961" w:rsidRPr="00837F81" w:rsidRDefault="00D74028">
      <w:pPr>
        <w:spacing w:after="200" w:line="276" w:lineRule="auto"/>
        <w:jc w:val="both"/>
      </w:pPr>
      <w:r w:rsidRPr="00837F81">
        <w:rPr>
          <w:b/>
          <w:bCs/>
        </w:rPr>
        <w:t>“Effective Date”</w:t>
      </w:r>
      <w:r w:rsidRPr="00837F81">
        <w:t xml:space="preserve"> means the date upon which both Parties have executed this Agreement.</w:t>
      </w:r>
    </w:p>
    <w:p w14:paraId="05617215" w14:textId="7B54C390" w:rsidR="009A2F7C" w:rsidRPr="00837F81" w:rsidRDefault="009A2F7C" w:rsidP="00610626">
      <w:pPr>
        <w:spacing w:after="200" w:line="276" w:lineRule="auto"/>
        <w:jc w:val="both"/>
      </w:pPr>
      <w:r w:rsidRPr="00837F81">
        <w:rPr>
          <w:b/>
          <w:bCs/>
        </w:rPr>
        <w:t>“Encumbrance”</w:t>
      </w:r>
      <w:r w:rsidRPr="00837F81">
        <w:t xml:space="preserve"> means any mortgage, charge, pledge, lien, security interest, assignment by way of security, hypothecation, retention of title, conditional sale arrangement, right of set-off, or any other agreement or arrangement having a similar effect, whether arising by law or otherwise, and includes any third-party right or interest affecting title to, or the possession or use of, any Equipment or Facility. </w:t>
      </w:r>
    </w:p>
    <w:p w14:paraId="02C24FEA" w14:textId="18FAD760" w:rsidR="009A2F7C" w:rsidRPr="00837F81" w:rsidRDefault="009A2F7C" w:rsidP="00610626">
      <w:pPr>
        <w:spacing w:after="200" w:line="276" w:lineRule="auto"/>
        <w:jc w:val="both"/>
      </w:pPr>
      <w:r w:rsidRPr="00837F81">
        <w:t>“</w:t>
      </w:r>
      <w:r w:rsidRPr="00837F81">
        <w:rPr>
          <w:b/>
        </w:rPr>
        <w:t>Extension of Time</w:t>
      </w:r>
      <w:r w:rsidRPr="00837F81">
        <w:t>” or “</w:t>
      </w:r>
      <w:r w:rsidRPr="00837F81">
        <w:rPr>
          <w:b/>
        </w:rPr>
        <w:t>EOT</w:t>
      </w:r>
      <w:r w:rsidRPr="00837F81">
        <w:t>” means an extension of the Time for Completion under Section 5.</w:t>
      </w:r>
      <w:r w:rsidR="00724F45">
        <w:t>2</w:t>
      </w:r>
      <w:r w:rsidRPr="00837F81">
        <w:t>.</w:t>
      </w:r>
    </w:p>
    <w:p w14:paraId="5AFB9F79" w14:textId="77777777" w:rsidR="008B3961" w:rsidRPr="00837F81" w:rsidRDefault="00D74028">
      <w:pPr>
        <w:spacing w:after="200" w:line="276" w:lineRule="auto"/>
        <w:jc w:val="both"/>
      </w:pPr>
      <w:r w:rsidRPr="00837F81">
        <w:rPr>
          <w:b/>
          <w:bCs/>
        </w:rPr>
        <w:t>“Equipment”</w:t>
      </w:r>
      <w:r w:rsidRPr="00837F81">
        <w:t xml:space="preserve"> means all machinery, equipment, apparatus, materials, articles and things of all kinds to be provided by or on behalf of the Contractor for incorporation into the Facility.</w:t>
      </w:r>
    </w:p>
    <w:p w14:paraId="0221DEA5" w14:textId="328FA347" w:rsidR="008B3961" w:rsidRPr="00837F81" w:rsidRDefault="00D74028">
      <w:pPr>
        <w:spacing w:after="200" w:line="276" w:lineRule="auto"/>
        <w:jc w:val="both"/>
      </w:pPr>
      <w:r w:rsidRPr="00837F81">
        <w:rPr>
          <w:b/>
          <w:bCs/>
        </w:rPr>
        <w:t>“Facility”</w:t>
      </w:r>
      <w:r w:rsidRPr="00837F81">
        <w:t xml:space="preserve"> means the Mini LNG Plant and all related works, infrastructure and ancillary systems to be designed, engineered, procured, constructed, installed, tested and commissioned by the Contractor pursuant to this Agreement.</w:t>
      </w:r>
    </w:p>
    <w:p w14:paraId="686712D1" w14:textId="77777777" w:rsidR="008B3961" w:rsidRPr="00837F81" w:rsidRDefault="00D74028">
      <w:pPr>
        <w:spacing w:after="200" w:line="276" w:lineRule="auto"/>
        <w:jc w:val="both"/>
      </w:pPr>
      <w:r w:rsidRPr="00837F81">
        <w:rPr>
          <w:b/>
          <w:bCs/>
        </w:rPr>
        <w:t>“FEED”</w:t>
      </w:r>
      <w:r w:rsidRPr="00837F81">
        <w:t xml:space="preserve"> means Front-End Engineering Design.</w:t>
      </w:r>
    </w:p>
    <w:p w14:paraId="5549C294" w14:textId="51633694" w:rsidR="008B3961" w:rsidRPr="00837F81" w:rsidRDefault="00D74028">
      <w:pPr>
        <w:spacing w:after="200" w:line="276" w:lineRule="auto"/>
        <w:jc w:val="both"/>
      </w:pPr>
      <w:r w:rsidRPr="00837F81">
        <w:rPr>
          <w:b/>
          <w:bCs/>
        </w:rPr>
        <w:t>“Final Completion”</w:t>
      </w:r>
      <w:r w:rsidRPr="00837F81">
        <w:t xml:space="preserve"> means the satisfaction by the Contractor of all requirements for Final Completion as set forth in Section 11.</w:t>
      </w:r>
      <w:r w:rsidR="00EE2147">
        <w:t>5</w:t>
      </w:r>
      <w:r w:rsidRPr="00837F81">
        <w:t>.</w:t>
      </w:r>
    </w:p>
    <w:p w14:paraId="14429CF8" w14:textId="5AC90DF6" w:rsidR="009A2F7C" w:rsidRPr="00837F81" w:rsidRDefault="009A2F7C" w:rsidP="00610626">
      <w:pPr>
        <w:spacing w:after="200" w:line="276" w:lineRule="auto"/>
        <w:jc w:val="both"/>
      </w:pPr>
      <w:r w:rsidRPr="00837F81">
        <w:t>“</w:t>
      </w:r>
      <w:r w:rsidRPr="0031288E">
        <w:rPr>
          <w:b/>
          <w:bCs/>
        </w:rPr>
        <w:t>Final Completion Certificate”</w:t>
      </w:r>
      <w:r w:rsidRPr="0031288E">
        <w:t xml:space="preserve"> </w:t>
      </w:r>
      <w:ins w:id="870" w:author="Chuka Obi" w:date="2026-05-11T19:26:00Z" w16du:dateUtc="2026-05-11T18:26:00Z">
        <w:r w:rsidR="0011559C">
          <w:t xml:space="preserve">means the certificate issued by the Owner under Section 11.5 confirming that Final Completion has been achieved. The Owner shall, within thirty (30) Days of receipt of the Contractor's written application for Final Completion (which application shall confirm that all Punchlist items have been completed and all remaining obligations of the Contractor have been fulfilled), either (a) issue the Final Completion Certificate; or (b) notify the Contractor in writing of any items that remain outstanding, identifying each item with reasonable specificity. If the Owner fails to do either within the thirty (30) Day period, the Final Completion Certificate shall be deemed issued on the expiry of that period. Issuance (whether actual or deemed) of the Final Completion Certificate shall not waive, release or discharge any obligation, indemnity, warranty, representation or liability of the Contractor that is expressed by this </w:t>
        </w:r>
        <w:r w:rsidR="0011559C">
          <w:lastRenderedPageBreak/>
          <w:t>Agreement to survive Final Completion, including (without limitation) the Carve-Outs in Section 17.1(b), the Warranty obligations under Article 12 (to the extent any Warranty period extends beyond Final Completion), and any obligation expressly stated to survive termination or expiry of this Agreement.</w:t>
        </w:r>
      </w:ins>
      <w:del w:id="871" w:author="Chuka Obi" w:date="2026-05-11T19:26:00Z" w16du:dateUtc="2026-05-11T18:26:00Z">
        <w:r w:rsidRPr="0031288E" w:rsidDel="0011559C">
          <w:delText>means the certificate issued by the Contractor confirming that Final Completion has been achieved in accordance with this Agreement, including completion of all Punchlist items, and fulfilment of all remaining obligations of the Contractor, and subject to the Owner’s acknowledgment</w:delText>
        </w:r>
        <w:r w:rsidR="00131282" w:rsidDel="0011559C">
          <w:delText xml:space="preserve"> </w:delText>
        </w:r>
        <w:commentRangeStart w:id="872"/>
        <w:r w:rsidR="00131282" w:rsidDel="0011559C">
          <w:delText>not later than 30 days</w:delText>
        </w:r>
        <w:commentRangeEnd w:id="872"/>
        <w:r w:rsidR="00ED7212" w:rsidRPr="00837F81" w:rsidDel="0011559C">
          <w:rPr>
            <w:rStyle w:val="CommentReference"/>
            <w:sz w:val="24"/>
            <w:szCs w:val="24"/>
          </w:rPr>
          <w:commentReference w:id="872"/>
        </w:r>
        <w:r w:rsidRPr="00837F81" w:rsidDel="0011559C">
          <w:delText>.</w:delText>
        </w:r>
      </w:del>
    </w:p>
    <w:p w14:paraId="1848F18D" w14:textId="141CCCA3" w:rsidR="009A2F7C" w:rsidRPr="00837F81" w:rsidDel="0011559C" w:rsidRDefault="009A2F7C">
      <w:pPr>
        <w:spacing w:after="200" w:line="276" w:lineRule="auto"/>
        <w:jc w:val="both"/>
        <w:rPr>
          <w:del w:id="873" w:author="Chuka Obi" w:date="2026-05-11T19:26:00Z" w16du:dateUtc="2026-05-11T18:26:00Z"/>
        </w:rPr>
      </w:pPr>
    </w:p>
    <w:p w14:paraId="09BA92C4" w14:textId="77777777" w:rsidR="008B3961" w:rsidRPr="00837F81" w:rsidRDefault="00D74028">
      <w:pPr>
        <w:spacing w:after="200" w:line="276" w:lineRule="auto"/>
        <w:jc w:val="both"/>
      </w:pPr>
      <w:r w:rsidRPr="00837F81">
        <w:rPr>
          <w:b/>
          <w:bCs/>
        </w:rPr>
        <w:t>“Force Majeure”</w:t>
      </w:r>
      <w:r w:rsidRPr="00837F81">
        <w:t xml:space="preserve"> has the meaning assigned in Section 6.8.</w:t>
      </w:r>
    </w:p>
    <w:p w14:paraId="7984CD72" w14:textId="4C4C5913" w:rsidR="009A2F7C" w:rsidRPr="00837F81" w:rsidRDefault="009A2F7C">
      <w:pPr>
        <w:spacing w:after="200" w:line="276" w:lineRule="auto"/>
        <w:jc w:val="both"/>
      </w:pPr>
      <w:r w:rsidRPr="00837F81">
        <w:rPr>
          <w:rStyle w:val="normaltextrun"/>
          <w:b/>
          <w:shd w:val="clear" w:color="auto" w:fill="FFFFFF"/>
        </w:rPr>
        <w:t>“Goods” </w:t>
      </w:r>
      <w:r w:rsidRPr="00837F81">
        <w:rPr>
          <w:rStyle w:val="normaltextrun"/>
          <w:shd w:val="clear" w:color="auto" w:fill="FFFFFF"/>
        </w:rPr>
        <w:t>means the Equipment, materials, plant and temporary facilities, or any of them as appropriate</w:t>
      </w:r>
      <w:r w:rsidRPr="00837F81">
        <w:rPr>
          <w:rStyle w:val="normaltextrun"/>
          <w:b/>
          <w:shd w:val="clear" w:color="auto" w:fill="FFFFFF"/>
        </w:rPr>
        <w:t>.</w:t>
      </w:r>
      <w:r w:rsidRPr="00837F81">
        <w:rPr>
          <w:rStyle w:val="eop"/>
          <w:shd w:val="clear" w:color="auto" w:fill="FFFFFF"/>
        </w:rPr>
        <w:t> </w:t>
      </w:r>
    </w:p>
    <w:p w14:paraId="559D2B5D" w14:textId="7AB96DFC" w:rsidR="008B3961" w:rsidRPr="00837F81" w:rsidRDefault="00D74028">
      <w:pPr>
        <w:spacing w:after="200" w:line="276" w:lineRule="auto"/>
        <w:jc w:val="both"/>
      </w:pPr>
      <w:r w:rsidRPr="00837F81">
        <w:rPr>
          <w:b/>
          <w:bCs/>
        </w:rPr>
        <w:t>“Good Engineering and Construction Practice” or “GECP”</w:t>
      </w:r>
      <w:r w:rsidRPr="00837F81">
        <w:t xml:space="preserve"> means the practices, methods, standards, and procedures generally accepted and followed by prudent, diligent, skilled and experienced engineering, procurement and construction contractors performing work for facilities of the same or similar type, capacity, and complexity as the Facility, using equipment of the same or similar type</w:t>
      </w:r>
      <w:r w:rsidR="00E86EEB" w:rsidRPr="00837F81">
        <w:t>, under the same or similar circumstances</w:t>
      </w:r>
      <w:r w:rsidRPr="00837F81">
        <w:t>.</w:t>
      </w:r>
    </w:p>
    <w:p w14:paraId="0995778A" w14:textId="77777777" w:rsidR="008B3961" w:rsidRPr="00837F81" w:rsidRDefault="00D74028">
      <w:pPr>
        <w:spacing w:after="200" w:line="276" w:lineRule="auto"/>
        <w:jc w:val="both"/>
      </w:pPr>
      <w:r w:rsidRPr="00837F81">
        <w:rPr>
          <w:b/>
          <w:bCs/>
        </w:rPr>
        <w:t>“Governmental Authority”</w:t>
      </w:r>
      <w:r w:rsidRPr="00837F81">
        <w:t xml:space="preserve"> means any government, governmental administration, agency, instrumentality, political subdivision, court, commission, or other governmental authority of competent jurisdiction in the Federal Republic of Nigeria or any other applicable jurisdiction.</w:t>
      </w:r>
    </w:p>
    <w:p w14:paraId="46179A10" w14:textId="77777777" w:rsidR="008B3961" w:rsidRPr="00837F81" w:rsidRDefault="00D74028">
      <w:pPr>
        <w:spacing w:after="200" w:line="276" w:lineRule="auto"/>
        <w:jc w:val="both"/>
      </w:pPr>
      <w:r w:rsidRPr="00837F81">
        <w:rPr>
          <w:b/>
          <w:bCs/>
        </w:rPr>
        <w:t>“Governmental Authorizations”</w:t>
      </w:r>
      <w:r w:rsidRPr="00837F81">
        <w:t xml:space="preserve"> means all licenses, permits, certificates, consents, approvals and other authorizations of, or issued by, any Governmental Authority required for the Project.</w:t>
      </w:r>
    </w:p>
    <w:p w14:paraId="127E22BE" w14:textId="77777777" w:rsidR="008B3961" w:rsidRPr="00837F81" w:rsidRDefault="00D74028">
      <w:pPr>
        <w:spacing w:after="200" w:line="276" w:lineRule="auto"/>
        <w:jc w:val="both"/>
      </w:pPr>
      <w:r w:rsidRPr="00837F81">
        <w:rPr>
          <w:b/>
          <w:bCs/>
        </w:rPr>
        <w:t>“Guaranteed Substantial Completion Date”</w:t>
      </w:r>
      <w:r w:rsidRPr="00837F81">
        <w:t xml:space="preserve"> means the date by which Substantial Completion is required to be achieved, as set forth in Schedule B, as the same may be extended by Change Orders issued in accordance with this Agreement.</w:t>
      </w:r>
    </w:p>
    <w:p w14:paraId="0C079F14" w14:textId="791C2688" w:rsidR="008B3961" w:rsidRPr="00837F81" w:rsidRDefault="00D74028">
      <w:pPr>
        <w:spacing w:after="200" w:line="276" w:lineRule="auto"/>
        <w:jc w:val="both"/>
      </w:pPr>
      <w:r w:rsidRPr="00837F81">
        <w:rPr>
          <w:b/>
          <w:bCs/>
        </w:rPr>
        <w:t>“Issuing Bank”</w:t>
      </w:r>
      <w:r w:rsidRPr="00837F81">
        <w:t xml:space="preserve"> means the reputable international or Nigerian bank issuing any guarantee forming part of the Performance Security, as approved by the Owner.</w:t>
      </w:r>
      <w:r w:rsidR="00C225B2" w:rsidRPr="00837F81">
        <w:t xml:space="preserve"> </w:t>
      </w:r>
    </w:p>
    <w:p w14:paraId="1B6E83C1" w14:textId="77777777" w:rsidR="008B3961" w:rsidRPr="00837F81" w:rsidRDefault="00D74028">
      <w:pPr>
        <w:spacing w:after="200" w:line="276" w:lineRule="auto"/>
        <w:jc w:val="both"/>
      </w:pPr>
      <w:r w:rsidRPr="00837F81">
        <w:rPr>
          <w:b/>
          <w:bCs/>
        </w:rPr>
        <w:t>“Key Personnel”</w:t>
      </w:r>
      <w:r w:rsidRPr="00837F81">
        <w:t xml:space="preserve"> means the individuals designated by the Contractor to fill the key positions identified in Schedule D.</w:t>
      </w:r>
    </w:p>
    <w:p w14:paraId="6E9243A9" w14:textId="27DA0367" w:rsidR="009A2F7C" w:rsidRPr="00837F81" w:rsidRDefault="009A2F7C" w:rsidP="00610626">
      <w:pPr>
        <w:spacing w:after="200" w:line="276" w:lineRule="auto"/>
        <w:jc w:val="both"/>
      </w:pPr>
      <w:r w:rsidRPr="00837F81">
        <w:rPr>
          <w:b/>
          <w:bCs/>
        </w:rPr>
        <w:t xml:space="preserve">“Liquidated Damages” </w:t>
      </w:r>
      <w:r w:rsidRPr="00837F81">
        <w:t xml:space="preserve">means the Delayed Liquidated Damages </w:t>
      </w:r>
      <w:r w:rsidR="00297655" w:rsidRPr="00837F81">
        <w:t>or</w:t>
      </w:r>
      <w:r w:rsidRPr="00837F81">
        <w:t xml:space="preserve"> Performance Liquidated Damages as provided for in Sections 13.1 and 13.2.</w:t>
      </w:r>
    </w:p>
    <w:p w14:paraId="79C15382" w14:textId="77777777" w:rsidR="008B3961" w:rsidRPr="00837F81" w:rsidRDefault="00D74028">
      <w:pPr>
        <w:spacing w:after="200" w:line="276" w:lineRule="auto"/>
        <w:jc w:val="both"/>
      </w:pPr>
      <w:r w:rsidRPr="00837F81">
        <w:rPr>
          <w:b/>
          <w:bCs/>
        </w:rPr>
        <w:t>“Long Stop Date”</w:t>
      </w:r>
      <w:r w:rsidRPr="00837F81">
        <w:t xml:space="preserve"> has the meaning assigned in Section 15.7.</w:t>
      </w:r>
    </w:p>
    <w:p w14:paraId="3846CEA4" w14:textId="0D37F73F" w:rsidR="009A2F7C" w:rsidRPr="00837F81" w:rsidRDefault="009A2F7C" w:rsidP="00610626">
      <w:pPr>
        <w:spacing w:after="200" w:line="276" w:lineRule="auto"/>
        <w:jc w:val="both"/>
      </w:pPr>
      <w:r w:rsidRPr="00837F81">
        <w:rPr>
          <w:b/>
          <w:bCs/>
        </w:rPr>
        <w:t>“Major Subcontractor”</w:t>
      </w:r>
      <w:r w:rsidRPr="00837F81">
        <w:t xml:space="preserve"> means any Subcontractor whose subcontract value exceeds </w:t>
      </w:r>
      <w:r w:rsidRPr="001F58FC">
        <w:t>five percent (5%)</w:t>
      </w:r>
      <w:r w:rsidRPr="00837F81">
        <w:t xml:space="preserve"> of the Contract Price.</w:t>
      </w:r>
    </w:p>
    <w:p w14:paraId="03B45AD4" w14:textId="2C77139D" w:rsidR="00EC31BA" w:rsidRPr="00837F81" w:rsidRDefault="00EC31BA" w:rsidP="009A2F7C">
      <w:pPr>
        <w:spacing w:after="200" w:line="276" w:lineRule="auto"/>
        <w:jc w:val="both"/>
        <w:rPr>
          <w:b/>
          <w:bCs/>
        </w:rPr>
      </w:pPr>
      <w:r w:rsidRPr="00837F81">
        <w:rPr>
          <w:b/>
          <w:bCs/>
        </w:rPr>
        <w:t xml:space="preserve">“Mechanical Completion” </w:t>
      </w:r>
      <w:r w:rsidRPr="00837F81">
        <w:t xml:space="preserve">means the completion of the engineering, procurement, construction, installation, and pre-commissioning activities for the Facility (or any Section thereof), such that the Facility is structurally complete, all major equipment and systems have been installed, and the Facility is ready for </w:t>
      </w:r>
      <w:r w:rsidR="004C72AB" w:rsidRPr="00837F81">
        <w:t>C</w:t>
      </w:r>
      <w:r w:rsidRPr="00837F81">
        <w:t xml:space="preserve">ommissioning and performance testing, except for minor outstanding works </w:t>
      </w:r>
      <w:r w:rsidRPr="00837F81">
        <w:lastRenderedPageBreak/>
        <w:t xml:space="preserve">and defects which do not materially affect the safe operation, integrity, or ability of the Facility to undergo </w:t>
      </w:r>
      <w:r w:rsidR="004C72AB" w:rsidRPr="00837F81">
        <w:t>C</w:t>
      </w:r>
      <w:r w:rsidRPr="00837F81">
        <w:t>ommissioning and t</w:t>
      </w:r>
      <w:r w:rsidR="004C72AB" w:rsidRPr="00837F81">
        <w:t xml:space="preserve">he Performance Test. </w:t>
      </w:r>
    </w:p>
    <w:p w14:paraId="2DF2ED26" w14:textId="474D8356" w:rsidR="009A2F7C" w:rsidRPr="00837F81" w:rsidRDefault="009A2F7C" w:rsidP="00610626">
      <w:pPr>
        <w:spacing w:after="200" w:line="276" w:lineRule="auto"/>
        <w:jc w:val="both"/>
      </w:pPr>
      <w:r w:rsidRPr="00837F81">
        <w:rPr>
          <w:b/>
          <w:bCs/>
        </w:rPr>
        <w:t>“Minimum Acceptance Criteria”</w:t>
      </w:r>
      <w:r w:rsidRPr="00837F81">
        <w:t xml:space="preserve"> means the minimum performance standards that the Facility must achieve for Substantial Completion, as specified in Schedule A-3.</w:t>
      </w:r>
    </w:p>
    <w:p w14:paraId="5B808B2B" w14:textId="77777777" w:rsidR="009A2F7C" w:rsidRPr="00837F81" w:rsidRDefault="009A2F7C" w:rsidP="00610626">
      <w:pPr>
        <w:spacing w:after="200" w:line="276" w:lineRule="auto"/>
        <w:jc w:val="both"/>
      </w:pPr>
      <w:r w:rsidRPr="00837F81">
        <w:rPr>
          <w:b/>
          <w:bCs/>
        </w:rPr>
        <w:t>“Month”</w:t>
      </w:r>
      <w:r w:rsidRPr="00837F81">
        <w:t xml:space="preserve"> means a calendar month.</w:t>
      </w:r>
    </w:p>
    <w:p w14:paraId="6D67CB95" w14:textId="77777777" w:rsidR="009A2F7C" w:rsidRPr="00837F81" w:rsidRDefault="009A2F7C" w:rsidP="00610626">
      <w:pPr>
        <w:spacing w:after="200" w:line="276" w:lineRule="auto"/>
        <w:jc w:val="both"/>
      </w:pPr>
      <w:r w:rsidRPr="00837F81">
        <w:rPr>
          <w:b/>
          <w:bCs/>
        </w:rPr>
        <w:t>“NCDMB”</w:t>
      </w:r>
      <w:r w:rsidRPr="00837F81">
        <w:t xml:space="preserve"> means the Nigerian Content Development and Monitoring Board established under the Nigerian Oil and Gas Industry Content Development Act 2010.</w:t>
      </w:r>
    </w:p>
    <w:p w14:paraId="41FA0099" w14:textId="53923D33" w:rsidR="009A2F7C" w:rsidRPr="00837F81" w:rsidRDefault="009A2F7C" w:rsidP="009A2F7C">
      <w:pPr>
        <w:spacing w:after="200" w:line="276" w:lineRule="auto"/>
        <w:jc w:val="both"/>
        <w:rPr>
          <w:rFonts w:eastAsia="Times New Roman"/>
        </w:rPr>
      </w:pPr>
      <w:r w:rsidRPr="00837F81">
        <w:rPr>
          <w:rFonts w:eastAsia="Times New Roman"/>
          <w:b/>
          <w:bCs/>
        </w:rPr>
        <w:t xml:space="preserve">“Notice” </w:t>
      </w:r>
      <w:r w:rsidRPr="00837F81">
        <w:rPr>
          <w:rFonts w:eastAsia="Times New Roman"/>
        </w:rPr>
        <w:t>means a written communication identified as a Notice and issued in accordance with Section 20.6 [Notices].</w:t>
      </w:r>
    </w:p>
    <w:p w14:paraId="5AB798FE" w14:textId="77777777" w:rsidR="009A2F7C" w:rsidRPr="00837F81" w:rsidRDefault="009A2F7C" w:rsidP="00610626">
      <w:pPr>
        <w:spacing w:after="200" w:line="276" w:lineRule="auto"/>
        <w:jc w:val="both"/>
      </w:pPr>
      <w:r w:rsidRPr="00837F81">
        <w:rPr>
          <w:b/>
          <w:bCs/>
        </w:rPr>
        <w:t>“Notice to Proceed” or “NTP”</w:t>
      </w:r>
      <w:r w:rsidRPr="00837F81">
        <w:t xml:space="preserve"> means the written notice issued by the Owner to the Contractor authorizing commencement of the Work in accordance with Section 5.2.</w:t>
      </w:r>
    </w:p>
    <w:p w14:paraId="50752F73" w14:textId="77777777" w:rsidR="009A2F7C" w:rsidRPr="00837F81" w:rsidRDefault="009A2F7C" w:rsidP="00610626">
      <w:pPr>
        <w:spacing w:after="200" w:line="276" w:lineRule="auto"/>
        <w:jc w:val="both"/>
        <w:rPr>
          <w:rFonts w:eastAsia="Times New Roman"/>
        </w:rPr>
      </w:pPr>
      <w:r w:rsidRPr="00837F81">
        <w:rPr>
          <w:rFonts w:eastAsia="Times New Roman"/>
        </w:rPr>
        <w:t>“</w:t>
      </w:r>
      <w:r w:rsidRPr="00837F81">
        <w:rPr>
          <w:rFonts w:eastAsia="Times New Roman"/>
          <w:b/>
          <w:bCs/>
        </w:rPr>
        <w:t>NTP Date</w:t>
      </w:r>
      <w:r w:rsidRPr="00837F81">
        <w:rPr>
          <w:rFonts w:eastAsia="Times New Roman"/>
        </w:rPr>
        <w:t xml:space="preserve">” means the date on which NTP is issued. </w:t>
      </w:r>
    </w:p>
    <w:p w14:paraId="3AAA2D30" w14:textId="77777777" w:rsidR="009A2F7C" w:rsidRPr="00837F81" w:rsidRDefault="009A2F7C" w:rsidP="00610626">
      <w:pPr>
        <w:spacing w:after="200" w:line="276" w:lineRule="auto"/>
        <w:jc w:val="both"/>
      </w:pPr>
      <w:r w:rsidRPr="00837F81">
        <w:rPr>
          <w:b/>
          <w:bCs/>
        </w:rPr>
        <w:t>“Owner Group”</w:t>
      </w:r>
      <w:r w:rsidRPr="00837F81">
        <w:t xml:space="preserve"> means the Owner, its Affiliates, and their respective directors, officers, employees, agents, representatives and other contractors.</w:t>
      </w:r>
    </w:p>
    <w:p w14:paraId="2D945F2F" w14:textId="5A0F47DA" w:rsidR="009A2F7C" w:rsidRPr="00837F81" w:rsidRDefault="009A2F7C" w:rsidP="00610626">
      <w:pPr>
        <w:spacing w:after="200" w:line="276" w:lineRule="auto"/>
        <w:jc w:val="both"/>
      </w:pPr>
      <w:r w:rsidRPr="00837F81">
        <w:rPr>
          <w:b/>
          <w:bCs/>
        </w:rPr>
        <w:t>Owner’s Personnel</w:t>
      </w:r>
      <w:r w:rsidRPr="00837F81">
        <w:t>” means the Owner’s Representative, and all other staff, labour and other employees of the Owner and of the Owner’s Representative, engaged in fulfilling the Owner’s obligations under the Contract; and any other personnel identified as Owner’s Personnel, by Notice from the Owner or the Owner’s Representative to the Contractor.</w:t>
      </w:r>
    </w:p>
    <w:p w14:paraId="30145243" w14:textId="77777777" w:rsidR="009A2F7C" w:rsidRPr="00837F81" w:rsidRDefault="009A2F7C" w:rsidP="00610626">
      <w:pPr>
        <w:spacing w:after="200" w:line="276" w:lineRule="auto"/>
        <w:jc w:val="both"/>
      </w:pPr>
      <w:r w:rsidRPr="00837F81">
        <w:rPr>
          <w:b/>
          <w:bCs/>
        </w:rPr>
        <w:t>“Owner’s Representative”</w:t>
      </w:r>
      <w:r w:rsidRPr="00837F81">
        <w:t xml:space="preserve"> means the individual designated by the Owner pursuant to Section 4.9 to act on behalf of the Owner for matters arising under this Agreement.</w:t>
      </w:r>
    </w:p>
    <w:p w14:paraId="16A4930F" w14:textId="77777777" w:rsidR="009A2F7C" w:rsidRPr="00837F81" w:rsidRDefault="009A2F7C" w:rsidP="00610626">
      <w:pPr>
        <w:spacing w:after="200" w:line="276" w:lineRule="auto"/>
        <w:jc w:val="both"/>
        <w:rPr>
          <w:rFonts w:eastAsia="Times New Roman"/>
          <w:b/>
          <w:bCs/>
        </w:rPr>
      </w:pPr>
      <w:r w:rsidRPr="00837F81">
        <w:rPr>
          <w:rFonts w:eastAsia="Times New Roman"/>
        </w:rPr>
        <w:t>“</w:t>
      </w:r>
      <w:r w:rsidRPr="00837F81">
        <w:rPr>
          <w:rFonts w:eastAsia="Times New Roman"/>
          <w:b/>
          <w:bCs/>
        </w:rPr>
        <w:t>Owner’s Requirements</w:t>
      </w:r>
      <w:r w:rsidRPr="00837F81">
        <w:rPr>
          <w:rFonts w:eastAsia="Times New Roman"/>
        </w:rPr>
        <w:t>” means the document entitled owner’s requirements, as included in the Agreement, and any additions and modifications to such document in accordance with the Agreement. Such document describes the purpose(s) for which the Works are intended, the scope, and/or design and/or other performance, technical and evaluation criteria, for the Works.</w:t>
      </w:r>
    </w:p>
    <w:p w14:paraId="07AA8E3B" w14:textId="5E815290" w:rsidR="008B3961" w:rsidRPr="00837F81" w:rsidRDefault="00D74028">
      <w:pPr>
        <w:spacing w:after="200" w:line="276" w:lineRule="auto"/>
        <w:jc w:val="both"/>
      </w:pPr>
      <w:r w:rsidRPr="00837F81">
        <w:rPr>
          <w:b/>
          <w:bCs/>
        </w:rPr>
        <w:t>“Performance Bond”</w:t>
      </w:r>
      <w:r w:rsidRPr="00837F81">
        <w:t xml:space="preserve"> means the irrevocable, unconditional, on-demand bank guarantee to be provided by the Contractor in accordance with Section 9.</w:t>
      </w:r>
      <w:ins w:id="874" w:author="Chuka Obi" w:date="2026-05-11T19:12:00Z" w16du:dateUtc="2026-05-11T18:12:00Z">
        <w:r w:rsidR="00612A81">
          <w:t>3</w:t>
        </w:r>
      </w:ins>
      <w:del w:id="875" w:author="Chuka Obi" w:date="2026-05-11T19:12:00Z" w16du:dateUtc="2026-05-11T18:12:00Z">
        <w:r w:rsidRPr="00837F81" w:rsidDel="00612A81">
          <w:delText>4</w:delText>
        </w:r>
      </w:del>
      <w:r w:rsidRPr="00837F81">
        <w:t xml:space="preserve"> to secure the Contractor’s performance during the construction phase.</w:t>
      </w:r>
    </w:p>
    <w:p w14:paraId="646BBEEE" w14:textId="77777777" w:rsidR="009A2F7C" w:rsidRPr="00837F81" w:rsidRDefault="009A2F7C" w:rsidP="00610626">
      <w:pPr>
        <w:spacing w:after="200" w:line="276" w:lineRule="auto"/>
        <w:jc w:val="both"/>
        <w:rPr>
          <w:rFonts w:eastAsia="Times New Roman"/>
          <w:b/>
          <w:bCs/>
        </w:rPr>
      </w:pPr>
      <w:r w:rsidRPr="00837F81">
        <w:rPr>
          <w:rFonts w:eastAsia="Times New Roman"/>
          <w:b/>
          <w:bCs/>
        </w:rPr>
        <w:t>“Performance Certificate</w:t>
      </w:r>
      <w:r w:rsidRPr="00837F81">
        <w:rPr>
          <w:rFonts w:eastAsia="Times New Roman"/>
        </w:rPr>
        <w:t>” means the certificate issued by the Owner (or deemed to be issued) under Section 11.8.</w:t>
      </w:r>
    </w:p>
    <w:p w14:paraId="351F32D1" w14:textId="1E71401D" w:rsidR="008B3961" w:rsidRPr="00837F81" w:rsidRDefault="00D74028">
      <w:pPr>
        <w:spacing w:after="200" w:line="276" w:lineRule="auto"/>
        <w:jc w:val="both"/>
      </w:pPr>
      <w:r w:rsidRPr="00837F81">
        <w:rPr>
          <w:b/>
          <w:bCs/>
        </w:rPr>
        <w:t>“Performance Security”</w:t>
      </w:r>
      <w:r w:rsidRPr="00837F81">
        <w:t xml:space="preserve"> means collectively the </w:t>
      </w:r>
      <w:del w:id="876" w:author="Chuka Obi" w:date="2026-05-11T19:15:00Z" w16du:dateUtc="2026-05-11T18:15:00Z">
        <w:r w:rsidRPr="00837F81" w:rsidDel="00612A81">
          <w:delText xml:space="preserve">Advance Payment Guarantee(s), </w:delText>
        </w:r>
      </w:del>
      <w:r w:rsidRPr="00837F81">
        <w:t>Performance Bond and Retention Bond provided by the Contractor in accordance with Article 9.</w:t>
      </w:r>
    </w:p>
    <w:p w14:paraId="39E68C0A" w14:textId="77777777" w:rsidR="009A2F7C" w:rsidRPr="00837F81" w:rsidRDefault="009A2F7C" w:rsidP="00610626">
      <w:pPr>
        <w:spacing w:after="200" w:line="276" w:lineRule="auto"/>
        <w:jc w:val="both"/>
      </w:pPr>
      <w:r w:rsidRPr="00837F81">
        <w:rPr>
          <w:b/>
          <w:bCs/>
        </w:rPr>
        <w:lastRenderedPageBreak/>
        <w:t>“Performance Test”</w:t>
      </w:r>
      <w:r w:rsidRPr="00837F81">
        <w:t xml:space="preserve"> means the tests to be conducted pursuant to Section 11.3 to demonstrate that the Facility meets the Performance Guarantee before the Works are taken over by the Owner.</w:t>
      </w:r>
    </w:p>
    <w:p w14:paraId="5C973AA4" w14:textId="77777777" w:rsidR="009A2F7C" w:rsidRPr="00837F81" w:rsidRDefault="009A2F7C" w:rsidP="00610626">
      <w:pPr>
        <w:spacing w:after="200" w:line="276" w:lineRule="auto"/>
        <w:jc w:val="both"/>
      </w:pPr>
      <w:r w:rsidRPr="00837F81">
        <w:t>“</w:t>
      </w:r>
      <w:r w:rsidRPr="00837F81">
        <w:rPr>
          <w:b/>
          <w:bCs/>
        </w:rPr>
        <w:t>Permanent Works</w:t>
      </w:r>
      <w:r w:rsidRPr="00837F81">
        <w:t>” means the works of a permanent nature which are to be executed by the Contractor under the Contract.</w:t>
      </w:r>
    </w:p>
    <w:p w14:paraId="30B18BB5" w14:textId="77777777" w:rsidR="009A2F7C" w:rsidRPr="00837F81" w:rsidRDefault="009A2F7C" w:rsidP="00610626">
      <w:pPr>
        <w:spacing w:after="200" w:line="276" w:lineRule="auto"/>
        <w:jc w:val="both"/>
      </w:pPr>
      <w:r w:rsidRPr="00837F81">
        <w:rPr>
          <w:b/>
          <w:bCs/>
        </w:rPr>
        <w:t>“Person”</w:t>
      </w:r>
      <w:r w:rsidRPr="00837F81">
        <w:t xml:space="preserve"> means any individual, partnership, limited liability company, joint venture, corporation, trust, unincorporated organization, Governmental Authority, or any other entity.</w:t>
      </w:r>
    </w:p>
    <w:p w14:paraId="26496856" w14:textId="77777777" w:rsidR="009A2F7C" w:rsidRPr="00837F81" w:rsidRDefault="009A2F7C" w:rsidP="00610626">
      <w:pPr>
        <w:spacing w:after="200" w:line="276" w:lineRule="auto"/>
        <w:jc w:val="both"/>
      </w:pPr>
      <w:r w:rsidRPr="00837F81">
        <w:t>“</w:t>
      </w:r>
      <w:r w:rsidRPr="00837F81">
        <w:rPr>
          <w:b/>
          <w:bCs/>
        </w:rPr>
        <w:t>Plant</w:t>
      </w:r>
      <w:r w:rsidRPr="00837F81">
        <w:t>” means the apparatus, equipment, machinery and vehicles (including any components) whether on the Site or otherwise required under this Agreement and intended to form or forming part of the Permanent Works.</w:t>
      </w:r>
    </w:p>
    <w:p w14:paraId="69346CF4" w14:textId="77777777" w:rsidR="009A2F7C" w:rsidRPr="00837F81" w:rsidRDefault="009A2F7C" w:rsidP="00610626">
      <w:pPr>
        <w:spacing w:after="200" w:line="276" w:lineRule="auto"/>
        <w:jc w:val="both"/>
      </w:pPr>
      <w:r w:rsidRPr="00837F81">
        <w:rPr>
          <w:b/>
          <w:bCs/>
        </w:rPr>
        <w:t xml:space="preserve">“Project” </w:t>
      </w:r>
      <w:r w:rsidRPr="00837F81">
        <w:t>means the design, engineering, procurement and construction of the Facility in accordance with this Agreement</w:t>
      </w:r>
      <w:r w:rsidRPr="00837F81">
        <w:rPr>
          <w:b/>
          <w:bCs/>
        </w:rPr>
        <w:t xml:space="preserve">. </w:t>
      </w:r>
    </w:p>
    <w:p w14:paraId="1B44B1F2" w14:textId="77777777" w:rsidR="009A2F7C" w:rsidRPr="00837F81" w:rsidRDefault="009A2F7C" w:rsidP="00610626">
      <w:pPr>
        <w:spacing w:after="200" w:line="276" w:lineRule="auto"/>
        <w:jc w:val="both"/>
      </w:pPr>
      <w:r w:rsidRPr="00837F81">
        <w:rPr>
          <w:b/>
          <w:bCs/>
        </w:rPr>
        <w:t>“Project Schedule”</w:t>
      </w:r>
      <w:r w:rsidRPr="00837F81">
        <w:t xml:space="preserve"> means the detailed time programme and schedule for the performance of the Work prepared and submitted by the Contractor as set forth in Schedule B to which the Owner has given (or is deemed to have given) a Notice of No-objection under Section 5.3 and as may be updated in accordance with this Agreement. </w:t>
      </w:r>
    </w:p>
    <w:p w14:paraId="356B5A92" w14:textId="77777777" w:rsidR="009A2F7C" w:rsidRPr="00837F81" w:rsidRDefault="009A2F7C" w:rsidP="00610626">
      <w:pPr>
        <w:spacing w:after="200" w:line="276" w:lineRule="auto"/>
        <w:jc w:val="both"/>
      </w:pPr>
      <w:r w:rsidRPr="00837F81">
        <w:rPr>
          <w:b/>
          <w:bCs/>
        </w:rPr>
        <w:t>“Punchlist”</w:t>
      </w:r>
      <w:r w:rsidRPr="00837F81">
        <w:t xml:space="preserve"> means a list of minor items of Work that remain to be completed or corrected after Substantial Completion, none of which individually or in the aggregate materially affect the safe operation of the Facility.</w:t>
      </w:r>
    </w:p>
    <w:p w14:paraId="08ED5D69" w14:textId="6D34443C" w:rsidR="008B3961" w:rsidRPr="00837F81" w:rsidRDefault="00D74028">
      <w:pPr>
        <w:spacing w:after="200" w:line="276" w:lineRule="auto"/>
        <w:jc w:val="both"/>
      </w:pPr>
      <w:r w:rsidRPr="00837F81">
        <w:rPr>
          <w:b/>
          <w:bCs/>
        </w:rPr>
        <w:t>“Retention Bond”</w:t>
      </w:r>
      <w:r w:rsidRPr="00837F81">
        <w:t xml:space="preserve"> means the irrevocable, unconditional, on-demand bank guarantee to be provided by the Contractor in accordance with Section 9.</w:t>
      </w:r>
      <w:ins w:id="877" w:author="Chuka Obi" w:date="2026-05-11T19:12:00Z" w16du:dateUtc="2026-05-11T18:12:00Z">
        <w:r w:rsidR="00612A81">
          <w:t>4</w:t>
        </w:r>
      </w:ins>
      <w:del w:id="878" w:author="Chuka Obi" w:date="2026-05-11T19:12:00Z" w16du:dateUtc="2026-05-11T18:12:00Z">
        <w:r w:rsidRPr="00837F81" w:rsidDel="00612A81">
          <w:delText>5</w:delText>
        </w:r>
      </w:del>
      <w:r w:rsidRPr="00837F81">
        <w:t xml:space="preserve"> to secure the Contractor’s post-Substantial Completion obligations, including warranty and defect correction obligations.</w:t>
      </w:r>
    </w:p>
    <w:p w14:paraId="7B728A66" w14:textId="77777777" w:rsidR="009A2F7C" w:rsidRPr="00837F81" w:rsidRDefault="009A2F7C" w:rsidP="00610626">
      <w:pPr>
        <w:spacing w:after="200" w:line="276" w:lineRule="auto"/>
        <w:jc w:val="both"/>
      </w:pPr>
      <w:r w:rsidRPr="00837F81">
        <w:t>“</w:t>
      </w:r>
      <w:r w:rsidRPr="00837F81">
        <w:rPr>
          <w:b/>
        </w:rPr>
        <w:t>Review</w:t>
      </w:r>
      <w:r w:rsidRPr="00837F81">
        <w:t>” means examination and consideration by the Owner of a Contractor’s submission in order to assess whether (and to what extent) it complies with the Agreement and/or with the Contractor’s obligations under or in connection with the Agreement.</w:t>
      </w:r>
    </w:p>
    <w:p w14:paraId="7B4B2563" w14:textId="77777777" w:rsidR="008B3961" w:rsidRPr="00837F81" w:rsidRDefault="00D74028">
      <w:pPr>
        <w:spacing w:after="200" w:line="276" w:lineRule="auto"/>
        <w:jc w:val="both"/>
      </w:pPr>
      <w:r w:rsidRPr="00837F81">
        <w:rPr>
          <w:b/>
          <w:bCs/>
        </w:rPr>
        <w:t>“RFSU” or “Ready for Start-Up”</w:t>
      </w:r>
      <w:r w:rsidRPr="00837F81">
        <w:t xml:space="preserve"> means the stage at which the Facility has been mechanically completed and is ready for the introduction of feedstock for commissioning and start-up.</w:t>
      </w:r>
    </w:p>
    <w:p w14:paraId="0CE64586" w14:textId="11BB73ED" w:rsidR="008B3961" w:rsidRPr="00837F81" w:rsidRDefault="00D74028">
      <w:pPr>
        <w:spacing w:after="200" w:line="276" w:lineRule="auto"/>
        <w:jc w:val="both"/>
      </w:pPr>
      <w:r w:rsidRPr="00837F81">
        <w:rPr>
          <w:b/>
          <w:bCs/>
        </w:rPr>
        <w:t>“Site”</w:t>
      </w:r>
      <w:r w:rsidRPr="00837F81">
        <w:t xml:space="preserve"> means the land and premises upon and under which the Facility is to be constructed, as more particularly described in Schedule C.</w:t>
      </w:r>
    </w:p>
    <w:p w14:paraId="412FDBB6" w14:textId="77777777" w:rsidR="00E86EEB" w:rsidRPr="00837F81" w:rsidRDefault="00E86EEB" w:rsidP="00E86EEB">
      <w:pPr>
        <w:spacing w:after="200" w:line="276" w:lineRule="auto"/>
        <w:jc w:val="both"/>
      </w:pPr>
      <w:r w:rsidRPr="00837F81">
        <w:t>“</w:t>
      </w:r>
      <w:r w:rsidRPr="00837F81">
        <w:rPr>
          <w:b/>
          <w:bCs/>
        </w:rPr>
        <w:t>Subcontract</w:t>
      </w:r>
      <w:r w:rsidRPr="00837F81">
        <w:t>” means any agreement by Contractor with a Subcontractor for the supply of goods, services, materials, or equipment in connection with or for the performance of any portion of the work.</w:t>
      </w:r>
    </w:p>
    <w:p w14:paraId="7905D136" w14:textId="77777777" w:rsidR="008B3961" w:rsidRPr="00837F81" w:rsidRDefault="00D74028">
      <w:pPr>
        <w:spacing w:after="200" w:line="276" w:lineRule="auto"/>
        <w:jc w:val="both"/>
      </w:pPr>
      <w:r w:rsidRPr="00837F81">
        <w:rPr>
          <w:b/>
          <w:bCs/>
        </w:rPr>
        <w:lastRenderedPageBreak/>
        <w:t>“Subcontractor”</w:t>
      </w:r>
      <w:r w:rsidRPr="00837F81">
        <w:t xml:space="preserve"> means any Person to whom the Contractor has subcontracted any part of the Work, or with whom the Contractor has entered into any agreement for the supply of goods, services, materials, or equipment in connection with the Work.</w:t>
      </w:r>
    </w:p>
    <w:p w14:paraId="6F37F2E9" w14:textId="77777777" w:rsidR="008B3961" w:rsidRPr="00837F81" w:rsidRDefault="00D74028">
      <w:pPr>
        <w:spacing w:after="200" w:line="276" w:lineRule="auto"/>
        <w:jc w:val="both"/>
      </w:pPr>
      <w:r w:rsidRPr="00837F81">
        <w:rPr>
          <w:b/>
          <w:bCs/>
        </w:rPr>
        <w:t>“Substantial Completion”</w:t>
      </w:r>
      <w:r w:rsidRPr="00837F81">
        <w:t xml:space="preserve"> means the achievement of all the requirements for Substantial Completion set forth in Section 11.2, including successful completion of the Performance Test and achievement of the Minimum Acceptance Criteria.</w:t>
      </w:r>
    </w:p>
    <w:p w14:paraId="506EBCDE" w14:textId="77777777" w:rsidR="008B3961" w:rsidRPr="00837F81" w:rsidRDefault="00D74028">
      <w:pPr>
        <w:spacing w:after="200" w:line="276" w:lineRule="auto"/>
        <w:jc w:val="both"/>
      </w:pPr>
      <w:r w:rsidRPr="00837F81">
        <w:rPr>
          <w:b/>
          <w:bCs/>
        </w:rPr>
        <w:t>“Taxes”</w:t>
      </w:r>
      <w:r w:rsidRPr="00837F81">
        <w:t xml:space="preserve"> means any income, payroll, sales, use, excise, value-added, withholding, transfer and similar taxes, customs duties, fees and charges (including ad valorem taxes), including any interest or penalties attributable thereto, imposed by any Governmental Authority.</w:t>
      </w:r>
    </w:p>
    <w:p w14:paraId="4F0EA16F" w14:textId="77777777" w:rsidR="00E04242" w:rsidRPr="00837F81" w:rsidRDefault="00652E66" w:rsidP="00E04242">
      <w:pPr>
        <w:spacing w:after="200" w:line="276" w:lineRule="auto"/>
        <w:jc w:val="both"/>
      </w:pPr>
      <w:r w:rsidRPr="00837F81">
        <w:t>“</w:t>
      </w:r>
      <w:r w:rsidRPr="00837F81">
        <w:rPr>
          <w:b/>
        </w:rPr>
        <w:t>Temporary Works</w:t>
      </w:r>
      <w:r w:rsidRPr="00837F81">
        <w:t>” means all temporary works of every kind (other than Contractor’s Equipment) required on Site for the execution of the Works.</w:t>
      </w:r>
    </w:p>
    <w:p w14:paraId="7983DCB9" w14:textId="1EB5349A" w:rsidR="00E04242" w:rsidRPr="00837F81" w:rsidRDefault="00E04242" w:rsidP="00E04242">
      <w:pPr>
        <w:spacing w:after="200" w:line="276" w:lineRule="auto"/>
        <w:jc w:val="both"/>
      </w:pPr>
      <w:r w:rsidRPr="00837F81">
        <w:t xml:space="preserve"> “</w:t>
      </w:r>
      <w:r w:rsidRPr="00837F81">
        <w:rPr>
          <w:b/>
          <w:bCs/>
        </w:rPr>
        <w:t>Time for Completion</w:t>
      </w:r>
      <w:r w:rsidRPr="00837F81">
        <w:t xml:space="preserve">” means the period of sixteen (16) months commencing from the </w:t>
      </w:r>
      <w:r w:rsidR="00AC7D08" w:rsidRPr="00837F81">
        <w:t>NTP Date</w:t>
      </w:r>
      <w:r w:rsidRPr="00837F81">
        <w:t xml:space="preserve"> within which the Contractor is required to complete the Works and achieve </w:t>
      </w:r>
      <w:r w:rsidR="00FA3658" w:rsidRPr="00837F81">
        <w:t xml:space="preserve">Substantial </w:t>
      </w:r>
      <w:r w:rsidRPr="00837F81">
        <w:t>Completion in accordance with this Agreement, as such period may be extended pursuant to the terms of this Agreement.</w:t>
      </w:r>
    </w:p>
    <w:p w14:paraId="156E9921" w14:textId="77777777" w:rsidR="00652E66" w:rsidRPr="00837F81" w:rsidRDefault="00652E66" w:rsidP="00610626">
      <w:pPr>
        <w:spacing w:after="200" w:line="276" w:lineRule="auto"/>
        <w:jc w:val="both"/>
      </w:pPr>
      <w:r w:rsidRPr="00837F81">
        <w:t>“</w:t>
      </w:r>
      <w:r w:rsidRPr="00837F81">
        <w:rPr>
          <w:b/>
        </w:rPr>
        <w:t>Unforeseeable</w:t>
      </w:r>
      <w:r w:rsidRPr="00837F81">
        <w:t>” means not reasonably foreseeable by an experienced contractor by the Effective Date.</w:t>
      </w:r>
    </w:p>
    <w:p w14:paraId="435083F7" w14:textId="29640DF4" w:rsidR="008B3961" w:rsidRPr="00837F81" w:rsidRDefault="00D74028">
      <w:pPr>
        <w:spacing w:after="200" w:line="276" w:lineRule="auto"/>
        <w:jc w:val="both"/>
      </w:pPr>
      <w:r w:rsidRPr="00837F81">
        <w:rPr>
          <w:b/>
          <w:bCs/>
        </w:rPr>
        <w:t>“Work”</w:t>
      </w:r>
      <w:r w:rsidRPr="00837F81">
        <w:t xml:space="preserve"> means</w:t>
      </w:r>
      <w:r w:rsidR="00652E66" w:rsidRPr="00837F81">
        <w:t xml:space="preserve"> Temporary Works and Permanent Works including the</w:t>
      </w:r>
      <w:r w:rsidRPr="00837F81">
        <w:t xml:space="preserve"> all engineering, design, procurement, fabrication, supply, transportation, logistics, construction,</w:t>
      </w:r>
      <w:r w:rsidR="00FC3815" w:rsidRPr="00837F81">
        <w:t xml:space="preserve"> </w:t>
      </w:r>
      <w:r w:rsidR="00AC7D08" w:rsidRPr="00837F81">
        <w:t>erection, installation</w:t>
      </w:r>
      <w:r w:rsidRPr="00837F81">
        <w:t>, pre-commissioning, commissioning, start-up, performance testing, and all other obligations to be performed by the Contractor under this Agreement, as more particularly described in Schedule A-1.</w:t>
      </w:r>
    </w:p>
    <w:p w14:paraId="02E3631E" w14:textId="77777777" w:rsidR="008B3961" w:rsidRPr="00837F81" w:rsidRDefault="00D74028">
      <w:pPr>
        <w:spacing w:after="200" w:line="276" w:lineRule="auto"/>
        <w:jc w:val="both"/>
      </w:pPr>
      <w:r w:rsidRPr="00837F81">
        <w:rPr>
          <w:b/>
          <w:bCs/>
        </w:rPr>
        <w:t>“Work Product”</w:t>
      </w:r>
      <w:r w:rsidRPr="00837F81">
        <w:t xml:space="preserve"> means all drawings, designs, specifications, calculations, reports, data, models, software (excluding pre-existing proprietary software), manuals, and other documents and materials prepared by or on behalf of the Contractor in connection with the Work.</w:t>
      </w:r>
    </w:p>
    <w:p w14:paraId="5E9F4EA1" w14:textId="77777777" w:rsidR="00652E66" w:rsidRPr="00837F81" w:rsidRDefault="00652E66" w:rsidP="00652E66">
      <w:pPr>
        <w:numPr>
          <w:ilvl w:val="1"/>
          <w:numId w:val="7"/>
        </w:numPr>
        <w:ind w:left="567" w:hanging="567"/>
        <w:contextualSpacing/>
        <w:jc w:val="both"/>
        <w:rPr>
          <w:rFonts w:eastAsia="Times New Roman"/>
          <w:b/>
          <w:bCs/>
        </w:rPr>
      </w:pPr>
      <w:bookmarkStart w:id="879" w:name="_Toc63027795"/>
      <w:bookmarkStart w:id="880" w:name="_Toc63251240"/>
      <w:bookmarkStart w:id="881" w:name="_Toc82179283"/>
      <w:bookmarkStart w:id="882" w:name="_Toc95863428"/>
      <w:bookmarkStart w:id="883" w:name="_Toc110454183"/>
      <w:bookmarkStart w:id="884" w:name="_Toc363740536"/>
      <w:bookmarkStart w:id="885" w:name="_Ref456066117"/>
      <w:bookmarkStart w:id="886" w:name="_Ref516817726"/>
      <w:bookmarkStart w:id="887" w:name="_Ref516817730"/>
      <w:r w:rsidRPr="00837F81">
        <w:rPr>
          <w:rFonts w:eastAsia="Times New Roman"/>
          <w:b/>
          <w:bCs/>
        </w:rPr>
        <w:t>Interpretation</w:t>
      </w:r>
      <w:bookmarkEnd w:id="879"/>
      <w:bookmarkEnd w:id="880"/>
      <w:bookmarkEnd w:id="881"/>
      <w:bookmarkEnd w:id="882"/>
    </w:p>
    <w:p w14:paraId="20985354" w14:textId="77777777" w:rsidR="00652E66" w:rsidRPr="00837F81" w:rsidRDefault="00652E66" w:rsidP="00652E66">
      <w:pPr>
        <w:contextualSpacing/>
        <w:jc w:val="both"/>
        <w:rPr>
          <w:rFonts w:eastAsia="Times New Roman"/>
        </w:rPr>
      </w:pPr>
      <w:bookmarkStart w:id="888" w:name="_Toc63027796"/>
      <w:bookmarkStart w:id="889" w:name="_Toc63251241"/>
      <w:bookmarkStart w:id="890" w:name="_Toc82179284"/>
      <w:bookmarkStart w:id="891" w:name="_Toc95863429"/>
    </w:p>
    <w:p w14:paraId="0EC17305" w14:textId="77777777" w:rsidR="00652E66" w:rsidRPr="00837F81" w:rsidRDefault="00652E66" w:rsidP="00652E66">
      <w:pPr>
        <w:ind w:left="709" w:hanging="709"/>
        <w:contextualSpacing/>
        <w:jc w:val="both"/>
        <w:rPr>
          <w:rFonts w:eastAsia="Times New Roman"/>
        </w:rPr>
      </w:pPr>
      <w:r w:rsidRPr="00837F81">
        <w:rPr>
          <w:rFonts w:eastAsia="Times New Roman"/>
        </w:rPr>
        <w:t>In this Agreement, a reference to:</w:t>
      </w:r>
      <w:bookmarkEnd w:id="888"/>
      <w:bookmarkEnd w:id="889"/>
      <w:bookmarkEnd w:id="890"/>
      <w:bookmarkEnd w:id="891"/>
    </w:p>
    <w:p w14:paraId="2E662E74" w14:textId="77777777" w:rsidR="00652E66" w:rsidRPr="00837F81" w:rsidRDefault="00652E66" w:rsidP="00652E66">
      <w:pPr>
        <w:ind w:left="709" w:hanging="709"/>
        <w:contextualSpacing/>
        <w:jc w:val="both"/>
        <w:rPr>
          <w:rFonts w:eastAsia="Times New Roman"/>
        </w:rPr>
      </w:pPr>
      <w:bookmarkStart w:id="892" w:name="_Toc63027797"/>
      <w:bookmarkStart w:id="893" w:name="_Toc63251242"/>
      <w:bookmarkStart w:id="894" w:name="_Toc82179285"/>
    </w:p>
    <w:p w14:paraId="2110F55B" w14:textId="77777777" w:rsidR="00652E66" w:rsidRPr="00837F81" w:rsidRDefault="00652E66" w:rsidP="00652E66">
      <w:pPr>
        <w:numPr>
          <w:ilvl w:val="2"/>
          <w:numId w:val="6"/>
        </w:numPr>
        <w:ind w:left="709" w:hanging="709"/>
        <w:contextualSpacing/>
        <w:jc w:val="both"/>
        <w:rPr>
          <w:rFonts w:eastAsia="Times New Roman"/>
        </w:rPr>
      </w:pPr>
      <w:bookmarkStart w:id="895" w:name="_Toc95863430"/>
      <w:r w:rsidRPr="00837F81">
        <w:rPr>
          <w:rFonts w:eastAsia="Times New Roman"/>
        </w:rPr>
        <w:t xml:space="preserve">the singular includes the plural and </w:t>
      </w:r>
      <w:r w:rsidRPr="00837F81">
        <w:rPr>
          <w:rFonts w:eastAsia="Times New Roman"/>
          <w:i/>
        </w:rPr>
        <w:t>vice versa</w:t>
      </w:r>
      <w:r w:rsidRPr="00837F81">
        <w:rPr>
          <w:rFonts w:eastAsia="Times New Roman"/>
        </w:rPr>
        <w:t>;</w:t>
      </w:r>
      <w:bookmarkEnd w:id="892"/>
      <w:bookmarkEnd w:id="893"/>
      <w:bookmarkEnd w:id="894"/>
      <w:bookmarkEnd w:id="895"/>
      <w:r w:rsidRPr="00837F81">
        <w:rPr>
          <w:rFonts w:eastAsia="Times New Roman"/>
        </w:rPr>
        <w:t xml:space="preserve">  </w:t>
      </w:r>
    </w:p>
    <w:p w14:paraId="22A1560A" w14:textId="77777777" w:rsidR="00652E66" w:rsidRPr="00837F81" w:rsidRDefault="00652E66" w:rsidP="00652E66">
      <w:pPr>
        <w:ind w:left="709" w:hanging="709"/>
        <w:contextualSpacing/>
        <w:jc w:val="both"/>
        <w:rPr>
          <w:rFonts w:eastAsia="Times New Roman"/>
        </w:rPr>
      </w:pPr>
    </w:p>
    <w:p w14:paraId="226E7708" w14:textId="77777777" w:rsidR="00652E66" w:rsidRPr="00837F81" w:rsidRDefault="00652E66" w:rsidP="00652E66">
      <w:pPr>
        <w:numPr>
          <w:ilvl w:val="2"/>
          <w:numId w:val="6"/>
        </w:numPr>
        <w:ind w:left="709" w:hanging="709"/>
        <w:contextualSpacing/>
        <w:jc w:val="both"/>
        <w:rPr>
          <w:rFonts w:eastAsia="Times New Roman"/>
        </w:rPr>
      </w:pPr>
      <w:bookmarkStart w:id="896" w:name="_Toc63027798"/>
      <w:bookmarkStart w:id="897" w:name="_Toc63251243"/>
      <w:bookmarkStart w:id="898" w:name="_Toc82179286"/>
      <w:bookmarkStart w:id="899" w:name="_Toc95863431"/>
      <w:r w:rsidRPr="00837F81">
        <w:rPr>
          <w:rFonts w:eastAsia="Times New Roman"/>
        </w:rPr>
        <w:t>recitals, clauses, paragraphs, sub-paragraphs and schedules are references to Sections, clauses, paragraphs and sub-paragraphs of, and schedules to, this Agreement;</w:t>
      </w:r>
      <w:bookmarkEnd w:id="896"/>
      <w:bookmarkEnd w:id="897"/>
      <w:bookmarkEnd w:id="898"/>
      <w:bookmarkEnd w:id="899"/>
      <w:r w:rsidRPr="00837F81">
        <w:rPr>
          <w:rFonts w:eastAsia="Times New Roman"/>
        </w:rPr>
        <w:t xml:space="preserve"> </w:t>
      </w:r>
    </w:p>
    <w:p w14:paraId="02D926A2" w14:textId="77777777" w:rsidR="00652E66" w:rsidRPr="00837F81" w:rsidRDefault="00652E66" w:rsidP="00652E66">
      <w:pPr>
        <w:ind w:left="709" w:hanging="709"/>
        <w:contextualSpacing/>
        <w:jc w:val="both"/>
        <w:rPr>
          <w:rFonts w:eastAsia="Times New Roman"/>
        </w:rPr>
      </w:pPr>
    </w:p>
    <w:p w14:paraId="5FABB538" w14:textId="77777777" w:rsidR="00652E66" w:rsidRPr="00837F81" w:rsidRDefault="00652E66" w:rsidP="00652E66">
      <w:pPr>
        <w:numPr>
          <w:ilvl w:val="2"/>
          <w:numId w:val="6"/>
        </w:numPr>
        <w:ind w:left="709" w:hanging="709"/>
        <w:contextualSpacing/>
        <w:jc w:val="both"/>
        <w:rPr>
          <w:rFonts w:eastAsia="Times New Roman"/>
        </w:rPr>
      </w:pPr>
      <w:bookmarkStart w:id="900" w:name="_Toc63027799"/>
      <w:bookmarkStart w:id="901" w:name="_Toc63251244"/>
      <w:bookmarkStart w:id="902" w:name="_Toc82179287"/>
      <w:bookmarkStart w:id="903" w:name="_Toc95863432"/>
      <w:r w:rsidRPr="00837F81">
        <w:rPr>
          <w:rFonts w:eastAsia="Times New Roman"/>
        </w:rPr>
        <w:t xml:space="preserve">a person includes all forms of legal persons including an individual, Company, body corporate (wherever incorporated or established or carrying on business), unincorporated association, governmental entity, foundation, trust and partnership and, in relation to a </w:t>
      </w:r>
      <w:r w:rsidRPr="00837F81">
        <w:rPr>
          <w:rFonts w:eastAsia="Times New Roman"/>
        </w:rPr>
        <w:lastRenderedPageBreak/>
        <w:t>natural person, his legal personal representative(s), and, in relation to both juristic and natural persons, their successors and assigns;</w:t>
      </w:r>
      <w:bookmarkEnd w:id="900"/>
      <w:bookmarkEnd w:id="901"/>
      <w:bookmarkEnd w:id="902"/>
      <w:bookmarkEnd w:id="903"/>
    </w:p>
    <w:p w14:paraId="5954112B" w14:textId="77777777" w:rsidR="00652E66" w:rsidRPr="00837F81" w:rsidRDefault="00652E66" w:rsidP="00652E66">
      <w:pPr>
        <w:ind w:left="709" w:hanging="709"/>
        <w:contextualSpacing/>
        <w:jc w:val="both"/>
        <w:rPr>
          <w:rFonts w:eastAsia="Times New Roman"/>
        </w:rPr>
      </w:pPr>
      <w:bookmarkStart w:id="904" w:name="_Toc63027801"/>
      <w:bookmarkStart w:id="905" w:name="_Toc63251246"/>
      <w:bookmarkStart w:id="906" w:name="_Toc82179289"/>
    </w:p>
    <w:p w14:paraId="092377B7" w14:textId="77777777" w:rsidR="00652E66" w:rsidRPr="00837F81" w:rsidRDefault="00652E66" w:rsidP="00652E66">
      <w:pPr>
        <w:numPr>
          <w:ilvl w:val="2"/>
          <w:numId w:val="6"/>
        </w:numPr>
        <w:ind w:left="709" w:hanging="709"/>
        <w:contextualSpacing/>
        <w:jc w:val="both"/>
        <w:rPr>
          <w:rFonts w:eastAsia="Times New Roman"/>
        </w:rPr>
      </w:pPr>
      <w:bookmarkStart w:id="907" w:name="_Toc95863434"/>
      <w:r w:rsidRPr="00837F81">
        <w:rPr>
          <w:rFonts w:eastAsia="Times New Roman"/>
        </w:rPr>
        <w:t>the words “include”, “including” and “in particular” are to be construed as being by way of illustration or emphasis only and are not to be construed so as to limit the generality of any words preceding them;</w:t>
      </w:r>
      <w:bookmarkEnd w:id="904"/>
      <w:bookmarkEnd w:id="905"/>
      <w:bookmarkEnd w:id="906"/>
      <w:bookmarkEnd w:id="907"/>
    </w:p>
    <w:p w14:paraId="30B459D5" w14:textId="77777777" w:rsidR="00652E66" w:rsidRPr="00837F81" w:rsidRDefault="00652E66" w:rsidP="00652E66">
      <w:pPr>
        <w:ind w:left="709" w:hanging="709"/>
        <w:contextualSpacing/>
        <w:jc w:val="both"/>
        <w:rPr>
          <w:rFonts w:eastAsia="Times New Roman"/>
        </w:rPr>
      </w:pPr>
      <w:bookmarkStart w:id="908" w:name="_Toc63027802"/>
      <w:bookmarkStart w:id="909" w:name="_Toc63251247"/>
      <w:bookmarkStart w:id="910" w:name="_Toc82179290"/>
    </w:p>
    <w:p w14:paraId="11E71C9E" w14:textId="77777777" w:rsidR="00652E66" w:rsidRPr="00837F81" w:rsidRDefault="00652E66" w:rsidP="00652E66">
      <w:pPr>
        <w:numPr>
          <w:ilvl w:val="2"/>
          <w:numId w:val="6"/>
        </w:numPr>
        <w:ind w:left="709" w:hanging="709"/>
        <w:contextualSpacing/>
        <w:jc w:val="both"/>
        <w:rPr>
          <w:rFonts w:eastAsia="Times New Roman"/>
        </w:rPr>
      </w:pPr>
      <w:bookmarkStart w:id="911" w:name="_Toc95863435"/>
      <w:r w:rsidRPr="00837F81">
        <w:rPr>
          <w:rFonts w:eastAsia="Times New Roman"/>
        </w:rPr>
        <w:t>the words “other” and “otherwise” are not to be construed as being limited by any words preceding them;</w:t>
      </w:r>
      <w:bookmarkEnd w:id="908"/>
      <w:bookmarkEnd w:id="909"/>
      <w:bookmarkEnd w:id="910"/>
      <w:bookmarkEnd w:id="911"/>
    </w:p>
    <w:p w14:paraId="6A41A3E0" w14:textId="77777777" w:rsidR="00652E66" w:rsidRPr="00837F81" w:rsidRDefault="00652E66" w:rsidP="00652E66">
      <w:pPr>
        <w:ind w:left="709" w:hanging="709"/>
        <w:contextualSpacing/>
        <w:jc w:val="both"/>
        <w:rPr>
          <w:rFonts w:eastAsia="Times New Roman"/>
        </w:rPr>
      </w:pPr>
      <w:bookmarkStart w:id="912" w:name="_Toc63027803"/>
      <w:bookmarkStart w:id="913" w:name="_Toc63251248"/>
      <w:bookmarkStart w:id="914" w:name="_Toc82179291"/>
    </w:p>
    <w:p w14:paraId="7338B757" w14:textId="77777777" w:rsidR="00652E66" w:rsidRPr="00837F81" w:rsidRDefault="00652E66" w:rsidP="00652E66">
      <w:pPr>
        <w:numPr>
          <w:ilvl w:val="2"/>
          <w:numId w:val="6"/>
        </w:numPr>
        <w:ind w:left="709" w:hanging="709"/>
        <w:contextualSpacing/>
        <w:jc w:val="both"/>
        <w:rPr>
          <w:rFonts w:eastAsia="Times New Roman"/>
        </w:rPr>
      </w:pPr>
      <w:bookmarkStart w:id="915" w:name="_Toc95863436"/>
      <w:r w:rsidRPr="00837F81">
        <w:rPr>
          <w:rFonts w:eastAsia="Times New Roman"/>
        </w:rPr>
        <w:t>the headings and sub-headings in this Agreement are inserted for reference purposes only and shall not affect the interpretation of any of the provisions to which they relate;</w:t>
      </w:r>
      <w:bookmarkEnd w:id="912"/>
      <w:bookmarkEnd w:id="913"/>
      <w:bookmarkEnd w:id="914"/>
      <w:bookmarkEnd w:id="915"/>
    </w:p>
    <w:p w14:paraId="61DE852E" w14:textId="77777777" w:rsidR="00652E66" w:rsidRPr="00837F81" w:rsidRDefault="00652E66" w:rsidP="00652E66">
      <w:pPr>
        <w:ind w:left="709" w:hanging="709"/>
        <w:contextualSpacing/>
        <w:jc w:val="both"/>
        <w:rPr>
          <w:rFonts w:eastAsia="Times New Roman"/>
        </w:rPr>
      </w:pPr>
      <w:bookmarkStart w:id="916" w:name="_Toc63027804"/>
      <w:bookmarkStart w:id="917" w:name="_Toc63251249"/>
      <w:bookmarkStart w:id="918" w:name="_Toc82179292"/>
    </w:p>
    <w:p w14:paraId="30A82A3A" w14:textId="77777777" w:rsidR="00652E66" w:rsidRPr="00837F81" w:rsidRDefault="00652E66" w:rsidP="00652E66">
      <w:pPr>
        <w:numPr>
          <w:ilvl w:val="2"/>
          <w:numId w:val="6"/>
        </w:numPr>
        <w:ind w:left="709" w:hanging="709"/>
        <w:contextualSpacing/>
        <w:jc w:val="both"/>
        <w:rPr>
          <w:rFonts w:eastAsia="Times New Roman"/>
        </w:rPr>
      </w:pPr>
      <w:bookmarkStart w:id="919" w:name="_Toc95863437"/>
      <w:r w:rsidRPr="00837F81">
        <w:rPr>
          <w:rFonts w:eastAsia="Times New Roman"/>
        </w:rPr>
        <w:t>if any provision in a definition is a substantive provision conferring rights or imposing obligations on any Party, notwithstanding that it is only in the definition clause, effect shall be given to it as if it were a substantive provision of this Agreement;</w:t>
      </w:r>
      <w:bookmarkEnd w:id="916"/>
      <w:bookmarkEnd w:id="917"/>
      <w:bookmarkEnd w:id="918"/>
      <w:bookmarkEnd w:id="919"/>
    </w:p>
    <w:p w14:paraId="3E68B7DB" w14:textId="77777777" w:rsidR="00652E66" w:rsidRPr="00837F81" w:rsidRDefault="00652E66" w:rsidP="00652E66">
      <w:pPr>
        <w:ind w:left="709" w:hanging="709"/>
        <w:contextualSpacing/>
        <w:jc w:val="both"/>
        <w:rPr>
          <w:rFonts w:eastAsia="Times New Roman"/>
        </w:rPr>
      </w:pPr>
      <w:bookmarkStart w:id="920" w:name="_Toc63027805"/>
      <w:bookmarkStart w:id="921" w:name="_Toc63251250"/>
      <w:bookmarkStart w:id="922" w:name="_Toc82179293"/>
    </w:p>
    <w:p w14:paraId="52621CA8" w14:textId="77777777" w:rsidR="00652E66" w:rsidRPr="00837F81" w:rsidRDefault="00652E66" w:rsidP="00652E66">
      <w:pPr>
        <w:numPr>
          <w:ilvl w:val="2"/>
          <w:numId w:val="6"/>
        </w:numPr>
        <w:ind w:left="709" w:hanging="709"/>
        <w:contextualSpacing/>
        <w:jc w:val="both"/>
        <w:rPr>
          <w:rFonts w:eastAsia="Times New Roman"/>
        </w:rPr>
      </w:pPr>
      <w:bookmarkStart w:id="923" w:name="_Toc95863438"/>
      <w:r w:rsidRPr="00837F81">
        <w:rPr>
          <w:rFonts w:eastAsia="Times New Roman"/>
        </w:rPr>
        <w:t>when any number of days is prescribed in this Agreement, same shall be reckoned exclusively of the first and inclusively of the last day unless the last day falls on a day which is not a Business Day, in which case the last day shall be the next succeeding Business Day;</w:t>
      </w:r>
      <w:bookmarkEnd w:id="920"/>
      <w:bookmarkEnd w:id="921"/>
      <w:bookmarkEnd w:id="922"/>
      <w:bookmarkEnd w:id="923"/>
    </w:p>
    <w:p w14:paraId="18F2398B" w14:textId="77777777" w:rsidR="00652E66" w:rsidRPr="00837F81" w:rsidRDefault="00652E66" w:rsidP="00652E66">
      <w:pPr>
        <w:ind w:left="709" w:hanging="709"/>
        <w:contextualSpacing/>
        <w:jc w:val="both"/>
        <w:rPr>
          <w:rFonts w:eastAsia="Times New Roman"/>
        </w:rPr>
      </w:pPr>
      <w:bookmarkStart w:id="924" w:name="_Toc63027806"/>
      <w:bookmarkStart w:id="925" w:name="_Toc63251251"/>
      <w:bookmarkStart w:id="926" w:name="_Toc82179294"/>
    </w:p>
    <w:p w14:paraId="1F963B2D" w14:textId="77777777" w:rsidR="00652E66" w:rsidRPr="00837F81" w:rsidRDefault="00652E66" w:rsidP="00652E66">
      <w:pPr>
        <w:numPr>
          <w:ilvl w:val="2"/>
          <w:numId w:val="6"/>
        </w:numPr>
        <w:ind w:left="709" w:hanging="709"/>
        <w:contextualSpacing/>
        <w:jc w:val="both"/>
        <w:rPr>
          <w:rFonts w:eastAsia="Times New Roman"/>
        </w:rPr>
      </w:pPr>
      <w:bookmarkStart w:id="927" w:name="_Toc95863439"/>
      <w:r w:rsidRPr="00837F81">
        <w:rPr>
          <w:rFonts w:eastAsia="Times New Roman"/>
        </w:rPr>
        <w:t>save where the contrary is indicated, any reference in this Agreement to this Agreement or any other agreement or document shall be construed as a reference to this Agreement or, as the case may be, such other agreement or document as same may have been, or may from time to time be amended, varied, novated or supplemented;</w:t>
      </w:r>
      <w:bookmarkEnd w:id="924"/>
      <w:bookmarkEnd w:id="925"/>
      <w:bookmarkEnd w:id="926"/>
      <w:bookmarkEnd w:id="927"/>
    </w:p>
    <w:p w14:paraId="6168F13B" w14:textId="77777777" w:rsidR="00652E66" w:rsidRPr="00837F81" w:rsidRDefault="00652E66" w:rsidP="00652E66">
      <w:pPr>
        <w:ind w:left="709" w:hanging="709"/>
        <w:contextualSpacing/>
        <w:jc w:val="both"/>
        <w:rPr>
          <w:rFonts w:eastAsia="Times New Roman"/>
        </w:rPr>
      </w:pPr>
      <w:bookmarkStart w:id="928" w:name="_Toc63027807"/>
      <w:bookmarkStart w:id="929" w:name="_Toc63251252"/>
      <w:bookmarkStart w:id="930" w:name="_Toc82179295"/>
    </w:p>
    <w:p w14:paraId="11FB5401" w14:textId="77777777" w:rsidR="00652E66" w:rsidRPr="00837F81" w:rsidRDefault="00652E66" w:rsidP="00652E66">
      <w:pPr>
        <w:numPr>
          <w:ilvl w:val="2"/>
          <w:numId w:val="6"/>
        </w:numPr>
        <w:ind w:left="709" w:hanging="709"/>
        <w:contextualSpacing/>
        <w:jc w:val="both"/>
        <w:rPr>
          <w:rFonts w:eastAsia="Times New Roman"/>
        </w:rPr>
      </w:pPr>
      <w:bookmarkStart w:id="931" w:name="_Toc95863440"/>
      <w:r w:rsidRPr="00837F81">
        <w:rPr>
          <w:rFonts w:eastAsia="Times New Roman"/>
        </w:rPr>
        <w:t>where any term is defined within the context of any particular clause in this Agreement, the term so defined, unless it is clear from the clause in question that the term so defined has limited application to the relevant clause, shall bear the same meaning as ascribed to it for all purposes in terms of this Agreement, notwithstanding that that term has not been defined in this interpretation clause;</w:t>
      </w:r>
      <w:bookmarkEnd w:id="928"/>
      <w:bookmarkEnd w:id="929"/>
      <w:bookmarkEnd w:id="930"/>
      <w:bookmarkEnd w:id="931"/>
    </w:p>
    <w:p w14:paraId="71D26F98" w14:textId="77777777" w:rsidR="00652E66" w:rsidRPr="00837F81" w:rsidRDefault="00652E66" w:rsidP="00652E66">
      <w:pPr>
        <w:ind w:left="709" w:hanging="709"/>
        <w:contextualSpacing/>
        <w:jc w:val="both"/>
        <w:rPr>
          <w:rFonts w:eastAsia="Times New Roman"/>
        </w:rPr>
      </w:pPr>
      <w:bookmarkStart w:id="932" w:name="_Toc63027808"/>
      <w:bookmarkStart w:id="933" w:name="_Toc63251253"/>
      <w:bookmarkStart w:id="934" w:name="_Toc82179296"/>
    </w:p>
    <w:p w14:paraId="31101421" w14:textId="77777777" w:rsidR="00652E66" w:rsidRPr="00837F81" w:rsidRDefault="00652E66" w:rsidP="00652E66">
      <w:pPr>
        <w:numPr>
          <w:ilvl w:val="2"/>
          <w:numId w:val="6"/>
        </w:numPr>
        <w:ind w:left="709" w:hanging="709"/>
        <w:contextualSpacing/>
        <w:jc w:val="both"/>
        <w:rPr>
          <w:rFonts w:eastAsia="Times New Roman"/>
        </w:rPr>
      </w:pPr>
      <w:bookmarkStart w:id="935" w:name="_Toc95863441"/>
      <w:r w:rsidRPr="00837F81">
        <w:rPr>
          <w:rFonts w:eastAsia="Times New Roman"/>
        </w:rPr>
        <w:t>a reference to an amendment includes a novation, re-enactment, supplement or variation (and amended shall be construed accordingly);</w:t>
      </w:r>
      <w:bookmarkEnd w:id="932"/>
      <w:bookmarkEnd w:id="933"/>
      <w:bookmarkEnd w:id="934"/>
      <w:bookmarkEnd w:id="935"/>
    </w:p>
    <w:p w14:paraId="50E0FDD8" w14:textId="77777777" w:rsidR="00652E66" w:rsidRPr="00837F81" w:rsidRDefault="00652E66" w:rsidP="00652E66">
      <w:pPr>
        <w:ind w:left="709" w:hanging="709"/>
        <w:contextualSpacing/>
        <w:jc w:val="both"/>
        <w:rPr>
          <w:rFonts w:eastAsia="Times New Roman"/>
        </w:rPr>
      </w:pPr>
      <w:bookmarkStart w:id="936" w:name="_Toc63027809"/>
      <w:bookmarkStart w:id="937" w:name="_Toc63251254"/>
      <w:bookmarkStart w:id="938" w:name="_Toc82179297"/>
    </w:p>
    <w:p w14:paraId="627728B9" w14:textId="77777777" w:rsidR="00652E66" w:rsidRPr="00837F81" w:rsidRDefault="00652E66" w:rsidP="00652E66">
      <w:pPr>
        <w:numPr>
          <w:ilvl w:val="2"/>
          <w:numId w:val="6"/>
        </w:numPr>
        <w:ind w:left="709" w:hanging="709"/>
        <w:contextualSpacing/>
        <w:jc w:val="both"/>
        <w:rPr>
          <w:rFonts w:eastAsia="Times New Roman"/>
        </w:rPr>
      </w:pPr>
      <w:bookmarkStart w:id="939" w:name="_Toc95863442"/>
      <w:r w:rsidRPr="00837F81">
        <w:rPr>
          <w:rFonts w:eastAsia="Times New Roman"/>
        </w:rPr>
        <w:t>a reference to a Party in this Agreement shall be interpreted as a reference to the Party and its successors and assigns;</w:t>
      </w:r>
      <w:bookmarkEnd w:id="936"/>
      <w:bookmarkEnd w:id="937"/>
      <w:bookmarkEnd w:id="938"/>
      <w:bookmarkEnd w:id="939"/>
    </w:p>
    <w:p w14:paraId="10623892" w14:textId="77777777" w:rsidR="00652E66" w:rsidRPr="00837F81" w:rsidRDefault="00652E66" w:rsidP="00652E66">
      <w:pPr>
        <w:ind w:left="709" w:hanging="709"/>
        <w:contextualSpacing/>
        <w:jc w:val="both"/>
        <w:rPr>
          <w:rFonts w:eastAsia="Times New Roman"/>
        </w:rPr>
      </w:pPr>
      <w:bookmarkStart w:id="940" w:name="_Toc63027810"/>
      <w:bookmarkStart w:id="941" w:name="_Toc63251255"/>
      <w:bookmarkStart w:id="942" w:name="_Toc82179298"/>
    </w:p>
    <w:p w14:paraId="2320FA14" w14:textId="77777777" w:rsidR="00652E66" w:rsidRPr="00837F81" w:rsidRDefault="00652E66" w:rsidP="00652E66">
      <w:pPr>
        <w:numPr>
          <w:ilvl w:val="2"/>
          <w:numId w:val="6"/>
        </w:numPr>
        <w:ind w:left="709" w:hanging="709"/>
        <w:contextualSpacing/>
        <w:jc w:val="both"/>
        <w:rPr>
          <w:rFonts w:eastAsia="Times New Roman"/>
        </w:rPr>
      </w:pPr>
      <w:bookmarkStart w:id="943" w:name="_Toc95863443"/>
      <w:r w:rsidRPr="00837F81">
        <w:rPr>
          <w:rFonts w:eastAsia="Times New Roman"/>
        </w:rPr>
        <w:t>a reference to writing or written includes e-mail;</w:t>
      </w:r>
      <w:bookmarkEnd w:id="940"/>
      <w:bookmarkEnd w:id="941"/>
      <w:bookmarkEnd w:id="942"/>
      <w:bookmarkEnd w:id="943"/>
    </w:p>
    <w:p w14:paraId="43269E38" w14:textId="77777777" w:rsidR="00652E66" w:rsidRPr="00837F81" w:rsidRDefault="00652E66" w:rsidP="00652E66">
      <w:pPr>
        <w:ind w:left="709" w:hanging="709"/>
        <w:contextualSpacing/>
        <w:jc w:val="both"/>
        <w:rPr>
          <w:rFonts w:eastAsia="Times New Roman"/>
        </w:rPr>
      </w:pPr>
      <w:bookmarkStart w:id="944" w:name="_Toc63027811"/>
      <w:bookmarkStart w:id="945" w:name="_Toc63251256"/>
      <w:bookmarkStart w:id="946" w:name="_Toc82179299"/>
    </w:p>
    <w:p w14:paraId="3B9092BA" w14:textId="77777777" w:rsidR="00652E66" w:rsidRPr="00837F81" w:rsidRDefault="00652E66" w:rsidP="00652E66">
      <w:pPr>
        <w:numPr>
          <w:ilvl w:val="2"/>
          <w:numId w:val="6"/>
        </w:numPr>
        <w:ind w:left="709" w:hanging="709"/>
        <w:contextualSpacing/>
        <w:jc w:val="both"/>
        <w:rPr>
          <w:rFonts w:eastAsia="Times New Roman"/>
        </w:rPr>
      </w:pPr>
      <w:bookmarkStart w:id="947" w:name="_Toc95863444"/>
      <w:r w:rsidRPr="00837F81">
        <w:rPr>
          <w:rFonts w:eastAsia="Times New Roman"/>
        </w:rPr>
        <w:t>an obligation on a Party not to do something includes an obligation not to allow that thing to be done;</w:t>
      </w:r>
      <w:bookmarkEnd w:id="944"/>
      <w:bookmarkEnd w:id="945"/>
      <w:bookmarkEnd w:id="946"/>
      <w:bookmarkEnd w:id="947"/>
    </w:p>
    <w:p w14:paraId="3459AEE1" w14:textId="77777777" w:rsidR="00652E66" w:rsidRPr="00837F81" w:rsidRDefault="00652E66" w:rsidP="00652E66">
      <w:pPr>
        <w:ind w:left="709" w:hanging="709"/>
        <w:contextualSpacing/>
        <w:jc w:val="both"/>
        <w:rPr>
          <w:rFonts w:eastAsia="Times New Roman"/>
        </w:rPr>
      </w:pPr>
      <w:bookmarkStart w:id="948" w:name="_Toc63027812"/>
      <w:bookmarkStart w:id="949" w:name="_Toc63251257"/>
      <w:bookmarkStart w:id="950" w:name="_Toc82179300"/>
    </w:p>
    <w:p w14:paraId="6F96C840" w14:textId="77777777" w:rsidR="00652E66" w:rsidRPr="00837F81" w:rsidRDefault="00652E66" w:rsidP="00652E66">
      <w:pPr>
        <w:numPr>
          <w:ilvl w:val="2"/>
          <w:numId w:val="6"/>
        </w:numPr>
        <w:ind w:left="709" w:hanging="709"/>
        <w:contextualSpacing/>
        <w:jc w:val="both"/>
        <w:rPr>
          <w:rFonts w:eastAsia="Times New Roman"/>
        </w:rPr>
      </w:pPr>
      <w:bookmarkStart w:id="951" w:name="_Toc95863445"/>
      <w:r w:rsidRPr="00837F81">
        <w:rPr>
          <w:rFonts w:eastAsia="Times New Roman"/>
        </w:rPr>
        <w:t xml:space="preserve">references to any enactment shall be construed as extending to any amendment, supplement, or re-enactment and to any previous enactment which is consolidated in that </w:t>
      </w:r>
      <w:r w:rsidRPr="00837F81">
        <w:rPr>
          <w:rFonts w:eastAsia="Times New Roman"/>
        </w:rPr>
        <w:lastRenderedPageBreak/>
        <w:t>enactment (as amended or re-enacted) and to any regulation or order made under any of them;</w:t>
      </w:r>
      <w:bookmarkEnd w:id="948"/>
      <w:bookmarkEnd w:id="949"/>
      <w:bookmarkEnd w:id="950"/>
      <w:bookmarkEnd w:id="951"/>
    </w:p>
    <w:p w14:paraId="068D2947" w14:textId="77777777" w:rsidR="00652E66" w:rsidRPr="00837F81" w:rsidRDefault="00652E66" w:rsidP="00652E66">
      <w:pPr>
        <w:ind w:left="709" w:hanging="709"/>
        <w:contextualSpacing/>
        <w:jc w:val="both"/>
        <w:rPr>
          <w:rFonts w:eastAsia="Times New Roman"/>
        </w:rPr>
      </w:pPr>
      <w:bookmarkStart w:id="952" w:name="_Toc63027813"/>
      <w:bookmarkStart w:id="953" w:name="_Toc63251258"/>
      <w:bookmarkStart w:id="954" w:name="_Toc82179301"/>
    </w:p>
    <w:p w14:paraId="70753D2A" w14:textId="77777777" w:rsidR="00652E66" w:rsidRPr="00837F81" w:rsidRDefault="00652E66" w:rsidP="00652E66">
      <w:pPr>
        <w:numPr>
          <w:ilvl w:val="2"/>
          <w:numId w:val="6"/>
        </w:numPr>
        <w:ind w:left="709" w:hanging="709"/>
        <w:contextualSpacing/>
        <w:jc w:val="both"/>
        <w:rPr>
          <w:rFonts w:eastAsia="Times New Roman"/>
        </w:rPr>
      </w:pPr>
      <w:bookmarkStart w:id="955" w:name="_Toc95863446"/>
      <w:r w:rsidRPr="00837F81">
        <w:rPr>
          <w:rFonts w:eastAsia="Times New Roman"/>
        </w:rPr>
        <w:t>terms, acronyms and phrases not defined in this Agreement (a) but having general commercial usage within the payments industry will be interpreted in accordance with their generally accepted meaning within the financial services industry and (b), in any other case, their plain English meaning;</w:t>
      </w:r>
      <w:bookmarkEnd w:id="952"/>
      <w:bookmarkEnd w:id="953"/>
      <w:bookmarkEnd w:id="954"/>
      <w:bookmarkEnd w:id="955"/>
    </w:p>
    <w:p w14:paraId="5CB8732F" w14:textId="77777777" w:rsidR="00652E66" w:rsidRPr="00837F81" w:rsidRDefault="00652E66" w:rsidP="00652E66">
      <w:pPr>
        <w:ind w:left="709" w:hanging="709"/>
        <w:contextualSpacing/>
        <w:jc w:val="both"/>
        <w:rPr>
          <w:rFonts w:eastAsia="Times New Roman"/>
        </w:rPr>
      </w:pPr>
      <w:bookmarkStart w:id="956" w:name="_Toc63027814"/>
      <w:bookmarkStart w:id="957" w:name="_Toc63251259"/>
      <w:bookmarkStart w:id="958" w:name="_Toc82179302"/>
    </w:p>
    <w:p w14:paraId="2B27C6E4" w14:textId="77777777" w:rsidR="00652E66" w:rsidRPr="00837F81" w:rsidRDefault="00652E66" w:rsidP="00652E66">
      <w:pPr>
        <w:numPr>
          <w:ilvl w:val="2"/>
          <w:numId w:val="6"/>
        </w:numPr>
        <w:ind w:left="709" w:hanging="709"/>
        <w:contextualSpacing/>
        <w:jc w:val="both"/>
        <w:rPr>
          <w:rFonts w:eastAsia="Times New Roman"/>
        </w:rPr>
      </w:pPr>
      <w:bookmarkStart w:id="959" w:name="_Toc95863447"/>
      <w:r w:rsidRPr="00837F81">
        <w:rPr>
          <w:rFonts w:eastAsia="Times New Roman"/>
        </w:rPr>
        <w:t>unless the context otherwise requires, a reference to one gender shall include a reference to the other genders;</w:t>
      </w:r>
      <w:bookmarkEnd w:id="956"/>
      <w:bookmarkEnd w:id="957"/>
      <w:bookmarkEnd w:id="958"/>
      <w:bookmarkEnd w:id="959"/>
    </w:p>
    <w:p w14:paraId="3005D320" w14:textId="77777777" w:rsidR="00652E66" w:rsidRPr="00837F81" w:rsidRDefault="00652E66" w:rsidP="00652E66">
      <w:pPr>
        <w:ind w:left="709" w:hanging="709"/>
        <w:contextualSpacing/>
        <w:jc w:val="both"/>
        <w:rPr>
          <w:rFonts w:eastAsia="Times New Roman"/>
        </w:rPr>
      </w:pPr>
      <w:bookmarkStart w:id="960" w:name="_Toc63027815"/>
      <w:bookmarkStart w:id="961" w:name="_Toc63251260"/>
      <w:bookmarkStart w:id="962" w:name="_Toc82179303"/>
    </w:p>
    <w:p w14:paraId="6A81323D" w14:textId="77777777" w:rsidR="00652E66" w:rsidRPr="00837F81" w:rsidRDefault="00652E66" w:rsidP="00652E66">
      <w:pPr>
        <w:numPr>
          <w:ilvl w:val="2"/>
          <w:numId w:val="6"/>
        </w:numPr>
        <w:ind w:left="709" w:hanging="709"/>
        <w:contextualSpacing/>
        <w:jc w:val="both"/>
        <w:rPr>
          <w:rFonts w:eastAsia="Times New Roman"/>
        </w:rPr>
      </w:pPr>
      <w:bookmarkStart w:id="963" w:name="_Toc95863448"/>
      <w:r w:rsidRPr="00837F81">
        <w:rPr>
          <w:rFonts w:eastAsia="Times New Roman"/>
        </w:rPr>
        <w:t xml:space="preserve">the expiration or termination of this Agreement shall not affect such of the provisions of this Agreement as expressly provide that they will operate after any such expiration or termination; </w:t>
      </w:r>
    </w:p>
    <w:p w14:paraId="7971302A" w14:textId="77777777" w:rsidR="00652E66" w:rsidRPr="00837F81" w:rsidRDefault="00652E66" w:rsidP="00652E66">
      <w:pPr>
        <w:ind w:left="709" w:hanging="709"/>
        <w:jc w:val="both"/>
        <w:rPr>
          <w:rFonts w:eastAsia="Times New Roman"/>
        </w:rPr>
      </w:pPr>
    </w:p>
    <w:p w14:paraId="0651AB94" w14:textId="77777777" w:rsidR="00652E66" w:rsidRPr="00837F81" w:rsidRDefault="00652E66" w:rsidP="00652E66">
      <w:pPr>
        <w:numPr>
          <w:ilvl w:val="2"/>
          <w:numId w:val="6"/>
        </w:numPr>
        <w:ind w:left="709" w:hanging="709"/>
        <w:contextualSpacing/>
        <w:jc w:val="both"/>
        <w:rPr>
          <w:rFonts w:eastAsia="Times New Roman"/>
        </w:rPr>
      </w:pPr>
      <w:r w:rsidRPr="00837F81">
        <w:rPr>
          <w:rFonts w:eastAsia="Times New Roman"/>
        </w:rPr>
        <w:t xml:space="preserve">a document in the "agreed form" is a reference to a document in a form approved by or on behalf of each Party; </w:t>
      </w:r>
      <w:bookmarkEnd w:id="960"/>
      <w:bookmarkEnd w:id="961"/>
      <w:bookmarkEnd w:id="962"/>
      <w:bookmarkEnd w:id="963"/>
    </w:p>
    <w:p w14:paraId="06300B09" w14:textId="77777777" w:rsidR="00652E66" w:rsidRPr="00837F81" w:rsidRDefault="00652E66" w:rsidP="00652E66">
      <w:pPr>
        <w:ind w:left="709" w:hanging="709"/>
        <w:contextualSpacing/>
        <w:jc w:val="both"/>
        <w:rPr>
          <w:rFonts w:eastAsia="Times New Roman"/>
        </w:rPr>
      </w:pPr>
      <w:bookmarkStart w:id="964" w:name="_Toc63027816"/>
      <w:bookmarkStart w:id="965" w:name="_Toc63251261"/>
      <w:bookmarkStart w:id="966" w:name="_Toc82179304"/>
    </w:p>
    <w:p w14:paraId="7C240992" w14:textId="77777777" w:rsidR="00652E66" w:rsidRPr="00837F81" w:rsidRDefault="00652E66" w:rsidP="00652E66">
      <w:pPr>
        <w:numPr>
          <w:ilvl w:val="2"/>
          <w:numId w:val="6"/>
        </w:numPr>
        <w:ind w:left="709" w:hanging="709"/>
        <w:contextualSpacing/>
        <w:jc w:val="both"/>
        <w:rPr>
          <w:rFonts w:eastAsia="Times New Roman"/>
        </w:rPr>
      </w:pPr>
      <w:bookmarkStart w:id="967" w:name="_Toc95863449"/>
      <w:r w:rsidRPr="00837F81">
        <w:rPr>
          <w:rFonts w:eastAsia="Times New Roman"/>
        </w:rPr>
        <w:t>a reference to “Company” shall include any Company, corporation or other body corporate, wherever and however incorporated or established; and</w:t>
      </w:r>
      <w:bookmarkEnd w:id="964"/>
      <w:bookmarkEnd w:id="965"/>
      <w:bookmarkEnd w:id="966"/>
      <w:bookmarkEnd w:id="967"/>
    </w:p>
    <w:p w14:paraId="0D9013D0" w14:textId="77777777" w:rsidR="00652E66" w:rsidRPr="00837F81" w:rsidRDefault="00652E66" w:rsidP="00652E66">
      <w:pPr>
        <w:ind w:left="709" w:hanging="709"/>
        <w:contextualSpacing/>
        <w:jc w:val="both"/>
        <w:rPr>
          <w:rFonts w:eastAsia="Times New Roman"/>
        </w:rPr>
      </w:pPr>
    </w:p>
    <w:p w14:paraId="6B54CA15" w14:textId="77777777" w:rsidR="00652E66" w:rsidRPr="00837F81" w:rsidRDefault="00652E66" w:rsidP="00652E66">
      <w:pPr>
        <w:numPr>
          <w:ilvl w:val="2"/>
          <w:numId w:val="6"/>
        </w:numPr>
        <w:ind w:left="709" w:hanging="709"/>
        <w:contextualSpacing/>
        <w:jc w:val="both"/>
        <w:rPr>
          <w:rFonts w:eastAsia="Times New Roman"/>
        </w:rPr>
      </w:pPr>
      <w:r w:rsidRPr="00837F81">
        <w:rPr>
          <w:rFonts w:eastAsia="Times New Roman"/>
        </w:rPr>
        <w:t xml:space="preserve">where any person is required by the terms of this Agreement to consent to any matter, that requirement shall be construed as a requirement for such person to indicate its consent in writing with respect to the relevant matter and any Time </w:t>
      </w:r>
      <w:bookmarkStart w:id="968" w:name="_Hlk115291023"/>
      <w:r w:rsidRPr="00837F81">
        <w:rPr>
          <w:rFonts w:eastAsia="Times New Roman"/>
        </w:rPr>
        <w:t xml:space="preserve">and place of Completion agreement, and consent, approval, authorisation, notice, communication or information required under or pursuant to this Agreement from or by any Party to the other Parties shall be valid and effectual only if it is </w:t>
      </w:r>
      <w:bookmarkEnd w:id="968"/>
      <w:r w:rsidRPr="00837F81">
        <w:rPr>
          <w:rFonts w:eastAsia="Times New Roman"/>
        </w:rPr>
        <w:t>and place of Completion agreement</w:t>
      </w:r>
    </w:p>
    <w:p w14:paraId="2ED97853" w14:textId="77777777" w:rsidR="00652E66" w:rsidRPr="00837F81" w:rsidRDefault="00652E66" w:rsidP="00652E66">
      <w:pPr>
        <w:pStyle w:val="ListParagraph"/>
        <w:rPr>
          <w:rFonts w:eastAsia="Times New Roman"/>
        </w:rPr>
      </w:pPr>
    </w:p>
    <w:bookmarkEnd w:id="883"/>
    <w:bookmarkEnd w:id="884"/>
    <w:bookmarkEnd w:id="885"/>
    <w:bookmarkEnd w:id="886"/>
    <w:bookmarkEnd w:id="887"/>
    <w:p w14:paraId="67E9C2D2" w14:textId="77777777" w:rsidR="00652E66" w:rsidRPr="00837F81" w:rsidRDefault="00652E66" w:rsidP="00652E66">
      <w:pPr>
        <w:numPr>
          <w:ilvl w:val="2"/>
          <w:numId w:val="6"/>
        </w:numPr>
        <w:ind w:left="709" w:hanging="709"/>
        <w:contextualSpacing/>
        <w:jc w:val="both"/>
        <w:rPr>
          <w:rFonts w:eastAsia="Times New Roman"/>
        </w:rPr>
      </w:pPr>
      <w:r w:rsidRPr="00837F81">
        <w:rPr>
          <w:rFonts w:eastAsia="Times New Roman"/>
        </w:rPr>
        <w:t xml:space="preserve">any consent, approval, authorisation, notice, communication or information required under or pursuant to this Agreement from or by any Party to the other Parties shall be valid and effectual only if it is in writing and signed by a duly authorised representative of such Party. </w:t>
      </w:r>
    </w:p>
    <w:p w14:paraId="0DE3D4C0" w14:textId="77777777" w:rsidR="00652E66" w:rsidRPr="00837F81" w:rsidRDefault="00652E66" w:rsidP="00652E66">
      <w:pPr>
        <w:spacing w:after="200" w:line="276" w:lineRule="auto"/>
        <w:jc w:val="both"/>
      </w:pPr>
    </w:p>
    <w:p w14:paraId="685E14D7" w14:textId="77777777" w:rsidR="008B3961" w:rsidRPr="00837F81" w:rsidRDefault="00D74028">
      <w:r w:rsidRPr="00837F81">
        <w:br w:type="page"/>
      </w:r>
    </w:p>
    <w:p w14:paraId="7C527CFB" w14:textId="1C9C8AE8" w:rsidR="008B3961" w:rsidRPr="00837F81" w:rsidRDefault="00D25255">
      <w:pPr>
        <w:pStyle w:val="Heading1"/>
      </w:pPr>
      <w:bookmarkStart w:id="969" w:name="_Toc229430307"/>
      <w:r w:rsidRPr="00837F81">
        <w:lastRenderedPageBreak/>
        <w:t>2. RELATIONSHIP OF OWNER, CONTRACTOR AND SUBCONTRACTORS</w:t>
      </w:r>
      <w:bookmarkEnd w:id="969"/>
    </w:p>
    <w:p w14:paraId="0391AA37" w14:textId="77777777" w:rsidR="008B3961" w:rsidRPr="00837F81" w:rsidRDefault="00D74028">
      <w:pPr>
        <w:pStyle w:val="Heading2"/>
      </w:pPr>
      <w:bookmarkStart w:id="970" w:name="_Toc229430308"/>
      <w:r w:rsidRPr="00837F81">
        <w:t>2.1  Status of Contractor</w:t>
      </w:r>
      <w:bookmarkEnd w:id="970"/>
    </w:p>
    <w:p w14:paraId="063BAB38" w14:textId="77777777" w:rsidR="008B3961" w:rsidRPr="00837F81" w:rsidRDefault="00D74028">
      <w:pPr>
        <w:spacing w:after="200" w:line="276" w:lineRule="auto"/>
        <w:ind w:left="720"/>
        <w:jc w:val="both"/>
      </w:pPr>
      <w:r w:rsidRPr="00837F81">
        <w:t>The Contractor is an independent contractor performing the Work under this Agreement. Nothing in this Agreement shall create a joint venture, partnership, agency, or employment relationship between the Owner and the Contractor. The Contractor shall be solely responsible for the means, methods, techniques, sequences and procedures of construction and for safety precautions and programs in connection with the Work.</w:t>
      </w:r>
    </w:p>
    <w:p w14:paraId="3A242F67" w14:textId="77777777" w:rsidR="008B3961" w:rsidRPr="00837F81" w:rsidRDefault="00D74028">
      <w:pPr>
        <w:pStyle w:val="Heading2"/>
      </w:pPr>
      <w:bookmarkStart w:id="971" w:name="_Toc229430309"/>
      <w:r w:rsidRPr="00837F81">
        <w:t>2.2  Key Personnel and Contractor’s Representative</w:t>
      </w:r>
      <w:bookmarkEnd w:id="971"/>
    </w:p>
    <w:p w14:paraId="193B54C4" w14:textId="77777777" w:rsidR="008B3961" w:rsidRPr="00837F81" w:rsidRDefault="00D74028">
      <w:pPr>
        <w:spacing w:after="200" w:line="276" w:lineRule="auto"/>
        <w:ind w:left="720"/>
        <w:jc w:val="both"/>
      </w:pPr>
      <w:r w:rsidRPr="00837F81">
        <w:t>(a) The Contractor shall designate a Contractor’s Representative who shall have full authority to act on behalf of the Contractor in all matters arising under this Agreement. The Contractor’s Representative shall be available at all reasonable times for consultation with the Owner.</w:t>
      </w:r>
    </w:p>
    <w:p w14:paraId="142FAE96" w14:textId="77777777" w:rsidR="008B3961" w:rsidRPr="00837F81" w:rsidRDefault="00D74028">
      <w:pPr>
        <w:spacing w:after="200" w:line="276" w:lineRule="auto"/>
        <w:ind w:left="720"/>
        <w:jc w:val="both"/>
      </w:pPr>
      <w:r w:rsidRPr="00837F81">
        <w:t>(b) The Contractor shall assign the Key Personnel identified in Schedule D to the Project. The Contractor shall not remove or replace any Key Personnel without the prior written consent of the Owner, such consent not to be unreasonably withheld. If any Key Personnel become unavailable for reasons beyond the Contractor’s control, the Contractor shall promptly propose a replacement of equal or superior qualifications for the Owner’s approval.</w:t>
      </w:r>
    </w:p>
    <w:p w14:paraId="044959A2" w14:textId="77777777" w:rsidR="008B3961" w:rsidRPr="00837F81" w:rsidRDefault="00D74028">
      <w:pPr>
        <w:spacing w:after="200" w:line="276" w:lineRule="auto"/>
        <w:ind w:left="720"/>
        <w:jc w:val="both"/>
      </w:pPr>
      <w:r w:rsidRPr="00837F81">
        <w:t>(c) The Contractor shall provide and maintain an adequate organization chart for the Project, identifying all Key Personnel and their roles and responsibilities.</w:t>
      </w:r>
    </w:p>
    <w:p w14:paraId="2A98D538" w14:textId="6A2549DA" w:rsidR="00652E66" w:rsidRPr="00837F81" w:rsidRDefault="00652E66" w:rsidP="00652E66">
      <w:pPr>
        <w:spacing w:after="200" w:line="276" w:lineRule="auto"/>
        <w:ind w:left="720"/>
        <w:jc w:val="both"/>
      </w:pPr>
      <w:r w:rsidRPr="00837F81">
        <w:t>(d) The Contractor’s Representative shall be qualified, experienced and competent in the main engineering discipline applicable to the Works and fluent in the language for communications defined in Section 2</w:t>
      </w:r>
      <w:r w:rsidR="00AA79B8">
        <w:t>0</w:t>
      </w:r>
      <w:r w:rsidRPr="00837F81">
        <w:t>.12.</w:t>
      </w:r>
    </w:p>
    <w:p w14:paraId="44389299" w14:textId="540D04CB" w:rsidR="00652E66" w:rsidRPr="00837F81" w:rsidRDefault="00652E66" w:rsidP="00652E66">
      <w:pPr>
        <w:spacing w:after="200" w:line="276" w:lineRule="auto"/>
        <w:ind w:left="720"/>
        <w:jc w:val="both"/>
      </w:pPr>
      <w:r w:rsidRPr="00837F81">
        <w:t>(e) Unless the Contractor’s Representative is named in this Agreement, the Contractor shall, before the NTP Date, submit to the Owner for consent the name and particulars of the person the Contractor proposes to appoint as Contractor’s Representative. If consent is withheld or subsequently revoked, or if the appointed person fails to act as Contractor’s Representative, the Contractor shall similarly submit the name and particulars of another suitable replacement for such appointment. If the Owner does not respond within the Review Period the Owner shall be deemed to have given the Owner’s consent.</w:t>
      </w:r>
    </w:p>
    <w:p w14:paraId="495CC0F9" w14:textId="204B1D00" w:rsidR="00652E66" w:rsidRPr="00837F81" w:rsidRDefault="00652E66" w:rsidP="00652E66">
      <w:pPr>
        <w:spacing w:after="200" w:line="276" w:lineRule="auto"/>
        <w:ind w:left="720"/>
        <w:jc w:val="both"/>
      </w:pPr>
      <w:r w:rsidRPr="00837F81">
        <w:t xml:space="preserve">(f) The Contractor shall not, without the Owner’s prior consent, revoke the appointment of the Contractor’s Representative or appoint a replacement (unless the Contractor’s Representative is unable to act as a result of death, illness, disability or resignation, in which case his/her appointment shall be deemed to have been revoked with immediate </w:t>
      </w:r>
      <w:r w:rsidRPr="00837F81">
        <w:lastRenderedPageBreak/>
        <w:t xml:space="preserve">effect and the appointment of a replacement shall be treated as a temporary appointment until the Owner gives its consent to this replacement, or another replacement is appointed, under this Section). </w:t>
      </w:r>
    </w:p>
    <w:p w14:paraId="0663FA42" w14:textId="65295365" w:rsidR="00652E66" w:rsidRPr="00837F81" w:rsidRDefault="00652E66" w:rsidP="00652E66">
      <w:pPr>
        <w:spacing w:after="200" w:line="276" w:lineRule="auto"/>
        <w:ind w:left="720"/>
        <w:jc w:val="both"/>
      </w:pPr>
      <w:r w:rsidRPr="00837F81">
        <w:t xml:space="preserve">(g) Unless otherwise agreed by the Owner, the whole time of the Contractor’s Representative shall be given to directing the Contractor’s performance of the Contract. The Contractor’s Representative shall act for and on behalf of the Contractor at all times during the performance of this Agreement, including issuing and receiving all Notices and other communications under Section 20.6. [Notices]. </w:t>
      </w:r>
    </w:p>
    <w:p w14:paraId="44847BBC" w14:textId="7429D12E" w:rsidR="00652E66" w:rsidRPr="00837F81" w:rsidRDefault="00652E66" w:rsidP="00652E66">
      <w:pPr>
        <w:spacing w:after="200" w:line="276" w:lineRule="auto"/>
        <w:ind w:left="720"/>
        <w:jc w:val="both"/>
      </w:pPr>
      <w:r w:rsidRPr="00837F81">
        <w:t>(h) Unless otherwise agreed by the Owner, the Contractor’s Representative shall be based at the Site for the whole time that the Works are being executed at the Site. If the Contractor’s Representative is to be temporarily absent from the Site during the execution of the Works, a suitable replacement shall be temporarily appointed, subject to the Owner’s prior consent.</w:t>
      </w:r>
    </w:p>
    <w:p w14:paraId="298BB942" w14:textId="63E0A414" w:rsidR="00652E66" w:rsidRPr="00837F81" w:rsidRDefault="00652E66" w:rsidP="00652E66">
      <w:pPr>
        <w:spacing w:after="200" w:line="276" w:lineRule="auto"/>
        <w:ind w:left="720"/>
        <w:jc w:val="both"/>
      </w:pPr>
      <w:r w:rsidRPr="00837F81">
        <w:t xml:space="preserve">(i) The Contractor’s Representative may delegate any powers, functions and authority except: </w:t>
      </w:r>
    </w:p>
    <w:p w14:paraId="704EEA45" w14:textId="00FED58F" w:rsidR="00652E66" w:rsidRPr="00837F81" w:rsidRDefault="00652E66" w:rsidP="00610626">
      <w:pPr>
        <w:spacing w:after="200" w:line="276" w:lineRule="auto"/>
        <w:ind w:left="1440"/>
        <w:jc w:val="both"/>
      </w:pPr>
      <w:r w:rsidRPr="00837F81">
        <w:t xml:space="preserve">(i) the authority to issue and receive Notices and other communications under Section 20.6; [Notices]; </w:t>
      </w:r>
    </w:p>
    <w:p w14:paraId="1E7E5C58" w14:textId="4FDA56E7" w:rsidR="00652E66" w:rsidRPr="00837F81" w:rsidRDefault="00652E66" w:rsidP="00610626">
      <w:pPr>
        <w:spacing w:after="200" w:line="276" w:lineRule="auto"/>
        <w:ind w:left="720" w:firstLine="720"/>
        <w:jc w:val="both"/>
      </w:pPr>
      <w:r w:rsidRPr="00837F81">
        <w:t>(ii) and the authority to receive instructions on behalf of the Contractor,</w:t>
      </w:r>
    </w:p>
    <w:p w14:paraId="70A9586F" w14:textId="77777777" w:rsidR="00652E66" w:rsidRPr="00837F81" w:rsidRDefault="00652E66" w:rsidP="00652E66">
      <w:pPr>
        <w:spacing w:after="200" w:line="276" w:lineRule="auto"/>
        <w:ind w:left="720"/>
        <w:jc w:val="both"/>
      </w:pPr>
      <w:r w:rsidRPr="00837F81">
        <w:t xml:space="preserve">to any suitably competent and experienced person and may at any time revoke the delegation. Any delegation or revocation shall not take effect until the Owner has received a Notice from the Contractor’s Representative, naming the person, specifying the powers, functions and authority being delegated or revoked, and stating the timing of the delegation or revocation. </w:t>
      </w:r>
    </w:p>
    <w:p w14:paraId="502722C9" w14:textId="3B1E0E54" w:rsidR="00652E66" w:rsidRPr="00837F81" w:rsidRDefault="00652E66" w:rsidP="00652E66">
      <w:pPr>
        <w:spacing w:after="200" w:line="276" w:lineRule="auto"/>
        <w:ind w:left="720"/>
        <w:jc w:val="both"/>
      </w:pPr>
      <w:r w:rsidRPr="00837F81">
        <w:t>(j)</w:t>
      </w:r>
      <w:r w:rsidRPr="00837F81">
        <w:tab/>
        <w:t>The Contractors Personnel, including the Key Personnel shall be fluent in the language for communications defined in Section 20.12.</w:t>
      </w:r>
    </w:p>
    <w:p w14:paraId="0D00449E" w14:textId="77777777" w:rsidR="008B3961" w:rsidRPr="00837F81" w:rsidRDefault="00D74028">
      <w:pPr>
        <w:pStyle w:val="Heading2"/>
      </w:pPr>
      <w:bookmarkStart w:id="972" w:name="_Toc229430310"/>
      <w:r w:rsidRPr="00837F81">
        <w:t>2.3  Subcontractors</w:t>
      </w:r>
      <w:bookmarkEnd w:id="972"/>
    </w:p>
    <w:p w14:paraId="5E550DAE" w14:textId="0CCEF78F" w:rsidR="008B3961" w:rsidRPr="00837F81" w:rsidRDefault="00D74028">
      <w:pPr>
        <w:spacing w:after="200" w:line="276" w:lineRule="auto"/>
        <w:ind w:left="720"/>
        <w:jc w:val="both"/>
      </w:pPr>
      <w:r w:rsidRPr="00837F81">
        <w:t xml:space="preserve">(a) </w:t>
      </w:r>
      <w:r w:rsidR="00652E66" w:rsidRPr="00837F81">
        <w:t>Subject to Section 2.3(e) below, the</w:t>
      </w:r>
      <w:r w:rsidRPr="00837F81">
        <w:t xml:space="preserve"> Contractor may subcontract any portion of the Work to qualified Subcontractors. The Contractor shall select Subcontractors based on relevant criteria including experience, reputation, technical capability, and demonstrated success in comparable projects.</w:t>
      </w:r>
    </w:p>
    <w:p w14:paraId="7FFAB375" w14:textId="338F1114" w:rsidR="008B3961" w:rsidRPr="00837F81" w:rsidRDefault="00D74028">
      <w:pPr>
        <w:spacing w:after="200" w:line="276" w:lineRule="auto"/>
        <w:ind w:left="720"/>
        <w:jc w:val="both"/>
      </w:pPr>
      <w:r w:rsidRPr="00837F81">
        <w:t xml:space="preserve">(b) </w:t>
      </w:r>
      <w:r w:rsidR="00DA20ED" w:rsidRPr="00837F81">
        <w:t xml:space="preserve">The Contractor shall notify the Owner of all proposed Major Subcontractors prior to their engagement, including the name, scope of work and country of origin of each. The Contractor shall remain fully responsible for the Work of all Subcontractors </w:t>
      </w:r>
      <w:r w:rsidR="005E26F2">
        <w:t xml:space="preserve">employed by </w:t>
      </w:r>
      <w:r w:rsidR="005E26F2">
        <w:lastRenderedPageBreak/>
        <w:t xml:space="preserve">the </w:t>
      </w:r>
      <w:r w:rsidR="00724F45">
        <w:t>C</w:t>
      </w:r>
      <w:r w:rsidR="005E26F2">
        <w:t xml:space="preserve">ontractor </w:t>
      </w:r>
      <w:r w:rsidR="00DA20ED" w:rsidRPr="00837F81">
        <w:t>and no subcontracting shall relieve the Contractor of any of its obligations under this Agreement.</w:t>
      </w:r>
    </w:p>
    <w:p w14:paraId="4FC39B3F" w14:textId="77777777" w:rsidR="008B3961" w:rsidRPr="00837F81" w:rsidRDefault="00D74028">
      <w:pPr>
        <w:spacing w:after="200" w:line="276" w:lineRule="auto"/>
        <w:ind w:left="720"/>
        <w:jc w:val="both"/>
      </w:pPr>
      <w:r w:rsidRPr="00837F81">
        <w:t>(c) No subcontracting shall relieve the Contractor of any obligation or liability under this Agreement. The Contractor shall be fully responsible for the acts, defaults, and omissions of its Subcontractors as if they were the Contractor’s own.</w:t>
      </w:r>
    </w:p>
    <w:p w14:paraId="575FEA58" w14:textId="2D327D07" w:rsidR="00652E66" w:rsidRPr="00837F81" w:rsidRDefault="00D74028" w:rsidP="00652E66">
      <w:pPr>
        <w:spacing w:after="200" w:line="276" w:lineRule="auto"/>
        <w:ind w:left="720"/>
        <w:jc w:val="both"/>
      </w:pPr>
      <w:r w:rsidRPr="00837F81">
        <w:t xml:space="preserve">(d) The Contractor shall ensure that all </w:t>
      </w:r>
      <w:r w:rsidR="00652E66" w:rsidRPr="00837F81">
        <w:t>S</w:t>
      </w:r>
      <w:r w:rsidRPr="00837F81">
        <w:t xml:space="preserve">ubcontracts contain provisions consistent with this Agreement that allow the Owner to exercise its rights hereunder, including provisions permitting assignment of such </w:t>
      </w:r>
      <w:r w:rsidR="00652E66" w:rsidRPr="00837F81">
        <w:t>S</w:t>
      </w:r>
      <w:r w:rsidRPr="00837F81">
        <w:t>ubcontracts to the Owner upon termination of this Agreement.</w:t>
      </w:r>
    </w:p>
    <w:p w14:paraId="77536466" w14:textId="0F0C1F45" w:rsidR="00652E66" w:rsidRPr="00837F81" w:rsidRDefault="00652E66" w:rsidP="00610626">
      <w:pPr>
        <w:spacing w:after="200" w:line="276" w:lineRule="auto"/>
        <w:ind w:left="720"/>
        <w:jc w:val="both"/>
      </w:pPr>
      <w:r w:rsidRPr="00837F81">
        <w:t>(e) The Contractor shall not subcontract:</w:t>
      </w:r>
    </w:p>
    <w:p w14:paraId="553F9A1C" w14:textId="24E115EB" w:rsidR="00652E66" w:rsidRPr="00837F81" w:rsidRDefault="00652E66" w:rsidP="00652E66">
      <w:pPr>
        <w:numPr>
          <w:ilvl w:val="0"/>
          <w:numId w:val="9"/>
        </w:numPr>
        <w:spacing w:after="200" w:line="276" w:lineRule="auto"/>
        <w:ind w:hanging="579"/>
        <w:jc w:val="both"/>
        <w:rPr>
          <w:rFonts w:eastAsia="Times New Roman"/>
        </w:rPr>
      </w:pPr>
      <w:r w:rsidRPr="00837F81">
        <w:rPr>
          <w:rFonts w:eastAsia="Times New Roman"/>
        </w:rPr>
        <w:t>works with a total accumulated value greater than 20% of the Contract Price stated in the Contract; or</w:t>
      </w:r>
    </w:p>
    <w:p w14:paraId="04080429" w14:textId="77777777" w:rsidR="00652E66" w:rsidRPr="00837F81" w:rsidRDefault="00652E66" w:rsidP="00652E66">
      <w:pPr>
        <w:numPr>
          <w:ilvl w:val="0"/>
          <w:numId w:val="9"/>
        </w:numPr>
        <w:spacing w:after="200" w:line="276" w:lineRule="auto"/>
        <w:ind w:hanging="579"/>
        <w:jc w:val="both"/>
        <w:rPr>
          <w:rFonts w:eastAsia="Times New Roman"/>
        </w:rPr>
      </w:pPr>
      <w:r w:rsidRPr="00837F81">
        <w:rPr>
          <w:rFonts w:eastAsia="Times New Roman"/>
        </w:rPr>
        <w:t>any part of the Works for which subcontracting is not permitted as stated in the Contract.</w:t>
      </w:r>
    </w:p>
    <w:p w14:paraId="61A9411F" w14:textId="77777777" w:rsidR="00652E66" w:rsidRPr="00837F81" w:rsidRDefault="00652E66">
      <w:pPr>
        <w:spacing w:after="200" w:line="276" w:lineRule="auto"/>
        <w:ind w:left="720"/>
        <w:jc w:val="both"/>
      </w:pPr>
    </w:p>
    <w:p w14:paraId="6EE29604" w14:textId="77777777" w:rsidR="008B3961" w:rsidRPr="00837F81" w:rsidRDefault="00D74028">
      <w:pPr>
        <w:pStyle w:val="Heading2"/>
      </w:pPr>
      <w:bookmarkStart w:id="973" w:name="_Toc229430311"/>
      <w:r w:rsidRPr="00837F81">
        <w:t>2.4  Contractor Acknowledgements</w:t>
      </w:r>
      <w:bookmarkEnd w:id="973"/>
    </w:p>
    <w:p w14:paraId="05A21B42" w14:textId="77777777" w:rsidR="008B3961" w:rsidRPr="00837F81" w:rsidRDefault="00D74028">
      <w:pPr>
        <w:spacing w:after="200" w:line="276" w:lineRule="auto"/>
        <w:ind w:left="720"/>
        <w:jc w:val="both"/>
      </w:pPr>
      <w:r w:rsidRPr="00837F81">
        <w:t>The Contractor acknowledges and agrees that: (a) it has reviewed and is familiar with the Project requirements, the Site conditions, and all other matters relevant to the performance of the Work; (b) it has satisfied itself as to the adequacy of the Contract Price; (c) it has made all necessary investigations and studies of conditions affecting the Work; and (d) it accepts full responsibility for the design, engineering, procurement, construction, and commissioning of the Facility in accordance with this Agreement.</w:t>
      </w:r>
    </w:p>
    <w:p w14:paraId="44F917DC" w14:textId="0D836E0E" w:rsidR="00B2370F" w:rsidRPr="00837F81" w:rsidRDefault="00B2370F" w:rsidP="00610626">
      <w:pPr>
        <w:pStyle w:val="Heading2"/>
        <w:numPr>
          <w:ilvl w:val="1"/>
          <w:numId w:val="15"/>
        </w:numPr>
        <w:rPr>
          <w:rFonts w:eastAsia="Times New Roman"/>
        </w:rPr>
      </w:pPr>
      <w:r w:rsidRPr="00837F81">
        <w:rPr>
          <w:rFonts w:eastAsia="Times New Roman"/>
        </w:rPr>
        <w:t xml:space="preserve">   </w:t>
      </w:r>
      <w:bookmarkStart w:id="974" w:name="_Toc229430312"/>
      <w:r w:rsidRPr="00837F81">
        <w:rPr>
          <w:rFonts w:eastAsia="Times New Roman"/>
        </w:rPr>
        <w:t>Contractor’s Personnel</w:t>
      </w:r>
      <w:bookmarkEnd w:id="974"/>
      <w:r w:rsidRPr="00837F81">
        <w:rPr>
          <w:rFonts w:eastAsia="Times New Roman"/>
        </w:rPr>
        <w:t xml:space="preserve"> </w:t>
      </w:r>
    </w:p>
    <w:p w14:paraId="23152DD0" w14:textId="77777777" w:rsidR="00B2370F" w:rsidRPr="00837F81" w:rsidRDefault="00B2370F" w:rsidP="00B2370F">
      <w:pPr>
        <w:numPr>
          <w:ilvl w:val="0"/>
          <w:numId w:val="10"/>
        </w:numPr>
        <w:spacing w:after="200" w:line="276" w:lineRule="auto"/>
        <w:ind w:left="1134" w:hanging="567"/>
        <w:jc w:val="both"/>
        <w:rPr>
          <w:rFonts w:eastAsia="Times New Roman"/>
        </w:rPr>
      </w:pPr>
      <w:r w:rsidRPr="00837F81">
        <w:rPr>
          <w:rFonts w:eastAsia="Times New Roman"/>
        </w:rPr>
        <w:t>The Contractor’s Personnel (including Key Personnel, if any) shall be appropriately qualified, skilled, experienced and competent in their respective trades or occupations</w:t>
      </w:r>
    </w:p>
    <w:p w14:paraId="7E8B44B3" w14:textId="77777777" w:rsidR="00B2370F" w:rsidRPr="00837F81" w:rsidRDefault="00B2370F" w:rsidP="00B2370F">
      <w:pPr>
        <w:numPr>
          <w:ilvl w:val="0"/>
          <w:numId w:val="10"/>
        </w:numPr>
        <w:spacing w:after="200" w:line="276" w:lineRule="auto"/>
        <w:ind w:left="1134" w:hanging="567"/>
        <w:jc w:val="both"/>
        <w:rPr>
          <w:rFonts w:eastAsia="Times New Roman"/>
        </w:rPr>
      </w:pPr>
      <w:r w:rsidRPr="00837F81">
        <w:rPr>
          <w:rFonts w:eastAsia="Times New Roman"/>
        </w:rPr>
        <w:t>The Owner may require the Contractor to remove (or cause to be removed) any person employed on the Site, including the Contractor’s Representative and Key Personnel (if any), who:</w:t>
      </w:r>
    </w:p>
    <w:p w14:paraId="3FD77373"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persists in any misconduct or lack of care;</w:t>
      </w:r>
    </w:p>
    <w:p w14:paraId="4774D652"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 xml:space="preserve"> carries out duties incompetently or negligently;</w:t>
      </w:r>
    </w:p>
    <w:p w14:paraId="684EF5EE"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 xml:space="preserve"> fails to comply with any provision of the Agreement;</w:t>
      </w:r>
    </w:p>
    <w:p w14:paraId="383DAC1D"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lastRenderedPageBreak/>
        <w:t>persists in any conduct which is prejudicial to safety, health, or the protection of the environment;</w:t>
      </w:r>
    </w:p>
    <w:p w14:paraId="3100A9A8"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is found, based on reasonable evidence, to have engaged in corrupt, fraudulent, collusive or coercive practice; or</w:t>
      </w:r>
    </w:p>
    <w:p w14:paraId="017952B3"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 xml:space="preserve"> has been recruited from the Owner’s Personnel.</w:t>
      </w:r>
    </w:p>
    <w:p w14:paraId="26664724" w14:textId="77777777" w:rsidR="00B2370F" w:rsidRPr="00837F81" w:rsidRDefault="00B2370F" w:rsidP="00B2370F">
      <w:pPr>
        <w:numPr>
          <w:ilvl w:val="0"/>
          <w:numId w:val="10"/>
        </w:numPr>
        <w:spacing w:after="200" w:line="276" w:lineRule="auto"/>
        <w:ind w:left="1134" w:hanging="567"/>
        <w:jc w:val="both"/>
        <w:rPr>
          <w:rFonts w:eastAsia="Times New Roman"/>
        </w:rPr>
      </w:pPr>
      <w:r w:rsidRPr="00837F81">
        <w:rPr>
          <w:rFonts w:eastAsia="Times New Roman"/>
        </w:rPr>
        <w:t>If appropriate, the Contractor shall then promptly appoint (or cause to be appointed) a suitable replacement.</w:t>
      </w:r>
    </w:p>
    <w:p w14:paraId="3CC3E6B4" w14:textId="77777777" w:rsidR="00B2370F" w:rsidRPr="00837F81" w:rsidRDefault="00B2370F" w:rsidP="00B2370F">
      <w:pPr>
        <w:spacing w:after="200" w:line="276" w:lineRule="auto"/>
        <w:ind w:left="720"/>
        <w:jc w:val="both"/>
      </w:pPr>
    </w:p>
    <w:p w14:paraId="79C6ADE3" w14:textId="77777777" w:rsidR="00B2370F" w:rsidRPr="00837F81" w:rsidRDefault="00B2370F" w:rsidP="00610626">
      <w:pPr>
        <w:spacing w:after="200" w:line="276" w:lineRule="auto"/>
        <w:jc w:val="both"/>
      </w:pPr>
    </w:p>
    <w:p w14:paraId="36FC5392" w14:textId="77777777" w:rsidR="008B3961" w:rsidRPr="00837F81" w:rsidRDefault="00D74028">
      <w:r w:rsidRPr="00837F81">
        <w:br w:type="page"/>
      </w:r>
    </w:p>
    <w:p w14:paraId="091EE268" w14:textId="1B7A907B" w:rsidR="008B3961" w:rsidRPr="00837F81" w:rsidRDefault="00D25255">
      <w:pPr>
        <w:pStyle w:val="Heading1"/>
      </w:pPr>
      <w:bookmarkStart w:id="975" w:name="_Toc229430313"/>
      <w:r w:rsidRPr="00837F81">
        <w:lastRenderedPageBreak/>
        <w:t>3. CONTRACTOR’S RESPONSIBILITIES</w:t>
      </w:r>
      <w:bookmarkEnd w:id="975"/>
    </w:p>
    <w:p w14:paraId="00E06582" w14:textId="04F33CCE" w:rsidR="008B3961" w:rsidRPr="00837F81" w:rsidRDefault="00B2370F" w:rsidP="00B2370F">
      <w:pPr>
        <w:pStyle w:val="Heading2"/>
      </w:pPr>
      <w:bookmarkStart w:id="976" w:name="_Toc229430314"/>
      <w:r w:rsidRPr="00837F81">
        <w:t>3.1</w:t>
      </w:r>
      <w:r w:rsidR="00D74028" w:rsidRPr="00837F81">
        <w:t xml:space="preserve"> Scope of Work</w:t>
      </w:r>
      <w:bookmarkEnd w:id="976"/>
    </w:p>
    <w:p w14:paraId="257828FD" w14:textId="57E6123B" w:rsidR="00B2370F" w:rsidRPr="00837F81" w:rsidRDefault="00B2370F" w:rsidP="00B2370F">
      <w:pPr>
        <w:spacing w:after="200" w:line="276" w:lineRule="auto"/>
        <w:ind w:left="720"/>
        <w:jc w:val="both"/>
      </w:pPr>
      <w:r w:rsidRPr="00837F81">
        <w:t xml:space="preserve">(a) </w:t>
      </w:r>
      <w:r w:rsidR="00D74028" w:rsidRPr="00837F81">
        <w:t xml:space="preserve">The Contractor shall perform the Work in accordance with this Agreement and all applicable Schedules, including Schedule A-1 (Scope of Work) and Schedule A-2 (Basis of Design). </w:t>
      </w:r>
      <w:r w:rsidRPr="00837F81">
        <w:t>T</w:t>
      </w:r>
      <w:r w:rsidR="00D74028" w:rsidRPr="00837F81">
        <w:t>he Contractor’s scope</w:t>
      </w:r>
      <w:r w:rsidR="00871142" w:rsidRPr="00837F81">
        <w:t xml:space="preserve"> </w:t>
      </w:r>
      <w:r w:rsidR="006E0598" w:rsidRPr="00837F81">
        <w:t xml:space="preserve">shall be indicated in the appendix of this </w:t>
      </w:r>
      <w:r w:rsidRPr="00837F81">
        <w:t>C</w:t>
      </w:r>
      <w:r w:rsidR="006E0598" w:rsidRPr="00837F81">
        <w:t>ontra</w:t>
      </w:r>
      <w:r w:rsidR="00500F46" w:rsidRPr="00837F81">
        <w:t>ct</w:t>
      </w:r>
      <w:r w:rsidRPr="00837F81">
        <w:t>.</w:t>
      </w:r>
    </w:p>
    <w:p w14:paraId="78A411C2" w14:textId="5D3C9534" w:rsidR="00B2370F" w:rsidRPr="00837F81" w:rsidRDefault="00B2370F" w:rsidP="00B2370F">
      <w:pPr>
        <w:spacing w:after="200" w:line="276" w:lineRule="auto"/>
        <w:ind w:left="720"/>
        <w:jc w:val="both"/>
      </w:pPr>
      <w:r w:rsidRPr="00837F81">
        <w:t xml:space="preserve">(b) The Works is a lump-sum turnkey obligation. The Contractor acknowledges that the Contract Price includes all items necessary for completion of the Facility in accordance with this Agreement, and no additional compensation shall be due </w:t>
      </w:r>
      <w:r w:rsidRPr="00F327B2">
        <w:t>except</w:t>
      </w:r>
      <w:r w:rsidRPr="00837F81">
        <w:t xml:space="preserve"> pursuant to a duly executed Change Order or in accordance with this Agreement.</w:t>
      </w:r>
    </w:p>
    <w:p w14:paraId="7243547E" w14:textId="54EF4E10" w:rsidR="00B2370F" w:rsidRPr="00837F81" w:rsidRDefault="00B2370F" w:rsidP="00610626">
      <w:pPr>
        <w:spacing w:after="200" w:line="276" w:lineRule="auto"/>
        <w:ind w:left="720"/>
        <w:jc w:val="both"/>
      </w:pPr>
      <w:r w:rsidRPr="00837F81">
        <w:t>(c) The Contractor shall execute the Works in accordance with the Contract. When completed, the Works (or Section or major item of Plant, if any) shall be fit for the purpose(s) for which they are intended, as defined and described in the Owner’s Requirements or, where no purpose(s) are so defined and described, fit for their ordinary purpose(s).</w:t>
      </w:r>
    </w:p>
    <w:p w14:paraId="111A53BB" w14:textId="7BFCF1E0" w:rsidR="008B3961" w:rsidRPr="00837F81" w:rsidRDefault="00B2370F" w:rsidP="00B2370F">
      <w:pPr>
        <w:pStyle w:val="Heading2"/>
      </w:pPr>
      <w:bookmarkStart w:id="977" w:name="_Toc229430315"/>
      <w:r w:rsidRPr="00837F81">
        <w:t>3.2.</w:t>
      </w:r>
      <w:r w:rsidR="00D74028" w:rsidRPr="00837F81">
        <w:t xml:space="preserve"> Standard of Care</w:t>
      </w:r>
      <w:bookmarkEnd w:id="977"/>
    </w:p>
    <w:p w14:paraId="56EDC656" w14:textId="3F20A40B" w:rsidR="00B2370F" w:rsidRPr="00837F81" w:rsidRDefault="00D74028" w:rsidP="00610626">
      <w:pPr>
        <w:pStyle w:val="ListParagraph"/>
        <w:numPr>
          <w:ilvl w:val="0"/>
          <w:numId w:val="19"/>
        </w:numPr>
        <w:spacing w:after="200" w:line="276" w:lineRule="auto"/>
        <w:jc w:val="both"/>
      </w:pPr>
      <w:r w:rsidRPr="00837F81">
        <w:t>The Contractor shall perform the Work in accordance with Good Engineering and Construction Practice, Applicable Law, Applicable Codes and Standards, and the requirements of all Governmental Authorizations applicable to the Work.</w:t>
      </w:r>
    </w:p>
    <w:p w14:paraId="662E89E9" w14:textId="128F00CA" w:rsidR="00B2370F" w:rsidRPr="00837F81" w:rsidRDefault="00B2370F" w:rsidP="00B2370F">
      <w:pPr>
        <w:pStyle w:val="ListParagraph"/>
        <w:numPr>
          <w:ilvl w:val="0"/>
          <w:numId w:val="19"/>
        </w:numPr>
        <w:spacing w:after="200" w:line="276" w:lineRule="auto"/>
        <w:jc w:val="both"/>
      </w:pPr>
      <w:r w:rsidRPr="00837F81">
        <w:t>The Works shall include any work which is necessary to satisfy the Owner’s Requirements and Schedules</w:t>
      </w:r>
      <w:r w:rsidR="00EE3344">
        <w:t xml:space="preserve"> </w:t>
      </w:r>
      <w:r w:rsidR="0054076D">
        <w:t xml:space="preserve">as specified in this </w:t>
      </w:r>
      <w:r w:rsidR="00CD1BE3">
        <w:t>A</w:t>
      </w:r>
      <w:r w:rsidR="0054076D">
        <w:t>greement</w:t>
      </w:r>
      <w:r w:rsidRPr="00837F81">
        <w:t xml:space="preserve">, </w:t>
      </w:r>
    </w:p>
    <w:p w14:paraId="080676C1" w14:textId="188FF81F" w:rsidR="00B2370F" w:rsidRPr="00837F81" w:rsidRDefault="00B2370F" w:rsidP="00610626">
      <w:pPr>
        <w:pStyle w:val="ListParagraph"/>
        <w:numPr>
          <w:ilvl w:val="0"/>
          <w:numId w:val="19"/>
        </w:numPr>
        <w:spacing w:after="200" w:line="276" w:lineRule="auto"/>
        <w:jc w:val="both"/>
      </w:pPr>
      <w:r w:rsidRPr="00837F81">
        <w:t>The Contractor shall be responsible for the adequacy, stability and safety of all the Contractor’s operations and activities, of all methods of construction and of all the Works. The Contractor shall, whenever required by the Owner, submit details of the arrangements and methods which the Contractor proposes to adopt for the execution of the Works. No significant alteration to these arrangements and methods shall be made without this alteration having been submitted to the Owner.</w:t>
      </w:r>
    </w:p>
    <w:p w14:paraId="4C9B0179" w14:textId="77777777" w:rsidR="008B3961" w:rsidRPr="00837F81" w:rsidRDefault="00D74028">
      <w:pPr>
        <w:pStyle w:val="Heading2"/>
      </w:pPr>
      <w:bookmarkStart w:id="978" w:name="_Toc229430316"/>
      <w:r w:rsidRPr="00837F81">
        <w:t>3.3  Design and Engineering</w:t>
      </w:r>
      <w:bookmarkEnd w:id="978"/>
    </w:p>
    <w:p w14:paraId="719464EF" w14:textId="7D64A76E" w:rsidR="008B3961" w:rsidRPr="00837F81" w:rsidRDefault="00D74028">
      <w:pPr>
        <w:spacing w:after="200" w:line="276" w:lineRule="auto"/>
        <w:ind w:left="720"/>
        <w:jc w:val="both"/>
      </w:pPr>
      <w:r w:rsidRPr="00837F81">
        <w:t>(a) The Contractor shall be responsible for the design and engineering of the Facility in accordance with the Basis of Design</w:t>
      </w:r>
      <w:r w:rsidR="00B2370F" w:rsidRPr="00837F81">
        <w:t xml:space="preserve"> and in conformity with the Owner’s Requirements</w:t>
      </w:r>
      <w:r w:rsidRPr="00837F81">
        <w:t>. All design documents, drawings and specifications shall be submitted to the Owner for review and comment. The Owner’s review shall not relieve the Contractor of its responsibility for the correctness and completeness of the design.</w:t>
      </w:r>
    </w:p>
    <w:p w14:paraId="64F106D4" w14:textId="0140C185" w:rsidR="008B3961" w:rsidRPr="00837F81" w:rsidRDefault="00D74028">
      <w:pPr>
        <w:spacing w:after="200" w:line="276" w:lineRule="auto"/>
        <w:ind w:left="720"/>
        <w:jc w:val="both"/>
      </w:pPr>
      <w:r w:rsidRPr="00837F81">
        <w:lastRenderedPageBreak/>
        <w:t xml:space="preserve">(b) The </w:t>
      </w:r>
      <w:r w:rsidRPr="0046411A">
        <w:t>Owner shall review and provide comments on design submissions within</w:t>
      </w:r>
      <w:r w:rsidR="0046411A">
        <w:t xml:space="preserve"> five (5) Business Days</w:t>
      </w:r>
      <w:r w:rsidRPr="0046411A">
        <w:t xml:space="preserve"> of receipt</w:t>
      </w:r>
      <w:r w:rsidRPr="00837F81">
        <w:t>. If the Owner fails to provide comments within this period, the Contractor shall be entitled to a</w:t>
      </w:r>
      <w:r w:rsidR="00BD5188" w:rsidRPr="00837F81">
        <w:t xml:space="preserve">n EOT in accordance with Section 20 </w:t>
      </w:r>
      <w:r w:rsidR="006F3EAF" w:rsidRPr="00837F81">
        <w:t xml:space="preserve">and the </w:t>
      </w:r>
      <w:r w:rsidR="00BD5188" w:rsidRPr="00837F81">
        <w:t>C</w:t>
      </w:r>
      <w:r w:rsidR="006F3EAF" w:rsidRPr="00837F81">
        <w:t xml:space="preserve">ontractor shall not be liable for delay damages </w:t>
      </w:r>
      <w:r w:rsidRPr="00837F81">
        <w:t>to the extent such failure causes delay to the critical path, but such failure shall not constitute deemed approval of the submission.</w:t>
      </w:r>
    </w:p>
    <w:p w14:paraId="663340ED" w14:textId="694B5ED7" w:rsidR="00B2370F" w:rsidRPr="00837F81" w:rsidRDefault="00B2370F">
      <w:pPr>
        <w:spacing w:after="200" w:line="276" w:lineRule="auto"/>
        <w:ind w:left="720"/>
        <w:jc w:val="both"/>
      </w:pPr>
      <w:r w:rsidRPr="00837F81">
        <w:t>(c) Upon the Effective Date, the Contractor shall scrutinize the Basis of Design and the Owner’s Requirements. If the Contractor discovers any error, fault or other defect in the Owner’s Requirements, the Contractor shall promptly notify the Owner within three (3) Days.</w:t>
      </w:r>
    </w:p>
    <w:p w14:paraId="27209F0C" w14:textId="027DDEC9" w:rsidR="00BD5188" w:rsidRPr="00837F81" w:rsidRDefault="00BD5188" w:rsidP="00BD5188">
      <w:pPr>
        <w:spacing w:after="200" w:line="276" w:lineRule="auto"/>
        <w:ind w:left="720"/>
        <w:jc w:val="both"/>
      </w:pPr>
      <w:r w:rsidRPr="00837F81">
        <w:t>(d) The Contractor warrants that the Contractor, the Contractor’s designers and design Subcontractors have the experience, capability and competence necessary for the design. The Contractor undertakes that the designers and design Subcontractors shall be available to attend discussions with the Owner’s Representative and/or the Owner at all reasonable times (on or off the Site), until the issue of the Performance Certificate.</w:t>
      </w:r>
    </w:p>
    <w:p w14:paraId="298246E2" w14:textId="7AB634E0" w:rsidR="00BD5188" w:rsidRPr="00837F81" w:rsidRDefault="00BD5188" w:rsidP="00BD5188">
      <w:pPr>
        <w:spacing w:after="200" w:line="276" w:lineRule="auto"/>
        <w:ind w:left="720"/>
        <w:jc w:val="both"/>
      </w:pPr>
      <w:r w:rsidRPr="00837F81">
        <w:t>(e) The Contractor shall be responsible for the adequacy, stability and safety of all the Contractor’s operations and activities, of all methods of construction and of all the Works.</w:t>
      </w:r>
    </w:p>
    <w:p w14:paraId="3755B758" w14:textId="77777777" w:rsidR="00BD5188" w:rsidRPr="00837F81" w:rsidRDefault="00BD5188" w:rsidP="00BD5188">
      <w:pPr>
        <w:spacing w:after="200" w:line="276" w:lineRule="auto"/>
        <w:ind w:left="720"/>
        <w:jc w:val="both"/>
      </w:pPr>
      <w:r w:rsidRPr="00837F81">
        <w:t xml:space="preserve">(f) The Owner shall not be responsible for any error, inaccuracy or omission of any kind in the Owner’s Requirements as originally included in the Agreement and shall not be deemed to have given any representation of accuracy or completeness of any data or information, except as stated in this Section. </w:t>
      </w:r>
    </w:p>
    <w:p w14:paraId="16955D17" w14:textId="1790E3BE" w:rsidR="00BD5188" w:rsidRPr="00837F81" w:rsidRDefault="00BD5188" w:rsidP="00610626">
      <w:pPr>
        <w:spacing w:after="200" w:line="276" w:lineRule="auto"/>
        <w:ind w:left="720"/>
        <w:jc w:val="both"/>
      </w:pPr>
      <w:r w:rsidRPr="00837F81">
        <w:t>(g) If errors, omissions, ambiguities, inconsistencies, inadequacies or other defects are found in the Contractor’s design and/or the Contractor’s Documents, they and the Works shall be corrected</w:t>
      </w:r>
      <w:r w:rsidRPr="00837F81">
        <w:rPr>
          <w:color w:val="EE0000"/>
        </w:rPr>
        <w:t xml:space="preserve">. </w:t>
      </w:r>
      <w:r w:rsidRPr="00837F81">
        <w:t>All corrections and resubmissions under this Section shall be at the Contractor’s risk and cost</w:t>
      </w:r>
    </w:p>
    <w:p w14:paraId="0D9FE356" w14:textId="77777777" w:rsidR="008B3961" w:rsidRPr="00837F81" w:rsidRDefault="00D74028">
      <w:pPr>
        <w:pStyle w:val="Heading2"/>
      </w:pPr>
      <w:bookmarkStart w:id="979" w:name="_Toc229430317"/>
      <w:r w:rsidRPr="00837F81">
        <w:t>3.4  Compliance with Laws</w:t>
      </w:r>
      <w:bookmarkEnd w:id="979"/>
    </w:p>
    <w:p w14:paraId="49E1186F" w14:textId="77777777" w:rsidR="008B3961" w:rsidRPr="00837F81" w:rsidRDefault="00D74028">
      <w:pPr>
        <w:spacing w:after="200" w:line="276" w:lineRule="auto"/>
        <w:ind w:left="720"/>
        <w:jc w:val="both"/>
      </w:pPr>
      <w:r w:rsidRPr="00837F81">
        <w:t>(a) The Contractor shall comply with all Applicable Laws, including without limitation all laws relating to health, safety, the environment, labour, immigration and tax.</w:t>
      </w:r>
    </w:p>
    <w:p w14:paraId="5B732B05" w14:textId="5B217248" w:rsidR="008B3961" w:rsidRPr="00837F81" w:rsidRDefault="00D74028">
      <w:pPr>
        <w:spacing w:after="200" w:line="276" w:lineRule="auto"/>
        <w:ind w:left="720"/>
        <w:jc w:val="both"/>
      </w:pPr>
      <w:r w:rsidRPr="00837F81">
        <w:t xml:space="preserve">(b) The Contractor shall comply with the Nigerian Oil and Gas Industry Content Development Act 2010 and all applicable NCDMB requirements, including minimum Nigerian content targets for the </w:t>
      </w:r>
      <w:r w:rsidR="00BD5188" w:rsidRPr="00837F81">
        <w:t>Facility</w:t>
      </w:r>
      <w:r w:rsidRPr="00837F81">
        <w:t>.</w:t>
      </w:r>
    </w:p>
    <w:p w14:paraId="78920A0E" w14:textId="77777777" w:rsidR="00BD5188" w:rsidRPr="00837F81" w:rsidRDefault="00D74028" w:rsidP="00BD5188">
      <w:pPr>
        <w:spacing w:after="200" w:line="276" w:lineRule="auto"/>
        <w:ind w:left="720"/>
        <w:jc w:val="both"/>
      </w:pPr>
      <w:r w:rsidRPr="00837F81">
        <w:t>(c) The Contractor shall be responsible for obtaining and maintaining all Governmental Authorizations required for the performance of the Work by the Contractor (the “Contractor Permits”), at its own cost and expense.</w:t>
      </w:r>
    </w:p>
    <w:p w14:paraId="6E228DDF" w14:textId="698D9B77" w:rsidR="00BD5188" w:rsidRPr="00837F81" w:rsidRDefault="00BD5188" w:rsidP="00610626">
      <w:pPr>
        <w:spacing w:after="200" w:line="276" w:lineRule="auto"/>
        <w:ind w:left="720"/>
        <w:jc w:val="both"/>
      </w:pPr>
      <w:r w:rsidRPr="00837F81">
        <w:t xml:space="preserve">(d)The Contractor shall comply with all Contractor Permits and Owner Permits. </w:t>
      </w:r>
    </w:p>
    <w:p w14:paraId="126AFC6A" w14:textId="77777777" w:rsidR="00BD5188" w:rsidRPr="00837F81" w:rsidRDefault="00BD5188">
      <w:pPr>
        <w:spacing w:after="200" w:line="276" w:lineRule="auto"/>
        <w:ind w:left="720"/>
        <w:jc w:val="both"/>
      </w:pPr>
    </w:p>
    <w:p w14:paraId="60930D30" w14:textId="77777777" w:rsidR="008B3961" w:rsidRPr="00837F81" w:rsidRDefault="00D74028">
      <w:pPr>
        <w:pStyle w:val="Heading2"/>
      </w:pPr>
      <w:bookmarkStart w:id="980" w:name="_Toc229430318"/>
      <w:r w:rsidRPr="00837F81">
        <w:t>3.5  HSE Plan and Security</w:t>
      </w:r>
      <w:bookmarkEnd w:id="980"/>
    </w:p>
    <w:p w14:paraId="046DD7C3" w14:textId="77777777" w:rsidR="008B3961" w:rsidRPr="00837F81" w:rsidRDefault="00D74028">
      <w:pPr>
        <w:spacing w:after="200" w:line="276" w:lineRule="auto"/>
        <w:ind w:left="720"/>
        <w:jc w:val="both"/>
      </w:pPr>
      <w:r w:rsidRPr="00837F81">
        <w:t>(a) The Contractor shall develop and implement a comprehensive Health, Safety and Environment (HSE) plan for the Work, consistent with Good Engineering and Construction Practice and Applicable Law. The HSE plan shall be submitted to the Owner for review and approval prior to commencement of construction activities at the Site.</w:t>
      </w:r>
    </w:p>
    <w:p w14:paraId="0D77AA49" w14:textId="77777777" w:rsidR="00D87FC9" w:rsidRPr="00837F81" w:rsidRDefault="00D74028" w:rsidP="00D87FC9">
      <w:pPr>
        <w:spacing w:after="200" w:line="276" w:lineRule="auto"/>
        <w:ind w:left="720"/>
        <w:jc w:val="both"/>
      </w:pPr>
      <w:r w:rsidRPr="00837F81">
        <w:t>(b) The Contractor shall cooperate with the Owner’s security arrangements for the Site. The Owner shall be responsible for the overall security of the Site, including engagement of any required security forces.</w:t>
      </w:r>
    </w:p>
    <w:p w14:paraId="0D64B540" w14:textId="6CA2325F" w:rsidR="00CE15AF" w:rsidRPr="00837F81" w:rsidRDefault="00D87FC9" w:rsidP="00610626">
      <w:pPr>
        <w:spacing w:after="200" w:line="276" w:lineRule="auto"/>
        <w:ind w:left="720"/>
        <w:jc w:val="both"/>
      </w:pPr>
      <w:r w:rsidRPr="00837F81">
        <w:t xml:space="preserve">(c) </w:t>
      </w:r>
      <w:r w:rsidR="00CE15AF" w:rsidRPr="00837F81">
        <w:t>The Contractor shall:</w:t>
      </w:r>
    </w:p>
    <w:p w14:paraId="6B8A0488" w14:textId="77777777" w:rsidR="00CE15AF" w:rsidRPr="00837F81" w:rsidRDefault="00CE15AF" w:rsidP="00CE15AF">
      <w:pPr>
        <w:pStyle w:val="ListParagraph"/>
        <w:numPr>
          <w:ilvl w:val="2"/>
          <w:numId w:val="22"/>
        </w:numPr>
        <w:spacing w:after="200" w:line="276" w:lineRule="auto"/>
        <w:ind w:left="1701" w:hanging="567"/>
        <w:jc w:val="both"/>
        <w:rPr>
          <w:rFonts w:eastAsia="Times New Roman"/>
        </w:rPr>
      </w:pPr>
      <w:r w:rsidRPr="00837F81">
        <w:t xml:space="preserve">take care of the health and safety of all persons entitled to be on the Site and other places (if any) where the Works are being executed; </w:t>
      </w:r>
    </w:p>
    <w:p w14:paraId="28DCBCA9" w14:textId="77777777" w:rsidR="00CE15AF" w:rsidRPr="00837F81" w:rsidRDefault="00CE15AF" w:rsidP="00CE15AF">
      <w:pPr>
        <w:pStyle w:val="ListParagraph"/>
        <w:numPr>
          <w:ilvl w:val="2"/>
          <w:numId w:val="22"/>
        </w:numPr>
        <w:spacing w:after="200" w:line="276" w:lineRule="auto"/>
        <w:ind w:left="1701" w:hanging="567"/>
        <w:jc w:val="both"/>
        <w:rPr>
          <w:rFonts w:eastAsia="Times New Roman"/>
        </w:rPr>
      </w:pPr>
      <w:r w:rsidRPr="00837F81">
        <w:t xml:space="preserve">keep the Site, Works (and the other places (if any) where the Works are being executed) clear of unnecessary obstruction so as to avoid danger to these persons; </w:t>
      </w:r>
    </w:p>
    <w:p w14:paraId="373E5E8F" w14:textId="2306E723" w:rsidR="00CE15AF" w:rsidRPr="00837F81" w:rsidRDefault="00CE15AF" w:rsidP="00CE15AF">
      <w:pPr>
        <w:pStyle w:val="ListParagraph"/>
        <w:numPr>
          <w:ilvl w:val="2"/>
          <w:numId w:val="22"/>
        </w:numPr>
        <w:spacing w:after="200" w:line="276" w:lineRule="auto"/>
        <w:ind w:left="1701" w:hanging="567"/>
        <w:jc w:val="both"/>
        <w:rPr>
          <w:rFonts w:eastAsia="Times New Roman"/>
        </w:rPr>
      </w:pPr>
      <w:r w:rsidRPr="00837F81">
        <w:rPr>
          <w:rFonts w:eastAsia="Times New Roman"/>
        </w:rPr>
        <w:t>provide lighting, safe access, guarding and watching of</w:t>
      </w:r>
      <w:r w:rsidR="00FF6231" w:rsidRPr="00837F81">
        <w:rPr>
          <w:rFonts w:eastAsia="Times New Roman"/>
        </w:rPr>
        <w:t xml:space="preserve"> th</w:t>
      </w:r>
      <w:r w:rsidRPr="00837F81">
        <w:rPr>
          <w:rFonts w:eastAsia="Times New Roman"/>
        </w:rPr>
        <w:t>: (A) the Works, until the issuance of an Acceptance Certificate under Section 11.2(g); and (B) any part of the Works where the Contractor is executing outstanding works or remedying any defects during the DCP;</w:t>
      </w:r>
    </w:p>
    <w:p w14:paraId="462DDD6C" w14:textId="77777777" w:rsidR="00D87FC9" w:rsidRPr="00837F81" w:rsidRDefault="00CE15AF" w:rsidP="00D87FC9">
      <w:pPr>
        <w:pStyle w:val="ListParagraph"/>
        <w:numPr>
          <w:ilvl w:val="2"/>
          <w:numId w:val="22"/>
        </w:numPr>
        <w:spacing w:after="200" w:line="276" w:lineRule="auto"/>
        <w:ind w:left="1701" w:hanging="567"/>
        <w:jc w:val="both"/>
      </w:pPr>
      <w:r w:rsidRPr="00837F81">
        <w:t>provide any Temporary Works (including roadways, footways</w:t>
      </w:r>
      <w:r w:rsidRPr="00837F81">
        <w:rPr>
          <w:rFonts w:eastAsia="Times New Roman"/>
        </w:rPr>
        <w:t>, guards and fences</w:t>
      </w:r>
      <w:r w:rsidRPr="00837F81">
        <w:t xml:space="preserve">) which may be necessary, because of the execution of the Works, for the protection of the public and of owners and occupiers of adjacent land and property. </w:t>
      </w:r>
    </w:p>
    <w:p w14:paraId="1B3BC7E9" w14:textId="22558722" w:rsidR="00CE15AF" w:rsidRPr="00837F81" w:rsidRDefault="00D87FC9" w:rsidP="00610626">
      <w:pPr>
        <w:spacing w:after="200" w:line="276" w:lineRule="auto"/>
        <w:ind w:left="709"/>
        <w:jc w:val="both"/>
      </w:pPr>
      <w:r w:rsidRPr="00837F81">
        <w:t>(d)</w:t>
      </w:r>
      <w:r w:rsidR="00CE15AF" w:rsidRPr="00837F81">
        <w:t>The Contractor’s HSE plan shall set out all the health and safety requirements:</w:t>
      </w:r>
    </w:p>
    <w:p w14:paraId="5F70F1A9" w14:textId="77777777" w:rsidR="00CE15AF" w:rsidRPr="00837F81" w:rsidRDefault="00CE15AF" w:rsidP="00CE15AF">
      <w:pPr>
        <w:pStyle w:val="ListParagraph"/>
        <w:numPr>
          <w:ilvl w:val="2"/>
          <w:numId w:val="22"/>
        </w:numPr>
        <w:spacing w:after="200" w:line="276" w:lineRule="auto"/>
        <w:ind w:left="1701" w:hanging="425"/>
        <w:jc w:val="both"/>
        <w:rPr>
          <w:rFonts w:eastAsia="Times New Roman"/>
        </w:rPr>
      </w:pPr>
      <w:r w:rsidRPr="00837F81">
        <w:t xml:space="preserve">specified in the Owner’s Requirements; </w:t>
      </w:r>
    </w:p>
    <w:p w14:paraId="0AF3CD32" w14:textId="77777777" w:rsidR="00CE15AF" w:rsidRPr="00837F81" w:rsidRDefault="00CE15AF" w:rsidP="00CE15AF">
      <w:pPr>
        <w:pStyle w:val="ListParagraph"/>
        <w:numPr>
          <w:ilvl w:val="2"/>
          <w:numId w:val="22"/>
        </w:numPr>
        <w:spacing w:after="200" w:line="276" w:lineRule="auto"/>
        <w:ind w:left="1701" w:hanging="425"/>
        <w:jc w:val="both"/>
        <w:rPr>
          <w:rFonts w:eastAsia="Times New Roman"/>
        </w:rPr>
      </w:pPr>
      <w:r w:rsidRPr="00837F81">
        <w:t>that comply with all the Contractor’s health and safety obligations under this Agreement; and</w:t>
      </w:r>
    </w:p>
    <w:p w14:paraId="4613A0C0" w14:textId="77777777" w:rsidR="00CE15AF" w:rsidRPr="00837F81" w:rsidRDefault="00CE15AF" w:rsidP="00CE15AF">
      <w:pPr>
        <w:pStyle w:val="ListParagraph"/>
        <w:numPr>
          <w:ilvl w:val="2"/>
          <w:numId w:val="22"/>
        </w:numPr>
        <w:spacing w:after="200" w:line="276" w:lineRule="auto"/>
        <w:ind w:left="1701" w:hanging="425"/>
        <w:jc w:val="both"/>
      </w:pPr>
      <w:r w:rsidRPr="00837F81">
        <w:t>that are necessary to effect and maintain a healthy and safe working environment for all persons entitled to be on the Site and other places (if any) where the Works are being executed.</w:t>
      </w:r>
    </w:p>
    <w:p w14:paraId="7A0AB851" w14:textId="77777777" w:rsidR="00CE15AF" w:rsidRPr="00837F81" w:rsidRDefault="00CE15AF" w:rsidP="00CE15AF">
      <w:pPr>
        <w:pStyle w:val="ListParagraph"/>
        <w:numPr>
          <w:ilvl w:val="1"/>
          <w:numId w:val="22"/>
        </w:numPr>
        <w:spacing w:after="200" w:line="276" w:lineRule="auto"/>
        <w:ind w:left="1134" w:hanging="567"/>
        <w:jc w:val="both"/>
      </w:pPr>
      <w:r w:rsidRPr="00837F81">
        <w:t xml:space="preserve">In addition to the reporting requirement in this </w:t>
      </w:r>
      <w:r w:rsidRPr="00837F81">
        <w:rPr>
          <w:rFonts w:eastAsia="Times New Roman"/>
        </w:rPr>
        <w:t>Agreement</w:t>
      </w:r>
      <w:r w:rsidRPr="00837F81">
        <w:t xml:space="preserve">, the Contractor shall submit to the Owner details of any accident as soon as practicable after its occurrence and, in </w:t>
      </w:r>
      <w:r w:rsidRPr="00837F81">
        <w:lastRenderedPageBreak/>
        <w:t xml:space="preserve">the case of an accident causing serious injury or death, shall inform the Owner immediately. </w:t>
      </w:r>
    </w:p>
    <w:p w14:paraId="084E0213" w14:textId="429AE61B" w:rsidR="00CE15AF" w:rsidRPr="00837F81" w:rsidRDefault="00CE15AF" w:rsidP="00CE15AF">
      <w:pPr>
        <w:pStyle w:val="ListParagraph"/>
        <w:numPr>
          <w:ilvl w:val="1"/>
          <w:numId w:val="22"/>
        </w:numPr>
        <w:spacing w:after="200" w:line="276" w:lineRule="auto"/>
        <w:ind w:left="1134" w:hanging="567"/>
        <w:jc w:val="both"/>
      </w:pPr>
      <w:r w:rsidRPr="00837F81">
        <w:rPr>
          <w:rFonts w:eastAsia="Times New Roman"/>
        </w:rPr>
        <w:t>The Contractor shall, as specified in the Owner’s Requirements and as the Owner may reasonably require, maintain records and make reports (in compliance with the applicable health and safety regulations and Applicable Laws) concerning the health and safety of persons and any damage to property</w:t>
      </w:r>
      <w:r w:rsidR="00D87FC9" w:rsidRPr="00837F81">
        <w:t>.</w:t>
      </w:r>
    </w:p>
    <w:p w14:paraId="49E4F760" w14:textId="5E28B75D" w:rsidR="00D87FC9" w:rsidRPr="00837F81" w:rsidRDefault="00D87FC9" w:rsidP="00CE15AF">
      <w:pPr>
        <w:pStyle w:val="ListParagraph"/>
        <w:numPr>
          <w:ilvl w:val="1"/>
          <w:numId w:val="22"/>
        </w:numPr>
        <w:spacing w:after="200" w:line="276" w:lineRule="auto"/>
        <w:ind w:left="1134" w:hanging="567"/>
        <w:jc w:val="both"/>
      </w:pPr>
      <w:r w:rsidRPr="00837F81">
        <w:t xml:space="preserve">The Contractor shall cooperate with the Owner’s security arrangements for the Site. The Owner shall be responsible for the </w:t>
      </w:r>
      <w:r w:rsidR="00FF6231" w:rsidRPr="00837F81">
        <w:t>internal</w:t>
      </w:r>
      <w:r w:rsidRPr="00837F81">
        <w:t xml:space="preserve"> security of the Site, including engagement of security forces.</w:t>
      </w:r>
    </w:p>
    <w:p w14:paraId="2D689F32" w14:textId="77777777" w:rsidR="008B3961" w:rsidRPr="00837F81" w:rsidRDefault="00D74028">
      <w:pPr>
        <w:pStyle w:val="Heading2"/>
      </w:pPr>
      <w:bookmarkStart w:id="981" w:name="_Toc229430319"/>
      <w:r w:rsidRPr="00837F81">
        <w:t>3.6  Quality Assurance and Quality Control</w:t>
      </w:r>
      <w:bookmarkEnd w:id="981"/>
    </w:p>
    <w:p w14:paraId="21AFFDB5" w14:textId="77777777" w:rsidR="008B3961" w:rsidRPr="00837F81" w:rsidRDefault="00D74028">
      <w:pPr>
        <w:spacing w:after="200" w:line="276" w:lineRule="auto"/>
        <w:ind w:left="720"/>
        <w:jc w:val="both"/>
      </w:pPr>
      <w:r w:rsidRPr="00837F81">
        <w:t>The Contractor shall establish and maintain a quality assurance and quality control (QA/QC) program for the Work, including inspection and testing of Equipment and materials. The QA/QC program shall be consistent with Good Engineering and Construction Practice and shall be submitted to the Owner for review. The Owner shall have the right to witness any inspection or test upon reasonable notice.</w:t>
      </w:r>
    </w:p>
    <w:p w14:paraId="77A4D999" w14:textId="77777777" w:rsidR="008B3961" w:rsidRPr="00837F81" w:rsidRDefault="00D74028">
      <w:pPr>
        <w:pStyle w:val="Heading2"/>
      </w:pPr>
      <w:bookmarkStart w:id="982" w:name="_Toc229430320"/>
      <w:r w:rsidRPr="00837F81">
        <w:t>3.7  Reports and Records</w:t>
      </w:r>
      <w:bookmarkEnd w:id="982"/>
    </w:p>
    <w:p w14:paraId="0A3CC26A" w14:textId="48057348" w:rsidR="008B3961" w:rsidRPr="00837F81" w:rsidRDefault="00D74028">
      <w:pPr>
        <w:spacing w:after="200" w:line="276" w:lineRule="auto"/>
        <w:ind w:left="720"/>
        <w:jc w:val="both"/>
      </w:pPr>
      <w:r w:rsidRPr="00837F81">
        <w:t xml:space="preserve">(a) The Contractor shall provide the Owner with </w:t>
      </w:r>
      <w:r w:rsidR="00DA20ED" w:rsidRPr="00837F81">
        <w:t xml:space="preserve">weekly </w:t>
      </w:r>
      <w:r w:rsidRPr="00837F81">
        <w:t>progress reports in a format acceptable to the Owner, including: (i) progress against the Project Schedule; (ii) Equipment procurement status; (iii) manpower and resource deployment; (iv) HSE statistics; (v) quality control results; (vi) updated cost reporting; and (vii) issues, risks and proposed mitigation measures.</w:t>
      </w:r>
    </w:p>
    <w:p w14:paraId="1DB619FB" w14:textId="77777777" w:rsidR="00FF6231" w:rsidRPr="00837F81" w:rsidRDefault="00D74028" w:rsidP="00FF6231">
      <w:pPr>
        <w:spacing w:after="200" w:line="276" w:lineRule="auto"/>
        <w:ind w:left="720"/>
        <w:jc w:val="both"/>
      </w:pPr>
      <w:r w:rsidRPr="00837F81">
        <w:t>(b) The Contractor shall maintain complete and accurate books and records relating to the Work. The Owner and its authorized representatives shall have the right to audit and inspect such books and records upon reasonable notice during the term of this Agreement and for a period of [three (3)] years following Final Completion.</w:t>
      </w:r>
    </w:p>
    <w:p w14:paraId="31A5470D" w14:textId="5AC252D5" w:rsidR="00FF6231" w:rsidRPr="00837F81" w:rsidRDefault="00FF6231" w:rsidP="00610626">
      <w:pPr>
        <w:spacing w:after="200" w:line="276" w:lineRule="auto"/>
        <w:ind w:left="720"/>
        <w:jc w:val="both"/>
      </w:pPr>
      <w:r w:rsidRPr="00837F81">
        <w:t>(c) Reporting shall continue until Final Completion of the Works. Unless otherwise stated in the Owner’s Requirements, each progress report shall include:</w:t>
      </w:r>
    </w:p>
    <w:p w14:paraId="2CA38090"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charts, diagrams and detailed descriptions of progress, including each stage of design, contractor’s documents, procurement, manufacture, delivery to Site, construction, erection, testing, commissioning and trial operation; </w:t>
      </w:r>
    </w:p>
    <w:p w14:paraId="1787DFB1"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photographs and/or video recordings showing the status of manufacture and of progress on and off the Site; for the manufacture of each main item of Plant and Materials, the name of the manufacturer, manufacture location, percentage progress, and the actual or expected dates of: </w:t>
      </w:r>
    </w:p>
    <w:p w14:paraId="529D58CD" w14:textId="77777777" w:rsidR="00FF6231" w:rsidRPr="00837F81" w:rsidRDefault="00FF6231" w:rsidP="00FF6231">
      <w:pPr>
        <w:pStyle w:val="ListParagraph"/>
        <w:numPr>
          <w:ilvl w:val="0"/>
          <w:numId w:val="24"/>
        </w:numPr>
        <w:spacing w:after="200" w:line="276" w:lineRule="auto"/>
        <w:ind w:firstLine="261"/>
        <w:jc w:val="both"/>
      </w:pPr>
      <w:r w:rsidRPr="00837F81">
        <w:lastRenderedPageBreak/>
        <w:t xml:space="preserve">commencement of manufacture, </w:t>
      </w:r>
    </w:p>
    <w:p w14:paraId="79647F98" w14:textId="77777777" w:rsidR="00FF6231" w:rsidRPr="00837F81" w:rsidRDefault="00FF6231" w:rsidP="00FF6231">
      <w:pPr>
        <w:pStyle w:val="ListParagraph"/>
        <w:numPr>
          <w:ilvl w:val="0"/>
          <w:numId w:val="24"/>
        </w:numPr>
        <w:spacing w:after="200" w:line="276" w:lineRule="auto"/>
        <w:ind w:firstLine="261"/>
        <w:jc w:val="both"/>
      </w:pPr>
      <w:r w:rsidRPr="00837F81">
        <w:t xml:space="preserve">Contractor’s inspections, tests, and </w:t>
      </w:r>
    </w:p>
    <w:p w14:paraId="1F7FE33B" w14:textId="77777777" w:rsidR="00FF6231" w:rsidRPr="00837F81" w:rsidRDefault="00FF6231" w:rsidP="00FF6231">
      <w:pPr>
        <w:pStyle w:val="ListParagraph"/>
        <w:numPr>
          <w:ilvl w:val="0"/>
          <w:numId w:val="24"/>
        </w:numPr>
        <w:spacing w:after="200" w:line="276" w:lineRule="auto"/>
        <w:ind w:firstLine="261"/>
        <w:jc w:val="both"/>
      </w:pPr>
      <w:r w:rsidRPr="00837F81">
        <w:t xml:space="preserve">shipment and arrival at the Site; </w:t>
      </w:r>
    </w:p>
    <w:p w14:paraId="083D0F66"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copies of quality management documents, inspection reports, test results, and compliance verification documentation (including certificates of Materials); </w:t>
      </w:r>
    </w:p>
    <w:p w14:paraId="2984820A" w14:textId="77777777" w:rsidR="00FF6231" w:rsidRPr="00837F81" w:rsidRDefault="00FF6231" w:rsidP="00FF6231">
      <w:pPr>
        <w:pStyle w:val="ListParagraph"/>
        <w:numPr>
          <w:ilvl w:val="2"/>
          <w:numId w:val="23"/>
        </w:numPr>
        <w:spacing w:after="200" w:line="276" w:lineRule="auto"/>
        <w:ind w:left="1701" w:hanging="567"/>
        <w:jc w:val="both"/>
      </w:pPr>
      <w:r w:rsidRPr="00837F81">
        <w:t>a list of claims that have arisen during the course of the Agreement;</w:t>
      </w:r>
    </w:p>
    <w:p w14:paraId="5B7D8622"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health and safety statistics, including details of any hazardous incidents and activities relating to environmental aspects and public relations; and </w:t>
      </w:r>
    </w:p>
    <w:p w14:paraId="798FB1A5"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comparisons of actual and planned progress, with details of any events or circumstances which may adversely affect the completion of the Works in accordance with the Project Schedule and the Time for Completion, and the measures being (or to be) adopted to overcome delays. </w:t>
      </w:r>
    </w:p>
    <w:p w14:paraId="189F0B58" w14:textId="4CE08854" w:rsidR="00FF6231" w:rsidRPr="00837F81" w:rsidRDefault="00FF6231" w:rsidP="00610626">
      <w:pPr>
        <w:spacing w:after="200" w:line="276" w:lineRule="auto"/>
        <w:ind w:left="1080"/>
        <w:jc w:val="both"/>
      </w:pPr>
      <w:r w:rsidRPr="00837F81">
        <w:t>(d) However, nothing stated in any progress report shall constitute a Notice under a Section of this Agreement.</w:t>
      </w:r>
    </w:p>
    <w:p w14:paraId="54EED03C" w14:textId="77777777" w:rsidR="008B3961" w:rsidRPr="00837F81" w:rsidRDefault="00D74028">
      <w:pPr>
        <w:pStyle w:val="Heading2"/>
      </w:pPr>
      <w:bookmarkStart w:id="983" w:name="_Toc229430321"/>
      <w:r w:rsidRPr="00837F81">
        <w:t>3.8  Taxes</w:t>
      </w:r>
      <w:bookmarkEnd w:id="983"/>
    </w:p>
    <w:p w14:paraId="68B78083" w14:textId="56295BF3" w:rsidR="008B3961" w:rsidRPr="00837F81" w:rsidRDefault="00D74028">
      <w:pPr>
        <w:spacing w:after="200" w:line="276" w:lineRule="auto"/>
        <w:ind w:left="720"/>
        <w:jc w:val="both"/>
      </w:pPr>
      <w:r w:rsidRPr="00837F81">
        <w:t>(a) The Contractor shall be responsible for all Taxes arising from or relating to the performance of the Work by the Contractor, its Subcontractors and their respective personnel</w:t>
      </w:r>
      <w:r w:rsidR="00FF6231" w:rsidRPr="00837F81">
        <w:t>.</w:t>
      </w:r>
    </w:p>
    <w:p w14:paraId="62C9FEF3" w14:textId="5F68A4B0" w:rsidR="008B3961" w:rsidRPr="00837F81" w:rsidRDefault="00D74028">
      <w:pPr>
        <w:spacing w:after="200" w:line="276" w:lineRule="auto"/>
        <w:ind w:left="720"/>
        <w:jc w:val="both"/>
      </w:pPr>
      <w:r w:rsidRPr="00837F81">
        <w:t xml:space="preserve">(b) The Owner shall be responsible for: (i) customs duties, , and port charges on Equipment imported for the Project (unless transportation and import logistics are allocated to the Contractor in Schedule A-1); (ii) any applicable duty exemptions, temporary importation permits, or tax incentives obtained by the Owner for the Project; and (iii) withholding tax </w:t>
      </w:r>
      <w:r w:rsidR="00B314DD">
        <w:t xml:space="preserve">and VAT </w:t>
      </w:r>
      <w:r w:rsidRPr="00837F81">
        <w:t>on payments made to the Contractor under this Agreement to the extent required by Nigerian tax law, in which case the Owner shall provide the Contractor with evidence of such withholding and remittance to the relevant tax authority.</w:t>
      </w:r>
    </w:p>
    <w:p w14:paraId="7A46968D" w14:textId="29545861" w:rsidR="008B3961" w:rsidRPr="00837F81" w:rsidRDefault="00D74028">
      <w:pPr>
        <w:spacing w:after="200" w:line="276" w:lineRule="auto"/>
        <w:ind w:left="720"/>
        <w:jc w:val="both"/>
      </w:pPr>
      <w:r w:rsidRPr="00837F81">
        <w:t xml:space="preserve">(c) The Contract Price is deemed to be </w:t>
      </w:r>
      <w:r w:rsidR="00871142" w:rsidRPr="00837F81">
        <w:t xml:space="preserve">exclusive </w:t>
      </w:r>
      <w:r w:rsidRPr="00837F81">
        <w:t xml:space="preserve">of all Taxes for which the Contractor is responsible. </w:t>
      </w:r>
    </w:p>
    <w:p w14:paraId="010A9D1B" w14:textId="77777777" w:rsidR="008B3961" w:rsidRDefault="00D74028">
      <w:pPr>
        <w:spacing w:after="200" w:line="276" w:lineRule="auto"/>
        <w:ind w:left="720"/>
        <w:jc w:val="both"/>
      </w:pPr>
      <w:r w:rsidRPr="00837F81">
        <w:t>(d) Each Party shall cooperate with the other in connection with any Tax matters, including the provision of documentation necessary for claiming tax exemptions, incentives or credits applicable to the Project.</w:t>
      </w:r>
    </w:p>
    <w:p w14:paraId="26D5AF44" w14:textId="77777777" w:rsidR="00B62C68" w:rsidRPr="00837F81" w:rsidRDefault="00B62C68">
      <w:pPr>
        <w:spacing w:after="200" w:line="276" w:lineRule="auto"/>
        <w:ind w:left="720"/>
        <w:jc w:val="both"/>
      </w:pPr>
    </w:p>
    <w:p w14:paraId="0F39CE48" w14:textId="53202998" w:rsidR="008B3961" w:rsidRPr="00837F81" w:rsidRDefault="00D74028">
      <w:pPr>
        <w:pStyle w:val="Heading2"/>
      </w:pPr>
      <w:bookmarkStart w:id="984" w:name="_Toc229430322"/>
      <w:r w:rsidRPr="00837F81">
        <w:lastRenderedPageBreak/>
        <w:t>3.9  Spare Parts</w:t>
      </w:r>
      <w:bookmarkEnd w:id="984"/>
    </w:p>
    <w:p w14:paraId="37AB5FD9" w14:textId="6A7DC7FA" w:rsidR="008B3961" w:rsidRPr="00837F81" w:rsidRDefault="00D74028">
      <w:pPr>
        <w:spacing w:after="200" w:line="276" w:lineRule="auto"/>
        <w:ind w:left="720"/>
        <w:jc w:val="both"/>
      </w:pPr>
      <w:r w:rsidRPr="00837F81">
        <w:t>The Contractor shall provide commissioning spare parts. The Contractor shall also provide a recommended spare parts list sufficient for two (2) years of normal operation.</w:t>
      </w:r>
    </w:p>
    <w:p w14:paraId="4488D5F2" w14:textId="5FE343C8" w:rsidR="008B3961" w:rsidRPr="00837F81" w:rsidRDefault="00D74028">
      <w:pPr>
        <w:pStyle w:val="Heading2"/>
      </w:pPr>
      <w:bookmarkStart w:id="985" w:name="_Toc229430323"/>
      <w:r w:rsidRPr="00837F81">
        <w:t>3.10  Training</w:t>
      </w:r>
      <w:bookmarkEnd w:id="985"/>
    </w:p>
    <w:p w14:paraId="5084796F" w14:textId="7F0E5FE5" w:rsidR="008B3961" w:rsidRPr="00837F81" w:rsidRDefault="00A060BC">
      <w:pPr>
        <w:spacing w:after="200" w:line="276" w:lineRule="auto"/>
        <w:ind w:left="720"/>
        <w:jc w:val="both"/>
      </w:pPr>
      <w:r>
        <w:t xml:space="preserve">The </w:t>
      </w:r>
      <w:r w:rsidRPr="00A071B8">
        <w:t xml:space="preserve">Contractor shall develop and deliver a comprehensive training programme for the Owner’s </w:t>
      </w:r>
      <w:r w:rsidR="00EE2147">
        <w:t>P</w:t>
      </w:r>
      <w:r w:rsidRPr="00A071B8">
        <w:t>ersonnel</w:t>
      </w:r>
      <w:r w:rsidR="00F83F81">
        <w:t xml:space="preserve"> in accordance with Schedule A-1</w:t>
      </w:r>
      <w:r w:rsidRPr="00A071B8">
        <w:t>. The training programme shall form part of th</w:t>
      </w:r>
      <w:r w:rsidR="00AE251E">
        <w:t xml:space="preserve">is Agreement </w:t>
      </w:r>
      <w:r w:rsidRPr="00A071B8">
        <w:t>but shall commence under the</w:t>
      </w:r>
      <w:r w:rsidR="00764526">
        <w:t xml:space="preserve"> operation and maintenance</w:t>
      </w:r>
      <w:r w:rsidRPr="00A071B8">
        <w:t xml:space="preserve"> </w:t>
      </w:r>
      <w:r w:rsidR="00764526">
        <w:t>c</w:t>
      </w:r>
      <w:r w:rsidRPr="00A071B8">
        <w:t xml:space="preserve">ontract </w:t>
      </w:r>
      <w:r w:rsidR="00764526">
        <w:t xml:space="preserve">to be entered into between the Parties </w:t>
      </w:r>
      <w:r w:rsidRPr="00A071B8">
        <w:t>no later than six (6) months prior to the e</w:t>
      </w:r>
      <w:r w:rsidR="00F83F81">
        <w:t>xpiration</w:t>
      </w:r>
      <w:r w:rsidRPr="00A071B8">
        <w:t xml:space="preserve"> of the </w:t>
      </w:r>
      <w:r w:rsidR="00A154CF">
        <w:t>operation and maintenance c</w:t>
      </w:r>
      <w:r w:rsidRPr="00A071B8">
        <w:t>ontract. The training programme shall include classroom instruction and hands-on training at the Site during commissioning and operation</w:t>
      </w:r>
      <w:r w:rsidR="00F83F81">
        <w:t>s</w:t>
      </w:r>
      <w:r w:rsidR="00A154CF">
        <w:t xml:space="preserve">. </w:t>
      </w:r>
    </w:p>
    <w:p w14:paraId="05336CF9" w14:textId="77777777" w:rsidR="008B3961" w:rsidRPr="00837F81" w:rsidRDefault="00D74028">
      <w:pPr>
        <w:pStyle w:val="Heading2"/>
      </w:pPr>
      <w:bookmarkStart w:id="986" w:name="_Toc229430324"/>
      <w:r w:rsidRPr="00837F81">
        <w:t>3.11  Clean-Up</w:t>
      </w:r>
      <w:bookmarkEnd w:id="986"/>
    </w:p>
    <w:p w14:paraId="3FCA0E91" w14:textId="3654AEE1" w:rsidR="00FF6231" w:rsidRPr="00837F81" w:rsidRDefault="00FF6231">
      <w:pPr>
        <w:spacing w:after="200" w:line="276" w:lineRule="auto"/>
        <w:ind w:left="720"/>
        <w:jc w:val="both"/>
      </w:pPr>
      <w:r w:rsidRPr="00837F81">
        <w:t xml:space="preserve">(a) </w:t>
      </w:r>
      <w:r w:rsidR="00D74028" w:rsidRPr="00837F81">
        <w:t xml:space="preserve">The Contractor shall at all times keep the Site and adjacent areas free from unnecessary accumulation of waste materials and debris. Upon completion of the Work, the Contractor shall </w:t>
      </w:r>
    </w:p>
    <w:p w14:paraId="20E8312D" w14:textId="25E72D33" w:rsidR="008B3961" w:rsidRPr="00837F81" w:rsidRDefault="00D74028" w:rsidP="00610626">
      <w:pPr>
        <w:pStyle w:val="ListParagraph"/>
        <w:numPr>
          <w:ilvl w:val="0"/>
          <w:numId w:val="25"/>
        </w:numPr>
        <w:spacing w:after="200" w:line="276" w:lineRule="auto"/>
        <w:jc w:val="both"/>
      </w:pPr>
      <w:r w:rsidRPr="00837F81">
        <w:t xml:space="preserve">remove all </w:t>
      </w:r>
      <w:r w:rsidR="00FF6231" w:rsidRPr="00837F81">
        <w:t>Te</w:t>
      </w:r>
      <w:r w:rsidRPr="00837F81">
        <w:t xml:space="preserve">mporary </w:t>
      </w:r>
      <w:r w:rsidR="00FF6231" w:rsidRPr="00837F81">
        <w:t>Works</w:t>
      </w:r>
      <w:r w:rsidRPr="00837F81">
        <w:t xml:space="preserve">, </w:t>
      </w:r>
      <w:r w:rsidR="00FF6231" w:rsidRPr="00837F81">
        <w:t xml:space="preserve">Contractor’s </w:t>
      </w:r>
      <w:r w:rsidR="00FA3658" w:rsidRPr="00837F81">
        <w:t>C</w:t>
      </w:r>
      <w:r w:rsidRPr="00837F81">
        <w:t xml:space="preserve">onstruction </w:t>
      </w:r>
      <w:r w:rsidR="00FF6231" w:rsidRPr="00837F81">
        <w:t>E</w:t>
      </w:r>
      <w:r w:rsidRPr="00837F81">
        <w:t>quipment, and waste materials from the Site, leaving the Site in a clean and safe condition</w:t>
      </w:r>
      <w:r w:rsidR="00FF6231" w:rsidRPr="00837F81">
        <w:t xml:space="preserve">; and </w:t>
      </w:r>
    </w:p>
    <w:p w14:paraId="72D87204" w14:textId="77777777" w:rsidR="00FF6231" w:rsidRPr="00837F81" w:rsidRDefault="00FF6231" w:rsidP="00FF6231">
      <w:pPr>
        <w:pStyle w:val="ListParagraph"/>
        <w:numPr>
          <w:ilvl w:val="0"/>
          <w:numId w:val="25"/>
        </w:numPr>
      </w:pPr>
      <w:r w:rsidRPr="00837F81">
        <w:t>reinstate all parts of the Site which were affected by the Contractor’s activities during the execution of the Works and are not occupied by the Permanent Works.</w:t>
      </w:r>
    </w:p>
    <w:p w14:paraId="3298275E" w14:textId="77777777" w:rsidR="00FF6231" w:rsidRPr="00837F81" w:rsidRDefault="00FF6231" w:rsidP="00610626">
      <w:pPr>
        <w:pStyle w:val="ListParagraph"/>
        <w:ind w:left="1440"/>
      </w:pPr>
    </w:p>
    <w:p w14:paraId="1ECB5CB7" w14:textId="77777777" w:rsidR="00FF6231" w:rsidRPr="00837F81" w:rsidRDefault="00FF6231" w:rsidP="00610626">
      <w:pPr>
        <w:ind w:left="720"/>
        <w:jc w:val="both"/>
      </w:pPr>
      <w:r w:rsidRPr="00837F81">
        <w:t>(b)  If the Contractor fails to comply with sub-paragraphs (i) or (ii) above within 10 days after the issue of the Acceptance Certificate, the Owner may sell (to the extent permitted by Applicable Laws) or otherwise dispose of any remaining items and/or may reinstate and clean the Site (as may be necessary) at the Contractor’s cost.</w:t>
      </w:r>
    </w:p>
    <w:p w14:paraId="173C364C" w14:textId="77777777" w:rsidR="00FF6231" w:rsidRPr="00837F81" w:rsidRDefault="00FF6231" w:rsidP="00610626">
      <w:pPr>
        <w:ind w:left="720"/>
        <w:jc w:val="both"/>
      </w:pPr>
    </w:p>
    <w:p w14:paraId="5A0E2FF5" w14:textId="15FEED70" w:rsidR="00FF6231" w:rsidRPr="00837F81" w:rsidRDefault="00FF6231" w:rsidP="00610626">
      <w:pPr>
        <w:ind w:left="720"/>
        <w:jc w:val="both"/>
      </w:pPr>
      <w:r w:rsidRPr="00837F81">
        <w:t>(c) The Owner shall be entitled to payment by the Contractor of the costs reasonably incurred in connection with, or attributable to, such sale or disposal and reinstating and/or cleaning the Site, less an amount equal to the moneys from the sale (if any).</w:t>
      </w:r>
    </w:p>
    <w:p w14:paraId="3849994B" w14:textId="361D83FE" w:rsidR="00F649F8" w:rsidRPr="00837F81" w:rsidRDefault="008872F5" w:rsidP="00F649F8">
      <w:pPr>
        <w:spacing w:after="200" w:line="276" w:lineRule="auto"/>
        <w:ind w:left="720"/>
        <w:jc w:val="both"/>
      </w:pPr>
      <w:r>
        <w:t xml:space="preserve"> </w:t>
      </w:r>
    </w:p>
    <w:p w14:paraId="48EC7B53" w14:textId="77777777" w:rsidR="008B3961" w:rsidRPr="00837F81" w:rsidRDefault="00D74028">
      <w:pPr>
        <w:pStyle w:val="Heading2"/>
      </w:pPr>
      <w:bookmarkStart w:id="987" w:name="_Toc229430325"/>
      <w:r w:rsidRPr="00837F81">
        <w:t>3.13  Environmental Management</w:t>
      </w:r>
      <w:bookmarkEnd w:id="987"/>
    </w:p>
    <w:p w14:paraId="3343EE21" w14:textId="3B6C51CB" w:rsidR="008B3961" w:rsidRPr="00837F81" w:rsidRDefault="00D74028">
      <w:pPr>
        <w:spacing w:after="200" w:line="276" w:lineRule="auto"/>
        <w:ind w:left="720"/>
        <w:jc w:val="both"/>
      </w:pPr>
      <w:r w:rsidRPr="00837F81">
        <w:t xml:space="preserve">(a) The Contractor shall be responsible for the proper handling, storage, transportation and disposal of all hazardous materials, chemicals, fuels, lubricants and waste generated by the Contractor or its Subcontractors in connection with the Work, in accordance with Applicable Law (including NESREA regulations and applicable </w:t>
      </w:r>
      <w:r w:rsidR="00591A85" w:rsidRPr="00837F81">
        <w:t>NMDPRA</w:t>
      </w:r>
      <w:r w:rsidRPr="00837F81">
        <w:t xml:space="preserve"> guidelines).</w:t>
      </w:r>
    </w:p>
    <w:p w14:paraId="50132CB2" w14:textId="77777777" w:rsidR="008B3961" w:rsidRPr="00837F81" w:rsidRDefault="00D74028">
      <w:pPr>
        <w:spacing w:after="200" w:line="276" w:lineRule="auto"/>
        <w:ind w:left="720"/>
        <w:jc w:val="both"/>
      </w:pPr>
      <w:r w:rsidRPr="00837F81">
        <w:lastRenderedPageBreak/>
        <w:t>(b) The Contractor shall be liable for and shall promptly remediate at its own cost any spills, leaks, discharges or releases of hazardous substances, pollutants or contaminants caused by the Contractor or its Subcontractors during the performance of the Work.</w:t>
      </w:r>
    </w:p>
    <w:p w14:paraId="0AA69829" w14:textId="77777777" w:rsidR="008B3961" w:rsidRPr="00837F81" w:rsidRDefault="00D74028">
      <w:pPr>
        <w:spacing w:after="200" w:line="276" w:lineRule="auto"/>
        <w:ind w:left="720"/>
        <w:jc w:val="both"/>
      </w:pPr>
      <w:r w:rsidRPr="00837F81">
        <w:t>(c) The Contractor shall maintain a waste management plan and shall not dispose of any waste, chemicals or hazardous materials on the Site or at any location other than a licensed and approved disposal facility.</w:t>
      </w:r>
    </w:p>
    <w:p w14:paraId="7DC4FAA7" w14:textId="67D89F3D" w:rsidR="009149CF" w:rsidRPr="00837F81" w:rsidRDefault="00D74028" w:rsidP="009149CF">
      <w:pPr>
        <w:spacing w:after="200" w:line="276" w:lineRule="auto"/>
        <w:ind w:left="720"/>
        <w:jc w:val="both"/>
      </w:pPr>
      <w:r w:rsidRPr="00837F81">
        <w:t>(d) This Section 3.13 shall not apply to pre-existing contamination present at the Site prior to the</w:t>
      </w:r>
      <w:r w:rsidR="009149CF" w:rsidRPr="00837F81">
        <w:t xml:space="preserve"> Effective Date</w:t>
      </w:r>
      <w:r w:rsidRPr="00837F81">
        <w:t xml:space="preserve">, </w:t>
      </w:r>
      <w:r w:rsidR="009149CF" w:rsidRPr="00837F81">
        <w:t xml:space="preserve">the </w:t>
      </w:r>
      <w:r w:rsidRPr="00837F81">
        <w:t>responsibility for which remains with the Owner pursuant to Section 16.2(c).</w:t>
      </w:r>
    </w:p>
    <w:p w14:paraId="28D1D26D" w14:textId="62953A24" w:rsidR="009149CF" w:rsidRPr="00837F81" w:rsidRDefault="009149CF" w:rsidP="009149CF">
      <w:pPr>
        <w:spacing w:after="200" w:line="276" w:lineRule="auto"/>
        <w:ind w:left="720"/>
        <w:jc w:val="both"/>
      </w:pPr>
      <w:r w:rsidRPr="00837F81">
        <w:t>(e) The Contractor shall take all necessary steps to protect the environment (both on and off the Site); comply with the environmental impact statement for the Works; and limit damage and nuisance to people and property resulting from pollution, noise and other results of the Contractor’s operations and/ or activities.</w:t>
      </w:r>
    </w:p>
    <w:p w14:paraId="5A2854AF" w14:textId="1882C289" w:rsidR="009149CF" w:rsidRPr="00837F81" w:rsidRDefault="009149CF" w:rsidP="00610626">
      <w:pPr>
        <w:pStyle w:val="ListParagraph"/>
        <w:numPr>
          <w:ilvl w:val="1"/>
          <w:numId w:val="34"/>
        </w:numPr>
        <w:spacing w:after="200" w:line="276" w:lineRule="auto"/>
        <w:ind w:hanging="698"/>
        <w:jc w:val="both"/>
        <w:rPr>
          <w:b/>
        </w:rPr>
      </w:pPr>
      <w:r w:rsidRPr="00837F81">
        <w:rPr>
          <w:b/>
        </w:rPr>
        <w:t xml:space="preserve">Errors in Owner’s Requirements </w:t>
      </w:r>
    </w:p>
    <w:p w14:paraId="5845A6B3" w14:textId="4A6FC633" w:rsidR="009149CF" w:rsidRPr="00837F81" w:rsidRDefault="009149CF" w:rsidP="009149CF">
      <w:pPr>
        <w:pStyle w:val="ListParagraph"/>
        <w:numPr>
          <w:ilvl w:val="0"/>
          <w:numId w:val="28"/>
        </w:numPr>
        <w:spacing w:after="200" w:line="276" w:lineRule="auto"/>
        <w:ind w:left="1134" w:hanging="567"/>
        <w:jc w:val="both"/>
      </w:pPr>
      <w:r w:rsidRPr="00837F81">
        <w:t>If the Contractor finds an error, fault or defect in the Owner’s Requirements as a result of scrutinising them under Section 3.3(b), the Contractor shall give a Notice to the Owner within t</w:t>
      </w:r>
      <w:r w:rsidR="00106937" w:rsidRPr="00837F81">
        <w:t>en</w:t>
      </w:r>
      <w:r w:rsidRPr="00837F81">
        <w:t xml:space="preserve"> (</w:t>
      </w:r>
      <w:r w:rsidR="00106937" w:rsidRPr="00837F81">
        <w:t>10</w:t>
      </w:r>
      <w:r w:rsidRPr="00837F81">
        <w:t xml:space="preserve">) days from the Effective Date. </w:t>
      </w:r>
    </w:p>
    <w:p w14:paraId="0318F4CD" w14:textId="6B462977" w:rsidR="009149CF" w:rsidRPr="00837F81" w:rsidRDefault="009149CF" w:rsidP="009149CF">
      <w:pPr>
        <w:pStyle w:val="ListParagraph"/>
        <w:numPr>
          <w:ilvl w:val="0"/>
          <w:numId w:val="28"/>
        </w:numPr>
        <w:spacing w:after="200" w:line="276" w:lineRule="auto"/>
        <w:ind w:left="1134" w:hanging="567"/>
        <w:jc w:val="both"/>
      </w:pPr>
      <w:r w:rsidRPr="00837F81">
        <w:t>If, after expiry of this period, the Contractor finds an error, fault or defect in the Owner’s Requirements, the Contractor shall also give a Notice to the Owner describing the error, fault or defect. The Owner and the Contractor shall proceed to make an agreement or determination as to:</w:t>
      </w:r>
    </w:p>
    <w:p w14:paraId="6F7412CB" w14:textId="77777777" w:rsidR="009149CF" w:rsidRPr="00837F81" w:rsidRDefault="009149CF" w:rsidP="009149CF">
      <w:pPr>
        <w:pStyle w:val="ListParagraph"/>
        <w:numPr>
          <w:ilvl w:val="2"/>
          <w:numId w:val="23"/>
        </w:numPr>
        <w:spacing w:after="200" w:line="276" w:lineRule="auto"/>
        <w:ind w:left="1701" w:hanging="567"/>
        <w:jc w:val="both"/>
      </w:pPr>
      <w:r w:rsidRPr="00837F81">
        <w:t>whether or not there is an error, fault or defect in the Owner’s Requirements;</w:t>
      </w:r>
    </w:p>
    <w:p w14:paraId="5301EA09" w14:textId="77777777" w:rsidR="009149CF" w:rsidRPr="00837F81" w:rsidRDefault="009149CF" w:rsidP="009149CF">
      <w:pPr>
        <w:pStyle w:val="ListParagraph"/>
        <w:numPr>
          <w:ilvl w:val="2"/>
          <w:numId w:val="23"/>
        </w:numPr>
        <w:spacing w:after="200" w:line="276" w:lineRule="auto"/>
        <w:ind w:left="1701" w:hanging="567"/>
        <w:jc w:val="both"/>
      </w:pPr>
      <w:r w:rsidRPr="00837F81">
        <w:t xml:space="preserve">whether or not (taking account of cost and time) an experienced contractor exercising due care would have discovered the error, fault or other defect: </w:t>
      </w:r>
    </w:p>
    <w:p w14:paraId="0B7C4898" w14:textId="77777777" w:rsidR="009149CF" w:rsidRPr="00837F81" w:rsidRDefault="009149CF" w:rsidP="009149CF">
      <w:pPr>
        <w:pStyle w:val="ListParagraph"/>
        <w:numPr>
          <w:ilvl w:val="0"/>
          <w:numId w:val="29"/>
        </w:numPr>
        <w:spacing w:after="200" w:line="276" w:lineRule="auto"/>
        <w:ind w:left="2268" w:hanging="567"/>
        <w:jc w:val="both"/>
      </w:pPr>
      <w:r w:rsidRPr="00837F81">
        <w:t xml:space="preserve">when examining the Site and the Owner’s Requirements before submitting a bid; or </w:t>
      </w:r>
    </w:p>
    <w:p w14:paraId="39F9A338" w14:textId="77777777" w:rsidR="009149CF" w:rsidRPr="00837F81" w:rsidRDefault="009149CF" w:rsidP="009149CF">
      <w:pPr>
        <w:pStyle w:val="ListParagraph"/>
        <w:numPr>
          <w:ilvl w:val="0"/>
          <w:numId w:val="29"/>
        </w:numPr>
        <w:spacing w:after="200" w:line="276" w:lineRule="auto"/>
        <w:ind w:left="2268" w:hanging="567"/>
        <w:jc w:val="both"/>
      </w:pPr>
      <w:r w:rsidRPr="00837F81">
        <w:t>if the Contractor’s Notice is given after the expiry of the period stated in the first paragraph of this Section, when scrutinising the Owner’s Requirements under Section 3.3; and</w:t>
      </w:r>
    </w:p>
    <w:p w14:paraId="38F7776E" w14:textId="77777777" w:rsidR="009149CF" w:rsidRPr="00837F81" w:rsidRDefault="009149CF" w:rsidP="009149CF">
      <w:pPr>
        <w:pStyle w:val="ListParagraph"/>
        <w:numPr>
          <w:ilvl w:val="2"/>
          <w:numId w:val="23"/>
        </w:numPr>
        <w:spacing w:after="200" w:line="276" w:lineRule="auto"/>
        <w:ind w:left="1701" w:hanging="567"/>
        <w:jc w:val="both"/>
      </w:pPr>
      <w:r w:rsidRPr="00837F81">
        <w:t xml:space="preserve">what measures (if any) the Contractor is required to take to rectify the error, fault or defect. </w:t>
      </w:r>
    </w:p>
    <w:p w14:paraId="08AD99DF" w14:textId="7168EF7A" w:rsidR="009149CF" w:rsidRPr="00837F81" w:rsidRDefault="009149CF" w:rsidP="009149CF">
      <w:pPr>
        <w:pStyle w:val="ListParagraph"/>
        <w:numPr>
          <w:ilvl w:val="0"/>
          <w:numId w:val="28"/>
        </w:numPr>
        <w:spacing w:after="200" w:line="276" w:lineRule="auto"/>
        <w:ind w:left="1134" w:hanging="567"/>
        <w:jc w:val="both"/>
      </w:pPr>
      <w:r w:rsidRPr="00837F81">
        <w:t xml:space="preserve">If, under Section 3.14(b)(ii) above, an experienced contractor would not have discovered the error, fault or other defect then such defect or error shall be treated as a </w:t>
      </w:r>
      <w:r w:rsidRPr="00837F81">
        <w:lastRenderedPageBreak/>
        <w:t>Change order in accordance with Section 6.1 where the Contractor is required to take any measures (if any); and if the Contractor suffers delay and/or incurs Cost as a result of the error, fault or defect, the Contractor shall be entitled to EOT and/or payment of such Cost in accordance with Section 2</w:t>
      </w:r>
      <w:r w:rsidR="00106937" w:rsidRPr="00837F81">
        <w:t>1</w:t>
      </w:r>
      <w:r w:rsidRPr="00837F81">
        <w:t xml:space="preserve">. </w:t>
      </w:r>
    </w:p>
    <w:p w14:paraId="06F4AA80" w14:textId="2900370E" w:rsidR="009149CF" w:rsidRPr="00837F81" w:rsidRDefault="009149CF" w:rsidP="00B62C68">
      <w:pPr>
        <w:pStyle w:val="ListParagraph"/>
        <w:numPr>
          <w:ilvl w:val="1"/>
          <w:numId w:val="34"/>
        </w:numPr>
        <w:spacing w:after="200" w:line="276" w:lineRule="auto"/>
        <w:ind w:left="720" w:hanging="720"/>
        <w:jc w:val="both"/>
        <w:rPr>
          <w:b/>
        </w:rPr>
      </w:pPr>
      <w:r w:rsidRPr="00837F81">
        <w:rPr>
          <w:b/>
          <w:bCs/>
        </w:rPr>
        <w:t xml:space="preserve">Facilities For Staff </w:t>
      </w:r>
      <w:r w:rsidR="0001164D" w:rsidRPr="00837F81">
        <w:rPr>
          <w:b/>
          <w:bCs/>
        </w:rPr>
        <w:t>and</w:t>
      </w:r>
      <w:r w:rsidRPr="00837F81">
        <w:rPr>
          <w:b/>
          <w:bCs/>
        </w:rPr>
        <w:t xml:space="preserve"> Labour </w:t>
      </w:r>
    </w:p>
    <w:p w14:paraId="733DA399"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provide and maintain all necessary accommodation, facilities and services for its personnel, including but not limited to housing, catering, water supply, sanitation, medical services, transportation and welfare facilities, as may be required for the proper execution of the Works.</w:t>
      </w:r>
    </w:p>
    <w:p w14:paraId="1EBA2024"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ensure that such facilities comply with all Applicable Laws, regulations, health, safety and environmental requirements, and good industry practice, and are maintained in a safe, secure, hygienic and orderly condition at all times.</w:t>
      </w:r>
    </w:p>
    <w:p w14:paraId="656FCCC8"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be responsible for implementing appropriate security and access control measures in relation to such facilities.</w:t>
      </w:r>
    </w:p>
    <w:p w14:paraId="0D100E58"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upon completion of the Works, remove such facilities and reinstate the Site to its original condition, to the extent required under this Agreement.</w:t>
      </w:r>
    </w:p>
    <w:p w14:paraId="3C02F8D8" w14:textId="77777777" w:rsidR="009149CF" w:rsidRPr="00837F81" w:rsidRDefault="009149CF" w:rsidP="00B62C68">
      <w:pPr>
        <w:pStyle w:val="ListParagraph"/>
        <w:numPr>
          <w:ilvl w:val="1"/>
          <w:numId w:val="34"/>
        </w:numPr>
        <w:spacing w:after="200" w:line="276" w:lineRule="auto"/>
        <w:ind w:left="720" w:hanging="720"/>
        <w:jc w:val="both"/>
      </w:pPr>
      <w:bookmarkStart w:id="988" w:name="_Toc225270861"/>
      <w:r w:rsidRPr="00837F81">
        <w:rPr>
          <w:b/>
        </w:rPr>
        <w:t>Security of Site</w:t>
      </w:r>
      <w:bookmarkEnd w:id="988"/>
    </w:p>
    <w:p w14:paraId="59115D1F" w14:textId="2F157F6A" w:rsidR="009149CF" w:rsidRPr="00837F81" w:rsidRDefault="009149CF" w:rsidP="009149CF">
      <w:pPr>
        <w:spacing w:after="200" w:line="276" w:lineRule="auto"/>
        <w:ind w:left="567"/>
        <w:jc w:val="both"/>
        <w:rPr>
          <w:rFonts w:eastAsia="Times New Roman"/>
        </w:rPr>
      </w:pPr>
      <w:r w:rsidRPr="00837F81">
        <w:rPr>
          <w:rFonts w:eastAsia="Times New Roman"/>
        </w:rPr>
        <w:t>The Contractor shall be responsible for the security of the Site, including all areas within the perimeter fence or boundary walls, and:</w:t>
      </w:r>
    </w:p>
    <w:p w14:paraId="0A2E4243" w14:textId="77777777" w:rsidR="009149CF" w:rsidRPr="00837F81" w:rsidRDefault="009149CF" w:rsidP="009149CF">
      <w:pPr>
        <w:numPr>
          <w:ilvl w:val="0"/>
          <w:numId w:val="31"/>
        </w:numPr>
        <w:spacing w:after="200" w:line="276" w:lineRule="auto"/>
        <w:ind w:hanging="573"/>
        <w:jc w:val="both"/>
        <w:rPr>
          <w:rFonts w:eastAsia="Times New Roman"/>
        </w:rPr>
      </w:pPr>
      <w:r w:rsidRPr="00837F81">
        <w:rPr>
          <w:rFonts w:eastAsia="Times New Roman"/>
        </w:rPr>
        <w:t xml:space="preserve">for keeping unauthorised persons off the Site; and </w:t>
      </w:r>
    </w:p>
    <w:p w14:paraId="2BB0A935" w14:textId="77777777" w:rsidR="009149CF" w:rsidRPr="00837F81" w:rsidRDefault="009149CF" w:rsidP="009149CF">
      <w:pPr>
        <w:numPr>
          <w:ilvl w:val="0"/>
          <w:numId w:val="31"/>
        </w:numPr>
        <w:spacing w:after="200" w:line="276" w:lineRule="auto"/>
        <w:ind w:hanging="573"/>
        <w:jc w:val="both"/>
        <w:rPr>
          <w:rFonts w:eastAsia="Times New Roman"/>
        </w:rPr>
      </w:pPr>
      <w:r w:rsidRPr="00837F81">
        <w:rPr>
          <w:rFonts w:eastAsia="Times New Roman"/>
        </w:rPr>
        <w:t>authorised persons shall be limited to the Contractor’s Representative or Personnel, the Owner’s Personnel, and to any other personnel identified as authorised personnel (including the Owner’s other contractors on the Site), by a Notice from the Owner to the Contractor,</w:t>
      </w:r>
    </w:p>
    <w:p w14:paraId="335817D1" w14:textId="15015D4A" w:rsidR="009149CF" w:rsidRPr="00837F81" w:rsidRDefault="009149CF" w:rsidP="00610626">
      <w:pPr>
        <w:spacing w:after="200" w:line="276" w:lineRule="auto"/>
        <w:ind w:left="567"/>
        <w:jc w:val="both"/>
        <w:rPr>
          <w:rFonts w:eastAsia="Times New Roman"/>
        </w:rPr>
      </w:pPr>
      <w:r w:rsidRPr="00837F81">
        <w:rPr>
          <w:rFonts w:eastAsia="Times New Roman"/>
        </w:rPr>
        <w:t>Provided that the Owner shall be responsible for</w:t>
      </w:r>
      <w:r w:rsidR="0003501E">
        <w:rPr>
          <w:rFonts w:eastAsia="Times New Roman"/>
        </w:rPr>
        <w:t xml:space="preserve"> providing armed security in order to secure</w:t>
      </w:r>
      <w:r w:rsidRPr="00837F81">
        <w:rPr>
          <w:rFonts w:eastAsia="Times New Roman"/>
        </w:rPr>
        <w:t xml:space="preserve"> areas outside the perimeter of the Site. </w:t>
      </w:r>
    </w:p>
    <w:p w14:paraId="5596844B" w14:textId="74F9D6EF" w:rsidR="009149CF" w:rsidRPr="00837F81" w:rsidRDefault="009149CF" w:rsidP="00B62C68">
      <w:pPr>
        <w:pStyle w:val="ListParagraph"/>
        <w:numPr>
          <w:ilvl w:val="1"/>
          <w:numId w:val="34"/>
        </w:numPr>
        <w:spacing w:after="200" w:line="276" w:lineRule="auto"/>
        <w:ind w:left="720" w:hanging="720"/>
        <w:jc w:val="both"/>
        <w:rPr>
          <w:b/>
        </w:rPr>
      </w:pPr>
      <w:r w:rsidRPr="00837F81">
        <w:rPr>
          <w:b/>
        </w:rPr>
        <w:t xml:space="preserve">Access Route </w:t>
      </w:r>
    </w:p>
    <w:p w14:paraId="0A5E0325" w14:textId="77777777" w:rsidR="009149CF" w:rsidRPr="00837F81" w:rsidRDefault="009149CF" w:rsidP="009149CF">
      <w:pPr>
        <w:rPr>
          <w:rFonts w:eastAsia="Times New Roman"/>
          <w:b/>
          <w:bCs/>
        </w:rPr>
      </w:pPr>
    </w:p>
    <w:p w14:paraId="53AB6A5F" w14:textId="77777777" w:rsidR="009149CF" w:rsidRPr="00837F81" w:rsidRDefault="009149CF" w:rsidP="009149CF">
      <w:pPr>
        <w:pStyle w:val="ListParagraph"/>
        <w:numPr>
          <w:ilvl w:val="2"/>
          <w:numId w:val="17"/>
        </w:numPr>
        <w:ind w:left="1134" w:hanging="567"/>
        <w:jc w:val="both"/>
        <w:rPr>
          <w:rFonts w:eastAsia="Times New Roman"/>
        </w:rPr>
      </w:pPr>
      <w:r w:rsidRPr="00837F81">
        <w:t xml:space="preserve">The Contractor shall be deemed to have been satisfied, at the Effective Date as to the suitability and availability of the access routes to the Site. The Contractor shall take all necessary measures to prevent any road or bridge from being damaged by the Contractor’s traffic or by the Contractor’s Personnel. These measures shall include the </w:t>
      </w:r>
      <w:r w:rsidRPr="00837F81">
        <w:lastRenderedPageBreak/>
        <w:t>proper use of appropriate vehicles (conforming to legal load and width limits (if any) and any other restrictions) and routes.</w:t>
      </w:r>
    </w:p>
    <w:p w14:paraId="721CA6BC" w14:textId="77777777" w:rsidR="009149CF" w:rsidRPr="00837F81" w:rsidRDefault="009149CF" w:rsidP="009149CF">
      <w:pPr>
        <w:pStyle w:val="ListParagraph"/>
        <w:ind w:left="1134"/>
        <w:jc w:val="both"/>
        <w:rPr>
          <w:rFonts w:eastAsia="Times New Roman"/>
        </w:rPr>
      </w:pPr>
    </w:p>
    <w:p w14:paraId="50356D89" w14:textId="77777777" w:rsidR="009149CF" w:rsidRPr="00837F81" w:rsidRDefault="009149CF" w:rsidP="009149CF">
      <w:pPr>
        <w:pStyle w:val="ListParagraph"/>
        <w:numPr>
          <w:ilvl w:val="2"/>
          <w:numId w:val="17"/>
        </w:numPr>
        <w:ind w:left="1134" w:hanging="567"/>
        <w:jc w:val="both"/>
      </w:pPr>
      <w:r w:rsidRPr="00837F81">
        <w:t xml:space="preserve">Except as otherwise stated in this Agreement: </w:t>
      </w:r>
    </w:p>
    <w:p w14:paraId="2CB808B2" w14:textId="77777777" w:rsidR="009149CF" w:rsidRPr="00837F81" w:rsidRDefault="009149CF" w:rsidP="009149CF">
      <w:pPr>
        <w:ind w:left="1140"/>
        <w:rPr>
          <w:rFonts w:eastAsia="Times New Roman"/>
        </w:rPr>
      </w:pPr>
    </w:p>
    <w:p w14:paraId="2B326C08" w14:textId="77777777" w:rsidR="009149CF" w:rsidRPr="00837F81" w:rsidRDefault="009149CF" w:rsidP="009149CF">
      <w:pPr>
        <w:pStyle w:val="ListParagraph"/>
        <w:numPr>
          <w:ilvl w:val="2"/>
          <w:numId w:val="22"/>
        </w:numPr>
        <w:ind w:left="1701" w:hanging="567"/>
        <w:jc w:val="both"/>
        <w:rPr>
          <w:rFonts w:eastAsia="Times New Roman"/>
        </w:rPr>
      </w:pPr>
      <w:r w:rsidRPr="00837F81">
        <w:t>the Contractor shall (as between the Parties) be responsible for repair of any damage caused to, and any maintenance which may be required for the Contractor’s use of, access routes;</w:t>
      </w:r>
      <w:r w:rsidRPr="00837F81">
        <w:rPr>
          <w:rFonts w:eastAsia="Times New Roman"/>
        </w:rPr>
        <w:t xml:space="preserve"> </w:t>
      </w:r>
    </w:p>
    <w:p w14:paraId="486740CD" w14:textId="77777777" w:rsidR="009149CF" w:rsidRPr="00837F81" w:rsidRDefault="009149CF" w:rsidP="009149CF">
      <w:pPr>
        <w:pStyle w:val="ListParagraph"/>
        <w:ind w:left="1701"/>
        <w:jc w:val="both"/>
        <w:rPr>
          <w:rFonts w:eastAsia="Times New Roman"/>
        </w:rPr>
      </w:pPr>
    </w:p>
    <w:p w14:paraId="3C2DE6C5" w14:textId="77777777" w:rsidR="009149CF" w:rsidRPr="00837F81" w:rsidRDefault="009149CF" w:rsidP="009149CF">
      <w:pPr>
        <w:pStyle w:val="ListParagraph"/>
        <w:numPr>
          <w:ilvl w:val="2"/>
          <w:numId w:val="22"/>
        </w:numPr>
        <w:ind w:left="1701" w:hanging="567"/>
        <w:jc w:val="both"/>
        <w:rPr>
          <w:rFonts w:eastAsia="Times New Roman"/>
        </w:rPr>
      </w:pPr>
      <w:r w:rsidRPr="00837F81">
        <w:t>the Contractor shall provide all necessary signs or directions along access routes, and shall obtain any permissions or permits which may be required from the relevant authorities, for the Contractor’s use of routes, signs and directions;</w:t>
      </w:r>
    </w:p>
    <w:p w14:paraId="47FAD56E" w14:textId="77777777" w:rsidR="009149CF" w:rsidRPr="00837F81" w:rsidRDefault="009149CF" w:rsidP="009149CF">
      <w:pPr>
        <w:pStyle w:val="ListParagraph"/>
      </w:pPr>
    </w:p>
    <w:p w14:paraId="7CDAA9D5" w14:textId="70648AA0" w:rsidR="009149CF" w:rsidRPr="002D5F2C" w:rsidRDefault="009149CF" w:rsidP="009149CF">
      <w:pPr>
        <w:pStyle w:val="ListParagraph"/>
        <w:numPr>
          <w:ilvl w:val="2"/>
          <w:numId w:val="22"/>
        </w:numPr>
        <w:ind w:left="1701" w:hanging="567"/>
        <w:jc w:val="both"/>
        <w:rPr>
          <w:rFonts w:eastAsia="Times New Roman"/>
        </w:rPr>
      </w:pPr>
      <w:r w:rsidRPr="002D5F2C">
        <w:t>the Owner shall not be responsible for any third</w:t>
      </w:r>
      <w:r w:rsidRPr="002D5F2C">
        <w:rPr>
          <w:rFonts w:eastAsia="Times New Roman"/>
        </w:rPr>
        <w:t xml:space="preserve">- </w:t>
      </w:r>
      <w:r w:rsidRPr="002D5F2C">
        <w:t>party claims which may arise from the Contractor’s use or otherwise of any access route</w:t>
      </w:r>
      <w:r w:rsidR="00235CAB" w:rsidRPr="002D5F2C">
        <w:t xml:space="preserve"> except for claims arising from the community</w:t>
      </w:r>
      <w:r w:rsidR="00675EDC" w:rsidRPr="002D5F2C">
        <w:t xml:space="preserve"> or the </w:t>
      </w:r>
      <w:r w:rsidR="00641819" w:rsidRPr="002D5F2C">
        <w:t>G</w:t>
      </w:r>
      <w:r w:rsidR="00675EDC" w:rsidRPr="002D5F2C">
        <w:t>overnment</w:t>
      </w:r>
      <w:r w:rsidR="00641819" w:rsidRPr="002D5F2C">
        <w:t>al Authority</w:t>
      </w:r>
      <w:r w:rsidRPr="002D5F2C">
        <w:t>;</w:t>
      </w:r>
    </w:p>
    <w:p w14:paraId="6BB25E84" w14:textId="77777777" w:rsidR="009149CF" w:rsidRPr="00837F81" w:rsidRDefault="009149CF" w:rsidP="009149CF">
      <w:pPr>
        <w:pStyle w:val="ListParagraph"/>
      </w:pPr>
    </w:p>
    <w:p w14:paraId="34E0DDD2" w14:textId="77C110A0" w:rsidR="009149CF" w:rsidRPr="00D70095" w:rsidRDefault="009149CF" w:rsidP="009149CF">
      <w:pPr>
        <w:pStyle w:val="ListParagraph"/>
        <w:numPr>
          <w:ilvl w:val="2"/>
          <w:numId w:val="22"/>
        </w:numPr>
        <w:ind w:left="1701" w:hanging="567"/>
        <w:jc w:val="both"/>
        <w:rPr>
          <w:rFonts w:eastAsia="Times New Roman"/>
        </w:rPr>
      </w:pPr>
      <w:r w:rsidRPr="00837F81">
        <w:t>the Owner does not guarantee the suitability or availability of particular access routes; and</w:t>
      </w:r>
    </w:p>
    <w:p w14:paraId="7490E442" w14:textId="77777777" w:rsidR="00675EDC" w:rsidRPr="00D70095" w:rsidRDefault="00675EDC" w:rsidP="00D70095">
      <w:pPr>
        <w:pStyle w:val="ListParagraph"/>
        <w:rPr>
          <w:rFonts w:eastAsia="Times New Roman"/>
        </w:rPr>
      </w:pPr>
    </w:p>
    <w:p w14:paraId="44A7CDD9" w14:textId="1939B478" w:rsidR="00675EDC" w:rsidRPr="00D70095" w:rsidRDefault="00675EDC" w:rsidP="00D70095">
      <w:pPr>
        <w:ind w:left="1701" w:hanging="414"/>
        <w:jc w:val="both"/>
        <w:rPr>
          <w:rFonts w:eastAsia="Times New Roman"/>
        </w:rPr>
      </w:pPr>
      <w:r w:rsidRPr="00D70095">
        <w:rPr>
          <w:rFonts w:eastAsia="Times New Roman"/>
        </w:rPr>
        <w:t>(v)</w:t>
      </w:r>
      <w:r w:rsidRPr="00D70095">
        <w:rPr>
          <w:rFonts w:eastAsia="Times New Roman"/>
        </w:rPr>
        <w:tab/>
      </w:r>
      <w:commentRangeStart w:id="989"/>
      <w:del w:id="990" w:author="Akintunde Fasuba" w:date="2026-05-11T15:02:00Z" w16du:dateUtc="2026-05-11T14:02:00Z">
        <w:r w:rsidRPr="00DE0D57" w:rsidDel="001E79DC">
          <w:rPr>
            <w:rFonts w:eastAsia="Times New Roman"/>
          </w:rPr>
          <w:delText xml:space="preserve">all Costs due to non-suitability or non-availability, for the use required by the Contractor, of access routes </w:delText>
        </w:r>
        <w:r w:rsidR="00F83F81" w:rsidRPr="00131659" w:rsidDel="001E79DC">
          <w:rPr>
            <w:rFonts w:eastAsia="Times New Roman"/>
          </w:rPr>
          <w:delText xml:space="preserve">to the Site </w:delText>
        </w:r>
        <w:r w:rsidRPr="00131659" w:rsidDel="001E79DC">
          <w:rPr>
            <w:rFonts w:eastAsia="Times New Roman"/>
          </w:rPr>
          <w:delText>shall be borne by the Owner</w:delText>
        </w:r>
      </w:del>
      <w:ins w:id="991" w:author="Akintunde Fasuba" w:date="2026-05-11T14:16:00Z" w16du:dateUtc="2026-05-11T13:16:00Z">
        <w:r w:rsidR="00751A45" w:rsidRPr="00131659">
          <w:rPr>
            <w:rFonts w:eastAsia="Times New Roman"/>
            <w:rPrChange w:id="992" w:author="Akintunde Fasuba" w:date="2026-05-11T15:02:00Z" w16du:dateUtc="2026-05-11T14:02:00Z">
              <w:rPr>
                <w:rFonts w:eastAsia="Times New Roman"/>
                <w:highlight w:val="yellow"/>
              </w:rPr>
            </w:rPrChange>
          </w:rPr>
          <w:t>The owner</w:t>
        </w:r>
      </w:ins>
      <w:ins w:id="993" w:author="Akintunde Fasuba" w:date="2026-05-11T14:17:00Z" w16du:dateUtc="2026-05-11T13:17:00Z">
        <w:r w:rsidR="00751A45" w:rsidRPr="00131659">
          <w:rPr>
            <w:rFonts w:eastAsia="Times New Roman"/>
            <w:rPrChange w:id="994" w:author="Akintunde Fasuba" w:date="2026-05-11T15:02:00Z" w16du:dateUtc="2026-05-11T14:02:00Z">
              <w:rPr>
                <w:rFonts w:eastAsia="Times New Roman"/>
                <w:highlight w:val="yellow"/>
              </w:rPr>
            </w:rPrChange>
          </w:rPr>
          <w:t xml:space="preserve"> shall ensure suitable and available </w:t>
        </w:r>
        <w:r w:rsidR="005246AB" w:rsidRPr="00131659">
          <w:rPr>
            <w:rFonts w:eastAsia="Times New Roman"/>
            <w:rPrChange w:id="995" w:author="Akintunde Fasuba" w:date="2026-05-11T15:02:00Z" w16du:dateUtc="2026-05-11T14:02:00Z">
              <w:rPr>
                <w:rFonts w:eastAsia="Times New Roman"/>
                <w:highlight w:val="yellow"/>
              </w:rPr>
            </w:rPrChange>
          </w:rPr>
          <w:t>access to the site</w:t>
        </w:r>
      </w:ins>
      <w:commentRangeEnd w:id="989"/>
      <w:r w:rsidR="00131659" w:rsidRPr="00131659">
        <w:rPr>
          <w:rStyle w:val="CommentReference"/>
          <w:rFonts w:eastAsia="Times New Roman"/>
          <w:sz w:val="24"/>
          <w:szCs w:val="24"/>
          <w:rPrChange w:id="996" w:author="Akintunde Fasuba" w:date="2026-05-11T15:02:00Z" w16du:dateUtc="2026-05-11T14:02:00Z">
            <w:rPr>
              <w:rStyle w:val="CommentReference"/>
              <w:rFonts w:eastAsia="Times New Roman"/>
              <w:sz w:val="24"/>
              <w:szCs w:val="24"/>
              <w:highlight w:val="yellow"/>
            </w:rPr>
          </w:rPrChange>
        </w:rPr>
        <w:commentReference w:id="989"/>
      </w:r>
      <w:r w:rsidR="00811367" w:rsidRPr="00131659">
        <w:rPr>
          <w:rFonts w:eastAsia="Times New Roman"/>
          <w:rPrChange w:id="997" w:author="Akintunde Fasuba" w:date="2026-05-11T15:02:00Z" w16du:dateUtc="2026-05-11T14:02:00Z">
            <w:rPr>
              <w:rFonts w:eastAsia="Times New Roman"/>
              <w:highlight w:val="yellow"/>
            </w:rPr>
          </w:rPrChange>
        </w:rPr>
        <w:t>.</w:t>
      </w:r>
    </w:p>
    <w:p w14:paraId="62E34011" w14:textId="77777777" w:rsidR="009149CF" w:rsidRPr="00837F81" w:rsidRDefault="009149CF" w:rsidP="009149CF">
      <w:pPr>
        <w:pStyle w:val="ListParagraph"/>
      </w:pPr>
    </w:p>
    <w:p w14:paraId="431DBF31" w14:textId="77777777" w:rsidR="009149CF" w:rsidRPr="00837F81" w:rsidRDefault="009149CF" w:rsidP="00B62C68">
      <w:pPr>
        <w:pStyle w:val="ListParagraph"/>
        <w:numPr>
          <w:ilvl w:val="1"/>
          <w:numId w:val="34"/>
        </w:numPr>
        <w:spacing w:after="200" w:line="276" w:lineRule="auto"/>
        <w:ind w:left="720" w:hanging="720"/>
        <w:jc w:val="both"/>
      </w:pPr>
      <w:r w:rsidRPr="00837F81">
        <w:t xml:space="preserve"> </w:t>
      </w:r>
      <w:r w:rsidRPr="00837F81">
        <w:rPr>
          <w:b/>
        </w:rPr>
        <w:t>Contractor</w:t>
      </w:r>
      <w:r w:rsidRPr="00837F81">
        <w:rPr>
          <w:rFonts w:eastAsia="Times New Roman"/>
          <w:b/>
          <w:bCs/>
        </w:rPr>
        <w:t>’</w:t>
      </w:r>
      <w:r w:rsidRPr="00837F81">
        <w:rPr>
          <w:b/>
        </w:rPr>
        <w:t>s Operations on Site</w:t>
      </w:r>
    </w:p>
    <w:p w14:paraId="673C8DAB" w14:textId="77777777" w:rsidR="009149CF" w:rsidRPr="00837F81" w:rsidRDefault="009149CF" w:rsidP="009149CF">
      <w:pPr>
        <w:pStyle w:val="ListParagraph"/>
        <w:ind w:left="567"/>
        <w:jc w:val="both"/>
        <w:rPr>
          <w:rFonts w:eastAsia="Times New Roman"/>
        </w:rPr>
      </w:pPr>
      <w:r w:rsidRPr="00837F81">
        <w:rPr>
          <w:b/>
        </w:rPr>
        <w:t xml:space="preserve"> </w:t>
      </w:r>
    </w:p>
    <w:p w14:paraId="1913D548" w14:textId="77777777" w:rsidR="009149CF" w:rsidRPr="00837F81" w:rsidRDefault="009149CF" w:rsidP="009149CF">
      <w:pPr>
        <w:pStyle w:val="ListParagraph"/>
        <w:numPr>
          <w:ilvl w:val="0"/>
          <w:numId w:val="32"/>
        </w:numPr>
        <w:ind w:left="1134" w:hanging="567"/>
        <w:jc w:val="both"/>
        <w:rPr>
          <w:rFonts w:eastAsia="Times New Roman"/>
        </w:rPr>
      </w:pPr>
      <w:r w:rsidRPr="00837F81">
        <w:t>The Contractor shall confine the Contractor’s operations to the Site, and to any additional areas which may be obtained by the Contractor and acknowledged by the Owner as working areas. The Contractor shall take all necessary precautions to keep Contractor’s Equipment and Contractor’s Personnel within the Site and these additional areas, and to keep them off adjacent land.</w:t>
      </w:r>
    </w:p>
    <w:p w14:paraId="28E9DDCF" w14:textId="77777777" w:rsidR="009149CF" w:rsidRPr="00837F81" w:rsidRDefault="009149CF" w:rsidP="009149CF">
      <w:pPr>
        <w:pStyle w:val="ListParagraph"/>
        <w:ind w:left="1134"/>
        <w:jc w:val="both"/>
        <w:rPr>
          <w:rFonts w:eastAsia="Times New Roman"/>
        </w:rPr>
      </w:pPr>
    </w:p>
    <w:p w14:paraId="2EEF1FF3" w14:textId="77777777" w:rsidR="009149CF" w:rsidRPr="00837F81" w:rsidRDefault="009149CF" w:rsidP="009149CF">
      <w:pPr>
        <w:pStyle w:val="ListParagraph"/>
        <w:numPr>
          <w:ilvl w:val="0"/>
          <w:numId w:val="32"/>
        </w:numPr>
        <w:ind w:left="1134" w:hanging="567"/>
        <w:jc w:val="both"/>
        <w:rPr>
          <w:rFonts w:eastAsia="Times New Roman"/>
        </w:rPr>
      </w:pPr>
      <w:r w:rsidRPr="00837F81">
        <w:t>At all times, the Contractor shall keep the Site free from all unnecessary obstruction</w:t>
      </w:r>
      <w:r w:rsidRPr="00837F81">
        <w:rPr>
          <w:rFonts w:eastAsia="Times New Roman"/>
        </w:rPr>
        <w:t xml:space="preserve"> </w:t>
      </w:r>
      <w:r w:rsidRPr="00837F81">
        <w:t>and shall properly store or remove from the Site any Contractor’s Equipment and/or surplus materials. The Contractor shall promptly clear away and remove from the Site any wreckage, rubbish, hazardous waste and Temporary Works which are no longer required.</w:t>
      </w:r>
    </w:p>
    <w:p w14:paraId="26A96746" w14:textId="77777777" w:rsidR="009149CF" w:rsidRPr="00837F81" w:rsidRDefault="009149CF" w:rsidP="009149CF">
      <w:pPr>
        <w:pStyle w:val="ListParagraph"/>
      </w:pPr>
    </w:p>
    <w:p w14:paraId="4BEBB289" w14:textId="3C8ED5E9" w:rsidR="009149CF" w:rsidRDefault="009149CF" w:rsidP="009149CF">
      <w:pPr>
        <w:pStyle w:val="ListParagraph"/>
        <w:numPr>
          <w:ilvl w:val="0"/>
          <w:numId w:val="32"/>
        </w:numPr>
        <w:ind w:left="1134" w:hanging="567"/>
        <w:jc w:val="both"/>
        <w:rPr>
          <w:rFonts w:eastAsia="Times New Roman"/>
        </w:rPr>
      </w:pPr>
      <w:r w:rsidRPr="00837F81">
        <w:rPr>
          <w:rFonts w:eastAsia="Times New Roman"/>
        </w:rPr>
        <w:t>Promptly after the issue of a</w:t>
      </w:r>
      <w:r w:rsidR="00106937" w:rsidRPr="00837F81">
        <w:rPr>
          <w:rFonts w:eastAsia="Times New Roman"/>
        </w:rPr>
        <w:t>n</w:t>
      </w:r>
      <w:r w:rsidRPr="00837F81">
        <w:rPr>
          <w:rFonts w:eastAsia="Times New Roman"/>
        </w:rPr>
        <w:t xml:space="preserve"> Acceptance Certificate, the Contractor shall clear away and remove, from that part of the Site and Works to which the Acceptance Certificate refers, all Contractor’s Equipment, surplus material, wreckage, rubbish, hazardous waste and Temporary Works. The Contractor shall leave that part of the Site and the Works in a clean and safe condition. However, the Contractor may retain at locations on the Site agreed with the Owner’s Representative during the DCP, such Goods as are required for the Contractor to fulfil obligations under the Agreement. </w:t>
      </w:r>
    </w:p>
    <w:p w14:paraId="7C383C00" w14:textId="77777777" w:rsidR="00B62C68" w:rsidRPr="00837F81" w:rsidRDefault="00B62C68" w:rsidP="00B62C68">
      <w:pPr>
        <w:pStyle w:val="ListParagraph"/>
        <w:ind w:left="1134"/>
        <w:jc w:val="both"/>
        <w:rPr>
          <w:rFonts w:eastAsia="Times New Roman"/>
        </w:rPr>
      </w:pPr>
    </w:p>
    <w:p w14:paraId="55152902" w14:textId="77777777" w:rsidR="009149CF" w:rsidRPr="00B62C68" w:rsidRDefault="009149CF" w:rsidP="00B62C68">
      <w:pPr>
        <w:pStyle w:val="ListParagraph"/>
        <w:numPr>
          <w:ilvl w:val="1"/>
          <w:numId w:val="34"/>
        </w:numPr>
        <w:spacing w:after="200" w:line="276" w:lineRule="auto"/>
        <w:ind w:left="720" w:hanging="720"/>
        <w:jc w:val="both"/>
      </w:pPr>
      <w:r w:rsidRPr="00B62C68">
        <w:rPr>
          <w:b/>
        </w:rPr>
        <w:t xml:space="preserve">Use of Site Data </w:t>
      </w:r>
    </w:p>
    <w:p w14:paraId="27D3245E" w14:textId="77777777" w:rsidR="009149CF" w:rsidRPr="00837F81" w:rsidRDefault="009149CF" w:rsidP="009149CF">
      <w:pPr>
        <w:pStyle w:val="ListParagraph"/>
        <w:ind w:left="567"/>
        <w:jc w:val="both"/>
        <w:rPr>
          <w:b/>
        </w:rPr>
      </w:pPr>
    </w:p>
    <w:p w14:paraId="6A27008A" w14:textId="77777777" w:rsidR="009149CF" w:rsidRPr="00837F81" w:rsidRDefault="009149CF" w:rsidP="009149CF">
      <w:pPr>
        <w:pStyle w:val="ListParagraph"/>
        <w:numPr>
          <w:ilvl w:val="0"/>
          <w:numId w:val="33"/>
        </w:numPr>
        <w:ind w:left="1134" w:hanging="567"/>
        <w:jc w:val="both"/>
      </w:pPr>
      <w:r w:rsidRPr="00837F81">
        <w:t xml:space="preserve">The Contractor shall be responsible for interpreting all data referred to under Section 4.6. To the extent which was practicable (taking account of cost and time), the Contractor shall be deemed to have obtained all necessary information as to risks, contingencies and other circumstances which may influence the Works.  </w:t>
      </w:r>
    </w:p>
    <w:p w14:paraId="754C9887" w14:textId="77777777" w:rsidR="009149CF" w:rsidRPr="00837F81" w:rsidRDefault="009149CF" w:rsidP="009149CF">
      <w:pPr>
        <w:pStyle w:val="ListParagraph"/>
        <w:ind w:left="1134"/>
        <w:jc w:val="both"/>
      </w:pPr>
    </w:p>
    <w:p w14:paraId="1684708D" w14:textId="77777777" w:rsidR="009149CF" w:rsidRPr="00837F81" w:rsidRDefault="009149CF" w:rsidP="009149CF">
      <w:pPr>
        <w:pStyle w:val="ListParagraph"/>
        <w:numPr>
          <w:ilvl w:val="0"/>
          <w:numId w:val="33"/>
        </w:numPr>
        <w:ind w:left="1134" w:hanging="567"/>
        <w:jc w:val="both"/>
      </w:pPr>
      <w:r w:rsidRPr="00837F81">
        <w:t xml:space="preserve">To the same extent, the Contractor shall be deemed to have inspected and examined the Site, access to the Site, its surroundings, the above data and other available information, and to have been satisfied of all matters relevant to the execution of the Works, including: </w:t>
      </w:r>
    </w:p>
    <w:p w14:paraId="71DE8E49" w14:textId="77777777" w:rsidR="009149CF" w:rsidRPr="00837F81" w:rsidRDefault="009149CF" w:rsidP="009149CF">
      <w:pPr>
        <w:pStyle w:val="ListParagraph"/>
      </w:pPr>
    </w:p>
    <w:p w14:paraId="02058826" w14:textId="77777777" w:rsidR="009149CF" w:rsidRPr="00837F81" w:rsidRDefault="009149CF" w:rsidP="009149CF">
      <w:pPr>
        <w:pStyle w:val="ListParagraph"/>
        <w:numPr>
          <w:ilvl w:val="1"/>
          <w:numId w:val="33"/>
        </w:numPr>
        <w:ind w:left="1701" w:hanging="567"/>
        <w:jc w:val="both"/>
      </w:pPr>
      <w:r w:rsidRPr="00837F81">
        <w:t xml:space="preserve">the form and nature of the Site, including sub-surface conditions; </w:t>
      </w:r>
    </w:p>
    <w:p w14:paraId="2944D693" w14:textId="77777777" w:rsidR="009149CF" w:rsidRPr="00837F81" w:rsidRDefault="009149CF" w:rsidP="009149CF">
      <w:pPr>
        <w:pStyle w:val="ListParagraph"/>
        <w:numPr>
          <w:ilvl w:val="1"/>
          <w:numId w:val="33"/>
        </w:numPr>
        <w:ind w:left="1701" w:hanging="567"/>
        <w:jc w:val="both"/>
      </w:pPr>
      <w:r w:rsidRPr="00837F81">
        <w:t xml:space="preserve">the hydrological and climatic conditions, and the effects of climatic conditions at the Site; </w:t>
      </w:r>
    </w:p>
    <w:p w14:paraId="50E884CB" w14:textId="77777777" w:rsidR="009149CF" w:rsidRPr="00837F81" w:rsidRDefault="009149CF" w:rsidP="009149CF">
      <w:pPr>
        <w:pStyle w:val="ListParagraph"/>
        <w:numPr>
          <w:ilvl w:val="1"/>
          <w:numId w:val="33"/>
        </w:numPr>
        <w:ind w:left="1701" w:hanging="567"/>
        <w:jc w:val="both"/>
      </w:pPr>
      <w:r w:rsidRPr="00837F81">
        <w:t xml:space="preserve">the extent and nature of the work and Goods necessary for the execution of the Works; </w:t>
      </w:r>
    </w:p>
    <w:p w14:paraId="033B43DB" w14:textId="77777777" w:rsidR="009149CF" w:rsidRPr="00837F81" w:rsidRDefault="009149CF" w:rsidP="009149CF">
      <w:pPr>
        <w:pStyle w:val="ListParagraph"/>
        <w:numPr>
          <w:ilvl w:val="1"/>
          <w:numId w:val="33"/>
        </w:numPr>
        <w:ind w:left="1701" w:hanging="567"/>
        <w:jc w:val="both"/>
      </w:pPr>
      <w:r w:rsidRPr="00837F81">
        <w:t>the Laws, procedures and labour practices of the Country; and the Contractor’s requirements for access, accommodation, facilities, personnel, power, transport, water and any other utilities or services.</w:t>
      </w:r>
    </w:p>
    <w:p w14:paraId="13A6CF73" w14:textId="77777777" w:rsidR="009149CF" w:rsidRPr="00837F81" w:rsidRDefault="009149CF" w:rsidP="009149CF">
      <w:pPr>
        <w:pStyle w:val="ListParagraph"/>
        <w:ind w:left="1134"/>
        <w:jc w:val="both"/>
      </w:pPr>
    </w:p>
    <w:p w14:paraId="74F55045" w14:textId="77777777" w:rsidR="009149CF" w:rsidRPr="00837F81" w:rsidRDefault="009149CF" w:rsidP="00610626">
      <w:pPr>
        <w:spacing w:after="200" w:line="276" w:lineRule="auto"/>
        <w:ind w:left="720"/>
        <w:jc w:val="both"/>
      </w:pPr>
    </w:p>
    <w:p w14:paraId="1C470B76" w14:textId="77777777" w:rsidR="009149CF" w:rsidRPr="00837F81" w:rsidRDefault="009149CF">
      <w:pPr>
        <w:spacing w:after="200" w:line="276" w:lineRule="auto"/>
        <w:ind w:left="720"/>
        <w:jc w:val="both"/>
      </w:pPr>
    </w:p>
    <w:p w14:paraId="4AC3C3AB" w14:textId="77777777" w:rsidR="009149CF" w:rsidRPr="00837F81" w:rsidRDefault="009149CF">
      <w:pPr>
        <w:spacing w:after="200" w:line="276" w:lineRule="auto"/>
        <w:ind w:left="720"/>
        <w:jc w:val="both"/>
      </w:pPr>
    </w:p>
    <w:p w14:paraId="5D45A68F" w14:textId="77777777" w:rsidR="009149CF" w:rsidRPr="00837F81" w:rsidRDefault="009149CF">
      <w:pPr>
        <w:spacing w:after="200" w:line="276" w:lineRule="auto"/>
        <w:ind w:left="720"/>
        <w:jc w:val="both"/>
      </w:pPr>
    </w:p>
    <w:p w14:paraId="74E0FADE" w14:textId="77777777" w:rsidR="009149CF" w:rsidRPr="00837F81" w:rsidRDefault="009149CF">
      <w:pPr>
        <w:spacing w:after="200" w:line="276" w:lineRule="auto"/>
        <w:ind w:left="720"/>
        <w:jc w:val="both"/>
      </w:pPr>
    </w:p>
    <w:p w14:paraId="01A6CB91" w14:textId="77777777" w:rsidR="008B3961" w:rsidRPr="00837F81" w:rsidRDefault="00D74028">
      <w:r w:rsidRPr="00837F81">
        <w:br w:type="page"/>
      </w:r>
    </w:p>
    <w:p w14:paraId="76DC1AB7" w14:textId="14247EA1" w:rsidR="008B3961" w:rsidRPr="00837F81" w:rsidRDefault="00D25255">
      <w:pPr>
        <w:pStyle w:val="Heading1"/>
      </w:pPr>
      <w:bookmarkStart w:id="998" w:name="_Toc229430326"/>
      <w:r w:rsidRPr="00837F81">
        <w:lastRenderedPageBreak/>
        <w:t>4. OWNER’S RESPONSIBILITIES</w:t>
      </w:r>
      <w:bookmarkEnd w:id="998"/>
    </w:p>
    <w:p w14:paraId="74F9E2A7" w14:textId="77777777" w:rsidR="008B3961" w:rsidRPr="00837F81" w:rsidRDefault="00D74028">
      <w:pPr>
        <w:pStyle w:val="Heading2"/>
      </w:pPr>
      <w:bookmarkStart w:id="999" w:name="_Toc229430327"/>
      <w:r w:rsidRPr="00837F81">
        <w:t>4.1  Payment</w:t>
      </w:r>
      <w:bookmarkEnd w:id="999"/>
    </w:p>
    <w:p w14:paraId="317915EF" w14:textId="77777777" w:rsidR="008B3961" w:rsidRPr="00837F81" w:rsidRDefault="00D74028">
      <w:pPr>
        <w:spacing w:after="200" w:line="276" w:lineRule="auto"/>
        <w:ind w:left="720"/>
        <w:jc w:val="both"/>
      </w:pPr>
      <w:r w:rsidRPr="00837F81">
        <w:t>The Owner shall make all payments to the Contractor in accordance with Article 7.</w:t>
      </w:r>
    </w:p>
    <w:p w14:paraId="0D4B2FA5" w14:textId="7DA972DD" w:rsidR="008B3961" w:rsidRPr="00837F81" w:rsidRDefault="00545229" w:rsidP="00545229">
      <w:pPr>
        <w:pStyle w:val="Heading2"/>
      </w:pPr>
      <w:bookmarkStart w:id="1000" w:name="_Toc229430328"/>
      <w:r w:rsidRPr="00837F81">
        <w:t>4.2</w:t>
      </w:r>
      <w:r w:rsidR="00D74028" w:rsidRPr="00837F81">
        <w:t xml:space="preserve"> Site Access</w:t>
      </w:r>
      <w:bookmarkEnd w:id="1000"/>
      <w:r w:rsidR="0083371B" w:rsidRPr="00837F81">
        <w:t xml:space="preserve"> </w:t>
      </w:r>
    </w:p>
    <w:p w14:paraId="50DBC061" w14:textId="51913C7E" w:rsidR="009149CF" w:rsidRPr="00837F81" w:rsidRDefault="00D74028" w:rsidP="00610626">
      <w:pPr>
        <w:pStyle w:val="ListParagraph"/>
        <w:numPr>
          <w:ilvl w:val="1"/>
          <w:numId w:val="24"/>
        </w:numPr>
        <w:spacing w:after="200" w:line="276" w:lineRule="auto"/>
        <w:jc w:val="both"/>
      </w:pPr>
      <w:r w:rsidRPr="00837F81">
        <w:t>The Owner shall provide the Contractor with access to the Site in accordance with the Project Schedule. The Owner shall be responsible for: (a) providing adequate land for the Facility, including laydown areas; (b) fencing and site clearance; and (c) all matters relating to land acquisition, rights of way and easements.</w:t>
      </w:r>
    </w:p>
    <w:p w14:paraId="66DC02C0" w14:textId="5F3303D6" w:rsidR="009149CF" w:rsidRPr="00837F81" w:rsidRDefault="009149CF" w:rsidP="00610626">
      <w:pPr>
        <w:pStyle w:val="ListParagraph"/>
        <w:numPr>
          <w:ilvl w:val="1"/>
          <w:numId w:val="24"/>
        </w:numPr>
        <w:spacing w:after="200" w:line="276" w:lineRule="auto"/>
        <w:jc w:val="both"/>
      </w:pPr>
      <w:r w:rsidRPr="00837F81">
        <w:t>The right and possession may not be exclusive to the Contractor. If the Contractor suffers delay and/or incurs Cost as a result of a failure by the Owner to give any such right or possession within such time prescribed in the Project Schedule, the Contractor shall be entitled to EOT in accordance with Section 2</w:t>
      </w:r>
      <w:r w:rsidR="00106937" w:rsidRPr="00837F81">
        <w:t>1</w:t>
      </w:r>
      <w:r w:rsidRPr="00837F81">
        <w:t xml:space="preserve">. However, if and to the extent that the Owner’s failure was caused by any error or delay by the Contractor, including an error in, or delay in the submission of, any of the applicable Contractor’s Documents, the Contractor shall not be entitled to such EOT. </w:t>
      </w:r>
    </w:p>
    <w:p w14:paraId="07C6C43F" w14:textId="77777777" w:rsidR="008B3961" w:rsidRPr="00837F81" w:rsidRDefault="00D74028">
      <w:pPr>
        <w:pStyle w:val="Heading2"/>
      </w:pPr>
      <w:bookmarkStart w:id="1001" w:name="_Toc229430329"/>
      <w:r w:rsidRPr="00837F81">
        <w:t>4.3  Owner Permits</w:t>
      </w:r>
      <w:bookmarkEnd w:id="1001"/>
    </w:p>
    <w:p w14:paraId="6F635A15" w14:textId="0D129E63" w:rsidR="008B3961" w:rsidRPr="00837F81" w:rsidRDefault="009149CF">
      <w:pPr>
        <w:spacing w:after="200" w:line="276" w:lineRule="auto"/>
        <w:ind w:left="720"/>
        <w:jc w:val="both"/>
      </w:pPr>
      <w:r w:rsidRPr="00837F81">
        <w:t xml:space="preserve">(a) </w:t>
      </w:r>
      <w:r w:rsidR="00D74028" w:rsidRPr="00837F81">
        <w:t xml:space="preserve">The Owner shall be responsible for obtaining and maintaining, at its own cost, all Governmental Authorizations required for the Project other than the Contractor Permits (the “Owner Permits”), including but not limited to environmental impact assessments, licenses to operate, approval-to-construct, and any other permits required by Nigerian regulatory authorities (NUPRC, </w:t>
      </w:r>
      <w:r w:rsidR="00591A85" w:rsidRPr="00837F81">
        <w:t>NMDPRA</w:t>
      </w:r>
      <w:r w:rsidR="00D74028" w:rsidRPr="00837F81">
        <w:t>, NESREA, State Government, etc.).</w:t>
      </w:r>
      <w:r w:rsidR="00C238F6" w:rsidRPr="00837F81">
        <w:t xml:space="preserve"> If any Owner Permit is delayed, refused, revoked,</w:t>
      </w:r>
      <w:r w:rsidRPr="00837F81">
        <w:t xml:space="preserve"> due to n fault of the Contractor</w:t>
      </w:r>
      <w:r w:rsidR="00C238F6" w:rsidRPr="00837F81">
        <w:t xml:space="preserve"> or subject to conditions that materially affect the Contractor’s performance of the Work in accordance with the Project Schedule, the Contractor shall be entitled to </w:t>
      </w:r>
      <w:r w:rsidRPr="00837F81">
        <w:t xml:space="preserve">An EOT and or Cost </w:t>
      </w:r>
      <w:r w:rsidR="00C238F6" w:rsidRPr="00837F81">
        <w:t xml:space="preserve">as a direct result, including but not limited to prolongation costs and rescheduling costs and the </w:t>
      </w:r>
      <w:r w:rsidRPr="00837F81">
        <w:t>C</w:t>
      </w:r>
      <w:r w:rsidR="00C238F6" w:rsidRPr="00837F81">
        <w:t xml:space="preserve">ontractor shall not be liable for </w:t>
      </w:r>
      <w:r w:rsidRPr="00837F81">
        <w:t>D</w:t>
      </w:r>
      <w:r w:rsidR="00C238F6" w:rsidRPr="00837F81">
        <w:t xml:space="preserve">elay </w:t>
      </w:r>
      <w:r w:rsidRPr="00837F81">
        <w:t>D</w:t>
      </w:r>
      <w:r w:rsidR="00C238F6" w:rsidRPr="00837F81">
        <w:t xml:space="preserve">amages under this </w:t>
      </w:r>
      <w:r w:rsidRPr="00837F81">
        <w:t>Ag</w:t>
      </w:r>
      <w:r w:rsidR="00C238F6" w:rsidRPr="00837F81">
        <w:t>reement.</w:t>
      </w:r>
    </w:p>
    <w:p w14:paraId="2351D844" w14:textId="77777777" w:rsidR="009149CF" w:rsidRPr="00837F81" w:rsidRDefault="009149CF" w:rsidP="009149CF">
      <w:pPr>
        <w:spacing w:after="200" w:line="276" w:lineRule="auto"/>
        <w:ind w:left="720"/>
        <w:jc w:val="both"/>
      </w:pPr>
      <w:r w:rsidRPr="00837F81">
        <w:t>(b)</w:t>
      </w:r>
      <w:r w:rsidRPr="00837F81">
        <w:tab/>
        <w:t>The Contractor shall provide such assistance and all documentation as reasonably required by the Owner, so as to allow the Owner to obtain any permit, permission, licence or approval under sub-paragraph (a) above.</w:t>
      </w:r>
    </w:p>
    <w:p w14:paraId="15E273C9" w14:textId="77777777" w:rsidR="009149CF" w:rsidRPr="00837F81" w:rsidRDefault="009149CF" w:rsidP="009149CF">
      <w:pPr>
        <w:spacing w:after="200" w:line="276" w:lineRule="auto"/>
        <w:ind w:left="720"/>
        <w:jc w:val="both"/>
      </w:pPr>
      <w:r w:rsidRPr="00837F81">
        <w:t>(c)</w:t>
      </w:r>
      <w:r w:rsidRPr="00837F81">
        <w:tab/>
        <w:t xml:space="preserve">The Contractor shall comply with all permits, permissions, licences and/ or approvals obtained by the Owner under sub-paragraph (a) above. </w:t>
      </w:r>
    </w:p>
    <w:p w14:paraId="2B8099A6" w14:textId="577BAD6D" w:rsidR="009149CF" w:rsidRPr="00837F81" w:rsidRDefault="009149CF" w:rsidP="009149CF">
      <w:pPr>
        <w:spacing w:after="200" w:line="276" w:lineRule="auto"/>
        <w:ind w:left="720"/>
        <w:jc w:val="both"/>
      </w:pPr>
      <w:r w:rsidRPr="00837F81">
        <w:t>(d)</w:t>
      </w:r>
      <w:r w:rsidRPr="00837F81">
        <w:tab/>
        <w:t xml:space="preserve">If, having complied with sub-paragraph (c) above, the Contractor suffers delay and/or incurs Cost as a result of the Owner’s delay or failure to obtain any permit, </w:t>
      </w:r>
      <w:r w:rsidRPr="00837F81">
        <w:lastRenderedPageBreak/>
        <w:t xml:space="preserve">permission, licence or approval under sub-paragraph (a) above, the Contractor shall be entitled to </w:t>
      </w:r>
      <w:r w:rsidR="00545229" w:rsidRPr="00837F81">
        <w:t xml:space="preserve">EOT </w:t>
      </w:r>
      <w:r w:rsidRPr="00837F81">
        <w:t xml:space="preserve">or Cost in accordance with Section 21. </w:t>
      </w:r>
    </w:p>
    <w:p w14:paraId="341AE2E0" w14:textId="5C272129" w:rsidR="009149CF" w:rsidRPr="00837F81" w:rsidRDefault="009149CF" w:rsidP="009149CF">
      <w:pPr>
        <w:spacing w:after="200" w:line="276" w:lineRule="auto"/>
        <w:ind w:left="720"/>
        <w:jc w:val="both"/>
      </w:pPr>
      <w:r w:rsidRPr="00837F81">
        <w:t>(e)If the Owner incurs additional costs as a result of the Contractor’s failure to comply with (c) above,</w:t>
      </w:r>
      <w:r w:rsidR="00770D44" w:rsidRPr="00837F81">
        <w:t xml:space="preserve"> </w:t>
      </w:r>
      <w:r w:rsidRPr="00837F81">
        <w:t>Owner shall be entitled to Cost to be determined in accordance with Section 2</w:t>
      </w:r>
      <w:r w:rsidR="00545229" w:rsidRPr="00837F81">
        <w:t>1</w:t>
      </w:r>
      <w:r w:rsidR="00685830">
        <w:t xml:space="preserve"> and shall not be liable for delay damages under this </w:t>
      </w:r>
      <w:r w:rsidR="007342DB">
        <w:t>A</w:t>
      </w:r>
      <w:r w:rsidR="00685830">
        <w:t>greement</w:t>
      </w:r>
      <w:r w:rsidR="00770D44" w:rsidRPr="00837F81">
        <w:t xml:space="preserve">. </w:t>
      </w:r>
    </w:p>
    <w:p w14:paraId="5183D67B" w14:textId="77777777" w:rsidR="008B3961" w:rsidRPr="00837F81" w:rsidRDefault="00D74028">
      <w:pPr>
        <w:pStyle w:val="Heading2"/>
      </w:pPr>
      <w:bookmarkStart w:id="1002" w:name="_Toc229430330"/>
      <w:r w:rsidRPr="00837F81">
        <w:t>4.4  Feedstock</w:t>
      </w:r>
      <w:bookmarkEnd w:id="1002"/>
    </w:p>
    <w:p w14:paraId="49C81A74" w14:textId="5866907A" w:rsidR="008B3961" w:rsidRPr="00837F81" w:rsidRDefault="00D74028">
      <w:pPr>
        <w:spacing w:after="200" w:line="276" w:lineRule="auto"/>
        <w:ind w:left="720"/>
        <w:jc w:val="both"/>
      </w:pPr>
      <w:r w:rsidRPr="00837F81">
        <w:t xml:space="preserve">The Owner shall be responsible for procuring and supplying feedstock (natural gas or other applicable feedstock) to the Facility in quantities and at the pressure, temperature and quality specifications required for </w:t>
      </w:r>
      <w:r w:rsidR="00770D44" w:rsidRPr="00837F81">
        <w:t>C</w:t>
      </w:r>
      <w:r w:rsidRPr="00837F81">
        <w:t xml:space="preserve">ommissioning, </w:t>
      </w:r>
      <w:r w:rsidR="00770D44" w:rsidRPr="00837F81">
        <w:t>P</w:t>
      </w:r>
      <w:r w:rsidRPr="00837F81">
        <w:t xml:space="preserve">erformance </w:t>
      </w:r>
      <w:r w:rsidR="00770D44" w:rsidRPr="00837F81">
        <w:t>T</w:t>
      </w:r>
      <w:r w:rsidRPr="00837F81">
        <w:t>esting</w:t>
      </w:r>
      <w:r w:rsidR="00770D44" w:rsidRPr="00837F81">
        <w:t xml:space="preserve">. </w:t>
      </w:r>
      <w:r w:rsidRPr="00837F81">
        <w:t>, as set forth in Schedule A-2.</w:t>
      </w:r>
    </w:p>
    <w:p w14:paraId="1CABB1F4" w14:textId="77777777" w:rsidR="008B3961" w:rsidRPr="00837F81" w:rsidRDefault="00D74028">
      <w:pPr>
        <w:pStyle w:val="Heading2"/>
      </w:pPr>
      <w:bookmarkStart w:id="1003" w:name="_Toc229430331"/>
      <w:r w:rsidRPr="00837F81">
        <w:t>4.5  Security</w:t>
      </w:r>
      <w:bookmarkEnd w:id="1003"/>
    </w:p>
    <w:p w14:paraId="01D6A101" w14:textId="0740BF86" w:rsidR="008B3961" w:rsidRPr="00837F81" w:rsidRDefault="00D74028">
      <w:pPr>
        <w:spacing w:after="200" w:line="276" w:lineRule="auto"/>
        <w:ind w:left="720"/>
        <w:jc w:val="both"/>
      </w:pPr>
      <w:r w:rsidRPr="00837F81">
        <w:t xml:space="preserve">The Owner shall establish and maintain appropriate </w:t>
      </w:r>
      <w:r w:rsidR="00770D44" w:rsidRPr="00837F81">
        <w:t xml:space="preserve">external </w:t>
      </w:r>
      <w:r w:rsidRPr="00837F81">
        <w:t xml:space="preserve">security measures for the </w:t>
      </w:r>
      <w:r w:rsidR="00770D44" w:rsidRPr="00837F81">
        <w:t xml:space="preserve">areas outside the perimeter fence or boundary walls of the </w:t>
      </w:r>
      <w:r w:rsidRPr="00837F81">
        <w:t>Site, including engagement of private security and coordination with relevant government security agencies as required. The security plan shall be developed in consultation with the Contractor and shall comply with all requirements of the Project insurers.</w:t>
      </w:r>
    </w:p>
    <w:p w14:paraId="21EB6228" w14:textId="77777777" w:rsidR="008B3961" w:rsidRPr="00837F81" w:rsidRDefault="00D74028">
      <w:pPr>
        <w:pStyle w:val="Heading2"/>
      </w:pPr>
      <w:bookmarkStart w:id="1004" w:name="_Toc229430332"/>
      <w:r w:rsidRPr="00837F81">
        <w:t>4.6  Customs and Import Duties</w:t>
      </w:r>
      <w:bookmarkEnd w:id="1004"/>
    </w:p>
    <w:p w14:paraId="5E215440" w14:textId="545C6CEB" w:rsidR="008B3961" w:rsidRPr="00837F81" w:rsidRDefault="00770D44">
      <w:pPr>
        <w:spacing w:after="200" w:line="276" w:lineRule="auto"/>
        <w:ind w:left="720"/>
        <w:jc w:val="both"/>
      </w:pPr>
      <w:r w:rsidRPr="00837F81">
        <w:t>(a)</w:t>
      </w:r>
      <w:r w:rsidR="00D74028" w:rsidRPr="00837F81">
        <w:t>Unless otherwise allocated in Schedule A-1, the Owner shall be responsible for: (a) customs duties, and clearance charges at Nigerian ports; and (b) all temporary importation permits</w:t>
      </w:r>
      <w:r w:rsidR="0003501E">
        <w:t>, documentation</w:t>
      </w:r>
      <w:r w:rsidR="00083CDC">
        <w:t xml:space="preserve"> (such as such as Form M and </w:t>
      </w:r>
      <w:r w:rsidR="00117E5D">
        <w:t>the Standards Organisation of Nigeria Conformity Assessment Programme (S</w:t>
      </w:r>
      <w:r w:rsidR="00083CDC">
        <w:t>ONCAP</w:t>
      </w:r>
      <w:r w:rsidR="00117E5D">
        <w:t>)</w:t>
      </w:r>
      <w:r w:rsidR="00083CDC">
        <w:t xml:space="preserve"> certificate)</w:t>
      </w:r>
      <w:r w:rsidR="00D74028" w:rsidRPr="00837F81">
        <w:t xml:space="preserve"> and duty exemptions applicable to the Project.</w:t>
      </w:r>
    </w:p>
    <w:p w14:paraId="13D33E82" w14:textId="008230D4" w:rsidR="00770D44" w:rsidRPr="00837F81" w:rsidRDefault="00770D44" w:rsidP="00770D44">
      <w:pPr>
        <w:spacing w:after="200" w:line="276" w:lineRule="auto"/>
        <w:ind w:left="720"/>
        <w:jc w:val="both"/>
      </w:pPr>
      <w:r w:rsidRPr="00837F81">
        <w:t>(b)The Owner shall be responsible for the receipt of all supplied Equipment at the port of entry, including customs clearance and transportation to the Site. Upon delivery of such equipment to the Site, a formal handover process shall be conducted between the Owner and the Contractor.</w:t>
      </w:r>
    </w:p>
    <w:p w14:paraId="2A11B348" w14:textId="77777777" w:rsidR="00770D44" w:rsidRPr="00837F81" w:rsidRDefault="00770D44" w:rsidP="00770D44">
      <w:pPr>
        <w:spacing w:after="200" w:line="276" w:lineRule="auto"/>
        <w:ind w:left="720"/>
        <w:jc w:val="both"/>
      </w:pPr>
      <w:r w:rsidRPr="00837F81">
        <w:t>The handover shall include:</w:t>
      </w:r>
    </w:p>
    <w:p w14:paraId="04179186" w14:textId="77777777" w:rsidR="00770D44" w:rsidRPr="00837F81" w:rsidRDefault="00770D44" w:rsidP="00770D44">
      <w:pPr>
        <w:spacing w:after="200" w:line="276" w:lineRule="auto"/>
        <w:ind w:left="720"/>
        <w:jc w:val="both"/>
      </w:pPr>
      <w:r w:rsidRPr="00837F81">
        <w:t>•</w:t>
      </w:r>
      <w:r w:rsidRPr="00837F81">
        <w:tab/>
        <w:t>a joint physical inspection of all equipment delivered</w:t>
      </w:r>
    </w:p>
    <w:p w14:paraId="17367648" w14:textId="77777777" w:rsidR="00770D44" w:rsidRPr="00837F81" w:rsidRDefault="00770D44" w:rsidP="00770D44">
      <w:pPr>
        <w:spacing w:after="200" w:line="276" w:lineRule="auto"/>
        <w:ind w:left="720"/>
        <w:jc w:val="both"/>
      </w:pPr>
      <w:r w:rsidRPr="00837F81">
        <w:t>•</w:t>
      </w:r>
      <w:r w:rsidRPr="00837F81">
        <w:tab/>
        <w:t>verification against shipping documents, packing lists, and specifications</w:t>
      </w:r>
    </w:p>
    <w:p w14:paraId="1F646F44" w14:textId="77777777" w:rsidR="00770D44" w:rsidRPr="00837F81" w:rsidRDefault="00770D44" w:rsidP="00770D44">
      <w:pPr>
        <w:spacing w:after="200" w:line="276" w:lineRule="auto"/>
        <w:ind w:left="720"/>
        <w:jc w:val="both"/>
      </w:pPr>
      <w:r w:rsidRPr="00837F81">
        <w:t>•</w:t>
      </w:r>
      <w:r w:rsidRPr="00837F81">
        <w:tab/>
        <w:t xml:space="preserve">recording of quantities  </w:t>
      </w:r>
    </w:p>
    <w:p w14:paraId="438A1AC1" w14:textId="6B0D45A3" w:rsidR="00770D44" w:rsidRPr="00837F81" w:rsidRDefault="00770D44" w:rsidP="00770D44">
      <w:pPr>
        <w:spacing w:after="200" w:line="276" w:lineRule="auto"/>
        <w:ind w:left="720"/>
        <w:jc w:val="both"/>
      </w:pPr>
      <w:r w:rsidRPr="00837F81">
        <w:t>•</w:t>
      </w:r>
      <w:r w:rsidRPr="00837F81">
        <w:tab/>
        <w:t>issuance of a jointly signed Handover Certificate confirming transfer of custody</w:t>
      </w:r>
    </w:p>
    <w:p w14:paraId="380E3611" w14:textId="642FFBE2" w:rsidR="00770D44" w:rsidRPr="00837F81" w:rsidRDefault="00770D44" w:rsidP="00770D44">
      <w:pPr>
        <w:spacing w:after="200" w:line="276" w:lineRule="auto"/>
        <w:ind w:left="720"/>
        <w:jc w:val="both"/>
      </w:pPr>
      <w:r w:rsidRPr="00837F81">
        <w:lastRenderedPageBreak/>
        <w:t>(c) The Contractor shall be responsible for customs clearance, permits, fees and charges related to the import, transport and handling of all Goods, including all obligations necessary for their delivery to Nigeria</w:t>
      </w:r>
      <w:r w:rsidR="0003501E">
        <w:t xml:space="preserve">n </w:t>
      </w:r>
      <w:r w:rsidR="00B371F6">
        <w:t>p</w:t>
      </w:r>
      <w:r w:rsidR="0003501E">
        <w:t>ort</w:t>
      </w:r>
      <w:r w:rsidRPr="00837F81">
        <w:t>, and shall indemnify and hold the Owner harmless against and from all damages, losses and expenses (including legal fees and expenses) resulting from the import, transport and handling of all Goods, and shall negotiate and pay all third party claims arising from their import, transport and handling.</w:t>
      </w:r>
    </w:p>
    <w:p w14:paraId="3FAA032D" w14:textId="77777777" w:rsidR="008B3961" w:rsidRPr="00837F81" w:rsidRDefault="00D74028">
      <w:pPr>
        <w:pStyle w:val="Heading2"/>
      </w:pPr>
      <w:bookmarkStart w:id="1005" w:name="_Toc229430333"/>
      <w:r w:rsidRPr="00837F81">
        <w:t>4.7  Geotechnical and Environmental Surveys</w:t>
      </w:r>
      <w:bookmarkEnd w:id="1005"/>
    </w:p>
    <w:p w14:paraId="7848ACB6" w14:textId="03500A41" w:rsidR="008B3961" w:rsidRPr="00837F81" w:rsidRDefault="00770D44">
      <w:pPr>
        <w:spacing w:after="200" w:line="276" w:lineRule="auto"/>
        <w:ind w:left="720"/>
        <w:jc w:val="both"/>
      </w:pPr>
      <w:r w:rsidRPr="00837F81">
        <w:t xml:space="preserve">(a) </w:t>
      </w:r>
      <w:r w:rsidR="00D74028" w:rsidRPr="00837F81">
        <w:t xml:space="preserve">The Owner shall be responsible for conducting and providing the Contractor with geotechnical, topographical and environmental survey data for the Site prior to the issuance of NTP. The Contractor shall be entitled to rely on such data, except to the extent that inaccuracies or discrepancies were reasonably discoverable by an experienced contractor exercising Good Engineering and Construction Practice through normal site inspection and verification activities. </w:t>
      </w:r>
    </w:p>
    <w:p w14:paraId="4AB66ED5" w14:textId="69F8826E" w:rsidR="00770D44" w:rsidRPr="00837F81" w:rsidRDefault="00770D44">
      <w:pPr>
        <w:spacing w:after="200" w:line="276" w:lineRule="auto"/>
        <w:ind w:left="720"/>
        <w:jc w:val="both"/>
      </w:pPr>
      <w:r w:rsidRPr="00837F81">
        <w:t>(b) The Owner shall have made available to the Contractor for information, before the Effective Date, all relevant data in the Owner’s possession on the topography of the Site and on sub-surface, hydrological, climatic and environmental conditions at the Site. The Owner shall promptly make available to the Contractor all such data which comes into the Owner’s possession after the Effective Date. The original survey control points, lines and levels of reference (the “items of reference” in this Agreement) shall be specified in the Owner’s Requirements or issued to the Contractor by a Notice from the Owner’s Representative.</w:t>
      </w:r>
    </w:p>
    <w:p w14:paraId="1716BA61" w14:textId="77777777" w:rsidR="008B3961" w:rsidRPr="00837F81" w:rsidRDefault="00D74028">
      <w:pPr>
        <w:pStyle w:val="Heading2"/>
      </w:pPr>
      <w:bookmarkStart w:id="1006" w:name="_Toc229430334"/>
      <w:r w:rsidRPr="00837F81">
        <w:t>4.8  Community Relations</w:t>
      </w:r>
      <w:bookmarkEnd w:id="1006"/>
    </w:p>
    <w:p w14:paraId="5DF8E33E" w14:textId="7B6400B1" w:rsidR="008B3961" w:rsidRPr="00837F81" w:rsidRDefault="00106937">
      <w:pPr>
        <w:spacing w:after="200" w:line="276" w:lineRule="auto"/>
        <w:ind w:left="720"/>
        <w:jc w:val="both"/>
      </w:pPr>
      <w:r w:rsidRPr="00837F81">
        <w:t>(</w:t>
      </w:r>
      <w:r w:rsidR="00FA3658" w:rsidRPr="00837F81">
        <w:t>a</w:t>
      </w:r>
      <w:r w:rsidRPr="00837F81">
        <w:t>)</w:t>
      </w:r>
      <w:r w:rsidR="00D74028" w:rsidRPr="00837F81">
        <w:t>The Owner shall be responsible for community relations and stakeholder engagement in the area surrounding the Site, including negotiation of community development agreements and management of community-related risks</w:t>
      </w:r>
      <w:r w:rsidR="001C6D78" w:rsidRPr="00837F81">
        <w:t xml:space="preserve">; and the </w:t>
      </w:r>
      <w:r w:rsidR="00770D44" w:rsidRPr="00837F81">
        <w:t>O</w:t>
      </w:r>
      <w:r w:rsidR="001C6D78" w:rsidRPr="00837F81">
        <w:t>wner shall be responsible for all community related cost.</w:t>
      </w:r>
    </w:p>
    <w:p w14:paraId="3032B0B8" w14:textId="77777777" w:rsidR="008B3961" w:rsidRPr="00837F81" w:rsidRDefault="00D74028">
      <w:pPr>
        <w:pStyle w:val="Heading2"/>
      </w:pPr>
      <w:bookmarkStart w:id="1007" w:name="_Toc229430335"/>
      <w:r w:rsidRPr="00837F81">
        <w:t>4.9  Owner’s Representative</w:t>
      </w:r>
      <w:bookmarkEnd w:id="1007"/>
    </w:p>
    <w:p w14:paraId="23B24B9A" w14:textId="77777777" w:rsidR="008B3961" w:rsidRPr="00837F81" w:rsidRDefault="00D74028">
      <w:pPr>
        <w:spacing w:after="200" w:line="276" w:lineRule="auto"/>
        <w:ind w:left="720"/>
        <w:jc w:val="both"/>
      </w:pPr>
      <w:r w:rsidRPr="00837F81">
        <w:t>The Owner shall designate an Owner’s Representative who shall have full authority to act on behalf of the Owner in all matters arising under this Agreement. The Owner’s Representative shall be available at all reasonable times for consultation, document review, approvals and decision-making.</w:t>
      </w:r>
    </w:p>
    <w:p w14:paraId="0A0B14BC" w14:textId="77777777" w:rsidR="008B3961" w:rsidRPr="00837F81" w:rsidRDefault="00D74028">
      <w:pPr>
        <w:pStyle w:val="Heading2"/>
      </w:pPr>
      <w:bookmarkStart w:id="1008" w:name="_Toc229430336"/>
      <w:r w:rsidRPr="00837F81">
        <w:t>4.10  Review Obligations</w:t>
      </w:r>
      <w:bookmarkEnd w:id="1008"/>
    </w:p>
    <w:p w14:paraId="4CE6CD4F" w14:textId="7FE0DDE9" w:rsidR="00770D44" w:rsidRPr="00837F81" w:rsidRDefault="00770D44">
      <w:pPr>
        <w:spacing w:after="200" w:line="276" w:lineRule="auto"/>
        <w:ind w:left="720"/>
        <w:jc w:val="both"/>
      </w:pPr>
      <w:r w:rsidRPr="00837F81">
        <w:t xml:space="preserve">(a) </w:t>
      </w:r>
      <w:r w:rsidR="00D74028" w:rsidRPr="00837F81">
        <w:t xml:space="preserve">The Owner shall review and, if found acceptable, approve all documents, drawings and deliverables submitted by the Contractor within </w:t>
      </w:r>
      <w:r w:rsidR="0046411A">
        <w:t>five (5) Business Days</w:t>
      </w:r>
      <w:r w:rsidR="00D74028" w:rsidRPr="0046411A">
        <w:t>.</w:t>
      </w:r>
      <w:r w:rsidR="00D74028" w:rsidRPr="00837F81">
        <w:t xml:space="preserve"> Failure to respond </w:t>
      </w:r>
      <w:r w:rsidR="00D74028" w:rsidRPr="00837F81">
        <w:lastRenderedPageBreak/>
        <w:t xml:space="preserve">within the applicable period shall not constitute deemed approval, but shall entitle the Contractor to an </w:t>
      </w:r>
      <w:r w:rsidRPr="00837F81">
        <w:t>EOT</w:t>
      </w:r>
      <w:r w:rsidR="00D74028" w:rsidRPr="00837F81">
        <w:t xml:space="preserve"> </w:t>
      </w:r>
      <w:r w:rsidR="00DD5A0B" w:rsidRPr="00837F81">
        <w:t>and recovery of reasonable prolongation costs incurred as a direct result of such delay</w:t>
      </w:r>
      <w:r w:rsidR="0011582B" w:rsidRPr="00837F81">
        <w:t xml:space="preserve"> including,</w:t>
      </w:r>
      <w:r w:rsidR="00DD5A0B" w:rsidRPr="00837F81">
        <w:t xml:space="preserve"> </w:t>
      </w:r>
      <w:r w:rsidR="00D74028" w:rsidRPr="00837F81">
        <w:t>to the extent such failure causes delay to the critical path.</w:t>
      </w:r>
      <w:r w:rsidRPr="00837F81">
        <w:t xml:space="preserve"> </w:t>
      </w:r>
    </w:p>
    <w:p w14:paraId="66273634" w14:textId="70AE31AC" w:rsidR="008B3961" w:rsidRPr="00837F81" w:rsidRDefault="00770D44">
      <w:pPr>
        <w:spacing w:after="200" w:line="276" w:lineRule="auto"/>
        <w:ind w:left="720"/>
        <w:jc w:val="both"/>
      </w:pPr>
      <w:r w:rsidRPr="00837F81">
        <w:t>(b) The Contractor shall not be entitled to any EOT or Cost arising from any delay caused by its revision and resubmission of non-compliant documents.</w:t>
      </w:r>
    </w:p>
    <w:p w14:paraId="095754CB" w14:textId="77777777" w:rsidR="008B3961" w:rsidRPr="00837F81" w:rsidRDefault="00D74028">
      <w:pPr>
        <w:pStyle w:val="Heading2"/>
      </w:pPr>
      <w:bookmarkStart w:id="1009" w:name="_Toc229430337"/>
      <w:r w:rsidRPr="00837F81">
        <w:t>4.11  Financing</w:t>
      </w:r>
      <w:bookmarkEnd w:id="1009"/>
    </w:p>
    <w:p w14:paraId="765C926F" w14:textId="77777777" w:rsidR="008B3961" w:rsidRPr="00837F81" w:rsidRDefault="00D74028">
      <w:pPr>
        <w:spacing w:after="200" w:line="276" w:lineRule="auto"/>
        <w:ind w:left="720"/>
        <w:jc w:val="both"/>
      </w:pPr>
      <w:r w:rsidRPr="00837F81">
        <w:t>The Owner shall take all actions necessary to secure and maintain adequate financing to meet its payment obligations under this Agreement. The Owner shall provide reasonable evidence of available financing upon request by the Contractor.</w:t>
      </w:r>
    </w:p>
    <w:p w14:paraId="2992DA0C" w14:textId="1DE8B63B" w:rsidR="00770D44" w:rsidRPr="00837F81" w:rsidRDefault="00770D44" w:rsidP="00610626">
      <w:pPr>
        <w:pStyle w:val="Heading2"/>
        <w:numPr>
          <w:ilvl w:val="1"/>
          <w:numId w:val="38"/>
        </w:numPr>
      </w:pPr>
      <w:bookmarkStart w:id="1010" w:name="_Toc229430338"/>
      <w:r w:rsidRPr="00837F81">
        <w:t>Instruction</w:t>
      </w:r>
      <w:bookmarkEnd w:id="1010"/>
    </w:p>
    <w:p w14:paraId="01C3CA58" w14:textId="77777777" w:rsidR="00770D44" w:rsidRPr="00837F81" w:rsidRDefault="00770D44" w:rsidP="00770D44">
      <w:pPr>
        <w:pStyle w:val="ListParagraph"/>
        <w:numPr>
          <w:ilvl w:val="1"/>
          <w:numId w:val="37"/>
        </w:numPr>
        <w:spacing w:after="200" w:line="276" w:lineRule="auto"/>
        <w:ind w:left="1134" w:hanging="567"/>
        <w:jc w:val="both"/>
      </w:pPr>
      <w:r w:rsidRPr="00837F81">
        <w:t xml:space="preserve">The Owner may, through the Owner’s Representative or an assistant as stated below, issue to the Contractor (at any time) instructions which may be necessary for the execution of the Works, all in accordance with this Agreement. Each instruction shall state the obligation(s) to which it relates and the Section (or other term of the Agreement) in which the obligation(s) are specified. </w:t>
      </w:r>
    </w:p>
    <w:p w14:paraId="4F3631A0" w14:textId="77777777" w:rsidR="00770D44" w:rsidRPr="00837F81" w:rsidRDefault="00770D44" w:rsidP="00770D44">
      <w:pPr>
        <w:pStyle w:val="ListParagraph"/>
        <w:numPr>
          <w:ilvl w:val="1"/>
          <w:numId w:val="37"/>
        </w:numPr>
        <w:spacing w:after="200" w:line="276" w:lineRule="auto"/>
        <w:ind w:left="1134" w:hanging="567"/>
        <w:jc w:val="both"/>
      </w:pPr>
      <w:r w:rsidRPr="00837F81">
        <w:t xml:space="preserve">Subject to the following provisions of this Section, the Contractor shall comply with the instructions given by the Owner’s Representative or delegated assistant, on any matter related to the Agreement. </w:t>
      </w:r>
    </w:p>
    <w:p w14:paraId="6D1AAA4B" w14:textId="77777777" w:rsidR="00770D44" w:rsidRPr="00837F81" w:rsidRDefault="00770D44" w:rsidP="00770D44">
      <w:pPr>
        <w:pStyle w:val="ListParagraph"/>
        <w:numPr>
          <w:ilvl w:val="1"/>
          <w:numId w:val="37"/>
        </w:numPr>
        <w:spacing w:after="200" w:line="276" w:lineRule="auto"/>
        <w:ind w:left="1134" w:hanging="567"/>
        <w:jc w:val="both"/>
      </w:pPr>
      <w:r w:rsidRPr="00837F81">
        <w:t xml:space="preserve">If an instruction states that it constitutes a Change Order, Section 6.1 shall apply. If not so stated, and the Contractor considers that the instruction: </w:t>
      </w:r>
    </w:p>
    <w:p w14:paraId="3303EC45" w14:textId="77777777" w:rsidR="00770D44" w:rsidRPr="00837F81" w:rsidRDefault="00770D44" w:rsidP="00770D44">
      <w:pPr>
        <w:pStyle w:val="ListParagraph"/>
        <w:numPr>
          <w:ilvl w:val="2"/>
          <w:numId w:val="37"/>
        </w:numPr>
        <w:spacing w:after="200" w:line="276" w:lineRule="auto"/>
        <w:ind w:hanging="579"/>
        <w:jc w:val="both"/>
      </w:pPr>
      <w:r w:rsidRPr="00837F81">
        <w:t>constitutes a Change Order (or involves work that is already part of an existing Change Order); or</w:t>
      </w:r>
    </w:p>
    <w:p w14:paraId="388BD1A2" w14:textId="6AB87516" w:rsidR="00770D44" w:rsidRPr="00837F81" w:rsidRDefault="00770D44" w:rsidP="00770D44">
      <w:pPr>
        <w:pStyle w:val="ListParagraph"/>
        <w:numPr>
          <w:ilvl w:val="2"/>
          <w:numId w:val="37"/>
        </w:numPr>
        <w:spacing w:after="200" w:line="276" w:lineRule="auto"/>
        <w:ind w:hanging="579"/>
        <w:jc w:val="both"/>
      </w:pPr>
      <w:r w:rsidRPr="00837F81">
        <w:t>does not comply with Applicable Laws or will reduce the safety of the Works or is technically impossible</w:t>
      </w:r>
    </w:p>
    <w:p w14:paraId="66F60107" w14:textId="77777777" w:rsidR="00770D44" w:rsidRPr="00837F81" w:rsidRDefault="00770D44" w:rsidP="00770D44">
      <w:pPr>
        <w:spacing w:after="200" w:line="276" w:lineRule="auto"/>
        <w:ind w:left="1134"/>
        <w:jc w:val="both"/>
      </w:pPr>
      <w:r w:rsidRPr="00837F81">
        <w:t>the Contractor shall immediately, and before commencing any work related to the instruction, give a Notice to the Owner with reasons. If the Owner does not respond within 7 days (or such other time as may be agreed between the Parties) after receiving this Notice, by giving a Notice confirming, reversing or varying the instruction, the Owner shall be deemed to have revoked the instruction. Otherwise the Contractor shall comply with and be bound by the terms of the Owner’s response.</w:t>
      </w:r>
    </w:p>
    <w:p w14:paraId="302D7671" w14:textId="77777777" w:rsidR="00657BED" w:rsidRPr="00837F81" w:rsidRDefault="00657BED" w:rsidP="00657BED">
      <w:pPr>
        <w:pStyle w:val="ListParagraph"/>
        <w:numPr>
          <w:ilvl w:val="1"/>
          <w:numId w:val="40"/>
        </w:numPr>
        <w:spacing w:after="200" w:line="276" w:lineRule="auto"/>
        <w:ind w:left="567" w:hanging="567"/>
        <w:jc w:val="both"/>
        <w:rPr>
          <w:b/>
        </w:rPr>
      </w:pPr>
      <w:r w:rsidRPr="00837F81">
        <w:rPr>
          <w:b/>
        </w:rPr>
        <w:t>Setting-out</w:t>
      </w:r>
    </w:p>
    <w:p w14:paraId="5B25A850" w14:textId="77777777" w:rsidR="00657BED" w:rsidRPr="00837F81" w:rsidRDefault="00657BED" w:rsidP="00657BED">
      <w:pPr>
        <w:pStyle w:val="ListParagraph"/>
        <w:numPr>
          <w:ilvl w:val="1"/>
          <w:numId w:val="39"/>
        </w:numPr>
        <w:spacing w:after="200" w:line="276" w:lineRule="auto"/>
        <w:ind w:left="1134" w:hanging="567"/>
        <w:jc w:val="both"/>
      </w:pPr>
      <w:r w:rsidRPr="00837F81">
        <w:t xml:space="preserve">The Contractor shall set out the Works in relation to the items of reference under Section 4.6. </w:t>
      </w:r>
    </w:p>
    <w:p w14:paraId="4EB6E80B" w14:textId="77777777" w:rsidR="00657BED" w:rsidRPr="00837F81" w:rsidRDefault="00657BED" w:rsidP="00657BED">
      <w:pPr>
        <w:pStyle w:val="ListParagraph"/>
        <w:numPr>
          <w:ilvl w:val="1"/>
          <w:numId w:val="39"/>
        </w:numPr>
        <w:spacing w:after="200" w:line="276" w:lineRule="auto"/>
        <w:ind w:left="1134" w:hanging="567"/>
        <w:jc w:val="both"/>
      </w:pPr>
      <w:r w:rsidRPr="00837F81">
        <w:lastRenderedPageBreak/>
        <w:t xml:space="preserve">The Contractor shall: </w:t>
      </w:r>
    </w:p>
    <w:p w14:paraId="59F0C5D0"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verify the accuracy of all these items of reference before they are used for the Works; </w:t>
      </w:r>
    </w:p>
    <w:p w14:paraId="04E191E9" w14:textId="77777777" w:rsidR="00657BED" w:rsidRPr="00837F81" w:rsidRDefault="00657BED" w:rsidP="00657BED">
      <w:pPr>
        <w:pStyle w:val="ListParagraph"/>
        <w:numPr>
          <w:ilvl w:val="2"/>
          <w:numId w:val="39"/>
        </w:numPr>
        <w:spacing w:after="200" w:line="276" w:lineRule="auto"/>
        <w:ind w:left="1701" w:hanging="567"/>
        <w:jc w:val="both"/>
      </w:pPr>
      <w:r w:rsidRPr="00837F81">
        <w:t>promptly deliver the results of each verification to the Owner’s Representative;</w:t>
      </w:r>
    </w:p>
    <w:p w14:paraId="5CA746D9" w14:textId="77777777" w:rsidR="00657BED" w:rsidRPr="00837F81" w:rsidRDefault="00657BED" w:rsidP="00657BED">
      <w:pPr>
        <w:pStyle w:val="ListParagraph"/>
        <w:numPr>
          <w:ilvl w:val="2"/>
          <w:numId w:val="39"/>
        </w:numPr>
        <w:spacing w:after="200" w:line="276" w:lineRule="auto"/>
        <w:ind w:left="1701" w:hanging="567"/>
        <w:jc w:val="both"/>
      </w:pPr>
      <w:r w:rsidRPr="00837F81">
        <w:t>rectify any error in the positions, levels, dimensions or alignment of the Works; and</w:t>
      </w:r>
    </w:p>
    <w:p w14:paraId="1855DD4F"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be responsible for the correct positioning of all parts of the Works. </w:t>
      </w:r>
    </w:p>
    <w:p w14:paraId="3117D772" w14:textId="77777777" w:rsidR="00657BED" w:rsidRPr="00837F81" w:rsidRDefault="00657BED" w:rsidP="00657BED">
      <w:pPr>
        <w:pStyle w:val="ListParagraph"/>
        <w:numPr>
          <w:ilvl w:val="1"/>
          <w:numId w:val="39"/>
        </w:numPr>
        <w:spacing w:after="200" w:line="276" w:lineRule="auto"/>
        <w:ind w:left="1134" w:hanging="567"/>
        <w:jc w:val="both"/>
      </w:pPr>
      <w:r w:rsidRPr="00837F81">
        <w:t>If the Contractor finds an error in any items of reference, the Contractor shall give a Notice to the Owner within three (3) days from the NTP Date, if the items of reference are specified in the Owner’s Requirements.  Representative describing it:</w:t>
      </w:r>
    </w:p>
    <w:p w14:paraId="419A0AE4"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within three (3) days from the NTP Date, if the items of reference are specified in the Owner’s Requirements; </w:t>
      </w:r>
    </w:p>
    <w:p w14:paraId="4DA0A265"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or as soon as practicable after receiving the items of reference, if they are issued by the Owner’s Representative under Section 4.6. </w:t>
      </w:r>
    </w:p>
    <w:p w14:paraId="71E31D91" w14:textId="77777777" w:rsidR="00657BED" w:rsidRPr="00837F81" w:rsidRDefault="00657BED" w:rsidP="00610626">
      <w:pPr>
        <w:spacing w:after="200" w:line="276" w:lineRule="auto"/>
        <w:jc w:val="both"/>
      </w:pPr>
    </w:p>
    <w:p w14:paraId="5B238306" w14:textId="77777777" w:rsidR="00770D44" w:rsidRPr="00837F81" w:rsidRDefault="00770D44">
      <w:pPr>
        <w:spacing w:after="200" w:line="276" w:lineRule="auto"/>
        <w:ind w:left="720"/>
        <w:jc w:val="both"/>
      </w:pPr>
    </w:p>
    <w:p w14:paraId="586AB059" w14:textId="77777777" w:rsidR="008B3961" w:rsidRPr="00837F81" w:rsidRDefault="00D74028">
      <w:r w:rsidRPr="00837F81">
        <w:br w:type="page"/>
      </w:r>
    </w:p>
    <w:p w14:paraId="0FFC221F" w14:textId="571AA86D" w:rsidR="008B3961" w:rsidRPr="00837F81" w:rsidRDefault="00D25255">
      <w:pPr>
        <w:pStyle w:val="Heading1"/>
      </w:pPr>
      <w:bookmarkStart w:id="1011" w:name="_Toc229430339"/>
      <w:r w:rsidRPr="00837F81">
        <w:lastRenderedPageBreak/>
        <w:t>5. COMMENCEMENT OF WORK AND PROJECT SCHEDULE</w:t>
      </w:r>
      <w:bookmarkEnd w:id="1011"/>
    </w:p>
    <w:p w14:paraId="56B5C64B" w14:textId="77777777" w:rsidR="008B3961" w:rsidRPr="00837F81" w:rsidRDefault="00D74028">
      <w:pPr>
        <w:pStyle w:val="Heading2"/>
      </w:pPr>
      <w:bookmarkStart w:id="1012" w:name="_Toc229430340"/>
      <w:r w:rsidRPr="00837F81">
        <w:t>5.1  Effective Date and Notice to Proceed</w:t>
      </w:r>
      <w:bookmarkEnd w:id="1012"/>
    </w:p>
    <w:p w14:paraId="16850C95" w14:textId="77777777" w:rsidR="008B3961" w:rsidRPr="00837F81" w:rsidRDefault="00D74028">
      <w:pPr>
        <w:spacing w:after="200" w:line="276" w:lineRule="auto"/>
        <w:ind w:left="720"/>
        <w:jc w:val="both"/>
      </w:pPr>
      <w:r w:rsidRPr="00837F81">
        <w:t>(a) This Agreement shall become effective on the Effective Date. The Contractor shall not commence physical construction work at the Site until it has received the Notice to Proceed from the Owner.</w:t>
      </w:r>
    </w:p>
    <w:p w14:paraId="094061BC" w14:textId="06DB649D" w:rsidR="008B3961" w:rsidRPr="00837F81" w:rsidRDefault="00D74028">
      <w:pPr>
        <w:spacing w:after="200" w:line="276" w:lineRule="auto"/>
        <w:ind w:left="720"/>
        <w:jc w:val="both"/>
      </w:pPr>
      <w:r w:rsidRPr="00837F81">
        <w:t xml:space="preserve">(b) The Owner shall issue the Notice to Proceed </w:t>
      </w:r>
      <w:r w:rsidR="00E65B4D">
        <w:t>upon</w:t>
      </w:r>
      <w:r w:rsidRPr="00837F81">
        <w:t xml:space="preserve"> the satisfaction of the conditions precedent set forth in Section 5.2.</w:t>
      </w:r>
    </w:p>
    <w:p w14:paraId="05F22638" w14:textId="77777777" w:rsidR="008B3961" w:rsidRPr="00837F81" w:rsidRDefault="00D74028">
      <w:pPr>
        <w:pStyle w:val="Heading2"/>
      </w:pPr>
      <w:bookmarkStart w:id="1013" w:name="_Toc229430341"/>
      <w:r w:rsidRPr="00837F81">
        <w:t>5.2  Conditions Precedent to NTP</w:t>
      </w:r>
      <w:bookmarkEnd w:id="1013"/>
    </w:p>
    <w:p w14:paraId="35B0D94F" w14:textId="77777777" w:rsidR="008B3961" w:rsidRPr="00837F81" w:rsidRDefault="00D74028">
      <w:pPr>
        <w:spacing w:after="200" w:line="276" w:lineRule="auto"/>
        <w:ind w:left="720"/>
        <w:jc w:val="both"/>
      </w:pPr>
      <w:r w:rsidRPr="00837F81">
        <w:t>The obligation of the Owner to issue the Notice to Proceed is subject to the following conditions precedent:</w:t>
      </w:r>
    </w:p>
    <w:p w14:paraId="5C8D708F" w14:textId="77777777" w:rsidR="008B3961" w:rsidRPr="00837F81" w:rsidRDefault="00D74028">
      <w:pPr>
        <w:spacing w:after="200" w:line="276" w:lineRule="auto"/>
        <w:ind w:left="720"/>
        <w:jc w:val="both"/>
      </w:pPr>
      <w:r w:rsidRPr="00837F81">
        <w:t>(a) Receipt by the Owner of all required Owner Permits necessary for commencement of construction;</w:t>
      </w:r>
    </w:p>
    <w:p w14:paraId="3923F504" w14:textId="29AF9674" w:rsidR="008B3961" w:rsidRPr="00837F81" w:rsidRDefault="00D74028">
      <w:pPr>
        <w:spacing w:after="200" w:line="276" w:lineRule="auto"/>
        <w:ind w:left="720"/>
        <w:jc w:val="both"/>
      </w:pPr>
      <w:r w:rsidRPr="00837F81">
        <w:t xml:space="preserve">(b) Delivery by the Contractor of the Performance Bond and evidence of insurance in accordance with </w:t>
      </w:r>
      <w:r w:rsidR="00430166">
        <w:t>Section</w:t>
      </w:r>
      <w:r w:rsidRPr="00837F81">
        <w:t xml:space="preserve"> 9;</w:t>
      </w:r>
    </w:p>
    <w:p w14:paraId="228AEE86" w14:textId="77777777" w:rsidR="008B3961" w:rsidRPr="00837F81" w:rsidRDefault="00D74028">
      <w:pPr>
        <w:spacing w:after="200" w:line="276" w:lineRule="auto"/>
        <w:ind w:left="720"/>
        <w:jc w:val="both"/>
      </w:pPr>
      <w:r w:rsidRPr="00837F81">
        <w:t>(c) The Site being accessible and available for the commencement of Work; and</w:t>
      </w:r>
    </w:p>
    <w:p w14:paraId="46ED4B0B" w14:textId="4E295B6D" w:rsidR="008B3961" w:rsidRDefault="00D74028">
      <w:pPr>
        <w:spacing w:after="200" w:line="276" w:lineRule="auto"/>
        <w:ind w:left="720"/>
        <w:jc w:val="both"/>
      </w:pPr>
      <w:r w:rsidRPr="00837F81">
        <w:t>(d) Such other conditions as may be specified in Schedule B.</w:t>
      </w:r>
    </w:p>
    <w:p w14:paraId="6D47EF30" w14:textId="31696FC7" w:rsidR="00652CB4" w:rsidRPr="00652CB4" w:rsidDel="0000794F" w:rsidRDefault="00BC2919" w:rsidP="00652CB4">
      <w:pPr>
        <w:pStyle w:val="Heading2"/>
        <w:ind w:left="720"/>
        <w:jc w:val="both"/>
        <w:rPr>
          <w:del w:id="1014" w:author="Chuka Obi" w:date="2026-05-11T19:16:00Z" w16du:dateUtc="2026-05-11T18:16:00Z"/>
          <w:b w:val="0"/>
          <w:bCs w:val="0"/>
        </w:rPr>
      </w:pPr>
      <w:bookmarkStart w:id="1015" w:name="_Toc229158758"/>
      <w:commentRangeStart w:id="1016"/>
      <w:commentRangeStart w:id="1017"/>
      <w:del w:id="1018" w:author="Chuka Obi" w:date="2026-05-11T19:16:00Z" w16du:dateUtc="2026-05-11T18:16:00Z">
        <w:r w:rsidRPr="00F83F81" w:rsidDel="0000794F">
          <w:rPr>
            <w:b w:val="0"/>
            <w:bCs w:val="0"/>
          </w:rPr>
          <w:delText xml:space="preserve">Notwithstanding the issuance of the Notice to Proceed by the Owner, the Contractor shall not be obligated to commence </w:delText>
        </w:r>
        <w:r w:rsidR="007342DB" w:rsidRPr="00F83F81" w:rsidDel="0000794F">
          <w:rPr>
            <w:b w:val="0"/>
            <w:bCs w:val="0"/>
          </w:rPr>
          <w:delText>the W</w:delText>
        </w:r>
        <w:r w:rsidRPr="00F83F81" w:rsidDel="0000794F">
          <w:rPr>
            <w:b w:val="0"/>
            <w:bCs w:val="0"/>
          </w:rPr>
          <w:delText xml:space="preserve">ork under this agreement until the Contractor has received the full down payment amount </w:delText>
        </w:r>
        <w:r w:rsidR="007342DB" w:rsidRPr="00F83F81" w:rsidDel="0000794F">
          <w:rPr>
            <w:b w:val="0"/>
            <w:bCs w:val="0"/>
          </w:rPr>
          <w:delText xml:space="preserve">in accordance with the agreed milestone </w:delText>
        </w:r>
        <w:r w:rsidRPr="00F83F81" w:rsidDel="0000794F">
          <w:rPr>
            <w:b w:val="0"/>
            <w:bCs w:val="0"/>
          </w:rPr>
          <w:delText xml:space="preserve">under this </w:delText>
        </w:r>
        <w:r w:rsidR="007342DB" w:rsidRPr="00F83F81" w:rsidDel="0000794F">
          <w:rPr>
            <w:b w:val="0"/>
            <w:bCs w:val="0"/>
          </w:rPr>
          <w:delText>A</w:delText>
        </w:r>
        <w:r w:rsidRPr="00F83F81" w:rsidDel="0000794F">
          <w:rPr>
            <w:b w:val="0"/>
            <w:bCs w:val="0"/>
          </w:rPr>
          <w:delText xml:space="preserve">greement. If the Contractor has not received said payment, the Contractor shall not be deemed </w:delText>
        </w:r>
        <w:r w:rsidR="007342DB" w:rsidRPr="00F83F81" w:rsidDel="0000794F">
          <w:rPr>
            <w:b w:val="0"/>
            <w:bCs w:val="0"/>
          </w:rPr>
          <w:delText xml:space="preserve">to be </w:delText>
        </w:r>
        <w:r w:rsidRPr="00F83F81" w:rsidDel="0000794F">
          <w:rPr>
            <w:b w:val="0"/>
            <w:bCs w:val="0"/>
          </w:rPr>
          <w:delText xml:space="preserve">in breach of </w:delText>
        </w:r>
        <w:r w:rsidR="007342DB" w:rsidRPr="00F83F81" w:rsidDel="0000794F">
          <w:rPr>
            <w:b w:val="0"/>
            <w:bCs w:val="0"/>
          </w:rPr>
          <w:delText>this Agreement</w:delText>
        </w:r>
        <w:r w:rsidRPr="00F83F81" w:rsidDel="0000794F">
          <w:rPr>
            <w:b w:val="0"/>
            <w:bCs w:val="0"/>
          </w:rPr>
          <w:delText xml:space="preserve">, nor shall </w:delText>
        </w:r>
        <w:r w:rsidR="000A6033" w:rsidRPr="00F83F81" w:rsidDel="0000794F">
          <w:rPr>
            <w:b w:val="0"/>
            <w:bCs w:val="0"/>
          </w:rPr>
          <w:delText>the Contractor</w:delText>
        </w:r>
        <w:r w:rsidR="007342DB" w:rsidRPr="00F83F81" w:rsidDel="0000794F">
          <w:rPr>
            <w:b w:val="0"/>
            <w:bCs w:val="0"/>
          </w:rPr>
          <w:delText xml:space="preserve"> </w:delText>
        </w:r>
        <w:r w:rsidRPr="00F83F81" w:rsidDel="0000794F">
          <w:rPr>
            <w:b w:val="0"/>
            <w:bCs w:val="0"/>
          </w:rPr>
          <w:delText xml:space="preserve">be liable for any </w:delText>
        </w:r>
        <w:r w:rsidR="00051978" w:rsidRPr="00F83F81" w:rsidDel="0000794F">
          <w:rPr>
            <w:b w:val="0"/>
            <w:bCs w:val="0"/>
          </w:rPr>
          <w:delText>Liquidated Damages delay</w:delText>
        </w:r>
        <w:r w:rsidRPr="00F83F81" w:rsidDel="0000794F">
          <w:rPr>
            <w:b w:val="0"/>
            <w:bCs w:val="0"/>
          </w:rPr>
          <w:delText xml:space="preserve"> or costs incurred by the Owner associated with the delay in commencement of the Work. The Contract Time </w:delText>
        </w:r>
      </w:del>
      <w:ins w:id="1019" w:author="Akintunde Fasuba" w:date="2026-05-11T15:55:00Z" w16du:dateUtc="2026-05-11T14:55:00Z">
        <w:del w:id="1020" w:author="Chuka Obi" w:date="2026-05-11T19:16:00Z" w16du:dateUtc="2026-05-11T18:16:00Z">
          <w:r w:rsidR="00F34A9B" w:rsidDel="0000794F">
            <w:rPr>
              <w:b w:val="0"/>
              <w:bCs w:val="0"/>
            </w:rPr>
            <w:delText xml:space="preserve">for completion </w:delText>
          </w:r>
        </w:del>
      </w:ins>
      <w:del w:id="1021" w:author="Chuka Obi" w:date="2026-05-11T19:16:00Z" w16du:dateUtc="2026-05-11T18:16:00Z">
        <w:r w:rsidRPr="00F83F81" w:rsidDel="0000794F">
          <w:rPr>
            <w:b w:val="0"/>
            <w:bCs w:val="0"/>
          </w:rPr>
          <w:delText xml:space="preserve">shall be </w:delText>
        </w:r>
        <w:r w:rsidR="007342DB" w:rsidRPr="00F83F81" w:rsidDel="0000794F">
          <w:rPr>
            <w:b w:val="0"/>
            <w:bCs w:val="0"/>
          </w:rPr>
          <w:delText xml:space="preserve">reasonably </w:delText>
        </w:r>
        <w:r w:rsidRPr="00F83F81" w:rsidDel="0000794F">
          <w:rPr>
            <w:b w:val="0"/>
            <w:bCs w:val="0"/>
          </w:rPr>
          <w:delText>extended accordingly by the duration of the non-payment</w:delText>
        </w:r>
        <w:commentRangeEnd w:id="1017"/>
        <w:r w:rsidR="008B487A" w:rsidRPr="00F83F81" w:rsidDel="0000794F">
          <w:rPr>
            <w:rStyle w:val="CommentReference"/>
            <w:b w:val="0"/>
            <w:bCs w:val="0"/>
            <w:sz w:val="24"/>
            <w:szCs w:val="24"/>
          </w:rPr>
          <w:commentReference w:id="1017"/>
        </w:r>
        <w:r w:rsidR="007342DB" w:rsidRPr="00F83F81" w:rsidDel="0000794F">
          <w:rPr>
            <w:b w:val="0"/>
            <w:bCs w:val="0"/>
          </w:rPr>
          <w:delText>.</w:delText>
        </w:r>
        <w:bookmarkEnd w:id="1015"/>
      </w:del>
    </w:p>
    <w:p w14:paraId="1864BFF6" w14:textId="7EC1D651" w:rsidR="008B3961" w:rsidRPr="00837F81" w:rsidRDefault="00D74028">
      <w:pPr>
        <w:pStyle w:val="Heading2"/>
      </w:pPr>
      <w:bookmarkStart w:id="1022" w:name="_Toc229430342"/>
      <w:r w:rsidRPr="00837F81">
        <w:t>5</w:t>
      </w:r>
      <w:commentRangeEnd w:id="1016"/>
      <w:r w:rsidR="0000794F" w:rsidRPr="00837F81">
        <w:rPr>
          <w:rStyle w:val="CommentReference"/>
          <w:sz w:val="24"/>
          <w:szCs w:val="24"/>
        </w:rPr>
        <w:commentReference w:id="1016"/>
      </w:r>
      <w:r w:rsidRPr="00837F81">
        <w:t>.3  Project Schedule</w:t>
      </w:r>
      <w:bookmarkEnd w:id="1022"/>
    </w:p>
    <w:p w14:paraId="6C250779" w14:textId="77777777" w:rsidR="008B3961" w:rsidRPr="00837F81" w:rsidRDefault="00D74028">
      <w:pPr>
        <w:spacing w:after="200" w:line="276" w:lineRule="auto"/>
        <w:ind w:left="720"/>
        <w:jc w:val="both"/>
      </w:pPr>
      <w:r w:rsidRPr="00837F81">
        <w:t>(a) The Contractor shall perform the Work in accordance with the Project Schedule set forth in Schedule B. The Project Schedule shall include all key milestones, including: engineering deliverables, procurement milestones, equipment delivery dates, construction milestones, commissioning dates, and the Guaranteed Substantial Completion Date.</w:t>
      </w:r>
    </w:p>
    <w:p w14:paraId="639C9541" w14:textId="77777777" w:rsidR="008B3961" w:rsidRPr="00837F81" w:rsidRDefault="00D74028">
      <w:pPr>
        <w:spacing w:after="200" w:line="276" w:lineRule="auto"/>
        <w:ind w:left="720"/>
        <w:jc w:val="both"/>
      </w:pPr>
      <w:r w:rsidRPr="00837F81">
        <w:t>(b) Time is of the essence with respect to the Contractor’s obligation to achieve Substantial Completion by the Guaranteed Substantial Completion Date.</w:t>
      </w:r>
    </w:p>
    <w:p w14:paraId="04694C42" w14:textId="77777777" w:rsidR="00657BED" w:rsidRPr="00837F81" w:rsidRDefault="00D74028" w:rsidP="00657BED">
      <w:pPr>
        <w:spacing w:after="200" w:line="276" w:lineRule="auto"/>
        <w:ind w:left="720"/>
        <w:jc w:val="both"/>
      </w:pPr>
      <w:r w:rsidRPr="00837F81">
        <w:t>(c) The Contractor shall submit detailed CPM (Critical Path Method) schedule updates on a monthly basis in a format acceptable to the Owner.</w:t>
      </w:r>
    </w:p>
    <w:p w14:paraId="4DAC56BB" w14:textId="126ACE1E" w:rsidR="00657BED" w:rsidRPr="00837F81" w:rsidRDefault="00657BED" w:rsidP="00610626">
      <w:pPr>
        <w:spacing w:after="200" w:line="276" w:lineRule="auto"/>
        <w:ind w:left="720"/>
        <w:jc w:val="both"/>
      </w:pPr>
      <w:r w:rsidRPr="00837F81">
        <w:t xml:space="preserve">(d) The Contractor shall submit the Project Schedule as soon as is reasonably practicable after the Effective Date. This Project Schedule shall be prepared using programming software acceptable to the Owner. The Contractor shall also submit a revised Project Schedule which accurately reflects the actual progress of the Works, whenever any Project Schedule ceases to reflect actual progress or is otherwise inconsistent with the Contractor’s obligations. The initial Project Schedule and each revised Project Schedule shall be </w:t>
      </w:r>
      <w:r w:rsidRPr="00837F81">
        <w:lastRenderedPageBreak/>
        <w:t>submitted to the Owner in one paper copy, one electronic copy and additional paper copies (if any) as stated in the Contract Data, and shall include:</w:t>
      </w:r>
    </w:p>
    <w:p w14:paraId="678814EE"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Time for Completion, of the Works and of each Section (if any); </w:t>
      </w:r>
    </w:p>
    <w:p w14:paraId="6A97D5DC"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date right of access to and possession of (each part of) the Site is to be given to the Contractor in accordance with Section 4.2; </w:t>
      </w:r>
    </w:p>
    <w:p w14:paraId="5DF44C3C"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order in which the Contractor intends to carry out the Works, including the anticipated timing of each stage of design, preparation and submission of Contractor’s Documents, procurement, manufacture, inspection, delivery to Site, construction, erection, installation, work to be undertaken by any nominated Subcontractor under Section 2.3; </w:t>
      </w:r>
    </w:p>
    <w:p w14:paraId="001D888C" w14:textId="399EC6ED" w:rsidR="00657BED" w:rsidRPr="00837F81" w:rsidRDefault="00657BED" w:rsidP="00657BED">
      <w:pPr>
        <w:pStyle w:val="ListParagraph"/>
        <w:numPr>
          <w:ilvl w:val="1"/>
          <w:numId w:val="42"/>
        </w:numPr>
        <w:spacing w:after="200" w:line="276" w:lineRule="auto"/>
        <w:ind w:left="1701" w:hanging="567"/>
        <w:jc w:val="both"/>
      </w:pPr>
      <w:r w:rsidRPr="00837F81">
        <w:t>the Review periods under Section 4.</w:t>
      </w:r>
      <w:r w:rsidR="00821A83">
        <w:t>10</w:t>
      </w:r>
      <w:r w:rsidRPr="00837F81">
        <w:t xml:space="preserve">, and periods for Review for any other submissions specified in the Owner’s Requirements or required in this Agreement; </w:t>
      </w:r>
    </w:p>
    <w:p w14:paraId="080C01CF"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sequence and timing of inspections and tests specified in, or required by, the Contract; </w:t>
      </w:r>
    </w:p>
    <w:p w14:paraId="4FAE165A"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for a revised project schedule: the sequence and timing of the remedial work (if any); </w:t>
      </w:r>
    </w:p>
    <w:p w14:paraId="649C4CBB" w14:textId="77777777" w:rsidR="00657BED" w:rsidRPr="00837F81" w:rsidRDefault="00657BED" w:rsidP="00657BED">
      <w:pPr>
        <w:pStyle w:val="ListParagraph"/>
        <w:numPr>
          <w:ilvl w:val="1"/>
          <w:numId w:val="42"/>
        </w:numPr>
        <w:spacing w:after="200" w:line="276" w:lineRule="auto"/>
        <w:ind w:left="1701" w:hanging="567"/>
        <w:jc w:val="both"/>
      </w:pPr>
      <w:r w:rsidRPr="00837F81">
        <w:t>all activities (to the level of detail specified in the Owner’s Requirements), logically linked and showing the earliest and latest start and finish dates for each activity, the float (if any), and the critical path(s);</w:t>
      </w:r>
    </w:p>
    <w:p w14:paraId="5B388EE1" w14:textId="77777777" w:rsidR="00657BED" w:rsidRPr="00837F81" w:rsidRDefault="00657BED" w:rsidP="00657BED">
      <w:pPr>
        <w:pStyle w:val="ListParagraph"/>
        <w:numPr>
          <w:ilvl w:val="1"/>
          <w:numId w:val="42"/>
        </w:numPr>
        <w:spacing w:after="200" w:line="276" w:lineRule="auto"/>
        <w:ind w:left="1701" w:hanging="567"/>
        <w:jc w:val="both"/>
      </w:pPr>
      <w:r w:rsidRPr="00837F81">
        <w:t>the dates of all locally recognised days of rest and holiday periods (if any);</w:t>
      </w:r>
    </w:p>
    <w:p w14:paraId="23CE2BA0" w14:textId="77777777" w:rsidR="00657BED" w:rsidRPr="00837F81" w:rsidRDefault="00657BED" w:rsidP="00657BED">
      <w:pPr>
        <w:pStyle w:val="ListParagraph"/>
        <w:numPr>
          <w:ilvl w:val="1"/>
          <w:numId w:val="42"/>
        </w:numPr>
        <w:spacing w:after="200" w:line="276" w:lineRule="auto"/>
        <w:ind w:left="1701" w:hanging="567"/>
        <w:jc w:val="both"/>
      </w:pPr>
      <w:r w:rsidRPr="00837F81">
        <w:t>all key delivery dates of Plant and Materials;</w:t>
      </w:r>
    </w:p>
    <w:p w14:paraId="376C6374"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for a revised project schedule and for each activity: the actual progress to date, any delay to such progress and the effects of such delay on other activities (if any); and </w:t>
      </w:r>
    </w:p>
    <w:p w14:paraId="54303A2C" w14:textId="77777777" w:rsidR="00657BED" w:rsidRPr="00837F81" w:rsidRDefault="00657BED" w:rsidP="00657BED">
      <w:pPr>
        <w:pStyle w:val="ListParagraph"/>
        <w:numPr>
          <w:ilvl w:val="1"/>
          <w:numId w:val="42"/>
        </w:numPr>
        <w:spacing w:after="200" w:line="276" w:lineRule="auto"/>
        <w:ind w:left="1701" w:hanging="567"/>
        <w:jc w:val="both"/>
      </w:pPr>
      <w:r w:rsidRPr="00837F81">
        <w:t>a supporting report which includes:</w:t>
      </w:r>
    </w:p>
    <w:p w14:paraId="59348C70" w14:textId="77777777" w:rsidR="00657BED" w:rsidRPr="00837F81" w:rsidRDefault="00657BED" w:rsidP="00657BED">
      <w:pPr>
        <w:pStyle w:val="ListParagraph"/>
        <w:numPr>
          <w:ilvl w:val="2"/>
          <w:numId w:val="42"/>
        </w:numPr>
        <w:spacing w:after="200" w:line="276" w:lineRule="auto"/>
        <w:ind w:left="2268" w:hanging="567"/>
        <w:jc w:val="both"/>
      </w:pPr>
      <w:r w:rsidRPr="00837F81">
        <w:t>a description of all the major stages of the execution of the Works;</w:t>
      </w:r>
    </w:p>
    <w:p w14:paraId="4FFC9873" w14:textId="77777777" w:rsidR="00657BED" w:rsidRPr="00837F81" w:rsidRDefault="00657BED" w:rsidP="00657BED">
      <w:pPr>
        <w:pStyle w:val="ListParagraph"/>
        <w:numPr>
          <w:ilvl w:val="2"/>
          <w:numId w:val="42"/>
        </w:numPr>
        <w:spacing w:after="200" w:line="276" w:lineRule="auto"/>
        <w:ind w:left="2268" w:hanging="567"/>
        <w:jc w:val="both"/>
      </w:pPr>
      <w:r w:rsidRPr="00837F81">
        <w:t>a general description of the methods which the Contractor intends to adopt in the execution of the Works;</w:t>
      </w:r>
    </w:p>
    <w:p w14:paraId="287165F8" w14:textId="77777777" w:rsidR="00657BED" w:rsidRPr="00837F81" w:rsidRDefault="00657BED" w:rsidP="00657BED">
      <w:pPr>
        <w:pStyle w:val="ListParagraph"/>
        <w:numPr>
          <w:ilvl w:val="2"/>
          <w:numId w:val="42"/>
        </w:numPr>
        <w:spacing w:after="200" w:line="276" w:lineRule="auto"/>
        <w:ind w:left="2268" w:hanging="567"/>
        <w:jc w:val="both"/>
      </w:pPr>
      <w:r w:rsidRPr="00837F81">
        <w:t xml:space="preserve">details showing the Contractor’s reasonable estimate of the number of each class of Contractor’s Personnel, and of each type of Contractor’s </w:t>
      </w:r>
      <w:r w:rsidRPr="00837F81">
        <w:lastRenderedPageBreak/>
        <w:t>Equipment, required on the Site, for each major stage of the execution of the Works;</w:t>
      </w:r>
    </w:p>
    <w:p w14:paraId="2161AE0B" w14:textId="77777777" w:rsidR="00657BED" w:rsidRPr="00837F81" w:rsidRDefault="00657BED" w:rsidP="00657BED">
      <w:pPr>
        <w:pStyle w:val="ListParagraph"/>
        <w:numPr>
          <w:ilvl w:val="2"/>
          <w:numId w:val="42"/>
        </w:numPr>
        <w:spacing w:after="200" w:line="276" w:lineRule="auto"/>
        <w:ind w:left="2268" w:hanging="567"/>
        <w:jc w:val="both"/>
      </w:pPr>
      <w:r w:rsidRPr="00837F81">
        <w:t xml:space="preserve">if a revised project schedule, identification of any significant change(s) to the previous project schedule submitted by the Contractor; and </w:t>
      </w:r>
    </w:p>
    <w:p w14:paraId="3B5E9265" w14:textId="77777777" w:rsidR="00657BED" w:rsidRPr="00837F81" w:rsidRDefault="00657BED" w:rsidP="00657BED">
      <w:pPr>
        <w:pStyle w:val="ListParagraph"/>
        <w:numPr>
          <w:ilvl w:val="2"/>
          <w:numId w:val="42"/>
        </w:numPr>
        <w:spacing w:after="200" w:line="276" w:lineRule="auto"/>
        <w:ind w:left="2268" w:hanging="567"/>
        <w:jc w:val="both"/>
      </w:pPr>
      <w:r w:rsidRPr="00837F81">
        <w:t xml:space="preserve">the Contractor’s proposals to overcome the effects of any delay(s) on progress of the Works. </w:t>
      </w:r>
    </w:p>
    <w:p w14:paraId="36230196" w14:textId="454701AE" w:rsidR="00657BED" w:rsidRPr="00837F81" w:rsidRDefault="00657BED" w:rsidP="00545229">
      <w:pPr>
        <w:spacing w:after="200" w:line="276" w:lineRule="auto"/>
        <w:ind w:left="709"/>
        <w:jc w:val="both"/>
      </w:pPr>
      <w:r w:rsidRPr="00837F81">
        <w:t xml:space="preserve">(e) The Owner shall Review the initial Project Schedule and each revised Project Schedule submitted by the Contractor and may give a Notice to the Contractor stating the extent to which it does not comply with the Contract or ceases to reflect actual progress or is otherwise inconsistent with the Contractor’s obligations. </w:t>
      </w:r>
    </w:p>
    <w:p w14:paraId="7800A99C" w14:textId="5A423230" w:rsidR="00657BED" w:rsidRPr="00837F81" w:rsidRDefault="00657BED" w:rsidP="00545229">
      <w:pPr>
        <w:spacing w:after="200" w:line="276" w:lineRule="auto"/>
        <w:ind w:left="709"/>
        <w:jc w:val="both"/>
      </w:pPr>
      <w:r w:rsidRPr="00837F81">
        <w:t>(f) If the Owner gives no such Notice within the Review Period:</w:t>
      </w:r>
    </w:p>
    <w:p w14:paraId="26F7BB52" w14:textId="77777777" w:rsidR="00657BED" w:rsidRPr="00837F81" w:rsidRDefault="00657BED" w:rsidP="00657BED">
      <w:pPr>
        <w:pStyle w:val="ListParagraph"/>
        <w:numPr>
          <w:ilvl w:val="0"/>
          <w:numId w:val="43"/>
        </w:numPr>
        <w:spacing w:after="200" w:line="276" w:lineRule="auto"/>
        <w:jc w:val="both"/>
      </w:pPr>
      <w:r w:rsidRPr="00837F81">
        <w:t xml:space="preserve">The Owner shall be deemed to have given a Notice of No-objection and the initial Project Schedule or revised Project Schedule (as the case may be) shall be the Project Schedule. </w:t>
      </w:r>
    </w:p>
    <w:p w14:paraId="2A61EEF3" w14:textId="66640A9B" w:rsidR="00657BED" w:rsidRPr="00837F81" w:rsidRDefault="00657BED" w:rsidP="00610626">
      <w:pPr>
        <w:pStyle w:val="ListParagraph"/>
        <w:numPr>
          <w:ilvl w:val="0"/>
          <w:numId w:val="43"/>
        </w:numPr>
        <w:spacing w:after="200" w:line="276" w:lineRule="auto"/>
        <w:jc w:val="both"/>
      </w:pPr>
      <w:r w:rsidRPr="00837F81">
        <w:t>The Contractor shall proceed in accordance with the Project Schedule, subject to the Contractor’s other obligations under the Contract. The Owner’s Personnel shall be entitled to rely on the Project Schedule when planning their activities.</w:t>
      </w:r>
    </w:p>
    <w:p w14:paraId="0A18B540" w14:textId="5A4D9109" w:rsidR="00657BED" w:rsidRPr="00837F81" w:rsidRDefault="00657BED" w:rsidP="00545229">
      <w:pPr>
        <w:spacing w:after="200" w:line="276" w:lineRule="auto"/>
        <w:ind w:left="709"/>
        <w:jc w:val="both"/>
      </w:pPr>
      <w:r w:rsidRPr="00837F81">
        <w:t xml:space="preserve">(g) Nothing in any project schedule, the Project Schedule or any supporting report shall be taken as, or relieve the Contractor from any obligation to give, a Notice under the Contract. </w:t>
      </w:r>
    </w:p>
    <w:p w14:paraId="37256E6C" w14:textId="10EC3F24" w:rsidR="00657BED" w:rsidRDefault="00657BED" w:rsidP="00657BED">
      <w:pPr>
        <w:spacing w:after="200" w:line="276" w:lineRule="auto"/>
        <w:ind w:left="720"/>
        <w:jc w:val="both"/>
      </w:pPr>
      <w:r w:rsidRPr="00837F81">
        <w:t>If, at any time, the Owner gives a Notice to the Contractor that the Project Schedule fails (to the extent stated) to comply with the Agreement or ceases to reflect actual progress or is otherwise inconsistent with the Contractor’s obligations, the Contractor shall within three (3) days after receiving this Notice submit a revised project schedule to the Owner in accordance with this Section.</w:t>
      </w:r>
    </w:p>
    <w:p w14:paraId="6CA2C6E8" w14:textId="77777777" w:rsidR="005D3A72" w:rsidRPr="00837F81" w:rsidRDefault="005D3A72" w:rsidP="005D3A72">
      <w:pPr>
        <w:spacing w:after="200" w:line="276" w:lineRule="auto"/>
        <w:jc w:val="both"/>
      </w:pPr>
    </w:p>
    <w:p w14:paraId="4C88D3F1" w14:textId="77777777" w:rsidR="008B3961" w:rsidRPr="00837F81" w:rsidRDefault="00D74028">
      <w:pPr>
        <w:pStyle w:val="Heading2"/>
      </w:pPr>
      <w:bookmarkStart w:id="1023" w:name="_Toc229430343"/>
      <w:r w:rsidRPr="00837F81">
        <w:t>5.4  Delay and Recovery Schedule</w:t>
      </w:r>
      <w:bookmarkEnd w:id="1023"/>
    </w:p>
    <w:p w14:paraId="3837B4B8" w14:textId="21C34BFB" w:rsidR="008B3961" w:rsidRPr="00837F81" w:rsidRDefault="00D74028">
      <w:pPr>
        <w:spacing w:after="200" w:line="276" w:lineRule="auto"/>
        <w:ind w:left="720"/>
        <w:jc w:val="both"/>
      </w:pPr>
      <w:r w:rsidRPr="00837F81">
        <w:t>(a) If the Contractor determines that the Work is falling behind the Project Schedule, the Contractor shall promptly notify the Owner and prepare a recovery schedule setting forth the measures to be taken to recover the delay, at no additional cost to the Owner (unless the delay is attributable to Owner-Caused Delay or Force Majeure</w:t>
      </w:r>
      <w:r w:rsidR="00DF5F7B" w:rsidRPr="00837F81">
        <w:t xml:space="preserve"> or any event entitling the Contractor to an extension of time</w:t>
      </w:r>
      <w:r w:rsidRPr="00837F81">
        <w:t>).</w:t>
      </w:r>
    </w:p>
    <w:p w14:paraId="4C1CCD76" w14:textId="61FCEA5F" w:rsidR="008B3961" w:rsidRPr="00837F81" w:rsidRDefault="00D74028">
      <w:pPr>
        <w:spacing w:after="200" w:line="276" w:lineRule="auto"/>
        <w:ind w:left="720"/>
        <w:jc w:val="both"/>
      </w:pPr>
      <w:r w:rsidRPr="00837F81">
        <w:lastRenderedPageBreak/>
        <w:t>(b) If the Owner reasonably determines that the Work is falling behind the Project Schedule, the Owner may request the Contractor to prepare and implement a recovery schedule</w:t>
      </w:r>
      <w:r w:rsidR="00657BED" w:rsidRPr="00837F81">
        <w:t xml:space="preserve"> at no additional cost to the Owner (unless the delay is attributable to the Owner or Force Majeure)</w:t>
      </w:r>
      <w:r w:rsidRPr="00837F81">
        <w:t>.</w:t>
      </w:r>
    </w:p>
    <w:p w14:paraId="51E37F24" w14:textId="1A4ACEAA" w:rsidR="00657BED" w:rsidRPr="00837F81" w:rsidRDefault="00657BED">
      <w:pPr>
        <w:spacing w:after="200" w:line="276" w:lineRule="auto"/>
        <w:ind w:left="720"/>
        <w:jc w:val="both"/>
      </w:pPr>
      <w:r w:rsidRPr="00837F81">
        <w:t>(c)</w:t>
      </w:r>
      <w:r w:rsidRPr="00837F81">
        <w:tab/>
        <w:t>Unless the Owner gives a Notice to the Contractor stating otherwise, the Contractor shall adopt these revised methods. If these revised methods cause the Owner to incur additional costs, the Owner shall be entitled subject to payment of these costs by the Contractor in accordance with Section 21, in addition to Delay Damages (if any).</w:t>
      </w:r>
    </w:p>
    <w:p w14:paraId="080300D0" w14:textId="77777777" w:rsidR="008B3961" w:rsidRPr="00837F81" w:rsidRDefault="00D74028">
      <w:pPr>
        <w:pStyle w:val="Heading2"/>
      </w:pPr>
      <w:bookmarkStart w:id="1024" w:name="_Toc229430344"/>
      <w:r w:rsidRPr="00837F81">
        <w:t>5.5  Acceleration</w:t>
      </w:r>
      <w:bookmarkEnd w:id="1024"/>
    </w:p>
    <w:p w14:paraId="7642CFFA" w14:textId="77777777" w:rsidR="008B3961" w:rsidRPr="00837F81" w:rsidRDefault="00D74028">
      <w:pPr>
        <w:spacing w:after="200" w:line="276" w:lineRule="auto"/>
        <w:ind w:left="720"/>
        <w:jc w:val="both"/>
      </w:pPr>
      <w:r w:rsidRPr="00837F81">
        <w:t>The Owner may at any time request the Contractor to accelerate the Work. Any acceleration requested by the Owner shall be implemented through a Change Order in accordance with Article 6, and the Contractor shall be entitled to an adjustment of the Contract Price to reflect the reasonable additional costs of acceleration.</w:t>
      </w:r>
    </w:p>
    <w:p w14:paraId="45452487" w14:textId="3261A1FB" w:rsidR="00221851" w:rsidRPr="00837F81" w:rsidRDefault="00221851" w:rsidP="00610626">
      <w:pPr>
        <w:pStyle w:val="Heading2"/>
        <w:numPr>
          <w:ilvl w:val="1"/>
          <w:numId w:val="46"/>
        </w:numPr>
      </w:pPr>
      <w:r w:rsidRPr="00837F81">
        <w:t xml:space="preserve"> </w:t>
      </w:r>
      <w:bookmarkStart w:id="1025" w:name="_Toc229430345"/>
      <w:r w:rsidRPr="00837F81">
        <w:t>Advance Warning</w:t>
      </w:r>
      <w:bookmarkEnd w:id="1025"/>
      <w:r w:rsidRPr="00837F81">
        <w:t xml:space="preserve"> </w:t>
      </w:r>
    </w:p>
    <w:p w14:paraId="08972A29" w14:textId="77777777" w:rsidR="00221851" w:rsidRPr="00837F81" w:rsidRDefault="00221851" w:rsidP="00221851">
      <w:pPr>
        <w:pStyle w:val="ListParagraph"/>
        <w:numPr>
          <w:ilvl w:val="1"/>
          <w:numId w:val="37"/>
        </w:numPr>
        <w:spacing w:after="200" w:line="276" w:lineRule="auto"/>
        <w:ind w:left="1134" w:hanging="567"/>
        <w:jc w:val="both"/>
      </w:pPr>
      <w:r w:rsidRPr="00837F81">
        <w:t xml:space="preserve">Each Party shall advise the other Party in advance of any known or probable future events or circumstances which may: </w:t>
      </w:r>
    </w:p>
    <w:p w14:paraId="2A391594" w14:textId="77777777" w:rsidR="00221851" w:rsidRPr="00837F81" w:rsidRDefault="00221851" w:rsidP="00221851">
      <w:pPr>
        <w:pStyle w:val="ListParagraph"/>
        <w:numPr>
          <w:ilvl w:val="2"/>
          <w:numId w:val="37"/>
        </w:numPr>
        <w:spacing w:after="200" w:line="276" w:lineRule="auto"/>
        <w:ind w:hanging="579"/>
        <w:jc w:val="both"/>
      </w:pPr>
      <w:r w:rsidRPr="00837F81">
        <w:t xml:space="preserve">adversely affect the work of the Contractor’s Personnel; </w:t>
      </w:r>
    </w:p>
    <w:p w14:paraId="6AFD8875" w14:textId="77777777" w:rsidR="00221851" w:rsidRPr="00837F81" w:rsidRDefault="00221851" w:rsidP="00221851">
      <w:pPr>
        <w:pStyle w:val="ListParagraph"/>
        <w:numPr>
          <w:ilvl w:val="2"/>
          <w:numId w:val="37"/>
        </w:numPr>
        <w:spacing w:after="200" w:line="276" w:lineRule="auto"/>
        <w:ind w:hanging="579"/>
        <w:jc w:val="both"/>
      </w:pPr>
      <w:r w:rsidRPr="00837F81">
        <w:t>adversely affect the performance of the Works when completed;</w:t>
      </w:r>
    </w:p>
    <w:p w14:paraId="1B68EB77" w14:textId="77777777" w:rsidR="00221851" w:rsidRPr="00837F81" w:rsidRDefault="00221851" w:rsidP="00221851">
      <w:pPr>
        <w:pStyle w:val="ListParagraph"/>
        <w:numPr>
          <w:ilvl w:val="2"/>
          <w:numId w:val="37"/>
        </w:numPr>
        <w:spacing w:after="200" w:line="276" w:lineRule="auto"/>
        <w:ind w:hanging="579"/>
        <w:jc w:val="both"/>
      </w:pPr>
      <w:r w:rsidRPr="00837F81">
        <w:t xml:space="preserve">increase the Contract Price; and/or </w:t>
      </w:r>
    </w:p>
    <w:p w14:paraId="231DEA8E" w14:textId="77777777" w:rsidR="00221851" w:rsidRPr="00837F81" w:rsidRDefault="00221851" w:rsidP="00221851">
      <w:pPr>
        <w:pStyle w:val="ListParagraph"/>
        <w:numPr>
          <w:ilvl w:val="2"/>
          <w:numId w:val="37"/>
        </w:numPr>
        <w:spacing w:after="200" w:line="276" w:lineRule="auto"/>
        <w:ind w:hanging="579"/>
        <w:jc w:val="both"/>
      </w:pPr>
      <w:r w:rsidRPr="00837F81">
        <w:t xml:space="preserve">delay the execution of the Works or a Section (if any). </w:t>
      </w:r>
    </w:p>
    <w:p w14:paraId="4DBC1783" w14:textId="77777777" w:rsidR="00221851" w:rsidRPr="00837F81" w:rsidRDefault="00221851" w:rsidP="00221851">
      <w:pPr>
        <w:pStyle w:val="ListParagraph"/>
        <w:numPr>
          <w:ilvl w:val="1"/>
          <w:numId w:val="37"/>
        </w:numPr>
        <w:spacing w:after="200" w:line="276" w:lineRule="auto"/>
        <w:ind w:left="1134" w:hanging="567"/>
        <w:jc w:val="both"/>
      </w:pPr>
      <w:r w:rsidRPr="00837F81">
        <w:t>The Owner may request the Contractor to submit a proposal under Section 6.1 to avoid or minimise the effects of such event(s) or circumstance(s).</w:t>
      </w:r>
    </w:p>
    <w:p w14:paraId="564B11D7" w14:textId="77777777" w:rsidR="00221851" w:rsidRPr="00837F81" w:rsidRDefault="00221851" w:rsidP="006268EA">
      <w:pPr>
        <w:pStyle w:val="Heading2"/>
        <w:numPr>
          <w:ilvl w:val="1"/>
          <w:numId w:val="46"/>
        </w:numPr>
      </w:pPr>
      <w:bookmarkStart w:id="1026" w:name="_Toc229430346"/>
      <w:r w:rsidRPr="00837F81">
        <w:t>Time for Completion</w:t>
      </w:r>
      <w:bookmarkEnd w:id="1026"/>
      <w:r w:rsidRPr="00837F81">
        <w:t xml:space="preserve"> </w:t>
      </w:r>
    </w:p>
    <w:p w14:paraId="18F8447E" w14:textId="56E46F17" w:rsidR="00221851" w:rsidRPr="005C5BA1" w:rsidRDefault="00221851" w:rsidP="005C5BA1">
      <w:pPr>
        <w:pStyle w:val="ListParagraph"/>
        <w:numPr>
          <w:ilvl w:val="0"/>
          <w:numId w:val="55"/>
        </w:numPr>
        <w:spacing w:after="200" w:line="276" w:lineRule="auto"/>
        <w:jc w:val="both"/>
        <w:pPrChange w:id="1027" w:author="Chuka Obi" w:date="2026-05-11T20:17:00Z" w16du:dateUtc="2026-05-11T19:17:00Z">
          <w:pPr>
            <w:pStyle w:val="Heading2"/>
            <w:numPr>
              <w:ilvl w:val="3"/>
              <w:numId w:val="42"/>
            </w:numPr>
            <w:ind w:left="1134" w:hanging="567"/>
            <w:jc w:val="both"/>
          </w:pPr>
        </w:pPrChange>
      </w:pPr>
      <w:bookmarkStart w:id="1028" w:name="_Toc229158764"/>
      <w:r w:rsidRPr="00837F81">
        <w:t>The Contractor shall complete the whole of the Works, within the Time for Completion, including completion of all work which is stated in the Agreement as being required for the Works to be considered to be completed for the purposes of taking over under Section 11.7</w:t>
      </w:r>
      <w:bookmarkEnd w:id="1028"/>
    </w:p>
    <w:p w14:paraId="07685205" w14:textId="77777777" w:rsidR="00221851" w:rsidRPr="00837F81" w:rsidRDefault="00221851" w:rsidP="006268EA">
      <w:pPr>
        <w:pStyle w:val="Heading2"/>
        <w:numPr>
          <w:ilvl w:val="1"/>
          <w:numId w:val="46"/>
        </w:numPr>
      </w:pPr>
      <w:bookmarkStart w:id="1029" w:name="_Toc229158765"/>
      <w:bookmarkStart w:id="1030" w:name="_Toc229430347"/>
      <w:r w:rsidRPr="00837F81">
        <w:rPr>
          <w:bCs w:val="0"/>
        </w:rPr>
        <w:t>Extension of Time for Completion</w:t>
      </w:r>
      <w:bookmarkEnd w:id="1029"/>
      <w:bookmarkEnd w:id="1030"/>
      <w:r w:rsidRPr="00837F81">
        <w:rPr>
          <w:bCs w:val="0"/>
        </w:rPr>
        <w:t xml:space="preserve"> </w:t>
      </w:r>
    </w:p>
    <w:p w14:paraId="481F3ECA" w14:textId="72B91C69" w:rsidR="00221851" w:rsidRPr="005C5BA1" w:rsidRDefault="00221851" w:rsidP="005C5BA1">
      <w:pPr>
        <w:pStyle w:val="ListParagraph"/>
        <w:numPr>
          <w:ilvl w:val="0"/>
          <w:numId w:val="56"/>
        </w:numPr>
        <w:spacing w:after="200" w:line="276" w:lineRule="auto"/>
        <w:jc w:val="both"/>
        <w:pPrChange w:id="1031" w:author="Chuka Obi" w:date="2026-05-11T20:18:00Z" w16du:dateUtc="2026-05-11T19:18:00Z">
          <w:pPr>
            <w:pStyle w:val="Heading2"/>
            <w:numPr>
              <w:ilvl w:val="2"/>
              <w:numId w:val="45"/>
            </w:numPr>
            <w:ind w:left="1134" w:hanging="567"/>
            <w:jc w:val="both"/>
          </w:pPr>
        </w:pPrChange>
      </w:pPr>
      <w:bookmarkStart w:id="1032" w:name="_Toc229158766"/>
      <w:r w:rsidRPr="00837F81">
        <w:t>The Contractor shall be entitled subject to Section 21 to EOT if and to the extent that completion for the purposes of is or will be delayed by any of the following causes:</w:t>
      </w:r>
      <w:bookmarkEnd w:id="1032"/>
      <w:r w:rsidRPr="00837F81">
        <w:t xml:space="preserve"> </w:t>
      </w:r>
    </w:p>
    <w:p w14:paraId="71B8B554" w14:textId="333A690E" w:rsidR="00221851" w:rsidRPr="005C5BA1" w:rsidRDefault="00221851" w:rsidP="005C5BA1">
      <w:pPr>
        <w:pStyle w:val="ListParagraph"/>
        <w:numPr>
          <w:ilvl w:val="2"/>
          <w:numId w:val="57"/>
        </w:numPr>
        <w:spacing w:after="200" w:line="276" w:lineRule="auto"/>
        <w:jc w:val="both"/>
        <w:pPrChange w:id="1033" w:author="Chuka Obi" w:date="2026-05-11T20:19:00Z" w16du:dateUtc="2026-05-11T19:19:00Z">
          <w:pPr>
            <w:pStyle w:val="Heading2"/>
            <w:numPr>
              <w:ilvl w:val="2"/>
              <w:numId w:val="37"/>
            </w:numPr>
            <w:ind w:left="1713" w:hanging="579"/>
          </w:pPr>
        </w:pPrChange>
      </w:pPr>
      <w:bookmarkStart w:id="1034" w:name="_Toc229158767"/>
      <w:r w:rsidRPr="00837F81">
        <w:lastRenderedPageBreak/>
        <w:t>a Change Order (except that there shall be no requirement to comply with Section 2</w:t>
      </w:r>
      <w:r w:rsidR="00545229" w:rsidRPr="00837F81">
        <w:t>1</w:t>
      </w:r>
      <w:r w:rsidRPr="00837F81">
        <w:t>;</w:t>
      </w:r>
      <w:bookmarkEnd w:id="1034"/>
      <w:r w:rsidRPr="00837F81">
        <w:t xml:space="preserve"> </w:t>
      </w:r>
    </w:p>
    <w:p w14:paraId="56115193" w14:textId="1B42426C" w:rsidR="00221851" w:rsidRPr="005C5BA1" w:rsidRDefault="00221851" w:rsidP="005C5BA1">
      <w:pPr>
        <w:pStyle w:val="ListParagraph"/>
        <w:numPr>
          <w:ilvl w:val="2"/>
          <w:numId w:val="57"/>
        </w:numPr>
        <w:spacing w:after="200" w:line="276" w:lineRule="auto"/>
        <w:jc w:val="both"/>
        <w:pPrChange w:id="1035" w:author="Chuka Obi" w:date="2026-05-11T20:19:00Z" w16du:dateUtc="2026-05-11T19:19:00Z">
          <w:pPr>
            <w:pStyle w:val="Heading2"/>
            <w:numPr>
              <w:ilvl w:val="2"/>
              <w:numId w:val="37"/>
            </w:numPr>
            <w:ind w:left="1713" w:hanging="579"/>
            <w:jc w:val="both"/>
          </w:pPr>
        </w:pPrChange>
      </w:pPr>
      <w:bookmarkStart w:id="1036" w:name="_Toc229158768"/>
      <w:r w:rsidRPr="00837F81">
        <w:t>a cause of delay giving an entitlement to EOT under a Section of this Agreement;</w:t>
      </w:r>
      <w:bookmarkEnd w:id="1036"/>
      <w:r w:rsidRPr="00837F81">
        <w:t xml:space="preserve"> </w:t>
      </w:r>
    </w:p>
    <w:p w14:paraId="71734A31" w14:textId="57FAF848" w:rsidR="00221851" w:rsidRPr="005C5BA1" w:rsidRDefault="00221851" w:rsidP="005C5BA1">
      <w:pPr>
        <w:pStyle w:val="ListParagraph"/>
        <w:numPr>
          <w:ilvl w:val="2"/>
          <w:numId w:val="57"/>
        </w:numPr>
        <w:spacing w:after="200" w:line="276" w:lineRule="auto"/>
        <w:jc w:val="both"/>
        <w:pPrChange w:id="1037" w:author="Chuka Obi" w:date="2026-05-11T20:19:00Z" w16du:dateUtc="2026-05-11T19:19:00Z">
          <w:pPr>
            <w:pStyle w:val="Heading2"/>
            <w:numPr>
              <w:ilvl w:val="2"/>
              <w:numId w:val="37"/>
            </w:numPr>
            <w:ind w:left="1713" w:hanging="579"/>
            <w:jc w:val="both"/>
          </w:pPr>
        </w:pPrChange>
      </w:pPr>
      <w:bookmarkStart w:id="1038" w:name="_Toc229158769"/>
      <w:r w:rsidRPr="00837F81">
        <w:t>any delay, impediment or prevention caused by or attributable to the Owner, the Owner’s Personnel, or the Owner’s other contractors on the Site;</w:t>
      </w:r>
      <w:bookmarkEnd w:id="1038"/>
    </w:p>
    <w:p w14:paraId="6EF2392D" w14:textId="22E5075F" w:rsidR="00221851" w:rsidRPr="005C5BA1" w:rsidRDefault="00221851" w:rsidP="005C5BA1">
      <w:pPr>
        <w:pStyle w:val="ListParagraph"/>
        <w:numPr>
          <w:ilvl w:val="2"/>
          <w:numId w:val="57"/>
        </w:numPr>
        <w:spacing w:after="200" w:line="276" w:lineRule="auto"/>
        <w:jc w:val="both"/>
        <w:pPrChange w:id="1039" w:author="Chuka Obi" w:date="2026-05-11T20:19:00Z" w16du:dateUtc="2026-05-11T19:19:00Z">
          <w:pPr>
            <w:pStyle w:val="Heading2"/>
            <w:numPr>
              <w:ilvl w:val="2"/>
              <w:numId w:val="37"/>
            </w:numPr>
            <w:ind w:left="1713" w:hanging="579"/>
            <w:jc w:val="both"/>
          </w:pPr>
        </w:pPrChange>
      </w:pPr>
      <w:bookmarkStart w:id="1040" w:name="_Toc229158770"/>
      <w:r w:rsidRPr="00837F81">
        <w:t>Event of force majeure</w:t>
      </w:r>
      <w:r w:rsidR="007342DB">
        <w:t>; or</w:t>
      </w:r>
      <w:bookmarkEnd w:id="1040"/>
    </w:p>
    <w:p w14:paraId="27693959" w14:textId="46B8FF17" w:rsidR="00221851" w:rsidRPr="005C5BA1" w:rsidRDefault="0077791F" w:rsidP="005C5BA1">
      <w:pPr>
        <w:pStyle w:val="ListParagraph"/>
        <w:numPr>
          <w:ilvl w:val="2"/>
          <w:numId w:val="57"/>
        </w:numPr>
        <w:spacing w:after="200" w:line="276" w:lineRule="auto"/>
        <w:jc w:val="both"/>
        <w:pPrChange w:id="1041" w:author="Chuka Obi" w:date="2026-05-11T20:19:00Z" w16du:dateUtc="2026-05-11T19:19:00Z">
          <w:pPr>
            <w:pStyle w:val="Heading2"/>
            <w:numPr>
              <w:ilvl w:val="2"/>
              <w:numId w:val="37"/>
            </w:numPr>
            <w:ind w:left="1713" w:hanging="579"/>
            <w:jc w:val="both"/>
          </w:pPr>
        </w:pPrChange>
      </w:pPr>
      <w:bookmarkStart w:id="1042" w:name="_Toc229158771"/>
      <w:r>
        <w:t xml:space="preserve">Delay by the </w:t>
      </w:r>
      <w:r w:rsidR="007342DB">
        <w:t>O</w:t>
      </w:r>
      <w:r>
        <w:t xml:space="preserve">wner in making any payments </w:t>
      </w:r>
      <w:r w:rsidR="007342DB">
        <w:t xml:space="preserve">due and payable </w:t>
      </w:r>
      <w:r w:rsidR="00C03AA4">
        <w:t xml:space="preserve">to the </w:t>
      </w:r>
      <w:r w:rsidR="007342DB">
        <w:t>C</w:t>
      </w:r>
      <w:r w:rsidR="00C03AA4">
        <w:t xml:space="preserve">ontractor </w:t>
      </w:r>
      <w:r>
        <w:t xml:space="preserve">under this </w:t>
      </w:r>
      <w:r w:rsidR="007342DB">
        <w:t>A</w:t>
      </w:r>
      <w:r>
        <w:t>greement</w:t>
      </w:r>
      <w:r w:rsidR="007342DB">
        <w:t>.</w:t>
      </w:r>
      <w:bookmarkEnd w:id="1042"/>
    </w:p>
    <w:p w14:paraId="0AC9D43E" w14:textId="2FF0CB99" w:rsidR="00221851" w:rsidRPr="00837F81" w:rsidRDefault="00221851" w:rsidP="005C5BA1">
      <w:pPr>
        <w:pStyle w:val="ListParagraph"/>
        <w:numPr>
          <w:ilvl w:val="0"/>
          <w:numId w:val="56"/>
        </w:numPr>
        <w:spacing w:after="200" w:line="276" w:lineRule="auto"/>
        <w:jc w:val="both"/>
        <w:pPrChange w:id="1043" w:author="Chuka Obi" w:date="2026-05-11T20:18:00Z" w16du:dateUtc="2026-05-11T19:18:00Z">
          <w:pPr>
            <w:pStyle w:val="Heading2"/>
            <w:numPr>
              <w:ilvl w:val="2"/>
              <w:numId w:val="45"/>
            </w:numPr>
            <w:ind w:left="1134" w:hanging="567"/>
            <w:jc w:val="both"/>
          </w:pPr>
        </w:pPrChange>
      </w:pPr>
      <w:bookmarkStart w:id="1044" w:name="_Toc229158772"/>
      <w:r w:rsidRPr="00837F81">
        <w:t>When determining each EOT under Section 21, the Parties shall take into cognizance other EOT and review previous determinations under Section 4.12 and may increase, but shall not decrease, the total EOT. If a delay caused by a matter which is the Owner’s responsibility is concurrent with a delay caused by a matter which is the Contractor’s responsibility, the Contractor’s entitlement to EOT shall be assessed taking due regard of all relevant circumstances.</w:t>
      </w:r>
      <w:bookmarkEnd w:id="1044"/>
      <w:r w:rsidRPr="00837F81">
        <w:t xml:space="preserve"> </w:t>
      </w:r>
    </w:p>
    <w:p w14:paraId="7C318E4C" w14:textId="77777777" w:rsidR="008B3961" w:rsidRPr="00837F81" w:rsidRDefault="00D74028">
      <w:r w:rsidRPr="00837F81">
        <w:br w:type="page"/>
      </w:r>
    </w:p>
    <w:p w14:paraId="142CE9C8" w14:textId="4918AC8F" w:rsidR="008B3961" w:rsidRPr="00837F81" w:rsidRDefault="00D25255">
      <w:pPr>
        <w:pStyle w:val="Heading1"/>
      </w:pPr>
      <w:bookmarkStart w:id="1045" w:name="_Toc229430348"/>
      <w:r w:rsidRPr="00837F81">
        <w:lastRenderedPageBreak/>
        <w:t>6. CHANGES</w:t>
      </w:r>
      <w:r w:rsidR="00DA20ED" w:rsidRPr="00837F81">
        <w:t xml:space="preserve"> AND </w:t>
      </w:r>
      <w:r w:rsidRPr="00837F81">
        <w:t>FORCE MAJEURE</w:t>
      </w:r>
      <w:bookmarkEnd w:id="1045"/>
    </w:p>
    <w:p w14:paraId="1A114DFD" w14:textId="77777777" w:rsidR="008B3961" w:rsidRPr="00837F81" w:rsidRDefault="00D74028">
      <w:pPr>
        <w:pStyle w:val="Heading2"/>
      </w:pPr>
      <w:bookmarkStart w:id="1046" w:name="_Toc229430349"/>
      <w:r w:rsidRPr="00837F81">
        <w:t>6.1  Change Orders Requested by Owner</w:t>
      </w:r>
      <w:bookmarkEnd w:id="1046"/>
    </w:p>
    <w:p w14:paraId="24E99C75" w14:textId="6BE55112" w:rsidR="008B3961" w:rsidRPr="00837F81" w:rsidRDefault="00D74028">
      <w:pPr>
        <w:spacing w:after="200" w:line="276" w:lineRule="auto"/>
        <w:ind w:left="720"/>
        <w:jc w:val="both"/>
      </w:pPr>
      <w:r w:rsidRPr="00837F81">
        <w:t>(a) The Owner may at any time request a change in the Work by issuing a written Change Order Request to the Contractor. The Contractor shall, within [fifteen (15)] Business Days of receipt (or such longer period as may be reasonable given the complexity of the change), submit to the Owner a written proposal setting forth: (i) a description of the proposed change; (ii) the impact on the Contract Price (increase); (iii) the impact on the Project Schedule; and (iv) any other effects on the Work.</w:t>
      </w:r>
    </w:p>
    <w:p w14:paraId="3123FB2A" w14:textId="77777777" w:rsidR="008B3961" w:rsidRPr="00837F81" w:rsidRDefault="00D74028">
      <w:pPr>
        <w:spacing w:after="200" w:line="276" w:lineRule="auto"/>
        <w:ind w:left="720"/>
        <w:jc w:val="both"/>
      </w:pPr>
      <w:r w:rsidRPr="00837F81">
        <w:t>(b) Upon the Owner’s acceptance of the Contractor’s proposal, or upon agreement of the Parties as to the terms of the change, the Parties shall execute a Change Order incorporating the agreed terms. No change shall be implemented until a Change Order is executed, except where the Owner issues a written direction to proceed pending execution of a formal Change Order, in which case the Contractor shall proceed with the change and the terms shall be agreed subsequently.</w:t>
      </w:r>
    </w:p>
    <w:p w14:paraId="4C6738BF" w14:textId="77777777" w:rsidR="008B3961" w:rsidRPr="00837F81" w:rsidRDefault="00D74028">
      <w:pPr>
        <w:spacing w:after="200" w:line="276" w:lineRule="auto"/>
        <w:ind w:left="720"/>
        <w:jc w:val="both"/>
      </w:pPr>
      <w:r w:rsidRPr="00837F81">
        <w:t>(c) The cost of Owner-requested Change Orders shall be borne by the Owner.</w:t>
      </w:r>
    </w:p>
    <w:p w14:paraId="2EF8E3F6" w14:textId="77777777" w:rsidR="008B3961" w:rsidRPr="00837F81" w:rsidRDefault="00D74028">
      <w:pPr>
        <w:pStyle w:val="Heading2"/>
      </w:pPr>
      <w:bookmarkStart w:id="1047" w:name="_Toc229430350"/>
      <w:r w:rsidRPr="00837F81">
        <w:t>6.2  Change Orders Requested by Contractor</w:t>
      </w:r>
      <w:bookmarkEnd w:id="1047"/>
    </w:p>
    <w:p w14:paraId="1D4E0F6A" w14:textId="575A2F06" w:rsidR="008B3961" w:rsidRPr="00837F81" w:rsidRDefault="00D74028">
      <w:pPr>
        <w:spacing w:after="200" w:line="276" w:lineRule="auto"/>
        <w:ind w:left="720"/>
        <w:jc w:val="both"/>
      </w:pPr>
      <w:r w:rsidRPr="00837F81">
        <w:t>(a) If the Contractor becomes aware of any condition, event or circumstance that it believes</w:t>
      </w:r>
      <w:r w:rsidR="00221851" w:rsidRPr="00837F81">
        <w:t xml:space="preserve"> would (i) accelerate completion of the Works, (ii) reduce the cost of executing, maintaining or operating the Works, (iii) improve the efficiency, value or performance of the Facility, or (iv) otherwise benefit the Owner</w:t>
      </w:r>
      <w:r w:rsidRPr="00837F81">
        <w:t xml:space="preserve"> the Contractor shall provide the Owner with written notice within [fifteen (15)] Days of becoming aware of such condition. Failure of the Contractor to provide notice within such period shall constitute a waiver of the Contractor’s entitlement to any adjustment of the Contract Price or Project Schedule arising from such event, unless the Contractor demonstrates that: (i) the Owner was not prejudiced by the late notice; and (ii) the Contractor provides notice within a further fifteen (15) Days thereafter.</w:t>
      </w:r>
    </w:p>
    <w:p w14:paraId="56B20E14" w14:textId="77777777" w:rsidR="008B3961" w:rsidRPr="00837F81" w:rsidRDefault="00D74028">
      <w:pPr>
        <w:spacing w:after="200" w:line="276" w:lineRule="auto"/>
        <w:ind w:left="720"/>
        <w:jc w:val="both"/>
      </w:pPr>
      <w:r w:rsidRPr="00837F81">
        <w:t>(b) The Contractor shall submit a detailed Change Order Request within [thirty (30)] Days of the initial notice, setting forth: (i) the factual basis for the request; (ii) the contractual basis for the adjustment; (iii) the proposed adjustment to the Contract Price; (iv) the proposed adjustment to the Project Schedule; and (v) supporting documentation.</w:t>
      </w:r>
    </w:p>
    <w:p w14:paraId="07D2F46E" w14:textId="77777777" w:rsidR="008B3961" w:rsidRPr="00837F81" w:rsidRDefault="00D74028">
      <w:pPr>
        <w:spacing w:after="200" w:line="276" w:lineRule="auto"/>
        <w:ind w:left="720"/>
        <w:jc w:val="both"/>
      </w:pPr>
      <w:r w:rsidRPr="00837F81">
        <w:t>(c) The Owner shall respond to the Contractor’s Change Order Request within [fifteen (15)] Business Days. If the Parties cannot agree on the terms of a Change Order, the dispute shall be resolved in accordance with Article 18.</w:t>
      </w:r>
    </w:p>
    <w:p w14:paraId="4571546B" w14:textId="504E1B20" w:rsidR="00BB5EE4" w:rsidRPr="00837F81" w:rsidRDefault="00BB5EE4">
      <w:pPr>
        <w:spacing w:after="200" w:line="276" w:lineRule="auto"/>
        <w:ind w:left="720"/>
        <w:jc w:val="both"/>
      </w:pPr>
      <w:r w:rsidRPr="00837F81">
        <w:t>(d) The Owner may, in its sole discretion, approve, reject or request modification of any Change Order Request to the extent such request relates to a proposal under sub-clause (a)(i)–(iv).</w:t>
      </w:r>
    </w:p>
    <w:p w14:paraId="42F7C74C" w14:textId="39CAE8AC" w:rsidR="008B3961" w:rsidRPr="00837F81" w:rsidRDefault="00D74028">
      <w:pPr>
        <w:pStyle w:val="Heading2"/>
      </w:pPr>
      <w:bookmarkStart w:id="1048" w:name="_Toc229430351"/>
      <w:r w:rsidRPr="00837F81">
        <w:lastRenderedPageBreak/>
        <w:t xml:space="preserve">6.3  Change Orders </w:t>
      </w:r>
      <w:r w:rsidR="00BB5EE4" w:rsidRPr="00837F81">
        <w:t>due to Change in Law</w:t>
      </w:r>
      <w:bookmarkEnd w:id="1048"/>
    </w:p>
    <w:p w14:paraId="36A59650" w14:textId="632EC5C7" w:rsidR="008B3961" w:rsidRPr="00837F81" w:rsidRDefault="00D74028">
      <w:pPr>
        <w:spacing w:after="200" w:line="276" w:lineRule="auto"/>
        <w:ind w:left="720"/>
        <w:jc w:val="both"/>
      </w:pPr>
      <w:r w:rsidRPr="00837F81">
        <w:t>If any action of a Governmental Authority enacted after the Effective Date requires a change to the Work that increases or decreases the scope,</w:t>
      </w:r>
      <w:r w:rsidR="00E21437">
        <w:t xml:space="preserve"> </w:t>
      </w:r>
      <w:r w:rsidR="00BB5EE4" w:rsidRPr="00837F81">
        <w:t>Project S</w:t>
      </w:r>
      <w:r w:rsidRPr="00837F81">
        <w:t>chedule</w:t>
      </w:r>
      <w:r w:rsidR="00F236F9">
        <w:t xml:space="preserve"> or increases the </w:t>
      </w:r>
      <w:r w:rsidR="000133C7">
        <w:t>P</w:t>
      </w:r>
      <w:r w:rsidR="00F236F9">
        <w:t>roject cost</w:t>
      </w:r>
      <w:r w:rsidRPr="00837F81">
        <w:t>, the Contractor shall be entitled to a Change Order reflecting the impact of such change. The cost impact shall be allocated to the Owner except to the extent the change arises from the Contractor’s failure to comply with Applicable Law in effect as of the Effective Date.</w:t>
      </w:r>
    </w:p>
    <w:p w14:paraId="09843D87" w14:textId="77777777" w:rsidR="008B3961" w:rsidRPr="00837F81" w:rsidRDefault="00D74028">
      <w:pPr>
        <w:pStyle w:val="Heading2"/>
      </w:pPr>
      <w:bookmarkStart w:id="1049" w:name="_Toc229430352"/>
      <w:r w:rsidRPr="00837F81">
        <w:t>6.4  Changes Due to Contractor Errors</w:t>
      </w:r>
      <w:bookmarkEnd w:id="1049"/>
    </w:p>
    <w:p w14:paraId="31391BF1" w14:textId="77777777" w:rsidR="008B3961" w:rsidRPr="00837F81" w:rsidRDefault="00D74028">
      <w:pPr>
        <w:spacing w:after="200" w:line="276" w:lineRule="auto"/>
        <w:ind w:left="720"/>
        <w:jc w:val="both"/>
      </w:pPr>
      <w:r w:rsidRPr="00837F81">
        <w:t>The Owner shall not be responsible for any increase in the Contract Price or extension of the Project Schedule resulting from changes that are necessary to correct errors, omissions, or deficiencies in the Contractor’s design, engineering, or construction of the Facility.</w:t>
      </w:r>
    </w:p>
    <w:p w14:paraId="76F1B35B" w14:textId="77777777" w:rsidR="008B3961" w:rsidRPr="00837F81" w:rsidRDefault="00D74028">
      <w:pPr>
        <w:pStyle w:val="Heading2"/>
      </w:pPr>
      <w:bookmarkStart w:id="1050" w:name="_Toc229430353"/>
      <w:r w:rsidRPr="00837F81">
        <w:t>6.5  No Adjustment Except by Change Order</w:t>
      </w:r>
      <w:bookmarkEnd w:id="1050"/>
    </w:p>
    <w:p w14:paraId="317A9CDA" w14:textId="77777777" w:rsidR="008B3961" w:rsidRPr="00837F81" w:rsidRDefault="00D74028">
      <w:pPr>
        <w:spacing w:after="200" w:line="276" w:lineRule="auto"/>
        <w:ind w:left="720"/>
        <w:jc w:val="both"/>
      </w:pPr>
      <w:r w:rsidRPr="00837F81">
        <w:t>No adjustment shall be made to the Contract Price or the Project Schedule except by a duly executed Change Order or as otherwise expressly provided in this Agreement. The Contractor shall not be entitled to any additional compensation or extension of time unless a Change Order has been executed or is being processed in accordance with this Article 6.</w:t>
      </w:r>
    </w:p>
    <w:p w14:paraId="47E01529" w14:textId="77777777" w:rsidR="008B3961" w:rsidRPr="00837F81" w:rsidRDefault="00D74028">
      <w:pPr>
        <w:pStyle w:val="Heading2"/>
      </w:pPr>
      <w:bookmarkStart w:id="1051" w:name="_Toc229430354"/>
      <w:r w:rsidRPr="00837F81">
        <w:t>6.6  Timing Requirements</w:t>
      </w:r>
      <w:bookmarkEnd w:id="1051"/>
    </w:p>
    <w:p w14:paraId="7A98A80C" w14:textId="77777777" w:rsidR="008B3961" w:rsidRPr="00837F81" w:rsidRDefault="00D74028">
      <w:pPr>
        <w:spacing w:after="200" w:line="276" w:lineRule="auto"/>
        <w:ind w:left="720"/>
        <w:jc w:val="both"/>
      </w:pPr>
      <w:r w:rsidRPr="00837F81">
        <w:t>The Contractor shall comply with the notice and timing requirements set forth in this Article 6 as a condition to its entitlement to any adjustment of the Contract Price or Project Schedule. The Parties agree that timely notice is essential to enable the Owner to mitigate the effects of any change or delay.</w:t>
      </w:r>
    </w:p>
    <w:p w14:paraId="4D73D29D" w14:textId="77777777" w:rsidR="008B3961" w:rsidRPr="00837F81" w:rsidRDefault="00D74028">
      <w:pPr>
        <w:pStyle w:val="Heading2"/>
      </w:pPr>
      <w:bookmarkStart w:id="1052" w:name="_Toc229430355"/>
      <w:r w:rsidRPr="00837F81">
        <w:t>6.7  Records</w:t>
      </w:r>
      <w:bookmarkEnd w:id="1052"/>
    </w:p>
    <w:p w14:paraId="6F63AD6B" w14:textId="77777777" w:rsidR="008B3961" w:rsidRPr="00837F81" w:rsidRDefault="00D74028">
      <w:pPr>
        <w:spacing w:after="200" w:line="276" w:lineRule="auto"/>
        <w:ind w:left="720"/>
        <w:jc w:val="both"/>
      </w:pPr>
      <w:r w:rsidRPr="00837F81">
        <w:t>The Contractor shall maintain detailed records of all Change Orders and Change Order Requests, including supporting documentation, cost analyses and schedule impact analyses, and shall make such records available to the Owner upon request.</w:t>
      </w:r>
    </w:p>
    <w:p w14:paraId="5E00E0A6" w14:textId="77777777" w:rsidR="008B3961" w:rsidRPr="00837F81" w:rsidRDefault="00D74028">
      <w:pPr>
        <w:pStyle w:val="Heading2"/>
      </w:pPr>
      <w:bookmarkStart w:id="1053" w:name="_Toc229430356"/>
      <w:r w:rsidRPr="00837F81">
        <w:t>6.8  Force Majeure</w:t>
      </w:r>
      <w:bookmarkEnd w:id="1053"/>
    </w:p>
    <w:p w14:paraId="62B72708" w14:textId="77777777" w:rsidR="008B3961" w:rsidRPr="00837F81" w:rsidRDefault="00D74028">
      <w:pPr>
        <w:spacing w:after="200" w:line="276" w:lineRule="auto"/>
        <w:ind w:left="720"/>
        <w:jc w:val="both"/>
      </w:pPr>
      <w:r w:rsidRPr="00837F81">
        <w:t xml:space="preserve">(a) “Force Majeure” means any event or circumstance that: (i) is beyond the reasonable control of the affected Party; (ii) could not have been reasonably anticipated or avoided; (iii) occurs without the negligence of the affected Party; and (iv) prevents the affected Party from performing its obligations under this Agreement. Force Majeure includes, but is not limited to: acts of God, fire, flood, drought, earthquake, windstorm, epidemic, pandemic; war, armed conflict, terrorism, civil commotion, blockade, embargo; strikes or labour disputes (other than those involving only the Contractor’s or its Subcontractors’ </w:t>
      </w:r>
      <w:r w:rsidRPr="00837F81">
        <w:lastRenderedPageBreak/>
        <w:t>employees); and actions of a Governmental Authority that prevent performance (including changes in foreign trade or export policy affecting the shipment of Equipment to Nigeria).</w:t>
      </w:r>
    </w:p>
    <w:p w14:paraId="276138DF" w14:textId="77777777" w:rsidR="008B3961" w:rsidRPr="00837F81" w:rsidRDefault="00D74028">
      <w:pPr>
        <w:spacing w:after="200" w:line="276" w:lineRule="auto"/>
        <w:ind w:left="720"/>
        <w:jc w:val="both"/>
      </w:pPr>
      <w:r w:rsidRPr="00837F81">
        <w:t>(a-1) Notwithstanding the foregoing, the following shall not constitute Force Majeure: (i) supply chain disruptions, price increases, shortages of materials or equipment, or delays in delivery by vendors or suppliers, unless directly caused by a qualifying Force Majeure event described above; (ii) the financial hardship, insolvency, or cash flow difficulties of the Contractor, any Subcontractor, or any of their respective suppliers; (iii) the failure of any Subcontractor or supplier to perform its obligations, unless such failure is itself caused by a qualifying Force Majeure event; (iv) adverse weather conditions that are within the range of conditions reasonably foreseeable for the Site location and season; (v) labour shortages, unavailability of skilled personnel, or increases in labour costs; and (vi) changes in exchange rates, commodity prices, or market conditions.</w:t>
      </w:r>
    </w:p>
    <w:p w14:paraId="57CF8A1E" w14:textId="77777777" w:rsidR="008B3961" w:rsidRPr="00837F81" w:rsidRDefault="00D74028">
      <w:pPr>
        <w:spacing w:after="200" w:line="276" w:lineRule="auto"/>
        <w:ind w:left="720"/>
        <w:jc w:val="both"/>
      </w:pPr>
      <w:r w:rsidRPr="00837F81">
        <w:t>(b) Neither Party shall be liable for any delay or failure in performance to the extent caused by Force Majeure, provided that the affected Party: (i) gives prompt written notice to the other Party of the Force Majeure event, including its nature, expected duration, and anticipated impact on the Work; (ii) uses reasonable efforts to mitigate the effects of the Force Majeure event; (iii) provides continuing updates on the status of the Force Majeure event; and (iv) gives prompt notice when the Force Majeure event has ceased.</w:t>
      </w:r>
    </w:p>
    <w:p w14:paraId="4FF28933" w14:textId="7B177733" w:rsidR="008B3961" w:rsidRPr="00837F81" w:rsidRDefault="00D74028">
      <w:pPr>
        <w:spacing w:after="200" w:line="276" w:lineRule="auto"/>
        <w:ind w:left="720"/>
        <w:jc w:val="both"/>
      </w:pPr>
      <w:r w:rsidRPr="00837F81">
        <w:t xml:space="preserve">(c) The Contractor shall be entitled to </w:t>
      </w:r>
      <w:r w:rsidR="00BB5EE4" w:rsidRPr="00837F81">
        <w:t xml:space="preserve">EOT </w:t>
      </w:r>
      <w:r w:rsidRPr="00837F81">
        <w:t>to the extent that a Force Majeure event causes delay to the critical path. Neither Party shall be entitled to an increase in the Contract Price on account of Force Majeure, except for reasonable demobilization and remobilization costs where the Force Majeure event requires suspension of Work for a continuous period exceeding [sixty (60)] Days.</w:t>
      </w:r>
    </w:p>
    <w:p w14:paraId="26863D60" w14:textId="77777777" w:rsidR="008B3961" w:rsidRPr="00837F81" w:rsidRDefault="00D74028">
      <w:pPr>
        <w:spacing w:after="200" w:line="276" w:lineRule="auto"/>
        <w:ind w:left="720"/>
        <w:jc w:val="both"/>
      </w:pPr>
      <w:r w:rsidRPr="00837F81">
        <w:t>(d) If a Force Majeure event continues for a period exceeding [one hundred eighty (180)] consecutive Days, either Party may terminate this Agreement by giving [thirty (30)] Days’ written notice to the other Party, and the consequences of such termination shall be as set forth in Section 15.8.</w:t>
      </w:r>
    </w:p>
    <w:p w14:paraId="2300885C" w14:textId="66A61337" w:rsidR="00BB5EE4" w:rsidRPr="00837F81" w:rsidRDefault="00BB5EE4">
      <w:pPr>
        <w:spacing w:after="200" w:line="276" w:lineRule="auto"/>
        <w:ind w:left="720"/>
        <w:jc w:val="both"/>
      </w:pPr>
      <w:r w:rsidRPr="00837F81">
        <w:t>(e) Each Party shall at all times use all reasonable endeavours to minimise any delay in the performance of the Contract as a result of a Force Majeure Event. If the Force Majeure Event has a continuing effect, the affected Party shall give further Notices describing the effect within 2 days after giving the first Notice. The affected Party shall immediately give a Notice to the other Party when the affected Party ceases to be affected by the Force Majeure Event. If the affected Party fails to do so, the other Party may give a Notice to the affected Party stating that the other Party considers that the affected Party’s performance is no longer prevented by the Force Majeure, with reasons.</w:t>
      </w:r>
    </w:p>
    <w:p w14:paraId="4DB32B8A" w14:textId="688EFE63" w:rsidR="00BB5EE4" w:rsidRPr="00837F81" w:rsidRDefault="00BB5EE4" w:rsidP="00610626">
      <w:pPr>
        <w:spacing w:after="200" w:line="276" w:lineRule="auto"/>
        <w:ind w:left="720"/>
        <w:jc w:val="both"/>
      </w:pPr>
      <w:r w:rsidRPr="00837F81">
        <w:lastRenderedPageBreak/>
        <w:t xml:space="preserve">(f) After the date of termination the Contractor shall, as soon as practicable, submit detailed supporting particulars (as reasonably required by the Owner’s Representative) of the value of the work done, which shall include: </w:t>
      </w:r>
    </w:p>
    <w:p w14:paraId="6D9A1A28" w14:textId="77777777" w:rsidR="00BB5EE4" w:rsidRPr="00837F81" w:rsidRDefault="00BB5EE4" w:rsidP="00BB5EE4">
      <w:pPr>
        <w:pStyle w:val="ListParagraph"/>
        <w:numPr>
          <w:ilvl w:val="0"/>
          <w:numId w:val="48"/>
        </w:numPr>
        <w:spacing w:after="200" w:line="276" w:lineRule="auto"/>
        <w:ind w:left="1701" w:hanging="567"/>
        <w:jc w:val="both"/>
      </w:pPr>
      <w:r w:rsidRPr="00837F81">
        <w:t>the amounts payable for any work carried out for which a price is stated in the Contract;</w:t>
      </w:r>
    </w:p>
    <w:p w14:paraId="4BEA663E"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the Cost of Plant and Materials ordered for the Works which have been delivered to the Contractor, or of which the Contractor is liable to accept delivery. This Plant and Materials shall become the property of (and be at the risk of) the Owner when paid for by the Owner, and the Contractor shall place the same at the Owner’s disposal. </w:t>
      </w:r>
    </w:p>
    <w:p w14:paraId="7A614025"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any other Cost or liability which in the circumstances was reasonably incurred by the Contractor in the expectation of completing the Works; </w:t>
      </w:r>
    </w:p>
    <w:p w14:paraId="7FE6D3A8"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the Cost of removal of Temporary Works and Contractor’s Equipment from the Site and the return of these items to the Contractor’s place of business in the Contractor’s country (or to any other destination(s) at no greater cost); and </w:t>
      </w:r>
    </w:p>
    <w:p w14:paraId="5552DCED"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the Cost of repatriation of the Contractor’s staff and labour employed wholly in connection with the Works at the date of termination. </w:t>
      </w:r>
    </w:p>
    <w:p w14:paraId="66F2448A" w14:textId="22FE886D" w:rsidR="00BB5EE4" w:rsidRPr="00837F81" w:rsidRDefault="00BB5EE4" w:rsidP="00610626">
      <w:pPr>
        <w:spacing w:after="200" w:line="276" w:lineRule="auto"/>
        <w:jc w:val="both"/>
      </w:pPr>
      <w:r w:rsidRPr="00837F81">
        <w:t xml:space="preserve">(g) in order to determine the payment due to the Contractor, the Parties shall agree or determine the value of work done. Where the Parties are unable to reach an agreement, the matter shall be resolved in accordance with Section 18.  </w:t>
      </w:r>
    </w:p>
    <w:p w14:paraId="617638C6" w14:textId="77777777" w:rsidR="00BB5EE4" w:rsidRPr="00837F81" w:rsidRDefault="00BB5EE4">
      <w:pPr>
        <w:spacing w:after="200" w:line="276" w:lineRule="auto"/>
        <w:ind w:left="720"/>
        <w:jc w:val="both"/>
      </w:pPr>
    </w:p>
    <w:p w14:paraId="620EEC37" w14:textId="55F365D3" w:rsidR="008B3961" w:rsidRPr="00837F81" w:rsidRDefault="008B3961"/>
    <w:p w14:paraId="323467EC" w14:textId="77777777" w:rsidR="00BB5EE4" w:rsidRPr="00837F81" w:rsidRDefault="00BB5EE4"/>
    <w:p w14:paraId="1385C6AE" w14:textId="77777777" w:rsidR="00BB5EE4" w:rsidRPr="00837F81" w:rsidRDefault="00BB5EE4"/>
    <w:p w14:paraId="2E793292" w14:textId="77777777" w:rsidR="00BB5EE4" w:rsidRPr="00837F81" w:rsidRDefault="00BB5EE4"/>
    <w:p w14:paraId="09DF658A" w14:textId="77777777" w:rsidR="00BB5EE4" w:rsidRPr="00837F81" w:rsidRDefault="00BB5EE4"/>
    <w:p w14:paraId="785A6F03" w14:textId="77777777" w:rsidR="00BB5EE4" w:rsidRPr="00837F81" w:rsidRDefault="00BB5EE4"/>
    <w:p w14:paraId="3A3BBAD2" w14:textId="77777777" w:rsidR="00BB5EE4" w:rsidRPr="00837F81" w:rsidRDefault="00BB5EE4"/>
    <w:p w14:paraId="634DECF4" w14:textId="77777777" w:rsidR="00BB5EE4" w:rsidRPr="00837F81" w:rsidRDefault="00BB5EE4"/>
    <w:p w14:paraId="1C27D1E2" w14:textId="77777777" w:rsidR="00BB5EE4" w:rsidRPr="00837F81" w:rsidRDefault="00BB5EE4"/>
    <w:p w14:paraId="223E8F8B" w14:textId="77777777" w:rsidR="00545229" w:rsidRPr="00837F81" w:rsidRDefault="00545229"/>
    <w:p w14:paraId="34970E92" w14:textId="77777777" w:rsidR="00545229" w:rsidRPr="00837F81" w:rsidRDefault="00545229"/>
    <w:p w14:paraId="5CB7A32E" w14:textId="77777777" w:rsidR="00545229" w:rsidRPr="00837F81" w:rsidRDefault="00545229"/>
    <w:p w14:paraId="2BD351B6" w14:textId="77777777" w:rsidR="00BB5EE4" w:rsidRPr="00837F81" w:rsidRDefault="00BB5EE4"/>
    <w:p w14:paraId="73A63880" w14:textId="77777777" w:rsidR="00BB5EE4" w:rsidRPr="00837F81" w:rsidRDefault="00BB5EE4"/>
    <w:p w14:paraId="240C688C" w14:textId="77777777" w:rsidR="00BB5EE4" w:rsidRPr="00837F81" w:rsidRDefault="00BB5EE4"/>
    <w:p w14:paraId="7188D2EB" w14:textId="75963FBE" w:rsidR="008B3961" w:rsidRPr="00837F81" w:rsidRDefault="00D25255">
      <w:pPr>
        <w:pStyle w:val="Heading1"/>
      </w:pPr>
      <w:bookmarkStart w:id="1054" w:name="_Toc229430357"/>
      <w:r w:rsidRPr="00837F81">
        <w:lastRenderedPageBreak/>
        <w:t>7. CONTRACT PRICE AND PAYMENT</w:t>
      </w:r>
      <w:bookmarkEnd w:id="1054"/>
    </w:p>
    <w:p w14:paraId="29107284" w14:textId="77777777" w:rsidR="008B3961" w:rsidRPr="00837F81" w:rsidRDefault="00D74028">
      <w:pPr>
        <w:pStyle w:val="Heading2"/>
      </w:pPr>
      <w:bookmarkStart w:id="1055" w:name="_Toc229430358"/>
      <w:r w:rsidRPr="00837F81">
        <w:t>7.1  Contract Price</w:t>
      </w:r>
      <w:bookmarkEnd w:id="1055"/>
    </w:p>
    <w:p w14:paraId="7705F011" w14:textId="36F17AD2" w:rsidR="008B3961" w:rsidRPr="00837F81" w:rsidRDefault="00D74028">
      <w:pPr>
        <w:spacing w:after="200" w:line="276" w:lineRule="auto"/>
        <w:ind w:left="720"/>
        <w:jc w:val="both"/>
      </w:pPr>
      <w:commentRangeStart w:id="1056"/>
      <w:r w:rsidRPr="00303E8E">
        <w:rPr>
          <w:highlight w:val="yellow"/>
        </w:rPr>
        <w:t xml:space="preserve">(a) The Contract Price for the Work is [AMOUNT IN WORDS] ([AMOUNT IN FIGURES]) United States Dollars (USD), </w:t>
      </w:r>
      <w:r w:rsidR="00F80DA8" w:rsidRPr="00303E8E">
        <w:rPr>
          <w:highlight w:val="yellow"/>
        </w:rPr>
        <w:t xml:space="preserve">exclusive of all taxes and </w:t>
      </w:r>
      <w:r w:rsidRPr="00303E8E">
        <w:rPr>
          <w:highlight w:val="yellow"/>
        </w:rPr>
        <w:t>exclusive of any amounts to be adjusted by Change Orders in accordance with this Agreement</w:t>
      </w:r>
      <w:commentRangeEnd w:id="1056"/>
      <w:r w:rsidR="00303E8E" w:rsidRPr="00837F81">
        <w:rPr>
          <w:rStyle w:val="CommentReference"/>
          <w:sz w:val="24"/>
          <w:szCs w:val="24"/>
        </w:rPr>
        <w:commentReference w:id="1056"/>
      </w:r>
      <w:r w:rsidRPr="00837F81">
        <w:t>.</w:t>
      </w:r>
    </w:p>
    <w:p w14:paraId="39D7AC45" w14:textId="77777777" w:rsidR="008B3961" w:rsidRPr="00837F81" w:rsidRDefault="00D74028">
      <w:pPr>
        <w:spacing w:after="200" w:line="276" w:lineRule="auto"/>
        <w:ind w:left="720"/>
        <w:jc w:val="both"/>
      </w:pPr>
      <w:r w:rsidRPr="00837F81">
        <w:t>(b) The Contract Price is a lump sum, fixed price, and includes all costs, expenses and profit of the Contractor necessary for the complete performance of the Work, except to the extent expressly stated otherwise in this Agreement.</w:t>
      </w:r>
    </w:p>
    <w:p w14:paraId="21F8A2B8" w14:textId="77777777" w:rsidR="008B3961" w:rsidRPr="00837F81" w:rsidRDefault="00D74028">
      <w:pPr>
        <w:spacing w:after="200" w:line="276" w:lineRule="auto"/>
        <w:ind w:left="720"/>
        <w:jc w:val="both"/>
      </w:pPr>
      <w:r w:rsidRPr="00837F81">
        <w:t>(c) The Contract Price shall be denominated and payable in United States Dollars (USD), unless otherwise agreed in Schedule E.</w:t>
      </w:r>
    </w:p>
    <w:p w14:paraId="7885051B" w14:textId="4D9C2B7F" w:rsidR="00BB5EE4" w:rsidRPr="00837F81" w:rsidRDefault="00BB5EE4">
      <w:pPr>
        <w:spacing w:after="200" w:line="276" w:lineRule="auto"/>
        <w:ind w:left="720"/>
        <w:jc w:val="both"/>
      </w:pPr>
      <w:r w:rsidRPr="00837F81">
        <w:t>(d) The Contractor shall be deemed to have satisfied itself as to the correctness and sufficiency of the Contract Price; and have based the Contract Price on the data, interpretations, necessary information, inspections, examinations and satisfaction as to all relevant matters described in this Agreement and any further data relevant to the Contractor’s design. Unless otherwise stated in this Agreement the Contract Price shall be deemed to cover all the Contractor’s obligations under this Agreement and all things necessary for the proper execution of the Works in accordance with the Contract.</w:t>
      </w:r>
    </w:p>
    <w:p w14:paraId="0D6B55E7" w14:textId="77777777" w:rsidR="008B3961" w:rsidRPr="00837F81" w:rsidRDefault="00D74028">
      <w:pPr>
        <w:pStyle w:val="Heading2"/>
      </w:pPr>
      <w:bookmarkStart w:id="1057" w:name="_Toc229430359"/>
      <w:r w:rsidRPr="00837F81">
        <w:t>7.2  Payment Milestones</w:t>
      </w:r>
      <w:bookmarkEnd w:id="1057"/>
    </w:p>
    <w:p w14:paraId="69CB408E" w14:textId="77777777" w:rsidR="008B3961" w:rsidRPr="00837F81" w:rsidRDefault="00D74028">
      <w:pPr>
        <w:spacing w:after="200" w:line="276" w:lineRule="auto"/>
        <w:ind w:left="720"/>
        <w:jc w:val="both"/>
      </w:pPr>
      <w:r w:rsidRPr="00837F81">
        <w:t>(a) The Owner shall make payments to the Contractor in accordance with the payment milestone schedule set forth in Schedule E. Each milestone payment shall become due upon the Contractor’s achievement of the corresponding milestone and certification thereof by the Owner’s Representative.</w:t>
      </w:r>
    </w:p>
    <w:p w14:paraId="357865EC" w14:textId="7ABD86B4" w:rsidR="008B3961" w:rsidRPr="00837F81" w:rsidRDefault="00D74028">
      <w:pPr>
        <w:spacing w:after="200" w:line="276" w:lineRule="auto"/>
        <w:ind w:left="720"/>
        <w:jc w:val="both"/>
      </w:pPr>
      <w:r w:rsidRPr="00837F81">
        <w:t xml:space="preserve">(b) The Contractor shall submit an invoice with each payment request, together with supporting documentation demonstrating achievement of the relevant milestone. </w:t>
      </w:r>
      <w:r w:rsidR="00724F45" w:rsidRPr="006C16F5">
        <w:t>Upon certification by the Owner’s Representativ</w:t>
      </w:r>
      <w:r w:rsidR="00724F45">
        <w:t>e, t</w:t>
      </w:r>
      <w:r w:rsidRPr="00837F81">
        <w:t>he Owner shall process and pay each properly supported invoice within</w:t>
      </w:r>
      <w:r w:rsidR="004A6506">
        <w:t xml:space="preserve"> </w:t>
      </w:r>
      <w:del w:id="1058" w:author="Chuka Obi" w:date="2026-05-11T20:20:00Z" w16du:dateUtc="2026-05-11T19:20:00Z">
        <w:r w:rsidR="004A6506" w:rsidDel="005C5BA1">
          <w:delText xml:space="preserve">five </w:delText>
        </w:r>
      </w:del>
      <w:ins w:id="1059" w:author="Chuka Obi" w:date="2026-05-11T20:36:00Z" w16du:dateUtc="2026-05-11T19:36:00Z">
        <w:r w:rsidR="00027F27">
          <w:t xml:space="preserve">fourteen </w:t>
        </w:r>
      </w:ins>
      <w:ins w:id="1060" w:author="Chuka Obi" w:date="2026-05-11T20:20:00Z" w16du:dateUtc="2026-05-11T19:20:00Z">
        <w:r w:rsidR="005C5BA1">
          <w:t xml:space="preserve"> </w:t>
        </w:r>
      </w:ins>
      <w:r w:rsidR="004A6506">
        <w:t>(</w:t>
      </w:r>
      <w:ins w:id="1061" w:author="Chuka Obi" w:date="2026-05-11T20:36:00Z" w16du:dateUtc="2026-05-11T19:36:00Z">
        <w:r w:rsidR="00027F27">
          <w:t>14</w:t>
        </w:r>
      </w:ins>
      <w:del w:id="1062" w:author="Chuka Obi" w:date="2026-05-11T20:20:00Z" w16du:dateUtc="2026-05-11T19:20:00Z">
        <w:r w:rsidR="004A6506" w:rsidDel="005C5BA1">
          <w:delText>5</w:delText>
        </w:r>
      </w:del>
      <w:r w:rsidR="004A6506">
        <w:t>) Business Days</w:t>
      </w:r>
      <w:r w:rsidRPr="00837F81">
        <w:t xml:space="preserve"> of receipt.</w:t>
      </w:r>
    </w:p>
    <w:p w14:paraId="66EADC82" w14:textId="1E735587" w:rsidR="008B3961" w:rsidRPr="00837F81" w:rsidRDefault="00D74028">
      <w:pPr>
        <w:spacing w:after="200" w:line="276" w:lineRule="auto"/>
        <w:ind w:left="720"/>
        <w:jc w:val="both"/>
      </w:pPr>
      <w:r w:rsidRPr="00837F81">
        <w:t xml:space="preserve">(c) </w:t>
      </w:r>
      <w:r w:rsidR="00F91CB6" w:rsidRPr="00837F81">
        <w:t>The Contractor shall deliver a Retention Bond in accordance with Section 9.</w:t>
      </w:r>
      <w:ins w:id="1063" w:author="Chuka Obi" w:date="2026-05-11T20:14:00Z" w16du:dateUtc="2026-05-11T19:14:00Z">
        <w:r w:rsidR="009177C0">
          <w:t>4</w:t>
        </w:r>
      </w:ins>
      <w:del w:id="1064" w:author="Chuka Obi" w:date="2026-05-11T20:14:00Z" w16du:dateUtc="2026-05-11T19:14:00Z">
        <w:r w:rsidR="00F91CB6" w:rsidRPr="00837F81" w:rsidDel="009177C0">
          <w:delText>5</w:delText>
        </w:r>
      </w:del>
      <w:r w:rsidR="00F91CB6" w:rsidRPr="00837F81">
        <w:t xml:space="preserve"> no later than the date of Substantial Completion, to secure the Contractor's post-Substantial Completion obligations</w:t>
      </w:r>
    </w:p>
    <w:p w14:paraId="5B1A55E5" w14:textId="0C3611DF" w:rsidR="008B3961" w:rsidRPr="003A72FF" w:rsidDel="00441EB2" w:rsidRDefault="00D74028">
      <w:pPr>
        <w:pStyle w:val="Heading2"/>
        <w:rPr>
          <w:del w:id="1065" w:author="Chuka Obi" w:date="2026-05-11T19:05:00Z" w16du:dateUtc="2026-05-11T18:05:00Z"/>
          <w:highlight w:val="yellow"/>
          <w:rPrChange w:id="1066" w:author="Akintunde Fasuba" w:date="2026-05-11T16:05:00Z" w16du:dateUtc="2026-05-11T15:05:00Z">
            <w:rPr>
              <w:del w:id="1067" w:author="Chuka Obi" w:date="2026-05-11T19:05:00Z" w16du:dateUtc="2026-05-11T18:05:00Z"/>
            </w:rPr>
          </w:rPrChange>
        </w:rPr>
      </w:pPr>
      <w:del w:id="1068" w:author="Chuka Obi" w:date="2026-05-11T19:05:00Z" w16du:dateUtc="2026-05-11T18:05:00Z">
        <w:r w:rsidRPr="003A72FF" w:rsidDel="00441EB2">
          <w:rPr>
            <w:highlight w:val="yellow"/>
            <w:rPrChange w:id="1069" w:author="Akintunde Fasuba" w:date="2026-05-11T16:05:00Z" w16du:dateUtc="2026-05-11T15:05:00Z">
              <w:rPr/>
            </w:rPrChange>
          </w:rPr>
          <w:delText>7.3  Advance Payment</w:delText>
        </w:r>
      </w:del>
    </w:p>
    <w:p w14:paraId="1C5E16E6" w14:textId="272A0F79" w:rsidR="008B3961" w:rsidRPr="00837F81" w:rsidDel="00441EB2" w:rsidRDefault="00D74028">
      <w:pPr>
        <w:spacing w:after="200" w:line="276" w:lineRule="auto"/>
        <w:ind w:left="720"/>
        <w:jc w:val="both"/>
        <w:rPr>
          <w:del w:id="1070" w:author="Chuka Obi" w:date="2026-05-11T19:05:00Z" w16du:dateUtc="2026-05-11T18:05:00Z"/>
        </w:rPr>
      </w:pPr>
      <w:del w:id="1071" w:author="Chuka Obi" w:date="2026-05-11T19:05:00Z" w16du:dateUtc="2026-05-11T18:05:00Z">
        <w:r w:rsidRPr="003A72FF" w:rsidDel="00441EB2">
          <w:rPr>
            <w:highlight w:val="yellow"/>
            <w:rPrChange w:id="1072" w:author="Akintunde Fasuba" w:date="2026-05-11T16:05:00Z" w16du:dateUtc="2026-05-11T15:05:00Z">
              <w:rPr/>
            </w:rPrChange>
          </w:rPr>
          <w:delText>(a) Upon issuance of NTP and subject to the Contractor’s delivery of an Advance Payment Guarantee in accordance with Section 9.3, the Owner shall make an advance payment to the Contractor</w:delText>
        </w:r>
        <w:r w:rsidR="00DA20ED" w:rsidRPr="003A72FF" w:rsidDel="00441EB2">
          <w:rPr>
            <w:highlight w:val="yellow"/>
            <w:rPrChange w:id="1073" w:author="Akintunde Fasuba" w:date="2026-05-11T16:05:00Z" w16du:dateUtc="2026-05-11T15:05:00Z">
              <w:rPr/>
            </w:rPrChange>
          </w:rPr>
          <w:delText xml:space="preserve"> in accordance with the payment milestone schedule set forth </w:delText>
        </w:r>
        <w:r w:rsidR="00C151CA" w:rsidRPr="003A72FF" w:rsidDel="00441EB2">
          <w:rPr>
            <w:highlight w:val="yellow"/>
            <w:rPrChange w:id="1074" w:author="Akintunde Fasuba" w:date="2026-05-11T16:05:00Z" w16du:dateUtc="2026-05-11T15:05:00Z">
              <w:rPr/>
            </w:rPrChange>
          </w:rPr>
          <w:delText>un</w:delText>
        </w:r>
        <w:r w:rsidR="00957F6D" w:rsidRPr="003A72FF" w:rsidDel="00441EB2">
          <w:rPr>
            <w:highlight w:val="yellow"/>
            <w:rPrChange w:id="1075" w:author="Akintunde Fasuba" w:date="2026-05-11T16:05:00Z" w16du:dateUtc="2026-05-11T15:05:00Z">
              <w:rPr/>
            </w:rPrChange>
          </w:rPr>
          <w:delText>d</w:delText>
        </w:r>
        <w:r w:rsidR="00C151CA" w:rsidRPr="003A72FF" w:rsidDel="00441EB2">
          <w:rPr>
            <w:highlight w:val="yellow"/>
            <w:rPrChange w:id="1076" w:author="Akintunde Fasuba" w:date="2026-05-11T16:05:00Z" w16du:dateUtc="2026-05-11T15:05:00Z">
              <w:rPr/>
            </w:rPrChange>
          </w:rPr>
          <w:delText xml:space="preserve">er the </w:delText>
        </w:r>
        <w:r w:rsidR="00DA20ED" w:rsidRPr="003A72FF" w:rsidDel="00441EB2">
          <w:rPr>
            <w:highlight w:val="yellow"/>
            <w:rPrChange w:id="1077" w:author="Akintunde Fasuba" w:date="2026-05-11T16:05:00Z" w16du:dateUtc="2026-05-11T15:05:00Z">
              <w:rPr/>
            </w:rPrChange>
          </w:rPr>
          <w:delText>Schedule</w:delText>
        </w:r>
        <w:r w:rsidR="00C151CA" w:rsidRPr="003A72FF" w:rsidDel="00441EB2">
          <w:rPr>
            <w:highlight w:val="yellow"/>
            <w:rPrChange w:id="1078" w:author="Akintunde Fasuba" w:date="2026-05-11T16:05:00Z" w16du:dateUtc="2026-05-11T15:05:00Z">
              <w:rPr/>
            </w:rPrChange>
          </w:rPr>
          <w:delText xml:space="preserve"> in th</w:delText>
        </w:r>
        <w:r w:rsidR="00957F6D" w:rsidRPr="003A72FF" w:rsidDel="00441EB2">
          <w:rPr>
            <w:highlight w:val="yellow"/>
            <w:rPrChange w:id="1079" w:author="Akintunde Fasuba" w:date="2026-05-11T16:05:00Z" w16du:dateUtc="2026-05-11T15:05:00Z">
              <w:rPr/>
            </w:rPrChange>
          </w:rPr>
          <w:delText>is</w:delText>
        </w:r>
        <w:r w:rsidR="00C151CA" w:rsidRPr="003A72FF" w:rsidDel="00441EB2">
          <w:rPr>
            <w:highlight w:val="yellow"/>
            <w:rPrChange w:id="1080" w:author="Akintunde Fasuba" w:date="2026-05-11T16:05:00Z" w16du:dateUtc="2026-05-11T15:05:00Z">
              <w:rPr/>
            </w:rPrChange>
          </w:rPr>
          <w:delText xml:space="preserve"> agreement</w:delText>
        </w:r>
        <w:r w:rsidR="00DA20ED" w:rsidRPr="003A72FF" w:rsidDel="00441EB2">
          <w:rPr>
            <w:highlight w:val="yellow"/>
            <w:rPrChange w:id="1081" w:author="Akintunde Fasuba" w:date="2026-05-11T16:05:00Z" w16du:dateUtc="2026-05-11T15:05:00Z">
              <w:rPr/>
            </w:rPrChange>
          </w:rPr>
          <w:delText xml:space="preserve">. </w:delText>
        </w:r>
        <w:r w:rsidRPr="003A72FF" w:rsidDel="00441EB2">
          <w:rPr>
            <w:highlight w:val="yellow"/>
            <w:rPrChange w:id="1082" w:author="Akintunde Fasuba" w:date="2026-05-11T16:05:00Z" w16du:dateUtc="2026-05-11T15:05:00Z">
              <w:rPr/>
            </w:rPrChange>
          </w:rPr>
          <w:delText>No advance or milestone payment shall be released until the Owner has received the corresponding APG</w:delText>
        </w:r>
        <w:r w:rsidRPr="00837F81" w:rsidDel="00441EB2">
          <w:delText>.</w:delText>
        </w:r>
      </w:del>
    </w:p>
    <w:p w14:paraId="2267E14E" w14:textId="102E5998" w:rsidR="008B3961" w:rsidRPr="00837F81" w:rsidRDefault="00D74028">
      <w:pPr>
        <w:pStyle w:val="Heading2"/>
      </w:pPr>
      <w:bookmarkStart w:id="1083" w:name="_Toc229430360"/>
      <w:r w:rsidRPr="00837F81">
        <w:t>7.</w:t>
      </w:r>
      <w:ins w:id="1084" w:author="Chuka Obi" w:date="2026-05-11T19:05:00Z" w16du:dateUtc="2026-05-11T18:05:00Z">
        <w:r w:rsidR="00441EB2">
          <w:t>3</w:t>
        </w:r>
      </w:ins>
      <w:del w:id="1085" w:author="Chuka Obi" w:date="2026-05-11T19:05:00Z" w16du:dateUtc="2026-05-11T18:05:00Z">
        <w:r w:rsidRPr="00837F81" w:rsidDel="00441EB2">
          <w:delText>4</w:delText>
        </w:r>
      </w:del>
      <w:r w:rsidRPr="00837F81">
        <w:t xml:space="preserve">  Final Payment</w:t>
      </w:r>
      <w:bookmarkEnd w:id="1083"/>
    </w:p>
    <w:p w14:paraId="063B2529" w14:textId="5FB7E656" w:rsidR="008B3961" w:rsidRPr="00837F81" w:rsidRDefault="00D74028">
      <w:pPr>
        <w:spacing w:after="200" w:line="276" w:lineRule="auto"/>
        <w:ind w:left="720"/>
        <w:jc w:val="both"/>
      </w:pPr>
      <w:r w:rsidRPr="00837F81">
        <w:t xml:space="preserve">Upon Final Completion and subject to the Contractor’s submission of all deliverables required for Final Completion, the Owner shall </w:t>
      </w:r>
      <w:r w:rsidR="00F83F81">
        <w:t xml:space="preserve">issue the Final Completion Certificate and </w:t>
      </w:r>
      <w:r w:rsidRPr="00837F81">
        <w:t xml:space="preserve">make the final payment to the Contractor, comprising the remaining balance of the Contract </w:t>
      </w:r>
      <w:r w:rsidRPr="00837F81">
        <w:lastRenderedPageBreak/>
        <w:t>Price. The Contractor’s acceptance of final payment shall constitute a waiver of all claims by the Contractor against the Owner under this Agreement, except for claims previously made in writing and remaining unresolved.</w:t>
      </w:r>
    </w:p>
    <w:p w14:paraId="260D55BC" w14:textId="02AD7978" w:rsidR="008B3961" w:rsidRPr="00837F81" w:rsidRDefault="00D74028">
      <w:pPr>
        <w:pStyle w:val="Heading2"/>
      </w:pPr>
      <w:bookmarkStart w:id="1086" w:name="_Toc229430361"/>
      <w:r w:rsidRPr="00837F81">
        <w:t>7.</w:t>
      </w:r>
      <w:ins w:id="1087" w:author="Chuka Obi" w:date="2026-05-11T19:05:00Z" w16du:dateUtc="2026-05-11T18:05:00Z">
        <w:r w:rsidR="00441EB2">
          <w:t>4</w:t>
        </w:r>
      </w:ins>
      <w:del w:id="1088" w:author="Chuka Obi" w:date="2026-05-11T19:05:00Z" w16du:dateUtc="2026-05-11T18:05:00Z">
        <w:r w:rsidRPr="00837F81" w:rsidDel="00441EB2">
          <w:delText>5</w:delText>
        </w:r>
      </w:del>
      <w:r w:rsidRPr="00837F81">
        <w:t xml:space="preserve">  Payments Withheld</w:t>
      </w:r>
      <w:bookmarkEnd w:id="1086"/>
    </w:p>
    <w:p w14:paraId="689EDDD8" w14:textId="1A5E0F57" w:rsidR="008B3961" w:rsidRPr="00837F81" w:rsidRDefault="00D74028">
      <w:pPr>
        <w:spacing w:after="200" w:line="276" w:lineRule="auto"/>
        <w:ind w:left="720"/>
        <w:jc w:val="both"/>
      </w:pPr>
      <w:r w:rsidRPr="00837F81">
        <w:t xml:space="preserve">(a) The Owner may withhold payment, in whole or in part, to the extent reasonably necessary to protect itself from loss on account of: (i) </w:t>
      </w:r>
      <w:r w:rsidR="00AA618B" w:rsidRPr="00837F81">
        <w:t xml:space="preserve">Corrective </w:t>
      </w:r>
      <w:r w:rsidRPr="00837F81">
        <w:t xml:space="preserve"> Work not yet remedied; (ii) Claims or liens filed against the Work; (iii) the Contractor’s failure to make payments to Subcontractors when due; (iv) damage caused by the Contractor to the Owner or to other contractors at the Site; or (v) the Contractor’s failure to comply with any material obligation under this Agreement.</w:t>
      </w:r>
    </w:p>
    <w:p w14:paraId="31B18B6D" w14:textId="77777777" w:rsidR="008B3961" w:rsidRPr="00837F81" w:rsidRDefault="00D74028">
      <w:pPr>
        <w:spacing w:after="200" w:line="276" w:lineRule="auto"/>
        <w:ind w:left="720"/>
        <w:jc w:val="both"/>
      </w:pPr>
      <w:r w:rsidRPr="00837F81">
        <w:t>(b) Before withholding any payment, the Owner shall provide the Contractor with written notice specifying the grounds for withholding and the amount to be withheld. The Contractor shall have [ten (10)] Business Days to cure the matter or provide adequate assurance. Amounts withheld shall be released promptly upon the Contractor’s cure or resolution of the matter.</w:t>
      </w:r>
    </w:p>
    <w:p w14:paraId="0105C586" w14:textId="5E92FD75" w:rsidR="008B3961" w:rsidRPr="00837F81" w:rsidRDefault="00D74028">
      <w:pPr>
        <w:pStyle w:val="Heading2"/>
      </w:pPr>
      <w:bookmarkStart w:id="1089" w:name="_Toc229430362"/>
      <w:r w:rsidRPr="00837F81">
        <w:t>7.</w:t>
      </w:r>
      <w:ins w:id="1090" w:author="Chuka Obi" w:date="2026-05-11T19:05:00Z" w16du:dateUtc="2026-05-11T18:05:00Z">
        <w:r w:rsidR="00441EB2">
          <w:t>5</w:t>
        </w:r>
      </w:ins>
      <w:del w:id="1091" w:author="Chuka Obi" w:date="2026-05-11T19:05:00Z" w16du:dateUtc="2026-05-11T18:05:00Z">
        <w:r w:rsidR="00DA20ED" w:rsidRPr="00837F81" w:rsidDel="00441EB2">
          <w:delText>6</w:delText>
        </w:r>
      </w:del>
      <w:r w:rsidRPr="00837F81">
        <w:t xml:space="preserve">  Payment Not Acceptance</w:t>
      </w:r>
      <w:bookmarkEnd w:id="1089"/>
    </w:p>
    <w:p w14:paraId="55775303" w14:textId="1BB203D0" w:rsidR="008B3961" w:rsidRPr="00837F81" w:rsidRDefault="00D74028">
      <w:pPr>
        <w:spacing w:after="200" w:line="276" w:lineRule="auto"/>
        <w:ind w:left="720"/>
        <w:jc w:val="both"/>
      </w:pPr>
      <w:r w:rsidRPr="00837F81">
        <w:t>No payment made by the Owner shall constitute acceptance of the Work or any part thereof, or relieve the Contractor of its obligations or liabilities under this Agreement</w:t>
      </w:r>
      <w:r w:rsidR="00AA618B" w:rsidRPr="00837F81">
        <w:t xml:space="preserve">. Only the Performance Certificate shall be deemed to constitute acceptance of the Works. </w:t>
      </w:r>
      <w:r w:rsidRPr="00837F81">
        <w:t>.</w:t>
      </w:r>
    </w:p>
    <w:p w14:paraId="5DB86FCF" w14:textId="32BD9BEA" w:rsidR="008B3961" w:rsidRPr="00837F81" w:rsidRDefault="00D74028">
      <w:pPr>
        <w:pStyle w:val="Heading2"/>
      </w:pPr>
      <w:bookmarkStart w:id="1092" w:name="_Toc229430363"/>
      <w:r w:rsidRPr="00837F81">
        <w:t>7.</w:t>
      </w:r>
      <w:ins w:id="1093" w:author="Chuka Obi" w:date="2026-05-11T19:05:00Z" w16du:dateUtc="2026-05-11T18:05:00Z">
        <w:r w:rsidR="00441EB2">
          <w:t>6</w:t>
        </w:r>
      </w:ins>
      <w:del w:id="1094" w:author="Chuka Obi" w:date="2026-05-11T19:05:00Z" w16du:dateUtc="2026-05-11T18:05:00Z">
        <w:r w:rsidR="00DA20ED" w:rsidRPr="00837F81" w:rsidDel="00441EB2">
          <w:delText>7</w:delText>
        </w:r>
      </w:del>
      <w:r w:rsidRPr="00837F81">
        <w:t xml:space="preserve">  Offset</w:t>
      </w:r>
      <w:bookmarkEnd w:id="1092"/>
    </w:p>
    <w:p w14:paraId="07A635B7" w14:textId="1B4B0C26" w:rsidR="008B3961" w:rsidRPr="00837F81" w:rsidRDefault="00D74028">
      <w:pPr>
        <w:spacing w:after="200" w:line="276" w:lineRule="auto"/>
        <w:ind w:left="720"/>
        <w:jc w:val="both"/>
      </w:pPr>
      <w:r w:rsidRPr="00837F81">
        <w:t>The Owner shall have the right to offset against any amount payable to the Contractor any amount that is due and payable by the Contractor to the Owner under this Agreement, including Liquidated Damages, provided that the Owner gives the Contractor [ten (10)] Business Days’ prior written notice of its intention to exercise such right of offset.</w:t>
      </w:r>
    </w:p>
    <w:p w14:paraId="0E6754F9" w14:textId="77777777" w:rsidR="008B3961" w:rsidRPr="00837F81" w:rsidRDefault="00D74028">
      <w:r w:rsidRPr="00837F81">
        <w:br w:type="page"/>
      </w:r>
    </w:p>
    <w:p w14:paraId="2D337D5F" w14:textId="6EB6CDE3" w:rsidR="008B3961" w:rsidRPr="00837F81" w:rsidRDefault="00FE2B59">
      <w:pPr>
        <w:pStyle w:val="Heading1"/>
      </w:pPr>
      <w:bookmarkStart w:id="1095" w:name="_Toc229430364"/>
      <w:r w:rsidRPr="00837F81">
        <w:lastRenderedPageBreak/>
        <w:t>8. TITLE AND RISK OF LOSS</w:t>
      </w:r>
      <w:bookmarkEnd w:id="1095"/>
    </w:p>
    <w:p w14:paraId="2B5D5FBC" w14:textId="77777777" w:rsidR="008B3961" w:rsidRPr="00837F81" w:rsidRDefault="00D74028">
      <w:pPr>
        <w:pStyle w:val="Heading2"/>
      </w:pPr>
      <w:bookmarkStart w:id="1096" w:name="_Toc229430365"/>
      <w:r w:rsidRPr="00837F81">
        <w:t>8.1  Passing of Title</w:t>
      </w:r>
      <w:bookmarkEnd w:id="1096"/>
    </w:p>
    <w:p w14:paraId="382E67F2" w14:textId="1748F96A" w:rsidR="008B3961" w:rsidRPr="00837F81" w:rsidRDefault="00D74028">
      <w:pPr>
        <w:spacing w:after="200" w:line="276" w:lineRule="auto"/>
        <w:ind w:left="720"/>
        <w:jc w:val="both"/>
      </w:pPr>
      <w:r w:rsidRPr="00837F81">
        <w:t xml:space="preserve">(a) Title to all Equipment, </w:t>
      </w:r>
      <w:r w:rsidR="009C1CE2" w:rsidRPr="00837F81">
        <w:t>Plant, M</w:t>
      </w:r>
      <w:r w:rsidRPr="00837F81">
        <w:t>aterials and Work Product shall pass to the Owner upon the earlier of: (i) delivery to the Site; (ii) payment by the Owner of the relevant milestone payment; or (iii) incorporation into the Facility.</w:t>
      </w:r>
    </w:p>
    <w:p w14:paraId="67566EAD" w14:textId="2199B9CF" w:rsidR="008B3961" w:rsidRPr="00837F81" w:rsidRDefault="00D74028">
      <w:pPr>
        <w:spacing w:after="200" w:line="276" w:lineRule="auto"/>
        <w:ind w:left="720"/>
        <w:jc w:val="both"/>
      </w:pPr>
      <w:r w:rsidRPr="00837F81">
        <w:t>(b) Notwithstanding the passing of title, the Contractor shall remain fully responsible for the care, custody and protection of the Equipment</w:t>
      </w:r>
      <w:r w:rsidR="009C1CE2" w:rsidRPr="00837F81">
        <w:t xml:space="preserve"> upon delivery to Site</w:t>
      </w:r>
      <w:r w:rsidRPr="00837F81">
        <w:t xml:space="preserve">, </w:t>
      </w:r>
      <w:r w:rsidR="009C1CE2" w:rsidRPr="00837F81">
        <w:t>M</w:t>
      </w:r>
      <w:r w:rsidRPr="00837F81">
        <w:t xml:space="preserve">aterials and Work until </w:t>
      </w:r>
      <w:r w:rsidR="009C1CE2" w:rsidRPr="00837F81">
        <w:t>issuance of Acceptance Certificate</w:t>
      </w:r>
      <w:r w:rsidRPr="00837F81">
        <w:t>.</w:t>
      </w:r>
    </w:p>
    <w:p w14:paraId="79E0D2CA" w14:textId="5E690E77" w:rsidR="008B3961" w:rsidRPr="00837F81" w:rsidRDefault="00D74028">
      <w:pPr>
        <w:spacing w:after="200" w:line="276" w:lineRule="auto"/>
        <w:ind w:left="720"/>
        <w:jc w:val="both"/>
      </w:pPr>
      <w:r w:rsidRPr="00837F81">
        <w:t>(c) The Contractor warrants that all Equipment</w:t>
      </w:r>
      <w:r w:rsidR="009C1CE2" w:rsidRPr="00837F81">
        <w:t>, Plant</w:t>
      </w:r>
      <w:r w:rsidRPr="00837F81">
        <w:t xml:space="preserve"> and </w:t>
      </w:r>
      <w:r w:rsidR="009C1CE2" w:rsidRPr="00837F81">
        <w:t>M</w:t>
      </w:r>
      <w:r w:rsidRPr="00837F81">
        <w:t xml:space="preserve">aterials provided under this Agreement shall be free and clear of all liens, </w:t>
      </w:r>
      <w:r w:rsidR="009C1CE2" w:rsidRPr="00837F81">
        <w:t>E</w:t>
      </w:r>
      <w:r w:rsidRPr="00837F81">
        <w:t>ncumbrances and security interests at the time title passes to the Owner.</w:t>
      </w:r>
    </w:p>
    <w:p w14:paraId="41037775" w14:textId="77777777" w:rsidR="008B3961" w:rsidRPr="00837F81" w:rsidRDefault="00D74028">
      <w:pPr>
        <w:pStyle w:val="Heading2"/>
      </w:pPr>
      <w:bookmarkStart w:id="1097" w:name="_Toc229430366"/>
      <w:r w:rsidRPr="00837F81">
        <w:t>8.2  Risk of Loss</w:t>
      </w:r>
      <w:bookmarkEnd w:id="1097"/>
    </w:p>
    <w:p w14:paraId="3D0AA8E2" w14:textId="615EEF4B" w:rsidR="008B3961" w:rsidRPr="00837F81" w:rsidRDefault="00D74028">
      <w:pPr>
        <w:spacing w:after="200" w:line="276" w:lineRule="auto"/>
        <w:ind w:left="720"/>
        <w:jc w:val="both"/>
      </w:pPr>
      <w:r w:rsidRPr="00837F81">
        <w:t>(a) The Contractor shall bear all risk of loss of, or damage to, the Work and all Equipment and materials delivered to the Site until Substantial Completion, except to the extent caused by the Owner, the Owner Group, or Force Majeure.</w:t>
      </w:r>
    </w:p>
    <w:p w14:paraId="5CFDB6B9" w14:textId="7F5CD70C" w:rsidR="008B3961" w:rsidRPr="00837F81" w:rsidRDefault="00D74028">
      <w:pPr>
        <w:spacing w:after="200" w:line="276" w:lineRule="auto"/>
        <w:ind w:left="720"/>
        <w:jc w:val="both"/>
      </w:pPr>
      <w:r w:rsidRPr="00837F81">
        <w:t xml:space="preserve">(b) Following </w:t>
      </w:r>
      <w:r w:rsidR="009C1CE2" w:rsidRPr="00837F81">
        <w:t>issuance of the Acceptance Certificate</w:t>
      </w:r>
      <w:r w:rsidRPr="00837F81">
        <w:t>, risk of loss shall transfer to the Owner. The Contractor shall, however, remain responsible for any loss or damage to the Work to the extent caused by the Contractor during the Defect Correction Period while performing Corrective Work.</w:t>
      </w:r>
    </w:p>
    <w:p w14:paraId="0C57C222" w14:textId="77777777" w:rsidR="008B3961" w:rsidRPr="00837F81" w:rsidRDefault="00D74028">
      <w:r w:rsidRPr="00837F81">
        <w:br w:type="page"/>
      </w:r>
    </w:p>
    <w:p w14:paraId="1DBF4D8C" w14:textId="760578F2" w:rsidR="008B3961" w:rsidRPr="00837F81" w:rsidRDefault="00FE2B59">
      <w:pPr>
        <w:pStyle w:val="Heading1"/>
      </w:pPr>
      <w:bookmarkStart w:id="1098" w:name="_Toc229430367"/>
      <w:r w:rsidRPr="00837F81">
        <w:lastRenderedPageBreak/>
        <w:t>9. INSURANCE, PERFORMANCE SECURITY AND PARENT GUARANTEE</w:t>
      </w:r>
      <w:bookmarkEnd w:id="1098"/>
    </w:p>
    <w:p w14:paraId="4F0EBA5E" w14:textId="77777777" w:rsidR="008B3961" w:rsidRPr="00837F81" w:rsidRDefault="00D74028">
      <w:pPr>
        <w:pStyle w:val="Heading2"/>
      </w:pPr>
      <w:bookmarkStart w:id="1099" w:name="_Toc229430368"/>
      <w:r w:rsidRPr="00837F81">
        <w:t>9.1  Contractor’s Insurance</w:t>
      </w:r>
      <w:bookmarkEnd w:id="1099"/>
    </w:p>
    <w:p w14:paraId="03107F12" w14:textId="5FDB79C7" w:rsidR="008B3961" w:rsidRPr="00837F81" w:rsidRDefault="00D74028">
      <w:pPr>
        <w:spacing w:after="200" w:line="276" w:lineRule="auto"/>
        <w:ind w:left="720"/>
        <w:jc w:val="both"/>
      </w:pPr>
      <w:r w:rsidRPr="00837F81">
        <w:t>(a) The Contractor shall obtain and maintain, at its own cost and expense, the insurance coverage set forth in Schedule F throughout the performance of the Work, with reputable insurers acceptable to the Owner. Such insurance shall include, at a minimum:</w:t>
      </w:r>
    </w:p>
    <w:p w14:paraId="2AE77DA1" w14:textId="77777777" w:rsidR="008B3961" w:rsidRPr="00837F81" w:rsidRDefault="00D74028">
      <w:pPr>
        <w:spacing w:after="200" w:line="276" w:lineRule="auto"/>
        <w:ind w:left="720"/>
        <w:jc w:val="both"/>
      </w:pPr>
      <w:r w:rsidRPr="00837F81">
        <w:t xml:space="preserve">    (i) Contractor’s All-Risk / Construction All-Risk Insurance;</w:t>
      </w:r>
    </w:p>
    <w:p w14:paraId="0DCB43CA" w14:textId="77777777" w:rsidR="008B3961" w:rsidRPr="00837F81" w:rsidRDefault="00D74028">
      <w:pPr>
        <w:spacing w:after="200" w:line="276" w:lineRule="auto"/>
        <w:ind w:left="720"/>
        <w:jc w:val="both"/>
      </w:pPr>
      <w:r w:rsidRPr="00837F81">
        <w:t xml:space="preserve">    (ii) Third Party Liability Insurance;</w:t>
      </w:r>
    </w:p>
    <w:p w14:paraId="49F44CA3" w14:textId="77777777" w:rsidR="008B3961" w:rsidRPr="00837F81" w:rsidRDefault="00D74028">
      <w:pPr>
        <w:spacing w:after="200" w:line="276" w:lineRule="auto"/>
        <w:ind w:left="720"/>
        <w:jc w:val="both"/>
      </w:pPr>
      <w:r w:rsidRPr="00837F81">
        <w:t xml:space="preserve">    (iii) Workers’ Compensation and Employer’s Liability Insurance;</w:t>
      </w:r>
    </w:p>
    <w:p w14:paraId="20ECE350" w14:textId="054DB4FA" w:rsidR="008B3961" w:rsidRPr="00837F81" w:rsidRDefault="00D74028">
      <w:pPr>
        <w:spacing w:after="200" w:line="276" w:lineRule="auto"/>
        <w:ind w:left="720"/>
        <w:jc w:val="both"/>
      </w:pPr>
      <w:r w:rsidRPr="00837F81">
        <w:t xml:space="preserve">    (v) Marine Cargo and Transit Insurance (for Equipment in transit</w:t>
      </w:r>
      <w:r w:rsidR="00C5701A" w:rsidRPr="00837F81">
        <w:t xml:space="preserve"> from China to Nigerian Port only, the owner shall be responsible for insurance </w:t>
      </w:r>
      <w:r w:rsidR="00234D49" w:rsidRPr="00837F81">
        <w:t>for equipment in transit from port to site</w:t>
      </w:r>
      <w:r w:rsidRPr="00837F81">
        <w:t>);</w:t>
      </w:r>
    </w:p>
    <w:p w14:paraId="3AD9322E" w14:textId="77777777" w:rsidR="008B3961" w:rsidRPr="00837F81" w:rsidRDefault="00D74028">
      <w:pPr>
        <w:spacing w:after="200" w:line="276" w:lineRule="auto"/>
        <w:ind w:left="720"/>
        <w:jc w:val="both"/>
      </w:pPr>
      <w:r w:rsidRPr="00837F81">
        <w:t xml:space="preserve">    (vi) Motor Vehicle Liability Insurance; and</w:t>
      </w:r>
    </w:p>
    <w:p w14:paraId="398A36B3" w14:textId="508F21A9" w:rsidR="008B3961" w:rsidRPr="00837F81" w:rsidRDefault="00F236F9">
      <w:pPr>
        <w:spacing w:after="200" w:line="276" w:lineRule="auto"/>
        <w:ind w:left="720"/>
        <w:jc w:val="both"/>
      </w:pPr>
      <w:r w:rsidRPr="00837F81" w:rsidDel="00F236F9">
        <w:t xml:space="preserve"> </w:t>
      </w:r>
      <w:r w:rsidR="00D74028" w:rsidRPr="00837F81">
        <w:t xml:space="preserve">(b) </w:t>
      </w:r>
      <w:r w:rsidR="00294FC9" w:rsidRPr="00837F81">
        <w:t>All policies shall name the Owner as an additional insured and/or loss payee, as applicable. All policies shall contain waivers of subrogation in favour of the Owner Group. The Contractor shall provide the Owner with certificates of insurance and copies of policies within fifteen (15) Days of the Effective Date and upon each renewal.</w:t>
      </w:r>
    </w:p>
    <w:p w14:paraId="06614E18" w14:textId="77777777" w:rsidR="008B3961" w:rsidRPr="00837F81" w:rsidRDefault="00D74028">
      <w:pPr>
        <w:spacing w:after="200" w:line="276" w:lineRule="auto"/>
        <w:ind w:left="720"/>
        <w:jc w:val="both"/>
      </w:pPr>
      <w:r w:rsidRPr="00837F81">
        <w:t>(c) The Contractor shall not cancel, materially alter, or allow to lapse any required insurance without giving the Owner at least [thirty (30)] Days’ prior written notice.</w:t>
      </w:r>
    </w:p>
    <w:p w14:paraId="5DFD92C2" w14:textId="150BBA3D" w:rsidR="008B3961" w:rsidRPr="00837F81" w:rsidRDefault="00D74028">
      <w:pPr>
        <w:spacing w:after="200" w:line="276" w:lineRule="auto"/>
        <w:ind w:left="720"/>
        <w:jc w:val="both"/>
      </w:pPr>
      <w:r w:rsidRPr="00837F81">
        <w:t>(d) The Contractor’s Professional Indemnity Insurance shall include a run-off period of not less than twelve (12) months following Final Completion, at no additional cost to the Owner.</w:t>
      </w:r>
    </w:p>
    <w:p w14:paraId="63F4047A" w14:textId="77777777" w:rsidR="008B3961" w:rsidRPr="00837F81" w:rsidRDefault="00D74028">
      <w:pPr>
        <w:pStyle w:val="Heading2"/>
      </w:pPr>
      <w:bookmarkStart w:id="1100" w:name="_Toc229430369"/>
      <w:r w:rsidRPr="00837F81">
        <w:t>9.2  Performance Security — General</w:t>
      </w:r>
      <w:bookmarkEnd w:id="1100"/>
    </w:p>
    <w:p w14:paraId="235C9AA8" w14:textId="08265A20" w:rsidR="008B3961" w:rsidRPr="00837F81" w:rsidRDefault="00D74028">
      <w:pPr>
        <w:spacing w:after="200" w:line="276" w:lineRule="auto"/>
        <w:ind w:left="720"/>
        <w:jc w:val="both"/>
      </w:pPr>
      <w:r w:rsidRPr="00837F81">
        <w:t>The Contractor shall provide to the Owner the following performance security instruments (collectively, the “Performance Security”), each in the form of an irrevocable, unconditional, on-demand bank guarantee issued by the</w:t>
      </w:r>
      <w:r w:rsidR="009C1CE2" w:rsidRPr="00837F81">
        <w:t xml:space="preserve"> </w:t>
      </w:r>
      <w:r w:rsidRPr="00837F81">
        <w:t>“Issuing Bank</w:t>
      </w:r>
      <w:r w:rsidR="009C1CE2" w:rsidRPr="00837F81">
        <w:t>.</w:t>
      </w:r>
    </w:p>
    <w:p w14:paraId="32A5ECCF" w14:textId="09D3BCA5" w:rsidR="008B3961" w:rsidRPr="00837F81" w:rsidDel="0000794F" w:rsidRDefault="00D74028">
      <w:pPr>
        <w:spacing w:after="200" w:line="276" w:lineRule="auto"/>
        <w:ind w:left="720"/>
        <w:jc w:val="both"/>
        <w:rPr>
          <w:del w:id="1101" w:author="Chuka Obi" w:date="2026-05-11T19:17:00Z" w16du:dateUtc="2026-05-11T18:17:00Z"/>
        </w:rPr>
      </w:pPr>
      <w:del w:id="1102" w:author="Chuka Obi" w:date="2026-05-11T19:17:00Z" w16du:dateUtc="2026-05-11T18:17:00Z">
        <w:r w:rsidRPr="00837F81" w:rsidDel="0000794F">
          <w:delText xml:space="preserve">    (i) </w:delText>
        </w:r>
        <w:r w:rsidRPr="00CA457D" w:rsidDel="0000794F">
          <w:rPr>
            <w:strike/>
            <w:rPrChange w:id="1103" w:author="Akintunde Fasuba" w:date="2026-05-11T15:00:00Z" w16du:dateUtc="2026-05-11T14:00:00Z">
              <w:rPr/>
            </w:rPrChange>
          </w:rPr>
          <w:delText>Advance Payment Guarantee(s) (“APG”) in accordance with Section 9.3</w:delText>
        </w:r>
        <w:r w:rsidRPr="00A85312" w:rsidDel="0000794F">
          <w:rPr>
            <w:strike/>
          </w:rPr>
          <w:delText>;</w:delText>
        </w:r>
      </w:del>
    </w:p>
    <w:p w14:paraId="227A8982" w14:textId="204CE706" w:rsidR="008B3961" w:rsidRPr="00837F81" w:rsidRDefault="00D74028">
      <w:pPr>
        <w:spacing w:after="200" w:line="276" w:lineRule="auto"/>
        <w:ind w:left="720"/>
        <w:jc w:val="both"/>
      </w:pPr>
      <w:r w:rsidRPr="00837F81">
        <w:t xml:space="preserve">    (i</w:t>
      </w:r>
      <w:del w:id="1104" w:author="Chuka Obi" w:date="2026-05-11T19:17:00Z" w16du:dateUtc="2026-05-11T18:17:00Z">
        <w:r w:rsidRPr="00837F81" w:rsidDel="0000794F">
          <w:delText>i</w:delText>
        </w:r>
      </w:del>
      <w:r w:rsidRPr="00837F81">
        <w:t>) Performance Bond in accordance with Section 9.</w:t>
      </w:r>
      <w:ins w:id="1105" w:author="Chuka Obi" w:date="2026-05-11T20:14:00Z" w16du:dateUtc="2026-05-11T19:14:00Z">
        <w:r w:rsidR="009177C0">
          <w:t>3</w:t>
        </w:r>
      </w:ins>
      <w:del w:id="1106" w:author="Chuka Obi" w:date="2026-05-11T20:14:00Z" w16du:dateUtc="2026-05-11T19:14:00Z">
        <w:r w:rsidRPr="00837F81" w:rsidDel="009177C0">
          <w:delText>4</w:delText>
        </w:r>
      </w:del>
      <w:r w:rsidRPr="00837F81">
        <w:t>; and</w:t>
      </w:r>
    </w:p>
    <w:p w14:paraId="51F9FE91" w14:textId="2D6914A1" w:rsidR="008B3961" w:rsidRPr="00837F81" w:rsidRDefault="00D74028">
      <w:pPr>
        <w:spacing w:after="200" w:line="276" w:lineRule="auto"/>
        <w:ind w:left="720"/>
        <w:jc w:val="both"/>
      </w:pPr>
      <w:r w:rsidRPr="00837F81">
        <w:t xml:space="preserve">    (ii</w:t>
      </w:r>
      <w:del w:id="1107" w:author="Chuka Obi" w:date="2026-05-11T19:17:00Z" w16du:dateUtc="2026-05-11T18:17:00Z">
        <w:r w:rsidRPr="00837F81" w:rsidDel="0000794F">
          <w:delText>i</w:delText>
        </w:r>
      </w:del>
      <w:r w:rsidRPr="00837F81">
        <w:t>) Retention Bond in accordance with Section 9.</w:t>
      </w:r>
      <w:ins w:id="1108" w:author="Chuka Obi" w:date="2026-05-11T20:14:00Z" w16du:dateUtc="2026-05-11T19:14:00Z">
        <w:r w:rsidR="009177C0">
          <w:t>4</w:t>
        </w:r>
      </w:ins>
      <w:del w:id="1109" w:author="Chuka Obi" w:date="2026-05-11T20:14:00Z" w16du:dateUtc="2026-05-11T19:14:00Z">
        <w:r w:rsidRPr="00837F81" w:rsidDel="009177C0">
          <w:delText>5</w:delText>
        </w:r>
      </w:del>
      <w:r w:rsidRPr="00837F81">
        <w:t>.</w:t>
      </w:r>
    </w:p>
    <w:p w14:paraId="7EA7DF4F" w14:textId="77777777" w:rsidR="008B3961" w:rsidRPr="00837F81" w:rsidRDefault="00D74028">
      <w:pPr>
        <w:spacing w:after="200" w:line="276" w:lineRule="auto"/>
        <w:ind w:left="720"/>
        <w:jc w:val="both"/>
      </w:pPr>
      <w:r w:rsidRPr="00837F81">
        <w:t xml:space="preserve">Each guarantee shall be in the form set forth in Schedule I and shall be governed by the Uniform Rules for Demand Guarantees (URDG 758) published by the International Chamber of Commerce, or such other rules as the Parties may agree. The Contractor shall </w:t>
      </w:r>
      <w:r w:rsidRPr="00837F81">
        <w:lastRenderedPageBreak/>
        <w:t>bear all costs, fees and charges associated with the issuance, maintenance, extension and amendment of all Performance Security instruments.</w:t>
      </w:r>
    </w:p>
    <w:p w14:paraId="092EC35A" w14:textId="20F8CF74" w:rsidR="008B3961" w:rsidRPr="001E3987" w:rsidDel="00441EB2" w:rsidRDefault="00D74028">
      <w:pPr>
        <w:pStyle w:val="Heading2"/>
        <w:rPr>
          <w:del w:id="1110" w:author="Chuka Obi" w:date="2026-05-11T19:05:00Z" w16du:dateUtc="2026-05-11T18:05:00Z"/>
          <w:highlight w:val="yellow"/>
        </w:rPr>
      </w:pPr>
      <w:del w:id="1111" w:author="Chuka Obi" w:date="2026-05-11T19:05:00Z" w16du:dateUtc="2026-05-11T18:05:00Z">
        <w:r w:rsidRPr="00837F81" w:rsidDel="00441EB2">
          <w:delText xml:space="preserve">9.3  </w:delText>
        </w:r>
        <w:r w:rsidRPr="001E3987" w:rsidDel="00441EB2">
          <w:rPr>
            <w:highlight w:val="yellow"/>
          </w:rPr>
          <w:delText>Advance Payment Guarantee</w:delText>
        </w:r>
      </w:del>
    </w:p>
    <w:p w14:paraId="62090B84" w14:textId="44E31C61" w:rsidR="008B3961" w:rsidRPr="001E3987" w:rsidDel="00441EB2" w:rsidRDefault="00D74028">
      <w:pPr>
        <w:pStyle w:val="Heading3"/>
        <w:ind w:left="720"/>
        <w:rPr>
          <w:del w:id="1112" w:author="Chuka Obi" w:date="2026-05-11T19:05:00Z" w16du:dateUtc="2026-05-11T18:05:00Z"/>
          <w:highlight w:val="yellow"/>
        </w:rPr>
      </w:pPr>
      <w:del w:id="1113" w:author="Chuka Obi" w:date="2026-05-11T19:05:00Z" w16du:dateUtc="2026-05-11T18:05:00Z">
        <w:r w:rsidRPr="001E3987" w:rsidDel="00441EB2">
          <w:rPr>
            <w:highlight w:val="yellow"/>
          </w:rPr>
          <w:delText>9.3.1  Issuance and Amount</w:delText>
        </w:r>
      </w:del>
    </w:p>
    <w:p w14:paraId="100BAD29" w14:textId="63D8C9D4" w:rsidR="008B3961" w:rsidRPr="00837F81" w:rsidDel="00441EB2" w:rsidRDefault="00D74028">
      <w:pPr>
        <w:spacing w:after="200" w:line="276" w:lineRule="auto"/>
        <w:ind w:left="720"/>
        <w:jc w:val="both"/>
        <w:rPr>
          <w:del w:id="1114" w:author="Chuka Obi" w:date="2026-05-11T19:05:00Z" w16du:dateUtc="2026-05-11T18:05:00Z"/>
        </w:rPr>
      </w:pPr>
      <w:del w:id="1115" w:author="Chuka Obi" w:date="2026-05-11T19:05:00Z" w16du:dateUtc="2026-05-11T18:05:00Z">
        <w:r w:rsidRPr="001E3987" w:rsidDel="00441EB2">
          <w:rPr>
            <w:highlight w:val="yellow"/>
          </w:rPr>
          <w:delText xml:space="preserve">(a) Prior to </w:delText>
        </w:r>
        <w:r w:rsidR="00A37036" w:rsidRPr="001E3987" w:rsidDel="00441EB2">
          <w:rPr>
            <w:highlight w:val="yellow"/>
          </w:rPr>
          <w:delText>the first</w:delText>
        </w:r>
        <w:r w:rsidRPr="001E3987" w:rsidDel="00441EB2">
          <w:rPr>
            <w:highlight w:val="yellow"/>
          </w:rPr>
          <w:delText xml:space="preserve"> milestone payment by the Owner under Article 7, the Contractor shall deliver to the Owner an Advance Payment Guarantee in an amount</w:delText>
        </w:r>
        <w:r w:rsidR="00C03C68" w:rsidRPr="001E3987" w:rsidDel="00441EB2">
          <w:rPr>
            <w:highlight w:val="yellow"/>
          </w:rPr>
          <w:delText xml:space="preserve"> as specified in the </w:delText>
        </w:r>
        <w:r w:rsidR="00BA1FA5" w:rsidRPr="001E3987" w:rsidDel="00441EB2">
          <w:rPr>
            <w:highlight w:val="yellow"/>
          </w:rPr>
          <w:delText>schedule</w:delText>
        </w:r>
        <w:r w:rsidR="00C03C68" w:rsidRPr="001E3987" w:rsidDel="00441EB2">
          <w:rPr>
            <w:highlight w:val="yellow"/>
          </w:rPr>
          <w:delText xml:space="preserve"> of this agreement</w:delText>
        </w:r>
        <w:r w:rsidRPr="001E3987" w:rsidDel="00441EB2">
          <w:rPr>
            <w:highlight w:val="yellow"/>
          </w:rPr>
          <w:delText xml:space="preserve"> No payment shall be due from the Owner until the APG has been received</w:delText>
        </w:r>
        <w:r w:rsidRPr="00837F81" w:rsidDel="00441EB2">
          <w:delText>.</w:delText>
        </w:r>
      </w:del>
    </w:p>
    <w:p w14:paraId="5171858E" w14:textId="6DC770B0" w:rsidR="008B3961" w:rsidRPr="00837F81" w:rsidDel="00441EB2" w:rsidRDefault="00D74028">
      <w:pPr>
        <w:pStyle w:val="Heading3"/>
        <w:ind w:left="720"/>
        <w:rPr>
          <w:del w:id="1116" w:author="Chuka Obi" w:date="2026-05-11T19:05:00Z" w16du:dateUtc="2026-05-11T18:05:00Z"/>
        </w:rPr>
      </w:pPr>
      <w:del w:id="1117" w:author="Chuka Obi" w:date="2026-05-11T19:05:00Z" w16du:dateUtc="2026-05-11T18:05:00Z">
        <w:r w:rsidRPr="00837F81" w:rsidDel="00441EB2">
          <w:delText>9.3.3  Expiry</w:delText>
        </w:r>
      </w:del>
    </w:p>
    <w:p w14:paraId="0B1D7760" w14:textId="64464822" w:rsidR="008B3961" w:rsidRPr="00837F81" w:rsidDel="00441EB2" w:rsidRDefault="00D74028">
      <w:pPr>
        <w:spacing w:after="200" w:line="276" w:lineRule="auto"/>
        <w:ind w:left="720"/>
        <w:jc w:val="both"/>
        <w:rPr>
          <w:del w:id="1118" w:author="Chuka Obi" w:date="2026-05-11T19:05:00Z" w16du:dateUtc="2026-05-11T18:05:00Z"/>
        </w:rPr>
      </w:pPr>
      <w:del w:id="1119" w:author="Chuka Obi" w:date="2026-05-11T19:05:00Z" w16du:dateUtc="2026-05-11T18:05:00Z">
        <w:r w:rsidRPr="007A1FBD" w:rsidDel="00441EB2">
          <w:rPr>
            <w:highlight w:val="yellow"/>
            <w:rPrChange w:id="1120" w:author="Akintunde Fasuba" w:date="2026-05-11T16:06:00Z" w16du:dateUtc="2026-05-11T15:06:00Z">
              <w:rPr/>
            </w:rPrChange>
          </w:rPr>
          <w:delText xml:space="preserve">Each APG shall remain in effect until the earlier of: </w:delText>
        </w:r>
        <w:r w:rsidRPr="007A1FBD" w:rsidDel="00441EB2">
          <w:rPr>
            <w:highlight w:val="yellow"/>
          </w:rPr>
          <w:delText>(a) full amortisation to zero in accordance with Section 9.3.2. Any APG that has not been fully amortised shall remain in effect until the outstanding amount has been reconciled and either</w:delText>
        </w:r>
        <w:r w:rsidRPr="007A1FBD" w:rsidDel="00441EB2">
          <w:rPr>
            <w:highlight w:val="yellow"/>
            <w:rPrChange w:id="1121" w:author="Akintunde Fasuba" w:date="2026-05-11T16:06:00Z" w16du:dateUtc="2026-05-11T15:06:00Z">
              <w:rPr/>
            </w:rPrChange>
          </w:rPr>
          <w:delText xml:space="preserve"> (i) the Contractor has delivered the corresponding Work</w:delText>
        </w:r>
        <w:r w:rsidR="00F236F9" w:rsidRPr="007A1FBD" w:rsidDel="00441EB2">
          <w:rPr>
            <w:highlight w:val="yellow"/>
            <w:rPrChange w:id="1122" w:author="Akintunde Fasuba" w:date="2026-05-11T16:06:00Z" w16du:dateUtc="2026-05-11T15:06:00Z">
              <w:rPr/>
            </w:rPrChange>
          </w:rPr>
          <w:delText xml:space="preserve"> </w:delText>
        </w:r>
        <w:r w:rsidR="00F236F9" w:rsidRPr="007A1FBD" w:rsidDel="00441EB2">
          <w:rPr>
            <w:highlight w:val="yellow"/>
            <w:lang w:eastAsia="zh-CN"/>
            <w:rPrChange w:id="1123" w:author="Akintunde Fasuba" w:date="2026-05-11T16:06:00Z" w16du:dateUtc="2026-05-11T15:06:00Z">
              <w:rPr>
                <w:lang w:eastAsia="zh-CN"/>
              </w:rPr>
            </w:rPrChange>
          </w:rPr>
          <w:delText>under</w:delText>
        </w:r>
        <w:r w:rsidR="00F236F9" w:rsidRPr="007A1FBD" w:rsidDel="00441EB2">
          <w:rPr>
            <w:highlight w:val="yellow"/>
            <w:rPrChange w:id="1124" w:author="Akintunde Fasuba" w:date="2026-05-11T16:06:00Z" w16du:dateUtc="2026-05-11T15:06:00Z">
              <w:rPr/>
            </w:rPrChange>
          </w:rPr>
          <w:delText xml:space="preserve"> the first milestone payment deliverables</w:delText>
        </w:r>
        <w:r w:rsidRPr="007A1FBD" w:rsidDel="00441EB2">
          <w:rPr>
            <w:highlight w:val="yellow"/>
            <w:rPrChange w:id="1125" w:author="Akintunde Fasuba" w:date="2026-05-11T16:06:00Z" w16du:dateUtc="2026-05-11T15:06:00Z">
              <w:rPr/>
            </w:rPrChange>
          </w:rPr>
          <w:delText>, or (ii) the Owner has drawn on the APG for the undelivered balance</w:delText>
        </w:r>
        <w:r w:rsidRPr="00837F81" w:rsidDel="00441EB2">
          <w:delText>.</w:delText>
        </w:r>
      </w:del>
    </w:p>
    <w:p w14:paraId="047948BD" w14:textId="2A7CF037" w:rsidR="008B3961" w:rsidRPr="00837F81" w:rsidDel="00441EB2" w:rsidRDefault="00D74028">
      <w:pPr>
        <w:pStyle w:val="Heading3"/>
        <w:ind w:left="720"/>
        <w:rPr>
          <w:del w:id="1126" w:author="Chuka Obi" w:date="2026-05-11T19:05:00Z" w16du:dateUtc="2026-05-11T18:05:00Z"/>
        </w:rPr>
      </w:pPr>
      <w:del w:id="1127" w:author="Chuka Obi" w:date="2026-05-11T19:05:00Z" w16du:dateUtc="2026-05-11T18:05:00Z">
        <w:r w:rsidRPr="00837F81" w:rsidDel="00441EB2">
          <w:delText>9.3.4  Owner’s Right to Draw</w:delText>
        </w:r>
      </w:del>
    </w:p>
    <w:p w14:paraId="3BE82A3D" w14:textId="5962241A" w:rsidR="008B3961" w:rsidRPr="00837F81" w:rsidDel="00441EB2" w:rsidRDefault="00D74028">
      <w:pPr>
        <w:spacing w:after="200" w:line="276" w:lineRule="auto"/>
        <w:ind w:left="720"/>
        <w:jc w:val="both"/>
        <w:rPr>
          <w:del w:id="1128" w:author="Chuka Obi" w:date="2026-05-11T19:05:00Z" w16du:dateUtc="2026-05-11T18:05:00Z"/>
        </w:rPr>
      </w:pPr>
      <w:del w:id="1129" w:author="Chuka Obi" w:date="2026-05-11T19:05:00Z" w16du:dateUtc="2026-05-11T18:05:00Z">
        <w:r w:rsidRPr="00837F81" w:rsidDel="00441EB2">
          <w:delText xml:space="preserve">The Owner may draw upon the APG if: (a) the Contractor fails to deliver Equipment or perform Work corresponding to a milestone payment within the timeframes specified in the Project Schedule, and such failure is not cured </w:delText>
        </w:r>
        <w:r w:rsidR="00912003" w:rsidRPr="00837F81" w:rsidDel="00441EB2">
          <w:delText>in accordance with the time period specified in the Notice to Correct</w:delText>
        </w:r>
        <w:r w:rsidRPr="00837F81" w:rsidDel="00441EB2">
          <w:delText>; (b) a Contractor Event of Default occurs; or (c) this Agreement is terminated (for any reason other than Owner default or termination for convenience by the Owner) and the Contractor has received payments in excess of the verified value of Work performed.</w:delText>
        </w:r>
      </w:del>
    </w:p>
    <w:p w14:paraId="54A94D1C" w14:textId="241B7A29" w:rsidR="008B3961" w:rsidRPr="00837F81" w:rsidRDefault="00D74028">
      <w:pPr>
        <w:pStyle w:val="Heading2"/>
      </w:pPr>
      <w:bookmarkStart w:id="1130" w:name="_Toc229430370"/>
      <w:r w:rsidRPr="00837F81">
        <w:t>9.</w:t>
      </w:r>
      <w:ins w:id="1131" w:author="Chuka Obi" w:date="2026-05-11T19:06:00Z" w16du:dateUtc="2026-05-11T18:06:00Z">
        <w:r w:rsidR="00441EB2">
          <w:t>3</w:t>
        </w:r>
      </w:ins>
      <w:del w:id="1132" w:author="Chuka Obi" w:date="2026-05-11T19:06:00Z" w16du:dateUtc="2026-05-11T18:06:00Z">
        <w:r w:rsidRPr="00837F81" w:rsidDel="00441EB2">
          <w:delText>4</w:delText>
        </w:r>
      </w:del>
      <w:r w:rsidRPr="00837F81">
        <w:t xml:space="preserve">  Performance Bond</w:t>
      </w:r>
      <w:bookmarkEnd w:id="1130"/>
    </w:p>
    <w:p w14:paraId="7E001B09" w14:textId="6A47988F" w:rsidR="008B3961" w:rsidRPr="00837F81" w:rsidRDefault="00D74028">
      <w:pPr>
        <w:pStyle w:val="Heading3"/>
        <w:ind w:left="720"/>
      </w:pPr>
      <w:bookmarkStart w:id="1133" w:name="_Toc229430371"/>
      <w:r w:rsidRPr="00837F81">
        <w:t>9.</w:t>
      </w:r>
      <w:ins w:id="1134" w:author="Chuka Obi" w:date="2026-05-11T19:06:00Z" w16du:dateUtc="2026-05-11T18:06:00Z">
        <w:r w:rsidR="00441EB2">
          <w:t>3</w:t>
        </w:r>
      </w:ins>
      <w:del w:id="1135" w:author="Chuka Obi" w:date="2026-05-11T19:06:00Z" w16du:dateUtc="2026-05-11T18:06:00Z">
        <w:r w:rsidRPr="00837F81" w:rsidDel="00441EB2">
          <w:delText>4</w:delText>
        </w:r>
      </w:del>
      <w:r w:rsidRPr="00837F81">
        <w:t>.1  Issuance and Amount</w:t>
      </w:r>
      <w:bookmarkEnd w:id="1133"/>
    </w:p>
    <w:p w14:paraId="651A2FBD" w14:textId="77777777" w:rsidR="008B3961" w:rsidRPr="00837F81" w:rsidRDefault="00D74028">
      <w:pPr>
        <w:spacing w:after="200" w:line="276" w:lineRule="auto"/>
        <w:ind w:left="720"/>
        <w:jc w:val="both"/>
      </w:pPr>
      <w:r w:rsidRPr="00837F81">
        <w:t xml:space="preserve">(a) Within fifteen (15) Days of the Effective Date (and as a condition precedent to the issuance of NTP), the Contractor shall deliver to the Owner a Performance Bond in the amount of </w:t>
      </w:r>
      <w:r w:rsidRPr="005F26E3">
        <w:t>ten percent (10%)</w:t>
      </w:r>
      <w:r w:rsidRPr="00837F81">
        <w:t xml:space="preserve"> of the Contract Price.</w:t>
      </w:r>
    </w:p>
    <w:p w14:paraId="38A64F16" w14:textId="7990A1A2" w:rsidR="008B3961" w:rsidRPr="00837F81" w:rsidRDefault="00D74028">
      <w:pPr>
        <w:spacing w:after="200" w:line="276" w:lineRule="auto"/>
        <w:ind w:left="720"/>
        <w:jc w:val="both"/>
      </w:pPr>
      <w:r w:rsidRPr="00837F81">
        <w:t xml:space="preserve">(b) The Performance Bond shall guarantee the Contractor’s due and faithful performance of all of its obligations under this Agreement </w:t>
      </w:r>
      <w:r w:rsidR="00912003" w:rsidRPr="00837F81">
        <w:t xml:space="preserve">until the issuance of the Acceptance Certificate. </w:t>
      </w:r>
    </w:p>
    <w:p w14:paraId="5F34C845" w14:textId="542DD2F4" w:rsidR="008B3961" w:rsidRPr="00837F81" w:rsidRDefault="00D74028">
      <w:pPr>
        <w:pStyle w:val="Heading3"/>
        <w:ind w:left="720"/>
      </w:pPr>
      <w:bookmarkStart w:id="1136" w:name="_Toc229430372"/>
      <w:r w:rsidRPr="00837F81">
        <w:t>9.</w:t>
      </w:r>
      <w:ins w:id="1137" w:author="Chuka Obi" w:date="2026-05-11T19:06:00Z" w16du:dateUtc="2026-05-11T18:06:00Z">
        <w:r w:rsidR="00441EB2">
          <w:t>3</w:t>
        </w:r>
      </w:ins>
      <w:del w:id="1138" w:author="Chuka Obi" w:date="2026-05-11T19:06:00Z" w16du:dateUtc="2026-05-11T18:06:00Z">
        <w:r w:rsidRPr="00837F81" w:rsidDel="00441EB2">
          <w:delText>4</w:delText>
        </w:r>
      </w:del>
      <w:r w:rsidRPr="00837F81">
        <w:t>.2  Validity Period</w:t>
      </w:r>
      <w:bookmarkEnd w:id="1136"/>
    </w:p>
    <w:p w14:paraId="06F3F1A3" w14:textId="1BE99A4C" w:rsidR="008B3961" w:rsidRPr="00837F81" w:rsidRDefault="00D74028">
      <w:pPr>
        <w:spacing w:after="200" w:line="276" w:lineRule="auto"/>
        <w:ind w:left="720"/>
        <w:jc w:val="both"/>
      </w:pPr>
      <w:r w:rsidRPr="00837F81">
        <w:t xml:space="preserve">The Performance Bond shall remain in full force and effect from the date of issuance until </w:t>
      </w:r>
      <w:r w:rsidR="00A37036" w:rsidRPr="00837F81">
        <w:t>the issuance of the Acceptance Certificate or (</w:t>
      </w:r>
      <w:r w:rsidRPr="00837F81">
        <w:t>twenty-eight (28) Days after the date of Substantial Completion (the “Performance Bond Expiry Date”). If Substantial Completion is delayed beyond the Guaranteed Substantial Completion Date</w:t>
      </w:r>
      <w:r w:rsidR="006B730D" w:rsidRPr="00837F81">
        <w:t xml:space="preserve"> due to the fault of the </w:t>
      </w:r>
      <w:r w:rsidR="00A37036" w:rsidRPr="00837F81">
        <w:t>C</w:t>
      </w:r>
      <w:r w:rsidR="006B730D" w:rsidRPr="00837F81">
        <w:t>ontractor</w:t>
      </w:r>
      <w:r w:rsidRPr="00837F81">
        <w:t>, the Contractor shall, at its own cost, procure an extension of the Performance Bond to cover the period of delay</w:t>
      </w:r>
      <w:r w:rsidR="006B730D" w:rsidRPr="00837F81">
        <w:t xml:space="preserve">; However, If Substantial Completion is delayed beyond the Guaranteed Substantial Completion Date due to the fault of the </w:t>
      </w:r>
      <w:r w:rsidR="00471D58" w:rsidRPr="00837F81">
        <w:t>O</w:t>
      </w:r>
      <w:r w:rsidR="006B730D" w:rsidRPr="00837F81">
        <w:t xml:space="preserve">wner, the </w:t>
      </w:r>
      <w:r w:rsidR="00471D58" w:rsidRPr="00837F81">
        <w:t>O</w:t>
      </w:r>
      <w:r w:rsidR="006B730D" w:rsidRPr="00837F81">
        <w:t>wner shall bear the cost of procuring an extension of the Performance Bond to cover the period of delay</w:t>
      </w:r>
      <w:r w:rsidRPr="00837F81">
        <w:t>. The Contractor shall deliver evidence of such extension to the Owner not later than [thirty (30)] Days before the scheduled expiry of the Performance Bond.</w:t>
      </w:r>
    </w:p>
    <w:p w14:paraId="53F2F4FE" w14:textId="77777777" w:rsidR="006B730D" w:rsidRPr="00837F81" w:rsidRDefault="006B730D">
      <w:pPr>
        <w:spacing w:after="200" w:line="276" w:lineRule="auto"/>
        <w:ind w:left="720"/>
        <w:jc w:val="both"/>
      </w:pPr>
    </w:p>
    <w:p w14:paraId="5789A346" w14:textId="7D2EA340" w:rsidR="008B3961" w:rsidRPr="00837F81" w:rsidRDefault="00D74028">
      <w:pPr>
        <w:pStyle w:val="Heading3"/>
        <w:ind w:left="720"/>
      </w:pPr>
      <w:bookmarkStart w:id="1139" w:name="_Toc229430373"/>
      <w:r w:rsidRPr="00837F81">
        <w:t>9.</w:t>
      </w:r>
      <w:ins w:id="1140" w:author="Chuka Obi" w:date="2026-05-11T19:06:00Z" w16du:dateUtc="2026-05-11T18:06:00Z">
        <w:r w:rsidR="00441EB2">
          <w:t>3</w:t>
        </w:r>
      </w:ins>
      <w:del w:id="1141" w:author="Chuka Obi" w:date="2026-05-11T19:06:00Z" w16du:dateUtc="2026-05-11T18:06:00Z">
        <w:r w:rsidRPr="00837F81" w:rsidDel="00441EB2">
          <w:delText>4</w:delText>
        </w:r>
      </w:del>
      <w:r w:rsidRPr="00837F81">
        <w:t>.3  Transition to Retention Bond</w:t>
      </w:r>
      <w:bookmarkEnd w:id="1139"/>
    </w:p>
    <w:p w14:paraId="5649A2F3" w14:textId="19F9B180" w:rsidR="008B3961" w:rsidRPr="00837F81" w:rsidRDefault="00D74028">
      <w:pPr>
        <w:spacing w:after="200" w:line="276" w:lineRule="auto"/>
        <w:ind w:left="720"/>
        <w:jc w:val="both"/>
      </w:pPr>
      <w:r w:rsidRPr="00837F81">
        <w:t>The Performance Bond shall not expire until the Owner has received the Retention Bond in accordance with Section 9.</w:t>
      </w:r>
      <w:ins w:id="1142" w:author="Chuka Obi" w:date="2026-05-11T19:06:00Z" w16du:dateUtc="2026-05-11T18:06:00Z">
        <w:r w:rsidR="00441EB2">
          <w:t>4</w:t>
        </w:r>
      </w:ins>
      <w:del w:id="1143" w:author="Chuka Obi" w:date="2026-05-11T19:06:00Z" w16du:dateUtc="2026-05-11T18:06:00Z">
        <w:r w:rsidRPr="00837F81" w:rsidDel="00441EB2">
          <w:delText>5</w:delText>
        </w:r>
      </w:del>
      <w:r w:rsidRPr="00837F81">
        <w:t xml:space="preserve">. If the Contractor fails to deliver the Retention Bond </w:t>
      </w:r>
      <w:r w:rsidR="00A37036" w:rsidRPr="00837F81">
        <w:t>in accordance with Section 9.</w:t>
      </w:r>
      <w:ins w:id="1144" w:author="Chuka Obi" w:date="2026-05-11T20:14:00Z" w16du:dateUtc="2026-05-11T19:14:00Z">
        <w:r w:rsidR="009177C0">
          <w:t>4</w:t>
        </w:r>
      </w:ins>
      <w:del w:id="1145" w:author="Chuka Obi" w:date="2026-05-11T19:06:00Z" w16du:dateUtc="2026-05-11T18:06:00Z">
        <w:r w:rsidR="00A37036" w:rsidRPr="00837F81" w:rsidDel="00441EB2">
          <w:delText>4</w:delText>
        </w:r>
      </w:del>
      <w:r w:rsidR="00A37036" w:rsidRPr="00837F81">
        <w:t xml:space="preserve">.2, </w:t>
      </w:r>
      <w:r w:rsidRPr="00837F81">
        <w:t>the Performance Bond shall be automatically extended (or the Contractor shall procure its extension) until the Retention Bond is received by the Owner.</w:t>
      </w:r>
    </w:p>
    <w:p w14:paraId="61FD1B0B" w14:textId="5DD74895" w:rsidR="008B3961" w:rsidRPr="00837F81" w:rsidRDefault="00D74028">
      <w:pPr>
        <w:pStyle w:val="Heading3"/>
        <w:ind w:left="720"/>
      </w:pPr>
      <w:bookmarkStart w:id="1146" w:name="_Toc229430374"/>
      <w:r w:rsidRPr="00837F81">
        <w:t>9.</w:t>
      </w:r>
      <w:ins w:id="1147" w:author="Chuka Obi" w:date="2026-05-11T19:06:00Z" w16du:dateUtc="2026-05-11T18:06:00Z">
        <w:r w:rsidR="00441EB2">
          <w:t>3</w:t>
        </w:r>
      </w:ins>
      <w:del w:id="1148" w:author="Chuka Obi" w:date="2026-05-11T19:06:00Z" w16du:dateUtc="2026-05-11T18:06:00Z">
        <w:r w:rsidRPr="00837F81" w:rsidDel="00441EB2">
          <w:delText>4</w:delText>
        </w:r>
      </w:del>
      <w:r w:rsidRPr="00837F81">
        <w:t>.4  Owner’s Right to Draw</w:t>
      </w:r>
      <w:bookmarkEnd w:id="1146"/>
    </w:p>
    <w:p w14:paraId="46035BDF" w14:textId="77777777" w:rsidR="008B3961" w:rsidRPr="00837F81" w:rsidRDefault="00D74028">
      <w:pPr>
        <w:spacing w:after="200" w:line="276" w:lineRule="auto"/>
        <w:ind w:left="720"/>
        <w:jc w:val="both"/>
      </w:pPr>
      <w:r w:rsidRPr="00837F81">
        <w:t xml:space="preserve">The Owner may draw upon the Performance Bond if: (a) the Contractor fails to achieve Substantial Completion by the Guaranteed Substantial Completion Date and Delay Liquidated Damages are payable but unpaid; (b) a Contractor Event of Default occurs; (c) this Agreement is terminated for Contractor default; (d) the Contractor fails to perform Corrective Work required prior to Substantial Completion; or (e) any other amount </w:t>
      </w:r>
      <w:r w:rsidRPr="00837F81">
        <w:lastRenderedPageBreak/>
        <w:t>becomes due from the Contractor to the Owner under this Agreement and remains unpaid after [fifteen (15)] Days’ written notice.</w:t>
      </w:r>
    </w:p>
    <w:p w14:paraId="09E862EA" w14:textId="70D11849" w:rsidR="008B3961" w:rsidRPr="00837F81" w:rsidRDefault="00D74028">
      <w:pPr>
        <w:pStyle w:val="Heading2"/>
      </w:pPr>
      <w:bookmarkStart w:id="1149" w:name="_Toc229430375"/>
      <w:r w:rsidRPr="00837F81">
        <w:t>9.</w:t>
      </w:r>
      <w:ins w:id="1150" w:author="Chuka Obi" w:date="2026-05-11T19:17:00Z" w16du:dateUtc="2026-05-11T18:17:00Z">
        <w:r w:rsidR="0000794F">
          <w:t>4</w:t>
        </w:r>
      </w:ins>
      <w:del w:id="1151" w:author="Chuka Obi" w:date="2026-05-11T19:17:00Z" w16du:dateUtc="2026-05-11T18:17:00Z">
        <w:r w:rsidRPr="00837F81" w:rsidDel="0000794F">
          <w:delText>5</w:delText>
        </w:r>
      </w:del>
      <w:r w:rsidRPr="00837F81">
        <w:t xml:space="preserve">  Retention Bond</w:t>
      </w:r>
      <w:bookmarkEnd w:id="1149"/>
    </w:p>
    <w:p w14:paraId="332769E0" w14:textId="57799CE5" w:rsidR="008B3961" w:rsidRPr="00837F81" w:rsidRDefault="00D74028">
      <w:pPr>
        <w:pStyle w:val="Heading3"/>
        <w:ind w:left="720"/>
      </w:pPr>
      <w:bookmarkStart w:id="1152" w:name="_Toc229430376"/>
      <w:r w:rsidRPr="00837F81">
        <w:t>9.</w:t>
      </w:r>
      <w:ins w:id="1153" w:author="Chuka Obi" w:date="2026-05-11T19:17:00Z" w16du:dateUtc="2026-05-11T18:17:00Z">
        <w:r w:rsidR="0000794F">
          <w:t>4</w:t>
        </w:r>
      </w:ins>
      <w:del w:id="1154" w:author="Chuka Obi" w:date="2026-05-11T19:17:00Z" w16du:dateUtc="2026-05-11T18:17:00Z">
        <w:r w:rsidRPr="00837F81" w:rsidDel="0000794F">
          <w:delText>5</w:delText>
        </w:r>
      </w:del>
      <w:r w:rsidRPr="00837F81">
        <w:t>.1  Issuance and Amount</w:t>
      </w:r>
      <w:bookmarkEnd w:id="1152"/>
    </w:p>
    <w:p w14:paraId="0A157911" w14:textId="77777777" w:rsidR="008B3961" w:rsidRPr="00837F81" w:rsidRDefault="00D74028">
      <w:pPr>
        <w:spacing w:after="200" w:line="276" w:lineRule="auto"/>
        <w:ind w:left="720"/>
        <w:jc w:val="both"/>
      </w:pPr>
      <w:r w:rsidRPr="00837F81">
        <w:t xml:space="preserve">(a) No later than the date of Substantial Completion, the Contractor shall deliver to the Owner a Retention Bond in the amount of </w:t>
      </w:r>
      <w:r w:rsidRPr="005F26E3">
        <w:t xml:space="preserve">five percent (5%) </w:t>
      </w:r>
      <w:r w:rsidRPr="00837F81">
        <w:t>of the Contract Price.</w:t>
      </w:r>
    </w:p>
    <w:p w14:paraId="74D2279C" w14:textId="627F774A" w:rsidR="008B3961" w:rsidRPr="00837F81" w:rsidRDefault="00D74028">
      <w:pPr>
        <w:spacing w:after="200" w:line="276" w:lineRule="auto"/>
        <w:ind w:left="720"/>
        <w:jc w:val="both"/>
      </w:pPr>
      <w:r w:rsidRPr="00837F81">
        <w:t>(b) The Retention Bond shall guarantee the Contractor’s due and faithful performance of all post-Substantial Completion obligations under this Agreement, including</w:t>
      </w:r>
      <w:r w:rsidR="00912003" w:rsidRPr="00837F81">
        <w:t xml:space="preserve"> </w:t>
      </w:r>
      <w:r w:rsidRPr="00837F81">
        <w:t>correction of all Defects during the Defect Correction Period; completion of all Punchlist items; compliance with Warranty obligations under Article 12; and payment of any Performance Liquidated Damages.</w:t>
      </w:r>
    </w:p>
    <w:p w14:paraId="3D4692D8" w14:textId="74ED183A" w:rsidR="008B3961" w:rsidRPr="00837F81" w:rsidRDefault="00D74028">
      <w:pPr>
        <w:pStyle w:val="Heading3"/>
        <w:ind w:left="720"/>
      </w:pPr>
      <w:bookmarkStart w:id="1155" w:name="_Toc229430377"/>
      <w:r w:rsidRPr="00837F81">
        <w:t>9.</w:t>
      </w:r>
      <w:ins w:id="1156" w:author="Chuka Obi" w:date="2026-05-11T19:17:00Z" w16du:dateUtc="2026-05-11T18:17:00Z">
        <w:r w:rsidR="0000794F">
          <w:t>4</w:t>
        </w:r>
      </w:ins>
      <w:del w:id="1157" w:author="Chuka Obi" w:date="2026-05-11T19:17:00Z" w16du:dateUtc="2026-05-11T18:17:00Z">
        <w:r w:rsidRPr="00837F81" w:rsidDel="0000794F">
          <w:delText>5</w:delText>
        </w:r>
      </w:del>
      <w:r w:rsidRPr="00837F81">
        <w:t>.2  Retention Bond Delivery</w:t>
      </w:r>
      <w:bookmarkEnd w:id="1155"/>
    </w:p>
    <w:p w14:paraId="577C3605" w14:textId="042C681A" w:rsidR="008B3961" w:rsidRPr="00837F81" w:rsidRDefault="00D74028">
      <w:pPr>
        <w:spacing w:after="200" w:line="276" w:lineRule="auto"/>
        <w:ind w:left="720"/>
        <w:jc w:val="both"/>
      </w:pPr>
      <w:r w:rsidRPr="00837F81">
        <w:t xml:space="preserve">(a) </w:t>
      </w:r>
      <w:r w:rsidR="00F91CB6" w:rsidRPr="00837F81">
        <w:t>The Retention Bond shall serve as the form of post-Substantial Completion security under this Agreement.</w:t>
      </w:r>
    </w:p>
    <w:p w14:paraId="53313794" w14:textId="14CD6C14" w:rsidR="008B3961" w:rsidRPr="00837F81" w:rsidRDefault="00D74028">
      <w:pPr>
        <w:spacing w:after="200" w:line="276" w:lineRule="auto"/>
        <w:ind w:left="720"/>
        <w:jc w:val="both"/>
      </w:pPr>
      <w:r w:rsidRPr="00837F81">
        <w:t xml:space="preserve">(b) </w:t>
      </w:r>
      <w:r w:rsidR="00F91CB6" w:rsidRPr="00837F81">
        <w:t xml:space="preserve">Delivery of the Retention Bond is a mandatory condition of Substantial Completion. If the Contractor fails to deliver the Retention Bond by the date of Substantial Completion, the Owner shall not be obligated to issue the </w:t>
      </w:r>
      <w:r w:rsidR="00471D58" w:rsidRPr="00837F81">
        <w:t xml:space="preserve">Acceptance </w:t>
      </w:r>
      <w:r w:rsidR="00F91CB6" w:rsidRPr="00837F81">
        <w:t>Certificate until such delivery is made.</w:t>
      </w:r>
    </w:p>
    <w:p w14:paraId="222E19D6" w14:textId="67B5C605" w:rsidR="008B3961" w:rsidRPr="00837F81" w:rsidRDefault="00D74028">
      <w:pPr>
        <w:pStyle w:val="Heading3"/>
        <w:ind w:left="720"/>
      </w:pPr>
      <w:bookmarkStart w:id="1158" w:name="_Toc229430378"/>
      <w:r w:rsidRPr="00837F81">
        <w:t>9.</w:t>
      </w:r>
      <w:ins w:id="1159" w:author="Chuka Obi" w:date="2026-05-11T19:17:00Z" w16du:dateUtc="2026-05-11T18:17:00Z">
        <w:r w:rsidR="0000794F">
          <w:t>4</w:t>
        </w:r>
      </w:ins>
      <w:del w:id="1160" w:author="Chuka Obi" w:date="2026-05-11T19:17:00Z" w16du:dateUtc="2026-05-11T18:17:00Z">
        <w:r w:rsidRPr="00837F81" w:rsidDel="0000794F">
          <w:delText>5</w:delText>
        </w:r>
      </w:del>
      <w:r w:rsidRPr="00837F81">
        <w:t>.3  Validity Period</w:t>
      </w:r>
      <w:bookmarkEnd w:id="1158"/>
    </w:p>
    <w:p w14:paraId="5DA1DDE3" w14:textId="011F0391" w:rsidR="008B3961" w:rsidRPr="00837F81" w:rsidRDefault="00D74028">
      <w:pPr>
        <w:spacing w:after="200" w:line="276" w:lineRule="auto"/>
        <w:ind w:left="720"/>
        <w:jc w:val="both"/>
      </w:pPr>
      <w:r w:rsidRPr="00837F81">
        <w:t>The Retention Bond shall remain in full force and effect until twenty-eight (28) Days after the expiry of the Defect Correction Period (including any extensions pursuant to Section 12.2(c)). If the Defect Correction Period is extended in respect of any repaired or replaced item, the Contractor shall procure a corresponding extension of the Retention Bond at its own cost.</w:t>
      </w:r>
    </w:p>
    <w:p w14:paraId="25CA41AE" w14:textId="4C60FB89" w:rsidR="008B3961" w:rsidRPr="00837F81" w:rsidRDefault="00D74028">
      <w:pPr>
        <w:pStyle w:val="Heading3"/>
        <w:ind w:left="720"/>
      </w:pPr>
      <w:bookmarkStart w:id="1161" w:name="_Toc229430379"/>
      <w:r w:rsidRPr="00837F81">
        <w:t>9.</w:t>
      </w:r>
      <w:ins w:id="1162" w:author="Chuka Obi" w:date="2026-05-11T19:17:00Z" w16du:dateUtc="2026-05-11T18:17:00Z">
        <w:r w:rsidR="0000794F">
          <w:t>4</w:t>
        </w:r>
      </w:ins>
      <w:del w:id="1163" w:author="Chuka Obi" w:date="2026-05-11T19:17:00Z" w16du:dateUtc="2026-05-11T18:17:00Z">
        <w:r w:rsidRPr="00837F81" w:rsidDel="0000794F">
          <w:delText>5</w:delText>
        </w:r>
      </w:del>
      <w:r w:rsidRPr="00837F81">
        <w:t>.4  Owner’s Right to Draw</w:t>
      </w:r>
      <w:bookmarkEnd w:id="1161"/>
    </w:p>
    <w:p w14:paraId="5B467F7C" w14:textId="5D806B07" w:rsidR="008B3961" w:rsidRPr="00837F81" w:rsidRDefault="00D74028">
      <w:pPr>
        <w:spacing w:after="200" w:line="276" w:lineRule="auto"/>
        <w:ind w:left="720"/>
        <w:jc w:val="both"/>
      </w:pPr>
      <w:r w:rsidRPr="00837F81">
        <w:t>The Owner may draw upon the Retention Bond if: (a) the Contractor fails to perform Corrective Work during the Defect Correction Period within the timeframes specified in Article 12; (b) the Contractor fails to complete Punchlist items within the period specified in Section 11.4; (c) Performance Liquidated Damages are payable but unpaid; (d) any other amount becomes due from the Contractor to the Owner in respect of post-Substantial Completion obligations and remains unpaid after fifteen (15) Days’ written notice; or (e) a Contractor Event of Default occurs during the Defect Correction Period.</w:t>
      </w:r>
    </w:p>
    <w:p w14:paraId="3A9598A1" w14:textId="13B9D0F7" w:rsidR="008B3961" w:rsidRPr="00837F81" w:rsidRDefault="00D74028">
      <w:pPr>
        <w:pStyle w:val="Heading2"/>
      </w:pPr>
      <w:bookmarkStart w:id="1164" w:name="_Toc229430380"/>
      <w:r w:rsidRPr="00837F81">
        <w:t>9.</w:t>
      </w:r>
      <w:ins w:id="1165" w:author="Chuka Obi" w:date="2026-05-11T19:18:00Z" w16du:dateUtc="2026-05-11T18:18:00Z">
        <w:r w:rsidR="0000794F">
          <w:t>5</w:t>
        </w:r>
      </w:ins>
      <w:del w:id="1166" w:author="Chuka Obi" w:date="2026-05-11T19:18:00Z" w16du:dateUtc="2026-05-11T18:18:00Z">
        <w:r w:rsidRPr="00837F81" w:rsidDel="0000794F">
          <w:delText>6</w:delText>
        </w:r>
      </w:del>
      <w:r w:rsidRPr="00837F81">
        <w:t xml:space="preserve">  General Provisions Applicable to All Guarantees</w:t>
      </w:r>
      <w:bookmarkEnd w:id="1164"/>
    </w:p>
    <w:p w14:paraId="4646EA7B" w14:textId="38670970" w:rsidR="00471D58" w:rsidRPr="00837F81" w:rsidRDefault="00D74028" w:rsidP="00471D58">
      <w:pPr>
        <w:spacing w:after="200" w:line="276" w:lineRule="auto"/>
        <w:ind w:left="720"/>
        <w:jc w:val="both"/>
      </w:pPr>
      <w:r w:rsidRPr="00837F81">
        <w:lastRenderedPageBreak/>
        <w:t xml:space="preserve">(a) </w:t>
      </w:r>
      <w:ins w:id="1167" w:author="Chuka Obi" w:date="2026-05-11T18:55:00Z" w16du:dateUtc="2026-05-11T17:55:00Z">
        <w:r w:rsidR="00062050">
          <w:t>Each guarantee shall be irrevocable, unconditional and payable on first written demand by the Owner without the need for the Owner to prove or demonstrate the underlying breach or default. The Issuing Bank shall not be entitled to inquire into the underlying facts and shall pay in accordance with the terms of the guarantee.</w:t>
        </w:r>
      </w:ins>
      <w:del w:id="1168" w:author="Chuka Obi" w:date="2026-05-11T18:55:00Z" w16du:dateUtc="2026-05-11T17:55:00Z">
        <w:r w:rsidRPr="00837F81" w:rsidDel="00062050">
          <w:delText>Each guarantee forming part of the Performance Security shall be irrevocable, unconditional and payable on first written demand by the Owner without the need for the Owner to prove or demonstrate the underlying breach or default.</w:delText>
        </w:r>
        <w:r w:rsidR="00471D58" w:rsidRPr="00837F81" w:rsidDel="00062050">
          <w:delText xml:space="preserve"> </w:delText>
        </w:r>
      </w:del>
    </w:p>
    <w:p w14:paraId="3817FB77" w14:textId="2851BE3B" w:rsidR="00062050" w:rsidRDefault="00471D58" w:rsidP="00471D58">
      <w:pPr>
        <w:spacing w:after="200" w:line="276" w:lineRule="auto"/>
        <w:ind w:left="720"/>
        <w:jc w:val="both"/>
        <w:rPr>
          <w:ins w:id="1169" w:author="Chuka Obi" w:date="2026-05-11T18:56:00Z" w16du:dateUtc="2026-05-11T17:56:00Z"/>
        </w:rPr>
      </w:pPr>
      <w:r w:rsidRPr="00837F81">
        <w:t>(b)</w:t>
      </w:r>
      <w:ins w:id="1170" w:author="Chuka Obi" w:date="2026-05-11T18:56:00Z" w16du:dateUtc="2026-05-11T17:56:00Z">
        <w:r w:rsidR="00062050" w:rsidRPr="00062050">
          <w:t xml:space="preserve"> </w:t>
        </w:r>
        <w:r w:rsidR="00062050">
          <w:t>Each draw demand shall be accompanied only by a written statement signed by the Owner's Representative that the Owner is making demand under the guarantee in accordance with this Agreement. No further certification shall be required by the Issuing Bank.</w:t>
        </w:r>
      </w:ins>
    </w:p>
    <w:p w14:paraId="5EADFDFC" w14:textId="03F42B56" w:rsidR="00062050" w:rsidRDefault="00062050" w:rsidP="00062050">
      <w:pPr>
        <w:spacing w:after="200" w:line="276" w:lineRule="auto"/>
        <w:ind w:left="720"/>
        <w:jc w:val="both"/>
        <w:rPr>
          <w:ins w:id="1171" w:author="Chuka Obi" w:date="2026-05-11T18:56:00Z" w16du:dateUtc="2026-05-11T17:56:00Z"/>
        </w:rPr>
      </w:pPr>
      <w:ins w:id="1172" w:author="Chuka Obi" w:date="2026-05-11T18:56:00Z" w16du:dateUtc="2026-05-11T17:56:00Z">
        <w:r>
          <w:t xml:space="preserve">(c) </w:t>
        </w:r>
        <w:r>
          <w:t>Before making a demand under any guarantee, the Owner shall, save where prevention is impracticable or the breach is incapable of cure, give the Contractor written notice specifying the breach and a reasonable period of not less than [15] Business Days to cure. The cure period shall run from the date of the notice and shall not require any further agreement between the Parties. This Section 9.</w:t>
        </w:r>
      </w:ins>
      <w:ins w:id="1173" w:author="Chuka Obi" w:date="2026-05-11T19:18:00Z" w16du:dateUtc="2026-05-11T18:18:00Z">
        <w:r w:rsidR="0000794F">
          <w:t>5</w:t>
        </w:r>
      </w:ins>
      <w:ins w:id="1174" w:author="Chuka Obi" w:date="2026-05-11T18:56:00Z" w16du:dateUtc="2026-05-11T17:56:00Z">
        <w:r>
          <w:t>(c) shall not apply to draws in respect of:</w:t>
        </w:r>
      </w:ins>
    </w:p>
    <w:p w14:paraId="53F5A0E9" w14:textId="77777777" w:rsidR="00062050" w:rsidRDefault="00062050" w:rsidP="00062050">
      <w:pPr>
        <w:spacing w:after="200" w:line="276" w:lineRule="auto"/>
        <w:ind w:left="1440"/>
        <w:jc w:val="both"/>
        <w:rPr>
          <w:ins w:id="1175" w:author="Chuka Obi" w:date="2026-05-11T18:56:00Z" w16du:dateUtc="2026-05-11T17:56:00Z"/>
        </w:rPr>
        <w:pPrChange w:id="1176" w:author="Chuka Obi" w:date="2026-05-11T18:58:00Z" w16du:dateUtc="2026-05-11T17:58:00Z">
          <w:pPr>
            <w:spacing w:after="200" w:line="276" w:lineRule="auto"/>
            <w:ind w:left="720"/>
            <w:jc w:val="both"/>
          </w:pPr>
        </w:pPrChange>
      </w:pPr>
      <w:ins w:id="1177" w:author="Chuka Obi" w:date="2026-05-11T18:56:00Z" w16du:dateUtc="2026-05-11T17:56:00Z">
        <w:r>
          <w:t>(i) Delay or Performance Liquidated Damages that have been invoiced and remain unpaid for [15] Days;</w:t>
        </w:r>
      </w:ins>
    </w:p>
    <w:p w14:paraId="112AE7DC" w14:textId="67EB03AB" w:rsidR="00062050" w:rsidRDefault="00062050" w:rsidP="00062050">
      <w:pPr>
        <w:spacing w:after="200" w:line="276" w:lineRule="auto"/>
        <w:ind w:left="1440"/>
        <w:jc w:val="both"/>
        <w:rPr>
          <w:ins w:id="1178" w:author="Chuka Obi" w:date="2026-05-11T18:56:00Z" w16du:dateUtc="2026-05-11T17:56:00Z"/>
        </w:rPr>
        <w:pPrChange w:id="1179" w:author="Chuka Obi" w:date="2026-05-11T18:58:00Z" w16du:dateUtc="2026-05-11T17:58:00Z">
          <w:pPr>
            <w:spacing w:after="200" w:line="276" w:lineRule="auto"/>
            <w:ind w:left="720"/>
            <w:jc w:val="both"/>
          </w:pPr>
        </w:pPrChange>
      </w:pPr>
      <w:ins w:id="1180" w:author="Chuka Obi" w:date="2026-05-11T18:56:00Z" w16du:dateUtc="2026-05-11T17:56:00Z">
        <w:r>
          <w:t>(ii) replacement of a guarantee following downgrade of the Issuing Bank under Section 9.</w:t>
        </w:r>
      </w:ins>
      <w:ins w:id="1181" w:author="Chuka Obi" w:date="2026-05-11T20:33:00Z" w16du:dateUtc="2026-05-11T19:33:00Z">
        <w:r w:rsidR="00027F27">
          <w:t>5</w:t>
        </w:r>
      </w:ins>
      <w:ins w:id="1182" w:author="Chuka Obi" w:date="2026-05-11T18:56:00Z" w16du:dateUtc="2026-05-11T17:56:00Z">
        <w:r>
          <w:t>(d);</w:t>
        </w:r>
      </w:ins>
    </w:p>
    <w:p w14:paraId="360D94E6" w14:textId="77777777" w:rsidR="00062050" w:rsidRDefault="00062050" w:rsidP="00062050">
      <w:pPr>
        <w:spacing w:after="200" w:line="276" w:lineRule="auto"/>
        <w:ind w:left="1440"/>
        <w:jc w:val="both"/>
        <w:rPr>
          <w:ins w:id="1183" w:author="Chuka Obi" w:date="2026-05-11T18:56:00Z" w16du:dateUtc="2026-05-11T17:56:00Z"/>
        </w:rPr>
        <w:pPrChange w:id="1184" w:author="Chuka Obi" w:date="2026-05-11T18:58:00Z" w16du:dateUtc="2026-05-11T17:58:00Z">
          <w:pPr>
            <w:spacing w:after="200" w:line="276" w:lineRule="auto"/>
            <w:ind w:left="720"/>
            <w:jc w:val="both"/>
          </w:pPr>
        </w:pPrChange>
      </w:pPr>
      <w:ins w:id="1185" w:author="Chuka Obi" w:date="2026-05-11T18:56:00Z" w16du:dateUtc="2026-05-11T17:56:00Z">
        <w:r>
          <w:t>(iii) Contractor abandonment or insolvency; or</w:t>
        </w:r>
      </w:ins>
    </w:p>
    <w:p w14:paraId="42161B50" w14:textId="77777777" w:rsidR="00062050" w:rsidRDefault="00062050" w:rsidP="00062050">
      <w:pPr>
        <w:spacing w:after="200" w:line="276" w:lineRule="auto"/>
        <w:ind w:left="1440"/>
        <w:jc w:val="both"/>
        <w:rPr>
          <w:ins w:id="1186" w:author="Chuka Obi" w:date="2026-05-11T18:56:00Z" w16du:dateUtc="2026-05-11T17:56:00Z"/>
        </w:rPr>
        <w:pPrChange w:id="1187" w:author="Chuka Obi" w:date="2026-05-11T18:58:00Z" w16du:dateUtc="2026-05-11T17:58:00Z">
          <w:pPr>
            <w:spacing w:after="200" w:line="276" w:lineRule="auto"/>
            <w:ind w:left="720"/>
            <w:jc w:val="both"/>
          </w:pPr>
        </w:pPrChange>
      </w:pPr>
      <w:ins w:id="1188" w:author="Chuka Obi" w:date="2026-05-11T18:56:00Z" w16du:dateUtc="2026-05-11T17:56:00Z">
        <w:r>
          <w:t>(iv) any draw made in the [30] Days preceding expiry of any guarantee where the Contractor has failed to procure an extension.</w:t>
        </w:r>
      </w:ins>
    </w:p>
    <w:p w14:paraId="2CE07830" w14:textId="56C0EFA7" w:rsidR="00062050" w:rsidRDefault="00062050" w:rsidP="00062050">
      <w:pPr>
        <w:spacing w:after="200" w:line="276" w:lineRule="auto"/>
        <w:ind w:left="720"/>
        <w:jc w:val="both"/>
        <w:rPr>
          <w:ins w:id="1189" w:author="Chuka Obi" w:date="2026-05-11T18:55:00Z" w16du:dateUtc="2026-05-11T17:55:00Z"/>
        </w:rPr>
      </w:pPr>
      <w:ins w:id="1190" w:author="Chuka Obi" w:date="2026-05-11T18:56:00Z" w16du:dateUtc="2026-05-11T17:56:00Z">
        <w:r>
          <w:t>Breach of this Section 9.</w:t>
        </w:r>
      </w:ins>
      <w:ins w:id="1191" w:author="Chuka Obi" w:date="2026-05-11T19:18:00Z" w16du:dateUtc="2026-05-11T18:18:00Z">
        <w:r w:rsidR="0000794F">
          <w:t>5</w:t>
        </w:r>
      </w:ins>
      <w:ins w:id="1192" w:author="Chuka Obi" w:date="2026-05-11T18:56:00Z" w16du:dateUtc="2026-05-11T17:56:00Z">
        <w:r>
          <w:t>(c) shall give rise to a claim in damages by the Contractor but shall not affect the validity of any demand made on the Issuing Bank or the obligation of the Issuing Bank to pay.</w:t>
        </w:r>
      </w:ins>
    </w:p>
    <w:p w14:paraId="75211FF4" w14:textId="47A17A6C" w:rsidR="00471D58" w:rsidRPr="00837F81" w:rsidDel="00062050" w:rsidRDefault="00471D58" w:rsidP="00471D58">
      <w:pPr>
        <w:spacing w:after="200" w:line="276" w:lineRule="auto"/>
        <w:ind w:left="720"/>
        <w:jc w:val="both"/>
        <w:rPr>
          <w:del w:id="1193" w:author="Chuka Obi" w:date="2026-05-11T19:01:00Z" w16du:dateUtc="2026-05-11T18:01:00Z"/>
        </w:rPr>
      </w:pPr>
      <w:del w:id="1194" w:author="Chuka Obi" w:date="2026-05-11T19:01:00Z" w16du:dateUtc="2026-05-11T18:01:00Z">
        <w:r w:rsidRPr="00837F81" w:rsidDel="00062050">
          <w:delText>Any draw demand shall be accompanied by a written statement signed by the Owner's  Representative, certifying:</w:delText>
        </w:r>
      </w:del>
    </w:p>
    <w:p w14:paraId="4119C52F" w14:textId="3CE12FB0" w:rsidR="00471D58" w:rsidRPr="00837F81" w:rsidDel="00062050" w:rsidRDefault="00471D58" w:rsidP="00610626">
      <w:pPr>
        <w:spacing w:after="200" w:line="276" w:lineRule="auto"/>
        <w:ind w:left="720" w:firstLine="273"/>
        <w:jc w:val="both"/>
        <w:rPr>
          <w:del w:id="1195" w:author="Chuka Obi" w:date="2026-05-11T19:01:00Z" w16du:dateUtc="2026-05-11T18:01:00Z"/>
        </w:rPr>
      </w:pPr>
      <w:del w:id="1196" w:author="Chuka Obi" w:date="2026-05-11T19:01:00Z" w16du:dateUtc="2026-05-11T18:01:00Z">
        <w:r w:rsidRPr="00837F81" w:rsidDel="00062050">
          <w:delText xml:space="preserve"> (i) the specific Contractor Event of Default that has occurred;</w:delText>
        </w:r>
      </w:del>
    </w:p>
    <w:p w14:paraId="201B13F6" w14:textId="6A6F484C" w:rsidR="00471D58" w:rsidRPr="00837F81" w:rsidDel="00062050" w:rsidRDefault="00471D58" w:rsidP="00610626">
      <w:pPr>
        <w:spacing w:after="200" w:line="276" w:lineRule="auto"/>
        <w:ind w:left="720" w:firstLine="273"/>
        <w:jc w:val="both"/>
        <w:rPr>
          <w:del w:id="1197" w:author="Chuka Obi" w:date="2026-05-11T19:01:00Z" w16du:dateUtc="2026-05-11T18:01:00Z"/>
        </w:rPr>
      </w:pPr>
      <w:del w:id="1198" w:author="Chuka Obi" w:date="2026-05-11T19:01:00Z" w16du:dateUtc="2026-05-11T18:01:00Z">
        <w:r w:rsidRPr="00837F81" w:rsidDel="00062050">
          <w:delText>(ii)the date on which the relevant breach occurred; and</w:delText>
        </w:r>
      </w:del>
    </w:p>
    <w:p w14:paraId="2C43F21F" w14:textId="2FA4011D" w:rsidR="005835BD" w:rsidDel="00062050" w:rsidRDefault="00471D58" w:rsidP="00610626">
      <w:pPr>
        <w:spacing w:after="200" w:line="276" w:lineRule="auto"/>
        <w:ind w:left="720" w:firstLine="273"/>
        <w:jc w:val="both"/>
        <w:rPr>
          <w:del w:id="1199" w:author="Chuka Obi" w:date="2026-05-11T19:01:00Z" w16du:dateUtc="2026-05-11T18:01:00Z"/>
        </w:rPr>
      </w:pPr>
      <w:del w:id="1200" w:author="Chuka Obi" w:date="2026-05-11T19:01:00Z" w16du:dateUtc="2026-05-11T18:01:00Z">
        <w:r w:rsidRPr="00837F81" w:rsidDel="00062050">
          <w:delText>(iii)</w:delText>
        </w:r>
        <w:r w:rsidRPr="00837F81" w:rsidDel="00062050">
          <w:tab/>
          <w:delText>that the cure period for such breach has expired</w:delText>
        </w:r>
        <w:r w:rsidR="005835BD" w:rsidDel="00062050">
          <w:delText xml:space="preserve"> without remedy</w:delText>
        </w:r>
        <w:r w:rsidRPr="00837F81" w:rsidDel="00062050">
          <w:delText>.</w:delText>
        </w:r>
      </w:del>
    </w:p>
    <w:p w14:paraId="75BDC528" w14:textId="39F77FA9" w:rsidR="00471D58" w:rsidRPr="00837F81" w:rsidDel="00062050" w:rsidRDefault="005835BD" w:rsidP="00D70095">
      <w:pPr>
        <w:spacing w:after="200" w:line="276" w:lineRule="auto"/>
        <w:ind w:left="720" w:firstLine="273"/>
        <w:jc w:val="both"/>
        <w:rPr>
          <w:del w:id="1201" w:author="Chuka Obi" w:date="2026-05-11T19:01:00Z" w16du:dateUtc="2026-05-11T18:01:00Z"/>
        </w:rPr>
      </w:pPr>
      <w:del w:id="1202" w:author="Chuka Obi" w:date="2026-05-11T19:01:00Z" w16du:dateUtc="2026-05-11T18:01:00Z">
        <w:r w:rsidDel="00062050">
          <w:delText>The Owner shall issue a written cure notice to the Contractor specifying the breach, and the full cure period under Section 15.2 must have expired without the breach being remedied before any draw is made.</w:delText>
        </w:r>
      </w:del>
    </w:p>
    <w:p w14:paraId="4E16E943" w14:textId="330D0AC5" w:rsidR="008B3961" w:rsidRPr="00837F81" w:rsidRDefault="00D74028">
      <w:pPr>
        <w:spacing w:after="200" w:line="276" w:lineRule="auto"/>
        <w:ind w:left="720"/>
        <w:jc w:val="both"/>
      </w:pPr>
      <w:r w:rsidRPr="00837F81">
        <w:t>(</w:t>
      </w:r>
      <w:ins w:id="1203" w:author="Chuka Obi" w:date="2026-05-11T19:01:00Z" w16du:dateUtc="2026-05-11T18:01:00Z">
        <w:r w:rsidR="00062050">
          <w:t>d</w:t>
        </w:r>
      </w:ins>
      <w:del w:id="1204" w:author="Chuka Obi" w:date="2026-05-11T19:01:00Z" w16du:dateUtc="2026-05-11T18:01:00Z">
        <w:r w:rsidRPr="00837F81" w:rsidDel="00062050">
          <w:delText>b</w:delText>
        </w:r>
      </w:del>
      <w:r w:rsidRPr="00837F81">
        <w:t>) If the Issuing Bank ceases to be acceptable to the Owner (including by reason of a downgrade in credit rating below investment grade), the Contractor shall, within [t</w:t>
      </w:r>
      <w:r w:rsidR="00DF4966" w:rsidRPr="00837F81">
        <w:t>wenty</w:t>
      </w:r>
      <w:r w:rsidRPr="00837F81">
        <w:t xml:space="preserve"> (</w:t>
      </w:r>
      <w:r w:rsidR="00DF4966" w:rsidRPr="00837F81">
        <w:t>2</w:t>
      </w:r>
      <w:r w:rsidRPr="00837F81">
        <w:t>0)] Days of the Owner’s written request, procure a replacement guarantee from an alternative bank acceptable to the Owner. If the Contractor fails to deliver the replacement guarantee within such period, th</w:t>
      </w:r>
      <w:r w:rsidR="00DF4966" w:rsidRPr="00837F81">
        <w:t xml:space="preserve">is shall be treated as a Contractor Event of Default. </w:t>
      </w:r>
    </w:p>
    <w:p w14:paraId="5FFF9F48" w14:textId="6A100D4E" w:rsidR="008B3961" w:rsidRPr="00837F81" w:rsidRDefault="00D74028">
      <w:pPr>
        <w:spacing w:after="200" w:line="276" w:lineRule="auto"/>
        <w:ind w:left="720"/>
        <w:jc w:val="both"/>
      </w:pPr>
      <w:r w:rsidRPr="00837F81">
        <w:t>(</w:t>
      </w:r>
      <w:ins w:id="1205" w:author="Chuka Obi" w:date="2026-05-11T19:01:00Z" w16du:dateUtc="2026-05-11T18:01:00Z">
        <w:r w:rsidR="00062050">
          <w:t>e</w:t>
        </w:r>
      </w:ins>
      <w:del w:id="1206" w:author="Chuka Obi" w:date="2026-05-11T19:01:00Z" w16du:dateUtc="2026-05-11T18:01:00Z">
        <w:r w:rsidRPr="00837F81" w:rsidDel="00062050">
          <w:delText>c</w:delText>
        </w:r>
      </w:del>
      <w:r w:rsidRPr="00837F81">
        <w:t>) The Contractor shall ensure that each guarantee is extended, renewed or replaced as necessary to maintain continuous coverage for the full validity period. The Contractor shall deliver evidence of extension or renewal to the Owner not later than [t</w:t>
      </w:r>
      <w:r w:rsidR="00DF4966" w:rsidRPr="00837F81">
        <w:t>wenty</w:t>
      </w:r>
      <w:r w:rsidRPr="00837F81">
        <w:t xml:space="preserve"> (</w:t>
      </w:r>
      <w:r w:rsidR="00DF4966" w:rsidRPr="00837F81">
        <w:t>2</w:t>
      </w:r>
      <w:r w:rsidRPr="00837F81">
        <w:t>0)] Days before the scheduled expiry of any guarantee.</w:t>
      </w:r>
    </w:p>
    <w:p w14:paraId="6C8E753B" w14:textId="5B9D178A" w:rsidR="008B3961" w:rsidRPr="00837F81" w:rsidRDefault="00D74028">
      <w:pPr>
        <w:spacing w:after="200" w:line="276" w:lineRule="auto"/>
        <w:ind w:left="720"/>
        <w:jc w:val="both"/>
      </w:pPr>
      <w:r w:rsidRPr="00837F81">
        <w:t>(</w:t>
      </w:r>
      <w:ins w:id="1207" w:author="Chuka Obi" w:date="2026-05-11T19:01:00Z" w16du:dateUtc="2026-05-11T18:01:00Z">
        <w:r w:rsidR="00062050">
          <w:t>f</w:t>
        </w:r>
      </w:ins>
      <w:del w:id="1208" w:author="Chuka Obi" w:date="2026-05-11T19:01:00Z" w16du:dateUtc="2026-05-11T18:01:00Z">
        <w:r w:rsidRPr="00837F81" w:rsidDel="00062050">
          <w:delText>d</w:delText>
        </w:r>
      </w:del>
      <w:r w:rsidRPr="00837F81">
        <w:t xml:space="preserve">) The Owner shall promptly return each guarantee to the Contractor (or provide a written release to the Issuing Bank) upon expiry of the relevant validity period, provided that no </w:t>
      </w:r>
      <w:r w:rsidRPr="00837F81">
        <w:lastRenderedPageBreak/>
        <w:t>outstanding claims exist under such guarantee and all corresponding obligations of the Contractor have been satisfied.</w:t>
      </w:r>
    </w:p>
    <w:p w14:paraId="30343DBD" w14:textId="7C1E8BF1" w:rsidR="008B3961" w:rsidRPr="00837F81" w:rsidRDefault="00D74028">
      <w:pPr>
        <w:spacing w:after="200" w:line="276" w:lineRule="auto"/>
        <w:ind w:left="720"/>
        <w:jc w:val="both"/>
      </w:pPr>
      <w:r w:rsidRPr="00837F81">
        <w:t>(</w:t>
      </w:r>
      <w:ins w:id="1209" w:author="Chuka Obi" w:date="2026-05-11T19:01:00Z" w16du:dateUtc="2026-05-11T18:01:00Z">
        <w:r w:rsidR="00062050">
          <w:t>g</w:t>
        </w:r>
      </w:ins>
      <w:del w:id="1210" w:author="Chuka Obi" w:date="2026-05-11T19:01:00Z" w16du:dateUtc="2026-05-11T18:01:00Z">
        <w:r w:rsidRPr="00837F81" w:rsidDel="00062050">
          <w:delText>e</w:delText>
        </w:r>
      </w:del>
      <w:r w:rsidRPr="00837F81">
        <w:t>) If the Owner draws on any guarantee, the Contractor shall, within [thirty (30)] Days, restore the guarantee to its original amount (or the then-applicable required amount) by delivering a replacement or top-up guarantee. Failure to restore the guarantee shall constitute a Contractor Event of Default.</w:t>
      </w:r>
    </w:p>
    <w:p w14:paraId="5F314550" w14:textId="04F53949" w:rsidR="008B3961" w:rsidRPr="00837F81" w:rsidRDefault="00D74028">
      <w:pPr>
        <w:spacing w:after="200" w:line="276" w:lineRule="auto"/>
        <w:ind w:left="720"/>
        <w:jc w:val="both"/>
      </w:pPr>
      <w:r w:rsidRPr="00837F81">
        <w:t>(</w:t>
      </w:r>
      <w:ins w:id="1211" w:author="Chuka Obi" w:date="2026-05-11T19:01:00Z" w16du:dateUtc="2026-05-11T18:01:00Z">
        <w:r w:rsidR="00062050">
          <w:t>h</w:t>
        </w:r>
      </w:ins>
      <w:del w:id="1212" w:author="Chuka Obi" w:date="2026-05-11T19:01:00Z" w16du:dateUtc="2026-05-11T18:01:00Z">
        <w:r w:rsidRPr="00837F81" w:rsidDel="00062050">
          <w:delText>f</w:delText>
        </w:r>
      </w:del>
      <w:r w:rsidRPr="00837F81">
        <w:t>) The Owner’s right to make demand under any Performance Security shall not be conditioned upon prior adjudication, arbitration or court determination of breach, and shall not require the Owner to demonstrate actual loss. The Contractor shall not seek</w:t>
      </w:r>
      <w:ins w:id="1213" w:author="Chuka Obi" w:date="2026-05-11T19:02:00Z" w16du:dateUtc="2026-05-11T18:02:00Z">
        <w:r w:rsidR="00062050">
          <w:t>, and irrevocably waives any right to seek,</w:t>
        </w:r>
      </w:ins>
      <w:del w:id="1214" w:author="Chuka Obi" w:date="2026-05-11T19:02:00Z" w16du:dateUtc="2026-05-11T18:02:00Z">
        <w:r w:rsidRPr="00837F81" w:rsidDel="00062050">
          <w:delText xml:space="preserve"> or obtain</w:delText>
        </w:r>
      </w:del>
      <w:r w:rsidRPr="00837F81">
        <w:t xml:space="preserve"> any injunction, court order or other interim measure to prevent or delay the Owner from making a demand under any guarantee. Any dispute as to whether a demand was properly made shall be resolved after payment by the Issuing Bank, without prejudice to the Contractor’s right to seek recovery through the dispute resolution mechanism in Article 18.</w:t>
      </w:r>
    </w:p>
    <w:p w14:paraId="094BF2E2" w14:textId="6695025D" w:rsidR="008B3961" w:rsidRPr="00837F81" w:rsidRDefault="00D74028">
      <w:pPr>
        <w:pStyle w:val="Heading2"/>
      </w:pPr>
      <w:bookmarkStart w:id="1215" w:name="_Toc229430381"/>
      <w:r w:rsidRPr="00837F81">
        <w:t>9.</w:t>
      </w:r>
      <w:ins w:id="1216" w:author="Chuka Obi" w:date="2026-05-11T19:18:00Z" w16du:dateUtc="2026-05-11T18:18:00Z">
        <w:r w:rsidR="0000794F">
          <w:t>6</w:t>
        </w:r>
      </w:ins>
      <w:del w:id="1217" w:author="Chuka Obi" w:date="2026-05-11T19:18:00Z" w16du:dateUtc="2026-05-11T18:18:00Z">
        <w:r w:rsidRPr="00837F81" w:rsidDel="0000794F">
          <w:delText>7</w:delText>
        </w:r>
      </w:del>
      <w:r w:rsidRPr="00837F81">
        <w:t xml:space="preserve">  Owner’s Insurance</w:t>
      </w:r>
      <w:bookmarkEnd w:id="1215"/>
    </w:p>
    <w:p w14:paraId="41B18FF5" w14:textId="4447A259" w:rsidR="008B3961" w:rsidRPr="00837F81" w:rsidRDefault="00D74028">
      <w:pPr>
        <w:spacing w:after="200" w:line="276" w:lineRule="auto"/>
        <w:ind w:left="720"/>
        <w:jc w:val="both"/>
      </w:pPr>
      <w:r w:rsidRPr="00837F81">
        <w:t xml:space="preserve">The Owner shall obtain and maintain, at its own cost, any insurance required for the Owner’s own operations and property at or near the Site, as specified in Schedule F. </w:t>
      </w:r>
    </w:p>
    <w:p w14:paraId="53EC8B43" w14:textId="77777777" w:rsidR="008B3961" w:rsidRPr="00837F81" w:rsidRDefault="00D74028">
      <w:r w:rsidRPr="00837F81">
        <w:br w:type="page"/>
      </w:r>
    </w:p>
    <w:p w14:paraId="34A75A57" w14:textId="4235F62F" w:rsidR="008B3961" w:rsidRPr="00837F81" w:rsidRDefault="00FE2B59">
      <w:pPr>
        <w:pStyle w:val="Heading1"/>
      </w:pPr>
      <w:bookmarkStart w:id="1218" w:name="_Toc229430382"/>
      <w:commentRangeStart w:id="1219"/>
      <w:r w:rsidRPr="00837F81">
        <w:lastRenderedPageBreak/>
        <w:t>10. OWNERSHIP OF DOCUMENTATION AND INTELLECTUAL PROPERTY</w:t>
      </w:r>
      <w:bookmarkEnd w:id="1218"/>
      <w:commentRangeEnd w:id="1219"/>
      <w:r w:rsidR="00FA4817" w:rsidRPr="00837F81">
        <w:rPr>
          <w:rStyle w:val="CommentReference"/>
          <w:sz w:val="28"/>
          <w:szCs w:val="28"/>
        </w:rPr>
        <w:commentReference w:id="1219"/>
      </w:r>
    </w:p>
    <w:p w14:paraId="13417CA5" w14:textId="3CEB9BC1" w:rsidR="008B3961" w:rsidRPr="00837F81" w:rsidRDefault="00D74028">
      <w:pPr>
        <w:pStyle w:val="Heading2"/>
      </w:pPr>
      <w:bookmarkStart w:id="1220" w:name="_Toc229430383"/>
      <w:r w:rsidRPr="00837F81">
        <w:t>10.1  Work Product</w:t>
      </w:r>
      <w:bookmarkEnd w:id="1220"/>
    </w:p>
    <w:p w14:paraId="525792E4" w14:textId="0B2C194F" w:rsidR="008B3961" w:rsidRPr="00837F81" w:rsidRDefault="00D74028">
      <w:pPr>
        <w:spacing w:after="200" w:line="276" w:lineRule="auto"/>
        <w:ind w:left="720"/>
        <w:jc w:val="both"/>
      </w:pPr>
      <w:r w:rsidRPr="00837F81">
        <w:t xml:space="preserve">(a) </w:t>
      </w:r>
      <w:r w:rsidR="000A7786" w:rsidRPr="00837F81">
        <w:t>All Work Product developed by the Contractor specifically for the Project, including all associated intellectual property rights, shall remain the sole property of the Contractor. The Owner acknowledges that the Contractor’s methods, templates, and pre-existing materials are excluded from any transfer of rights.</w:t>
      </w:r>
      <w:del w:id="1221" w:author="Chuka Obi" w:date="2026-05-11T21:33:00Z" w16du:dateUtc="2026-05-11T20:33:00Z">
        <w:r w:rsidR="000A7786" w:rsidRPr="00837F81" w:rsidDel="00910776">
          <w:delText>"</w:delText>
        </w:r>
      </w:del>
    </w:p>
    <w:p w14:paraId="04AB2393" w14:textId="725C99B1" w:rsidR="008B3961" w:rsidRDefault="00D74028">
      <w:pPr>
        <w:spacing w:after="200" w:line="276" w:lineRule="auto"/>
        <w:ind w:left="720"/>
        <w:jc w:val="both"/>
        <w:rPr>
          <w:ins w:id="1222" w:author="Chuka Obi" w:date="2026-05-11T20:50:00Z" w16du:dateUtc="2026-05-11T19:50:00Z"/>
        </w:rPr>
      </w:pPr>
      <w:r w:rsidRPr="00837F81">
        <w:t>(b)</w:t>
      </w:r>
      <w:r w:rsidR="000A7786" w:rsidRPr="00837F81">
        <w:t xml:space="preserve">Upon </w:t>
      </w:r>
      <w:r w:rsidR="00DF4966" w:rsidRPr="00837F81">
        <w:t>F</w:t>
      </w:r>
      <w:r w:rsidR="000A7786" w:rsidRPr="00837F81">
        <w:t xml:space="preserve">inal </w:t>
      </w:r>
      <w:r w:rsidR="00DF4966" w:rsidRPr="00837F81">
        <w:t>P</w:t>
      </w:r>
      <w:r w:rsidR="000A7786" w:rsidRPr="00837F81">
        <w:t>ayment to the Contractor, the Owner shall have a non-exclusive, irrevocable, perpetual, royalty-free license to use and copy the Work Product solely for the purposes of operating, maintaining, and repairing the Facility at the Project Site. This license does not include the right to use the Work Product for any new construction or extensions by third parties without the Contractor’s prior written consent</w:t>
      </w:r>
      <w:r w:rsidRPr="00837F81">
        <w:t>.</w:t>
      </w:r>
    </w:p>
    <w:p w14:paraId="3F4A202F" w14:textId="77777777" w:rsidR="00FA4817" w:rsidRDefault="00FA4817" w:rsidP="00FA4817">
      <w:pPr>
        <w:pStyle w:val="font-claude-response-body"/>
        <w:ind w:left="720"/>
        <w:jc w:val="both"/>
        <w:rPr>
          <w:ins w:id="1223" w:author="Chuka Obi" w:date="2026-05-11T20:50:00Z" w16du:dateUtc="2026-05-11T19:50:00Z"/>
        </w:rPr>
        <w:pPrChange w:id="1224" w:author="Chuka Obi" w:date="2026-05-11T20:51:00Z" w16du:dateUtc="2026-05-11T19:51:00Z">
          <w:pPr>
            <w:pStyle w:val="font-claude-response-body"/>
          </w:pPr>
        </w:pPrChange>
      </w:pPr>
      <w:ins w:id="1225" w:author="Chuka Obi" w:date="2026-05-11T20:50:00Z" w16du:dateUtc="2026-05-11T19:50:00Z">
        <w:r>
          <w:t>The license granted under this Section 10.1(b) shall be transferable and assignable, without the Contractor's consent, to any successor in interest, purchaser, transferee, lessee or mortgagee of the Facility or of all or substantially all of the Owner's interest in the Facility, and to any lender providing financing secured against the Facility. The Owner may also sublicense the rights granted under this Section 10.1(b) to any operator, maintenance contractor or other service provider engaged by the Owner in connection with the operation, maintenance or repair of the Facility, subject to such party being bound by confidentiality obligations no less restrictive than those in Article 19.</w:t>
        </w:r>
      </w:ins>
    </w:p>
    <w:p w14:paraId="59DAD9DE" w14:textId="53102C99" w:rsidR="00FA4817" w:rsidRPr="00837F81" w:rsidDel="00FA4817" w:rsidRDefault="00FA4817">
      <w:pPr>
        <w:spacing w:after="200" w:line="276" w:lineRule="auto"/>
        <w:ind w:left="720"/>
        <w:jc w:val="both"/>
        <w:rPr>
          <w:del w:id="1226" w:author="Chuka Obi" w:date="2026-05-11T20:53:00Z" w16du:dateUtc="2026-05-11T19:53:00Z"/>
        </w:rPr>
      </w:pPr>
    </w:p>
    <w:p w14:paraId="348083B6" w14:textId="77777777" w:rsidR="008B3961" w:rsidRPr="00837F81" w:rsidRDefault="00D74028">
      <w:pPr>
        <w:pStyle w:val="Heading2"/>
      </w:pPr>
      <w:bookmarkStart w:id="1227" w:name="_Toc229430384"/>
      <w:r w:rsidRPr="00837F81">
        <w:t>10.2  Contractor’s Pre-Existing IP</w:t>
      </w:r>
      <w:bookmarkEnd w:id="1227"/>
    </w:p>
    <w:p w14:paraId="4149B7A1" w14:textId="225434DB" w:rsidR="008B3961" w:rsidRPr="00837F81" w:rsidRDefault="00D74028">
      <w:pPr>
        <w:spacing w:after="200" w:line="276" w:lineRule="auto"/>
        <w:ind w:left="720"/>
        <w:jc w:val="both"/>
      </w:pPr>
      <w:r w:rsidRPr="00837F81">
        <w:t>(a)</w:t>
      </w:r>
      <w:r w:rsidR="000D1BFD" w:rsidRPr="00837F81">
        <w:t xml:space="preserve"> The Contractor retains all right, title and interest in and to all Contractor Background IP. For the purposes of this Agreement, 'Contractor Background IP' includes all intellectual property owned, licensed, or developed by the Contractor prior to or independent of this Project, including but not limited to proprietary software, algorithms, processes, methodologies, templates, and know-how, as well as any improvements or modifications thereto made during the course of the Project</w:t>
      </w:r>
      <w:r w:rsidRPr="00837F81">
        <w:t>.</w:t>
      </w:r>
    </w:p>
    <w:p w14:paraId="44168583" w14:textId="0AE894FB" w:rsidR="008B3961" w:rsidRDefault="00D74028">
      <w:pPr>
        <w:spacing w:after="200" w:line="276" w:lineRule="auto"/>
        <w:ind w:left="720"/>
        <w:jc w:val="both"/>
        <w:rPr>
          <w:ins w:id="1228" w:author="Chuka Obi" w:date="2026-05-11T20:54:00Z" w16du:dateUtc="2026-05-11T19:54:00Z"/>
        </w:rPr>
      </w:pPr>
      <w:r w:rsidRPr="00837F81">
        <w:t>(b)</w:t>
      </w:r>
      <w:r w:rsidR="00843721" w:rsidRPr="00837F81">
        <w:t xml:space="preserve">Subject to final payment in full of all fees due to the Contractor, the Contractor hereby grants to the Owner a </w:t>
      </w:r>
      <w:del w:id="1229" w:author="Chuka Obi" w:date="2026-05-11T20:51:00Z" w16du:dateUtc="2026-05-11T19:51:00Z">
        <w:r w:rsidR="00843721" w:rsidRPr="00837F81" w:rsidDel="00FA4817">
          <w:delText xml:space="preserve">non-assignable, </w:delText>
        </w:r>
      </w:del>
      <w:r w:rsidR="00843721" w:rsidRPr="00837F81">
        <w:t>non-exclusive, royalty-free license</w:t>
      </w:r>
      <w:ins w:id="1230" w:author="Chuka Obi" w:date="2026-05-11T20:51:00Z" w16du:dateUtc="2026-05-11T19:51:00Z">
        <w:r w:rsidR="00FA4817">
          <w:t xml:space="preserve"> (assignable and sublicensable as set</w:t>
        </w:r>
      </w:ins>
      <w:ins w:id="1231" w:author="Chuka Obi" w:date="2026-05-11T20:52:00Z" w16du:dateUtc="2026-05-11T19:52:00Z">
        <w:r w:rsidR="00FA4817">
          <w:t xml:space="preserve"> forth in Section 10.2 (c)</w:t>
        </w:r>
      </w:ins>
      <w:ins w:id="1232" w:author="Chuka Obi" w:date="2026-05-11T21:32:00Z" w16du:dateUtc="2026-05-11T20:32:00Z">
        <w:r w:rsidR="00910776">
          <w:t>)</w:t>
        </w:r>
      </w:ins>
      <w:r w:rsidR="00843721" w:rsidRPr="00837F81">
        <w:t xml:space="preserve"> to use the Contractor Background IP solely to the extent it is embedded in the Work Product and exclusively for the operation, maintenance, and repair of the Facility. This license excludes </w:t>
      </w:r>
      <w:del w:id="1233" w:author="Chuka Obi" w:date="2026-05-11T20:52:00Z" w16du:dateUtc="2026-05-11T19:52:00Z">
        <w:r w:rsidR="00843721" w:rsidRPr="00837F81" w:rsidDel="00FA4817">
          <w:delText xml:space="preserve">the right to sublicense, </w:delText>
        </w:r>
      </w:del>
      <w:r w:rsidR="00843721" w:rsidRPr="00837F81">
        <w:t>reverse-engineer</w:t>
      </w:r>
      <w:ins w:id="1234" w:author="Chuka Obi" w:date="2026-05-11T20:52:00Z" w16du:dateUtc="2026-05-11T19:52:00Z">
        <w:r w:rsidR="00FA4817">
          <w:t>ing</w:t>
        </w:r>
      </w:ins>
      <w:del w:id="1235" w:author="Chuka Obi" w:date="2026-05-11T20:52:00Z" w16du:dateUtc="2026-05-11T19:52:00Z">
        <w:r w:rsidR="00843721" w:rsidRPr="00837F81" w:rsidDel="00FA4817">
          <w:delText>,</w:delText>
        </w:r>
      </w:del>
      <w:r w:rsidR="00843721" w:rsidRPr="00837F81">
        <w:t xml:space="preserve"> or use </w:t>
      </w:r>
      <w:ins w:id="1236" w:author="Chuka Obi" w:date="2026-05-11T21:32:00Z" w16du:dateUtc="2026-05-11T20:32:00Z">
        <w:r w:rsidR="00910776">
          <w:t xml:space="preserve">of </w:t>
        </w:r>
      </w:ins>
      <w:r w:rsidR="00843721" w:rsidRPr="00837F81">
        <w:t xml:space="preserve">the Contractor Background IP for any other </w:t>
      </w:r>
      <w:r w:rsidR="00EA5B2F" w:rsidRPr="00837F81">
        <w:t>F</w:t>
      </w:r>
      <w:r w:rsidR="00843721" w:rsidRPr="00837F81">
        <w:t>acility, or purpose without the Contractor’s prior written consent. The Owner shall maintain the confidentiality of any proprietary processes or software included in the Background IP</w:t>
      </w:r>
      <w:r w:rsidRPr="00837F81">
        <w:t>.</w:t>
      </w:r>
    </w:p>
    <w:p w14:paraId="4800F9CC" w14:textId="77777777" w:rsidR="00FA4817" w:rsidRDefault="00FA4817" w:rsidP="00FA4817">
      <w:pPr>
        <w:pStyle w:val="font-claude-response-body"/>
        <w:ind w:left="720"/>
        <w:jc w:val="both"/>
        <w:rPr>
          <w:ins w:id="1237" w:author="Chuka Obi" w:date="2026-05-11T20:54:00Z" w16du:dateUtc="2026-05-11T19:54:00Z"/>
        </w:rPr>
        <w:pPrChange w:id="1238" w:author="Chuka Obi" w:date="2026-05-11T20:54:00Z" w16du:dateUtc="2026-05-11T19:54:00Z">
          <w:pPr>
            <w:pStyle w:val="font-claude-response-body"/>
          </w:pPr>
        </w:pPrChange>
      </w:pPr>
      <w:ins w:id="1239" w:author="Chuka Obi" w:date="2026-05-11T20:54:00Z" w16du:dateUtc="2026-05-11T19:54:00Z">
        <w:r>
          <w:t>(c) Notwithstanding Section 10.2(b), the license granted under Section 10.2(b) shall:</w:t>
        </w:r>
      </w:ins>
    </w:p>
    <w:p w14:paraId="687BEE0F" w14:textId="77777777" w:rsidR="00FA4817" w:rsidRDefault="00FA4817" w:rsidP="00FA4817">
      <w:pPr>
        <w:pStyle w:val="font-claude-response-body"/>
        <w:ind w:left="720"/>
        <w:jc w:val="both"/>
        <w:rPr>
          <w:ins w:id="1240" w:author="Chuka Obi" w:date="2026-05-11T20:54:00Z" w16du:dateUtc="2026-05-11T19:54:00Z"/>
        </w:rPr>
        <w:pPrChange w:id="1241" w:author="Chuka Obi" w:date="2026-05-11T20:54:00Z" w16du:dateUtc="2026-05-11T19:54:00Z">
          <w:pPr>
            <w:pStyle w:val="font-claude-response-body"/>
          </w:pPr>
        </w:pPrChange>
      </w:pPr>
      <w:ins w:id="1242" w:author="Chuka Obi" w:date="2026-05-11T20:54:00Z" w16du:dateUtc="2026-05-11T19:54:00Z">
        <w:r>
          <w:lastRenderedPageBreak/>
          <w:t>(i) be transferable and assignable, without the Contractor's consent, to any successor in interest, purchaser, transferee, lessee or mortgagee of the Facility or of all or substantially all of the Owner's interest in the Facility, and to any lender providing financing secured against the Facility, in each case provided that such assignee or transferee agrees in writing to be bound by the confidentiality and use restrictions in this Section 10.2; and</w:t>
        </w:r>
      </w:ins>
    </w:p>
    <w:p w14:paraId="7568A550" w14:textId="77777777" w:rsidR="00FA4817" w:rsidRDefault="00FA4817" w:rsidP="00FA4817">
      <w:pPr>
        <w:pStyle w:val="font-claude-response-body"/>
        <w:ind w:left="720"/>
        <w:jc w:val="both"/>
        <w:rPr>
          <w:ins w:id="1243" w:author="Chuka Obi" w:date="2026-05-11T20:54:00Z" w16du:dateUtc="2026-05-11T19:54:00Z"/>
        </w:rPr>
        <w:pPrChange w:id="1244" w:author="Chuka Obi" w:date="2026-05-11T20:54:00Z" w16du:dateUtc="2026-05-11T19:54:00Z">
          <w:pPr>
            <w:pStyle w:val="font-claude-response-body"/>
          </w:pPr>
        </w:pPrChange>
      </w:pPr>
      <w:ins w:id="1245" w:author="Chuka Obi" w:date="2026-05-11T20:54:00Z" w16du:dateUtc="2026-05-11T19:54:00Z">
        <w:r>
          <w:t>(ii) be sublicensable by the Owner to any operator, maintenance contractor or other service provider engaged by the Owner in connection with the operation, maintenance or repair of the Facility, in each case subject to such sublicensee being bound by confidentiality obligations no less restrictive than those in Article 19 and using the Background IP solely for the operation, maintenance and repair of the Facility.</w:t>
        </w:r>
      </w:ins>
    </w:p>
    <w:p w14:paraId="5AE6A887" w14:textId="77777777" w:rsidR="00FA4817" w:rsidRPr="00837F81" w:rsidRDefault="00FA4817">
      <w:pPr>
        <w:spacing w:after="200" w:line="276" w:lineRule="auto"/>
        <w:ind w:left="720"/>
        <w:jc w:val="both"/>
      </w:pPr>
    </w:p>
    <w:p w14:paraId="2F0CCD41" w14:textId="77777777" w:rsidR="008B3961" w:rsidRPr="00837F81" w:rsidRDefault="00D74028">
      <w:pPr>
        <w:pStyle w:val="Heading2"/>
      </w:pPr>
      <w:bookmarkStart w:id="1246" w:name="_Toc229430385"/>
      <w:r w:rsidRPr="00837F81">
        <w:t>10.3  Documentation Deliverables</w:t>
      </w:r>
      <w:bookmarkEnd w:id="1246"/>
    </w:p>
    <w:p w14:paraId="192B0836" w14:textId="77777777" w:rsidR="008B3961" w:rsidRPr="00837F81" w:rsidRDefault="00D74028">
      <w:pPr>
        <w:spacing w:after="200" w:line="276" w:lineRule="auto"/>
        <w:ind w:left="720"/>
        <w:jc w:val="both"/>
      </w:pPr>
      <w:r w:rsidRPr="00837F81">
        <w:t>The Contractor shall deliver to the Owner, no later than Substantial Completion (unless otherwise specified), all documentation required under this Agreement, including: (a) as-built drawings; (b) operation and maintenance manuals; (c) equipment data sheets; (d) vendor warranties and certificates; (e) material test reports; (f) spare parts catalogues; and (g) all other documentation specified in Schedule A-1.</w:t>
      </w:r>
    </w:p>
    <w:p w14:paraId="22E6D20A" w14:textId="77777777" w:rsidR="008B3961" w:rsidRPr="00837F81" w:rsidRDefault="00D74028">
      <w:r w:rsidRPr="00837F81">
        <w:br w:type="page"/>
      </w:r>
    </w:p>
    <w:p w14:paraId="0C149BFC" w14:textId="2B3247DC" w:rsidR="008B3961" w:rsidRPr="00837F81" w:rsidRDefault="00FE2B59">
      <w:pPr>
        <w:pStyle w:val="Heading1"/>
      </w:pPr>
      <w:bookmarkStart w:id="1247" w:name="_Toc229430386"/>
      <w:r w:rsidRPr="00837F81">
        <w:lastRenderedPageBreak/>
        <w:t>11. COMPLETION</w:t>
      </w:r>
      <w:bookmarkEnd w:id="1247"/>
    </w:p>
    <w:p w14:paraId="0DB0B791" w14:textId="77777777" w:rsidR="008B3961" w:rsidRPr="00837F81" w:rsidRDefault="00D74028">
      <w:pPr>
        <w:pStyle w:val="Heading2"/>
      </w:pPr>
      <w:bookmarkStart w:id="1248" w:name="_Toc229430387"/>
      <w:r w:rsidRPr="00837F81">
        <w:t>11.1  Ready for Start-Up (RFSU)</w:t>
      </w:r>
      <w:bookmarkEnd w:id="1248"/>
    </w:p>
    <w:p w14:paraId="4F7EDED0" w14:textId="1761FE1F" w:rsidR="008B3961" w:rsidRPr="00837F81" w:rsidRDefault="00D74028">
      <w:pPr>
        <w:spacing w:after="200" w:line="276" w:lineRule="auto"/>
        <w:ind w:left="720"/>
        <w:jc w:val="both"/>
      </w:pPr>
      <w:r w:rsidRPr="00837F81">
        <w:t>(a) The Contractor shall give the Owner at leas</w:t>
      </w:r>
      <w:r w:rsidRPr="00F85963">
        <w:t xml:space="preserve">t </w:t>
      </w:r>
      <w:r w:rsidR="004C72AB" w:rsidRPr="00703CA9">
        <w:t>thirty (3</w:t>
      </w:r>
      <w:r w:rsidRPr="00703CA9">
        <w:t>0)</w:t>
      </w:r>
      <w:r w:rsidRPr="00F85963">
        <w:t xml:space="preserve"> Days</w:t>
      </w:r>
      <w:r w:rsidRPr="00837F81">
        <w:t xml:space="preserve"> prior written notice of the expected date of RFSU. At such time as RFSU is achieved, the Contractor shall issue an RFSU Completion Certificate certifying that </w:t>
      </w:r>
      <w:r w:rsidR="00EC31BA" w:rsidRPr="00837F81">
        <w:t>M</w:t>
      </w:r>
      <w:r w:rsidRPr="00837F81">
        <w:t xml:space="preserve">echanical </w:t>
      </w:r>
      <w:r w:rsidR="00EC31BA" w:rsidRPr="00837F81">
        <w:t>C</w:t>
      </w:r>
      <w:r w:rsidRPr="00837F81">
        <w:t>ompletion</w:t>
      </w:r>
      <w:r w:rsidR="00EC31BA" w:rsidRPr="00837F81">
        <w:t xml:space="preserve"> has occurred a</w:t>
      </w:r>
      <w:r w:rsidRPr="00837F81">
        <w:t>nd the Facility is ready for</w:t>
      </w:r>
      <w:r w:rsidR="00EC31BA" w:rsidRPr="00837F81">
        <w:t xml:space="preserve"> </w:t>
      </w:r>
      <w:r w:rsidR="004C72AB" w:rsidRPr="00837F81">
        <w:t xml:space="preserve">Performance Test and </w:t>
      </w:r>
      <w:r w:rsidR="00EC31BA" w:rsidRPr="00837F81">
        <w:t xml:space="preserve">Commissioning. </w:t>
      </w:r>
    </w:p>
    <w:p w14:paraId="5136A0B0" w14:textId="3C8BECD9" w:rsidR="008B3961" w:rsidRPr="00837F81" w:rsidRDefault="00D74028">
      <w:pPr>
        <w:spacing w:after="200" w:line="276" w:lineRule="auto"/>
        <w:ind w:left="720"/>
        <w:jc w:val="both"/>
      </w:pPr>
      <w:r w:rsidRPr="00837F81">
        <w:t>(b) The Owner shall review the RFSU Completion Certificate and either accept it or provide the Contractor with written comments within five (5) Business Days. Upon acceptance, the Owner shall arrange for the delivery of feedstock in accordance with Section 4.4.</w:t>
      </w:r>
    </w:p>
    <w:p w14:paraId="37BF5296" w14:textId="77777777" w:rsidR="008B3961" w:rsidRPr="00837F81" w:rsidRDefault="00D74028">
      <w:pPr>
        <w:pStyle w:val="Heading2"/>
      </w:pPr>
      <w:bookmarkStart w:id="1249" w:name="_Toc229430388"/>
      <w:r w:rsidRPr="00837F81">
        <w:t>11.2  Substantial Completion</w:t>
      </w:r>
      <w:bookmarkEnd w:id="1249"/>
    </w:p>
    <w:p w14:paraId="41D00561" w14:textId="09D1C222" w:rsidR="008B3961" w:rsidRPr="00837F81" w:rsidRDefault="00D74028">
      <w:pPr>
        <w:spacing w:after="200" w:line="276" w:lineRule="auto"/>
        <w:ind w:left="720"/>
        <w:jc w:val="both"/>
      </w:pPr>
      <w:r w:rsidRPr="00837F81">
        <w:t xml:space="preserve">Substantial Completion shall </w:t>
      </w:r>
      <w:r w:rsidR="00EC31BA" w:rsidRPr="00837F81">
        <w:t xml:space="preserve">occur </w:t>
      </w:r>
      <w:r w:rsidRPr="00837F81">
        <w:t>when all of the following requirements have been satisfied:</w:t>
      </w:r>
    </w:p>
    <w:p w14:paraId="646B3F9D" w14:textId="4F114CA5" w:rsidR="008B3961" w:rsidRPr="00837F81" w:rsidRDefault="00D74028">
      <w:pPr>
        <w:spacing w:after="200" w:line="276" w:lineRule="auto"/>
        <w:ind w:left="720"/>
        <w:jc w:val="both"/>
      </w:pPr>
      <w:r w:rsidRPr="00837F81">
        <w:t xml:space="preserve">(a) The Facility has been constructed, installed and </w:t>
      </w:r>
      <w:r w:rsidR="00EC31BA" w:rsidRPr="00837F81">
        <w:t>C</w:t>
      </w:r>
      <w:r w:rsidRPr="00837F81">
        <w:t>ommissioned in accordance with this Agreement;</w:t>
      </w:r>
    </w:p>
    <w:p w14:paraId="01746107" w14:textId="77777777" w:rsidR="008B3961" w:rsidRPr="00837F81" w:rsidRDefault="00D74028">
      <w:pPr>
        <w:spacing w:after="200" w:line="276" w:lineRule="auto"/>
        <w:ind w:left="720"/>
        <w:jc w:val="both"/>
      </w:pPr>
      <w:r w:rsidRPr="00837F81">
        <w:t>(b) The Performance Test has been successfully completed and the Facility has demonstrated that it meets the Minimum Acceptance Criteria;</w:t>
      </w:r>
    </w:p>
    <w:p w14:paraId="68BAE7BD" w14:textId="77777777" w:rsidR="008B3961" w:rsidRPr="00837F81" w:rsidRDefault="00D74028">
      <w:pPr>
        <w:spacing w:after="200" w:line="276" w:lineRule="auto"/>
        <w:ind w:left="720"/>
        <w:jc w:val="both"/>
      </w:pPr>
      <w:r w:rsidRPr="00837F81">
        <w:t>(c) All required Governmental Authorizations for operation of the Facility have been obtained (to the extent they are the responsibility of the Contractor);</w:t>
      </w:r>
    </w:p>
    <w:p w14:paraId="65591F37" w14:textId="759E7F86" w:rsidR="008B3961" w:rsidRPr="00837F81" w:rsidRDefault="00D74028">
      <w:pPr>
        <w:spacing w:after="200" w:line="276" w:lineRule="auto"/>
        <w:ind w:left="720"/>
        <w:jc w:val="both"/>
      </w:pPr>
      <w:r w:rsidRPr="00837F81">
        <w:t>(d) All required documentation has been delivered to the Owner, including as-built drawings and operation and maintenance manuals;</w:t>
      </w:r>
      <w:r w:rsidR="00F8145C">
        <w:t xml:space="preserve"> and</w:t>
      </w:r>
    </w:p>
    <w:p w14:paraId="05903F43" w14:textId="05F6719C" w:rsidR="008B3961" w:rsidRDefault="00D74028">
      <w:pPr>
        <w:spacing w:after="200" w:line="276" w:lineRule="auto"/>
        <w:ind w:left="720"/>
        <w:jc w:val="both"/>
        <w:rPr>
          <w:ins w:id="1250" w:author="Chuka Obi" w:date="2026-05-11T19:28:00Z" w16du:dateUtc="2026-05-11T18:28:00Z"/>
        </w:rPr>
      </w:pPr>
      <w:r w:rsidRPr="00837F81">
        <w:t>(</w:t>
      </w:r>
      <w:ins w:id="1251" w:author="Chuka Obi" w:date="2026-05-11T19:28:00Z" w16du:dateUtc="2026-05-11T18:28:00Z">
        <w:r w:rsidR="0011559C">
          <w:t>e</w:t>
        </w:r>
      </w:ins>
      <w:del w:id="1252" w:author="Chuka Obi" w:date="2026-05-11T19:28:00Z" w16du:dateUtc="2026-05-11T18:28:00Z">
        <w:r w:rsidRPr="00837F81" w:rsidDel="0011559C">
          <w:delText>g</w:delText>
        </w:r>
      </w:del>
      <w:r w:rsidRPr="00837F81">
        <w:t>) The Contractor has delivered the Substantial Completion Certificate and the Owner has</w:t>
      </w:r>
      <w:r w:rsidR="00EC31BA" w:rsidRPr="00837F81">
        <w:t xml:space="preserve"> issued the Acceptance Certificate.</w:t>
      </w:r>
    </w:p>
    <w:p w14:paraId="4EE9E5A4" w14:textId="117D2320" w:rsidR="0011559C" w:rsidRPr="00837F81" w:rsidRDefault="0011559C">
      <w:pPr>
        <w:spacing w:after="200" w:line="276" w:lineRule="auto"/>
        <w:ind w:left="720"/>
        <w:jc w:val="both"/>
      </w:pPr>
      <w:ins w:id="1253" w:author="Chuka Obi" w:date="2026-05-11T19:28:00Z" w16du:dateUtc="2026-05-11T18:28:00Z">
        <w:r>
          <w:t>Issuance of the Substantial Completion Certificate or the Acceptance Certificate (whether actual or deemed) shall not waive, release or discharge any obligation of the Contractor that is expressed to survive Substantial Completion, including without limitation Defect Correction obligations under Article 12, Punchlist obligations under Section 11.4, Warranty obligations under Article 12, the indemnities under Article 16, and the Carve-Outs in Section 17.1(b).</w:t>
        </w:r>
      </w:ins>
    </w:p>
    <w:p w14:paraId="09D7943B" w14:textId="77777777" w:rsidR="008B3961" w:rsidRPr="00837F81" w:rsidRDefault="00D74028">
      <w:pPr>
        <w:pStyle w:val="Heading2"/>
      </w:pPr>
      <w:bookmarkStart w:id="1254" w:name="_Toc229430389"/>
      <w:r w:rsidRPr="00837F81">
        <w:t>11.3  Performance Test</w:t>
      </w:r>
      <w:bookmarkEnd w:id="1254"/>
    </w:p>
    <w:p w14:paraId="2E5E5953" w14:textId="77777777" w:rsidR="008B3961" w:rsidRPr="00837F81" w:rsidRDefault="00D74028">
      <w:pPr>
        <w:spacing w:after="200" w:line="276" w:lineRule="auto"/>
        <w:ind w:left="720"/>
        <w:jc w:val="both"/>
      </w:pPr>
      <w:r w:rsidRPr="00837F81">
        <w:lastRenderedPageBreak/>
        <w:t>(a) The Performance Test shall be conducted in accordance with the procedures set forth in Schedule A-3. The Performance Test shall demonstrate that the Facility meets the Performance Guarantee under the conditions specified in Schedule A-3.</w:t>
      </w:r>
    </w:p>
    <w:p w14:paraId="72B2A75C" w14:textId="4B133A0A" w:rsidR="004C72AB" w:rsidRPr="00837F81" w:rsidRDefault="004C72AB">
      <w:pPr>
        <w:spacing w:after="200" w:line="276" w:lineRule="auto"/>
        <w:ind w:left="720"/>
        <w:jc w:val="both"/>
      </w:pPr>
      <w:r w:rsidRPr="00837F81">
        <w:t>(b) The Contractor shall submit to the Owner, not less than ten (10) days before the date the Contractor intends to commence the Performance Test, a detailed test programme showing the intended timing and resources required for these tests.</w:t>
      </w:r>
    </w:p>
    <w:p w14:paraId="7495A056" w14:textId="77777777" w:rsidR="008B3961" w:rsidRPr="00837F81" w:rsidRDefault="00D74028">
      <w:pPr>
        <w:spacing w:after="200" w:line="276" w:lineRule="auto"/>
        <w:ind w:left="720"/>
        <w:jc w:val="both"/>
      </w:pPr>
      <w:r w:rsidRPr="00837F81">
        <w:t>(b) If the Facility fails to achieve the Performance Guarantee during the Performance Test, the Contractor shall, at its own cost, make such modifications, adjustments and repairs as are necessary and shall repeat the Performance Test. The Contractor shall have</w:t>
      </w:r>
      <w:r w:rsidRPr="00703CA9">
        <w:t xml:space="preserve"> three (3)</w:t>
      </w:r>
      <w:r w:rsidRPr="00837F81">
        <w:t xml:space="preserve"> opportunities to pass the Performance Test.</w:t>
      </w:r>
    </w:p>
    <w:p w14:paraId="2B35059E" w14:textId="77777777" w:rsidR="008B3961" w:rsidRPr="00837F81" w:rsidRDefault="00D74028">
      <w:pPr>
        <w:spacing w:after="200" w:line="276" w:lineRule="auto"/>
        <w:ind w:left="720"/>
        <w:jc w:val="both"/>
      </w:pPr>
      <w:r w:rsidRPr="00837F81">
        <w:t>(c) If the Facility achieves the Minimum Acceptance Criteria but does not achieve the full Performance Guarantee, Substantial Completion may be declared subject to the payment of Performance Liquidated Damages in accordance with Article 13.</w:t>
      </w:r>
    </w:p>
    <w:p w14:paraId="5CF1E3F1" w14:textId="77777777" w:rsidR="004C72AB" w:rsidRPr="00837F81" w:rsidRDefault="00D74028">
      <w:pPr>
        <w:spacing w:after="200" w:line="276" w:lineRule="auto"/>
        <w:ind w:left="720"/>
        <w:jc w:val="both"/>
      </w:pPr>
      <w:r w:rsidRPr="00837F81">
        <w:t>(d) If the Facility fails to achieve the Minimum Acceptance Criteria after</w:t>
      </w:r>
      <w:r w:rsidRPr="00703CA9">
        <w:t xml:space="preserve"> three (3) </w:t>
      </w:r>
      <w:r w:rsidRPr="00837F81">
        <w:t>Performance Test attempts, the Owner may, at its sole option:</w:t>
      </w:r>
    </w:p>
    <w:p w14:paraId="34CB27EC" w14:textId="00332B5C" w:rsidR="004C72AB" w:rsidRPr="00837F81" w:rsidRDefault="00D74028">
      <w:pPr>
        <w:spacing w:after="200" w:line="276" w:lineRule="auto"/>
        <w:ind w:left="720"/>
        <w:jc w:val="both"/>
      </w:pPr>
      <w:r w:rsidRPr="00837F81">
        <w:t xml:space="preserve"> (i) reject the Facility and terminate this Agreement for Contractor </w:t>
      </w:r>
      <w:r w:rsidR="004C72AB" w:rsidRPr="00837F81">
        <w:t>D</w:t>
      </w:r>
      <w:r w:rsidRPr="00837F81">
        <w:t>efault in accordance with Section 15.3;</w:t>
      </w:r>
      <w:r w:rsidR="004C72AB" w:rsidRPr="00837F81">
        <w:t xml:space="preserve"> or</w:t>
      </w:r>
    </w:p>
    <w:p w14:paraId="1C71A15D" w14:textId="64C36801" w:rsidR="004C72AB" w:rsidRPr="00837F81" w:rsidRDefault="00D74028">
      <w:pPr>
        <w:spacing w:after="200" w:line="276" w:lineRule="auto"/>
        <w:ind w:left="720"/>
        <w:jc w:val="both"/>
      </w:pPr>
      <w:r w:rsidRPr="00837F81">
        <w:t>(ii) accept the Facility subject to agreed Performance Liquidated Damages, as may be negotiated); or</w:t>
      </w:r>
    </w:p>
    <w:p w14:paraId="2C255A56" w14:textId="3779DA30" w:rsidR="008B3961" w:rsidRPr="00837F81" w:rsidRDefault="00D74028">
      <w:pPr>
        <w:spacing w:after="200" w:line="276" w:lineRule="auto"/>
        <w:ind w:left="720"/>
        <w:jc w:val="both"/>
      </w:pPr>
      <w:r w:rsidRPr="00837F81">
        <w:t>(iii) require the Contractor to undertake further remedial measures at its own cost within a timeframe specified by the Owner, failing which the Owner may exercise its rights under sub-paragraph (i) or (ii) above.</w:t>
      </w:r>
    </w:p>
    <w:p w14:paraId="5B63496C" w14:textId="4FB8FC9B" w:rsidR="00555240" w:rsidRPr="00837F81" w:rsidRDefault="00555240">
      <w:pPr>
        <w:spacing w:after="200" w:line="276" w:lineRule="auto"/>
        <w:ind w:left="720"/>
        <w:jc w:val="both"/>
      </w:pPr>
      <w:r w:rsidRPr="00837F81">
        <w:t xml:space="preserve">(e) The Contractor shall not be liable to pay </w:t>
      </w:r>
      <w:r w:rsidR="004C72AB" w:rsidRPr="00837F81">
        <w:t>P</w:t>
      </w:r>
      <w:r w:rsidRPr="00837F81">
        <w:t xml:space="preserve">erformance </w:t>
      </w:r>
      <w:r w:rsidR="004C72AB" w:rsidRPr="00837F81">
        <w:t>L</w:t>
      </w:r>
      <w:r w:rsidRPr="00837F81">
        <w:t xml:space="preserve">iquidated </w:t>
      </w:r>
      <w:r w:rsidR="004C72AB" w:rsidRPr="00837F81">
        <w:t>D</w:t>
      </w:r>
      <w:r w:rsidRPr="00837F81">
        <w:t xml:space="preserve">amages, nor be deemed in breach of contract, if the </w:t>
      </w:r>
      <w:r w:rsidR="004C72AB" w:rsidRPr="00837F81">
        <w:t>F</w:t>
      </w:r>
      <w:r w:rsidRPr="00837F81">
        <w:t xml:space="preserve">acility fails to achieve the </w:t>
      </w:r>
      <w:r w:rsidR="004C72AB" w:rsidRPr="00837F81">
        <w:t>M</w:t>
      </w:r>
      <w:r w:rsidRPr="00837F81">
        <w:t xml:space="preserve">inimum </w:t>
      </w:r>
      <w:r w:rsidR="004C72AB" w:rsidRPr="00837F81">
        <w:t>A</w:t>
      </w:r>
      <w:r w:rsidR="008B7899" w:rsidRPr="00837F81">
        <w:t xml:space="preserve">cceptance </w:t>
      </w:r>
      <w:r w:rsidR="004C72AB" w:rsidRPr="00837F81">
        <w:t>C</w:t>
      </w:r>
      <w:r w:rsidRPr="00837F81">
        <w:t>riteria, to the extent that such failure is directly caused by a deviation in the actual feed gas composition from the Initial Feed Gas Composition specification provided by the Owner</w:t>
      </w:r>
      <w:r w:rsidR="00AC7469" w:rsidRPr="00837F81">
        <w:t xml:space="preserve"> in the schedule of this </w:t>
      </w:r>
      <w:r w:rsidR="004C72AB" w:rsidRPr="00837F81">
        <w:t>A</w:t>
      </w:r>
      <w:r w:rsidR="00AC7469" w:rsidRPr="00837F81">
        <w:t>greement</w:t>
      </w:r>
      <w:r w:rsidRPr="00837F81">
        <w:t>.</w:t>
      </w:r>
    </w:p>
    <w:p w14:paraId="3E7170D0" w14:textId="26A78481" w:rsidR="004C72AB" w:rsidRPr="00837F81" w:rsidRDefault="004C72AB">
      <w:pPr>
        <w:spacing w:after="200" w:line="276" w:lineRule="auto"/>
        <w:ind w:left="720"/>
        <w:jc w:val="both"/>
      </w:pPr>
      <w:r w:rsidRPr="00837F81">
        <w:t>(f) Any product produced by, and any revenue or other benefit resulting from, trial operation under this Section shall be the property of the Owner.</w:t>
      </w:r>
    </w:p>
    <w:p w14:paraId="30076A36" w14:textId="77777777" w:rsidR="008B3961" w:rsidRPr="00837F81" w:rsidRDefault="00D74028">
      <w:pPr>
        <w:pStyle w:val="Heading2"/>
      </w:pPr>
      <w:bookmarkStart w:id="1255" w:name="_Toc229430390"/>
      <w:r w:rsidRPr="00837F81">
        <w:t>11.4  Punchlist</w:t>
      </w:r>
      <w:bookmarkEnd w:id="1255"/>
    </w:p>
    <w:p w14:paraId="278272B5" w14:textId="77777777" w:rsidR="008B3961" w:rsidRPr="00837F81" w:rsidRDefault="00D74028">
      <w:pPr>
        <w:spacing w:after="200" w:line="276" w:lineRule="auto"/>
        <w:ind w:left="720"/>
        <w:jc w:val="both"/>
      </w:pPr>
      <w:r w:rsidRPr="00837F81">
        <w:t xml:space="preserve">(a) Prior to Substantial Completion, the Parties shall jointly prepare a Punchlist of minor items remaining to be completed or corrected. No item shall be included on the Punchlist </w:t>
      </w:r>
      <w:r w:rsidRPr="00837F81">
        <w:lastRenderedPageBreak/>
        <w:t>if it materially affects the safe operation of the Facility or its ability to meet the Minimum Acceptance Criteria.</w:t>
      </w:r>
    </w:p>
    <w:p w14:paraId="52776278" w14:textId="01A335A5" w:rsidR="008B3961" w:rsidRPr="00837F81" w:rsidRDefault="00D74028">
      <w:pPr>
        <w:spacing w:after="200" w:line="276" w:lineRule="auto"/>
        <w:ind w:left="720"/>
        <w:jc w:val="both"/>
      </w:pPr>
      <w:r w:rsidRPr="00837F81">
        <w:t xml:space="preserve">(b) The Contractor shall complete all Punchlist items within </w:t>
      </w:r>
      <w:r w:rsidR="004C72AB" w:rsidRPr="00703CA9">
        <w:t xml:space="preserve">thirty </w:t>
      </w:r>
      <w:r w:rsidRPr="00703CA9">
        <w:t>(</w:t>
      </w:r>
      <w:r w:rsidR="004C72AB" w:rsidRPr="00703CA9">
        <w:t>3</w:t>
      </w:r>
      <w:r w:rsidRPr="00703CA9">
        <w:t>0) Days</w:t>
      </w:r>
      <w:r w:rsidRPr="00837F81">
        <w:t xml:space="preserve"> after Substantial Completion (or such other period as may be agreed by the Parties).</w:t>
      </w:r>
    </w:p>
    <w:p w14:paraId="23AFFBFB" w14:textId="77777777" w:rsidR="004C72AB" w:rsidRPr="00837F81" w:rsidRDefault="004C72AB">
      <w:pPr>
        <w:spacing w:after="200" w:line="276" w:lineRule="auto"/>
        <w:ind w:left="720"/>
        <w:jc w:val="both"/>
      </w:pPr>
    </w:p>
    <w:p w14:paraId="2C9C98DE" w14:textId="77777777" w:rsidR="004C72AB" w:rsidRPr="00837F81" w:rsidRDefault="004C72AB">
      <w:pPr>
        <w:spacing w:after="200" w:line="276" w:lineRule="auto"/>
        <w:ind w:left="720"/>
        <w:jc w:val="both"/>
      </w:pPr>
    </w:p>
    <w:p w14:paraId="490971D5" w14:textId="77777777" w:rsidR="008B3961" w:rsidRPr="00837F81" w:rsidRDefault="00D74028">
      <w:pPr>
        <w:pStyle w:val="Heading2"/>
      </w:pPr>
      <w:bookmarkStart w:id="1256" w:name="_Toc229430391"/>
      <w:r w:rsidRPr="00837F81">
        <w:t>11.5  Final Completion</w:t>
      </w:r>
      <w:bookmarkEnd w:id="1256"/>
    </w:p>
    <w:p w14:paraId="0A60C2DC" w14:textId="77777777" w:rsidR="008B3961" w:rsidRPr="00837F81" w:rsidRDefault="00D74028">
      <w:pPr>
        <w:spacing w:after="200" w:line="276" w:lineRule="auto"/>
        <w:ind w:left="720"/>
        <w:jc w:val="both"/>
      </w:pPr>
      <w:r w:rsidRPr="00837F81">
        <w:t>Final Completion shall be deemed to have occurred when:</w:t>
      </w:r>
    </w:p>
    <w:p w14:paraId="3D203A87" w14:textId="77777777" w:rsidR="008B3961" w:rsidRPr="00837F81" w:rsidRDefault="00D74028">
      <w:pPr>
        <w:spacing w:after="200" w:line="276" w:lineRule="auto"/>
        <w:ind w:left="720"/>
        <w:jc w:val="both"/>
      </w:pPr>
      <w:r w:rsidRPr="00837F81">
        <w:t>(a) All Punchlist items have been completed to the Owner’s reasonable satisfaction;</w:t>
      </w:r>
    </w:p>
    <w:p w14:paraId="18722742" w14:textId="77777777" w:rsidR="008B3961" w:rsidRPr="00837F81" w:rsidRDefault="00D74028">
      <w:pPr>
        <w:spacing w:after="200" w:line="276" w:lineRule="auto"/>
        <w:ind w:left="720"/>
        <w:jc w:val="both"/>
      </w:pPr>
      <w:r w:rsidRPr="00837F81">
        <w:t>(b) All remaining deliverables and documentation have been provided;</w:t>
      </w:r>
    </w:p>
    <w:p w14:paraId="6E58DD20" w14:textId="77777777" w:rsidR="008B3961" w:rsidRPr="00837F81" w:rsidRDefault="00D74028">
      <w:pPr>
        <w:spacing w:after="200" w:line="276" w:lineRule="auto"/>
        <w:ind w:left="720"/>
        <w:jc w:val="both"/>
      </w:pPr>
      <w:r w:rsidRPr="00837F81">
        <w:t>(c) The Site has been cleaned up in accordance with Section 3.11;</w:t>
      </w:r>
    </w:p>
    <w:p w14:paraId="6227FFC5" w14:textId="292F67D2" w:rsidR="008B3961" w:rsidRPr="00837F81" w:rsidRDefault="00D74028">
      <w:pPr>
        <w:spacing w:after="200" w:line="276" w:lineRule="auto"/>
        <w:ind w:left="720"/>
        <w:jc w:val="both"/>
      </w:pPr>
      <w:r w:rsidRPr="00837F81">
        <w:t xml:space="preserve">(d) All Contractor </w:t>
      </w:r>
      <w:r w:rsidR="006C60B6" w:rsidRPr="00837F81">
        <w:t>E</w:t>
      </w:r>
      <w:r w:rsidRPr="00837F81">
        <w:t xml:space="preserve">quipment and </w:t>
      </w:r>
      <w:r w:rsidR="006C60B6" w:rsidRPr="00837F81">
        <w:t>T</w:t>
      </w:r>
      <w:r w:rsidRPr="00837F81">
        <w:t xml:space="preserve">emporary </w:t>
      </w:r>
      <w:r w:rsidR="006C60B6" w:rsidRPr="00837F81">
        <w:t xml:space="preserve">Works </w:t>
      </w:r>
      <w:r w:rsidRPr="00837F81">
        <w:t>have been removed from the Site; and</w:t>
      </w:r>
    </w:p>
    <w:p w14:paraId="338C1F07" w14:textId="77777777" w:rsidR="008B3961" w:rsidRDefault="00D74028">
      <w:pPr>
        <w:spacing w:after="200" w:line="276" w:lineRule="auto"/>
        <w:ind w:left="720"/>
        <w:jc w:val="both"/>
        <w:rPr>
          <w:ins w:id="1257" w:author="Chuka Obi" w:date="2026-05-11T19:28:00Z" w16du:dateUtc="2026-05-11T18:28:00Z"/>
        </w:rPr>
      </w:pPr>
      <w:r w:rsidRPr="00837F81">
        <w:t>(e) The Contractor has submitted and the Owner has accepted the Final Completion Certificate.</w:t>
      </w:r>
    </w:p>
    <w:p w14:paraId="091C2137" w14:textId="263651E9" w:rsidR="0011559C" w:rsidRPr="00837F81" w:rsidRDefault="0011559C">
      <w:pPr>
        <w:spacing w:after="200" w:line="276" w:lineRule="auto"/>
        <w:ind w:left="720"/>
        <w:jc w:val="both"/>
      </w:pPr>
      <w:ins w:id="1258" w:author="Chuka Obi" w:date="2026-05-11T19:28:00Z" w16du:dateUtc="2026-05-11T18:28:00Z">
        <w:r>
          <w:t>Issuance of the Final Completion Certificate (whether actual or deemed) shall not waive, release or discharge any obligation of the Contractor that is expressed to survive Final Completion, including without limitation the indemnities under Article 16, the Warranty obligations under Article 12 (to the extent any Warranty period extends beyond Final Completion), the confidentiality obligations under Article 19, and the Carve-Outs in Section 17.1(b).</w:t>
        </w:r>
      </w:ins>
    </w:p>
    <w:p w14:paraId="218F300E" w14:textId="77777777" w:rsidR="008B3961" w:rsidRPr="00837F81" w:rsidRDefault="00D74028">
      <w:pPr>
        <w:pStyle w:val="Heading2"/>
      </w:pPr>
      <w:bookmarkStart w:id="1259" w:name="_Toc229430392"/>
      <w:r w:rsidRPr="00837F81">
        <w:t>11.6  Consequences of Failure to Achieve Substantial Completion</w:t>
      </w:r>
      <w:bookmarkEnd w:id="1259"/>
    </w:p>
    <w:p w14:paraId="0D333AC4" w14:textId="1AAEA321" w:rsidR="008B3961" w:rsidRPr="00837F81" w:rsidRDefault="00D74028">
      <w:pPr>
        <w:spacing w:after="200" w:line="276" w:lineRule="auto"/>
        <w:ind w:left="720"/>
        <w:jc w:val="both"/>
      </w:pPr>
      <w:r w:rsidRPr="00837F81">
        <w:t xml:space="preserve">If the Contractor fails to achieve Substantial Completion by the Guaranteed Substantial Completion Date (as may be extended by Change Orders), the Contractor shall be liable for Delay Liquidated Damages in accordance with </w:t>
      </w:r>
      <w:r w:rsidR="006C60B6" w:rsidRPr="00837F81">
        <w:t xml:space="preserve">Section </w:t>
      </w:r>
      <w:r w:rsidRPr="00837F81">
        <w:t>13.</w:t>
      </w:r>
    </w:p>
    <w:p w14:paraId="01623518" w14:textId="4F129590" w:rsidR="008B3961" w:rsidRPr="00837F81" w:rsidRDefault="00D74028">
      <w:pPr>
        <w:pStyle w:val="Heading2"/>
      </w:pPr>
      <w:bookmarkStart w:id="1260" w:name="_Toc229430393"/>
      <w:r w:rsidRPr="00837F81">
        <w:t>11.7  Owner’s Right to Use</w:t>
      </w:r>
      <w:bookmarkEnd w:id="1260"/>
    </w:p>
    <w:p w14:paraId="2F9B7C90" w14:textId="38B4F989" w:rsidR="008B3961" w:rsidRPr="00837F81" w:rsidRDefault="00D74028">
      <w:pPr>
        <w:spacing w:after="200" w:line="276" w:lineRule="auto"/>
        <w:ind w:left="720"/>
        <w:jc w:val="both"/>
      </w:pPr>
      <w:r w:rsidRPr="00837F81">
        <w:t>Notwithstanding anything to the contrary, the Owner shall have the right to operate and use the Facility from and after Substantial Completion, and such operation and use shall not be deemed acceptance of any</w:t>
      </w:r>
      <w:r w:rsidR="006C60B6" w:rsidRPr="00837F81">
        <w:t xml:space="preserve"> Corrective</w:t>
      </w:r>
      <w:r w:rsidRPr="00837F81">
        <w:t xml:space="preserve"> Work or waiver of any of the Owner’s rights under this Agreement.</w:t>
      </w:r>
    </w:p>
    <w:p w14:paraId="60AAA3E9" w14:textId="12694DF4" w:rsidR="006C60B6" w:rsidRPr="00837F81" w:rsidRDefault="006C60B6">
      <w:pPr>
        <w:spacing w:after="200" w:line="276" w:lineRule="auto"/>
        <w:ind w:left="720"/>
        <w:jc w:val="both"/>
      </w:pPr>
      <w:r w:rsidRPr="00837F81">
        <w:lastRenderedPageBreak/>
        <w:t xml:space="preserve">Provided that any items in the Punch List (as listed in the </w:t>
      </w:r>
      <w:r w:rsidR="00117E06" w:rsidRPr="00837F81">
        <w:t>Acceptance</w:t>
      </w:r>
      <w:r w:rsidRPr="00837F81">
        <w:t xml:space="preserve"> Certificate) will not substantially affect the safe use of the Works for their intended purpose (either until or whilst this work is completed and these defects are remedied);</w:t>
      </w:r>
    </w:p>
    <w:p w14:paraId="004FB69C" w14:textId="5668ADCE" w:rsidR="006C60B6" w:rsidRPr="00837F81" w:rsidRDefault="006C60B6" w:rsidP="00912003">
      <w:pPr>
        <w:pStyle w:val="Heading2"/>
        <w:numPr>
          <w:ilvl w:val="1"/>
          <w:numId w:val="53"/>
        </w:numPr>
        <w:ind w:left="709" w:hanging="709"/>
        <w:rPr>
          <w:rFonts w:eastAsia="Times New Roman"/>
        </w:rPr>
      </w:pPr>
      <w:bookmarkStart w:id="1261" w:name="_Toc225270930"/>
      <w:bookmarkStart w:id="1262" w:name="_Toc229430394"/>
      <w:r w:rsidRPr="00837F81">
        <w:t>P</w:t>
      </w:r>
      <w:r w:rsidRPr="00837F81">
        <w:rPr>
          <w:rFonts w:eastAsia="Times New Roman"/>
        </w:rPr>
        <w:t>erformance Certificate</w:t>
      </w:r>
      <w:bookmarkEnd w:id="1261"/>
      <w:bookmarkEnd w:id="1262"/>
    </w:p>
    <w:p w14:paraId="0D1D1F1F" w14:textId="77777777" w:rsidR="006C60B6" w:rsidRPr="00837F81" w:rsidRDefault="006C60B6" w:rsidP="006C60B6">
      <w:pPr>
        <w:pStyle w:val="ListParagraph"/>
        <w:numPr>
          <w:ilvl w:val="1"/>
          <w:numId w:val="50"/>
        </w:numPr>
        <w:spacing w:after="200" w:line="276" w:lineRule="auto"/>
        <w:ind w:left="1276" w:hanging="567"/>
        <w:jc w:val="both"/>
        <w:rPr>
          <w:rFonts w:eastAsia="Times New Roman"/>
        </w:rPr>
      </w:pPr>
      <w:r w:rsidRPr="00837F81">
        <w:t>Performance of the Contractor’s obligations under the Contract shall not be considered to have been completed until the Owner has issued the Performance Certificate to the Contractor, stating the date on which the Contractor fulfilled the Contractor’s obligations under the Contract.</w:t>
      </w:r>
    </w:p>
    <w:p w14:paraId="313F8E54" w14:textId="75755FA1" w:rsidR="006C60B6" w:rsidRPr="00837F81" w:rsidRDefault="006C60B6" w:rsidP="006C60B6">
      <w:pPr>
        <w:pStyle w:val="ListParagraph"/>
        <w:numPr>
          <w:ilvl w:val="1"/>
          <w:numId w:val="50"/>
        </w:numPr>
        <w:spacing w:after="200" w:line="276" w:lineRule="auto"/>
        <w:ind w:left="1276" w:hanging="567"/>
        <w:jc w:val="both"/>
        <w:rPr>
          <w:rFonts w:eastAsia="Times New Roman"/>
        </w:rPr>
      </w:pPr>
      <w:r w:rsidRPr="00837F81">
        <w:t>The Owner shall issue the Performance Certificate to the Contractor within ten (</w:t>
      </w:r>
      <w:r w:rsidRPr="00837F81">
        <w:rPr>
          <w:rFonts w:eastAsia="Times New Roman"/>
        </w:rPr>
        <w:t xml:space="preserve">10) Days </w:t>
      </w:r>
      <w:r w:rsidRPr="00837F81">
        <w:t>after the latest of the expiry dates of the Defects Correction Periods</w:t>
      </w:r>
      <w:r w:rsidRPr="00837F81">
        <w:rPr>
          <w:rFonts w:eastAsia="Times New Roman"/>
        </w:rPr>
        <w:t xml:space="preserve"> or as soon thereafter as the Contractor has completed all the Works (including remedying any defects) in accordance with the Contract.</w:t>
      </w:r>
    </w:p>
    <w:p w14:paraId="6E43F8DB" w14:textId="03524841" w:rsidR="006C60B6" w:rsidRPr="00837F81" w:rsidRDefault="006C60B6" w:rsidP="006C60B6">
      <w:pPr>
        <w:pStyle w:val="ListParagraph"/>
        <w:numPr>
          <w:ilvl w:val="1"/>
          <w:numId w:val="50"/>
        </w:numPr>
        <w:spacing w:after="200" w:line="276" w:lineRule="auto"/>
        <w:ind w:left="1276" w:hanging="567"/>
        <w:jc w:val="both"/>
        <w:rPr>
          <w:rFonts w:eastAsia="Times New Roman"/>
        </w:rPr>
      </w:pPr>
      <w:r w:rsidRPr="00837F81">
        <w:t xml:space="preserve">If the Owner fails to issue the Performance Certificate within this period of </w:t>
      </w:r>
      <w:r w:rsidRPr="00837F81">
        <w:rPr>
          <w:rFonts w:eastAsia="Times New Roman"/>
        </w:rPr>
        <w:t>10 Days</w:t>
      </w:r>
      <w:r w:rsidRPr="00837F81">
        <w:t xml:space="preserve"> the Performance Certificate shall be deemed to have been issued on the date ten (</w:t>
      </w:r>
      <w:r w:rsidRPr="00837F81">
        <w:rPr>
          <w:rFonts w:eastAsia="Times New Roman"/>
        </w:rPr>
        <w:t>10)</w:t>
      </w:r>
      <w:r w:rsidRPr="00837F81">
        <w:t xml:space="preserve"> Days after the date on which it should have been issued, as required by this </w:t>
      </w:r>
      <w:r w:rsidRPr="00837F81">
        <w:rPr>
          <w:rFonts w:eastAsia="Times New Roman"/>
        </w:rPr>
        <w:t>Section</w:t>
      </w:r>
      <w:r w:rsidRPr="00837F81">
        <w:t>.</w:t>
      </w:r>
    </w:p>
    <w:p w14:paraId="40AEDE09" w14:textId="77777777" w:rsidR="006C60B6" w:rsidRPr="00837F81" w:rsidRDefault="006C60B6" w:rsidP="006C60B6">
      <w:pPr>
        <w:pStyle w:val="ListParagraph"/>
        <w:numPr>
          <w:ilvl w:val="1"/>
          <w:numId w:val="50"/>
        </w:numPr>
        <w:spacing w:after="200" w:line="276" w:lineRule="auto"/>
        <w:ind w:left="1276" w:hanging="567"/>
        <w:jc w:val="both"/>
      </w:pPr>
      <w:r w:rsidRPr="00837F81">
        <w:t>Only the Performance Certificate shall be deemed to constitute acceptance of the Works.</w:t>
      </w:r>
    </w:p>
    <w:p w14:paraId="7B06658B" w14:textId="77777777" w:rsidR="008B3961" w:rsidRPr="00837F81" w:rsidRDefault="00D74028">
      <w:r w:rsidRPr="00837F81">
        <w:br w:type="page"/>
      </w:r>
    </w:p>
    <w:p w14:paraId="3F728AE8" w14:textId="42FB9425" w:rsidR="008B3961" w:rsidRPr="00837F81" w:rsidRDefault="00FE2B59">
      <w:pPr>
        <w:pStyle w:val="Heading1"/>
      </w:pPr>
      <w:bookmarkStart w:id="1263" w:name="_Toc229430395"/>
      <w:r w:rsidRPr="00837F81">
        <w:lastRenderedPageBreak/>
        <w:t>12. WARRANTY AND CORRECTION OF WORK</w:t>
      </w:r>
      <w:bookmarkEnd w:id="1263"/>
    </w:p>
    <w:p w14:paraId="2847BCAD" w14:textId="77777777" w:rsidR="008B3961" w:rsidRPr="00837F81" w:rsidRDefault="00D74028">
      <w:pPr>
        <w:pStyle w:val="Heading2"/>
      </w:pPr>
      <w:bookmarkStart w:id="1264" w:name="_Toc229430396"/>
      <w:r w:rsidRPr="00837F81">
        <w:t>12.1  Warranty</w:t>
      </w:r>
      <w:bookmarkEnd w:id="1264"/>
    </w:p>
    <w:p w14:paraId="631DFCE1" w14:textId="77777777" w:rsidR="008B3961" w:rsidRPr="00837F81" w:rsidRDefault="00D74028">
      <w:pPr>
        <w:spacing w:after="200" w:line="276" w:lineRule="auto"/>
        <w:ind w:left="720"/>
        <w:jc w:val="both"/>
      </w:pPr>
      <w:r w:rsidRPr="00837F81">
        <w:t>(a) The Contractor warrants that:</w:t>
      </w:r>
    </w:p>
    <w:p w14:paraId="107B413F" w14:textId="77777777" w:rsidR="008B3961" w:rsidRPr="00837F81" w:rsidRDefault="00D74028">
      <w:pPr>
        <w:spacing w:after="200" w:line="276" w:lineRule="auto"/>
        <w:ind w:left="720"/>
        <w:jc w:val="both"/>
      </w:pPr>
      <w:r w:rsidRPr="00837F81">
        <w:t xml:space="preserve">    (i) all Equipment shall be new (unless otherwise agreed in writing) and of good quality;</w:t>
      </w:r>
    </w:p>
    <w:p w14:paraId="6382CAE0" w14:textId="77777777" w:rsidR="008B3961" w:rsidRPr="00837F81" w:rsidRDefault="00D74028">
      <w:pPr>
        <w:spacing w:after="200" w:line="276" w:lineRule="auto"/>
        <w:ind w:left="720"/>
        <w:jc w:val="both"/>
      </w:pPr>
      <w:r w:rsidRPr="00837F81">
        <w:t xml:space="preserve">    (ii) the Work shall be performed in accordance with Good Engineering and Construction Practice, Applicable Law, Applicable Codes and Standards, and the requirements of this Agreement;</w:t>
      </w:r>
    </w:p>
    <w:p w14:paraId="2BADEE09" w14:textId="77777777" w:rsidR="008B3961" w:rsidRPr="00837F81" w:rsidRDefault="00D74028">
      <w:pPr>
        <w:spacing w:after="200" w:line="276" w:lineRule="auto"/>
        <w:ind w:left="720"/>
        <w:jc w:val="both"/>
      </w:pPr>
      <w:r w:rsidRPr="00837F81">
        <w:t xml:space="preserve">    (iii) the Facility shall meet the Performance Guarantee;</w:t>
      </w:r>
    </w:p>
    <w:p w14:paraId="4A919002" w14:textId="77777777" w:rsidR="008B3961" w:rsidRPr="00837F81" w:rsidRDefault="00D74028">
      <w:pPr>
        <w:spacing w:after="200" w:line="276" w:lineRule="auto"/>
        <w:ind w:left="720"/>
        <w:jc w:val="both"/>
      </w:pPr>
      <w:r w:rsidRPr="00837F81">
        <w:t xml:space="preserve">    (iv) the Work shall be free from Defects in design, materials and workmanship;</w:t>
      </w:r>
    </w:p>
    <w:p w14:paraId="4D4E742B" w14:textId="77777777" w:rsidR="008B3961" w:rsidRPr="00837F81" w:rsidRDefault="00D74028">
      <w:pPr>
        <w:spacing w:after="200" w:line="276" w:lineRule="auto"/>
        <w:ind w:left="720"/>
        <w:jc w:val="both"/>
      </w:pPr>
      <w:r w:rsidRPr="00837F81">
        <w:t xml:space="preserve">    (v) all Work Product and documentation shall conform to this Agreement; and</w:t>
      </w:r>
    </w:p>
    <w:p w14:paraId="55CB6E7C" w14:textId="15009C18" w:rsidR="008B3961" w:rsidRPr="00837F81" w:rsidRDefault="00D74028">
      <w:pPr>
        <w:spacing w:after="200" w:line="276" w:lineRule="auto"/>
        <w:ind w:left="720"/>
        <w:jc w:val="both"/>
      </w:pPr>
      <w:r w:rsidRPr="00837F81">
        <w:t xml:space="preserve">    (vi) the Facility, when completed, shall be fit for its intended purpose as a </w:t>
      </w:r>
      <w:r w:rsidR="00294FC9" w:rsidRPr="00837F81">
        <w:t xml:space="preserve">LNG Plant </w:t>
      </w:r>
      <w:r w:rsidRPr="00837F81">
        <w:t>capable of processing natural gas feedstock and producing products at the rates and specifications set forth in Schedule A-2 and Schedule A-3 (the “Fitness for Purpose Warranty”).</w:t>
      </w:r>
    </w:p>
    <w:p w14:paraId="785A7538" w14:textId="77777777" w:rsidR="008B3961" w:rsidRPr="00837F81" w:rsidRDefault="00D74028">
      <w:pPr>
        <w:pStyle w:val="Heading2"/>
      </w:pPr>
      <w:bookmarkStart w:id="1265" w:name="_Toc229430397"/>
      <w:r w:rsidRPr="00837F81">
        <w:t>12.2  Defect Correction Period</w:t>
      </w:r>
      <w:bookmarkEnd w:id="1265"/>
    </w:p>
    <w:p w14:paraId="414FCDF2" w14:textId="551AFEE2" w:rsidR="008B3961" w:rsidRPr="00837F81" w:rsidRDefault="00D74028">
      <w:pPr>
        <w:spacing w:after="200" w:line="276" w:lineRule="auto"/>
        <w:ind w:left="720"/>
        <w:jc w:val="both"/>
      </w:pPr>
      <w:r w:rsidRPr="00837F81">
        <w:t xml:space="preserve">(a) During the Defect Correction Period, the Contractor shall, at its own cost and expense, promptly </w:t>
      </w:r>
      <w:r w:rsidR="006C60B6" w:rsidRPr="00837F81">
        <w:t>perform</w:t>
      </w:r>
      <w:r w:rsidRPr="00837F81">
        <w:t xml:space="preserve"> any </w:t>
      </w:r>
      <w:r w:rsidR="006C60B6" w:rsidRPr="00837F81">
        <w:t xml:space="preserve">Corrective </w:t>
      </w:r>
      <w:r w:rsidRPr="00837F81">
        <w:t>Work upon receiving written notice from the Owner (or upon the Contractor’s own discovery of a Defect).</w:t>
      </w:r>
    </w:p>
    <w:p w14:paraId="2D9C8645" w14:textId="7992DADE" w:rsidR="008B3961" w:rsidRPr="00837F81" w:rsidRDefault="00D74028">
      <w:pPr>
        <w:spacing w:after="200" w:line="276" w:lineRule="auto"/>
        <w:ind w:left="720"/>
        <w:jc w:val="both"/>
      </w:pPr>
      <w:r w:rsidRPr="00837F81">
        <w:t>(b) If a Defect is of such nature that it materially impairs the safe operation of the Facility or its ability to meet the Performance Guarantee, the Contractor shall commence corrective action within forty-eight (48)</w:t>
      </w:r>
      <w:r w:rsidR="006C60B6" w:rsidRPr="00837F81">
        <w:t xml:space="preserve"> </w:t>
      </w:r>
      <w:r w:rsidRPr="00837F81">
        <w:t xml:space="preserve">hours of notification and shall proceed with all due diligence to complete the </w:t>
      </w:r>
      <w:r w:rsidR="006C60B6" w:rsidRPr="00837F81">
        <w:t>Defect</w:t>
      </w:r>
    </w:p>
    <w:p w14:paraId="046C0A1D" w14:textId="4CFA238C" w:rsidR="006C60B6" w:rsidRPr="00837F81" w:rsidRDefault="006C60B6" w:rsidP="006C60B6">
      <w:pPr>
        <w:spacing w:after="200" w:line="276" w:lineRule="auto"/>
        <w:ind w:left="720"/>
        <w:jc w:val="both"/>
      </w:pPr>
      <w:r w:rsidRPr="00837F81">
        <w:t xml:space="preserve">(c) </w:t>
      </w:r>
      <w:r w:rsidR="00D74028" w:rsidRPr="00837F81">
        <w:t xml:space="preserve">The expiration of the Defect Correction Period shall not limit or extinguish any claim for latent defects arising from fraud, </w:t>
      </w:r>
      <w:r w:rsidR="008B3E88">
        <w:t>wilful</w:t>
      </w:r>
      <w:r w:rsidR="00D74028" w:rsidRPr="00837F81">
        <w:t xml:space="preserve">concealment, </w:t>
      </w:r>
      <w:r w:rsidR="008B3E88">
        <w:t>wilful</w:t>
      </w:r>
      <w:r w:rsidR="00D74028" w:rsidRPr="00837F81">
        <w:t>misconduct or gross negligence of the Contractor.</w:t>
      </w:r>
    </w:p>
    <w:p w14:paraId="285780ED" w14:textId="02F8FDB7" w:rsidR="006C60B6" w:rsidRPr="00837F81" w:rsidRDefault="006C60B6" w:rsidP="00610626">
      <w:pPr>
        <w:spacing w:after="200" w:line="276" w:lineRule="auto"/>
        <w:ind w:left="720"/>
        <w:jc w:val="both"/>
      </w:pPr>
      <w:r w:rsidRPr="00837F81">
        <w:t xml:space="preserve">(d)The Owner shall be entitled to an extension of the DCP for the Corrective Works: </w:t>
      </w:r>
    </w:p>
    <w:p w14:paraId="3FF9CD27" w14:textId="4055634F" w:rsidR="006C60B6" w:rsidRPr="00837F81" w:rsidRDefault="006C60B6" w:rsidP="006C60B6">
      <w:pPr>
        <w:pStyle w:val="ListParagraph"/>
        <w:numPr>
          <w:ilvl w:val="2"/>
          <w:numId w:val="51"/>
        </w:numPr>
        <w:spacing w:after="200" w:line="276" w:lineRule="auto"/>
        <w:ind w:left="1701" w:hanging="425"/>
        <w:jc w:val="both"/>
      </w:pPr>
      <w:r w:rsidRPr="00837F81">
        <w:t>if and to the extent that the Works or a major item of Plant (as the case may be, and after taking over) cannot be used for the intended purpose(s) by reason of a Defect;</w:t>
      </w:r>
      <w:r w:rsidR="00337DB8">
        <w:t xml:space="preserve"> and</w:t>
      </w:r>
    </w:p>
    <w:p w14:paraId="51FCAB7C" w14:textId="575495A3" w:rsidR="001169CA" w:rsidRDefault="006C60B6" w:rsidP="001169CA">
      <w:pPr>
        <w:pStyle w:val="ListParagraph"/>
        <w:numPr>
          <w:ilvl w:val="2"/>
          <w:numId w:val="51"/>
        </w:numPr>
        <w:spacing w:after="200" w:line="276" w:lineRule="auto"/>
        <w:ind w:left="1701" w:hanging="425"/>
        <w:jc w:val="both"/>
      </w:pPr>
      <w:r w:rsidRPr="00837F81">
        <w:t xml:space="preserve"> subject to Section 21</w:t>
      </w:r>
      <w:r w:rsidR="00BA2EC1" w:rsidRPr="00837F81">
        <w:t>.</w:t>
      </w:r>
      <w:r w:rsidRPr="00837F81">
        <w:t xml:space="preserve"> </w:t>
      </w:r>
    </w:p>
    <w:p w14:paraId="62FD7E75" w14:textId="2404D1CC" w:rsidR="001169CA" w:rsidRPr="00837F81" w:rsidRDefault="001169CA" w:rsidP="00337DB8">
      <w:pPr>
        <w:pStyle w:val="ListParagraph"/>
        <w:numPr>
          <w:ilvl w:val="1"/>
          <w:numId w:val="50"/>
        </w:numPr>
        <w:spacing w:after="200" w:line="276" w:lineRule="auto"/>
        <w:jc w:val="both"/>
      </w:pPr>
      <w:r w:rsidRPr="001169CA">
        <w:lastRenderedPageBreak/>
        <w:t>However, a DCP shall not be extended by more than a period of two years after the expiry of the DCP stated in the Agreement If delivery and/or erection of Plant and/or Materials was suspended under Section 15.9 (other than where the cause of such suspension is the responsibility of the Contractor), the Contractor’s obligations under this Clause shall not apply to any defects or damage occurring more than two years  after the DCP.</w:t>
      </w:r>
    </w:p>
    <w:p w14:paraId="3B8F6777" w14:textId="77777777" w:rsidR="008B3961" w:rsidRPr="00837F81" w:rsidRDefault="00D74028">
      <w:pPr>
        <w:pStyle w:val="Heading2"/>
      </w:pPr>
      <w:bookmarkStart w:id="1266" w:name="_Toc229430398"/>
      <w:r w:rsidRPr="00837F81">
        <w:t>12.3  Correction of Work Prior to Substantial Completion</w:t>
      </w:r>
      <w:bookmarkEnd w:id="1266"/>
    </w:p>
    <w:p w14:paraId="078108C4" w14:textId="77777777" w:rsidR="008B3961" w:rsidRPr="00837F81" w:rsidRDefault="00D74028">
      <w:pPr>
        <w:spacing w:after="200" w:line="276" w:lineRule="auto"/>
        <w:ind w:left="720"/>
        <w:jc w:val="both"/>
      </w:pPr>
      <w:r w:rsidRPr="00837F81">
        <w:t>Prior to Substantial Completion, the Contractor shall, at its own cost and at the earliest practicable time, correct any Work that does not conform to the requirements of this Agreement. The Owner shall have the right to inspect all Work at reasonable times, and the Contractor shall provide adequate access for such inspections.</w:t>
      </w:r>
    </w:p>
    <w:p w14:paraId="7C39F415" w14:textId="77777777" w:rsidR="008B3961" w:rsidRPr="00837F81" w:rsidRDefault="00D74028">
      <w:pPr>
        <w:pStyle w:val="Heading2"/>
      </w:pPr>
      <w:bookmarkStart w:id="1267" w:name="_Toc229430399"/>
      <w:r w:rsidRPr="00837F81">
        <w:t>12.4  Subcontractor Warranties</w:t>
      </w:r>
      <w:bookmarkEnd w:id="1267"/>
    </w:p>
    <w:p w14:paraId="5655C243" w14:textId="4B632C05" w:rsidR="008B3961" w:rsidRPr="00837F81" w:rsidRDefault="00D74028">
      <w:pPr>
        <w:spacing w:after="200" w:line="276" w:lineRule="auto"/>
        <w:ind w:left="720"/>
        <w:jc w:val="both"/>
      </w:pPr>
      <w:r w:rsidRPr="00837F81">
        <w:t xml:space="preserve">The Contractor shall obtain warranties from all Subcontractors and Equipment suppliers that are no less favourable than the Warranty provided by the Contractor under this Agreement. All such warranties shall run to the benefit of the Contractor and shall be assignable to the Owner. </w:t>
      </w:r>
    </w:p>
    <w:p w14:paraId="330A6F1D" w14:textId="77777777" w:rsidR="008B3961" w:rsidRPr="00837F81" w:rsidRDefault="00D74028">
      <w:pPr>
        <w:pStyle w:val="Heading2"/>
      </w:pPr>
      <w:bookmarkStart w:id="1268" w:name="_Toc229430400"/>
      <w:r w:rsidRPr="00837F81">
        <w:t>12.5  Exceptions to Warranty</w:t>
      </w:r>
      <w:bookmarkEnd w:id="1268"/>
    </w:p>
    <w:p w14:paraId="32557F28" w14:textId="77777777" w:rsidR="008B3961" w:rsidRPr="00837F81" w:rsidRDefault="00D74028">
      <w:pPr>
        <w:spacing w:after="200" w:line="276" w:lineRule="auto"/>
        <w:ind w:left="720"/>
        <w:jc w:val="both"/>
      </w:pPr>
      <w:r w:rsidRPr="00837F81">
        <w:t>The Warranty shall not apply to Defects to the extent caused by: (a) improper operation, maintenance, repair or alteration by the Owner or its personnel (other than operation in accordance with the Contractor’s operation and maintenance manuals); (b) normal wear and tear; (c) normal corrosion; (d) Force Majeure occurring after Substantial Completion; or (e) use of materials or feedstock not conforming to the specifications in this Agreement that were provided by the Owner.</w:t>
      </w:r>
    </w:p>
    <w:p w14:paraId="14FBF049" w14:textId="77777777" w:rsidR="008B3961" w:rsidRPr="00837F81" w:rsidRDefault="00D74028">
      <w:pPr>
        <w:pStyle w:val="Heading2"/>
      </w:pPr>
      <w:bookmarkStart w:id="1269" w:name="_Toc229430401"/>
      <w:r w:rsidRPr="00837F81">
        <w:t>12.6  Design Life Representation</w:t>
      </w:r>
      <w:bookmarkEnd w:id="1269"/>
    </w:p>
    <w:p w14:paraId="203DD053" w14:textId="1E4F84E0" w:rsidR="008B3961" w:rsidRPr="00837F81" w:rsidRDefault="00D74028" w:rsidP="0080220A">
      <w:pPr>
        <w:spacing w:after="200" w:line="276" w:lineRule="auto"/>
        <w:ind w:left="720"/>
        <w:jc w:val="both"/>
      </w:pPr>
      <w:r w:rsidRPr="00837F81">
        <w:t xml:space="preserve">The Contractor represents and warrants that the Facility has been designed and constructed for continuous operation in accordance with the Performance Guarantee for a minimum design life </w:t>
      </w:r>
      <w:r w:rsidR="00573DD3" w:rsidRPr="00837F81">
        <w:t xml:space="preserve">of </w:t>
      </w:r>
      <w:r w:rsidR="00573DD3" w:rsidRPr="00573DD3">
        <w:t>twenty</w:t>
      </w:r>
      <w:r w:rsidRPr="00573DD3">
        <w:t xml:space="preserve"> (</w:t>
      </w:r>
      <w:r w:rsidR="006C60B6" w:rsidRPr="00573DD3">
        <w:t>2</w:t>
      </w:r>
      <w:r w:rsidRPr="00573DD3">
        <w:t>0) years, s</w:t>
      </w:r>
      <w:r w:rsidRPr="00837F81">
        <w:t>ubject to normal wear and tear and proper maintenance in accordance with the operation and maintenance manuals delivered under this Agreement. Nothing in this Section shall extend the Defect Correction Period, but this representation shall survive termination or expiration of this Agreement to the extent required to give effect to the Fitness for Purpose Warranty in Section 12.1(a)(vi) and the latent defects carve-out in Section 12.2(c).</w:t>
      </w:r>
      <w:r w:rsidR="00641DA2" w:rsidRPr="00641DA2">
        <w:t xml:space="preserve"> Notwithstanding other provisions in this agreement, warranty for static equipment is limited to five (5) years after</w:t>
      </w:r>
      <w:r w:rsidR="00641DA2">
        <w:t xml:space="preserve"> shipment of equipment </w:t>
      </w:r>
      <w:r w:rsidR="009E1C14">
        <w:t xml:space="preserve">from China </w:t>
      </w:r>
      <w:r w:rsidR="00641DA2" w:rsidRPr="00641DA2">
        <w:t xml:space="preserve">and warranty for rotatory equipment is </w:t>
      </w:r>
      <w:r w:rsidR="00402C7C">
        <w:t xml:space="preserve">Eighteen (18) months from </w:t>
      </w:r>
      <w:r w:rsidR="00402C7C">
        <w:lastRenderedPageBreak/>
        <w:t>date of shipment of equipment from China or 12 months from the plant commissioning date, whichever comes first</w:t>
      </w:r>
      <w:r w:rsidR="00B83D00">
        <w:t>.</w:t>
      </w:r>
      <w:r w:rsidR="00402C7C">
        <w:t xml:space="preserve"> </w:t>
      </w:r>
    </w:p>
    <w:p w14:paraId="7E6DD5A4" w14:textId="77777777" w:rsidR="008B3961" w:rsidRPr="00837F81" w:rsidRDefault="00D74028">
      <w:pPr>
        <w:pStyle w:val="Heading2"/>
      </w:pPr>
      <w:bookmarkStart w:id="1270" w:name="_Toc229430402"/>
      <w:r w:rsidRPr="00837F81">
        <w:t>12.7  Implied Warranties</w:t>
      </w:r>
      <w:bookmarkEnd w:id="1270"/>
    </w:p>
    <w:p w14:paraId="56A9FE72" w14:textId="77777777" w:rsidR="008B3961" w:rsidRPr="00837F81" w:rsidRDefault="00D74028">
      <w:pPr>
        <w:spacing w:after="200" w:line="276" w:lineRule="auto"/>
        <w:ind w:left="720"/>
        <w:jc w:val="both"/>
      </w:pPr>
      <w:r w:rsidRPr="00837F81">
        <w:t>EXCEPT AS EXPRESSLY SET FORTH IN THIS AGREEMENT (INCLUDING THE FITNESS FOR PURPOSE WARRANTY IN SECTION 12.1(a)(vi)), THE CONTRACTOR MAKES NO OTHER WARRANTIES, EXPRESS OR IMPLIED, INCLUDING ANY IMPLIED WARRANTIES OF MERCHANTABILITY. FOR THE AVOIDANCE OF DOUBT, THE EXPRESS WARRANTIES SET FORTH IN THIS ARTICLE 12 (INCLUDING THE FITNESS FOR PURPOSE WARRANTY) SHALL NOT BE LIMITED BY ANY IMPLIED WARRANTY EXCLUSION AND SHALL BE FULLY ENFORCEABLE IN ACCORDANCE WITH THEIR TERMS.</w:t>
      </w:r>
    </w:p>
    <w:p w14:paraId="52933DA5" w14:textId="77777777" w:rsidR="008B3961" w:rsidRPr="00837F81" w:rsidRDefault="00D74028">
      <w:r w:rsidRPr="00837F81">
        <w:br w:type="page"/>
      </w:r>
    </w:p>
    <w:p w14:paraId="75B0C1CC" w14:textId="5370FF89" w:rsidR="008B3961" w:rsidRPr="00837F81" w:rsidRDefault="00FE2B59">
      <w:pPr>
        <w:pStyle w:val="Heading1"/>
      </w:pPr>
      <w:bookmarkStart w:id="1271" w:name="_Toc229430403"/>
      <w:r w:rsidRPr="00837F81">
        <w:lastRenderedPageBreak/>
        <w:t>13. LIQUIDATED DAMAGES</w:t>
      </w:r>
      <w:bookmarkEnd w:id="1271"/>
    </w:p>
    <w:p w14:paraId="1907ADAA" w14:textId="77777777" w:rsidR="008B3961" w:rsidRPr="00837F81" w:rsidRDefault="00D74028">
      <w:pPr>
        <w:pStyle w:val="Heading2"/>
      </w:pPr>
      <w:bookmarkStart w:id="1272" w:name="_Toc229430404"/>
      <w:r w:rsidRPr="00837F81">
        <w:t>13.1  Delay Liquidated Damages</w:t>
      </w:r>
      <w:bookmarkEnd w:id="1272"/>
    </w:p>
    <w:p w14:paraId="569E24A7" w14:textId="156E7A19" w:rsidR="008B3961" w:rsidRPr="00837F81" w:rsidRDefault="00D74028">
      <w:pPr>
        <w:spacing w:after="200" w:line="276" w:lineRule="auto"/>
        <w:ind w:left="720"/>
        <w:jc w:val="both"/>
      </w:pPr>
      <w:r w:rsidRPr="00837F81">
        <w:t>(a) If the Contractor fails to achieve Substantial Completion by the Guaranteed Substantial Completion Date (as may be extended by Change Orders</w:t>
      </w:r>
      <w:r w:rsidR="00B92466" w:rsidRPr="00837F81">
        <w:t xml:space="preserve"> or in accordance with this Agreement</w:t>
      </w:r>
      <w:r w:rsidRPr="00837F81">
        <w:t xml:space="preserve">), the Contractor shall pay to the Owner Delay Liquidated Damages in the amount of </w:t>
      </w:r>
      <w:r w:rsidRPr="00573DD3">
        <w:t>0.</w:t>
      </w:r>
      <w:r w:rsidR="00B92466" w:rsidRPr="00573DD3">
        <w:t>10</w:t>
      </w:r>
      <w:r w:rsidRPr="00573DD3">
        <w:t>%</w:t>
      </w:r>
      <w:r w:rsidRPr="00837F81">
        <w:t xml:space="preserve"> of the Contract Price per Day of delay (the “Delay LD Rate”), commencing on the Day after the Guaranteed Substantial Completion Date until the earlier of: (i) the date Substantial Completion is achieved; or (ii) the date the aggregate Delay Liquidated Damages reach the Delay LD Cap.</w:t>
      </w:r>
    </w:p>
    <w:p w14:paraId="0BF108F7" w14:textId="4CF3DB4F" w:rsidR="008B3961" w:rsidRPr="00837F81" w:rsidRDefault="00D74028">
      <w:pPr>
        <w:spacing w:after="200" w:line="276" w:lineRule="auto"/>
        <w:ind w:left="720"/>
        <w:jc w:val="both"/>
      </w:pPr>
      <w:r w:rsidRPr="00837F81">
        <w:t xml:space="preserve">(b) The maximum aggregate liability of the Contractor for Delay Liquidated Damages shall be </w:t>
      </w:r>
      <w:r w:rsidR="003A579E" w:rsidRPr="00573DD3">
        <w:t>five</w:t>
      </w:r>
      <w:r w:rsidR="00B92466" w:rsidRPr="00573DD3">
        <w:t xml:space="preserve"> </w:t>
      </w:r>
      <w:r w:rsidRPr="00573DD3">
        <w:t>percent (5%)</w:t>
      </w:r>
      <w:r w:rsidRPr="00837F81">
        <w:t xml:space="preserve"> of the Contract Price (the “Delay LD Cap”).</w:t>
      </w:r>
    </w:p>
    <w:p w14:paraId="08665C92" w14:textId="2DA91C8E" w:rsidR="00EF0480" w:rsidRPr="00837F81" w:rsidRDefault="00EF0480" w:rsidP="00EF0480">
      <w:pPr>
        <w:spacing w:after="200" w:line="276" w:lineRule="auto"/>
        <w:ind w:left="720"/>
        <w:jc w:val="both"/>
      </w:pPr>
      <w:r w:rsidRPr="00837F81">
        <w:t xml:space="preserve">c) The Contractor shall not be liable </w:t>
      </w:r>
      <w:r w:rsidR="00B92466" w:rsidRPr="00837F81">
        <w:t>for any D</w:t>
      </w:r>
      <w:r w:rsidRPr="00837F81">
        <w:t xml:space="preserve">elay </w:t>
      </w:r>
      <w:r w:rsidR="00B92466" w:rsidRPr="00837F81">
        <w:t>Liquidated D</w:t>
      </w:r>
      <w:r w:rsidRPr="00837F81">
        <w:t xml:space="preserve">amages </w:t>
      </w:r>
      <w:r w:rsidR="00B92466" w:rsidRPr="00837F81">
        <w:t xml:space="preserve">to the extent that the delay in achieving Substantial Completion by the Guaranteed Substantial Completion Date results directly from: </w:t>
      </w:r>
    </w:p>
    <w:p w14:paraId="62ED8176" w14:textId="7C6460D1" w:rsidR="00952D56" w:rsidRPr="00837F81" w:rsidRDefault="00B92466" w:rsidP="00610626">
      <w:pPr>
        <w:pStyle w:val="ListParagraph"/>
        <w:spacing w:after="60"/>
        <w:ind w:left="1434" w:hanging="583"/>
        <w:jc w:val="both"/>
      </w:pPr>
      <w:r w:rsidRPr="00837F81">
        <w:t xml:space="preserve">(i) </w:t>
      </w:r>
      <w:r w:rsidR="00952D56" w:rsidRPr="00837F81">
        <w:t xml:space="preserve">  </w:t>
      </w:r>
      <w:r w:rsidR="00EF0480" w:rsidRPr="00837F81">
        <w:t>a Force Majeure Event;</w:t>
      </w:r>
    </w:p>
    <w:p w14:paraId="4AAB5359" w14:textId="77777777" w:rsidR="00B92466" w:rsidRPr="00837F81" w:rsidRDefault="00B92466" w:rsidP="00610626">
      <w:pPr>
        <w:pStyle w:val="ListParagraph"/>
        <w:spacing w:after="60"/>
        <w:ind w:left="1434" w:hanging="583"/>
        <w:jc w:val="both"/>
      </w:pPr>
    </w:p>
    <w:p w14:paraId="1FD1E0B2" w14:textId="77777777" w:rsidR="00B92466" w:rsidRPr="00837F81" w:rsidRDefault="00B92466" w:rsidP="00B92466">
      <w:pPr>
        <w:pStyle w:val="ListParagraph"/>
        <w:numPr>
          <w:ilvl w:val="0"/>
          <w:numId w:val="45"/>
        </w:numPr>
        <w:spacing w:after="60"/>
        <w:ind w:left="1276" w:hanging="425"/>
        <w:jc w:val="both"/>
      </w:pPr>
      <w:r w:rsidRPr="00837F81">
        <w:t>any act, omission, breach, default, interference, prevention, or failure by the Owner, its personnel, agents, contractors, or representatives to perform any obligation required under this Agreement;</w:t>
      </w:r>
    </w:p>
    <w:p w14:paraId="7462FC2F" w14:textId="77777777" w:rsidR="00952D56" w:rsidRPr="00837F81" w:rsidRDefault="00952D56" w:rsidP="00610626">
      <w:pPr>
        <w:pStyle w:val="ListParagraph"/>
        <w:spacing w:after="60"/>
        <w:ind w:left="1276"/>
        <w:jc w:val="both"/>
      </w:pPr>
    </w:p>
    <w:p w14:paraId="76907FCD" w14:textId="77777777" w:rsidR="00B92466" w:rsidRPr="00837F81" w:rsidRDefault="00B92466" w:rsidP="00B92466">
      <w:pPr>
        <w:pStyle w:val="ListParagraph"/>
        <w:numPr>
          <w:ilvl w:val="0"/>
          <w:numId w:val="45"/>
        </w:numPr>
        <w:spacing w:after="60"/>
        <w:ind w:left="1276" w:hanging="425"/>
        <w:jc w:val="both"/>
      </w:pPr>
      <w:r w:rsidRPr="00837F81">
        <w:t>any community disturbance, civil unrest, blockade, protest, or other community-related event occurring outside the reasonable control of the Contractor and not caused by the negligence, default, or misconduct of the Contractor or its Subcontractors;</w:t>
      </w:r>
    </w:p>
    <w:p w14:paraId="4E41A887" w14:textId="77777777" w:rsidR="00952D56" w:rsidRPr="00837F81" w:rsidRDefault="00952D56" w:rsidP="00610626">
      <w:pPr>
        <w:pStyle w:val="ListParagraph"/>
      </w:pPr>
    </w:p>
    <w:p w14:paraId="35C32D83" w14:textId="43B16A96" w:rsidR="00B92466" w:rsidRPr="00837F81" w:rsidRDefault="00B92466" w:rsidP="00B92466">
      <w:pPr>
        <w:pStyle w:val="ListParagraph"/>
        <w:numPr>
          <w:ilvl w:val="0"/>
          <w:numId w:val="45"/>
        </w:numPr>
        <w:spacing w:after="60"/>
        <w:ind w:left="1276" w:hanging="425"/>
        <w:jc w:val="both"/>
      </w:pPr>
      <w:r w:rsidRPr="00837F81">
        <w:t xml:space="preserve">any delay by the Owner in making payments when due under this Agreement, </w:t>
      </w:r>
    </w:p>
    <w:p w14:paraId="6F8736D2" w14:textId="77777777" w:rsidR="00952D56" w:rsidRPr="00837F81" w:rsidRDefault="00952D56" w:rsidP="00610626">
      <w:pPr>
        <w:pStyle w:val="ListParagraph"/>
      </w:pPr>
    </w:p>
    <w:p w14:paraId="7F010C36" w14:textId="77777777" w:rsidR="00952D56" w:rsidRPr="00837F81" w:rsidRDefault="00B92466" w:rsidP="00B92466">
      <w:pPr>
        <w:pStyle w:val="ListParagraph"/>
        <w:numPr>
          <w:ilvl w:val="0"/>
          <w:numId w:val="45"/>
        </w:numPr>
        <w:spacing w:after="60"/>
        <w:ind w:left="1276" w:hanging="425"/>
        <w:jc w:val="both"/>
      </w:pPr>
      <w:r w:rsidRPr="00837F81">
        <w:t>delays in the international transportation or shipment of equipment and materials from China to Nigeria arising from events beyond the reasonable control of the Contractor, including port congestion, shipping disruptions, governmental restrictions, or customs-related delays</w:t>
      </w:r>
      <w:r w:rsidR="00952D56" w:rsidRPr="00837F81">
        <w:t>.</w:t>
      </w:r>
    </w:p>
    <w:p w14:paraId="663E73AB" w14:textId="77777777" w:rsidR="00952D56" w:rsidRPr="00837F81" w:rsidRDefault="00952D56" w:rsidP="00610626">
      <w:pPr>
        <w:pStyle w:val="ListParagraph"/>
      </w:pPr>
    </w:p>
    <w:p w14:paraId="71536C99" w14:textId="1118C9C4" w:rsidR="00B92466" w:rsidRPr="00837F81" w:rsidRDefault="00952D56" w:rsidP="00610626">
      <w:pPr>
        <w:pStyle w:val="ListParagraph"/>
        <w:spacing w:after="60"/>
        <w:ind w:left="1276"/>
        <w:jc w:val="both"/>
      </w:pPr>
      <w:r w:rsidRPr="00837F81">
        <w:t xml:space="preserve"> </w:t>
      </w:r>
    </w:p>
    <w:p w14:paraId="217D4D27" w14:textId="46A8200A" w:rsidR="009E0884" w:rsidRPr="00837F81" w:rsidRDefault="00B92466" w:rsidP="00610626">
      <w:pPr>
        <w:pStyle w:val="ListParagraph"/>
        <w:spacing w:after="60"/>
        <w:ind w:left="720"/>
        <w:jc w:val="both"/>
      </w:pPr>
      <w:r w:rsidRPr="00837F81">
        <w:t>provided always that the Contractor shall use all reasonable endeavours to mitigate the effects of such delay</w:t>
      </w:r>
      <w:r w:rsidR="0052234C">
        <w:t>.</w:t>
      </w:r>
    </w:p>
    <w:p w14:paraId="0ECE780E" w14:textId="77777777" w:rsidR="00952D56" w:rsidRPr="00837F81" w:rsidRDefault="00952D56" w:rsidP="00952D56">
      <w:pPr>
        <w:spacing w:after="60"/>
        <w:jc w:val="both"/>
      </w:pPr>
    </w:p>
    <w:p w14:paraId="58B34F5F" w14:textId="77777777" w:rsidR="00952D56" w:rsidRPr="00837F81" w:rsidRDefault="00952D56" w:rsidP="00952D56">
      <w:pPr>
        <w:spacing w:after="60"/>
        <w:jc w:val="both"/>
      </w:pPr>
    </w:p>
    <w:p w14:paraId="39A67715" w14:textId="77777777" w:rsidR="00952D56" w:rsidRPr="00837F81" w:rsidRDefault="00952D56" w:rsidP="00610626">
      <w:pPr>
        <w:spacing w:after="60"/>
        <w:jc w:val="both"/>
      </w:pPr>
    </w:p>
    <w:p w14:paraId="38F1AD98" w14:textId="77777777" w:rsidR="008B3961" w:rsidRPr="00837F81" w:rsidRDefault="00D74028" w:rsidP="00610626">
      <w:pPr>
        <w:pStyle w:val="Heading2"/>
        <w:ind w:left="720"/>
      </w:pPr>
      <w:bookmarkStart w:id="1273" w:name="_Toc229430405"/>
      <w:r w:rsidRPr="00837F81">
        <w:lastRenderedPageBreak/>
        <w:t>13.2  Performance Liquidated Damages</w:t>
      </w:r>
      <w:bookmarkEnd w:id="1273"/>
    </w:p>
    <w:p w14:paraId="2A9D6D19" w14:textId="77777777" w:rsidR="008B3961" w:rsidRPr="00837F81" w:rsidRDefault="00D74028">
      <w:pPr>
        <w:spacing w:after="200" w:line="276" w:lineRule="auto"/>
        <w:ind w:left="720"/>
        <w:jc w:val="both"/>
      </w:pPr>
      <w:r w:rsidRPr="00837F81">
        <w:t>(a) If the Facility achieves the Minimum Acceptance Criteria but fails to achieve the Performance Guarantee, the Contractor shall pay to the Owner Performance Liquidated Damages calculated in accordance with the formulae set forth in Schedule A-3.</w:t>
      </w:r>
    </w:p>
    <w:p w14:paraId="746F197E" w14:textId="007EE379" w:rsidR="008B3961" w:rsidRPr="00837F81" w:rsidRDefault="00D74028">
      <w:pPr>
        <w:spacing w:after="200" w:line="276" w:lineRule="auto"/>
        <w:ind w:left="720"/>
        <w:jc w:val="both"/>
      </w:pPr>
      <w:r w:rsidRPr="00837F81">
        <w:t xml:space="preserve">(b) The maximum aggregate liability of the Contractor for Performance Liquidated Damages shall be </w:t>
      </w:r>
      <w:r w:rsidR="003A579E" w:rsidRPr="009C292D">
        <w:t>five</w:t>
      </w:r>
      <w:r w:rsidRPr="009C292D">
        <w:t xml:space="preserve"> percent (</w:t>
      </w:r>
      <w:r w:rsidR="003A579E" w:rsidRPr="009C292D">
        <w:t>5</w:t>
      </w:r>
      <w:r w:rsidRPr="009C292D">
        <w:t xml:space="preserve">%) </w:t>
      </w:r>
      <w:r w:rsidRPr="00837F81">
        <w:t>of the Contract Price (the “Performance LD Cap”).</w:t>
      </w:r>
    </w:p>
    <w:p w14:paraId="6531E691" w14:textId="77777777" w:rsidR="008B3961" w:rsidRPr="00837F81" w:rsidRDefault="00D74028">
      <w:pPr>
        <w:pStyle w:val="Heading2"/>
      </w:pPr>
      <w:bookmarkStart w:id="1274" w:name="_Toc229430406"/>
      <w:r w:rsidRPr="00837F81">
        <w:t>13.3  Liquidated Damages Not Penalty</w:t>
      </w:r>
      <w:bookmarkEnd w:id="1274"/>
    </w:p>
    <w:p w14:paraId="24B56BC2" w14:textId="0852CA1F" w:rsidR="00D67252" w:rsidRDefault="00D74028" w:rsidP="00D67252">
      <w:pPr>
        <w:ind w:left="709"/>
        <w:jc w:val="both"/>
      </w:pPr>
      <w:r w:rsidRPr="00837F81">
        <w:t xml:space="preserve">The Parties agree that the Liquidated Damages specified in this </w:t>
      </w:r>
      <w:r w:rsidR="00952D56" w:rsidRPr="00837F81">
        <w:t xml:space="preserve">Section </w:t>
      </w:r>
      <w:r w:rsidRPr="00837F81">
        <w:t>13 represent a genuine pre-estimate of the losses that would be suffered by the Owner in the event of delay or underperformance, and are not a penalty. The Parties have negotiated such amounts in good faith and agree that the actual damages would be difficult to ascertain.</w:t>
      </w:r>
      <w:r w:rsidR="00D67252" w:rsidRPr="00D67252">
        <w:t xml:space="preserve"> </w:t>
      </w:r>
      <w:r w:rsidR="00D67252" w:rsidRPr="00A16D47">
        <w:t>Notwithstanding other provisions in this agreement</w:t>
      </w:r>
      <w:r w:rsidR="00D67252">
        <w:t xml:space="preserve">, the contractor’s total liability under this agreement for all delay liquidated damages and performance liquidated damages shall not exceed </w:t>
      </w:r>
      <w:r w:rsidR="00917F06">
        <w:t>10</w:t>
      </w:r>
      <w:r w:rsidR="00D67252">
        <w:t>% of the contract price.)</w:t>
      </w:r>
    </w:p>
    <w:p w14:paraId="7DAF731B" w14:textId="77777777" w:rsidR="008B3961" w:rsidRPr="00837F81" w:rsidRDefault="00D74028">
      <w:pPr>
        <w:pStyle w:val="Heading2"/>
      </w:pPr>
      <w:bookmarkStart w:id="1275" w:name="_Toc229430407"/>
      <w:r w:rsidRPr="00837F81">
        <w:t>13.4  Exclusive Remedy</w:t>
      </w:r>
      <w:bookmarkEnd w:id="1275"/>
    </w:p>
    <w:p w14:paraId="4EDFC214" w14:textId="77777777" w:rsidR="008B3961" w:rsidRPr="00837F81" w:rsidRDefault="00D74028">
      <w:pPr>
        <w:spacing w:after="200" w:line="276" w:lineRule="auto"/>
        <w:ind w:left="720"/>
        <w:jc w:val="both"/>
      </w:pPr>
      <w:r w:rsidRPr="00837F81">
        <w:t>(a) Delay Liquidated Damages shall constitute the Owner’s sole monetary remedy for delay in achieving Substantial Completion, provided that this limitation shall not restrict the Owner’s right to: (i) terminate this Agreement under Article 15 (including termination upon reaching the Long Stop Date under Section 15.7); (ii) draw on the Performance Security in accordance with Article 9; (iii) recover damages arising from fraud, wilful misconduct, or abandonment of the Work; or (iv) exercise any other non-monetary remedy available under this Agreement.</w:t>
      </w:r>
    </w:p>
    <w:p w14:paraId="79254910" w14:textId="77777777" w:rsidR="008B3961" w:rsidRPr="00837F81" w:rsidRDefault="00D74028">
      <w:pPr>
        <w:spacing w:after="200" w:line="276" w:lineRule="auto"/>
        <w:ind w:left="720"/>
        <w:jc w:val="both"/>
      </w:pPr>
      <w:r w:rsidRPr="00837F81">
        <w:t>(b) Performance Liquidated Damages shall be the Owner’s sole and exclusive remedy for failure to achieve the Performance Guarantee, provided that the Facility has achieved the Minimum Acceptance Criteria.</w:t>
      </w:r>
    </w:p>
    <w:p w14:paraId="2670D5D0" w14:textId="77777777" w:rsidR="008B3961" w:rsidRPr="00837F81" w:rsidRDefault="00D74028">
      <w:pPr>
        <w:pStyle w:val="Heading2"/>
      </w:pPr>
      <w:bookmarkStart w:id="1276" w:name="_Toc229430408"/>
      <w:r w:rsidRPr="00837F81">
        <w:t>13.5  Payment of Liquidated Damages</w:t>
      </w:r>
      <w:bookmarkEnd w:id="1276"/>
    </w:p>
    <w:p w14:paraId="51C74EB9" w14:textId="77777777" w:rsidR="008B3961" w:rsidRPr="00837F81" w:rsidRDefault="00D74028">
      <w:pPr>
        <w:spacing w:after="200" w:line="276" w:lineRule="auto"/>
        <w:ind w:left="720"/>
        <w:jc w:val="both"/>
      </w:pPr>
      <w:r w:rsidRPr="00837F81">
        <w:t>(a) Liquidated Damages shall be invoiced by the Owner and payable by the Contractor within [fifteen (15)] Days of receipt of invoice.</w:t>
      </w:r>
    </w:p>
    <w:p w14:paraId="6623F7F4" w14:textId="77777777" w:rsidR="008B3961" w:rsidRDefault="00D74028">
      <w:pPr>
        <w:spacing w:after="200" w:line="276" w:lineRule="auto"/>
        <w:ind w:left="720"/>
        <w:jc w:val="both"/>
      </w:pPr>
      <w:r w:rsidRPr="00837F81">
        <w:t>(b) If the Contractor fails to pay Liquidated Damages when due, the Owner may, at its option: (i) deduct the amount from any sum due to the Contractor; and/or (ii) draw upon the Performance Bond (for Delay Liquidated Damages accruing prior to Substantial Completion) or the Retention Bond (for Performance Liquidated Damages accruing after Substantial Completion) for such amount.</w:t>
      </w:r>
    </w:p>
    <w:p w14:paraId="13BE100F" w14:textId="77777777" w:rsidR="001E7C22" w:rsidRPr="00837F81" w:rsidRDefault="001E7C22">
      <w:pPr>
        <w:spacing w:after="200" w:line="276" w:lineRule="auto"/>
        <w:ind w:left="720"/>
        <w:jc w:val="both"/>
      </w:pPr>
    </w:p>
    <w:p w14:paraId="1413D505" w14:textId="78931F92" w:rsidR="00952D56" w:rsidRPr="00837F81" w:rsidRDefault="001B6966" w:rsidP="00952D56">
      <w:pPr>
        <w:jc w:val="both"/>
        <w:rPr>
          <w:b/>
        </w:rPr>
      </w:pPr>
      <w:r w:rsidRPr="00837F81">
        <w:rPr>
          <w:b/>
        </w:rPr>
        <w:lastRenderedPageBreak/>
        <w:t>13.6 Limitation of Liability</w:t>
      </w:r>
    </w:p>
    <w:p w14:paraId="73110DFC" w14:textId="77777777" w:rsidR="00952D56" w:rsidRPr="00837F81" w:rsidRDefault="00952D56" w:rsidP="00610626">
      <w:pPr>
        <w:jc w:val="both"/>
        <w:rPr>
          <w:b/>
        </w:rPr>
      </w:pPr>
    </w:p>
    <w:p w14:paraId="3DA3A672" w14:textId="042E5A9B" w:rsidR="001B6966" w:rsidRPr="00837F81" w:rsidRDefault="0000794F" w:rsidP="00610626">
      <w:pPr>
        <w:ind w:left="720"/>
        <w:jc w:val="both"/>
      </w:pPr>
      <w:ins w:id="1277" w:author="Chuka Obi" w:date="2026-05-11T19:21:00Z" w16du:dateUtc="2026-05-11T18:21:00Z">
        <w:r>
          <w:t>Save as expressly provided in Section 15.3(c)</w:t>
        </w:r>
        <w:r>
          <w:t xml:space="preserve">, </w:t>
        </w:r>
      </w:ins>
      <w:del w:id="1278" w:author="Chuka Obi" w:date="2026-05-11T19:21:00Z" w16du:dateUtc="2026-05-11T18:21:00Z">
        <w:r w:rsidR="001B6966" w:rsidRPr="00837F81" w:rsidDel="0000794F">
          <w:delText xml:space="preserve">Notwithstanding other provisions in this agreement, </w:delText>
        </w:r>
      </w:del>
      <w:r w:rsidR="001B6966" w:rsidRPr="00837F81">
        <w:t>the contractor’s total liability under this agreement</w:t>
      </w:r>
      <w:r w:rsidR="009C799D" w:rsidRPr="00837F81">
        <w:t xml:space="preserve"> (including but not limited to delay liquidated damages and performance liquidated damages</w:t>
      </w:r>
      <w:r w:rsidR="00952D56" w:rsidRPr="00837F81">
        <w:t>)</w:t>
      </w:r>
      <w:r w:rsidR="009C799D" w:rsidRPr="00837F81">
        <w:t xml:space="preserve"> </w:t>
      </w:r>
      <w:r w:rsidR="001B6966" w:rsidRPr="00837F81">
        <w:t>shall</w:t>
      </w:r>
      <w:r w:rsidR="009C799D" w:rsidRPr="00837F81">
        <w:t xml:space="preserve"> not exceed</w:t>
      </w:r>
      <w:r w:rsidR="001B6966" w:rsidRPr="00837F81">
        <w:t xml:space="preserve"> </w:t>
      </w:r>
      <w:r w:rsidR="00952D56" w:rsidRPr="00837F81">
        <w:t>100</w:t>
      </w:r>
      <w:r w:rsidR="001B6966" w:rsidRPr="00837F81">
        <w:t xml:space="preserve">% of the </w:t>
      </w:r>
      <w:r w:rsidR="00952D56" w:rsidRPr="00837F81">
        <w:t>C</w:t>
      </w:r>
      <w:r w:rsidR="001B6966" w:rsidRPr="00837F81">
        <w:t xml:space="preserve">ontract </w:t>
      </w:r>
      <w:r w:rsidR="00952D56" w:rsidRPr="00837F81">
        <w:t>P</w:t>
      </w:r>
      <w:r w:rsidR="001B6966" w:rsidRPr="00837F81">
        <w:t>rice.</w:t>
      </w:r>
    </w:p>
    <w:p w14:paraId="28AE96AA" w14:textId="77777777" w:rsidR="001B6966" w:rsidRPr="00837F81" w:rsidRDefault="001B6966">
      <w:pPr>
        <w:rPr>
          <w:b/>
        </w:rPr>
      </w:pPr>
    </w:p>
    <w:p w14:paraId="0CEC494C" w14:textId="07A038C5" w:rsidR="008B3961" w:rsidRPr="00837F81" w:rsidRDefault="00D74028">
      <w:pPr>
        <w:rPr>
          <w:b/>
        </w:rPr>
      </w:pPr>
      <w:r w:rsidRPr="00837F81">
        <w:rPr>
          <w:b/>
        </w:rPr>
        <w:br w:type="page"/>
      </w:r>
    </w:p>
    <w:p w14:paraId="5FC4B389" w14:textId="31081B2A" w:rsidR="008B3961" w:rsidRPr="00837F81" w:rsidRDefault="00FE2B59">
      <w:pPr>
        <w:pStyle w:val="Heading1"/>
      </w:pPr>
      <w:bookmarkStart w:id="1279" w:name="_Toc229430409"/>
      <w:r w:rsidRPr="00837F81">
        <w:lastRenderedPageBreak/>
        <w:t>14. REPRESENTATIONS AND WARRANTIES OF THE PARTIES</w:t>
      </w:r>
      <w:bookmarkEnd w:id="1279"/>
    </w:p>
    <w:p w14:paraId="18288130" w14:textId="77777777" w:rsidR="008B3961" w:rsidRPr="00837F81" w:rsidRDefault="00D74028">
      <w:pPr>
        <w:pStyle w:val="Heading2"/>
      </w:pPr>
      <w:bookmarkStart w:id="1280" w:name="_Toc229430410"/>
      <w:r w:rsidRPr="00837F81">
        <w:t>14.1  Representations by Contractor</w:t>
      </w:r>
      <w:bookmarkEnd w:id="1280"/>
    </w:p>
    <w:p w14:paraId="64F0CFEC" w14:textId="77777777" w:rsidR="008B3961" w:rsidRPr="00837F81" w:rsidRDefault="00D74028">
      <w:pPr>
        <w:spacing w:after="200" w:line="276" w:lineRule="auto"/>
        <w:ind w:left="720"/>
        <w:jc w:val="both"/>
      </w:pPr>
      <w:r w:rsidRPr="00837F81">
        <w:t>The Contractor represents and warrants to the Owner that, as of the Effective Date:</w:t>
      </w:r>
    </w:p>
    <w:p w14:paraId="05658780" w14:textId="77777777" w:rsidR="008B3961" w:rsidRPr="00837F81" w:rsidRDefault="00D74028">
      <w:pPr>
        <w:spacing w:after="200" w:line="276" w:lineRule="auto"/>
        <w:ind w:left="720"/>
        <w:jc w:val="both"/>
      </w:pPr>
      <w:r w:rsidRPr="00837F81">
        <w:t>(a) It is duly organized, validly existing and in good standing under the laws of its jurisdiction of incorporation, and is duly qualified to do business in the Federal Republic of Nigeria;</w:t>
      </w:r>
    </w:p>
    <w:p w14:paraId="230BE928" w14:textId="77777777" w:rsidR="008B3961" w:rsidRPr="00837F81" w:rsidRDefault="00D74028">
      <w:pPr>
        <w:spacing w:after="200" w:line="276" w:lineRule="auto"/>
        <w:ind w:left="720"/>
        <w:jc w:val="both"/>
      </w:pPr>
      <w:r w:rsidRPr="00837F81">
        <w:t>(b) It has all necessary power and authority to execute, deliver and perform this Agreement;</w:t>
      </w:r>
    </w:p>
    <w:p w14:paraId="1AFC6B17" w14:textId="77777777" w:rsidR="008B3961" w:rsidRPr="00837F81" w:rsidRDefault="00D74028">
      <w:pPr>
        <w:spacing w:after="200" w:line="276" w:lineRule="auto"/>
        <w:ind w:left="720"/>
        <w:jc w:val="both"/>
      </w:pPr>
      <w:r w:rsidRPr="00837F81">
        <w:t>(c) The execution, delivery and performance of this Agreement has been duly authorized by all requisite corporate action and does not conflict with any Applicable Law or any material contractual obligation;</w:t>
      </w:r>
    </w:p>
    <w:p w14:paraId="60A516BD" w14:textId="77777777" w:rsidR="008B3961" w:rsidRPr="00837F81" w:rsidRDefault="00D74028">
      <w:pPr>
        <w:spacing w:after="200" w:line="276" w:lineRule="auto"/>
        <w:ind w:left="720"/>
        <w:jc w:val="both"/>
      </w:pPr>
      <w:r w:rsidRPr="00837F81">
        <w:t>(d) This Agreement constitutes a legal, valid and binding obligation enforceable against the Contractor in accordance with its terms;</w:t>
      </w:r>
    </w:p>
    <w:p w14:paraId="38663225" w14:textId="77777777" w:rsidR="008B3961" w:rsidRPr="00837F81" w:rsidRDefault="00D74028">
      <w:pPr>
        <w:spacing w:after="200" w:line="276" w:lineRule="auto"/>
        <w:ind w:left="720"/>
        <w:jc w:val="both"/>
      </w:pPr>
      <w:r w:rsidRPr="00837F81">
        <w:t>(e) There is no pending or threatened litigation, arbitration or proceeding that could materially affect the Contractor’s ability to perform its obligations hereunder;</w:t>
      </w:r>
    </w:p>
    <w:p w14:paraId="439E74FB" w14:textId="77777777" w:rsidR="008B3961" w:rsidRPr="00837F81" w:rsidRDefault="00D74028">
      <w:pPr>
        <w:spacing w:after="200" w:line="276" w:lineRule="auto"/>
        <w:ind w:left="720"/>
        <w:jc w:val="both"/>
      </w:pPr>
      <w:r w:rsidRPr="00837F81">
        <w:t>(f) It possesses or will obtain all intellectual property rights necessary for the performance of the Work without infringing the rights of any third party;</w:t>
      </w:r>
    </w:p>
    <w:p w14:paraId="30FA9C39" w14:textId="77777777" w:rsidR="008B3961" w:rsidRPr="00837F81" w:rsidRDefault="00D74028">
      <w:pPr>
        <w:spacing w:after="200" w:line="276" w:lineRule="auto"/>
        <w:ind w:left="720"/>
        <w:jc w:val="both"/>
      </w:pPr>
      <w:r w:rsidRPr="00837F81">
        <w:t>(g) It is not insolvent and is not the subject of any bankruptcy or insolvency proceedings; and</w:t>
      </w:r>
    </w:p>
    <w:p w14:paraId="194804C9" w14:textId="77777777" w:rsidR="008B3961" w:rsidRPr="00837F81" w:rsidRDefault="00D74028">
      <w:pPr>
        <w:spacing w:after="200" w:line="276" w:lineRule="auto"/>
        <w:ind w:left="720"/>
        <w:jc w:val="both"/>
      </w:pPr>
      <w:r w:rsidRPr="00837F81">
        <w:t>(h) It possesses the experience, qualifications, expertise and resources to perform the Work in accordance with this Agreement; and</w:t>
      </w:r>
    </w:p>
    <w:p w14:paraId="7AEC50D5" w14:textId="77777777" w:rsidR="008B3961" w:rsidRPr="00837F81" w:rsidRDefault="00D74028">
      <w:pPr>
        <w:spacing w:after="200" w:line="276" w:lineRule="auto"/>
        <w:ind w:left="720"/>
        <w:jc w:val="both"/>
      </w:pPr>
      <w:r w:rsidRPr="00837F81">
        <w:t>(i) In entering into this Agreement and establishing the Contract Price, it has not relied upon any financial projections, revenue forecasts, economic models, rate-of-return analyses or similar financial information provided by or on behalf of the Owner, and it has independently satisfied itself as to the adequacy of the Contract Price.</w:t>
      </w:r>
    </w:p>
    <w:p w14:paraId="56E5F5F6" w14:textId="77777777" w:rsidR="008B3961" w:rsidRPr="00837F81" w:rsidRDefault="00D74028">
      <w:pPr>
        <w:pStyle w:val="Heading2"/>
      </w:pPr>
      <w:bookmarkStart w:id="1281" w:name="_Toc229430411"/>
      <w:r w:rsidRPr="00837F81">
        <w:t>14.2  Representations by Owner</w:t>
      </w:r>
      <w:bookmarkEnd w:id="1281"/>
    </w:p>
    <w:p w14:paraId="4F19BE80" w14:textId="77777777" w:rsidR="008B3961" w:rsidRPr="00837F81" w:rsidRDefault="00D74028">
      <w:pPr>
        <w:spacing w:after="200" w:line="276" w:lineRule="auto"/>
        <w:ind w:left="720"/>
        <w:jc w:val="both"/>
      </w:pPr>
      <w:r w:rsidRPr="00837F81">
        <w:t>The Owner represents and warrants to the Contractor that, as of the Effective Date:</w:t>
      </w:r>
    </w:p>
    <w:p w14:paraId="29AE1010" w14:textId="77777777" w:rsidR="008B3961" w:rsidRPr="00837F81" w:rsidRDefault="00D74028">
      <w:pPr>
        <w:spacing w:after="200" w:line="276" w:lineRule="auto"/>
        <w:ind w:left="720"/>
        <w:jc w:val="both"/>
      </w:pPr>
      <w:r w:rsidRPr="00837F81">
        <w:t>(a) It is duly organized, validly existing and in good standing under the laws of the Federal Republic of Nigeria;</w:t>
      </w:r>
    </w:p>
    <w:p w14:paraId="15AB0E4E" w14:textId="77777777" w:rsidR="008B3961" w:rsidRPr="00837F81" w:rsidRDefault="00D74028">
      <w:pPr>
        <w:spacing w:after="200" w:line="276" w:lineRule="auto"/>
        <w:ind w:left="720"/>
        <w:jc w:val="both"/>
      </w:pPr>
      <w:r w:rsidRPr="00837F81">
        <w:t>(b) It has all necessary power and authority to execute, deliver and perform this Agreement;</w:t>
      </w:r>
    </w:p>
    <w:p w14:paraId="5E508DAB" w14:textId="77777777" w:rsidR="008B3961" w:rsidRPr="00837F81" w:rsidRDefault="00D74028">
      <w:pPr>
        <w:spacing w:after="200" w:line="276" w:lineRule="auto"/>
        <w:ind w:left="720"/>
        <w:jc w:val="both"/>
      </w:pPr>
      <w:r w:rsidRPr="00837F81">
        <w:lastRenderedPageBreak/>
        <w:t>(c) The execution, delivery and performance of this Agreement has been duly authorized by all requisite corporate action and does not conflict with any Applicable Law or any material contractual obligation;</w:t>
      </w:r>
    </w:p>
    <w:p w14:paraId="5357AFF6" w14:textId="77777777" w:rsidR="008B3961" w:rsidRPr="00837F81" w:rsidRDefault="00D74028">
      <w:pPr>
        <w:spacing w:after="200" w:line="276" w:lineRule="auto"/>
        <w:ind w:left="720"/>
        <w:jc w:val="both"/>
      </w:pPr>
      <w:r w:rsidRPr="00837F81">
        <w:t>(d) This Agreement constitutes a legal, valid and binding obligation enforceable against the Owner in accordance with its terms;</w:t>
      </w:r>
    </w:p>
    <w:p w14:paraId="66065E36" w14:textId="77777777" w:rsidR="008B3961" w:rsidRPr="00837F81" w:rsidRDefault="00D74028">
      <w:pPr>
        <w:spacing w:after="200" w:line="276" w:lineRule="auto"/>
        <w:ind w:left="720"/>
        <w:jc w:val="both"/>
      </w:pPr>
      <w:r w:rsidRPr="00837F81">
        <w:t>(e) There is no pending or threatened litigation, arbitration or proceeding that could materially affect the Owner’s ability to perform its obligations hereunder; and</w:t>
      </w:r>
    </w:p>
    <w:p w14:paraId="1D592266" w14:textId="77777777" w:rsidR="008B3961" w:rsidRPr="00837F81" w:rsidRDefault="00D74028">
      <w:pPr>
        <w:spacing w:after="200" w:line="276" w:lineRule="auto"/>
        <w:ind w:left="720"/>
        <w:jc w:val="both"/>
      </w:pPr>
      <w:r w:rsidRPr="00837F81">
        <w:t>(f) It is not insolvent and is not the subject of any bankruptcy or insolvency proceedings.</w:t>
      </w:r>
    </w:p>
    <w:p w14:paraId="7F89624A" w14:textId="77777777" w:rsidR="008B3961" w:rsidRPr="00837F81" w:rsidRDefault="00D74028">
      <w:r w:rsidRPr="00837F81">
        <w:br w:type="page"/>
      </w:r>
    </w:p>
    <w:p w14:paraId="548CBCC6" w14:textId="1F06DF6B" w:rsidR="008B3961" w:rsidRPr="00837F81" w:rsidRDefault="00FE2B59">
      <w:pPr>
        <w:pStyle w:val="Heading1"/>
      </w:pPr>
      <w:bookmarkStart w:id="1282" w:name="_Toc229430412"/>
      <w:r w:rsidRPr="00837F81">
        <w:lastRenderedPageBreak/>
        <w:t>15. DEFAULT, TERMINATION AND SUSPENSION</w:t>
      </w:r>
      <w:bookmarkEnd w:id="1282"/>
    </w:p>
    <w:p w14:paraId="3632D691" w14:textId="77777777" w:rsidR="008B3961" w:rsidRPr="00837F81" w:rsidRDefault="00D74028">
      <w:pPr>
        <w:pStyle w:val="Heading2"/>
      </w:pPr>
      <w:bookmarkStart w:id="1283" w:name="_Toc229430413"/>
      <w:r w:rsidRPr="00837F81">
        <w:t>15.1  Notice to Correct</w:t>
      </w:r>
      <w:bookmarkEnd w:id="1283"/>
    </w:p>
    <w:p w14:paraId="386D204D" w14:textId="5A3463D6" w:rsidR="003054BD" w:rsidRPr="00837F81" w:rsidRDefault="00D74028" w:rsidP="00D70095">
      <w:pPr>
        <w:pStyle w:val="ListParagraph"/>
        <w:spacing w:after="200" w:line="276" w:lineRule="auto"/>
        <w:ind w:left="720"/>
        <w:jc w:val="both"/>
      </w:pPr>
      <w:r w:rsidRPr="00837F81">
        <w:t>If the Contractor fails to carry out any obligation under this Agreement, the Owner may by written notice require the Contractor to make good the failure and to remedy it within a reasonable time specified in the notice</w:t>
      </w:r>
      <w:r w:rsidR="00A72F6E">
        <w:t xml:space="preserve">. Upon such notice, the Contractor and the Owner shall, within seven (7) days, agree on the time needed for the </w:t>
      </w:r>
      <w:r w:rsidR="008A3118">
        <w:t>remedial action</w:t>
      </w:r>
      <w:r w:rsidR="00952D56" w:rsidRPr="00837F81">
        <w:t>.</w:t>
      </w:r>
    </w:p>
    <w:p w14:paraId="3D92AAF6" w14:textId="77777777" w:rsidR="008B3961" w:rsidRPr="00837F81" w:rsidRDefault="00D74028">
      <w:pPr>
        <w:pStyle w:val="Heading2"/>
      </w:pPr>
      <w:bookmarkStart w:id="1284" w:name="_Toc229430414"/>
      <w:r w:rsidRPr="00837F81">
        <w:t>15.2  Contractor Events of Default</w:t>
      </w:r>
      <w:bookmarkEnd w:id="1284"/>
    </w:p>
    <w:p w14:paraId="575E3BF6" w14:textId="77777777" w:rsidR="008B3961" w:rsidRPr="00837F81" w:rsidRDefault="00D74028">
      <w:pPr>
        <w:spacing w:after="200" w:line="276" w:lineRule="auto"/>
        <w:ind w:left="720"/>
        <w:jc w:val="both"/>
      </w:pPr>
      <w:r w:rsidRPr="00837F81">
        <w:t>Each of the following shall constitute a Contractor Event of Default:</w:t>
      </w:r>
    </w:p>
    <w:p w14:paraId="552F2A8D" w14:textId="77777777" w:rsidR="008B3961" w:rsidRPr="00837F81" w:rsidRDefault="00D74028">
      <w:pPr>
        <w:spacing w:after="200" w:line="276" w:lineRule="auto"/>
        <w:ind w:left="720"/>
        <w:jc w:val="both"/>
      </w:pPr>
      <w:r w:rsidRPr="00837F81">
        <w:t>(a) The Contractor becomes insolvent, bankrupt, or is the subject of proceedings for liquidation, winding-up or dissolution that are not dismissed within [sixty (60)] Days;</w:t>
      </w:r>
    </w:p>
    <w:p w14:paraId="0D80496E" w14:textId="77777777" w:rsidR="008B3961" w:rsidRPr="00837F81" w:rsidRDefault="00D74028">
      <w:pPr>
        <w:spacing w:after="200" w:line="276" w:lineRule="auto"/>
        <w:ind w:left="720"/>
        <w:jc w:val="both"/>
      </w:pPr>
      <w:r w:rsidRPr="00837F81">
        <w:t>(b) Any material representation made by the Contractor in this Agreement is false or misleading in any material respect when made;</w:t>
      </w:r>
    </w:p>
    <w:p w14:paraId="0D8DAB26" w14:textId="67EA8F06" w:rsidR="008B3961" w:rsidRPr="00837F81" w:rsidRDefault="00D74028">
      <w:pPr>
        <w:spacing w:after="200" w:line="276" w:lineRule="auto"/>
        <w:ind w:left="720"/>
        <w:jc w:val="both"/>
      </w:pPr>
      <w:r w:rsidRPr="00837F81">
        <w:t xml:space="preserve">(c) The Contractor materially fails to perform its obligations under this Agreement and does not cure such failure within </w:t>
      </w:r>
      <w:r w:rsidR="00DE2DD4" w:rsidRPr="00837F81">
        <w:t xml:space="preserve">the period specified in the Notice to Correct </w:t>
      </w:r>
      <w:r w:rsidRPr="00837F81">
        <w:t>(or such longer cure period as may be reasonable, provided the Contractor commences cure within such period and diligently pursues it);</w:t>
      </w:r>
    </w:p>
    <w:p w14:paraId="0EEB8E66" w14:textId="617AFA86" w:rsidR="008B3961" w:rsidRPr="00837F81" w:rsidRDefault="00D74028">
      <w:pPr>
        <w:spacing w:after="200" w:line="276" w:lineRule="auto"/>
        <w:ind w:left="720"/>
        <w:jc w:val="both"/>
      </w:pPr>
      <w:r w:rsidRPr="00837F81">
        <w:t>(d) The aggregate Delay Liquidated Damages payable reach the Delay LD Cap; or</w:t>
      </w:r>
    </w:p>
    <w:p w14:paraId="377A032B" w14:textId="77777777" w:rsidR="00DE2DD4" w:rsidRPr="00837F81" w:rsidRDefault="00D74028" w:rsidP="00DE2DD4">
      <w:pPr>
        <w:spacing w:after="200" w:line="276" w:lineRule="auto"/>
        <w:ind w:left="720"/>
        <w:jc w:val="both"/>
      </w:pPr>
      <w:r w:rsidRPr="00837F81">
        <w:t>(e) The Contractor abandons or suspends the Work without proper justification for a continuous period exceeding [thirty (30)] Days.</w:t>
      </w:r>
    </w:p>
    <w:p w14:paraId="66882446" w14:textId="487C0592" w:rsidR="00DE2DD4" w:rsidRPr="00837F81" w:rsidRDefault="00DE2DD4" w:rsidP="00DE2DD4">
      <w:pPr>
        <w:spacing w:after="200" w:line="276" w:lineRule="auto"/>
        <w:ind w:left="720"/>
        <w:jc w:val="both"/>
      </w:pPr>
      <w:r w:rsidRPr="00837F81">
        <w:t xml:space="preserve">(f) the Contractor fails to comply with a Notice to Correct; </w:t>
      </w:r>
    </w:p>
    <w:p w14:paraId="077BA9A6" w14:textId="535FE4E4" w:rsidR="00DE2DD4" w:rsidRPr="00837F81" w:rsidRDefault="00DE2DD4" w:rsidP="00DE2DD4">
      <w:pPr>
        <w:spacing w:after="200" w:line="276" w:lineRule="auto"/>
        <w:ind w:left="720"/>
        <w:jc w:val="both"/>
      </w:pPr>
      <w:r w:rsidRPr="00837F81">
        <w:t>(g)</w:t>
      </w:r>
      <w:r w:rsidRPr="00837F81">
        <w:tab/>
        <w:t xml:space="preserve"> without reasonable excuse fails to proceed with the Works in accordance with Clause 5</w:t>
      </w:r>
    </w:p>
    <w:p w14:paraId="5C55F3D8" w14:textId="43B3D994" w:rsidR="00DE2DD4" w:rsidRPr="00837F81" w:rsidRDefault="00DE2DD4" w:rsidP="00610626">
      <w:pPr>
        <w:spacing w:after="200" w:line="276" w:lineRule="auto"/>
        <w:ind w:left="720"/>
        <w:jc w:val="both"/>
      </w:pPr>
      <w:r w:rsidRPr="00837F81">
        <w:t>(h)</w:t>
      </w:r>
      <w:r w:rsidRPr="00837F81">
        <w:tab/>
        <w:t>subcontracts the whole, or any part of, the Works in breach of Section 4.4 [Subcontractors], or assigns the Contract without the prior written consent of the Owner</w:t>
      </w:r>
    </w:p>
    <w:p w14:paraId="2992630A" w14:textId="77777777" w:rsidR="00DE2DD4" w:rsidRPr="00837F81" w:rsidRDefault="00DE2DD4">
      <w:pPr>
        <w:spacing w:after="200" w:line="276" w:lineRule="auto"/>
        <w:ind w:left="720"/>
        <w:jc w:val="both"/>
      </w:pPr>
    </w:p>
    <w:p w14:paraId="2E4268A5" w14:textId="77777777" w:rsidR="008B3961" w:rsidRPr="00837F81" w:rsidRDefault="00D74028">
      <w:pPr>
        <w:pStyle w:val="Heading2"/>
      </w:pPr>
      <w:bookmarkStart w:id="1285" w:name="_Toc229430415"/>
      <w:r w:rsidRPr="00837F81">
        <w:t>15.3  Remedies Upon Contractor Default</w:t>
      </w:r>
      <w:bookmarkEnd w:id="1285"/>
    </w:p>
    <w:p w14:paraId="44B55C61" w14:textId="77777777" w:rsidR="008B3961" w:rsidRPr="00837F81" w:rsidRDefault="00D74028">
      <w:pPr>
        <w:spacing w:after="200" w:line="276" w:lineRule="auto"/>
        <w:ind w:left="720"/>
        <w:jc w:val="both"/>
      </w:pPr>
      <w:r w:rsidRPr="00837F81">
        <w:t>Upon the occurrence and continuance of a Contractor Event of Default, the Owner may exercise any one or more of the following remedies concurrently or separately:</w:t>
      </w:r>
    </w:p>
    <w:p w14:paraId="7CA5D84A" w14:textId="77777777" w:rsidR="008B3961" w:rsidRPr="00837F81" w:rsidRDefault="00D74028">
      <w:pPr>
        <w:spacing w:after="200" w:line="276" w:lineRule="auto"/>
        <w:ind w:left="720"/>
        <w:jc w:val="both"/>
      </w:pPr>
      <w:r w:rsidRPr="00837F81">
        <w:t>(a) Terminate this Agreement by giving [fifteen (15)] Days’ written notice to the Contractor;</w:t>
      </w:r>
    </w:p>
    <w:p w14:paraId="01679409" w14:textId="548671DD" w:rsidR="008B3961" w:rsidRPr="00837F81" w:rsidRDefault="00D74028">
      <w:pPr>
        <w:spacing w:after="200" w:line="276" w:lineRule="auto"/>
        <w:ind w:left="720"/>
        <w:jc w:val="both"/>
      </w:pPr>
      <w:r w:rsidRPr="00837F81">
        <w:lastRenderedPageBreak/>
        <w:t>(b) Draw upon any or all of the Performance Security (</w:t>
      </w:r>
      <w:del w:id="1286" w:author="Chuka Obi" w:date="2026-05-11T19:35:00Z" w16du:dateUtc="2026-05-11T18:35:00Z">
        <w:r w:rsidRPr="00837F81" w:rsidDel="001846B5">
          <w:delText xml:space="preserve">including the APG, </w:delText>
        </w:r>
      </w:del>
      <w:r w:rsidRPr="00837F81">
        <w:t>Performance Bond and/or Retention Bond, as applicable) to satisfy any amounts due from the Contractor;</w:t>
      </w:r>
    </w:p>
    <w:p w14:paraId="7DA6C833" w14:textId="77777777" w:rsidR="008B3961" w:rsidRPr="00837F81" w:rsidRDefault="00D74028">
      <w:pPr>
        <w:spacing w:after="200" w:line="276" w:lineRule="auto"/>
        <w:ind w:left="720"/>
        <w:jc w:val="both"/>
      </w:pPr>
      <w:r w:rsidRPr="00837F81">
        <w:t>(c) Exercise any other remedies available under Applicable Law.</w:t>
      </w:r>
    </w:p>
    <w:p w14:paraId="025B4FCF" w14:textId="77777777" w:rsidR="008B3961" w:rsidRPr="00837F81" w:rsidRDefault="00D74028">
      <w:pPr>
        <w:pStyle w:val="Heading3"/>
        <w:ind w:left="720"/>
      </w:pPr>
      <w:bookmarkStart w:id="1287" w:name="_Toc229430416"/>
      <w:r w:rsidRPr="00837F81">
        <w:t>15.3.1  Owner’s Step-In Rights</w:t>
      </w:r>
      <w:bookmarkEnd w:id="1287"/>
    </w:p>
    <w:p w14:paraId="041159D9" w14:textId="2C7DC993" w:rsidR="008B3961" w:rsidRPr="00837F81" w:rsidRDefault="00D74028">
      <w:pPr>
        <w:spacing w:after="200" w:line="276" w:lineRule="auto"/>
        <w:ind w:left="720"/>
        <w:jc w:val="both"/>
      </w:pPr>
      <w:r w:rsidRPr="00837F81">
        <w:t>(a) Upon termination for Contractor</w:t>
      </w:r>
      <w:r w:rsidR="00DE2DD4" w:rsidRPr="00837F81">
        <w:t xml:space="preserve"> Event of</w:t>
      </w:r>
      <w:r w:rsidRPr="00837F81">
        <w:t xml:space="preserve"> </w:t>
      </w:r>
      <w:r w:rsidR="00DE2DD4" w:rsidRPr="00837F81">
        <w:t>D</w:t>
      </w:r>
      <w:r w:rsidRPr="00837F81">
        <w:t>efault, or where the Owner reasonably determines that the Contractor is unable or unwilling to complete the Work, the Owner shall have the right (but not the obligation) to step in and take over all or any part of the Work (“Step-In Rights”). The Owner may complete the Work itself or engage one or more replacement contractors to complete the Work.</w:t>
      </w:r>
    </w:p>
    <w:p w14:paraId="28B07C4E" w14:textId="70AAD18F" w:rsidR="008B3961" w:rsidRPr="00837F81" w:rsidRDefault="00D74028">
      <w:pPr>
        <w:spacing w:after="200" w:line="276" w:lineRule="auto"/>
        <w:ind w:left="720"/>
        <w:jc w:val="both"/>
      </w:pPr>
      <w:r w:rsidRPr="00837F81">
        <w:t xml:space="preserve">(b) To give effect to the Step-In Rights, upon termination for Contractor </w:t>
      </w:r>
      <w:r w:rsidR="00DE2DD4" w:rsidRPr="00837F81">
        <w:t>Event of D</w:t>
      </w:r>
      <w:r w:rsidRPr="00837F81">
        <w:t>efault or exercise of Step-In Rights, the Contractor shall:</w:t>
      </w:r>
    </w:p>
    <w:p w14:paraId="159D75BB" w14:textId="77777777" w:rsidR="008B3961" w:rsidRPr="00837F81" w:rsidRDefault="00D74028">
      <w:pPr>
        <w:spacing w:after="200" w:line="276" w:lineRule="auto"/>
        <w:ind w:left="720"/>
        <w:jc w:val="both"/>
      </w:pPr>
      <w:r w:rsidRPr="00837F81">
        <w:t xml:space="preserve">    (i) Immediately cease all Work and vacate the Site in an orderly manner;</w:t>
      </w:r>
    </w:p>
    <w:p w14:paraId="54BA3803" w14:textId="000676A7" w:rsidR="008B3961" w:rsidRPr="00837F81" w:rsidRDefault="00D74028">
      <w:pPr>
        <w:spacing w:after="200" w:line="276" w:lineRule="auto"/>
        <w:ind w:left="720"/>
        <w:jc w:val="both"/>
      </w:pPr>
      <w:r w:rsidRPr="00837F81">
        <w:t xml:space="preserve">    (ii) Deliver to the Owner all Work Product</w:t>
      </w:r>
      <w:r w:rsidR="008D496F" w:rsidRPr="00837F81">
        <w:t xml:space="preserve"> already paid for by the owner</w:t>
      </w:r>
      <w:r w:rsidRPr="00837F81">
        <w:t>, including all drawings, designs, specifications, calculations, engineering data, vendor documentation, procurement records and all other documentation (whether in draft or final form) in the Contractor’s possession;</w:t>
      </w:r>
    </w:p>
    <w:p w14:paraId="0703A3F5" w14:textId="77777777" w:rsidR="008B3961" w:rsidRPr="00837F81" w:rsidRDefault="00D74028">
      <w:pPr>
        <w:spacing w:after="200" w:line="276" w:lineRule="auto"/>
        <w:ind w:left="720"/>
        <w:jc w:val="both"/>
      </w:pPr>
      <w:r w:rsidRPr="00837F81">
        <w:t xml:space="preserve">    (iii) Assign to the Owner (without recourse to the Contractor), at the Owner’s election, any or all of the Contractor’s subcontracts, purchase orders, supply agreements and other agreements entered into in connection with the Work. The Contractor shall include in all subcontracts and purchase orders a provision permitting such assignment without the consent of the Subcontractor or supplier;</w:t>
      </w:r>
    </w:p>
    <w:p w14:paraId="2273612A" w14:textId="5E94081E" w:rsidR="008B3961" w:rsidRPr="00837F81" w:rsidRDefault="00D74028">
      <w:pPr>
        <w:spacing w:after="200" w:line="276" w:lineRule="auto"/>
        <w:ind w:left="720"/>
        <w:jc w:val="both"/>
      </w:pPr>
      <w:r w:rsidRPr="00837F81">
        <w:t xml:space="preserve">    (</w:t>
      </w:r>
      <w:r w:rsidR="00545229" w:rsidRPr="00837F81">
        <w:t>i</w:t>
      </w:r>
      <w:r w:rsidRPr="00837F81">
        <w:t>v) Deliver to the Owner all Equipment and materials (whether at the Site, in transit, or at the Contractor’s or Subcontractors’ premises) for which title has passed to the Owner or for which the Owner has made payment;</w:t>
      </w:r>
    </w:p>
    <w:p w14:paraId="3F63519D" w14:textId="70084501" w:rsidR="008B3961" w:rsidRPr="00837F81" w:rsidRDefault="00D74028">
      <w:pPr>
        <w:spacing w:after="200" w:line="276" w:lineRule="auto"/>
        <w:ind w:left="720"/>
        <w:jc w:val="both"/>
      </w:pPr>
      <w:r w:rsidRPr="00837F81">
        <w:t xml:space="preserve">    (v) Provide reasonable cooperation and technical assistance (including making available relevant personnel for a transition period of up to [sixty (60)] Days) to enable the Owner or its replacement contractor to understand the status of the Work and continue the Work without undue disruption; and</w:t>
      </w:r>
    </w:p>
    <w:p w14:paraId="603EC734" w14:textId="084C3CF7" w:rsidR="008B3961" w:rsidRPr="00837F81" w:rsidRDefault="00D74028">
      <w:pPr>
        <w:spacing w:after="200" w:line="276" w:lineRule="auto"/>
        <w:ind w:left="720"/>
        <w:jc w:val="both"/>
      </w:pPr>
      <w:r w:rsidRPr="00837F81">
        <w:t xml:space="preserve">    (vi) Remove all Contractor-owned construction equipment, temporary facilities and debris from the Site within [thirty (30)] Days of termination (or such longer period as the Owner may reasonably permit).</w:t>
      </w:r>
    </w:p>
    <w:p w14:paraId="636D078E" w14:textId="203A447D" w:rsidR="008B3961" w:rsidRPr="00837F81" w:rsidRDefault="00701D89">
      <w:pPr>
        <w:spacing w:after="200" w:line="276" w:lineRule="auto"/>
        <w:ind w:left="720"/>
        <w:jc w:val="both"/>
      </w:pPr>
      <w:r w:rsidRPr="0004051C" w:rsidDel="00701D89">
        <w:t xml:space="preserve"> </w:t>
      </w:r>
      <w:r w:rsidR="00D74028" w:rsidRPr="0004051C">
        <w:t>(c)</w:t>
      </w:r>
      <w:del w:id="1288" w:author="Akintunde Fasuba" w:date="2026-05-11T14:58:00Z" w16du:dateUtc="2026-05-11T13:58:00Z">
        <w:r w:rsidR="00D74028" w:rsidRPr="0004051C" w:rsidDel="00AF0E7B">
          <w:delText xml:space="preserve"> </w:delText>
        </w:r>
        <w:r w:rsidR="00D74028" w:rsidRPr="00211A5D" w:rsidDel="00AF0E7B">
          <w:rPr>
            <w:highlight w:val="yellow"/>
          </w:rPr>
          <w:delText xml:space="preserve">The incremental cost of completing the Work (being the total cost incurred by the Owner to complete the Work less the unpaid balance of the Contract Price) shall be borne by the Contractor. If such incremental cost exceeds the amounts recoverable under the Performance Security, the Contractor shall remain liable for the excess, </w:delText>
        </w:r>
        <w:r w:rsidR="0090190B" w:rsidRPr="00211A5D" w:rsidDel="00AF0E7B">
          <w:rPr>
            <w:highlight w:val="yellow"/>
          </w:rPr>
          <w:delText xml:space="preserve">notwithstanding </w:delText>
        </w:r>
        <w:r w:rsidR="00D74028" w:rsidRPr="00211A5D" w:rsidDel="00AF0E7B">
          <w:rPr>
            <w:highlight w:val="yellow"/>
          </w:rPr>
          <w:delText>Article 17</w:delText>
        </w:r>
      </w:del>
      <w:ins w:id="1289" w:author="Akintunde Fasuba" w:date="2026-05-11T14:58:00Z" w16du:dateUtc="2026-05-11T13:58:00Z">
        <w:r w:rsidR="00AF0E7B" w:rsidRPr="00AF0E7B">
          <w:t xml:space="preserve"> The incremental cost of completing the Work (being the total cost incurred by the Owner to complete the Work less the unpaid balance of the Contract Price) shall be borne by the Contractor. The Contractor’s liability for such incremental cost shall not exceed </w:t>
        </w:r>
        <w:r w:rsidR="00AF0E7B" w:rsidRPr="00AF0E7B">
          <w:lastRenderedPageBreak/>
          <w:t>120% of the Contract Price. If such incremental cost exceeds the amounts recoverable under the Performance Security, the Contractor shall remain liable for the excess up to the said 120% cap, notwithstanding Article 17</w:t>
        </w:r>
      </w:ins>
      <w:r w:rsidR="00D74028" w:rsidRPr="0004051C">
        <w:t>.</w:t>
      </w:r>
    </w:p>
    <w:p w14:paraId="68C7C17A" w14:textId="77777777" w:rsidR="008B3961" w:rsidRPr="00837F81" w:rsidRDefault="00D74028">
      <w:pPr>
        <w:spacing w:after="200" w:line="276" w:lineRule="auto"/>
        <w:ind w:left="720"/>
        <w:jc w:val="both"/>
      </w:pPr>
      <w:r w:rsidRPr="00837F81">
        <w:t>(d) The Owner shall not be required to make any further payments to the Contractor until the Work has been completed and the total cost of completion has been determined. If the total cost of completion (including all amounts drawn under the Performance Security) is less than the unpaid balance of the Contract Price, the Owner shall pay the difference to the Contractor.</w:t>
      </w:r>
    </w:p>
    <w:p w14:paraId="52565EEE" w14:textId="77777777" w:rsidR="008B3961" w:rsidRPr="00837F81" w:rsidRDefault="00D74028">
      <w:pPr>
        <w:pStyle w:val="Heading2"/>
      </w:pPr>
      <w:bookmarkStart w:id="1290" w:name="_Toc229430417"/>
      <w:r w:rsidRPr="00837F81">
        <w:t>15.4  Owner Events of Default</w:t>
      </w:r>
      <w:bookmarkEnd w:id="1290"/>
    </w:p>
    <w:p w14:paraId="5684A2BB" w14:textId="77777777" w:rsidR="008B3961" w:rsidRPr="00837F81" w:rsidRDefault="00D74028">
      <w:pPr>
        <w:spacing w:after="200" w:line="276" w:lineRule="auto"/>
        <w:ind w:left="720"/>
        <w:jc w:val="both"/>
      </w:pPr>
      <w:r w:rsidRPr="00837F81">
        <w:t>Each of the following shall constitute an Owner Event of Default:</w:t>
      </w:r>
    </w:p>
    <w:p w14:paraId="3963CAB5" w14:textId="77777777" w:rsidR="008B3961" w:rsidRPr="00837F81" w:rsidRDefault="00D74028">
      <w:pPr>
        <w:spacing w:after="200" w:line="276" w:lineRule="auto"/>
        <w:ind w:left="720"/>
        <w:jc w:val="both"/>
      </w:pPr>
      <w:r w:rsidRPr="00837F81">
        <w:t>(a) The Owner becomes insolvent, bankrupt, or is the subject of proceedings for liquidation, winding-up or dissolution that are not dismissed within [sixty (60)] Days;</w:t>
      </w:r>
    </w:p>
    <w:p w14:paraId="44645560" w14:textId="77777777" w:rsidR="008B3961" w:rsidRPr="00837F81" w:rsidRDefault="00D74028">
      <w:pPr>
        <w:spacing w:after="200" w:line="276" w:lineRule="auto"/>
        <w:ind w:left="720"/>
        <w:jc w:val="both"/>
      </w:pPr>
      <w:r w:rsidRPr="00837F81">
        <w:t>(b) Any material representation made by the Owner in this Agreement is false or misleading in any material respect when made; or</w:t>
      </w:r>
    </w:p>
    <w:p w14:paraId="582C12A0" w14:textId="7845BF0F" w:rsidR="008B3961" w:rsidRPr="00837F81" w:rsidRDefault="00D74028">
      <w:pPr>
        <w:spacing w:after="200" w:line="276" w:lineRule="auto"/>
        <w:ind w:left="720"/>
        <w:jc w:val="both"/>
      </w:pPr>
      <w:r w:rsidRPr="00837F81">
        <w:t>(c) The Owner commits a material breach of its obligations under this Agreement and fails to cure such breach within a reasonable period after receipt of written notice from the Contractor specifying the breach in reasonable detail.</w:t>
      </w:r>
    </w:p>
    <w:p w14:paraId="32569101" w14:textId="05E84988" w:rsidR="00DE75BB" w:rsidRPr="00837F81" w:rsidRDefault="00DE75BB" w:rsidP="00DE75BB">
      <w:pPr>
        <w:spacing w:after="200" w:line="276" w:lineRule="auto"/>
        <w:ind w:left="720"/>
        <w:jc w:val="both"/>
      </w:pPr>
      <w:r w:rsidRPr="00837F81">
        <w:t>(d) Failure to Cooperate or Allow Access. If the Owner fails to cooperate with Contractor in any situation where such cooperation is necessary to enable Contractor to carry out obligations under this Agreement</w:t>
      </w:r>
      <w:r w:rsidR="00DE2DD4" w:rsidRPr="00837F81">
        <w:t xml:space="preserve"> and such failure will cause a material breach of this Agreement</w:t>
      </w:r>
      <w:r w:rsidRPr="00837F81">
        <w:t xml:space="preserve">. Such failure to cooperate shall include, without limitation, the failure to assist in obtaining required Authorizations, the failure to afford Contractor the access to the Site, to the </w:t>
      </w:r>
      <w:r w:rsidR="00DE2DD4" w:rsidRPr="00837F81">
        <w:t>s</w:t>
      </w:r>
      <w:r w:rsidRPr="00837F81">
        <w:t xml:space="preserve">oil </w:t>
      </w:r>
      <w:r w:rsidR="00DE2DD4" w:rsidRPr="00837F81">
        <w:t>d</w:t>
      </w:r>
      <w:r w:rsidRPr="00837F81">
        <w:t xml:space="preserve">isposal </w:t>
      </w:r>
      <w:r w:rsidR="00DE2DD4" w:rsidRPr="00837F81">
        <w:t>a</w:t>
      </w:r>
      <w:r w:rsidRPr="00837F81">
        <w:t xml:space="preserve">rea or to the </w:t>
      </w:r>
      <w:r w:rsidR="00DE2DD4" w:rsidRPr="00837F81">
        <w:t>e</w:t>
      </w:r>
      <w:r w:rsidRPr="00837F81">
        <w:t xml:space="preserve">asement </w:t>
      </w:r>
      <w:r w:rsidR="00DE2DD4" w:rsidRPr="00837F81">
        <w:t>a</w:t>
      </w:r>
      <w:r w:rsidRPr="00837F81">
        <w:t xml:space="preserve">reas necessary for Contractor and all persons retained by Contractor in connection with the Project to perform their Project-related duties </w:t>
      </w:r>
      <w:r w:rsidR="00DE2DD4" w:rsidRPr="00837F81">
        <w:t>and such failure constitutes a material breach of the Owners obligations under this Contract.</w:t>
      </w:r>
    </w:p>
    <w:p w14:paraId="26BF9850" w14:textId="3CD3C1C6" w:rsidR="00DE75BB" w:rsidRPr="00837F81" w:rsidRDefault="00DE75BB" w:rsidP="00DE75BB">
      <w:pPr>
        <w:spacing w:after="200" w:line="276" w:lineRule="auto"/>
        <w:ind w:left="720"/>
        <w:jc w:val="both"/>
      </w:pPr>
      <w:r w:rsidRPr="00837F81">
        <w:t xml:space="preserve">(e.) Failure to supply feed stock for </w:t>
      </w:r>
      <w:r w:rsidR="00DE2DD4" w:rsidRPr="00837F81">
        <w:t>C</w:t>
      </w:r>
      <w:r w:rsidRPr="00837F81">
        <w:t>ommissioning.</w:t>
      </w:r>
    </w:p>
    <w:p w14:paraId="03F3AA69" w14:textId="22BD8DB7" w:rsidR="00DE75BB" w:rsidRPr="00837F81" w:rsidRDefault="00DE75BB" w:rsidP="00610626">
      <w:pPr>
        <w:pStyle w:val="ListParagraph"/>
        <w:spacing w:after="160" w:line="278" w:lineRule="auto"/>
        <w:ind w:left="720"/>
        <w:jc w:val="both"/>
      </w:pPr>
      <w:r w:rsidRPr="00837F81">
        <w:rPr>
          <w:u w:val="single"/>
        </w:rPr>
        <w:t>(f) Failure to Make a Payment to Contractor When Due</w:t>
      </w:r>
      <w:r w:rsidRPr="00837F81">
        <w:t>. The failure of an Owner to make the full amount of any payment to Contractor required under this Agreement as at when due following notice of failure to pay</w:t>
      </w:r>
      <w:r w:rsidR="00DE2DD4" w:rsidRPr="00837F81">
        <w:t>.</w:t>
      </w:r>
    </w:p>
    <w:p w14:paraId="5A6230B6" w14:textId="77777777" w:rsidR="00DE75BB" w:rsidRPr="00837F81" w:rsidRDefault="00DE75BB" w:rsidP="00DE75BB">
      <w:pPr>
        <w:spacing w:after="200" w:line="276" w:lineRule="auto"/>
        <w:ind w:left="720"/>
        <w:jc w:val="both"/>
      </w:pPr>
    </w:p>
    <w:p w14:paraId="6D34B020" w14:textId="77777777" w:rsidR="00186EB5" w:rsidRPr="00837F81" w:rsidRDefault="00186EB5">
      <w:pPr>
        <w:spacing w:after="200" w:line="276" w:lineRule="auto"/>
        <w:ind w:left="720"/>
        <w:jc w:val="both"/>
      </w:pPr>
    </w:p>
    <w:p w14:paraId="2DD35A4B" w14:textId="77777777" w:rsidR="008B3961" w:rsidRPr="00837F81" w:rsidRDefault="00D74028">
      <w:pPr>
        <w:pStyle w:val="Heading2"/>
      </w:pPr>
      <w:bookmarkStart w:id="1291" w:name="_Toc229430418"/>
      <w:commentRangeStart w:id="1292"/>
      <w:r w:rsidRPr="00837F81">
        <w:t>15.5  Remedies Upon Owner Default</w:t>
      </w:r>
      <w:bookmarkEnd w:id="1291"/>
      <w:commentRangeEnd w:id="1292"/>
      <w:r w:rsidR="0022657F" w:rsidRPr="00837F81">
        <w:rPr>
          <w:rStyle w:val="CommentReference"/>
          <w:sz w:val="24"/>
          <w:szCs w:val="24"/>
        </w:rPr>
        <w:commentReference w:id="1292"/>
      </w:r>
    </w:p>
    <w:p w14:paraId="1F2528D2" w14:textId="77777777" w:rsidR="00FE1299" w:rsidRPr="00837F81" w:rsidRDefault="00FE1299" w:rsidP="00FE1299">
      <w:pPr>
        <w:spacing w:after="200" w:line="276" w:lineRule="auto"/>
        <w:ind w:left="720"/>
        <w:jc w:val="both"/>
      </w:pPr>
      <w:r w:rsidRPr="00837F81">
        <w:lastRenderedPageBreak/>
        <w:t>If the Owner’s Event of Default shall have occurred and continues to persist, the Contractor shall have the right to exercise any one or more of the following remedies, concurrently or separately and without any election of remedies being deemed to have been made;</w:t>
      </w:r>
    </w:p>
    <w:p w14:paraId="43F01081" w14:textId="0C0B7F9E" w:rsidR="00FE1299" w:rsidRPr="00837F81" w:rsidRDefault="00FE1299" w:rsidP="00FE1299">
      <w:pPr>
        <w:spacing w:after="200" w:line="276" w:lineRule="auto"/>
        <w:ind w:left="720"/>
        <w:jc w:val="both"/>
      </w:pPr>
      <w:r w:rsidRPr="00837F81">
        <w:t xml:space="preserve">a. Contractor may terminate this contract </w:t>
      </w:r>
      <w:ins w:id="1293" w:author="Chuka Obi" w:date="2026-05-11T21:10:00Z" w16du:dateUtc="2026-05-11T20:10:00Z">
        <w:r w:rsidR="0022657F">
          <w:t xml:space="preserve">by giving fifteen (15) Days’ written notice </w:t>
        </w:r>
      </w:ins>
      <w:ins w:id="1294" w:author="Chuka Obi" w:date="2026-05-11T21:11:00Z" w16du:dateUtc="2026-05-11T20:11:00Z">
        <w:r w:rsidR="0022657F">
          <w:t xml:space="preserve">to the Owner. Any payments previously made by the Owner for Work properly performed shall not be refundable. </w:t>
        </w:r>
      </w:ins>
      <w:del w:id="1295" w:author="Chuka Obi" w:date="2026-05-11T21:11:00Z" w16du:dateUtc="2026-05-11T20:11:00Z">
        <w:r w:rsidRPr="00837F81" w:rsidDel="0022657F">
          <w:delText xml:space="preserve">and may retain any and all prior payments paid by the Owner. </w:delText>
        </w:r>
      </w:del>
    </w:p>
    <w:p w14:paraId="6BB5F99B" w14:textId="32D40508" w:rsidR="00FE1299" w:rsidRPr="00837F81" w:rsidRDefault="00FE1299" w:rsidP="00FE1299">
      <w:pPr>
        <w:spacing w:after="200" w:line="276" w:lineRule="auto"/>
        <w:ind w:left="720"/>
        <w:jc w:val="both"/>
      </w:pPr>
      <w:r w:rsidRPr="00837F81">
        <w:t xml:space="preserve">b. </w:t>
      </w:r>
      <w:ins w:id="1296" w:author="Chuka Obi" w:date="2026-05-11T21:13:00Z" w16du:dateUtc="2026-05-11T20:13:00Z">
        <w:r w:rsidR="0022657F">
          <w:t xml:space="preserve">Upon termination under sub-paragraph (a) </w:t>
        </w:r>
      </w:ins>
      <w:del w:id="1297" w:author="Chuka Obi" w:date="2026-05-11T21:13:00Z" w16du:dateUtc="2026-05-11T20:13:00Z">
        <w:r w:rsidRPr="00837F81" w:rsidDel="0022657F">
          <w:delText xml:space="preserve">Where </w:delText>
        </w:r>
      </w:del>
      <w:r w:rsidRPr="00837F81">
        <w:t>the Contractor</w:t>
      </w:r>
      <w:ins w:id="1298" w:author="Chuka Obi" w:date="2026-05-11T21:13:00Z" w16du:dateUtc="2026-05-11T20:13:00Z">
        <w:r w:rsidR="0022657F">
          <w:t xml:space="preserve"> shall be entitled to recover from the Owner: (i)</w:t>
        </w:r>
      </w:ins>
      <w:ins w:id="1299" w:author="Chuka Obi" w:date="2026-05-11T21:14:00Z" w16du:dateUtc="2026-05-11T20:14:00Z">
        <w:r w:rsidR="0022657F">
          <w:t xml:space="preserve"> the value of Work properly performed prior to the date of termination and not previously paid; (ii) the documented cost of materials and Equipment already ordered or delivered and not previously paid; (ii</w:t>
        </w:r>
      </w:ins>
      <w:ins w:id="1300" w:author="Chuka Obi" w:date="2026-05-11T21:15:00Z" w16du:dateUtc="2026-05-11T20:15:00Z">
        <w:r w:rsidR="0022657F">
          <w:t>i) reasonable demobilization costs; and (iv) a reasonable amount for loss of anticipated profit on the unperformed portion of the Work, not to exceed five percent (5%) of the value of the unperformed Work.</w:t>
        </w:r>
      </w:ins>
      <w:r w:rsidRPr="00837F81">
        <w:t xml:space="preserve"> </w:t>
      </w:r>
      <w:del w:id="1301" w:author="Chuka Obi" w:date="2026-05-11T21:16:00Z" w16du:dateUtc="2026-05-11T20:16:00Z">
        <w:r w:rsidRPr="00837F81" w:rsidDel="0022657F">
          <w:delText>suffers pecuniary loss in the course of the project as a result of the Owners default, the contractor shall be entitled to the extent of pecuniary loss suffered by the contractor.</w:delText>
        </w:r>
      </w:del>
    </w:p>
    <w:p w14:paraId="3F3599DB" w14:textId="7C83A917" w:rsidR="00FE1299" w:rsidRPr="00837F81" w:rsidRDefault="00FE1299" w:rsidP="00FE1299">
      <w:pPr>
        <w:spacing w:after="200" w:line="276" w:lineRule="auto"/>
        <w:ind w:left="720"/>
        <w:jc w:val="both"/>
      </w:pPr>
      <w:r w:rsidRPr="00837F81">
        <w:t>c. Where the owner fails to supply feed stock to the contractor which consequently hinders the effective performance of and/or delays the final delivery of the project, the Owner shall be liable to bear the cost of the Contractor’s demobilization and re-mobilization to site upon availability of feedstock.</w:t>
      </w:r>
    </w:p>
    <w:p w14:paraId="065C4BCA" w14:textId="3D0FAED3" w:rsidR="00FE1299" w:rsidRPr="00837F81" w:rsidRDefault="00FE1299" w:rsidP="00FE1299">
      <w:pPr>
        <w:spacing w:after="200" w:line="276" w:lineRule="auto"/>
        <w:ind w:left="720"/>
        <w:jc w:val="both"/>
      </w:pPr>
      <w:r w:rsidRPr="00837F81">
        <w:t>d. Delay in payment to the contractor in order to fulfil the Contractor’s Obligation under this contract may lead to an automatic extension of project delivery timeline.</w:t>
      </w:r>
    </w:p>
    <w:p w14:paraId="1DD44712" w14:textId="0244E0FD" w:rsidR="00FE1299" w:rsidRPr="00837F81" w:rsidRDefault="00FE1299" w:rsidP="00FE1299">
      <w:pPr>
        <w:spacing w:after="200" w:line="276" w:lineRule="auto"/>
        <w:ind w:left="720"/>
        <w:jc w:val="both"/>
      </w:pPr>
      <w:r w:rsidRPr="00837F81">
        <w:t xml:space="preserve">e. Notwithstanding the availability and/or exercise of the foregoing remedies, Contractor shall have all such other remedies available under applicable Law. </w:t>
      </w:r>
    </w:p>
    <w:p w14:paraId="79C7E162" w14:textId="244BFC58" w:rsidR="00FE1299" w:rsidRPr="00837F81" w:rsidRDefault="00FE1299" w:rsidP="00FE1299">
      <w:pPr>
        <w:spacing w:after="200" w:line="276" w:lineRule="auto"/>
        <w:ind w:left="720"/>
        <w:jc w:val="both"/>
      </w:pPr>
      <w:r w:rsidRPr="00837F81">
        <w:t>f. In exercising any of the foregoing remedies, the Contractor shall use reasonable efforts to mitigate its damages.</w:t>
      </w:r>
    </w:p>
    <w:p w14:paraId="2FF76A2B" w14:textId="77777777" w:rsidR="008B3961" w:rsidRPr="00837F81" w:rsidRDefault="00D74028">
      <w:pPr>
        <w:pStyle w:val="Heading2"/>
      </w:pPr>
      <w:bookmarkStart w:id="1302" w:name="_Toc229430419"/>
      <w:r w:rsidRPr="00837F81">
        <w:t>15.6  Termination for Convenience</w:t>
      </w:r>
      <w:bookmarkEnd w:id="1302"/>
    </w:p>
    <w:p w14:paraId="41B0AF7D" w14:textId="77777777" w:rsidR="008B3961" w:rsidRPr="00837F81" w:rsidRDefault="00D74028">
      <w:pPr>
        <w:spacing w:after="200" w:line="276" w:lineRule="auto"/>
        <w:ind w:left="720"/>
        <w:jc w:val="both"/>
      </w:pPr>
      <w:r w:rsidRPr="00837F81">
        <w:t>(a) The Owner may terminate this Agreement for convenience at any time by giving [thirty (30)] Days’ written notice to the Contractor.</w:t>
      </w:r>
    </w:p>
    <w:p w14:paraId="32492D45" w14:textId="5C958F46" w:rsidR="008B3961" w:rsidRPr="00837F81" w:rsidRDefault="00D74028">
      <w:pPr>
        <w:spacing w:after="200" w:line="276" w:lineRule="auto"/>
        <w:ind w:left="720"/>
        <w:jc w:val="both"/>
      </w:pPr>
      <w:r w:rsidRPr="00837F81">
        <w:t xml:space="preserve">(b) Upon termination for convenience, the Owner shall pay to the Contractor: (i) the value of Work performed prior to the date of termination; (ii) the cost of materials and Equipment already ordered or delivered; (iii) reasonable demobilization costs; and (iv) a reasonable amount for loss of anticipated profit on the unperformed portion of the Work, not to exceed </w:t>
      </w:r>
      <w:r w:rsidRPr="00111DD4">
        <w:t xml:space="preserve">five percent (5%) </w:t>
      </w:r>
      <w:r w:rsidRPr="00837F81">
        <w:t>of the value of the unperformed Work.</w:t>
      </w:r>
    </w:p>
    <w:p w14:paraId="3C5A8842" w14:textId="77777777" w:rsidR="008B3961" w:rsidRPr="00837F81" w:rsidRDefault="00D74028">
      <w:pPr>
        <w:pStyle w:val="Heading2"/>
      </w:pPr>
      <w:bookmarkStart w:id="1303" w:name="_Toc229430420"/>
      <w:r w:rsidRPr="00837F81">
        <w:t>15.7  Long Stop Date Termination</w:t>
      </w:r>
      <w:bookmarkEnd w:id="1303"/>
    </w:p>
    <w:p w14:paraId="782A1DCC" w14:textId="36370DD8" w:rsidR="008B3961" w:rsidRPr="00837F81" w:rsidRDefault="00D74028">
      <w:pPr>
        <w:spacing w:after="200" w:line="276" w:lineRule="auto"/>
        <w:ind w:left="720"/>
        <w:jc w:val="both"/>
      </w:pPr>
      <w:r w:rsidRPr="00837F81">
        <w:t xml:space="preserve">(a) If Substantial Completion has not been achieved by the date falling </w:t>
      </w:r>
      <w:r w:rsidR="00DE2DD4" w:rsidRPr="006C4B92">
        <w:t xml:space="preserve">thirty </w:t>
      </w:r>
      <w:r w:rsidRPr="006C4B92">
        <w:t>(</w:t>
      </w:r>
      <w:r w:rsidR="00DE2DD4" w:rsidRPr="006C4B92">
        <w:t>30</w:t>
      </w:r>
      <w:r w:rsidRPr="006C4B92">
        <w:t>) Days</w:t>
      </w:r>
      <w:r w:rsidRPr="00837F81">
        <w:t xml:space="preserve"> after the Guaranteed Substantial Completion Date (as may be extended by Change Orders) </w:t>
      </w:r>
      <w:r w:rsidRPr="00837F81">
        <w:lastRenderedPageBreak/>
        <w:t>(the “Long Stop Date”), the Owner shall be entitled to terminate this Agreement by giving fifteen (15) Days’ written notice to the Contractor.</w:t>
      </w:r>
    </w:p>
    <w:p w14:paraId="02C60271" w14:textId="77777777" w:rsidR="008B3961" w:rsidRPr="00837F81" w:rsidRDefault="00D74028">
      <w:pPr>
        <w:spacing w:after="200" w:line="276" w:lineRule="auto"/>
        <w:ind w:left="720"/>
        <w:jc w:val="both"/>
      </w:pPr>
      <w:r w:rsidRPr="00837F81">
        <w:t>(b) Termination under this Section 15.7 shall be treated as termination for Contractor default under Section 15.3, and the Owner shall be entitled to exercise all remedies set forth therein (including drawing on the Performance Security and engaging a replacement contractor to complete the Work at the Contractor’s cost).</w:t>
      </w:r>
    </w:p>
    <w:p w14:paraId="015848C0" w14:textId="77777777" w:rsidR="008B3961" w:rsidRPr="00837F81" w:rsidRDefault="00D74028">
      <w:pPr>
        <w:spacing w:after="200" w:line="276" w:lineRule="auto"/>
        <w:ind w:left="720"/>
        <w:jc w:val="both"/>
      </w:pPr>
      <w:r w:rsidRPr="00837F81">
        <w:t>(c) For the avoidance of doubt, the Owner’s right to terminate under this Section 15.7 is in addition to (and not in substitution for) the Owner’s entitlement to Delay Liquidated Damages under Article 13 up to the Delay LD Cap.</w:t>
      </w:r>
    </w:p>
    <w:p w14:paraId="32EB9ADC" w14:textId="77777777" w:rsidR="008B3961" w:rsidRPr="00837F81" w:rsidRDefault="00D74028">
      <w:pPr>
        <w:pStyle w:val="Heading2"/>
      </w:pPr>
      <w:bookmarkStart w:id="1304" w:name="_Toc229430421"/>
      <w:r w:rsidRPr="00837F81">
        <w:t>15.8  Termination Due to Extended Force Majeure</w:t>
      </w:r>
      <w:bookmarkEnd w:id="1304"/>
    </w:p>
    <w:p w14:paraId="13A0C1BC" w14:textId="77777777" w:rsidR="008B3961" w:rsidRPr="00837F81" w:rsidRDefault="00D74028">
      <w:pPr>
        <w:spacing w:after="200" w:line="276" w:lineRule="auto"/>
        <w:ind w:left="720"/>
        <w:jc w:val="both"/>
      </w:pPr>
      <w:r w:rsidRPr="00837F81">
        <w:t>If this Agreement is terminated due to an extended Force Majeure event in accordance with Section 6.8(d), the Owner shall pay to the Contractor the value of Work performed prior to the date of termination and the cost of materials and Equipment already ordered or delivered, but neither Party shall have any further liability to the other in connection with such termination.</w:t>
      </w:r>
    </w:p>
    <w:p w14:paraId="19350B89" w14:textId="77777777" w:rsidR="008B3961" w:rsidRPr="00837F81" w:rsidRDefault="00D74028">
      <w:pPr>
        <w:pStyle w:val="Heading2"/>
      </w:pPr>
      <w:bookmarkStart w:id="1305" w:name="_Toc229430422"/>
      <w:r w:rsidRPr="00837F81">
        <w:t>15.9  Suspension of Work</w:t>
      </w:r>
      <w:bookmarkEnd w:id="1305"/>
    </w:p>
    <w:p w14:paraId="23085020" w14:textId="77777777" w:rsidR="008B3961" w:rsidRPr="00837F81" w:rsidRDefault="00D74028">
      <w:pPr>
        <w:spacing w:after="200" w:line="276" w:lineRule="auto"/>
        <w:ind w:left="720"/>
        <w:jc w:val="both"/>
      </w:pPr>
      <w:r w:rsidRPr="00837F81">
        <w:t>(a) The Owner may at any time direct the Contractor to suspend all or part of the Work for a specified period. The Contractor shall comply with such direction and shall take all necessary measures to protect and preserve the Work during the period of suspension.</w:t>
      </w:r>
    </w:p>
    <w:p w14:paraId="10F6AECC" w14:textId="6D450091" w:rsidR="008B3961" w:rsidRPr="00837F81" w:rsidRDefault="00D74028">
      <w:pPr>
        <w:spacing w:after="200" w:line="276" w:lineRule="auto"/>
        <w:ind w:left="720"/>
        <w:jc w:val="both"/>
      </w:pPr>
      <w:r w:rsidRPr="00837F81">
        <w:t>(b) If the suspension continues for more than [ninety (90)] consecutive Days and is not caused by a Contractor Event of Default, the Contractor may</w:t>
      </w:r>
      <w:r w:rsidR="00C7053D" w:rsidRPr="00837F81">
        <w:t xml:space="preserve"> may either (i) agree to a further suspension; or (ii) treat the suspension as an omission of the affected part of the Works. Where the suspension affects the whole of the Works, the Contractor may</w:t>
      </w:r>
      <w:r w:rsidRPr="00837F81">
        <w:t xml:space="preserve"> treat the suspension as a termination for convenience under Section 15.6.</w:t>
      </w:r>
    </w:p>
    <w:p w14:paraId="629C9369" w14:textId="791AE0D2" w:rsidR="008B3961" w:rsidRPr="00837F81" w:rsidRDefault="00D74028">
      <w:pPr>
        <w:spacing w:after="200" w:line="276" w:lineRule="auto"/>
        <w:ind w:left="720"/>
        <w:jc w:val="both"/>
      </w:pPr>
      <w:r w:rsidRPr="00837F81">
        <w:t xml:space="preserve">(c) The Contractor shall be entitled to a </w:t>
      </w:r>
      <w:r w:rsidR="00C7053D" w:rsidRPr="00837F81">
        <w:t>Claim</w:t>
      </w:r>
      <w:r w:rsidRPr="00837F81">
        <w:t xml:space="preserve"> for reasonable costs incurred as a direct result of the suspension (including standby costs and demobilization/remobilization costs) and an extension of the Project Schedule by the duration of the suspension, except where the suspension is caused by a Contractor Event of Default.</w:t>
      </w:r>
    </w:p>
    <w:p w14:paraId="2BD0120A" w14:textId="77777777" w:rsidR="008B3961" w:rsidRPr="00837F81" w:rsidRDefault="00D74028">
      <w:pPr>
        <w:pStyle w:val="Heading2"/>
      </w:pPr>
      <w:bookmarkStart w:id="1306" w:name="_Toc229430423"/>
      <w:r w:rsidRPr="00837F81">
        <w:t>15.10  Effect of Termination</w:t>
      </w:r>
      <w:bookmarkEnd w:id="1306"/>
    </w:p>
    <w:p w14:paraId="6850DCE0" w14:textId="77777777" w:rsidR="008B3961" w:rsidRPr="00837F81" w:rsidRDefault="00D74028">
      <w:pPr>
        <w:spacing w:after="200" w:line="276" w:lineRule="auto"/>
        <w:ind w:left="720"/>
        <w:jc w:val="both"/>
      </w:pPr>
      <w:r w:rsidRPr="00837F81">
        <w:t>(a) Upon termination by either Party, title to all Work and Work Product completed as of the termination date shall vest in the Owner (to the extent title has not already passed), subject to the Owner’s payment obligations under the applicable termination provisions.</w:t>
      </w:r>
    </w:p>
    <w:p w14:paraId="01367604" w14:textId="77777777" w:rsidR="008B3961" w:rsidRPr="00837F81" w:rsidRDefault="00D74028">
      <w:pPr>
        <w:spacing w:after="200" w:line="276" w:lineRule="auto"/>
        <w:ind w:left="720"/>
        <w:jc w:val="both"/>
      </w:pPr>
      <w:r w:rsidRPr="00837F81">
        <w:lastRenderedPageBreak/>
        <w:t>(b) Termination of this Agreement shall not relieve either Party of obligations that accrued prior to the termination date or of obligations expressly stated to survive termination.</w:t>
      </w:r>
    </w:p>
    <w:p w14:paraId="215A1580" w14:textId="77777777" w:rsidR="008B3961" w:rsidRPr="00837F81" w:rsidRDefault="00D74028">
      <w:r w:rsidRPr="00837F81">
        <w:br w:type="page"/>
      </w:r>
    </w:p>
    <w:p w14:paraId="17F7A320" w14:textId="65B5D872" w:rsidR="008B3961" w:rsidRPr="00837F81" w:rsidRDefault="00FE2B59">
      <w:pPr>
        <w:pStyle w:val="Heading1"/>
      </w:pPr>
      <w:bookmarkStart w:id="1307" w:name="_Toc229430424"/>
      <w:r w:rsidRPr="00837F81">
        <w:lastRenderedPageBreak/>
        <w:t>16. INDEMNIFICATION</w:t>
      </w:r>
      <w:bookmarkEnd w:id="1307"/>
    </w:p>
    <w:p w14:paraId="1239B684" w14:textId="77777777" w:rsidR="008B3961" w:rsidRPr="00837F81" w:rsidRDefault="00D74028">
      <w:pPr>
        <w:pStyle w:val="Heading2"/>
      </w:pPr>
      <w:bookmarkStart w:id="1308" w:name="_Toc229430425"/>
      <w:r w:rsidRPr="00837F81">
        <w:t>16.1  Contractor’s Indemnification</w:t>
      </w:r>
      <w:bookmarkEnd w:id="1308"/>
    </w:p>
    <w:p w14:paraId="4B1BA468" w14:textId="77777777" w:rsidR="008B3961" w:rsidRPr="00837F81" w:rsidRDefault="00D74028">
      <w:pPr>
        <w:spacing w:after="200" w:line="276" w:lineRule="auto"/>
        <w:ind w:left="720"/>
        <w:jc w:val="both"/>
      </w:pPr>
      <w:r w:rsidRPr="00837F81">
        <w:t>The Contractor shall defend, indemnify and hold harmless the Owner Group from and against any and all Claims, damages, losses, costs and expenses (including reasonable legal fees) arising out of or resulting from:</w:t>
      </w:r>
    </w:p>
    <w:p w14:paraId="7E7EFFAF" w14:textId="77777777" w:rsidR="008B3961" w:rsidRPr="00837F81" w:rsidRDefault="00D74028">
      <w:pPr>
        <w:spacing w:after="200" w:line="276" w:lineRule="auto"/>
        <w:ind w:left="720"/>
        <w:jc w:val="both"/>
      </w:pPr>
      <w:r w:rsidRPr="00837F81">
        <w:t>(a) The Contractor’s failure, or the failure of any member of the Contractor Group, to comply with Applicable Law;</w:t>
      </w:r>
    </w:p>
    <w:p w14:paraId="6923D342" w14:textId="77777777" w:rsidR="008B3961" w:rsidRPr="00837F81" w:rsidRDefault="00D74028">
      <w:pPr>
        <w:spacing w:after="200" w:line="276" w:lineRule="auto"/>
        <w:ind w:left="720"/>
        <w:jc w:val="both"/>
      </w:pPr>
      <w:r w:rsidRPr="00837F81">
        <w:t>(b) Bodily injury or death of any person, or damage to property of any third party, to the extent caused by the negligence, wilful misconduct, or breach of this Agreement by any member of the Contractor Group;</w:t>
      </w:r>
    </w:p>
    <w:p w14:paraId="1E6C8064" w14:textId="77777777" w:rsidR="008B3961" w:rsidRPr="00837F81" w:rsidRDefault="00D74028">
      <w:pPr>
        <w:spacing w:after="200" w:line="276" w:lineRule="auto"/>
        <w:ind w:left="720"/>
        <w:jc w:val="both"/>
      </w:pPr>
      <w:r w:rsidRPr="00837F81">
        <w:t>(c) Infringement of any patent, copyright, trademark, or other intellectual property right of any third party arising from the Work (excluding infringement arising from the Owner’s specifications or designs);</w:t>
      </w:r>
    </w:p>
    <w:p w14:paraId="43864801" w14:textId="77777777" w:rsidR="008B3961" w:rsidRPr="00837F81" w:rsidRDefault="00D74028">
      <w:pPr>
        <w:spacing w:after="200" w:line="276" w:lineRule="auto"/>
        <w:ind w:left="720"/>
        <w:jc w:val="both"/>
      </w:pPr>
      <w:r w:rsidRPr="00837F81">
        <w:t>(d) Any liens or encumbrances placed on the Work, the Facility or the Site arising from the Contractor’s failure to make payments to Subcontractors or suppliers;</w:t>
      </w:r>
    </w:p>
    <w:p w14:paraId="118539BD" w14:textId="77777777" w:rsidR="008B3961" w:rsidRPr="00837F81" w:rsidRDefault="00D74028">
      <w:pPr>
        <w:spacing w:after="200" w:line="276" w:lineRule="auto"/>
        <w:ind w:left="720"/>
        <w:jc w:val="both"/>
      </w:pPr>
      <w:r w:rsidRPr="00837F81">
        <w:t>(e) Bodily injury or death of any member of the Contractor Group, regardless of cause, except to the extent caused by the gross negligence or wilful misconduct of the Owner Group; and</w:t>
      </w:r>
    </w:p>
    <w:p w14:paraId="3F04C64D" w14:textId="77777777" w:rsidR="008B3961" w:rsidRPr="00837F81" w:rsidRDefault="00D74028">
      <w:pPr>
        <w:spacing w:after="200" w:line="276" w:lineRule="auto"/>
        <w:ind w:left="720"/>
        <w:jc w:val="both"/>
      </w:pPr>
      <w:r w:rsidRPr="00837F81">
        <w:t>(f) Environmental contamination, pollution, spills, releases or discharges of hazardous substances caused by the Contractor or any member of the Contractor Group during the performance of the Work, including the costs of remediation, clean-up, monitoring, fines and penalties imposed by any Governmental Authority, and any third party claims arising therefrom (excluding pre-existing contamination at the Site for which the Owner is responsible under Section 16.2(c)).</w:t>
      </w:r>
    </w:p>
    <w:p w14:paraId="35384C1E" w14:textId="77777777" w:rsidR="008B3961" w:rsidRPr="00837F81" w:rsidRDefault="00D74028">
      <w:pPr>
        <w:pStyle w:val="Heading2"/>
      </w:pPr>
      <w:bookmarkStart w:id="1309" w:name="_Toc229430426"/>
      <w:r w:rsidRPr="00837F81">
        <w:t>16.2  Owner’s Indemnification</w:t>
      </w:r>
      <w:bookmarkEnd w:id="1309"/>
    </w:p>
    <w:p w14:paraId="4BCCF410" w14:textId="77777777" w:rsidR="008B3961" w:rsidRPr="00837F81" w:rsidRDefault="00D74028">
      <w:pPr>
        <w:spacing w:after="200" w:line="276" w:lineRule="auto"/>
        <w:ind w:left="720"/>
        <w:jc w:val="both"/>
      </w:pPr>
      <w:r w:rsidRPr="00837F81">
        <w:t>The Owner shall defend, indemnify and hold harmless the Contractor Group from and against any and all Claims, damages, losses, costs and expenses (including reasonable legal fees) arising out of or resulting from:</w:t>
      </w:r>
    </w:p>
    <w:p w14:paraId="10BBE980" w14:textId="77777777" w:rsidR="008B3961" w:rsidRPr="00837F81" w:rsidRDefault="00D74028">
      <w:pPr>
        <w:spacing w:after="200" w:line="276" w:lineRule="auto"/>
        <w:ind w:left="720"/>
        <w:jc w:val="both"/>
      </w:pPr>
      <w:r w:rsidRPr="00837F81">
        <w:t>(a) The Owner’s failure to comply with Applicable Law;</w:t>
      </w:r>
    </w:p>
    <w:p w14:paraId="13F98541" w14:textId="77777777" w:rsidR="008B3961" w:rsidRPr="00837F81" w:rsidRDefault="00D74028">
      <w:pPr>
        <w:spacing w:after="200" w:line="276" w:lineRule="auto"/>
        <w:ind w:left="720"/>
        <w:jc w:val="both"/>
      </w:pPr>
      <w:r w:rsidRPr="00837F81">
        <w:t>(b) Bodily injury or death of any person, or damage to property of any third party, to the extent caused by the negligence, wilful misconduct, or breach of this Agreement by any member of the Owner Group;</w:t>
      </w:r>
    </w:p>
    <w:p w14:paraId="6679D977" w14:textId="77777777" w:rsidR="008B3961" w:rsidRPr="00837F81" w:rsidRDefault="00D74028">
      <w:pPr>
        <w:spacing w:after="200" w:line="276" w:lineRule="auto"/>
        <w:ind w:left="720"/>
        <w:jc w:val="both"/>
      </w:pPr>
      <w:r w:rsidRPr="00837F81">
        <w:lastRenderedPageBreak/>
        <w:t>(c) Pre-existing environmental contamination or hazardous materials at the Site that were present prior to the commencement of the Work; and</w:t>
      </w:r>
    </w:p>
    <w:p w14:paraId="6B9895AD" w14:textId="77777777" w:rsidR="008B3961" w:rsidRPr="00837F81" w:rsidRDefault="00D74028">
      <w:pPr>
        <w:spacing w:after="200" w:line="276" w:lineRule="auto"/>
        <w:ind w:left="720"/>
        <w:jc w:val="both"/>
      </w:pPr>
      <w:r w:rsidRPr="00837F81">
        <w:t>(d) Bodily injury or death of any member of the Owner Group, regardless of cause, except to the extent caused by the gross negligence or wilful misconduct of the Contractor Group.</w:t>
      </w:r>
    </w:p>
    <w:p w14:paraId="57B2F9D1" w14:textId="77777777" w:rsidR="008B3961" w:rsidRPr="00837F81" w:rsidRDefault="00D74028">
      <w:pPr>
        <w:pStyle w:val="Heading2"/>
      </w:pPr>
      <w:bookmarkStart w:id="1310" w:name="_Toc229430427"/>
      <w:r w:rsidRPr="00837F81">
        <w:t>16.3  Indemnification Procedures</w:t>
      </w:r>
      <w:bookmarkEnd w:id="1310"/>
    </w:p>
    <w:p w14:paraId="0826BD64" w14:textId="77777777" w:rsidR="008B3961" w:rsidRPr="00837F81" w:rsidRDefault="00D74028">
      <w:pPr>
        <w:spacing w:after="200" w:line="276" w:lineRule="auto"/>
        <w:ind w:left="720"/>
        <w:jc w:val="both"/>
      </w:pPr>
      <w:r w:rsidRPr="00837F81">
        <w:t>A Party seeking indemnification shall promptly notify the indemnifying Party in writing of any Claim, and shall cooperate with the indemnifying Party in the defence thereof. The indemnifying Party shall have the right to control the defence and settlement of any such Claim, provided that the indemnified Party shall have the right to participate in such defence at its own expense. No settlement shall be entered into without the indemnified Party’s prior written consent, such consent not to be unreasonably withheld.</w:t>
      </w:r>
    </w:p>
    <w:p w14:paraId="513C5F79" w14:textId="77777777" w:rsidR="008B3961" w:rsidRPr="00837F81" w:rsidRDefault="00D74028">
      <w:r w:rsidRPr="00837F81">
        <w:br w:type="page"/>
      </w:r>
    </w:p>
    <w:p w14:paraId="14277D00" w14:textId="0C3D7FAF" w:rsidR="008B3961" w:rsidRPr="00837F81" w:rsidRDefault="00FE2B59">
      <w:pPr>
        <w:pStyle w:val="Heading1"/>
      </w:pPr>
      <w:bookmarkStart w:id="1311" w:name="_Toc229430428"/>
      <w:r w:rsidRPr="00837F81">
        <w:lastRenderedPageBreak/>
        <w:t>17. LIMITATION OF LIABILITY</w:t>
      </w:r>
      <w:bookmarkEnd w:id="1311"/>
    </w:p>
    <w:p w14:paraId="49F32CE2" w14:textId="77777777" w:rsidR="008B3961" w:rsidRPr="00837F81" w:rsidRDefault="00D74028">
      <w:pPr>
        <w:pStyle w:val="Heading2"/>
      </w:pPr>
      <w:bookmarkStart w:id="1312" w:name="_Toc229430429"/>
      <w:r w:rsidRPr="00837F81">
        <w:t>17.1  Aggregate Cap</w:t>
      </w:r>
      <w:bookmarkEnd w:id="1312"/>
    </w:p>
    <w:p w14:paraId="110DC9AC" w14:textId="13745212" w:rsidR="008B3961" w:rsidRPr="00837F81" w:rsidRDefault="00D74028">
      <w:pPr>
        <w:spacing w:after="200" w:line="276" w:lineRule="auto"/>
        <w:ind w:left="720"/>
        <w:jc w:val="both"/>
      </w:pPr>
      <w:r w:rsidRPr="00837F81">
        <w:t xml:space="preserve">(a) </w:t>
      </w:r>
      <w:ins w:id="1313" w:author="Chuka Obi" w:date="2026-05-11T19:20:00Z" w16du:dateUtc="2026-05-11T18:20:00Z">
        <w:r w:rsidR="0000794F">
          <w:t>Save as expressly provided in Section 15.3(c)</w:t>
        </w:r>
      </w:ins>
      <w:del w:id="1314" w:author="Chuka Obi" w:date="2026-05-11T19:20:00Z" w16du:dateUtc="2026-05-11T18:20:00Z">
        <w:r w:rsidRPr="00837F81" w:rsidDel="0000794F">
          <w:delText>Notwithstanding any other provision of this Agreement</w:delText>
        </w:r>
      </w:del>
      <w:r w:rsidRPr="00837F81">
        <w:t xml:space="preserve">, the Contractor’s aggregate liability to the Owner under this Agreement, whether in contract, tort, strict liability, indemnity, or any other cause of action, shall not exceed </w:t>
      </w:r>
      <w:r w:rsidRPr="0004051C">
        <w:t>one hundred percent (100%)</w:t>
      </w:r>
      <w:r w:rsidRPr="00837F81">
        <w:t xml:space="preserve"> of the Contract Price (the “Aggregate Cap”).</w:t>
      </w:r>
    </w:p>
    <w:p w14:paraId="58FE90B8" w14:textId="77777777" w:rsidR="008B3961" w:rsidRPr="00837F81" w:rsidRDefault="00D74028">
      <w:pPr>
        <w:spacing w:after="200" w:line="276" w:lineRule="auto"/>
        <w:ind w:left="720"/>
        <w:jc w:val="both"/>
      </w:pPr>
      <w:r w:rsidRPr="00837F81">
        <w:t>(b) The Aggregate Cap shall not apply to: (i) the Contractor’s indemnification obligations under Section 16.1(b) (personal injury/death), Section 16.1(c) (IP infringement), Section 16.1(d) (liens), Section 16.1(e) (Contractor Group injuries), and Section 16.1(f) (environmental contamination); (ii) liability arising from the Contractor’s fraud, gross negligence, or wilful misconduct; (iii) obligations under Article 8 (title and lien-free delivery); and (iv) proceeds of the Performance Security instruments or insurance policies required by this Agreement (the “Carve-Outs”).</w:t>
      </w:r>
    </w:p>
    <w:p w14:paraId="3902B664" w14:textId="77777777" w:rsidR="008B3961" w:rsidRPr="00837F81" w:rsidRDefault="00D74028">
      <w:pPr>
        <w:pStyle w:val="Heading2"/>
      </w:pPr>
      <w:bookmarkStart w:id="1315" w:name="_Toc229430430"/>
      <w:r w:rsidRPr="00837F81">
        <w:t>17.2  Consequential Damages</w:t>
      </w:r>
      <w:bookmarkEnd w:id="1315"/>
    </w:p>
    <w:p w14:paraId="381BE21C" w14:textId="77777777" w:rsidR="008B3961" w:rsidRPr="00837F81" w:rsidRDefault="00D74028">
      <w:pPr>
        <w:spacing w:after="200" w:line="276" w:lineRule="auto"/>
        <w:ind w:left="720"/>
        <w:jc w:val="both"/>
      </w:pPr>
      <w:r w:rsidRPr="00837F81">
        <w:t>NEITHER THE OWNER GROUP NOR THE CONTRACTOR GROUP SHALL BE LIABLE TO THE OTHER UNDER THIS AGREEMENT FOR ANY SPECIAL, INDIRECT, INCIDENTAL OR CONSEQUENTIAL DAMAGES, INCLUDING LOSS OF PROFITS, LOSS OF USE, LOSS OF OPPORTUNITY, LOSS OF REVENUE, LOSS OF FINANCING, LOSS OF GOODWILL, OR BUSINESS INTERRUPTION, REGARDLESS OF WHETHER SUCH DAMAGES ARE BASED ON CONTRACT, TORT, STRICT LIABILITY OR ANY OTHER THEORY; PROVIDED THAT THIS EXCLUSION SHALL NOT APPLY TO: (A) AMOUNTS ENCOMPASSED WITHIN LIQUIDATED DAMAGES; (B) THE CONTRACTOR’S INDEMNIFICATION OBLIGATIONS UNDER SECTION 16.1 WITH RESPECT TO THIRD PARTY CLAIMS; (C) LIABILITY ARISING FROM A PARTY’S FRAUD OR WILFUL MISCONDUCT; OR (D) LIABILITY ARISING FROM THE CONTRACTOR’S ABANDONMENT OF THE WORK.</w:t>
      </w:r>
    </w:p>
    <w:p w14:paraId="20BE2676" w14:textId="77777777" w:rsidR="008B3961" w:rsidRPr="00837F81" w:rsidRDefault="00D74028">
      <w:pPr>
        <w:pStyle w:val="Heading2"/>
      </w:pPr>
      <w:bookmarkStart w:id="1316" w:name="_Toc229430431"/>
      <w:r w:rsidRPr="00837F81">
        <w:t>17.3  Caps on Liquidated Damages</w:t>
      </w:r>
      <w:bookmarkEnd w:id="1316"/>
    </w:p>
    <w:p w14:paraId="39D651FD" w14:textId="77777777" w:rsidR="008B3961" w:rsidRPr="00837F81" w:rsidRDefault="00D74028">
      <w:pPr>
        <w:spacing w:after="200" w:line="276" w:lineRule="auto"/>
        <w:ind w:left="720"/>
        <w:jc w:val="both"/>
      </w:pPr>
      <w:r w:rsidRPr="00837F81">
        <w:t>(a) The Contractor’s maximum liability for Delay Liquidated Damages shall be limited to the Delay LD Cap.</w:t>
      </w:r>
    </w:p>
    <w:p w14:paraId="6E141792" w14:textId="77777777" w:rsidR="008B3961" w:rsidRPr="00837F81" w:rsidRDefault="00D74028">
      <w:pPr>
        <w:spacing w:after="200" w:line="276" w:lineRule="auto"/>
        <w:ind w:left="720"/>
        <w:jc w:val="both"/>
      </w:pPr>
      <w:r w:rsidRPr="00837F81">
        <w:t>(b) The Contractor’s maximum liability for Performance Liquidated Damages shall be limited to the Performance LD Cap.</w:t>
      </w:r>
    </w:p>
    <w:p w14:paraId="13D932E1" w14:textId="06E0D3DE" w:rsidR="008B3961" w:rsidRPr="00837F81" w:rsidRDefault="00D74028">
      <w:pPr>
        <w:spacing w:after="200" w:line="276" w:lineRule="auto"/>
        <w:ind w:left="720"/>
        <w:jc w:val="both"/>
      </w:pPr>
      <w:r w:rsidRPr="00837F81">
        <w:t xml:space="preserve">(c) The aggregate of Delay Liquidated Damages and Performance Liquidated Damages shall not </w:t>
      </w:r>
      <w:commentRangeStart w:id="1317"/>
      <w:r w:rsidRPr="00837F81">
        <w:t>exceed</w:t>
      </w:r>
      <w:r w:rsidRPr="0004051C">
        <w:t xml:space="preserve"> </w:t>
      </w:r>
      <w:del w:id="1318" w:author="Chuka Obi" w:date="2026-05-11T19:20:00Z" w16du:dateUtc="2026-05-11T18:20:00Z">
        <w:r w:rsidR="008C3640" w:rsidRPr="0004051C" w:rsidDel="0000794F">
          <w:delText xml:space="preserve">five </w:delText>
        </w:r>
      </w:del>
      <w:ins w:id="1319" w:author="Chuka Obi" w:date="2026-05-11T19:20:00Z" w16du:dateUtc="2026-05-11T18:20:00Z">
        <w:r w:rsidR="0000794F">
          <w:t>ten</w:t>
        </w:r>
        <w:r w:rsidR="0000794F" w:rsidRPr="0004051C">
          <w:t xml:space="preserve"> </w:t>
        </w:r>
      </w:ins>
      <w:r w:rsidRPr="0004051C">
        <w:t>percent (</w:t>
      </w:r>
      <w:ins w:id="1320" w:author="Chuka Obi" w:date="2026-05-11T19:20:00Z" w16du:dateUtc="2026-05-11T18:20:00Z">
        <w:r w:rsidR="0000794F">
          <w:t>10</w:t>
        </w:r>
      </w:ins>
      <w:del w:id="1321" w:author="Chuka Obi" w:date="2026-05-11T19:20:00Z" w16du:dateUtc="2026-05-11T18:20:00Z">
        <w:r w:rsidR="008C3640" w:rsidRPr="0004051C" w:rsidDel="0000794F">
          <w:delText>5</w:delText>
        </w:r>
      </w:del>
      <w:r w:rsidRPr="0004051C">
        <w:t>%)</w:t>
      </w:r>
      <w:r w:rsidRPr="00837F81">
        <w:t xml:space="preserve"> </w:t>
      </w:r>
      <w:commentRangeEnd w:id="1317"/>
      <w:r w:rsidR="0000794F" w:rsidRPr="00837F81">
        <w:rPr>
          <w:rStyle w:val="CommentReference"/>
          <w:sz w:val="24"/>
          <w:szCs w:val="24"/>
        </w:rPr>
        <w:commentReference w:id="1317"/>
      </w:r>
      <w:r w:rsidRPr="00837F81">
        <w:t>of the Contract Price.</w:t>
      </w:r>
    </w:p>
    <w:p w14:paraId="0E81985D" w14:textId="77777777" w:rsidR="008B3961" w:rsidRPr="00837F81" w:rsidRDefault="00D74028">
      <w:pPr>
        <w:pStyle w:val="Heading2"/>
      </w:pPr>
      <w:bookmarkStart w:id="1322" w:name="_Toc229430432"/>
      <w:r w:rsidRPr="00837F81">
        <w:lastRenderedPageBreak/>
        <w:t>17.4  Applicability</w:t>
      </w:r>
      <w:bookmarkEnd w:id="1322"/>
    </w:p>
    <w:p w14:paraId="1CBEEB39" w14:textId="77777777" w:rsidR="008B3961" w:rsidRPr="00837F81" w:rsidRDefault="00D74028">
      <w:pPr>
        <w:spacing w:after="200" w:line="276" w:lineRule="auto"/>
        <w:ind w:left="720"/>
        <w:jc w:val="both"/>
      </w:pPr>
      <w:r w:rsidRPr="00837F81">
        <w:t>THE WAIVERS, DISCLAIMERS, RELEASES, EXCLUSIONS, LIMITATIONS AND APPORTIONMENTS OF LIABILITY EXPRESSED IN THIS AGREEMENT SHALL APPLY EVEN IN THE EVENT OF FAULT, NEGLIGENCE, STRICT LIABILITY, BREACH OF CONTRACT OR OTHERWISE OF THE PARTY RELEASED OR WHOSE LIABILITY IS WAIVED, DISCLAIMED, LIMITED OR INDEMNIFIED, TO THE MAXIMUM EXTENT PERMITTED BY APPLICABLE LAW.</w:t>
      </w:r>
    </w:p>
    <w:p w14:paraId="6352AF77" w14:textId="77777777" w:rsidR="008B3961" w:rsidRPr="00837F81" w:rsidRDefault="00D74028">
      <w:pPr>
        <w:pStyle w:val="Heading2"/>
      </w:pPr>
      <w:bookmarkStart w:id="1323" w:name="_Toc229430433"/>
      <w:r w:rsidRPr="00837F81">
        <w:t>17.5  Time Limit on Claims</w:t>
      </w:r>
      <w:bookmarkEnd w:id="1323"/>
    </w:p>
    <w:p w14:paraId="76224630" w14:textId="143805B7" w:rsidR="008B3961" w:rsidRPr="00837F81" w:rsidRDefault="00D74028">
      <w:pPr>
        <w:spacing w:after="200" w:line="276" w:lineRule="auto"/>
        <w:ind w:left="720"/>
        <w:jc w:val="both"/>
      </w:pPr>
      <w:r w:rsidRPr="00837F81">
        <w:t xml:space="preserve">No claim shall be brought by either Party against the other Party under this Agreement after the expiration of [ </w:t>
      </w:r>
      <w:r w:rsidR="007C47C4" w:rsidRPr="00837F81">
        <w:t xml:space="preserve">one </w:t>
      </w:r>
      <w:r w:rsidRPr="00837F81">
        <w:t>(</w:t>
      </w:r>
      <w:r w:rsidR="007C47C4" w:rsidRPr="00837F81">
        <w:t>1</w:t>
      </w:r>
      <w:r w:rsidRPr="00837F81">
        <w:t>)] year following Substantial Completion (or, in the case of claims relating to the Defect Correction Period, [</w:t>
      </w:r>
      <w:r w:rsidR="00DD21FB" w:rsidRPr="00837F81">
        <w:t>one</w:t>
      </w:r>
      <w:r w:rsidRPr="00837F81">
        <w:t xml:space="preserve"> (</w:t>
      </w:r>
      <w:r w:rsidR="00DD21FB" w:rsidRPr="00837F81">
        <w:t>1</w:t>
      </w:r>
      <w:r w:rsidRPr="00837F81">
        <w:t xml:space="preserve">)] year following the expiration of the Defect Correction Period), except for claims relating to fraud, </w:t>
      </w:r>
      <w:r w:rsidR="008B3E88">
        <w:t>wilful</w:t>
      </w:r>
      <w:r w:rsidRPr="00837F81">
        <w:t>misconduct, IP infringement, or personal injury.</w:t>
      </w:r>
    </w:p>
    <w:p w14:paraId="1BEB971A" w14:textId="77777777" w:rsidR="008B3961" w:rsidRPr="00837F81" w:rsidRDefault="00D74028">
      <w:r w:rsidRPr="00837F81">
        <w:br w:type="page"/>
      </w:r>
    </w:p>
    <w:p w14:paraId="38107712" w14:textId="2E581020" w:rsidR="008B3961" w:rsidRPr="00837F81" w:rsidRDefault="00FE2B59">
      <w:pPr>
        <w:pStyle w:val="Heading1"/>
      </w:pPr>
      <w:bookmarkStart w:id="1324" w:name="_Toc229430434"/>
      <w:r w:rsidRPr="00837F81">
        <w:lastRenderedPageBreak/>
        <w:t>18. DISPUTE RESOLUTION</w:t>
      </w:r>
      <w:bookmarkEnd w:id="1324"/>
    </w:p>
    <w:p w14:paraId="6AB4B0F9" w14:textId="77777777" w:rsidR="008B3961" w:rsidRPr="00837F81" w:rsidRDefault="00D74028">
      <w:pPr>
        <w:pStyle w:val="Heading2"/>
      </w:pPr>
      <w:bookmarkStart w:id="1325" w:name="_Toc229430435"/>
      <w:r w:rsidRPr="00837F81">
        <w:t>18.1  Negotiation</w:t>
      </w:r>
      <w:bookmarkEnd w:id="1325"/>
    </w:p>
    <w:p w14:paraId="30F62C94" w14:textId="77777777" w:rsidR="008B3961" w:rsidRPr="00837F81" w:rsidRDefault="00D74028">
      <w:pPr>
        <w:spacing w:after="200" w:line="276" w:lineRule="auto"/>
        <w:ind w:left="720"/>
        <w:jc w:val="both"/>
      </w:pPr>
      <w:r w:rsidRPr="00837F81">
        <w:t>(a) If any dispute or difference of any kind arises between the Parties in connection with or arising out of this Agreement (a “Dispute”), the Parties shall first attempt to resolve such Dispute through good faith negotiation between their respective project managers within [fifteen (15)] Business Days of written notice of the Dispute.</w:t>
      </w:r>
    </w:p>
    <w:p w14:paraId="6F1907B9" w14:textId="77777777" w:rsidR="008B3961" w:rsidRPr="00837F81" w:rsidRDefault="00D74028">
      <w:pPr>
        <w:spacing w:after="200" w:line="276" w:lineRule="auto"/>
        <w:ind w:left="720"/>
        <w:jc w:val="both"/>
      </w:pPr>
      <w:r w:rsidRPr="00837F81">
        <w:t>(b) If the Dispute cannot be resolved at the project manager level, either Party may escalate the Dispute by written notice to the senior management (CEO, Managing Director or equivalent) of the other Party. The senior management of both Parties shall meet (in person or by video conference) within [fifteen (15)] Business Days of such escalation and shall endeavour to resolve the Dispute.</w:t>
      </w:r>
    </w:p>
    <w:p w14:paraId="2E4A3BDE" w14:textId="77777777" w:rsidR="008B3961" w:rsidRPr="00837F81" w:rsidRDefault="00D74028">
      <w:pPr>
        <w:pStyle w:val="Heading2"/>
      </w:pPr>
      <w:bookmarkStart w:id="1326" w:name="_Toc229430436"/>
      <w:r w:rsidRPr="00837F81">
        <w:t>18.2  Mediation (Optional)</w:t>
      </w:r>
      <w:bookmarkEnd w:id="1326"/>
    </w:p>
    <w:p w14:paraId="70E790A2" w14:textId="51A54E4A" w:rsidR="008B3961" w:rsidRPr="00837F81" w:rsidRDefault="00D74028">
      <w:pPr>
        <w:spacing w:after="200" w:line="276" w:lineRule="auto"/>
        <w:ind w:left="720"/>
        <w:jc w:val="both"/>
      </w:pPr>
      <w:r w:rsidRPr="00837F81">
        <w:t>If the Dispute is not resolved by negotiation within [</w:t>
      </w:r>
      <w:r w:rsidR="00C7053D" w:rsidRPr="00837F81">
        <w:t>fifteen</w:t>
      </w:r>
      <w:r w:rsidRPr="00837F81">
        <w:t xml:space="preserve"> (</w:t>
      </w:r>
      <w:r w:rsidR="00C7053D" w:rsidRPr="00837F81">
        <w:t>15</w:t>
      </w:r>
      <w:r w:rsidRPr="00837F81">
        <w:t>)] Days of the initial notice, either Party may propose that the Dispute be submitted to mediation under the rules of [the Lagos Court of Arbitration / Chartered Institute of Arbitrators (Nigeria Branch)]. Mediation shall be voluntary and non-binding.</w:t>
      </w:r>
    </w:p>
    <w:p w14:paraId="7EA480A6" w14:textId="77777777" w:rsidR="008B3961" w:rsidRPr="00837F81" w:rsidRDefault="00D74028">
      <w:pPr>
        <w:pStyle w:val="Heading2"/>
      </w:pPr>
      <w:bookmarkStart w:id="1327" w:name="_Toc229430437"/>
      <w:r w:rsidRPr="00837F81">
        <w:t>18.3  Arbitration</w:t>
      </w:r>
      <w:bookmarkEnd w:id="1327"/>
    </w:p>
    <w:p w14:paraId="07E84C6E" w14:textId="5AF17550" w:rsidR="008B3961" w:rsidRPr="00837F81" w:rsidRDefault="00D74028">
      <w:pPr>
        <w:spacing w:after="200" w:line="276" w:lineRule="auto"/>
        <w:ind w:left="720"/>
        <w:jc w:val="both"/>
      </w:pPr>
      <w:r w:rsidRPr="00837F81">
        <w:t>(a) Any Dispute that is not resolved by negotiation (and, if applicable, mediation) within [</w:t>
      </w:r>
      <w:r w:rsidR="00C7053D" w:rsidRPr="00837F81">
        <w:t>thirty</w:t>
      </w:r>
      <w:r w:rsidRPr="00837F81">
        <w:t xml:space="preserve"> (</w:t>
      </w:r>
      <w:r w:rsidR="00C7053D" w:rsidRPr="00837F81">
        <w:t>30</w:t>
      </w:r>
      <w:r w:rsidRPr="00837F81">
        <w:t>)] Days of the initial written notice shall be finally settled by arbitration.</w:t>
      </w:r>
    </w:p>
    <w:p w14:paraId="75C8CFA1" w14:textId="77777777" w:rsidR="008B3961" w:rsidRPr="00837F81" w:rsidRDefault="00D74028">
      <w:pPr>
        <w:spacing w:after="200" w:line="276" w:lineRule="auto"/>
        <w:ind w:left="720"/>
        <w:jc w:val="both"/>
      </w:pPr>
      <w:r w:rsidRPr="00837F81">
        <w:t>(b) The arbitration shall be conducted in accordance with the Arbitration and Mediation Act 2023 of the Federal Republic of Nigeria and the rules of the [Lagos Court of Arbitration / Chartered Institute of Arbitrators, Nigeria Branch], as in effect at the time of the arbitration.</w:t>
      </w:r>
    </w:p>
    <w:p w14:paraId="33D2521E" w14:textId="77777777" w:rsidR="008B3961" w:rsidRPr="00837F81" w:rsidRDefault="00D74028">
      <w:pPr>
        <w:spacing w:after="200" w:line="276" w:lineRule="auto"/>
        <w:ind w:left="720"/>
        <w:jc w:val="both"/>
      </w:pPr>
      <w:r w:rsidRPr="00837F81">
        <w:t>(c) The arbitration shall be conducted by [three (3)] arbitrators. Each Party shall appoint one arbitrator, and the two appointed arbitrators shall jointly appoint the third arbitrator, who shall serve as chairman. If the two arbitrators fail to agree on the third arbitrator within [fifteen (15)] Days, the appointing authority under the applicable rules shall make the appointment.</w:t>
      </w:r>
    </w:p>
    <w:p w14:paraId="26A521B1" w14:textId="00DE0EEB" w:rsidR="008B3961" w:rsidRPr="00837F81" w:rsidRDefault="00D74028">
      <w:pPr>
        <w:spacing w:after="200" w:line="276" w:lineRule="auto"/>
        <w:ind w:left="720"/>
        <w:jc w:val="both"/>
      </w:pPr>
      <w:r w:rsidRPr="00837F81">
        <w:t xml:space="preserve">(d) The seat of the arbitration shall be </w:t>
      </w:r>
      <w:del w:id="1328" w:author="Chuka Obi" w:date="2026-05-11T21:18:00Z" w16du:dateUtc="2026-05-11T20:18:00Z">
        <w:r w:rsidRPr="00837F81" w:rsidDel="003720C9">
          <w:delText>[</w:delText>
        </w:r>
      </w:del>
      <w:r w:rsidRPr="00837F81">
        <w:t>Lagos</w:t>
      </w:r>
      <w:del w:id="1329" w:author="Chuka Obi" w:date="2026-05-11T21:18:00Z" w16du:dateUtc="2026-05-11T20:18:00Z">
        <w:r w:rsidRPr="00837F81" w:rsidDel="003720C9">
          <w:delText xml:space="preserve"> / Abuja]</w:delText>
        </w:r>
      </w:del>
      <w:r w:rsidRPr="00837F81">
        <w:t>, Nigeria.</w:t>
      </w:r>
    </w:p>
    <w:p w14:paraId="280A4025" w14:textId="77777777" w:rsidR="008B3961" w:rsidRPr="00837F81" w:rsidRDefault="00D74028">
      <w:pPr>
        <w:spacing w:after="200" w:line="276" w:lineRule="auto"/>
        <w:ind w:left="720"/>
        <w:jc w:val="both"/>
      </w:pPr>
      <w:r w:rsidRPr="00837F81">
        <w:t>(e) The language of the arbitration shall be English.</w:t>
      </w:r>
    </w:p>
    <w:p w14:paraId="2C4B91CD" w14:textId="77777777" w:rsidR="008B3961" w:rsidRPr="00837F81" w:rsidRDefault="00D74028">
      <w:pPr>
        <w:spacing w:after="200" w:line="276" w:lineRule="auto"/>
        <w:ind w:left="720"/>
        <w:jc w:val="both"/>
      </w:pPr>
      <w:r w:rsidRPr="00837F81">
        <w:t>(f) The arbitral award shall be final and binding on the Parties and may be enforced in any court of competent jurisdiction.</w:t>
      </w:r>
    </w:p>
    <w:p w14:paraId="6A252E73" w14:textId="77777777" w:rsidR="008B3961" w:rsidRPr="00837F81" w:rsidRDefault="00D74028">
      <w:pPr>
        <w:spacing w:after="200" w:line="276" w:lineRule="auto"/>
        <w:ind w:left="720"/>
        <w:jc w:val="both"/>
      </w:pPr>
      <w:r w:rsidRPr="00837F81">
        <w:lastRenderedPageBreak/>
        <w:t>(g) Each Party shall bear its own costs and legal fees in connection with the arbitration, and the costs of the arbitration (including arbitrator fees) shall be shared equally unless the tribunal orders otherwise.</w:t>
      </w:r>
    </w:p>
    <w:p w14:paraId="2F73EED6" w14:textId="77777777" w:rsidR="008B3961" w:rsidRPr="00837F81" w:rsidRDefault="00D74028">
      <w:pPr>
        <w:pStyle w:val="Heading2"/>
      </w:pPr>
      <w:bookmarkStart w:id="1330" w:name="_Toc229430438"/>
      <w:r w:rsidRPr="00837F81">
        <w:t>18.4  Continuation of Work</w:t>
      </w:r>
      <w:bookmarkEnd w:id="1330"/>
    </w:p>
    <w:p w14:paraId="0D9E414A" w14:textId="77777777" w:rsidR="008B3961" w:rsidRPr="00837F81" w:rsidRDefault="00D74028">
      <w:pPr>
        <w:spacing w:after="200" w:line="276" w:lineRule="auto"/>
        <w:ind w:left="720"/>
        <w:jc w:val="both"/>
      </w:pPr>
      <w:r w:rsidRPr="00837F81">
        <w:t>The Contractor shall continue to perform the Work during the pendency of any Dispute, and the Owner shall continue to make undisputed payments in accordance with this Agreement, unless this Agreement is otherwise terminated.</w:t>
      </w:r>
    </w:p>
    <w:p w14:paraId="0B3B7A8B" w14:textId="77777777" w:rsidR="008B3961" w:rsidRPr="00837F81" w:rsidRDefault="00D74028">
      <w:pPr>
        <w:pStyle w:val="Heading2"/>
      </w:pPr>
      <w:bookmarkStart w:id="1331" w:name="_Toc229430439"/>
      <w:r w:rsidRPr="00837F81">
        <w:t>18.5  Escrow of Disputed Amounts</w:t>
      </w:r>
      <w:bookmarkEnd w:id="1331"/>
    </w:p>
    <w:p w14:paraId="03D8E4FE" w14:textId="77777777" w:rsidR="008B3961" w:rsidRPr="00837F81" w:rsidRDefault="00D74028">
      <w:pPr>
        <w:spacing w:after="200" w:line="276" w:lineRule="auto"/>
        <w:ind w:left="720"/>
        <w:jc w:val="both"/>
      </w:pPr>
      <w:r w:rsidRPr="00837F81">
        <w:t>If a Dispute relates to a payment obligation, the Owner may deposit the disputed amount into an interest-bearing escrow account pending resolution of the Dispute. Such deposit shall not constitute a default under this Agreement.</w:t>
      </w:r>
    </w:p>
    <w:p w14:paraId="649D5DA3" w14:textId="6B4BFDB4" w:rsidR="00C7053D" w:rsidRPr="00837F81" w:rsidRDefault="00C7053D">
      <w:pPr>
        <w:spacing w:after="200" w:line="276" w:lineRule="auto"/>
        <w:ind w:left="720"/>
        <w:jc w:val="both"/>
      </w:pPr>
      <w:r w:rsidRPr="00837F81">
        <w:t>(b)The interest accruing on the disputed amount shall be payable to (i) the Owner, where the Dispute is determined in favor of the Owner; or to the Contractor where the Dispute is determined in favor of the Contractor.</w:t>
      </w:r>
    </w:p>
    <w:p w14:paraId="32D5841E" w14:textId="77777777" w:rsidR="008B3961" w:rsidRPr="00837F81" w:rsidRDefault="00D74028">
      <w:r w:rsidRPr="00837F81">
        <w:br w:type="page"/>
      </w:r>
    </w:p>
    <w:p w14:paraId="443A544E" w14:textId="036F7445" w:rsidR="008B3961" w:rsidRPr="00837F81" w:rsidRDefault="00FE2B59">
      <w:pPr>
        <w:pStyle w:val="Heading1"/>
      </w:pPr>
      <w:bookmarkStart w:id="1332" w:name="_Toc229430440"/>
      <w:r w:rsidRPr="00837F81">
        <w:lastRenderedPageBreak/>
        <w:t>19. CONFIDENTIALITY</w:t>
      </w:r>
      <w:bookmarkEnd w:id="1332"/>
    </w:p>
    <w:p w14:paraId="0CC11346" w14:textId="77777777" w:rsidR="008B3961" w:rsidRPr="00837F81" w:rsidRDefault="00D74028">
      <w:pPr>
        <w:pStyle w:val="Heading2"/>
      </w:pPr>
      <w:bookmarkStart w:id="1333" w:name="_Toc229430441"/>
      <w:r w:rsidRPr="00837F81">
        <w:t>19.1  Obligations</w:t>
      </w:r>
      <w:bookmarkEnd w:id="1333"/>
    </w:p>
    <w:p w14:paraId="660D1D39" w14:textId="77777777" w:rsidR="008B3961" w:rsidRPr="00837F81" w:rsidRDefault="00D74028">
      <w:pPr>
        <w:spacing w:after="200" w:line="276" w:lineRule="auto"/>
        <w:ind w:left="720"/>
        <w:jc w:val="both"/>
      </w:pPr>
      <w:r w:rsidRPr="00837F81">
        <w:t>Each Party shall keep confidential and shall not disclose to any third party (without the prior written consent of the other Party) any Confidential Information received from the other Party in connection with this Agreement. “Confidential Information” means all technical, commercial, financial or other information relating to the business, operations or affairs of the disclosing Party that is disclosed or made available to the receiving Party in connection with this Agreement, whether disclosed orally, in writing, electronically or by any other means.</w:t>
      </w:r>
    </w:p>
    <w:p w14:paraId="202707C6" w14:textId="77777777" w:rsidR="008B3961" w:rsidRPr="00837F81" w:rsidRDefault="00D74028">
      <w:pPr>
        <w:pStyle w:val="Heading2"/>
      </w:pPr>
      <w:bookmarkStart w:id="1334" w:name="_Toc229430442"/>
      <w:r w:rsidRPr="00837F81">
        <w:t>19.2  Exceptions</w:t>
      </w:r>
      <w:bookmarkEnd w:id="1334"/>
    </w:p>
    <w:p w14:paraId="1461F845" w14:textId="77777777" w:rsidR="008B3961" w:rsidRPr="00837F81" w:rsidRDefault="00D74028">
      <w:pPr>
        <w:spacing w:after="200" w:line="276" w:lineRule="auto"/>
        <w:ind w:left="720"/>
        <w:jc w:val="both"/>
      </w:pPr>
      <w:r w:rsidRPr="00837F81">
        <w:t>The obligations in Section 19.1 shall not apply to information that: (a) is or becomes publicly available through no fault of the receiving Party; (b) was known to the receiving Party prior to disclosure; (c) is independently developed by the receiving Party without reference to the Confidential Information; (d) is received from a third party without restriction on disclosure; or (e) is required to be disclosed by Applicable Law, Governmental Authority, court order, or the rules of any relevant stock exchange, provided that the receiving Party gives the disclosing Party prompt notice of such requirement.</w:t>
      </w:r>
    </w:p>
    <w:p w14:paraId="0D7E3188" w14:textId="77777777" w:rsidR="008B3961" w:rsidRPr="00837F81" w:rsidRDefault="00D74028">
      <w:pPr>
        <w:pStyle w:val="Heading2"/>
      </w:pPr>
      <w:bookmarkStart w:id="1335" w:name="_Toc229430443"/>
      <w:r w:rsidRPr="00837F81">
        <w:t>19.3  Permitted Disclosures</w:t>
      </w:r>
      <w:bookmarkEnd w:id="1335"/>
    </w:p>
    <w:p w14:paraId="3D3EE64E" w14:textId="77777777" w:rsidR="008B3961" w:rsidRPr="00837F81" w:rsidRDefault="00D74028">
      <w:pPr>
        <w:spacing w:after="200" w:line="276" w:lineRule="auto"/>
        <w:ind w:left="720"/>
        <w:jc w:val="both"/>
      </w:pPr>
      <w:r w:rsidRPr="00837F81">
        <w:t>Notwithstanding Section 19.1, a Party may disclose Confidential Information to: (a) its Affiliates, directors, officers, employees, agents, advisors, and lenders, to the extent necessary for the performance of its obligations under this Agreement; and (b) potential assignees or transferees of its interest under this Agreement, subject to such recipients being bound by confidentiality obligations no less restrictive than those in this Article 19.</w:t>
      </w:r>
    </w:p>
    <w:p w14:paraId="31160525" w14:textId="77777777" w:rsidR="008B3961" w:rsidRPr="00837F81" w:rsidRDefault="00D74028">
      <w:pPr>
        <w:pStyle w:val="Heading2"/>
      </w:pPr>
      <w:bookmarkStart w:id="1336" w:name="_Toc229430444"/>
      <w:r w:rsidRPr="00837F81">
        <w:t>19.4  Duration</w:t>
      </w:r>
      <w:bookmarkEnd w:id="1336"/>
    </w:p>
    <w:p w14:paraId="34D028DF" w14:textId="77777777" w:rsidR="008B3961" w:rsidRPr="00837F81" w:rsidRDefault="00D74028">
      <w:pPr>
        <w:spacing w:after="200" w:line="276" w:lineRule="auto"/>
        <w:ind w:left="720"/>
        <w:jc w:val="both"/>
      </w:pPr>
      <w:r w:rsidRPr="00837F81">
        <w:t>The obligations under this Article 19 shall survive the termination or expiration of this Agreement for a period of [five (5)] years.</w:t>
      </w:r>
    </w:p>
    <w:p w14:paraId="30BCB0FB" w14:textId="77777777" w:rsidR="008B3961" w:rsidRPr="00837F81" w:rsidRDefault="00D74028">
      <w:r w:rsidRPr="00837F81">
        <w:br w:type="page"/>
      </w:r>
    </w:p>
    <w:p w14:paraId="51DE48FA" w14:textId="65CC29F8" w:rsidR="008B3961" w:rsidRPr="00837F81" w:rsidRDefault="00FE2B59">
      <w:pPr>
        <w:pStyle w:val="Heading1"/>
      </w:pPr>
      <w:bookmarkStart w:id="1337" w:name="_Toc229430445"/>
      <w:r w:rsidRPr="00837F81">
        <w:lastRenderedPageBreak/>
        <w:t>20. MISCELLANEOUS PROVISIONS</w:t>
      </w:r>
      <w:bookmarkEnd w:id="1337"/>
    </w:p>
    <w:p w14:paraId="57A276B6" w14:textId="77777777" w:rsidR="008B3961" w:rsidRPr="00837F81" w:rsidRDefault="00D74028">
      <w:pPr>
        <w:pStyle w:val="Heading2"/>
      </w:pPr>
      <w:bookmarkStart w:id="1338" w:name="_Toc229430446"/>
      <w:r w:rsidRPr="00837F81">
        <w:t>20.1  Governing Law</w:t>
      </w:r>
      <w:bookmarkEnd w:id="1338"/>
    </w:p>
    <w:p w14:paraId="0EB1006F" w14:textId="77777777" w:rsidR="008B3961" w:rsidRPr="00837F81" w:rsidRDefault="00D74028">
      <w:pPr>
        <w:spacing w:after="200" w:line="276" w:lineRule="auto"/>
        <w:ind w:left="720"/>
        <w:jc w:val="both"/>
      </w:pPr>
      <w:r w:rsidRPr="00837F81">
        <w:t>This Agreement shall be governed by, construed and interpreted in accordance with the laws of the Federal Republic of Nigeria.</w:t>
      </w:r>
    </w:p>
    <w:p w14:paraId="376A4D69" w14:textId="77777777" w:rsidR="008B3961" w:rsidRPr="00837F81" w:rsidRDefault="00D74028">
      <w:pPr>
        <w:pStyle w:val="Heading2"/>
      </w:pPr>
      <w:bookmarkStart w:id="1339" w:name="_Toc229430447"/>
      <w:r w:rsidRPr="00837F81">
        <w:t>20.2  Entire Agreement</w:t>
      </w:r>
      <w:bookmarkEnd w:id="1339"/>
    </w:p>
    <w:p w14:paraId="042879A2" w14:textId="77777777" w:rsidR="008B3961" w:rsidRPr="00837F81" w:rsidRDefault="00D74028">
      <w:pPr>
        <w:spacing w:after="200" w:line="276" w:lineRule="auto"/>
        <w:ind w:left="720"/>
        <w:jc w:val="both"/>
      </w:pPr>
      <w:r w:rsidRPr="00837F81">
        <w:t>This Agreement, together with all Schedules and attachments, constitutes the entire agreement between the Parties with respect to the subject matter hereof and supersedes all prior agreements, negotiations, representations and understandings, whether written or oral.</w:t>
      </w:r>
    </w:p>
    <w:p w14:paraId="1FCEF014" w14:textId="77777777" w:rsidR="008B3961" w:rsidRPr="00837F81" w:rsidRDefault="00D74028">
      <w:pPr>
        <w:pStyle w:val="Heading2"/>
      </w:pPr>
      <w:bookmarkStart w:id="1340" w:name="_Toc229430448"/>
      <w:r w:rsidRPr="00837F81">
        <w:t>20.3  Amendments</w:t>
      </w:r>
      <w:bookmarkEnd w:id="1340"/>
    </w:p>
    <w:p w14:paraId="60DCF9E4" w14:textId="77777777" w:rsidR="008B3961" w:rsidRPr="00837F81" w:rsidRDefault="00D74028">
      <w:pPr>
        <w:spacing w:after="200" w:line="276" w:lineRule="auto"/>
        <w:ind w:left="720"/>
        <w:jc w:val="both"/>
      </w:pPr>
      <w:r w:rsidRPr="00837F81">
        <w:t>No provision of this Agreement may be amended, modified, waived or discharged except by an instrument in writing signed by both Parties.</w:t>
      </w:r>
    </w:p>
    <w:p w14:paraId="186B9CBC" w14:textId="77777777" w:rsidR="008B3961" w:rsidRPr="00837F81" w:rsidRDefault="00D74028">
      <w:pPr>
        <w:pStyle w:val="Heading2"/>
      </w:pPr>
      <w:bookmarkStart w:id="1341" w:name="_Toc229430449"/>
      <w:r w:rsidRPr="00837F81">
        <w:t>20.4  Severability</w:t>
      </w:r>
      <w:bookmarkEnd w:id="1341"/>
    </w:p>
    <w:p w14:paraId="7368AA44" w14:textId="77777777" w:rsidR="008B3961" w:rsidRPr="00837F81" w:rsidRDefault="00D74028">
      <w:pPr>
        <w:spacing w:after="200" w:line="276" w:lineRule="auto"/>
        <w:ind w:left="720"/>
        <w:jc w:val="both"/>
      </w:pPr>
      <w:r w:rsidRPr="00837F81">
        <w:t>If any provision of this Agreement is held to be invalid, void or unenforceable, the remaining provisions shall continue in full force and effect, and the Parties shall negotiate in good faith a valid replacement provision that achieves, to the extent possible, the economic, business and other purposes of the invalid provision.</w:t>
      </w:r>
    </w:p>
    <w:p w14:paraId="1158E7F8" w14:textId="77777777" w:rsidR="008B3961" w:rsidRPr="00837F81" w:rsidRDefault="00D74028">
      <w:pPr>
        <w:pStyle w:val="Heading2"/>
      </w:pPr>
      <w:bookmarkStart w:id="1342" w:name="_Toc229430450"/>
      <w:r w:rsidRPr="00837F81">
        <w:t>20.5  Assignment</w:t>
      </w:r>
      <w:bookmarkEnd w:id="1342"/>
    </w:p>
    <w:p w14:paraId="1AC7D2EA" w14:textId="77777777" w:rsidR="008B3961" w:rsidRPr="00837F81" w:rsidRDefault="00D74028">
      <w:pPr>
        <w:spacing w:after="200" w:line="276" w:lineRule="auto"/>
        <w:ind w:left="720"/>
        <w:jc w:val="both"/>
      </w:pPr>
      <w:r w:rsidRPr="00837F81">
        <w:t>(a) Neither Party shall assign or transfer all or any part of its rights or obligations under this Agreement without the prior written consent of the other Party, such consent not to be unreasonably withheld.</w:t>
      </w:r>
    </w:p>
    <w:p w14:paraId="7EF308DC" w14:textId="77777777" w:rsidR="008B3961" w:rsidRPr="00837F81" w:rsidRDefault="00D74028">
      <w:pPr>
        <w:spacing w:after="200" w:line="276" w:lineRule="auto"/>
        <w:ind w:left="720"/>
        <w:jc w:val="both"/>
      </w:pPr>
      <w:r w:rsidRPr="00837F81">
        <w:t>(b) Notwithstanding the foregoing, the Owner may assign this Agreement to any of its Affiliates or to any lender or financial institution providing financing for the Project, without the Contractor’s consent.</w:t>
      </w:r>
    </w:p>
    <w:p w14:paraId="4CA7E66B" w14:textId="77777777" w:rsidR="008B3961" w:rsidRPr="00837F81" w:rsidRDefault="00D74028">
      <w:pPr>
        <w:spacing w:after="200" w:line="276" w:lineRule="auto"/>
        <w:ind w:left="720"/>
        <w:jc w:val="both"/>
      </w:pPr>
      <w:r w:rsidRPr="00837F81">
        <w:t>(c) Any successor or assignee shall assume in writing all obligations of the assigning Party under this Agreement.</w:t>
      </w:r>
    </w:p>
    <w:p w14:paraId="603F7282" w14:textId="77777777" w:rsidR="008B3961" w:rsidRPr="00837F81" w:rsidRDefault="00D74028">
      <w:pPr>
        <w:pStyle w:val="Heading2"/>
      </w:pPr>
      <w:bookmarkStart w:id="1343" w:name="_Toc229430451"/>
      <w:r w:rsidRPr="00837F81">
        <w:t>20.6  Notices</w:t>
      </w:r>
      <w:bookmarkEnd w:id="1343"/>
    </w:p>
    <w:p w14:paraId="7D18C4AF" w14:textId="77777777" w:rsidR="008B3961" w:rsidRPr="00837F81" w:rsidRDefault="00D74028">
      <w:pPr>
        <w:spacing w:after="200" w:line="276" w:lineRule="auto"/>
        <w:ind w:left="720"/>
        <w:jc w:val="both"/>
      </w:pPr>
      <w:r w:rsidRPr="00837F81">
        <w:t>(a) All notices, requests, demands, consents and other communications required or permitted under this Agreement shall be in writing and shall be deemed duly given when delivered personally, sent by email (with confirmation of receipt), or sent by internationally recognized courier service to the addresses set forth below:</w:t>
      </w:r>
    </w:p>
    <w:p w14:paraId="3A3E5726" w14:textId="77777777" w:rsidR="008B3961" w:rsidRPr="00837F81" w:rsidRDefault="008B3961"/>
    <w:p w14:paraId="04A2241A" w14:textId="77777777" w:rsidR="008B3961" w:rsidRPr="00837F81" w:rsidRDefault="00D74028">
      <w:pPr>
        <w:spacing w:after="200" w:line="276" w:lineRule="auto"/>
        <w:ind w:left="720"/>
        <w:jc w:val="both"/>
      </w:pPr>
      <w:r w:rsidRPr="00837F81">
        <w:t>If to the Owner:</w:t>
      </w:r>
    </w:p>
    <w:p w14:paraId="186DA525" w14:textId="2B6F7BAF" w:rsidR="008B3961" w:rsidRPr="00837F81" w:rsidRDefault="001D08D4">
      <w:r w:rsidRPr="00837F81">
        <w:rPr>
          <w:i/>
          <w:iCs/>
          <w:color w:val="0000FF"/>
        </w:rPr>
        <w:t xml:space="preserve">South Atlantic LNG West Africa Ltd, H20, Onikoyi Lane, Parkview Estate, Ikoyi, Lagos, Nigeria and </w:t>
      </w:r>
      <w:r w:rsidR="000409EC" w:rsidRPr="00837F81">
        <w:rPr>
          <w:i/>
          <w:iCs/>
          <w:color w:val="0000FF"/>
        </w:rPr>
        <w:t xml:space="preserve">info@southatlanticlng.com </w:t>
      </w:r>
    </w:p>
    <w:p w14:paraId="41653DEE" w14:textId="77777777" w:rsidR="008B3961" w:rsidRPr="00837F81" w:rsidRDefault="00D74028">
      <w:pPr>
        <w:spacing w:after="200" w:line="276" w:lineRule="auto"/>
        <w:ind w:left="720"/>
        <w:jc w:val="both"/>
      </w:pPr>
      <w:r w:rsidRPr="00837F81">
        <w:t>If to the Contractor:</w:t>
      </w:r>
    </w:p>
    <w:p w14:paraId="476C04F0" w14:textId="1B814CFA" w:rsidR="008B3961" w:rsidRPr="00837F81" w:rsidRDefault="000409EC">
      <w:r w:rsidRPr="00837F81">
        <w:rPr>
          <w:i/>
          <w:iCs/>
          <w:color w:val="0000FF"/>
        </w:rPr>
        <w:t>Peiyang Chemical</w:t>
      </w:r>
      <w:r w:rsidR="003E5DA2" w:rsidRPr="00837F81">
        <w:rPr>
          <w:i/>
          <w:iCs/>
          <w:color w:val="0000FF"/>
        </w:rPr>
        <w:t xml:space="preserve"> Engineering Service</w:t>
      </w:r>
      <w:r w:rsidR="00512C46" w:rsidRPr="00837F81">
        <w:rPr>
          <w:i/>
          <w:iCs/>
          <w:color w:val="0000FF"/>
        </w:rPr>
        <w:t xml:space="preserve"> PTE LTD</w:t>
      </w:r>
      <w:r w:rsidR="0066132D" w:rsidRPr="00837F81">
        <w:rPr>
          <w:i/>
          <w:iCs/>
          <w:color w:val="0000FF"/>
        </w:rPr>
        <w:t xml:space="preserve">, 16B </w:t>
      </w:r>
      <w:r w:rsidR="008C29D3" w:rsidRPr="00837F81">
        <w:rPr>
          <w:i/>
          <w:iCs/>
          <w:color w:val="0000FF"/>
        </w:rPr>
        <w:t xml:space="preserve">Zaire Crescent Maitama, Abuja, Nigeria and </w:t>
      </w:r>
      <w:r w:rsidR="009061B7" w:rsidRPr="00837F81">
        <w:rPr>
          <w:rFonts w:hint="eastAsia"/>
          <w:i/>
          <w:iCs/>
          <w:color w:val="0000FF"/>
        </w:rPr>
        <w:t> </w:t>
      </w:r>
      <w:r w:rsidR="00512C46" w:rsidRPr="00837F81">
        <w:rPr>
          <w:i/>
          <w:iCs/>
          <w:color w:val="0000FF"/>
        </w:rPr>
        <w:t>tiantim@pccs.com.sg</w:t>
      </w:r>
      <w:r w:rsidR="008C29D3" w:rsidRPr="00837F81">
        <w:rPr>
          <w:i/>
          <w:iCs/>
          <w:color w:val="0000FF"/>
        </w:rPr>
        <w:t xml:space="preserve"> </w:t>
      </w:r>
    </w:p>
    <w:p w14:paraId="1606591C" w14:textId="77777777" w:rsidR="008B3961" w:rsidRPr="00837F81" w:rsidRDefault="00D74028">
      <w:pPr>
        <w:spacing w:after="200" w:line="276" w:lineRule="auto"/>
        <w:ind w:left="720"/>
        <w:jc w:val="both"/>
      </w:pPr>
      <w:r w:rsidRPr="00837F81">
        <w:t>(b) Either Party may change its address for notice by giving written notice to the other Party in accordance with this Section.</w:t>
      </w:r>
    </w:p>
    <w:p w14:paraId="0C954C8F" w14:textId="77777777" w:rsidR="008B3961" w:rsidRPr="00837F81" w:rsidRDefault="00D74028">
      <w:pPr>
        <w:pStyle w:val="Heading2"/>
      </w:pPr>
      <w:bookmarkStart w:id="1344" w:name="_Toc229430452"/>
      <w:r w:rsidRPr="00837F81">
        <w:t>20.7  No Waiver</w:t>
      </w:r>
      <w:bookmarkEnd w:id="1344"/>
    </w:p>
    <w:p w14:paraId="56A6C511" w14:textId="77777777" w:rsidR="008B3961" w:rsidRPr="00837F81" w:rsidRDefault="00D74028">
      <w:pPr>
        <w:spacing w:after="200" w:line="276" w:lineRule="auto"/>
        <w:ind w:left="720"/>
        <w:jc w:val="both"/>
      </w:pPr>
      <w:r w:rsidRPr="00837F81">
        <w:t>The failure or delay of either Party to exercise any right, power, or remedy under this Agreement shall not operate as a waiver thereof, nor shall any single or partial exercise preclude any other or further exercise thereof.</w:t>
      </w:r>
    </w:p>
    <w:p w14:paraId="56E30314" w14:textId="77777777" w:rsidR="008B3961" w:rsidRPr="00837F81" w:rsidRDefault="00D74028">
      <w:pPr>
        <w:pStyle w:val="Heading2"/>
      </w:pPr>
      <w:bookmarkStart w:id="1345" w:name="_Toc229430453"/>
      <w:r w:rsidRPr="00837F81">
        <w:t>20.8  Survival</w:t>
      </w:r>
      <w:bookmarkEnd w:id="1345"/>
    </w:p>
    <w:p w14:paraId="5DF9F14D" w14:textId="77777777" w:rsidR="008B3961" w:rsidRPr="00837F81" w:rsidRDefault="00D74028">
      <w:pPr>
        <w:spacing w:after="200" w:line="276" w:lineRule="auto"/>
        <w:ind w:left="720"/>
        <w:jc w:val="both"/>
      </w:pPr>
      <w:r w:rsidRPr="00837F81">
        <w:t>The following provisions shall survive the termination or expiration of this Agreement: Article 10 (IP), Article 12 (Warranty), Article 13 (Liquidated Damages), Article 14 (Representations), Article 16 (Indemnification), Article 17 (Limitation of Liability), Article 18 (Dispute Resolution), Article 19 (Confidentiality), and this Section 20.8.</w:t>
      </w:r>
    </w:p>
    <w:p w14:paraId="58AB0B69" w14:textId="77777777" w:rsidR="008B3961" w:rsidRPr="00837F81" w:rsidRDefault="00D74028">
      <w:pPr>
        <w:pStyle w:val="Heading2"/>
      </w:pPr>
      <w:bookmarkStart w:id="1346" w:name="_Toc229430454"/>
      <w:r w:rsidRPr="00837F81">
        <w:t>20.9  Priority of Documents</w:t>
      </w:r>
      <w:bookmarkEnd w:id="1346"/>
    </w:p>
    <w:p w14:paraId="34E19F53" w14:textId="77777777" w:rsidR="008B3961" w:rsidRPr="00837F81" w:rsidRDefault="00D74028">
      <w:pPr>
        <w:spacing w:after="200" w:line="276" w:lineRule="auto"/>
        <w:ind w:left="720"/>
        <w:jc w:val="both"/>
      </w:pPr>
      <w:r w:rsidRPr="00837F81">
        <w:t>In the event of any conflict or inconsistency between the provisions of this Agreement and the Schedules, the following order of priority shall apply (in descending order): (a) the main body of this Agreement; (b) Schedule A-1 (Scope of Work); (c) Schedule A-2 (Basis of Design); (d) Schedule A-3 (Performance Guarantee and Tests); (e) Schedule E (Payment); and (f) all other Schedules.</w:t>
      </w:r>
    </w:p>
    <w:p w14:paraId="4EAA075F" w14:textId="77777777" w:rsidR="008B3961" w:rsidRPr="00837F81" w:rsidRDefault="00D74028">
      <w:pPr>
        <w:pStyle w:val="Heading2"/>
      </w:pPr>
      <w:bookmarkStart w:id="1347" w:name="_Toc229430455"/>
      <w:r w:rsidRPr="00837F81">
        <w:t>20.10  Nigerian Content</w:t>
      </w:r>
      <w:bookmarkEnd w:id="1347"/>
    </w:p>
    <w:p w14:paraId="6BE9A7A4" w14:textId="77777777" w:rsidR="008B3961" w:rsidRPr="00837F81" w:rsidRDefault="00D74028">
      <w:pPr>
        <w:spacing w:after="200" w:line="276" w:lineRule="auto"/>
        <w:ind w:left="720"/>
        <w:jc w:val="both"/>
      </w:pPr>
      <w:r w:rsidRPr="00837F81">
        <w:t>The Parties shall comply with the requirements of the Nigerian Oil and Gas Industry Content Development Act 2010 and all applicable NCDMB regulations. The Contractor shall use reasonable efforts to maximize Nigerian content in the performance of the Work, including engagement of Nigerian Subcontractors, procurement of locally available materials, and employment and training of Nigerian nationals.</w:t>
      </w:r>
    </w:p>
    <w:p w14:paraId="7DD14080" w14:textId="77777777" w:rsidR="008B3961" w:rsidRPr="00837F81" w:rsidRDefault="00D74028">
      <w:pPr>
        <w:pStyle w:val="Heading2"/>
      </w:pPr>
      <w:bookmarkStart w:id="1348" w:name="_Toc229430456"/>
      <w:r w:rsidRPr="00837F81">
        <w:t>20.11  Anti-Corruption</w:t>
      </w:r>
      <w:bookmarkEnd w:id="1348"/>
    </w:p>
    <w:p w14:paraId="5FA46D5A" w14:textId="77777777" w:rsidR="008B3961" w:rsidRPr="00837F81" w:rsidRDefault="00D74028">
      <w:pPr>
        <w:spacing w:after="200" w:line="276" w:lineRule="auto"/>
        <w:ind w:left="720"/>
        <w:jc w:val="both"/>
      </w:pPr>
      <w:r w:rsidRPr="00837F81">
        <w:t xml:space="preserve">Each Party represents and warrants that it has not made, and shall not make, any payment or give anything of value to any official of any Governmental Authority, any political party, </w:t>
      </w:r>
      <w:r w:rsidRPr="00837F81">
        <w:lastRenderedPageBreak/>
        <w:t>or any other person in connection with this Agreement, for the purpose of obtaining or retaining business or securing any improper advantage, in violation of any anti-corruption law, including the Nigerian Corrupt Practices and Other Related Offences Act 2000, the UK Bribery Act 2010 and the US Foreign Corrupt Practices Act (to the extent applicable).</w:t>
      </w:r>
    </w:p>
    <w:p w14:paraId="42040377" w14:textId="77777777" w:rsidR="008B3961" w:rsidRPr="00837F81" w:rsidRDefault="00D74028">
      <w:pPr>
        <w:pStyle w:val="Heading2"/>
      </w:pPr>
      <w:bookmarkStart w:id="1349" w:name="_Toc229430457"/>
      <w:r w:rsidRPr="00837F81">
        <w:t>20.12  Language</w:t>
      </w:r>
      <w:bookmarkEnd w:id="1349"/>
    </w:p>
    <w:p w14:paraId="2F05CA0B" w14:textId="77777777" w:rsidR="008B3961" w:rsidRPr="00837F81" w:rsidRDefault="00D74028">
      <w:pPr>
        <w:spacing w:after="200" w:line="276" w:lineRule="auto"/>
        <w:ind w:left="720"/>
        <w:jc w:val="both"/>
      </w:pPr>
      <w:r w:rsidRPr="00837F81">
        <w:t>This Agreement is executed in the English language. All correspondence, notices and documentation under this Agreement shall be in English.</w:t>
      </w:r>
    </w:p>
    <w:p w14:paraId="0C24CB5C" w14:textId="77777777" w:rsidR="008B3961" w:rsidRPr="00837F81" w:rsidRDefault="00D74028">
      <w:pPr>
        <w:pStyle w:val="Heading2"/>
      </w:pPr>
      <w:bookmarkStart w:id="1350" w:name="_Toc229430458"/>
      <w:r w:rsidRPr="00837F81">
        <w:t>20.13  Counterparts</w:t>
      </w:r>
      <w:bookmarkEnd w:id="1350"/>
    </w:p>
    <w:p w14:paraId="7A9A4735" w14:textId="77777777" w:rsidR="008B3961" w:rsidRPr="00837F81" w:rsidRDefault="00D74028">
      <w:pPr>
        <w:spacing w:after="200" w:line="276" w:lineRule="auto"/>
        <w:ind w:left="720"/>
        <w:jc w:val="both"/>
      </w:pPr>
      <w:r w:rsidRPr="00837F81">
        <w:t>This Agreement may be executed in any number of counterparts, each of which shall be deemed an original and all of which together shall constitute one and the same instrument.</w:t>
      </w:r>
    </w:p>
    <w:p w14:paraId="0BAAC4B4" w14:textId="77777777" w:rsidR="008B3961" w:rsidRPr="00837F81" w:rsidRDefault="00D74028">
      <w:pPr>
        <w:pStyle w:val="Heading2"/>
      </w:pPr>
      <w:bookmarkStart w:id="1351" w:name="_Toc229430459"/>
      <w:r w:rsidRPr="00837F81">
        <w:t>20.14  Further Assurances</w:t>
      </w:r>
      <w:bookmarkEnd w:id="1351"/>
    </w:p>
    <w:p w14:paraId="3148D807" w14:textId="77777777" w:rsidR="008B3961" w:rsidRPr="00837F81" w:rsidRDefault="00D74028">
      <w:pPr>
        <w:spacing w:after="200" w:line="276" w:lineRule="auto"/>
        <w:ind w:left="720"/>
        <w:jc w:val="both"/>
      </w:pPr>
      <w:r w:rsidRPr="00837F81">
        <w:t>Each Party shall execute and deliver such further documents and take such further actions as may be reasonably necessary to give full effect to this Agreement.</w:t>
      </w:r>
    </w:p>
    <w:p w14:paraId="52944594" w14:textId="77777777" w:rsidR="008B3961" w:rsidRPr="00837F81" w:rsidRDefault="00D74028">
      <w:pPr>
        <w:pStyle w:val="Heading2"/>
      </w:pPr>
      <w:bookmarkStart w:id="1352" w:name="_Toc229430460"/>
      <w:r w:rsidRPr="00837F81">
        <w:t>20.15  Successors and Assigns</w:t>
      </w:r>
      <w:bookmarkEnd w:id="1352"/>
    </w:p>
    <w:p w14:paraId="1D3E3215" w14:textId="77777777" w:rsidR="008B3961" w:rsidRPr="00837F81" w:rsidRDefault="00D74028">
      <w:pPr>
        <w:spacing w:after="200" w:line="276" w:lineRule="auto"/>
        <w:ind w:left="720"/>
        <w:jc w:val="both"/>
      </w:pPr>
      <w:r w:rsidRPr="00837F81">
        <w:t>This Agreement shall be binding upon and inure to the benefit of the Parties and their respective successors and permitted assigns.</w:t>
      </w:r>
    </w:p>
    <w:p w14:paraId="76141802" w14:textId="77777777" w:rsidR="008B3961" w:rsidRPr="00837F81" w:rsidRDefault="00D74028">
      <w:pPr>
        <w:pStyle w:val="Heading2"/>
      </w:pPr>
      <w:bookmarkStart w:id="1353" w:name="_Toc229430461"/>
      <w:r w:rsidRPr="00837F81">
        <w:t>20.16  Lender Requirements</w:t>
      </w:r>
      <w:bookmarkEnd w:id="1353"/>
    </w:p>
    <w:p w14:paraId="7BE9F065" w14:textId="77777777" w:rsidR="008B3961" w:rsidRPr="00837F81" w:rsidRDefault="00D74028">
      <w:pPr>
        <w:spacing w:after="200" w:line="276" w:lineRule="auto"/>
        <w:ind w:left="720"/>
        <w:jc w:val="both"/>
      </w:pPr>
      <w:r w:rsidRPr="00837F81">
        <w:t>The Contractor acknowledges that the Owner may finance the Project through one or more lenders. The Contractor agrees to cooperate with the Owner and its lenders, including: (a) providing information and documentation reasonably required by the lenders; (b) entering into direct agreements or consents as may be reasonably required; and (c) permitting assignment of this Agreement to the lenders as security for the financing.</w:t>
      </w:r>
    </w:p>
    <w:p w14:paraId="3EB576E2" w14:textId="77777777" w:rsidR="008B3961" w:rsidRPr="00837F81" w:rsidRDefault="00D74028">
      <w:pPr>
        <w:pStyle w:val="Heading2"/>
      </w:pPr>
      <w:bookmarkStart w:id="1354" w:name="_Toc229430462"/>
      <w:r w:rsidRPr="00837F81">
        <w:t>20.17  Independence from Financing Arrangements</w:t>
      </w:r>
      <w:bookmarkEnd w:id="1354"/>
    </w:p>
    <w:p w14:paraId="529E9BEF" w14:textId="77777777" w:rsidR="008B3961" w:rsidRPr="00837F81" w:rsidRDefault="00D74028">
      <w:pPr>
        <w:spacing w:after="200" w:line="276" w:lineRule="auto"/>
        <w:ind w:left="720"/>
        <w:jc w:val="both"/>
      </w:pPr>
      <w:r w:rsidRPr="00837F81">
        <w:t>The Contractor's obligations under this Agreement, including the obligation to complete the Work and achieve Substantial Completion by the Guaranteed Substantial Completion Date, are independent of and shall not be conditional upon or affected by any separate financing, credit, vendor loan or deferred payment arrangement between the Parties or their Affiliates. No dispute, default or event arising under any such separate arrangement shall entitle the Contractor to suspend, delay or modify the performance of the Work, nor shall it constitute a defence to any claim by the Owner under this Agreement.</w:t>
      </w:r>
    </w:p>
    <w:p w14:paraId="47BD9441" w14:textId="77777777" w:rsidR="00C7053D" w:rsidRPr="00837F81" w:rsidRDefault="00C7053D">
      <w:pPr>
        <w:spacing w:after="200" w:line="276" w:lineRule="auto"/>
        <w:ind w:left="720"/>
        <w:jc w:val="both"/>
      </w:pPr>
    </w:p>
    <w:p w14:paraId="05F77A43" w14:textId="3BA6024D" w:rsidR="00C7053D" w:rsidRPr="00A324D9" w:rsidRDefault="00A324D9" w:rsidP="00A324D9">
      <w:pPr>
        <w:spacing w:after="200" w:line="276" w:lineRule="auto"/>
        <w:ind w:left="720" w:hanging="720"/>
        <w:jc w:val="both"/>
        <w:rPr>
          <w:b/>
          <w:bCs/>
          <w:sz w:val="28"/>
          <w:szCs w:val="28"/>
        </w:rPr>
      </w:pPr>
      <w:r w:rsidRPr="00A324D9">
        <w:rPr>
          <w:b/>
          <w:bCs/>
          <w:sz w:val="28"/>
          <w:szCs w:val="28"/>
        </w:rPr>
        <w:lastRenderedPageBreak/>
        <w:t>21. CLAIMS</w:t>
      </w:r>
    </w:p>
    <w:p w14:paraId="655E7E13" w14:textId="57A5FC9E" w:rsidR="00C7053D" w:rsidRPr="00837F81" w:rsidRDefault="00C7053D" w:rsidP="00C7053D">
      <w:pPr>
        <w:spacing w:after="200" w:line="276" w:lineRule="auto"/>
        <w:ind w:left="720"/>
        <w:jc w:val="both"/>
      </w:pPr>
      <w:r w:rsidRPr="00837F81">
        <w:t xml:space="preserve">(a) If either Party considers that it is entitled to (i) an </w:t>
      </w:r>
      <w:r w:rsidR="00545229" w:rsidRPr="00837F81">
        <w:t>EOT</w:t>
      </w:r>
      <w:r w:rsidRPr="00837F81">
        <w:t xml:space="preserve"> and/or (ii) additional costs or compensation, such Party shall submit to the other Party reasonable particulars of the basis of its claim, including the event giving rise to the claim and the relief sought.</w:t>
      </w:r>
    </w:p>
    <w:p w14:paraId="0D69D3FF" w14:textId="77777777" w:rsidR="00C7053D" w:rsidRPr="00837F81" w:rsidRDefault="00C7053D" w:rsidP="00C7053D">
      <w:pPr>
        <w:spacing w:after="200" w:line="276" w:lineRule="auto"/>
        <w:ind w:left="720"/>
        <w:jc w:val="both"/>
      </w:pPr>
      <w:r w:rsidRPr="00837F81">
        <w:t>(b) The Parties shall promptly meet and use reasonable endeavours to agree the claim and any resulting adjustment to the Contract Price, Time for Completion or other relevant obligations under this Agreement.</w:t>
      </w:r>
    </w:p>
    <w:p w14:paraId="1D3E1CA3" w14:textId="77777777" w:rsidR="00C7053D" w:rsidRPr="00837F81" w:rsidRDefault="00C7053D" w:rsidP="00C7053D">
      <w:pPr>
        <w:spacing w:after="200" w:line="276" w:lineRule="auto"/>
        <w:ind w:left="720"/>
        <w:jc w:val="both"/>
      </w:pPr>
      <w:r w:rsidRPr="00837F81">
        <w:t>(c)</w:t>
      </w:r>
      <w:r w:rsidRPr="00837F81">
        <w:rPr>
          <w:rFonts w:hint="eastAsia"/>
        </w:rPr>
        <w:t xml:space="preserve">Where the Parties fail to reach agreement within </w:t>
      </w:r>
      <w:r w:rsidRPr="00837F81">
        <w:t>fifteen (15) Business D</w:t>
      </w:r>
      <w:r w:rsidRPr="00837F81">
        <w:rPr>
          <w:rFonts w:hint="eastAsia"/>
        </w:rPr>
        <w:t>ays of submission of the claim, the matter shall be resolved in accordance with</w:t>
      </w:r>
      <w:r w:rsidRPr="00837F81">
        <w:t xml:space="preserve"> Section 18. </w:t>
      </w:r>
    </w:p>
    <w:p w14:paraId="7C9F8856" w14:textId="67FD3B67" w:rsidR="00C7053D" w:rsidRPr="00837F81" w:rsidRDefault="00C7053D" w:rsidP="00C7053D">
      <w:pPr>
        <w:spacing w:after="200" w:line="276" w:lineRule="auto"/>
        <w:ind w:left="720"/>
        <w:jc w:val="both"/>
      </w:pPr>
      <w:r w:rsidRPr="00837F81">
        <w:t>(d)Notwithstanding the existence of any claim or dispute, the Contractor shall continue to perform the Works diligently and in accordance with this Agreement, and no claim or dispute shall relieve the Contractor of its obligation to proceed with the Works.</w:t>
      </w:r>
    </w:p>
    <w:p w14:paraId="58B853A4" w14:textId="77777777" w:rsidR="008B3961" w:rsidRPr="00837F81" w:rsidRDefault="00D74028">
      <w:r w:rsidRPr="00837F81">
        <w:br w:type="page"/>
      </w:r>
    </w:p>
    <w:p w14:paraId="326DABA5" w14:textId="77777777" w:rsidR="008B3961" w:rsidRPr="00837F81" w:rsidRDefault="00D74028">
      <w:pPr>
        <w:spacing w:before="480" w:after="240"/>
        <w:jc w:val="center"/>
      </w:pPr>
      <w:r w:rsidRPr="00837F81">
        <w:rPr>
          <w:b/>
          <w:bCs/>
          <w:sz w:val="32"/>
          <w:szCs w:val="32"/>
          <w:u w:val="single"/>
        </w:rPr>
        <w:lastRenderedPageBreak/>
        <w:t>SCHEDULES</w:t>
      </w:r>
    </w:p>
    <w:p w14:paraId="345EB674" w14:textId="77777777" w:rsidR="008B3961" w:rsidRPr="00837F81" w:rsidRDefault="008B3961"/>
    <w:p w14:paraId="308A4DFE" w14:textId="77777777" w:rsidR="008B3961" w:rsidRPr="00837F81" w:rsidRDefault="00D74028">
      <w:pPr>
        <w:spacing w:after="400" w:line="276" w:lineRule="auto"/>
        <w:jc w:val="both"/>
      </w:pPr>
      <w:r w:rsidRPr="00837F81">
        <w:t>The following Schedules are attached to and form an integral part of this Agreement. Unless otherwise indicated, each Schedule shall be prepared by the Contractor and submitted to the Owner for review and approval prior to or concurrent with execution of this Agreement.</w:t>
      </w:r>
    </w:p>
    <w:p w14:paraId="124B742F" w14:textId="77777777" w:rsidR="0020729B" w:rsidRPr="00837F81" w:rsidRDefault="0020729B">
      <w:pPr>
        <w:sectPr w:rsidR="0020729B" w:rsidRPr="00837F81">
          <w:headerReference w:type="default" r:id="rId12"/>
          <w:footerReference w:type="default" r:id="rId13"/>
          <w:pgSz w:w="12240" w:h="15840"/>
          <w:pgMar w:top="1440" w:right="1440" w:bottom="1440" w:left="1440" w:header="708" w:footer="708" w:gutter="0"/>
          <w:cols w:space="720"/>
          <w:docGrid w:linePitch="360"/>
        </w:sectPr>
      </w:pPr>
    </w:p>
    <w:p w14:paraId="44DED88C" w14:textId="78C7566C" w:rsidR="008B3961" w:rsidRPr="00837F81" w:rsidRDefault="00D74028">
      <w:r w:rsidRPr="00837F81">
        <w:lastRenderedPageBreak/>
        <w:br w:type="page"/>
      </w:r>
    </w:p>
    <w:p w14:paraId="34265371" w14:textId="451722E2" w:rsidR="008B3961" w:rsidRPr="00837F81" w:rsidDel="00164ED5" w:rsidRDefault="00D74028" w:rsidP="00164ED5">
      <w:pPr>
        <w:pStyle w:val="Heading2"/>
        <w:spacing w:before="360" w:after="240"/>
        <w:rPr>
          <w:del w:id="1355" w:author="Chuka Obi" w:date="2026-05-11T22:23:00Z" w16du:dateUtc="2026-05-11T21:23:00Z"/>
        </w:rPr>
        <w:pPrChange w:id="1356" w:author="Chuka Obi" w:date="2026-05-11T22:23:00Z" w16du:dateUtc="2026-05-11T21:23:00Z">
          <w:pPr>
            <w:pStyle w:val="Heading2"/>
            <w:spacing w:before="360" w:after="240"/>
          </w:pPr>
        </w:pPrChange>
      </w:pPr>
      <w:bookmarkStart w:id="1357" w:name="_Toc229430463"/>
      <w:r w:rsidRPr="00837F81">
        <w:rPr>
          <w:sz w:val="28"/>
          <w:szCs w:val="28"/>
        </w:rPr>
        <w:lastRenderedPageBreak/>
        <w:t>Schedule A-1: Scope of Work</w:t>
      </w:r>
      <w:r w:rsidR="00605895" w:rsidRPr="00837F81">
        <w:rPr>
          <w:sz w:val="28"/>
          <w:szCs w:val="28"/>
        </w:rPr>
        <w:t xml:space="preserve"> and Contract Price</w:t>
      </w:r>
      <w:bookmarkEnd w:id="1357"/>
    </w:p>
    <w:p w14:paraId="1DD45633" w14:textId="23A21ED5" w:rsidR="008B3961" w:rsidRPr="00837F81" w:rsidDel="00164ED5" w:rsidRDefault="008B3961" w:rsidP="00164ED5">
      <w:pPr>
        <w:pStyle w:val="Heading2"/>
        <w:spacing w:before="360" w:after="240"/>
        <w:rPr>
          <w:del w:id="1358" w:author="Chuka Obi" w:date="2026-05-11T22:23:00Z" w16du:dateUtc="2026-05-11T21:23:00Z"/>
        </w:rPr>
        <w:pPrChange w:id="1359" w:author="Chuka Obi" w:date="2026-05-11T22:23:00Z" w16du:dateUtc="2026-05-11T21:23:00Z">
          <w:pPr/>
        </w:pPrChange>
      </w:pPr>
    </w:p>
    <w:tbl>
      <w:tblPr>
        <w:tblW w:w="5810" w:type="pct"/>
        <w:tblInd w:w="-1168" w:type="dxa"/>
        <w:tblLayout w:type="fixed"/>
        <w:tblLook w:val="04A0" w:firstRow="1" w:lastRow="0" w:firstColumn="1" w:lastColumn="0" w:noHBand="0" w:noVBand="1"/>
      </w:tblPr>
      <w:tblGrid>
        <w:gridCol w:w="697"/>
        <w:gridCol w:w="1669"/>
        <w:gridCol w:w="2926"/>
        <w:gridCol w:w="556"/>
        <w:gridCol w:w="3386"/>
        <w:gridCol w:w="1230"/>
        <w:gridCol w:w="698"/>
        <w:gridCol w:w="836"/>
        <w:gridCol w:w="698"/>
        <w:gridCol w:w="839"/>
        <w:gridCol w:w="698"/>
        <w:gridCol w:w="803"/>
      </w:tblGrid>
      <w:tr w:rsidR="0020729B" w:rsidRPr="00837F81" w:rsidDel="00164ED5" w14:paraId="663A2D02" w14:textId="546E74FA" w:rsidTr="00555240">
        <w:trPr>
          <w:trHeight w:val="420"/>
          <w:del w:id="1360" w:author="Chuka Obi" w:date="2026-05-11T22:23:00Z" w16du:dateUtc="2026-05-11T21:23:00Z"/>
        </w:trPr>
        <w:tc>
          <w:tcPr>
            <w:tcW w:w="232" w:type="pct"/>
            <w:vMerge w:val="restart"/>
            <w:tcBorders>
              <w:top w:val="single" w:sz="8" w:space="0" w:color="auto"/>
              <w:left w:val="single" w:sz="8" w:space="0" w:color="auto"/>
              <w:bottom w:val="single" w:sz="4" w:space="0" w:color="auto"/>
              <w:right w:val="single" w:sz="4" w:space="0" w:color="auto"/>
            </w:tcBorders>
            <w:shd w:val="clear" w:color="000000" w:fill="244062"/>
            <w:noWrap/>
            <w:vAlign w:val="center"/>
            <w:hideMark/>
          </w:tcPr>
          <w:p w14:paraId="1D7E1AF1" w14:textId="2671B54B" w:rsidR="0020729B" w:rsidRPr="00837F81" w:rsidDel="00164ED5" w:rsidRDefault="0020729B" w:rsidP="00164ED5">
            <w:pPr>
              <w:pStyle w:val="Heading2"/>
              <w:spacing w:before="360" w:after="240"/>
              <w:rPr>
                <w:del w:id="1361" w:author="Chuka Obi" w:date="2026-05-11T22:23:00Z" w16du:dateUtc="2026-05-11T21:23:00Z"/>
                <w:rFonts w:ascii="Calibri" w:hAnsi="Calibri" w:cs="Calibri"/>
                <w:b w:val="0"/>
                <w:bCs w:val="0"/>
                <w:color w:val="FFFFFF"/>
                <w:sz w:val="20"/>
                <w:szCs w:val="20"/>
              </w:rPr>
              <w:pPrChange w:id="1362" w:author="Chuka Obi" w:date="2026-05-11T22:23:00Z" w16du:dateUtc="2026-05-11T21:23:00Z">
                <w:pPr>
                  <w:jc w:val="center"/>
                </w:pPr>
              </w:pPrChange>
            </w:pPr>
            <w:del w:id="1363" w:author="Chuka Obi" w:date="2026-05-11T22:23:00Z" w16du:dateUtc="2026-05-11T21:23:00Z">
              <w:r w:rsidRPr="00837F81" w:rsidDel="00164ED5">
                <w:rPr>
                  <w:rFonts w:ascii="Calibri" w:hAnsi="Calibri" w:cs="Calibri"/>
                  <w:color w:val="FFFFFF"/>
                  <w:sz w:val="20"/>
                  <w:szCs w:val="20"/>
                </w:rPr>
                <w:delText>No.</w:delText>
              </w:r>
            </w:del>
          </w:p>
        </w:tc>
        <w:tc>
          <w:tcPr>
            <w:tcW w:w="555"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9DC516B" w14:textId="2F8D9EEC" w:rsidR="0020729B" w:rsidRPr="00837F81" w:rsidDel="00164ED5" w:rsidRDefault="0020729B" w:rsidP="00164ED5">
            <w:pPr>
              <w:pStyle w:val="Heading2"/>
              <w:spacing w:before="360" w:after="240"/>
              <w:rPr>
                <w:del w:id="1364" w:author="Chuka Obi" w:date="2026-05-11T22:23:00Z" w16du:dateUtc="2026-05-11T21:23:00Z"/>
                <w:rFonts w:ascii="Calibri" w:hAnsi="Calibri" w:cs="Calibri"/>
                <w:b w:val="0"/>
                <w:bCs w:val="0"/>
                <w:color w:val="FFFFFF"/>
                <w:sz w:val="20"/>
                <w:szCs w:val="20"/>
              </w:rPr>
              <w:pPrChange w:id="1365" w:author="Chuka Obi" w:date="2026-05-11T22:23:00Z" w16du:dateUtc="2026-05-11T21:23:00Z">
                <w:pPr>
                  <w:jc w:val="center"/>
                </w:pPr>
              </w:pPrChange>
            </w:pPr>
            <w:del w:id="1366" w:author="Chuka Obi" w:date="2026-05-11T22:23:00Z" w16du:dateUtc="2026-05-11T21:23:00Z">
              <w:r w:rsidRPr="00837F81" w:rsidDel="00164ED5">
                <w:rPr>
                  <w:rFonts w:ascii="Calibri" w:hAnsi="Calibri" w:cs="Calibri"/>
                  <w:color w:val="FFFFFF"/>
                  <w:sz w:val="20"/>
                  <w:szCs w:val="20"/>
                </w:rPr>
                <w:delText>CAT</w:delText>
              </w:r>
            </w:del>
          </w:p>
        </w:tc>
        <w:tc>
          <w:tcPr>
            <w:tcW w:w="973"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642C1C62" w14:textId="65639337" w:rsidR="0020729B" w:rsidRPr="00837F81" w:rsidDel="00164ED5" w:rsidRDefault="0020729B" w:rsidP="00164ED5">
            <w:pPr>
              <w:pStyle w:val="Heading2"/>
              <w:spacing w:before="360" w:after="240"/>
              <w:rPr>
                <w:del w:id="1367" w:author="Chuka Obi" w:date="2026-05-11T22:23:00Z" w16du:dateUtc="2026-05-11T21:23:00Z"/>
                <w:rFonts w:ascii="Calibri" w:hAnsi="Calibri" w:cs="Calibri"/>
                <w:b w:val="0"/>
                <w:bCs w:val="0"/>
                <w:color w:val="FFFFFF"/>
                <w:sz w:val="20"/>
                <w:szCs w:val="20"/>
              </w:rPr>
              <w:pPrChange w:id="1368" w:author="Chuka Obi" w:date="2026-05-11T22:23:00Z" w16du:dateUtc="2026-05-11T21:23:00Z">
                <w:pPr>
                  <w:jc w:val="center"/>
                </w:pPr>
              </w:pPrChange>
            </w:pPr>
            <w:del w:id="1369" w:author="Chuka Obi" w:date="2026-05-11T22:23:00Z" w16du:dateUtc="2026-05-11T21:23:00Z">
              <w:r w:rsidRPr="00837F81" w:rsidDel="00164ED5">
                <w:rPr>
                  <w:rFonts w:ascii="Calibri" w:hAnsi="Calibri" w:cs="Calibri"/>
                  <w:color w:val="FFFFFF"/>
                  <w:sz w:val="20"/>
                  <w:szCs w:val="20"/>
                </w:rPr>
                <w:delText>UNITS</w:delText>
              </w:r>
            </w:del>
          </w:p>
        </w:tc>
        <w:tc>
          <w:tcPr>
            <w:tcW w:w="185"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B49C361" w14:textId="639B1A6B" w:rsidR="0020729B" w:rsidRPr="00837F81" w:rsidDel="00164ED5" w:rsidRDefault="0020729B" w:rsidP="00164ED5">
            <w:pPr>
              <w:pStyle w:val="Heading2"/>
              <w:spacing w:before="360" w:after="240"/>
              <w:rPr>
                <w:del w:id="1370" w:author="Chuka Obi" w:date="2026-05-11T22:23:00Z" w16du:dateUtc="2026-05-11T21:23:00Z"/>
                <w:rFonts w:ascii="Calibri" w:hAnsi="Calibri" w:cs="Calibri"/>
                <w:b w:val="0"/>
                <w:bCs w:val="0"/>
                <w:color w:val="FFFFFF"/>
                <w:sz w:val="20"/>
                <w:szCs w:val="20"/>
              </w:rPr>
              <w:pPrChange w:id="1371" w:author="Chuka Obi" w:date="2026-05-11T22:23:00Z" w16du:dateUtc="2026-05-11T21:23:00Z">
                <w:pPr>
                  <w:jc w:val="center"/>
                </w:pPr>
              </w:pPrChange>
            </w:pPr>
            <w:del w:id="1372" w:author="Chuka Obi" w:date="2026-05-11T22:23:00Z" w16du:dateUtc="2026-05-11T21:23:00Z">
              <w:r w:rsidRPr="00837F81" w:rsidDel="00164ED5">
                <w:rPr>
                  <w:rFonts w:ascii="Calibri" w:hAnsi="Calibri" w:cs="Calibri"/>
                  <w:color w:val="FFFFFF"/>
                  <w:sz w:val="20"/>
                  <w:szCs w:val="20"/>
                </w:rPr>
                <w:delText>Qty.</w:delText>
              </w:r>
            </w:del>
          </w:p>
        </w:tc>
        <w:tc>
          <w:tcPr>
            <w:tcW w:w="1125" w:type="pct"/>
            <w:vMerge w:val="restart"/>
            <w:tcBorders>
              <w:top w:val="single" w:sz="8" w:space="0" w:color="auto"/>
              <w:left w:val="single" w:sz="4" w:space="0" w:color="auto"/>
              <w:bottom w:val="single" w:sz="4" w:space="0" w:color="auto"/>
              <w:right w:val="single" w:sz="4" w:space="0" w:color="auto"/>
            </w:tcBorders>
            <w:shd w:val="clear" w:color="000000" w:fill="244062"/>
            <w:vAlign w:val="center"/>
            <w:hideMark/>
          </w:tcPr>
          <w:p w14:paraId="27D929AB" w14:textId="5E2279A5" w:rsidR="0020729B" w:rsidRPr="00837F81" w:rsidDel="00164ED5" w:rsidRDefault="0020729B" w:rsidP="00164ED5">
            <w:pPr>
              <w:pStyle w:val="Heading2"/>
              <w:spacing w:before="360" w:after="240"/>
              <w:rPr>
                <w:del w:id="1373" w:author="Chuka Obi" w:date="2026-05-11T22:23:00Z" w16du:dateUtc="2026-05-11T21:23:00Z"/>
                <w:rFonts w:ascii="Calibri" w:hAnsi="Calibri" w:cs="Calibri"/>
                <w:b w:val="0"/>
                <w:bCs w:val="0"/>
                <w:color w:val="FFFFFF"/>
                <w:sz w:val="20"/>
                <w:szCs w:val="20"/>
              </w:rPr>
              <w:pPrChange w:id="1374" w:author="Chuka Obi" w:date="2026-05-11T22:23:00Z" w16du:dateUtc="2026-05-11T21:23:00Z">
                <w:pPr>
                  <w:jc w:val="center"/>
                </w:pPr>
              </w:pPrChange>
            </w:pPr>
            <w:del w:id="1375" w:author="Chuka Obi" w:date="2026-05-11T22:23:00Z" w16du:dateUtc="2026-05-11T21:23:00Z">
              <w:r w:rsidRPr="00837F81" w:rsidDel="00164ED5">
                <w:rPr>
                  <w:rFonts w:ascii="Calibri" w:hAnsi="Calibri" w:cs="Calibri"/>
                  <w:color w:val="FFFFFF"/>
                  <w:sz w:val="20"/>
                  <w:szCs w:val="20"/>
                </w:rPr>
                <w:delText>NOTE</w:delText>
              </w:r>
            </w:del>
          </w:p>
        </w:tc>
        <w:tc>
          <w:tcPr>
            <w:tcW w:w="409" w:type="pct"/>
            <w:tcBorders>
              <w:top w:val="single" w:sz="8" w:space="0" w:color="auto"/>
              <w:left w:val="single" w:sz="4" w:space="0" w:color="auto"/>
              <w:bottom w:val="single" w:sz="4" w:space="0" w:color="auto"/>
              <w:right w:val="single" w:sz="4" w:space="0" w:color="auto"/>
            </w:tcBorders>
            <w:shd w:val="clear" w:color="000000" w:fill="244062"/>
            <w:vAlign w:val="center"/>
            <w:hideMark/>
          </w:tcPr>
          <w:p w14:paraId="51205F42" w14:textId="32A6C8B0" w:rsidR="0020729B" w:rsidRPr="00837F81" w:rsidDel="00164ED5" w:rsidRDefault="0020729B" w:rsidP="00164ED5">
            <w:pPr>
              <w:pStyle w:val="Heading2"/>
              <w:spacing w:before="360" w:after="240"/>
              <w:rPr>
                <w:del w:id="1376" w:author="Chuka Obi" w:date="2026-05-11T22:23:00Z" w16du:dateUtc="2026-05-11T21:23:00Z"/>
                <w:rFonts w:ascii="Calibri" w:hAnsi="Calibri" w:cs="Calibri"/>
                <w:b w:val="0"/>
                <w:bCs w:val="0"/>
                <w:color w:val="FFFFFF"/>
                <w:sz w:val="20"/>
                <w:szCs w:val="20"/>
              </w:rPr>
              <w:pPrChange w:id="1377" w:author="Chuka Obi" w:date="2026-05-11T22:23:00Z" w16du:dateUtc="2026-05-11T21:23:00Z">
                <w:pPr>
                  <w:jc w:val="center"/>
                </w:pPr>
              </w:pPrChange>
            </w:pPr>
            <w:del w:id="1378" w:author="Chuka Obi" w:date="2026-05-11T22:23:00Z" w16du:dateUtc="2026-05-11T21:23:00Z">
              <w:r w:rsidRPr="00837F81" w:rsidDel="00164ED5">
                <w:rPr>
                  <w:rFonts w:ascii="Calibri" w:hAnsi="Calibri" w:cs="Calibri"/>
                  <w:color w:val="FFFFFF"/>
                  <w:sz w:val="20"/>
                  <w:szCs w:val="20"/>
                </w:rPr>
                <w:delText xml:space="preserve"> Price </w:delText>
              </w:r>
            </w:del>
          </w:p>
        </w:tc>
        <w:tc>
          <w:tcPr>
            <w:tcW w:w="510"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61F35485" w14:textId="660608CC" w:rsidR="0020729B" w:rsidRPr="00837F81" w:rsidDel="00164ED5" w:rsidRDefault="0020729B" w:rsidP="00164ED5">
            <w:pPr>
              <w:pStyle w:val="Heading2"/>
              <w:spacing w:before="360" w:after="240"/>
              <w:rPr>
                <w:del w:id="1379" w:author="Chuka Obi" w:date="2026-05-11T22:23:00Z" w16du:dateUtc="2026-05-11T21:23:00Z"/>
                <w:rFonts w:ascii="Calibri" w:hAnsi="Calibri" w:cs="Calibri"/>
                <w:b w:val="0"/>
                <w:bCs w:val="0"/>
                <w:color w:val="FFFFFF"/>
                <w:sz w:val="20"/>
                <w:szCs w:val="20"/>
              </w:rPr>
              <w:pPrChange w:id="1380" w:author="Chuka Obi" w:date="2026-05-11T22:23:00Z" w16du:dateUtc="2026-05-11T21:23:00Z">
                <w:pPr>
                  <w:jc w:val="center"/>
                </w:pPr>
              </w:pPrChange>
            </w:pPr>
            <w:del w:id="1381" w:author="Chuka Obi" w:date="2026-05-11T22:23:00Z" w16du:dateUtc="2026-05-11T21:23:00Z">
              <w:r w:rsidRPr="00837F81" w:rsidDel="00164ED5">
                <w:rPr>
                  <w:rFonts w:ascii="Calibri" w:hAnsi="Calibri" w:cs="Calibri"/>
                  <w:color w:val="FFFFFF"/>
                  <w:sz w:val="20"/>
                  <w:szCs w:val="20"/>
                </w:rPr>
                <w:delText>Engineering</w:delText>
              </w:r>
            </w:del>
          </w:p>
        </w:tc>
        <w:tc>
          <w:tcPr>
            <w:tcW w:w="511"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4EFE6196" w14:textId="72EA9E08" w:rsidR="0020729B" w:rsidRPr="00837F81" w:rsidDel="00164ED5" w:rsidRDefault="0020729B" w:rsidP="00164ED5">
            <w:pPr>
              <w:pStyle w:val="Heading2"/>
              <w:spacing w:before="360" w:after="240"/>
              <w:rPr>
                <w:del w:id="1382" w:author="Chuka Obi" w:date="2026-05-11T22:23:00Z" w16du:dateUtc="2026-05-11T21:23:00Z"/>
                <w:rFonts w:ascii="Calibri" w:hAnsi="Calibri" w:cs="Calibri"/>
                <w:b w:val="0"/>
                <w:bCs w:val="0"/>
                <w:color w:val="FFFFFF"/>
                <w:sz w:val="20"/>
                <w:szCs w:val="20"/>
              </w:rPr>
              <w:pPrChange w:id="1383" w:author="Chuka Obi" w:date="2026-05-11T22:23:00Z" w16du:dateUtc="2026-05-11T21:23:00Z">
                <w:pPr>
                  <w:jc w:val="center"/>
                </w:pPr>
              </w:pPrChange>
            </w:pPr>
            <w:del w:id="1384" w:author="Chuka Obi" w:date="2026-05-11T22:23:00Z" w16du:dateUtc="2026-05-11T21:23:00Z">
              <w:r w:rsidRPr="00837F81" w:rsidDel="00164ED5">
                <w:rPr>
                  <w:rFonts w:ascii="Calibri" w:hAnsi="Calibri" w:cs="Calibri"/>
                  <w:color w:val="FFFFFF"/>
                  <w:sz w:val="20"/>
                  <w:szCs w:val="20"/>
                </w:rPr>
                <w:delText>Procurement</w:delText>
              </w:r>
            </w:del>
          </w:p>
        </w:tc>
        <w:tc>
          <w:tcPr>
            <w:tcW w:w="500" w:type="pct"/>
            <w:gridSpan w:val="2"/>
            <w:tcBorders>
              <w:top w:val="single" w:sz="8" w:space="0" w:color="auto"/>
              <w:left w:val="nil"/>
              <w:bottom w:val="single" w:sz="4" w:space="0" w:color="auto"/>
              <w:right w:val="single" w:sz="8" w:space="0" w:color="000000"/>
            </w:tcBorders>
            <w:shd w:val="clear" w:color="000000" w:fill="244062"/>
            <w:noWrap/>
            <w:vAlign w:val="center"/>
            <w:hideMark/>
          </w:tcPr>
          <w:p w14:paraId="0FF28738" w14:textId="5D1D9F20" w:rsidR="0020729B" w:rsidRPr="00837F81" w:rsidDel="00164ED5" w:rsidRDefault="0020729B" w:rsidP="00164ED5">
            <w:pPr>
              <w:pStyle w:val="Heading2"/>
              <w:spacing w:before="360" w:after="240"/>
              <w:rPr>
                <w:del w:id="1385" w:author="Chuka Obi" w:date="2026-05-11T22:23:00Z" w16du:dateUtc="2026-05-11T21:23:00Z"/>
                <w:rFonts w:ascii="Calibri" w:hAnsi="Calibri" w:cs="Calibri"/>
                <w:b w:val="0"/>
                <w:bCs w:val="0"/>
                <w:color w:val="FFFFFF"/>
                <w:sz w:val="20"/>
                <w:szCs w:val="20"/>
              </w:rPr>
              <w:pPrChange w:id="1386" w:author="Chuka Obi" w:date="2026-05-11T22:23:00Z" w16du:dateUtc="2026-05-11T21:23:00Z">
                <w:pPr>
                  <w:jc w:val="center"/>
                </w:pPr>
              </w:pPrChange>
            </w:pPr>
            <w:del w:id="1387" w:author="Chuka Obi" w:date="2026-05-11T22:23:00Z" w16du:dateUtc="2026-05-11T21:23:00Z">
              <w:r w:rsidRPr="00837F81" w:rsidDel="00164ED5">
                <w:rPr>
                  <w:rFonts w:ascii="Calibri" w:hAnsi="Calibri" w:cs="Calibri"/>
                  <w:color w:val="FFFFFF"/>
                  <w:sz w:val="20"/>
                  <w:szCs w:val="20"/>
                </w:rPr>
                <w:delText>Construction</w:delText>
              </w:r>
            </w:del>
          </w:p>
        </w:tc>
      </w:tr>
      <w:tr w:rsidR="0020729B" w:rsidRPr="00837F81" w:rsidDel="00164ED5" w14:paraId="747507C0" w14:textId="05DE2A86" w:rsidTr="00555240">
        <w:trPr>
          <w:trHeight w:val="440"/>
          <w:del w:id="1388" w:author="Chuka Obi" w:date="2026-05-11T22:23:00Z" w16du:dateUtc="2026-05-11T21:23:00Z"/>
        </w:trPr>
        <w:tc>
          <w:tcPr>
            <w:tcW w:w="232" w:type="pct"/>
            <w:vMerge/>
            <w:tcBorders>
              <w:top w:val="single" w:sz="8" w:space="0" w:color="auto"/>
              <w:left w:val="single" w:sz="8" w:space="0" w:color="auto"/>
              <w:bottom w:val="single" w:sz="4" w:space="0" w:color="auto"/>
              <w:right w:val="single" w:sz="4" w:space="0" w:color="auto"/>
            </w:tcBorders>
            <w:vAlign w:val="center"/>
            <w:hideMark/>
          </w:tcPr>
          <w:p w14:paraId="60DD925F" w14:textId="2C8A794E" w:rsidR="0020729B" w:rsidRPr="00837F81" w:rsidDel="00164ED5" w:rsidRDefault="0020729B" w:rsidP="00164ED5">
            <w:pPr>
              <w:pStyle w:val="Heading2"/>
              <w:spacing w:before="360" w:after="240"/>
              <w:rPr>
                <w:del w:id="1389" w:author="Chuka Obi" w:date="2026-05-11T22:23:00Z" w16du:dateUtc="2026-05-11T21:23:00Z"/>
                <w:rFonts w:ascii="Calibri" w:hAnsi="Calibri" w:cs="Calibri"/>
                <w:b w:val="0"/>
                <w:bCs w:val="0"/>
                <w:color w:val="FFFFFF"/>
                <w:sz w:val="20"/>
                <w:szCs w:val="20"/>
              </w:rPr>
              <w:pPrChange w:id="1390" w:author="Chuka Obi" w:date="2026-05-11T22:23:00Z" w16du:dateUtc="2026-05-11T21:23:00Z">
                <w:pPr/>
              </w:pPrChange>
            </w:pPr>
          </w:p>
        </w:tc>
        <w:tc>
          <w:tcPr>
            <w:tcW w:w="555" w:type="pct"/>
            <w:vMerge/>
            <w:tcBorders>
              <w:top w:val="single" w:sz="8" w:space="0" w:color="auto"/>
              <w:left w:val="single" w:sz="4" w:space="0" w:color="auto"/>
              <w:bottom w:val="single" w:sz="4" w:space="0" w:color="auto"/>
              <w:right w:val="single" w:sz="4" w:space="0" w:color="auto"/>
            </w:tcBorders>
            <w:vAlign w:val="center"/>
            <w:hideMark/>
          </w:tcPr>
          <w:p w14:paraId="2F452EE3" w14:textId="575C810C" w:rsidR="0020729B" w:rsidRPr="00837F81" w:rsidDel="00164ED5" w:rsidRDefault="0020729B" w:rsidP="00164ED5">
            <w:pPr>
              <w:pStyle w:val="Heading2"/>
              <w:spacing w:before="360" w:after="240"/>
              <w:rPr>
                <w:del w:id="1391" w:author="Chuka Obi" w:date="2026-05-11T22:23:00Z" w16du:dateUtc="2026-05-11T21:23:00Z"/>
                <w:rFonts w:ascii="Calibri" w:hAnsi="Calibri" w:cs="Calibri"/>
                <w:b w:val="0"/>
                <w:bCs w:val="0"/>
                <w:color w:val="FFFFFF"/>
                <w:sz w:val="20"/>
                <w:szCs w:val="20"/>
              </w:rPr>
              <w:pPrChange w:id="1392" w:author="Chuka Obi" w:date="2026-05-11T22:23:00Z" w16du:dateUtc="2026-05-11T21:23:00Z">
                <w:pPr/>
              </w:pPrChange>
            </w:pPr>
          </w:p>
        </w:tc>
        <w:tc>
          <w:tcPr>
            <w:tcW w:w="973" w:type="pct"/>
            <w:vMerge/>
            <w:tcBorders>
              <w:top w:val="single" w:sz="8" w:space="0" w:color="auto"/>
              <w:left w:val="single" w:sz="4" w:space="0" w:color="auto"/>
              <w:bottom w:val="single" w:sz="4" w:space="0" w:color="auto"/>
              <w:right w:val="single" w:sz="4" w:space="0" w:color="auto"/>
            </w:tcBorders>
            <w:vAlign w:val="center"/>
            <w:hideMark/>
          </w:tcPr>
          <w:p w14:paraId="0C249548" w14:textId="12CF8FCA" w:rsidR="0020729B" w:rsidRPr="00837F81" w:rsidDel="00164ED5" w:rsidRDefault="0020729B" w:rsidP="00164ED5">
            <w:pPr>
              <w:pStyle w:val="Heading2"/>
              <w:spacing w:before="360" w:after="240"/>
              <w:rPr>
                <w:del w:id="1393" w:author="Chuka Obi" w:date="2026-05-11T22:23:00Z" w16du:dateUtc="2026-05-11T21:23:00Z"/>
                <w:rFonts w:ascii="Calibri" w:hAnsi="Calibri" w:cs="Calibri"/>
                <w:b w:val="0"/>
                <w:bCs w:val="0"/>
                <w:color w:val="FFFFFF"/>
                <w:sz w:val="20"/>
                <w:szCs w:val="20"/>
              </w:rPr>
              <w:pPrChange w:id="1394" w:author="Chuka Obi" w:date="2026-05-11T22:23:00Z" w16du:dateUtc="2026-05-11T21:23:00Z">
                <w:pPr/>
              </w:pPrChange>
            </w:pPr>
          </w:p>
        </w:tc>
        <w:tc>
          <w:tcPr>
            <w:tcW w:w="185" w:type="pct"/>
            <w:vMerge/>
            <w:tcBorders>
              <w:top w:val="single" w:sz="8" w:space="0" w:color="auto"/>
              <w:left w:val="single" w:sz="4" w:space="0" w:color="auto"/>
              <w:bottom w:val="single" w:sz="4" w:space="0" w:color="auto"/>
              <w:right w:val="single" w:sz="4" w:space="0" w:color="auto"/>
            </w:tcBorders>
            <w:vAlign w:val="center"/>
            <w:hideMark/>
          </w:tcPr>
          <w:p w14:paraId="727FA453" w14:textId="3FCBF779" w:rsidR="0020729B" w:rsidRPr="00837F81" w:rsidDel="00164ED5" w:rsidRDefault="0020729B" w:rsidP="00164ED5">
            <w:pPr>
              <w:pStyle w:val="Heading2"/>
              <w:spacing w:before="360" w:after="240"/>
              <w:rPr>
                <w:del w:id="1395" w:author="Chuka Obi" w:date="2026-05-11T22:23:00Z" w16du:dateUtc="2026-05-11T21:23:00Z"/>
                <w:rFonts w:ascii="Calibri" w:hAnsi="Calibri" w:cs="Calibri"/>
                <w:b w:val="0"/>
                <w:bCs w:val="0"/>
                <w:color w:val="FFFFFF"/>
                <w:sz w:val="20"/>
                <w:szCs w:val="20"/>
              </w:rPr>
              <w:pPrChange w:id="1396" w:author="Chuka Obi" w:date="2026-05-11T22:23:00Z" w16du:dateUtc="2026-05-11T21:23:00Z">
                <w:pPr/>
              </w:pPrChange>
            </w:pPr>
          </w:p>
        </w:tc>
        <w:tc>
          <w:tcPr>
            <w:tcW w:w="1125" w:type="pct"/>
            <w:vMerge/>
            <w:tcBorders>
              <w:top w:val="single" w:sz="8" w:space="0" w:color="auto"/>
              <w:left w:val="single" w:sz="4" w:space="0" w:color="auto"/>
              <w:bottom w:val="single" w:sz="4" w:space="0" w:color="auto"/>
              <w:right w:val="single" w:sz="4" w:space="0" w:color="auto"/>
            </w:tcBorders>
            <w:vAlign w:val="center"/>
            <w:hideMark/>
          </w:tcPr>
          <w:p w14:paraId="25CFF4B2" w14:textId="0EE1B48D" w:rsidR="0020729B" w:rsidRPr="00837F81" w:rsidDel="00164ED5" w:rsidRDefault="0020729B" w:rsidP="00164ED5">
            <w:pPr>
              <w:pStyle w:val="Heading2"/>
              <w:spacing w:before="360" w:after="240"/>
              <w:rPr>
                <w:del w:id="1397" w:author="Chuka Obi" w:date="2026-05-11T22:23:00Z" w16du:dateUtc="2026-05-11T21:23:00Z"/>
                <w:rFonts w:ascii="Calibri" w:hAnsi="Calibri" w:cs="Calibri"/>
                <w:b w:val="0"/>
                <w:bCs w:val="0"/>
                <w:color w:val="FFFFFF"/>
                <w:sz w:val="20"/>
                <w:szCs w:val="20"/>
              </w:rPr>
              <w:pPrChange w:id="1398" w:author="Chuka Obi" w:date="2026-05-11T22:23:00Z" w16du:dateUtc="2026-05-11T21:23:00Z">
                <w:pPr/>
              </w:pPrChange>
            </w:pPr>
          </w:p>
        </w:tc>
        <w:tc>
          <w:tcPr>
            <w:tcW w:w="409" w:type="pct"/>
            <w:tcBorders>
              <w:top w:val="single" w:sz="4" w:space="0" w:color="auto"/>
              <w:left w:val="nil"/>
              <w:bottom w:val="nil"/>
              <w:right w:val="single" w:sz="4" w:space="0" w:color="auto"/>
            </w:tcBorders>
            <w:shd w:val="clear" w:color="000000" w:fill="244062"/>
            <w:vAlign w:val="center"/>
            <w:hideMark/>
          </w:tcPr>
          <w:p w14:paraId="35EB23E9" w14:textId="1AF54654" w:rsidR="0020729B" w:rsidRPr="00837F81" w:rsidDel="00164ED5" w:rsidRDefault="0020729B" w:rsidP="00164ED5">
            <w:pPr>
              <w:pStyle w:val="Heading2"/>
              <w:spacing w:before="360" w:after="240"/>
              <w:rPr>
                <w:del w:id="1399" w:author="Chuka Obi" w:date="2026-05-11T22:23:00Z" w16du:dateUtc="2026-05-11T21:23:00Z"/>
                <w:rFonts w:ascii="Calibri" w:hAnsi="Calibri" w:cs="Calibri"/>
                <w:b w:val="0"/>
                <w:bCs w:val="0"/>
                <w:color w:val="FFFFFF"/>
                <w:sz w:val="20"/>
                <w:szCs w:val="20"/>
              </w:rPr>
              <w:pPrChange w:id="1400" w:author="Chuka Obi" w:date="2026-05-11T22:23:00Z" w16du:dateUtc="2026-05-11T21:23:00Z">
                <w:pPr>
                  <w:jc w:val="center"/>
                </w:pPr>
              </w:pPrChange>
            </w:pPr>
            <w:del w:id="1401" w:author="Chuka Obi" w:date="2026-05-11T22:23:00Z" w16du:dateUtc="2026-05-11T21:23:00Z">
              <w:r w:rsidRPr="00837F81" w:rsidDel="00164ED5">
                <w:rPr>
                  <w:rFonts w:ascii="Calibri" w:hAnsi="Calibri" w:cs="Calibri"/>
                  <w:color w:val="FFFFFF"/>
                  <w:sz w:val="20"/>
                  <w:szCs w:val="20"/>
                </w:rPr>
                <w:delText xml:space="preserve"> USD </w:delText>
              </w:r>
            </w:del>
          </w:p>
        </w:tc>
        <w:tc>
          <w:tcPr>
            <w:tcW w:w="232" w:type="pct"/>
            <w:tcBorders>
              <w:top w:val="single" w:sz="4" w:space="0" w:color="auto"/>
              <w:left w:val="nil"/>
              <w:bottom w:val="nil"/>
              <w:right w:val="single" w:sz="4" w:space="0" w:color="auto"/>
            </w:tcBorders>
            <w:shd w:val="clear" w:color="000000" w:fill="244062"/>
            <w:vAlign w:val="center"/>
            <w:hideMark/>
          </w:tcPr>
          <w:p w14:paraId="18CD73EB" w14:textId="2FCD622D" w:rsidR="0020729B" w:rsidRPr="00837F81" w:rsidDel="00164ED5" w:rsidRDefault="0020729B" w:rsidP="00164ED5">
            <w:pPr>
              <w:pStyle w:val="Heading2"/>
              <w:spacing w:before="360" w:after="240"/>
              <w:rPr>
                <w:del w:id="1402" w:author="Chuka Obi" w:date="2026-05-11T22:23:00Z" w16du:dateUtc="2026-05-11T21:23:00Z"/>
                <w:rFonts w:ascii="Calibri" w:hAnsi="Calibri" w:cs="Calibri"/>
                <w:b w:val="0"/>
                <w:bCs w:val="0"/>
                <w:color w:val="FFFFFF"/>
                <w:sz w:val="20"/>
                <w:szCs w:val="20"/>
              </w:rPr>
              <w:pPrChange w:id="1403" w:author="Chuka Obi" w:date="2026-05-11T22:23:00Z" w16du:dateUtc="2026-05-11T21:23:00Z">
                <w:pPr>
                  <w:jc w:val="center"/>
                </w:pPr>
              </w:pPrChange>
            </w:pPr>
            <w:del w:id="1404" w:author="Chuka Obi" w:date="2026-05-11T22:23:00Z" w16du:dateUtc="2026-05-11T21:23:00Z">
              <w:r w:rsidRPr="00837F81" w:rsidDel="00164ED5">
                <w:rPr>
                  <w:rFonts w:ascii="Calibri" w:hAnsi="Calibri" w:cs="Calibri"/>
                  <w:color w:val="FFFFFF"/>
                  <w:sz w:val="20"/>
                  <w:szCs w:val="20"/>
                </w:rPr>
                <w:delText>PCCS</w:delText>
              </w:r>
            </w:del>
          </w:p>
        </w:tc>
        <w:tc>
          <w:tcPr>
            <w:tcW w:w="278" w:type="pct"/>
            <w:tcBorders>
              <w:top w:val="single" w:sz="4" w:space="0" w:color="auto"/>
              <w:left w:val="nil"/>
              <w:bottom w:val="nil"/>
              <w:right w:val="single" w:sz="4" w:space="0" w:color="auto"/>
            </w:tcBorders>
            <w:shd w:val="clear" w:color="000000" w:fill="244062"/>
            <w:vAlign w:val="center"/>
            <w:hideMark/>
          </w:tcPr>
          <w:p w14:paraId="1CE4C2C8" w14:textId="1FF11D89" w:rsidR="0020729B" w:rsidRPr="00837F81" w:rsidDel="00164ED5" w:rsidRDefault="0020729B" w:rsidP="00164ED5">
            <w:pPr>
              <w:pStyle w:val="Heading2"/>
              <w:spacing w:before="360" w:after="240"/>
              <w:rPr>
                <w:del w:id="1405" w:author="Chuka Obi" w:date="2026-05-11T22:23:00Z" w16du:dateUtc="2026-05-11T21:23:00Z"/>
                <w:rFonts w:ascii="Calibri" w:hAnsi="Calibri" w:cs="Calibri"/>
                <w:b w:val="0"/>
                <w:bCs w:val="0"/>
                <w:color w:val="FFFFFF"/>
                <w:sz w:val="20"/>
                <w:szCs w:val="20"/>
              </w:rPr>
              <w:pPrChange w:id="1406" w:author="Chuka Obi" w:date="2026-05-11T22:23:00Z" w16du:dateUtc="2026-05-11T21:23:00Z">
                <w:pPr>
                  <w:jc w:val="center"/>
                </w:pPr>
              </w:pPrChange>
            </w:pPr>
            <w:del w:id="1407" w:author="Chuka Obi" w:date="2026-05-11T22:23:00Z" w16du:dateUtc="2026-05-11T21:23:00Z">
              <w:r w:rsidRPr="00837F81" w:rsidDel="00164ED5">
                <w:rPr>
                  <w:rFonts w:ascii="Calibri" w:hAnsi="Calibri" w:cs="Calibri"/>
                  <w:color w:val="FFFFFF"/>
                  <w:sz w:val="20"/>
                  <w:szCs w:val="20"/>
                </w:rPr>
                <w:delText>Owner</w:delText>
              </w:r>
            </w:del>
          </w:p>
        </w:tc>
        <w:tc>
          <w:tcPr>
            <w:tcW w:w="232" w:type="pct"/>
            <w:tcBorders>
              <w:top w:val="single" w:sz="4" w:space="0" w:color="auto"/>
              <w:left w:val="nil"/>
              <w:bottom w:val="nil"/>
              <w:right w:val="single" w:sz="4" w:space="0" w:color="auto"/>
            </w:tcBorders>
            <w:shd w:val="clear" w:color="000000" w:fill="244062"/>
            <w:vAlign w:val="center"/>
            <w:hideMark/>
          </w:tcPr>
          <w:p w14:paraId="0F114648" w14:textId="2246CCA9" w:rsidR="0020729B" w:rsidRPr="00837F81" w:rsidDel="00164ED5" w:rsidRDefault="0020729B" w:rsidP="00164ED5">
            <w:pPr>
              <w:pStyle w:val="Heading2"/>
              <w:spacing w:before="360" w:after="240"/>
              <w:rPr>
                <w:del w:id="1408" w:author="Chuka Obi" w:date="2026-05-11T22:23:00Z" w16du:dateUtc="2026-05-11T21:23:00Z"/>
                <w:rFonts w:ascii="Calibri" w:hAnsi="Calibri" w:cs="Calibri"/>
                <w:b w:val="0"/>
                <w:bCs w:val="0"/>
                <w:color w:val="FFFFFF"/>
                <w:sz w:val="20"/>
                <w:szCs w:val="20"/>
              </w:rPr>
              <w:pPrChange w:id="1409" w:author="Chuka Obi" w:date="2026-05-11T22:23:00Z" w16du:dateUtc="2026-05-11T21:23:00Z">
                <w:pPr>
                  <w:jc w:val="center"/>
                </w:pPr>
              </w:pPrChange>
            </w:pPr>
            <w:del w:id="1410" w:author="Chuka Obi" w:date="2026-05-11T22:23:00Z" w16du:dateUtc="2026-05-11T21:23:00Z">
              <w:r w:rsidRPr="00837F81" w:rsidDel="00164ED5">
                <w:rPr>
                  <w:rFonts w:ascii="Calibri" w:hAnsi="Calibri" w:cs="Calibri"/>
                  <w:color w:val="FFFFFF"/>
                  <w:sz w:val="20"/>
                  <w:szCs w:val="20"/>
                </w:rPr>
                <w:delText>PCCS</w:delText>
              </w:r>
            </w:del>
          </w:p>
        </w:tc>
        <w:tc>
          <w:tcPr>
            <w:tcW w:w="279" w:type="pct"/>
            <w:tcBorders>
              <w:top w:val="single" w:sz="4" w:space="0" w:color="auto"/>
              <w:left w:val="nil"/>
              <w:bottom w:val="nil"/>
              <w:right w:val="single" w:sz="4" w:space="0" w:color="auto"/>
            </w:tcBorders>
            <w:shd w:val="clear" w:color="000000" w:fill="244062"/>
            <w:vAlign w:val="center"/>
            <w:hideMark/>
          </w:tcPr>
          <w:p w14:paraId="24C1E08B" w14:textId="0022D82B" w:rsidR="0020729B" w:rsidRPr="00837F81" w:rsidDel="00164ED5" w:rsidRDefault="0020729B" w:rsidP="00164ED5">
            <w:pPr>
              <w:pStyle w:val="Heading2"/>
              <w:spacing w:before="360" w:after="240"/>
              <w:rPr>
                <w:del w:id="1411" w:author="Chuka Obi" w:date="2026-05-11T22:23:00Z" w16du:dateUtc="2026-05-11T21:23:00Z"/>
                <w:rFonts w:ascii="Calibri" w:hAnsi="Calibri" w:cs="Calibri"/>
                <w:b w:val="0"/>
                <w:bCs w:val="0"/>
                <w:color w:val="FFFFFF"/>
                <w:sz w:val="20"/>
                <w:szCs w:val="20"/>
              </w:rPr>
              <w:pPrChange w:id="1412" w:author="Chuka Obi" w:date="2026-05-11T22:23:00Z" w16du:dateUtc="2026-05-11T21:23:00Z">
                <w:pPr>
                  <w:jc w:val="center"/>
                </w:pPr>
              </w:pPrChange>
            </w:pPr>
            <w:del w:id="1413" w:author="Chuka Obi" w:date="2026-05-11T22:23:00Z" w16du:dateUtc="2026-05-11T21:23:00Z">
              <w:r w:rsidRPr="00837F81" w:rsidDel="00164ED5">
                <w:rPr>
                  <w:rFonts w:ascii="Calibri" w:hAnsi="Calibri" w:cs="Calibri"/>
                  <w:color w:val="FFFFFF"/>
                  <w:sz w:val="20"/>
                  <w:szCs w:val="20"/>
                </w:rPr>
                <w:delText>Owner</w:delText>
              </w:r>
            </w:del>
          </w:p>
        </w:tc>
        <w:tc>
          <w:tcPr>
            <w:tcW w:w="232" w:type="pct"/>
            <w:tcBorders>
              <w:top w:val="nil"/>
              <w:left w:val="nil"/>
              <w:bottom w:val="nil"/>
              <w:right w:val="single" w:sz="4" w:space="0" w:color="auto"/>
            </w:tcBorders>
            <w:shd w:val="clear" w:color="000000" w:fill="244062"/>
            <w:vAlign w:val="center"/>
            <w:hideMark/>
          </w:tcPr>
          <w:p w14:paraId="3CD00AAA" w14:textId="450BDD1E" w:rsidR="0020729B" w:rsidRPr="00837F81" w:rsidDel="00164ED5" w:rsidRDefault="0020729B" w:rsidP="00164ED5">
            <w:pPr>
              <w:pStyle w:val="Heading2"/>
              <w:spacing w:before="360" w:after="240"/>
              <w:rPr>
                <w:del w:id="1414" w:author="Chuka Obi" w:date="2026-05-11T22:23:00Z" w16du:dateUtc="2026-05-11T21:23:00Z"/>
                <w:rFonts w:ascii="Calibri" w:hAnsi="Calibri" w:cs="Calibri"/>
                <w:b w:val="0"/>
                <w:bCs w:val="0"/>
                <w:color w:val="FFFFFF"/>
                <w:sz w:val="20"/>
                <w:szCs w:val="20"/>
              </w:rPr>
              <w:pPrChange w:id="1415" w:author="Chuka Obi" w:date="2026-05-11T22:23:00Z" w16du:dateUtc="2026-05-11T21:23:00Z">
                <w:pPr>
                  <w:jc w:val="center"/>
                </w:pPr>
              </w:pPrChange>
            </w:pPr>
            <w:del w:id="1416" w:author="Chuka Obi" w:date="2026-05-11T22:23:00Z" w16du:dateUtc="2026-05-11T21:23:00Z">
              <w:r w:rsidRPr="00837F81" w:rsidDel="00164ED5">
                <w:rPr>
                  <w:rFonts w:ascii="Calibri" w:hAnsi="Calibri" w:cs="Calibri"/>
                  <w:color w:val="FFFFFF"/>
                  <w:sz w:val="20"/>
                  <w:szCs w:val="20"/>
                </w:rPr>
                <w:delText>PCCS</w:delText>
              </w:r>
            </w:del>
          </w:p>
        </w:tc>
        <w:tc>
          <w:tcPr>
            <w:tcW w:w="268" w:type="pct"/>
            <w:tcBorders>
              <w:top w:val="nil"/>
              <w:left w:val="nil"/>
              <w:bottom w:val="nil"/>
              <w:right w:val="single" w:sz="4" w:space="0" w:color="auto"/>
            </w:tcBorders>
            <w:shd w:val="clear" w:color="000000" w:fill="244062"/>
            <w:vAlign w:val="center"/>
            <w:hideMark/>
          </w:tcPr>
          <w:p w14:paraId="1435F141" w14:textId="5FE596FC" w:rsidR="0020729B" w:rsidRPr="00837F81" w:rsidDel="00164ED5" w:rsidRDefault="0020729B" w:rsidP="00164ED5">
            <w:pPr>
              <w:pStyle w:val="Heading2"/>
              <w:spacing w:before="360" w:after="240"/>
              <w:rPr>
                <w:del w:id="1417" w:author="Chuka Obi" w:date="2026-05-11T22:23:00Z" w16du:dateUtc="2026-05-11T21:23:00Z"/>
                <w:rFonts w:ascii="Calibri" w:hAnsi="Calibri" w:cs="Calibri"/>
                <w:b w:val="0"/>
                <w:bCs w:val="0"/>
                <w:color w:val="FFFFFF"/>
                <w:sz w:val="20"/>
                <w:szCs w:val="20"/>
              </w:rPr>
              <w:pPrChange w:id="1418" w:author="Chuka Obi" w:date="2026-05-11T22:23:00Z" w16du:dateUtc="2026-05-11T21:23:00Z">
                <w:pPr>
                  <w:jc w:val="center"/>
                </w:pPr>
              </w:pPrChange>
            </w:pPr>
            <w:del w:id="1419" w:author="Chuka Obi" w:date="2026-05-11T22:23:00Z" w16du:dateUtc="2026-05-11T21:23:00Z">
              <w:r w:rsidRPr="00837F81" w:rsidDel="00164ED5">
                <w:rPr>
                  <w:rFonts w:ascii="Calibri" w:hAnsi="Calibri" w:cs="Calibri"/>
                  <w:color w:val="FFFFFF"/>
                  <w:sz w:val="20"/>
                  <w:szCs w:val="20"/>
                </w:rPr>
                <w:delText>Owner</w:delText>
              </w:r>
            </w:del>
          </w:p>
        </w:tc>
      </w:tr>
      <w:tr w:rsidR="0020729B" w:rsidRPr="00837F81" w:rsidDel="00164ED5" w14:paraId="02AD403F" w14:textId="6328B40C" w:rsidTr="00555240">
        <w:trPr>
          <w:trHeight w:val="660"/>
          <w:del w:id="1420" w:author="Chuka Obi" w:date="2026-05-11T22:23:00Z" w16du:dateUtc="2026-05-11T21:23:00Z"/>
        </w:trPr>
        <w:tc>
          <w:tcPr>
            <w:tcW w:w="232" w:type="pct"/>
            <w:tcBorders>
              <w:top w:val="single" w:sz="8" w:space="0" w:color="auto"/>
              <w:left w:val="single" w:sz="8" w:space="0" w:color="auto"/>
              <w:bottom w:val="single" w:sz="4" w:space="0" w:color="auto"/>
              <w:right w:val="single" w:sz="4" w:space="0" w:color="auto"/>
            </w:tcBorders>
            <w:noWrap/>
            <w:vAlign w:val="center"/>
            <w:hideMark/>
          </w:tcPr>
          <w:p w14:paraId="48B75958" w14:textId="4CDCB285" w:rsidR="0020729B" w:rsidRPr="00837F81" w:rsidDel="00164ED5" w:rsidRDefault="0020729B" w:rsidP="00164ED5">
            <w:pPr>
              <w:pStyle w:val="Heading2"/>
              <w:spacing w:before="360" w:after="240"/>
              <w:rPr>
                <w:del w:id="1421" w:author="Chuka Obi" w:date="2026-05-11T22:23:00Z" w16du:dateUtc="2026-05-11T21:23:00Z"/>
                <w:rFonts w:ascii="Calibri" w:hAnsi="Calibri" w:cs="Calibri"/>
                <w:color w:val="000000"/>
                <w:sz w:val="20"/>
                <w:szCs w:val="20"/>
              </w:rPr>
              <w:pPrChange w:id="1422" w:author="Chuka Obi" w:date="2026-05-11T22:23:00Z" w16du:dateUtc="2026-05-11T21:23:00Z">
                <w:pPr>
                  <w:jc w:val="center"/>
                </w:pPr>
              </w:pPrChange>
            </w:pPr>
            <w:del w:id="1423" w:author="Chuka Obi" w:date="2026-05-11T22:23:00Z" w16du:dateUtc="2026-05-11T21:23:00Z">
              <w:r w:rsidRPr="00837F81" w:rsidDel="00164ED5">
                <w:rPr>
                  <w:rFonts w:ascii="Calibri" w:hAnsi="Calibri" w:cs="Calibri"/>
                  <w:color w:val="000000"/>
                  <w:sz w:val="20"/>
                  <w:szCs w:val="20"/>
                </w:rPr>
                <w:delText>1</w:delText>
              </w:r>
            </w:del>
          </w:p>
        </w:tc>
        <w:tc>
          <w:tcPr>
            <w:tcW w:w="555" w:type="pct"/>
            <w:tcBorders>
              <w:top w:val="single" w:sz="8" w:space="0" w:color="auto"/>
              <w:left w:val="single" w:sz="4" w:space="0" w:color="auto"/>
              <w:bottom w:val="single" w:sz="4" w:space="0" w:color="auto"/>
              <w:right w:val="single" w:sz="4" w:space="0" w:color="auto"/>
            </w:tcBorders>
            <w:noWrap/>
            <w:vAlign w:val="center"/>
            <w:hideMark/>
          </w:tcPr>
          <w:p w14:paraId="3CEB63E7" w14:textId="6877700F" w:rsidR="0020729B" w:rsidRPr="00837F81" w:rsidDel="00164ED5" w:rsidRDefault="0020729B" w:rsidP="00164ED5">
            <w:pPr>
              <w:pStyle w:val="Heading2"/>
              <w:spacing w:before="360" w:after="240"/>
              <w:rPr>
                <w:del w:id="1424" w:author="Chuka Obi" w:date="2026-05-11T22:23:00Z" w16du:dateUtc="2026-05-11T21:23:00Z"/>
                <w:rFonts w:ascii="Calibri" w:hAnsi="Calibri" w:cs="Calibri"/>
                <w:b w:val="0"/>
                <w:bCs w:val="0"/>
                <w:color w:val="000000"/>
                <w:sz w:val="20"/>
                <w:szCs w:val="20"/>
              </w:rPr>
              <w:pPrChange w:id="1425" w:author="Chuka Obi" w:date="2026-05-11T22:23:00Z" w16du:dateUtc="2026-05-11T21:23:00Z">
                <w:pPr>
                  <w:jc w:val="center"/>
                </w:pPr>
              </w:pPrChange>
            </w:pPr>
            <w:del w:id="1426" w:author="Chuka Obi" w:date="2026-05-11T22:23:00Z" w16du:dateUtc="2026-05-11T21:23:00Z">
              <w:r w:rsidRPr="00837F81" w:rsidDel="00164ED5">
                <w:rPr>
                  <w:rFonts w:ascii="Calibri" w:hAnsi="Calibri" w:cs="Calibri"/>
                  <w:color w:val="000000"/>
                  <w:sz w:val="20"/>
                  <w:szCs w:val="20"/>
                </w:rPr>
                <w:delText>Design</w:delText>
              </w:r>
            </w:del>
          </w:p>
        </w:tc>
        <w:tc>
          <w:tcPr>
            <w:tcW w:w="973" w:type="pct"/>
            <w:tcBorders>
              <w:top w:val="single" w:sz="8" w:space="0" w:color="auto"/>
              <w:left w:val="nil"/>
              <w:bottom w:val="single" w:sz="4" w:space="0" w:color="auto"/>
              <w:right w:val="single" w:sz="4" w:space="0" w:color="auto"/>
            </w:tcBorders>
            <w:noWrap/>
            <w:vAlign w:val="center"/>
            <w:hideMark/>
          </w:tcPr>
          <w:p w14:paraId="2D647414" w14:textId="7192C41C" w:rsidR="0020729B" w:rsidRPr="00837F81" w:rsidDel="00164ED5" w:rsidRDefault="0020729B" w:rsidP="00164ED5">
            <w:pPr>
              <w:pStyle w:val="Heading2"/>
              <w:spacing w:before="360" w:after="240"/>
              <w:rPr>
                <w:del w:id="1427" w:author="Chuka Obi" w:date="2026-05-11T22:23:00Z" w16du:dateUtc="2026-05-11T21:23:00Z"/>
                <w:rFonts w:ascii="Calibri" w:hAnsi="Calibri" w:cs="Calibri"/>
                <w:color w:val="000000"/>
                <w:sz w:val="20"/>
                <w:szCs w:val="20"/>
              </w:rPr>
              <w:pPrChange w:id="1428" w:author="Chuka Obi" w:date="2026-05-11T22:23:00Z" w16du:dateUtc="2026-05-11T21:23:00Z">
                <w:pPr/>
              </w:pPrChange>
            </w:pPr>
            <w:del w:id="1429" w:author="Chuka Obi" w:date="2026-05-11T22:23:00Z" w16du:dateUtc="2026-05-11T21:23:00Z">
              <w:r w:rsidRPr="00837F81" w:rsidDel="00164ED5">
                <w:rPr>
                  <w:rFonts w:ascii="Calibri" w:hAnsi="Calibri" w:cs="Calibri"/>
                  <w:color w:val="000000"/>
                  <w:sz w:val="20"/>
                  <w:szCs w:val="20"/>
                </w:rPr>
                <w:delText>FEED &amp; DED</w:delText>
              </w:r>
            </w:del>
          </w:p>
        </w:tc>
        <w:tc>
          <w:tcPr>
            <w:tcW w:w="185" w:type="pct"/>
            <w:tcBorders>
              <w:top w:val="single" w:sz="8" w:space="0" w:color="auto"/>
              <w:left w:val="nil"/>
              <w:bottom w:val="single" w:sz="4" w:space="0" w:color="auto"/>
              <w:right w:val="single" w:sz="4" w:space="0" w:color="auto"/>
            </w:tcBorders>
            <w:noWrap/>
            <w:vAlign w:val="center"/>
            <w:hideMark/>
          </w:tcPr>
          <w:p w14:paraId="01C5F0F8" w14:textId="418DD8D9" w:rsidR="0020729B" w:rsidRPr="00837F81" w:rsidDel="00164ED5" w:rsidRDefault="0020729B" w:rsidP="00164ED5">
            <w:pPr>
              <w:pStyle w:val="Heading2"/>
              <w:spacing w:before="360" w:after="240"/>
              <w:rPr>
                <w:del w:id="1430" w:author="Chuka Obi" w:date="2026-05-11T22:23:00Z" w16du:dateUtc="2026-05-11T21:23:00Z"/>
                <w:rFonts w:ascii="Calibri" w:hAnsi="Calibri" w:cs="Calibri"/>
                <w:color w:val="000000"/>
                <w:sz w:val="20"/>
                <w:szCs w:val="20"/>
              </w:rPr>
              <w:pPrChange w:id="1431" w:author="Chuka Obi" w:date="2026-05-11T22:23:00Z" w16du:dateUtc="2026-05-11T21:23:00Z">
                <w:pPr>
                  <w:jc w:val="center"/>
                </w:pPr>
              </w:pPrChange>
            </w:pPr>
            <w:del w:id="1432"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single" w:sz="8" w:space="0" w:color="auto"/>
              <w:left w:val="nil"/>
              <w:bottom w:val="single" w:sz="4" w:space="0" w:color="auto"/>
              <w:right w:val="single" w:sz="4" w:space="0" w:color="auto"/>
            </w:tcBorders>
            <w:vAlign w:val="center"/>
            <w:hideMark/>
          </w:tcPr>
          <w:p w14:paraId="21BA1B6F" w14:textId="0F07BAB0" w:rsidR="0020729B" w:rsidRPr="00837F81" w:rsidDel="00164ED5" w:rsidRDefault="0020729B" w:rsidP="00164ED5">
            <w:pPr>
              <w:pStyle w:val="Heading2"/>
              <w:spacing w:before="360" w:after="240"/>
              <w:rPr>
                <w:del w:id="1433" w:author="Chuka Obi" w:date="2026-05-11T22:23:00Z" w16du:dateUtc="2026-05-11T21:23:00Z"/>
                <w:rFonts w:ascii="Calibri" w:hAnsi="Calibri" w:cs="Calibri"/>
                <w:color w:val="000000"/>
                <w:sz w:val="20"/>
                <w:szCs w:val="20"/>
              </w:rPr>
              <w:pPrChange w:id="1434" w:author="Chuka Obi" w:date="2026-05-11T22:23:00Z" w16du:dateUtc="2026-05-11T21:23:00Z">
                <w:pPr/>
              </w:pPrChange>
            </w:pPr>
            <w:del w:id="1435" w:author="Chuka Obi" w:date="2026-05-11T22:23:00Z" w16du:dateUtc="2026-05-11T21:23:00Z">
              <w:r w:rsidRPr="00837F81" w:rsidDel="00164ED5">
                <w:rPr>
                  <w:rFonts w:ascii="Calibri" w:hAnsi="Calibri" w:cs="Calibri"/>
                  <w:color w:val="000000"/>
                  <w:sz w:val="20"/>
                  <w:szCs w:val="20"/>
                </w:rPr>
                <w:delText>Including general contracting management fees</w:delText>
              </w:r>
            </w:del>
          </w:p>
        </w:tc>
        <w:tc>
          <w:tcPr>
            <w:tcW w:w="409" w:type="pct"/>
            <w:tcBorders>
              <w:top w:val="single" w:sz="8" w:space="0" w:color="auto"/>
              <w:left w:val="nil"/>
              <w:bottom w:val="single" w:sz="4" w:space="0" w:color="auto"/>
              <w:right w:val="single" w:sz="4" w:space="0" w:color="auto"/>
            </w:tcBorders>
            <w:vAlign w:val="center"/>
          </w:tcPr>
          <w:p w14:paraId="7BBB33C9" w14:textId="36919BD3" w:rsidR="0020729B" w:rsidRPr="00837F81" w:rsidDel="00164ED5" w:rsidRDefault="0020729B" w:rsidP="00164ED5">
            <w:pPr>
              <w:pStyle w:val="Heading2"/>
              <w:spacing w:before="360" w:after="240"/>
              <w:rPr>
                <w:del w:id="1436" w:author="Chuka Obi" w:date="2026-05-11T22:23:00Z" w16du:dateUtc="2026-05-11T21:23:00Z"/>
                <w:rFonts w:ascii="Calibri" w:hAnsi="Calibri" w:cs="Calibri"/>
                <w:color w:val="000000"/>
                <w:sz w:val="20"/>
                <w:szCs w:val="20"/>
              </w:rPr>
              <w:pPrChange w:id="1437" w:author="Chuka Obi" w:date="2026-05-11T22:23:00Z" w16du:dateUtc="2026-05-11T21:23:00Z">
                <w:pPr>
                  <w:jc w:val="right"/>
                </w:pPr>
              </w:pPrChange>
            </w:pPr>
          </w:p>
        </w:tc>
        <w:tc>
          <w:tcPr>
            <w:tcW w:w="232" w:type="pct"/>
            <w:tcBorders>
              <w:top w:val="single" w:sz="8" w:space="0" w:color="auto"/>
              <w:left w:val="nil"/>
              <w:bottom w:val="single" w:sz="4" w:space="0" w:color="auto"/>
              <w:right w:val="single" w:sz="4" w:space="0" w:color="auto"/>
            </w:tcBorders>
            <w:vAlign w:val="center"/>
            <w:hideMark/>
          </w:tcPr>
          <w:p w14:paraId="57BE9B48" w14:textId="0E2FBD19" w:rsidR="0020729B" w:rsidRPr="00837F81" w:rsidDel="00164ED5" w:rsidRDefault="0020729B" w:rsidP="00164ED5">
            <w:pPr>
              <w:pStyle w:val="Heading2"/>
              <w:spacing w:before="360" w:after="240"/>
              <w:rPr>
                <w:del w:id="1438" w:author="Chuka Obi" w:date="2026-05-11T22:23:00Z" w16du:dateUtc="2026-05-11T21:23:00Z"/>
                <w:rFonts w:ascii="SimSun" w:hAnsi="SimSun"/>
                <w:color w:val="000000"/>
                <w:sz w:val="20"/>
                <w:szCs w:val="20"/>
              </w:rPr>
              <w:pPrChange w:id="1439" w:author="Chuka Obi" w:date="2026-05-11T22:23:00Z" w16du:dateUtc="2026-05-11T21:23:00Z">
                <w:pPr>
                  <w:jc w:val="center"/>
                </w:pPr>
              </w:pPrChange>
            </w:pPr>
            <w:del w:id="1440"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single" w:sz="8" w:space="0" w:color="auto"/>
              <w:left w:val="nil"/>
              <w:bottom w:val="single" w:sz="4" w:space="0" w:color="auto"/>
              <w:right w:val="single" w:sz="4" w:space="0" w:color="auto"/>
            </w:tcBorders>
            <w:vAlign w:val="center"/>
            <w:hideMark/>
          </w:tcPr>
          <w:p w14:paraId="4657FD56" w14:textId="489E5101" w:rsidR="0020729B" w:rsidRPr="00837F81" w:rsidDel="00164ED5" w:rsidRDefault="0020729B" w:rsidP="00164ED5">
            <w:pPr>
              <w:pStyle w:val="Heading2"/>
              <w:spacing w:before="360" w:after="240"/>
              <w:rPr>
                <w:del w:id="1441" w:author="Chuka Obi" w:date="2026-05-11T22:23:00Z" w16du:dateUtc="2026-05-11T21:23:00Z"/>
                <w:rFonts w:ascii="Calibri" w:hAnsi="Calibri" w:cs="Calibri"/>
                <w:color w:val="000000"/>
                <w:sz w:val="20"/>
                <w:szCs w:val="20"/>
              </w:rPr>
              <w:pPrChange w:id="1442" w:author="Chuka Obi" w:date="2026-05-11T22:23:00Z" w16du:dateUtc="2026-05-11T21:23:00Z">
                <w:pPr>
                  <w:jc w:val="center"/>
                </w:pPr>
              </w:pPrChange>
            </w:pPr>
            <w:del w:id="1443"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single" w:sz="8" w:space="0" w:color="auto"/>
              <w:left w:val="nil"/>
              <w:bottom w:val="single" w:sz="4" w:space="0" w:color="auto"/>
              <w:right w:val="single" w:sz="4" w:space="0" w:color="auto"/>
            </w:tcBorders>
            <w:vAlign w:val="center"/>
            <w:hideMark/>
          </w:tcPr>
          <w:p w14:paraId="389EA076" w14:textId="34243BD4" w:rsidR="0020729B" w:rsidRPr="00837F81" w:rsidDel="00164ED5" w:rsidRDefault="0020729B" w:rsidP="00164ED5">
            <w:pPr>
              <w:pStyle w:val="Heading2"/>
              <w:spacing w:before="360" w:after="240"/>
              <w:rPr>
                <w:del w:id="1444" w:author="Chuka Obi" w:date="2026-05-11T22:23:00Z" w16du:dateUtc="2026-05-11T21:23:00Z"/>
                <w:rFonts w:ascii="SimSun" w:hAnsi="SimSun"/>
                <w:color w:val="000000"/>
                <w:sz w:val="20"/>
                <w:szCs w:val="20"/>
              </w:rPr>
              <w:pPrChange w:id="1445" w:author="Chuka Obi" w:date="2026-05-11T22:23:00Z" w16du:dateUtc="2026-05-11T21:23:00Z">
                <w:pPr>
                  <w:jc w:val="center"/>
                </w:pPr>
              </w:pPrChange>
            </w:pPr>
            <w:del w:id="1446"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single" w:sz="8" w:space="0" w:color="auto"/>
              <w:left w:val="nil"/>
              <w:bottom w:val="single" w:sz="4" w:space="0" w:color="auto"/>
              <w:right w:val="single" w:sz="4" w:space="0" w:color="auto"/>
            </w:tcBorders>
            <w:vAlign w:val="center"/>
            <w:hideMark/>
          </w:tcPr>
          <w:p w14:paraId="387EAF00" w14:textId="4C9F35D6" w:rsidR="0020729B" w:rsidRPr="00837F81" w:rsidDel="00164ED5" w:rsidRDefault="0020729B" w:rsidP="00164ED5">
            <w:pPr>
              <w:pStyle w:val="Heading2"/>
              <w:spacing w:before="360" w:after="240"/>
              <w:rPr>
                <w:del w:id="1447" w:author="Chuka Obi" w:date="2026-05-11T22:23:00Z" w16du:dateUtc="2026-05-11T21:23:00Z"/>
                <w:rFonts w:ascii="Calibri" w:hAnsi="Calibri" w:cs="Calibri"/>
                <w:color w:val="000000"/>
                <w:sz w:val="20"/>
                <w:szCs w:val="20"/>
              </w:rPr>
              <w:pPrChange w:id="1448" w:author="Chuka Obi" w:date="2026-05-11T22:23:00Z" w16du:dateUtc="2026-05-11T21:23:00Z">
                <w:pPr>
                  <w:jc w:val="center"/>
                </w:pPr>
              </w:pPrChange>
            </w:pPr>
            <w:del w:id="1449"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single" w:sz="8" w:space="0" w:color="auto"/>
              <w:left w:val="nil"/>
              <w:bottom w:val="single" w:sz="4" w:space="0" w:color="auto"/>
              <w:right w:val="single" w:sz="4" w:space="0" w:color="auto"/>
            </w:tcBorders>
            <w:vAlign w:val="center"/>
            <w:hideMark/>
          </w:tcPr>
          <w:p w14:paraId="6F0C6E8F" w14:textId="64F390BA" w:rsidR="0020729B" w:rsidRPr="00837F81" w:rsidDel="00164ED5" w:rsidRDefault="0020729B" w:rsidP="00164ED5">
            <w:pPr>
              <w:pStyle w:val="Heading2"/>
              <w:spacing w:before="360" w:after="240"/>
              <w:rPr>
                <w:del w:id="1450" w:author="Chuka Obi" w:date="2026-05-11T22:23:00Z" w16du:dateUtc="2026-05-11T21:23:00Z"/>
                <w:rFonts w:ascii="SimSun" w:hAnsi="SimSun"/>
                <w:color w:val="000000"/>
                <w:sz w:val="20"/>
                <w:szCs w:val="20"/>
              </w:rPr>
              <w:pPrChange w:id="1451" w:author="Chuka Obi" w:date="2026-05-11T22:23:00Z" w16du:dateUtc="2026-05-11T21:23:00Z">
                <w:pPr>
                  <w:jc w:val="center"/>
                </w:pPr>
              </w:pPrChange>
            </w:pPr>
            <w:del w:id="1452"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single" w:sz="8" w:space="0" w:color="auto"/>
              <w:left w:val="single" w:sz="4" w:space="0" w:color="auto"/>
              <w:bottom w:val="single" w:sz="4" w:space="0" w:color="auto"/>
              <w:right w:val="single" w:sz="8" w:space="0" w:color="auto"/>
            </w:tcBorders>
            <w:vAlign w:val="center"/>
            <w:hideMark/>
          </w:tcPr>
          <w:p w14:paraId="4AFA62CD" w14:textId="0D8FDD47" w:rsidR="0020729B" w:rsidRPr="00837F81" w:rsidDel="00164ED5" w:rsidRDefault="0020729B" w:rsidP="00164ED5">
            <w:pPr>
              <w:pStyle w:val="Heading2"/>
              <w:spacing w:before="360" w:after="240"/>
              <w:rPr>
                <w:del w:id="1453" w:author="Chuka Obi" w:date="2026-05-11T22:23:00Z" w16du:dateUtc="2026-05-11T21:23:00Z"/>
                <w:rFonts w:ascii="Calibri" w:hAnsi="Calibri" w:cs="Calibri"/>
                <w:color w:val="000000"/>
                <w:sz w:val="20"/>
                <w:szCs w:val="20"/>
              </w:rPr>
              <w:pPrChange w:id="1454" w:author="Chuka Obi" w:date="2026-05-11T22:23:00Z" w16du:dateUtc="2026-05-11T21:23:00Z">
                <w:pPr>
                  <w:jc w:val="center"/>
                </w:pPr>
              </w:pPrChange>
            </w:pPr>
            <w:del w:id="1455"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20944BBD" w14:textId="53EAF3F3" w:rsidTr="00555240">
        <w:trPr>
          <w:trHeight w:val="840"/>
          <w:del w:id="1456"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4B866855" w14:textId="5425872F" w:rsidR="0020729B" w:rsidRPr="00837F81" w:rsidDel="00164ED5" w:rsidRDefault="0020729B" w:rsidP="00164ED5">
            <w:pPr>
              <w:pStyle w:val="Heading2"/>
              <w:spacing w:before="360" w:after="240"/>
              <w:rPr>
                <w:del w:id="1457" w:author="Chuka Obi" w:date="2026-05-11T22:23:00Z" w16du:dateUtc="2026-05-11T21:23:00Z"/>
                <w:rFonts w:ascii="Calibri" w:hAnsi="Calibri" w:cs="Calibri"/>
                <w:color w:val="000000"/>
                <w:sz w:val="20"/>
                <w:szCs w:val="20"/>
              </w:rPr>
              <w:pPrChange w:id="1458" w:author="Chuka Obi" w:date="2026-05-11T22:23:00Z" w16du:dateUtc="2026-05-11T21:23:00Z">
                <w:pPr>
                  <w:jc w:val="center"/>
                </w:pPr>
              </w:pPrChange>
            </w:pPr>
            <w:del w:id="1459" w:author="Chuka Obi" w:date="2026-05-11T22:23:00Z" w16du:dateUtc="2026-05-11T21:23:00Z">
              <w:r w:rsidRPr="00837F81" w:rsidDel="00164ED5">
                <w:rPr>
                  <w:rFonts w:ascii="Calibri" w:hAnsi="Calibri" w:cs="Calibri"/>
                  <w:color w:val="000000"/>
                  <w:sz w:val="20"/>
                  <w:szCs w:val="20"/>
                </w:rPr>
                <w:delText>2</w:delText>
              </w:r>
            </w:del>
          </w:p>
        </w:tc>
        <w:tc>
          <w:tcPr>
            <w:tcW w:w="555" w:type="pct"/>
            <w:vMerge w:val="restart"/>
            <w:tcBorders>
              <w:top w:val="single" w:sz="4" w:space="0" w:color="auto"/>
              <w:left w:val="single" w:sz="4" w:space="0" w:color="auto"/>
              <w:bottom w:val="nil"/>
              <w:right w:val="single" w:sz="4" w:space="0" w:color="auto"/>
            </w:tcBorders>
            <w:noWrap/>
            <w:vAlign w:val="center"/>
            <w:hideMark/>
          </w:tcPr>
          <w:p w14:paraId="7E5D6E9A" w14:textId="65F90371" w:rsidR="0020729B" w:rsidRPr="00837F81" w:rsidDel="00164ED5" w:rsidRDefault="0020729B" w:rsidP="00164ED5">
            <w:pPr>
              <w:pStyle w:val="Heading2"/>
              <w:spacing w:before="360" w:after="240"/>
              <w:rPr>
                <w:del w:id="1460" w:author="Chuka Obi" w:date="2026-05-11T22:23:00Z" w16du:dateUtc="2026-05-11T21:23:00Z"/>
                <w:rFonts w:ascii="Calibri" w:hAnsi="Calibri" w:cs="Calibri"/>
                <w:b w:val="0"/>
                <w:bCs w:val="0"/>
                <w:color w:val="000000"/>
                <w:sz w:val="20"/>
                <w:szCs w:val="20"/>
              </w:rPr>
              <w:pPrChange w:id="1461" w:author="Chuka Obi" w:date="2026-05-11T22:23:00Z" w16du:dateUtc="2026-05-11T21:23:00Z">
                <w:pPr>
                  <w:jc w:val="center"/>
                </w:pPr>
              </w:pPrChange>
            </w:pPr>
            <w:del w:id="1462" w:author="Chuka Obi" w:date="2026-05-11T22:23:00Z" w16du:dateUtc="2026-05-11T21:23:00Z">
              <w:r w:rsidRPr="00837F81" w:rsidDel="00164ED5">
                <w:rPr>
                  <w:rFonts w:ascii="Calibri" w:hAnsi="Calibri" w:cs="Calibri"/>
                  <w:color w:val="000000"/>
                  <w:sz w:val="20"/>
                  <w:szCs w:val="20"/>
                </w:rPr>
                <w:delText>Process Unit</w:delText>
              </w:r>
            </w:del>
          </w:p>
        </w:tc>
        <w:tc>
          <w:tcPr>
            <w:tcW w:w="973" w:type="pct"/>
            <w:tcBorders>
              <w:top w:val="single" w:sz="4" w:space="0" w:color="auto"/>
              <w:left w:val="nil"/>
              <w:bottom w:val="single" w:sz="4" w:space="0" w:color="auto"/>
              <w:right w:val="single" w:sz="4" w:space="0" w:color="auto"/>
            </w:tcBorders>
            <w:noWrap/>
            <w:vAlign w:val="center"/>
            <w:hideMark/>
          </w:tcPr>
          <w:p w14:paraId="6169061A" w14:textId="0A41E7C4" w:rsidR="0020729B" w:rsidRPr="00837F81" w:rsidDel="00164ED5" w:rsidRDefault="0020729B" w:rsidP="00164ED5">
            <w:pPr>
              <w:pStyle w:val="Heading2"/>
              <w:spacing w:before="360" w:after="240"/>
              <w:rPr>
                <w:del w:id="1463" w:author="Chuka Obi" w:date="2026-05-11T22:23:00Z" w16du:dateUtc="2026-05-11T21:23:00Z"/>
                <w:rFonts w:ascii="Calibri" w:hAnsi="Calibri" w:cs="Calibri"/>
                <w:color w:val="000000"/>
                <w:sz w:val="20"/>
                <w:szCs w:val="20"/>
              </w:rPr>
              <w:pPrChange w:id="1464" w:author="Chuka Obi" w:date="2026-05-11T22:23:00Z" w16du:dateUtc="2026-05-11T21:23:00Z">
                <w:pPr/>
              </w:pPrChange>
            </w:pPr>
            <w:del w:id="1465" w:author="Chuka Obi" w:date="2026-05-11T22:23:00Z" w16du:dateUtc="2026-05-11T21:23:00Z">
              <w:r w:rsidRPr="00837F81" w:rsidDel="00164ED5">
                <w:rPr>
                  <w:rFonts w:ascii="Calibri" w:hAnsi="Calibri" w:cs="Calibri"/>
                  <w:color w:val="000000"/>
                  <w:sz w:val="20"/>
                  <w:szCs w:val="20"/>
                </w:rPr>
                <w:delText>Feed gas Inlet Device</w:delText>
              </w:r>
            </w:del>
          </w:p>
        </w:tc>
        <w:tc>
          <w:tcPr>
            <w:tcW w:w="185" w:type="pct"/>
            <w:tcBorders>
              <w:top w:val="single" w:sz="4" w:space="0" w:color="auto"/>
              <w:left w:val="nil"/>
              <w:bottom w:val="single" w:sz="4" w:space="0" w:color="auto"/>
              <w:right w:val="single" w:sz="4" w:space="0" w:color="auto"/>
            </w:tcBorders>
            <w:noWrap/>
            <w:vAlign w:val="center"/>
            <w:hideMark/>
          </w:tcPr>
          <w:p w14:paraId="151BEC8A" w14:textId="449BC272" w:rsidR="0020729B" w:rsidRPr="00837F81" w:rsidDel="00164ED5" w:rsidRDefault="0020729B" w:rsidP="00164ED5">
            <w:pPr>
              <w:pStyle w:val="Heading2"/>
              <w:spacing w:before="360" w:after="240"/>
              <w:rPr>
                <w:del w:id="1466" w:author="Chuka Obi" w:date="2026-05-11T22:23:00Z" w16du:dateUtc="2026-05-11T21:23:00Z"/>
                <w:rFonts w:ascii="Calibri" w:hAnsi="Calibri" w:cs="Calibri"/>
                <w:color w:val="000000"/>
                <w:sz w:val="20"/>
                <w:szCs w:val="20"/>
              </w:rPr>
              <w:pPrChange w:id="1467" w:author="Chuka Obi" w:date="2026-05-11T22:23:00Z" w16du:dateUtc="2026-05-11T21:23:00Z">
                <w:pPr>
                  <w:jc w:val="center"/>
                </w:pPr>
              </w:pPrChange>
            </w:pPr>
            <w:del w:id="1468"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single" w:sz="4" w:space="0" w:color="auto"/>
              <w:left w:val="nil"/>
              <w:bottom w:val="single" w:sz="4" w:space="0" w:color="auto"/>
              <w:right w:val="single" w:sz="4" w:space="0" w:color="auto"/>
            </w:tcBorders>
            <w:vAlign w:val="center"/>
            <w:hideMark/>
          </w:tcPr>
          <w:p w14:paraId="6B4E1C7B" w14:textId="60E708F7" w:rsidR="0020729B" w:rsidRPr="00837F81" w:rsidDel="00164ED5" w:rsidRDefault="0020729B" w:rsidP="00164ED5">
            <w:pPr>
              <w:pStyle w:val="Heading2"/>
              <w:spacing w:before="360" w:after="240"/>
              <w:rPr>
                <w:del w:id="1469" w:author="Chuka Obi" w:date="2026-05-11T22:23:00Z" w16du:dateUtc="2026-05-11T21:23:00Z"/>
                <w:rFonts w:ascii="Calibri" w:hAnsi="Calibri" w:cs="Calibri"/>
                <w:sz w:val="20"/>
                <w:szCs w:val="20"/>
              </w:rPr>
              <w:pPrChange w:id="1470" w:author="Chuka Obi" w:date="2026-05-11T22:23:00Z" w16du:dateUtc="2026-05-11T21:23:00Z">
                <w:pPr/>
              </w:pPrChange>
            </w:pPr>
            <w:del w:id="1471" w:author="Chuka Obi" w:date="2026-05-11T22:23:00Z" w16du:dateUtc="2026-05-11T21:23:00Z">
              <w:r w:rsidRPr="00837F81" w:rsidDel="00164ED5">
                <w:rPr>
                  <w:rFonts w:ascii="Calibri" w:hAnsi="Calibri" w:cs="Calibri"/>
                  <w:sz w:val="20"/>
                  <w:szCs w:val="20"/>
                </w:rPr>
                <w:delText>Capacity:5MMSCFD</w:delText>
              </w:r>
              <w:r w:rsidRPr="00837F81" w:rsidDel="00164ED5">
                <w:rPr>
                  <w:rFonts w:ascii="Calibri" w:hAnsi="Calibri" w:cs="Calibri"/>
                  <w:sz w:val="20"/>
                  <w:szCs w:val="20"/>
                </w:rPr>
                <w:delText>，</w:delText>
              </w:r>
              <w:r w:rsidRPr="00837F81" w:rsidDel="00164ED5">
                <w:rPr>
                  <w:rFonts w:ascii="Calibri" w:hAnsi="Calibri" w:cs="Calibri"/>
                  <w:sz w:val="20"/>
                  <w:szCs w:val="20"/>
                </w:rPr>
                <w:delText>separator, shut-off valve, filter, heat exchanger, etc Feed gas pressure more than 4.0MPaG</w:delText>
              </w:r>
            </w:del>
          </w:p>
        </w:tc>
        <w:tc>
          <w:tcPr>
            <w:tcW w:w="409" w:type="pct"/>
            <w:tcBorders>
              <w:top w:val="single" w:sz="4" w:space="0" w:color="auto"/>
              <w:left w:val="nil"/>
              <w:bottom w:val="single" w:sz="4" w:space="0" w:color="auto"/>
              <w:right w:val="single" w:sz="4" w:space="0" w:color="auto"/>
            </w:tcBorders>
            <w:vAlign w:val="center"/>
          </w:tcPr>
          <w:p w14:paraId="2EA79D49" w14:textId="1A4FE12E" w:rsidR="0020729B" w:rsidRPr="00837F81" w:rsidDel="00164ED5" w:rsidRDefault="0020729B" w:rsidP="00164ED5">
            <w:pPr>
              <w:pStyle w:val="Heading2"/>
              <w:spacing w:before="360" w:after="240"/>
              <w:rPr>
                <w:del w:id="1472" w:author="Chuka Obi" w:date="2026-05-11T22:23:00Z" w16du:dateUtc="2026-05-11T21:23:00Z"/>
                <w:rFonts w:ascii="Calibri" w:hAnsi="Calibri" w:cs="Calibri"/>
                <w:sz w:val="20"/>
                <w:szCs w:val="20"/>
              </w:rPr>
              <w:pPrChange w:id="1473" w:author="Chuka Obi" w:date="2026-05-11T22:23:00Z" w16du:dateUtc="2026-05-11T21:23:00Z">
                <w:pPr>
                  <w:jc w:val="right"/>
                </w:pPr>
              </w:pPrChange>
            </w:pPr>
          </w:p>
        </w:tc>
        <w:tc>
          <w:tcPr>
            <w:tcW w:w="232" w:type="pct"/>
            <w:tcBorders>
              <w:top w:val="single" w:sz="4" w:space="0" w:color="auto"/>
              <w:left w:val="nil"/>
              <w:bottom w:val="single" w:sz="4" w:space="0" w:color="auto"/>
              <w:right w:val="single" w:sz="4" w:space="0" w:color="auto"/>
            </w:tcBorders>
            <w:vAlign w:val="center"/>
            <w:hideMark/>
          </w:tcPr>
          <w:p w14:paraId="6F49C412" w14:textId="5E2BDADA" w:rsidR="0020729B" w:rsidRPr="00837F81" w:rsidDel="00164ED5" w:rsidRDefault="0020729B" w:rsidP="00164ED5">
            <w:pPr>
              <w:pStyle w:val="Heading2"/>
              <w:spacing w:before="360" w:after="240"/>
              <w:rPr>
                <w:del w:id="1474" w:author="Chuka Obi" w:date="2026-05-11T22:23:00Z" w16du:dateUtc="2026-05-11T21:23:00Z"/>
                <w:rFonts w:ascii="SimSun" w:hAnsi="SimSun"/>
                <w:color w:val="000000"/>
                <w:sz w:val="20"/>
                <w:szCs w:val="20"/>
              </w:rPr>
              <w:pPrChange w:id="1475" w:author="Chuka Obi" w:date="2026-05-11T22:23:00Z" w16du:dateUtc="2026-05-11T21:23:00Z">
                <w:pPr>
                  <w:jc w:val="center"/>
                </w:pPr>
              </w:pPrChange>
            </w:pPr>
            <w:del w:id="1476"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single" w:sz="4" w:space="0" w:color="auto"/>
              <w:left w:val="nil"/>
              <w:bottom w:val="single" w:sz="4" w:space="0" w:color="auto"/>
              <w:right w:val="single" w:sz="4" w:space="0" w:color="auto"/>
            </w:tcBorders>
            <w:vAlign w:val="center"/>
            <w:hideMark/>
          </w:tcPr>
          <w:p w14:paraId="7BF3DC79" w14:textId="36DA5639" w:rsidR="0020729B" w:rsidRPr="00837F81" w:rsidDel="00164ED5" w:rsidRDefault="0020729B" w:rsidP="00164ED5">
            <w:pPr>
              <w:pStyle w:val="Heading2"/>
              <w:spacing w:before="360" w:after="240"/>
              <w:rPr>
                <w:del w:id="1477" w:author="Chuka Obi" w:date="2026-05-11T22:23:00Z" w16du:dateUtc="2026-05-11T21:23:00Z"/>
                <w:rFonts w:ascii="Calibri" w:hAnsi="Calibri" w:cs="Calibri"/>
                <w:color w:val="000000"/>
                <w:sz w:val="20"/>
                <w:szCs w:val="20"/>
              </w:rPr>
              <w:pPrChange w:id="1478" w:author="Chuka Obi" w:date="2026-05-11T22:23:00Z" w16du:dateUtc="2026-05-11T21:23:00Z">
                <w:pPr>
                  <w:jc w:val="center"/>
                </w:pPr>
              </w:pPrChange>
            </w:pPr>
            <w:del w:id="1479"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single" w:sz="4" w:space="0" w:color="auto"/>
              <w:left w:val="nil"/>
              <w:bottom w:val="single" w:sz="4" w:space="0" w:color="auto"/>
              <w:right w:val="single" w:sz="4" w:space="0" w:color="auto"/>
            </w:tcBorders>
            <w:vAlign w:val="center"/>
            <w:hideMark/>
          </w:tcPr>
          <w:p w14:paraId="555E0A90" w14:textId="07ED719A" w:rsidR="0020729B" w:rsidRPr="00837F81" w:rsidDel="00164ED5" w:rsidRDefault="0020729B" w:rsidP="00164ED5">
            <w:pPr>
              <w:pStyle w:val="Heading2"/>
              <w:spacing w:before="360" w:after="240"/>
              <w:rPr>
                <w:del w:id="1480" w:author="Chuka Obi" w:date="2026-05-11T22:23:00Z" w16du:dateUtc="2026-05-11T21:23:00Z"/>
                <w:rFonts w:ascii="SimSun" w:hAnsi="SimSun"/>
                <w:color w:val="000000"/>
                <w:sz w:val="20"/>
                <w:szCs w:val="20"/>
              </w:rPr>
              <w:pPrChange w:id="1481" w:author="Chuka Obi" w:date="2026-05-11T22:23:00Z" w16du:dateUtc="2026-05-11T21:23:00Z">
                <w:pPr>
                  <w:jc w:val="center"/>
                </w:pPr>
              </w:pPrChange>
            </w:pPr>
            <w:del w:id="1482"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single" w:sz="4" w:space="0" w:color="auto"/>
              <w:left w:val="nil"/>
              <w:bottom w:val="single" w:sz="4" w:space="0" w:color="auto"/>
              <w:right w:val="single" w:sz="4" w:space="0" w:color="auto"/>
            </w:tcBorders>
            <w:vAlign w:val="center"/>
            <w:hideMark/>
          </w:tcPr>
          <w:p w14:paraId="13C812DA" w14:textId="1A2254B0" w:rsidR="0020729B" w:rsidRPr="00837F81" w:rsidDel="00164ED5" w:rsidRDefault="0020729B" w:rsidP="00164ED5">
            <w:pPr>
              <w:pStyle w:val="Heading2"/>
              <w:spacing w:before="360" w:after="240"/>
              <w:rPr>
                <w:del w:id="1483" w:author="Chuka Obi" w:date="2026-05-11T22:23:00Z" w16du:dateUtc="2026-05-11T21:23:00Z"/>
                <w:rFonts w:ascii="Calibri" w:hAnsi="Calibri" w:cs="Calibri"/>
                <w:color w:val="000000"/>
                <w:sz w:val="20"/>
                <w:szCs w:val="20"/>
              </w:rPr>
              <w:pPrChange w:id="1484" w:author="Chuka Obi" w:date="2026-05-11T22:23:00Z" w16du:dateUtc="2026-05-11T21:23:00Z">
                <w:pPr>
                  <w:jc w:val="center"/>
                </w:pPr>
              </w:pPrChange>
            </w:pPr>
            <w:del w:id="1485"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single" w:sz="4" w:space="0" w:color="auto"/>
              <w:left w:val="nil"/>
              <w:bottom w:val="single" w:sz="4" w:space="0" w:color="auto"/>
              <w:right w:val="single" w:sz="4" w:space="0" w:color="auto"/>
            </w:tcBorders>
            <w:vAlign w:val="center"/>
            <w:hideMark/>
          </w:tcPr>
          <w:p w14:paraId="7D87F52E" w14:textId="4EA288F9" w:rsidR="0020729B" w:rsidRPr="00837F81" w:rsidDel="00164ED5" w:rsidRDefault="0020729B" w:rsidP="00164ED5">
            <w:pPr>
              <w:pStyle w:val="Heading2"/>
              <w:spacing w:before="360" w:after="240"/>
              <w:rPr>
                <w:del w:id="1486" w:author="Chuka Obi" w:date="2026-05-11T22:23:00Z" w16du:dateUtc="2026-05-11T21:23:00Z"/>
                <w:rFonts w:ascii="SimSun" w:hAnsi="SimSun"/>
                <w:color w:val="000000"/>
                <w:sz w:val="20"/>
                <w:szCs w:val="20"/>
              </w:rPr>
              <w:pPrChange w:id="1487" w:author="Chuka Obi" w:date="2026-05-11T22:23:00Z" w16du:dateUtc="2026-05-11T21:23:00Z">
                <w:pPr>
                  <w:jc w:val="center"/>
                </w:pPr>
              </w:pPrChange>
            </w:pPr>
            <w:del w:id="148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63D5EA8F" w14:textId="219B0A68" w:rsidR="0020729B" w:rsidRPr="00837F81" w:rsidDel="00164ED5" w:rsidRDefault="0020729B" w:rsidP="00164ED5">
            <w:pPr>
              <w:pStyle w:val="Heading2"/>
              <w:spacing w:before="360" w:after="240"/>
              <w:rPr>
                <w:del w:id="1489" w:author="Chuka Obi" w:date="2026-05-11T22:23:00Z" w16du:dateUtc="2026-05-11T21:23:00Z"/>
                <w:rFonts w:ascii="Calibri" w:hAnsi="Calibri" w:cs="Calibri"/>
                <w:color w:val="000000"/>
                <w:sz w:val="20"/>
                <w:szCs w:val="20"/>
              </w:rPr>
              <w:pPrChange w:id="1490" w:author="Chuka Obi" w:date="2026-05-11T22:23:00Z" w16du:dateUtc="2026-05-11T21:23:00Z">
                <w:pPr>
                  <w:jc w:val="center"/>
                </w:pPr>
              </w:pPrChange>
            </w:pPr>
            <w:del w:id="1491"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777B3515" w14:textId="1C0F0D00" w:rsidTr="00555240">
        <w:trPr>
          <w:trHeight w:val="611"/>
          <w:del w:id="1492"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742A58B0" w14:textId="711CF902" w:rsidR="0020729B" w:rsidRPr="00837F81" w:rsidDel="00164ED5" w:rsidRDefault="0020729B" w:rsidP="00164ED5">
            <w:pPr>
              <w:pStyle w:val="Heading2"/>
              <w:spacing w:before="360" w:after="240"/>
              <w:rPr>
                <w:del w:id="1493" w:author="Chuka Obi" w:date="2026-05-11T22:23:00Z" w16du:dateUtc="2026-05-11T21:23:00Z"/>
                <w:rFonts w:ascii="Calibri" w:hAnsi="Calibri" w:cs="Calibri"/>
                <w:color w:val="000000"/>
                <w:sz w:val="20"/>
                <w:szCs w:val="20"/>
              </w:rPr>
              <w:pPrChange w:id="1494" w:author="Chuka Obi" w:date="2026-05-11T22:23:00Z" w16du:dateUtc="2026-05-11T21:23:00Z">
                <w:pPr>
                  <w:jc w:val="center"/>
                </w:pPr>
              </w:pPrChange>
            </w:pPr>
            <w:del w:id="1495" w:author="Chuka Obi" w:date="2026-05-11T22:23:00Z" w16du:dateUtc="2026-05-11T21:23:00Z">
              <w:r w:rsidRPr="00837F81" w:rsidDel="00164ED5">
                <w:rPr>
                  <w:rFonts w:ascii="Calibri" w:hAnsi="Calibri" w:cs="Calibri"/>
                  <w:color w:val="000000"/>
                  <w:sz w:val="20"/>
                  <w:szCs w:val="20"/>
                </w:rPr>
                <w:delText>3</w:delText>
              </w:r>
            </w:del>
          </w:p>
        </w:tc>
        <w:tc>
          <w:tcPr>
            <w:tcW w:w="555" w:type="pct"/>
            <w:vMerge/>
            <w:tcBorders>
              <w:top w:val="single" w:sz="4" w:space="0" w:color="auto"/>
              <w:left w:val="single" w:sz="4" w:space="0" w:color="auto"/>
              <w:bottom w:val="nil"/>
              <w:right w:val="single" w:sz="4" w:space="0" w:color="auto"/>
            </w:tcBorders>
            <w:vAlign w:val="center"/>
            <w:hideMark/>
          </w:tcPr>
          <w:p w14:paraId="17995FA3" w14:textId="7F89BB7B" w:rsidR="0020729B" w:rsidRPr="00837F81" w:rsidDel="00164ED5" w:rsidRDefault="0020729B" w:rsidP="00164ED5">
            <w:pPr>
              <w:pStyle w:val="Heading2"/>
              <w:spacing w:before="360" w:after="240"/>
              <w:rPr>
                <w:del w:id="1496" w:author="Chuka Obi" w:date="2026-05-11T22:23:00Z" w16du:dateUtc="2026-05-11T21:23:00Z"/>
                <w:rFonts w:ascii="Calibri" w:hAnsi="Calibri" w:cs="Calibri"/>
                <w:b w:val="0"/>
                <w:bCs w:val="0"/>
                <w:color w:val="000000"/>
                <w:sz w:val="20"/>
                <w:szCs w:val="20"/>
              </w:rPr>
              <w:pPrChange w:id="1497"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71F6A1E4" w14:textId="7817D416" w:rsidR="0020729B" w:rsidRPr="00837F81" w:rsidDel="00164ED5" w:rsidRDefault="0020729B" w:rsidP="00164ED5">
            <w:pPr>
              <w:pStyle w:val="Heading2"/>
              <w:spacing w:before="360" w:after="240"/>
              <w:rPr>
                <w:del w:id="1498" w:author="Chuka Obi" w:date="2026-05-11T22:23:00Z" w16du:dateUtc="2026-05-11T21:23:00Z"/>
                <w:rFonts w:ascii="Calibri" w:hAnsi="Calibri" w:cs="Calibri"/>
                <w:color w:val="000000"/>
                <w:sz w:val="20"/>
                <w:szCs w:val="20"/>
              </w:rPr>
              <w:pPrChange w:id="1499" w:author="Chuka Obi" w:date="2026-05-11T22:23:00Z" w16du:dateUtc="2026-05-11T21:23:00Z">
                <w:pPr/>
              </w:pPrChange>
            </w:pPr>
            <w:del w:id="1500" w:author="Chuka Obi" w:date="2026-05-11T22:23:00Z" w16du:dateUtc="2026-05-11T21:23:00Z">
              <w:r w:rsidRPr="00837F81" w:rsidDel="00164ED5">
                <w:rPr>
                  <w:rFonts w:ascii="Calibri" w:hAnsi="Calibri" w:cs="Calibri"/>
                  <w:color w:val="000000"/>
                  <w:sz w:val="20"/>
                  <w:szCs w:val="20"/>
                </w:rPr>
                <w:delText>Acid Gas Removal Unit</w:delText>
              </w:r>
            </w:del>
          </w:p>
        </w:tc>
        <w:tc>
          <w:tcPr>
            <w:tcW w:w="185" w:type="pct"/>
            <w:tcBorders>
              <w:top w:val="nil"/>
              <w:left w:val="nil"/>
              <w:bottom w:val="single" w:sz="4" w:space="0" w:color="auto"/>
              <w:right w:val="single" w:sz="4" w:space="0" w:color="auto"/>
            </w:tcBorders>
            <w:noWrap/>
            <w:vAlign w:val="center"/>
            <w:hideMark/>
          </w:tcPr>
          <w:p w14:paraId="1DAD9214" w14:textId="691CC45C" w:rsidR="0020729B" w:rsidRPr="00837F81" w:rsidDel="00164ED5" w:rsidRDefault="0020729B" w:rsidP="00164ED5">
            <w:pPr>
              <w:pStyle w:val="Heading2"/>
              <w:spacing w:before="360" w:after="240"/>
              <w:rPr>
                <w:del w:id="1501" w:author="Chuka Obi" w:date="2026-05-11T22:23:00Z" w16du:dateUtc="2026-05-11T21:23:00Z"/>
                <w:rFonts w:ascii="Calibri" w:hAnsi="Calibri" w:cs="Calibri"/>
                <w:color w:val="000000"/>
                <w:sz w:val="20"/>
                <w:szCs w:val="20"/>
              </w:rPr>
              <w:pPrChange w:id="1502" w:author="Chuka Obi" w:date="2026-05-11T22:23:00Z" w16du:dateUtc="2026-05-11T21:23:00Z">
                <w:pPr>
                  <w:jc w:val="center"/>
                </w:pPr>
              </w:pPrChange>
            </w:pPr>
            <w:del w:id="1503"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26C9D29F" w14:textId="6C8CE57A" w:rsidR="0020729B" w:rsidRPr="00837F81" w:rsidDel="00164ED5" w:rsidRDefault="0020729B" w:rsidP="00164ED5">
            <w:pPr>
              <w:pStyle w:val="Heading2"/>
              <w:spacing w:before="360" w:after="240"/>
              <w:rPr>
                <w:del w:id="1504" w:author="Chuka Obi" w:date="2026-05-11T22:23:00Z" w16du:dateUtc="2026-05-11T21:23:00Z"/>
                <w:rFonts w:ascii="Calibri" w:hAnsi="Calibri" w:cs="Calibri"/>
                <w:sz w:val="20"/>
                <w:szCs w:val="20"/>
              </w:rPr>
              <w:pPrChange w:id="1505" w:author="Chuka Obi" w:date="2026-05-11T22:23:00Z" w16du:dateUtc="2026-05-11T21:23:00Z">
                <w:pPr/>
              </w:pPrChange>
            </w:pPr>
            <w:del w:id="1506" w:author="Chuka Obi" w:date="2026-05-11T22:23:00Z" w16du:dateUtc="2026-05-11T21:23:00Z">
              <w:r w:rsidRPr="00837F81" w:rsidDel="00164ED5">
                <w:rPr>
                  <w:rFonts w:ascii="Calibri" w:hAnsi="Calibri" w:cs="Calibri"/>
                  <w:sz w:val="20"/>
                  <w:szCs w:val="20"/>
                </w:rPr>
                <w:delText>The CO2 content in Feed Gas less than 2%</w:delText>
              </w:r>
            </w:del>
          </w:p>
        </w:tc>
        <w:tc>
          <w:tcPr>
            <w:tcW w:w="409" w:type="pct"/>
            <w:tcBorders>
              <w:top w:val="nil"/>
              <w:left w:val="nil"/>
              <w:bottom w:val="single" w:sz="4" w:space="0" w:color="auto"/>
              <w:right w:val="single" w:sz="4" w:space="0" w:color="auto"/>
            </w:tcBorders>
            <w:vAlign w:val="center"/>
          </w:tcPr>
          <w:p w14:paraId="27A1F0EF" w14:textId="744C739A" w:rsidR="0020729B" w:rsidRPr="00837F81" w:rsidDel="00164ED5" w:rsidRDefault="0020729B" w:rsidP="00164ED5">
            <w:pPr>
              <w:pStyle w:val="Heading2"/>
              <w:spacing w:before="360" w:after="240"/>
              <w:rPr>
                <w:del w:id="1507" w:author="Chuka Obi" w:date="2026-05-11T22:23:00Z" w16du:dateUtc="2026-05-11T21:23:00Z"/>
                <w:rFonts w:ascii="Calibri" w:hAnsi="Calibri" w:cs="Calibri"/>
                <w:sz w:val="20"/>
                <w:szCs w:val="20"/>
              </w:rPr>
              <w:pPrChange w:id="1508"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0AA4CC21" w14:textId="5CD737CC" w:rsidR="0020729B" w:rsidRPr="00837F81" w:rsidDel="00164ED5" w:rsidRDefault="0020729B" w:rsidP="00164ED5">
            <w:pPr>
              <w:pStyle w:val="Heading2"/>
              <w:spacing w:before="360" w:after="240"/>
              <w:rPr>
                <w:del w:id="1509" w:author="Chuka Obi" w:date="2026-05-11T22:23:00Z" w16du:dateUtc="2026-05-11T21:23:00Z"/>
                <w:rFonts w:ascii="SimSun" w:hAnsi="SimSun"/>
                <w:color w:val="000000"/>
                <w:sz w:val="20"/>
                <w:szCs w:val="20"/>
              </w:rPr>
              <w:pPrChange w:id="1510" w:author="Chuka Obi" w:date="2026-05-11T22:23:00Z" w16du:dateUtc="2026-05-11T21:23:00Z">
                <w:pPr>
                  <w:jc w:val="center"/>
                </w:pPr>
              </w:pPrChange>
            </w:pPr>
            <w:del w:id="1511"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6F37D684" w14:textId="3E0C62D6" w:rsidR="0020729B" w:rsidRPr="00837F81" w:rsidDel="00164ED5" w:rsidRDefault="0020729B" w:rsidP="00164ED5">
            <w:pPr>
              <w:pStyle w:val="Heading2"/>
              <w:spacing w:before="360" w:after="240"/>
              <w:rPr>
                <w:del w:id="1512" w:author="Chuka Obi" w:date="2026-05-11T22:23:00Z" w16du:dateUtc="2026-05-11T21:23:00Z"/>
                <w:rFonts w:ascii="Calibri" w:hAnsi="Calibri" w:cs="Calibri"/>
                <w:color w:val="000000"/>
                <w:sz w:val="20"/>
                <w:szCs w:val="20"/>
              </w:rPr>
              <w:pPrChange w:id="1513" w:author="Chuka Obi" w:date="2026-05-11T22:23:00Z" w16du:dateUtc="2026-05-11T21:23:00Z">
                <w:pPr>
                  <w:jc w:val="center"/>
                </w:pPr>
              </w:pPrChange>
            </w:pPr>
            <w:del w:id="1514"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4C2D7F90" w14:textId="1FDF5180" w:rsidR="0020729B" w:rsidRPr="00837F81" w:rsidDel="00164ED5" w:rsidRDefault="0020729B" w:rsidP="00164ED5">
            <w:pPr>
              <w:pStyle w:val="Heading2"/>
              <w:spacing w:before="360" w:after="240"/>
              <w:rPr>
                <w:del w:id="1515" w:author="Chuka Obi" w:date="2026-05-11T22:23:00Z" w16du:dateUtc="2026-05-11T21:23:00Z"/>
                <w:rFonts w:ascii="SimSun" w:hAnsi="SimSun"/>
                <w:color w:val="000000"/>
                <w:sz w:val="20"/>
                <w:szCs w:val="20"/>
              </w:rPr>
              <w:pPrChange w:id="1516" w:author="Chuka Obi" w:date="2026-05-11T22:23:00Z" w16du:dateUtc="2026-05-11T21:23:00Z">
                <w:pPr>
                  <w:jc w:val="center"/>
                </w:pPr>
              </w:pPrChange>
            </w:pPr>
            <w:del w:id="1517"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088389AA" w14:textId="08AEF7B3" w:rsidR="0020729B" w:rsidRPr="00837F81" w:rsidDel="00164ED5" w:rsidRDefault="0020729B" w:rsidP="00164ED5">
            <w:pPr>
              <w:pStyle w:val="Heading2"/>
              <w:spacing w:before="360" w:after="240"/>
              <w:rPr>
                <w:del w:id="1518" w:author="Chuka Obi" w:date="2026-05-11T22:23:00Z" w16du:dateUtc="2026-05-11T21:23:00Z"/>
                <w:rFonts w:ascii="Calibri" w:hAnsi="Calibri" w:cs="Calibri"/>
                <w:color w:val="000000"/>
                <w:sz w:val="20"/>
                <w:szCs w:val="20"/>
              </w:rPr>
              <w:pPrChange w:id="1519" w:author="Chuka Obi" w:date="2026-05-11T22:23:00Z" w16du:dateUtc="2026-05-11T21:23:00Z">
                <w:pPr>
                  <w:jc w:val="center"/>
                </w:pPr>
              </w:pPrChange>
            </w:pPr>
            <w:del w:id="1520"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3944E3C6" w14:textId="1BBC1351" w:rsidR="0020729B" w:rsidRPr="00837F81" w:rsidDel="00164ED5" w:rsidRDefault="0020729B" w:rsidP="00164ED5">
            <w:pPr>
              <w:pStyle w:val="Heading2"/>
              <w:spacing w:before="360" w:after="240"/>
              <w:rPr>
                <w:del w:id="1521" w:author="Chuka Obi" w:date="2026-05-11T22:23:00Z" w16du:dateUtc="2026-05-11T21:23:00Z"/>
                <w:rFonts w:ascii="SimSun" w:hAnsi="SimSun"/>
                <w:color w:val="000000"/>
                <w:sz w:val="20"/>
                <w:szCs w:val="20"/>
              </w:rPr>
              <w:pPrChange w:id="1522" w:author="Chuka Obi" w:date="2026-05-11T22:23:00Z" w16du:dateUtc="2026-05-11T21:23:00Z">
                <w:pPr>
                  <w:jc w:val="center"/>
                </w:pPr>
              </w:pPrChange>
            </w:pPr>
            <w:del w:id="152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22E2F26E" w14:textId="71351261" w:rsidR="0020729B" w:rsidRPr="00837F81" w:rsidDel="00164ED5" w:rsidRDefault="0020729B" w:rsidP="00164ED5">
            <w:pPr>
              <w:pStyle w:val="Heading2"/>
              <w:spacing w:before="360" w:after="240"/>
              <w:rPr>
                <w:del w:id="1524" w:author="Chuka Obi" w:date="2026-05-11T22:23:00Z" w16du:dateUtc="2026-05-11T21:23:00Z"/>
                <w:rFonts w:ascii="Calibri" w:hAnsi="Calibri" w:cs="Calibri"/>
                <w:color w:val="000000"/>
                <w:sz w:val="20"/>
                <w:szCs w:val="20"/>
              </w:rPr>
              <w:pPrChange w:id="1525" w:author="Chuka Obi" w:date="2026-05-11T22:23:00Z" w16du:dateUtc="2026-05-11T21:23:00Z">
                <w:pPr>
                  <w:jc w:val="center"/>
                </w:pPr>
              </w:pPrChange>
            </w:pPr>
            <w:del w:id="1526"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35926ED7" w14:textId="766483F4" w:rsidTr="00555240">
        <w:trPr>
          <w:trHeight w:val="336"/>
          <w:del w:id="1527"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4CB05FA3" w14:textId="29AF8ADF" w:rsidR="0020729B" w:rsidRPr="00837F81" w:rsidDel="00164ED5" w:rsidRDefault="0020729B" w:rsidP="00164ED5">
            <w:pPr>
              <w:pStyle w:val="Heading2"/>
              <w:spacing w:before="360" w:after="240"/>
              <w:rPr>
                <w:del w:id="1528" w:author="Chuka Obi" w:date="2026-05-11T22:23:00Z" w16du:dateUtc="2026-05-11T21:23:00Z"/>
                <w:rFonts w:ascii="Calibri" w:hAnsi="Calibri" w:cs="Calibri"/>
                <w:color w:val="000000"/>
                <w:sz w:val="20"/>
                <w:szCs w:val="20"/>
              </w:rPr>
              <w:pPrChange w:id="1529" w:author="Chuka Obi" w:date="2026-05-11T22:23:00Z" w16du:dateUtc="2026-05-11T21:23:00Z">
                <w:pPr>
                  <w:jc w:val="center"/>
                </w:pPr>
              </w:pPrChange>
            </w:pPr>
            <w:del w:id="1530" w:author="Chuka Obi" w:date="2026-05-11T22:23:00Z" w16du:dateUtc="2026-05-11T21:23:00Z">
              <w:r w:rsidRPr="00837F81" w:rsidDel="00164ED5">
                <w:rPr>
                  <w:rFonts w:ascii="Calibri" w:hAnsi="Calibri" w:cs="Calibri"/>
                  <w:color w:val="000000"/>
                  <w:sz w:val="20"/>
                  <w:szCs w:val="20"/>
                </w:rPr>
                <w:delText>4</w:delText>
              </w:r>
            </w:del>
          </w:p>
        </w:tc>
        <w:tc>
          <w:tcPr>
            <w:tcW w:w="555" w:type="pct"/>
            <w:vMerge/>
            <w:tcBorders>
              <w:top w:val="single" w:sz="4" w:space="0" w:color="auto"/>
              <w:left w:val="single" w:sz="4" w:space="0" w:color="auto"/>
              <w:bottom w:val="nil"/>
              <w:right w:val="single" w:sz="4" w:space="0" w:color="auto"/>
            </w:tcBorders>
            <w:vAlign w:val="center"/>
            <w:hideMark/>
          </w:tcPr>
          <w:p w14:paraId="2551D78B" w14:textId="4E6F5D42" w:rsidR="0020729B" w:rsidRPr="00837F81" w:rsidDel="00164ED5" w:rsidRDefault="0020729B" w:rsidP="00164ED5">
            <w:pPr>
              <w:pStyle w:val="Heading2"/>
              <w:spacing w:before="360" w:after="240"/>
              <w:rPr>
                <w:del w:id="1531" w:author="Chuka Obi" w:date="2026-05-11T22:23:00Z" w16du:dateUtc="2026-05-11T21:23:00Z"/>
                <w:rFonts w:ascii="Calibri" w:hAnsi="Calibri" w:cs="Calibri"/>
                <w:b w:val="0"/>
                <w:bCs w:val="0"/>
                <w:color w:val="000000"/>
                <w:sz w:val="20"/>
                <w:szCs w:val="20"/>
              </w:rPr>
              <w:pPrChange w:id="1532"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4FC6B57A" w14:textId="05AC4E09" w:rsidR="0020729B" w:rsidRPr="00837F81" w:rsidDel="00164ED5" w:rsidRDefault="0020729B" w:rsidP="00164ED5">
            <w:pPr>
              <w:pStyle w:val="Heading2"/>
              <w:spacing w:before="360" w:after="240"/>
              <w:rPr>
                <w:del w:id="1533" w:author="Chuka Obi" w:date="2026-05-11T22:23:00Z" w16du:dateUtc="2026-05-11T21:23:00Z"/>
                <w:rFonts w:ascii="Calibri" w:hAnsi="Calibri" w:cs="Calibri"/>
                <w:color w:val="000000"/>
                <w:sz w:val="20"/>
                <w:szCs w:val="20"/>
              </w:rPr>
              <w:pPrChange w:id="1534" w:author="Chuka Obi" w:date="2026-05-11T22:23:00Z" w16du:dateUtc="2026-05-11T21:23:00Z">
                <w:pPr/>
              </w:pPrChange>
            </w:pPr>
            <w:del w:id="1535" w:author="Chuka Obi" w:date="2026-05-11T22:23:00Z" w16du:dateUtc="2026-05-11T21:23:00Z">
              <w:r w:rsidRPr="00837F81" w:rsidDel="00164ED5">
                <w:rPr>
                  <w:rFonts w:ascii="Calibri" w:hAnsi="Calibri" w:cs="Calibri"/>
                  <w:color w:val="000000"/>
                  <w:sz w:val="20"/>
                  <w:szCs w:val="20"/>
                </w:rPr>
                <w:delText>Dehydration Device</w:delText>
              </w:r>
            </w:del>
          </w:p>
        </w:tc>
        <w:tc>
          <w:tcPr>
            <w:tcW w:w="185" w:type="pct"/>
            <w:tcBorders>
              <w:top w:val="nil"/>
              <w:left w:val="nil"/>
              <w:bottom w:val="single" w:sz="4" w:space="0" w:color="auto"/>
              <w:right w:val="single" w:sz="4" w:space="0" w:color="auto"/>
            </w:tcBorders>
            <w:noWrap/>
            <w:vAlign w:val="center"/>
            <w:hideMark/>
          </w:tcPr>
          <w:p w14:paraId="152CFC30" w14:textId="637D4D71" w:rsidR="0020729B" w:rsidRPr="00837F81" w:rsidDel="00164ED5" w:rsidRDefault="0020729B" w:rsidP="00164ED5">
            <w:pPr>
              <w:pStyle w:val="Heading2"/>
              <w:spacing w:before="360" w:after="240"/>
              <w:rPr>
                <w:del w:id="1536" w:author="Chuka Obi" w:date="2026-05-11T22:23:00Z" w16du:dateUtc="2026-05-11T21:23:00Z"/>
                <w:rFonts w:ascii="Calibri" w:hAnsi="Calibri" w:cs="Calibri"/>
                <w:color w:val="000000"/>
                <w:sz w:val="20"/>
                <w:szCs w:val="20"/>
              </w:rPr>
              <w:pPrChange w:id="1537" w:author="Chuka Obi" w:date="2026-05-11T22:23:00Z" w16du:dateUtc="2026-05-11T21:23:00Z">
                <w:pPr>
                  <w:jc w:val="center"/>
                </w:pPr>
              </w:pPrChange>
            </w:pPr>
            <w:del w:id="1538"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79D3825E" w14:textId="75271FC3" w:rsidR="0020729B" w:rsidRPr="00837F81" w:rsidDel="00164ED5" w:rsidRDefault="0020729B" w:rsidP="00164ED5">
            <w:pPr>
              <w:pStyle w:val="Heading2"/>
              <w:spacing w:before="360" w:after="240"/>
              <w:rPr>
                <w:del w:id="1539" w:author="Chuka Obi" w:date="2026-05-11T22:23:00Z" w16du:dateUtc="2026-05-11T21:23:00Z"/>
                <w:rFonts w:ascii="Calibri" w:hAnsi="Calibri" w:cs="Calibri"/>
                <w:color w:val="000000"/>
                <w:sz w:val="20"/>
                <w:szCs w:val="20"/>
              </w:rPr>
              <w:pPrChange w:id="1540" w:author="Chuka Obi" w:date="2026-05-11T22:23:00Z" w16du:dateUtc="2026-05-11T21:23:00Z">
                <w:pPr>
                  <w:jc w:val="center"/>
                </w:pPr>
              </w:pPrChange>
            </w:pPr>
            <w:del w:id="1541"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423D548C" w14:textId="78FA6D21" w:rsidR="0020729B" w:rsidRPr="00837F81" w:rsidDel="00164ED5" w:rsidRDefault="0020729B" w:rsidP="00164ED5">
            <w:pPr>
              <w:pStyle w:val="Heading2"/>
              <w:spacing w:before="360" w:after="240"/>
              <w:rPr>
                <w:del w:id="1542" w:author="Chuka Obi" w:date="2026-05-11T22:23:00Z" w16du:dateUtc="2026-05-11T21:23:00Z"/>
                <w:rFonts w:ascii="Calibri" w:hAnsi="Calibri" w:cs="Calibri"/>
                <w:color w:val="000000"/>
                <w:sz w:val="20"/>
                <w:szCs w:val="20"/>
              </w:rPr>
              <w:pPrChange w:id="1543"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45E15733" w14:textId="4A8CC058" w:rsidR="0020729B" w:rsidRPr="00837F81" w:rsidDel="00164ED5" w:rsidRDefault="0020729B" w:rsidP="00164ED5">
            <w:pPr>
              <w:pStyle w:val="Heading2"/>
              <w:spacing w:before="360" w:after="240"/>
              <w:rPr>
                <w:del w:id="1544" w:author="Chuka Obi" w:date="2026-05-11T22:23:00Z" w16du:dateUtc="2026-05-11T21:23:00Z"/>
                <w:rFonts w:ascii="SimSun" w:hAnsi="SimSun"/>
                <w:color w:val="000000"/>
                <w:sz w:val="20"/>
                <w:szCs w:val="20"/>
              </w:rPr>
              <w:pPrChange w:id="1545" w:author="Chuka Obi" w:date="2026-05-11T22:23:00Z" w16du:dateUtc="2026-05-11T21:23:00Z">
                <w:pPr>
                  <w:jc w:val="center"/>
                </w:pPr>
              </w:pPrChange>
            </w:pPr>
            <w:del w:id="1546"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70DB1F48" w14:textId="02DB0025" w:rsidR="0020729B" w:rsidRPr="00837F81" w:rsidDel="00164ED5" w:rsidRDefault="0020729B" w:rsidP="00164ED5">
            <w:pPr>
              <w:pStyle w:val="Heading2"/>
              <w:spacing w:before="360" w:after="240"/>
              <w:rPr>
                <w:del w:id="1547" w:author="Chuka Obi" w:date="2026-05-11T22:23:00Z" w16du:dateUtc="2026-05-11T21:23:00Z"/>
                <w:rFonts w:ascii="Calibri" w:hAnsi="Calibri" w:cs="Calibri"/>
                <w:color w:val="000000"/>
                <w:sz w:val="20"/>
                <w:szCs w:val="20"/>
              </w:rPr>
              <w:pPrChange w:id="1548" w:author="Chuka Obi" w:date="2026-05-11T22:23:00Z" w16du:dateUtc="2026-05-11T21:23:00Z">
                <w:pPr>
                  <w:jc w:val="center"/>
                </w:pPr>
              </w:pPrChange>
            </w:pPr>
            <w:del w:id="1549"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214C129B" w14:textId="10488DF5" w:rsidR="0020729B" w:rsidRPr="00837F81" w:rsidDel="00164ED5" w:rsidRDefault="0020729B" w:rsidP="00164ED5">
            <w:pPr>
              <w:pStyle w:val="Heading2"/>
              <w:spacing w:before="360" w:after="240"/>
              <w:rPr>
                <w:del w:id="1550" w:author="Chuka Obi" w:date="2026-05-11T22:23:00Z" w16du:dateUtc="2026-05-11T21:23:00Z"/>
                <w:rFonts w:ascii="SimSun" w:hAnsi="SimSun"/>
                <w:color w:val="000000"/>
                <w:sz w:val="20"/>
                <w:szCs w:val="20"/>
              </w:rPr>
              <w:pPrChange w:id="1551" w:author="Chuka Obi" w:date="2026-05-11T22:23:00Z" w16du:dateUtc="2026-05-11T21:23:00Z">
                <w:pPr>
                  <w:jc w:val="center"/>
                </w:pPr>
              </w:pPrChange>
            </w:pPr>
            <w:del w:id="1552"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7E728B1D" w14:textId="5F5FA606" w:rsidR="0020729B" w:rsidRPr="00837F81" w:rsidDel="00164ED5" w:rsidRDefault="0020729B" w:rsidP="00164ED5">
            <w:pPr>
              <w:pStyle w:val="Heading2"/>
              <w:spacing w:before="360" w:after="240"/>
              <w:rPr>
                <w:del w:id="1553" w:author="Chuka Obi" w:date="2026-05-11T22:23:00Z" w16du:dateUtc="2026-05-11T21:23:00Z"/>
                <w:rFonts w:ascii="Calibri" w:hAnsi="Calibri" w:cs="Calibri"/>
                <w:color w:val="000000"/>
                <w:sz w:val="20"/>
                <w:szCs w:val="20"/>
              </w:rPr>
              <w:pPrChange w:id="1554" w:author="Chuka Obi" w:date="2026-05-11T22:23:00Z" w16du:dateUtc="2026-05-11T21:23:00Z">
                <w:pPr>
                  <w:jc w:val="center"/>
                </w:pPr>
              </w:pPrChange>
            </w:pPr>
            <w:del w:id="1555"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0B4FCA54" w14:textId="569D802C" w:rsidR="0020729B" w:rsidRPr="00837F81" w:rsidDel="00164ED5" w:rsidRDefault="0020729B" w:rsidP="00164ED5">
            <w:pPr>
              <w:pStyle w:val="Heading2"/>
              <w:spacing w:before="360" w:after="240"/>
              <w:rPr>
                <w:del w:id="1556" w:author="Chuka Obi" w:date="2026-05-11T22:23:00Z" w16du:dateUtc="2026-05-11T21:23:00Z"/>
                <w:rFonts w:ascii="SimSun" w:hAnsi="SimSun"/>
                <w:color w:val="000000"/>
                <w:sz w:val="20"/>
                <w:szCs w:val="20"/>
              </w:rPr>
              <w:pPrChange w:id="1557" w:author="Chuka Obi" w:date="2026-05-11T22:23:00Z" w16du:dateUtc="2026-05-11T21:23:00Z">
                <w:pPr>
                  <w:jc w:val="center"/>
                </w:pPr>
              </w:pPrChange>
            </w:pPr>
            <w:del w:id="155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0F11B67C" w14:textId="1F14A757" w:rsidR="0020729B" w:rsidRPr="00837F81" w:rsidDel="00164ED5" w:rsidRDefault="0020729B" w:rsidP="00164ED5">
            <w:pPr>
              <w:pStyle w:val="Heading2"/>
              <w:spacing w:before="360" w:after="240"/>
              <w:rPr>
                <w:del w:id="1559" w:author="Chuka Obi" w:date="2026-05-11T22:23:00Z" w16du:dateUtc="2026-05-11T21:23:00Z"/>
                <w:rFonts w:ascii="Calibri" w:hAnsi="Calibri" w:cs="Calibri"/>
                <w:color w:val="000000"/>
                <w:sz w:val="20"/>
                <w:szCs w:val="20"/>
              </w:rPr>
              <w:pPrChange w:id="1560" w:author="Chuka Obi" w:date="2026-05-11T22:23:00Z" w16du:dateUtc="2026-05-11T21:23:00Z">
                <w:pPr>
                  <w:jc w:val="center"/>
                </w:pPr>
              </w:pPrChange>
            </w:pPr>
            <w:del w:id="1561"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5CE732D4" w14:textId="4FBF897F" w:rsidTr="00555240">
        <w:trPr>
          <w:trHeight w:val="336"/>
          <w:del w:id="1562"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4DB305FF" w14:textId="3A7EA5B1" w:rsidR="0020729B" w:rsidRPr="00837F81" w:rsidDel="00164ED5" w:rsidRDefault="0020729B" w:rsidP="00164ED5">
            <w:pPr>
              <w:pStyle w:val="Heading2"/>
              <w:spacing w:before="360" w:after="240"/>
              <w:rPr>
                <w:del w:id="1563" w:author="Chuka Obi" w:date="2026-05-11T22:23:00Z" w16du:dateUtc="2026-05-11T21:23:00Z"/>
                <w:rFonts w:ascii="Calibri" w:hAnsi="Calibri" w:cs="Calibri"/>
                <w:color w:val="000000"/>
                <w:sz w:val="20"/>
                <w:szCs w:val="20"/>
              </w:rPr>
              <w:pPrChange w:id="1564" w:author="Chuka Obi" w:date="2026-05-11T22:23:00Z" w16du:dateUtc="2026-05-11T21:23:00Z">
                <w:pPr>
                  <w:jc w:val="center"/>
                </w:pPr>
              </w:pPrChange>
            </w:pPr>
            <w:del w:id="1565" w:author="Chuka Obi" w:date="2026-05-11T22:23:00Z" w16du:dateUtc="2026-05-11T21:23:00Z">
              <w:r w:rsidRPr="00837F81" w:rsidDel="00164ED5">
                <w:rPr>
                  <w:rFonts w:ascii="Calibri" w:hAnsi="Calibri" w:cs="Calibri"/>
                  <w:color w:val="000000"/>
                  <w:sz w:val="20"/>
                  <w:szCs w:val="20"/>
                </w:rPr>
                <w:delText>5</w:delText>
              </w:r>
            </w:del>
          </w:p>
        </w:tc>
        <w:tc>
          <w:tcPr>
            <w:tcW w:w="555" w:type="pct"/>
            <w:vMerge/>
            <w:tcBorders>
              <w:top w:val="single" w:sz="4" w:space="0" w:color="auto"/>
              <w:left w:val="single" w:sz="4" w:space="0" w:color="auto"/>
              <w:bottom w:val="nil"/>
              <w:right w:val="single" w:sz="4" w:space="0" w:color="auto"/>
            </w:tcBorders>
            <w:vAlign w:val="center"/>
            <w:hideMark/>
          </w:tcPr>
          <w:p w14:paraId="67F9E3F2" w14:textId="27A73771" w:rsidR="0020729B" w:rsidRPr="00837F81" w:rsidDel="00164ED5" w:rsidRDefault="0020729B" w:rsidP="00164ED5">
            <w:pPr>
              <w:pStyle w:val="Heading2"/>
              <w:spacing w:before="360" w:after="240"/>
              <w:rPr>
                <w:del w:id="1566" w:author="Chuka Obi" w:date="2026-05-11T22:23:00Z" w16du:dateUtc="2026-05-11T21:23:00Z"/>
                <w:rFonts w:ascii="Calibri" w:hAnsi="Calibri" w:cs="Calibri"/>
                <w:b w:val="0"/>
                <w:bCs w:val="0"/>
                <w:color w:val="000000"/>
                <w:sz w:val="20"/>
                <w:szCs w:val="20"/>
              </w:rPr>
              <w:pPrChange w:id="1567"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78AAB2B9" w14:textId="7C9EF5A3" w:rsidR="0020729B" w:rsidRPr="00837F81" w:rsidDel="00164ED5" w:rsidRDefault="0020729B" w:rsidP="00164ED5">
            <w:pPr>
              <w:pStyle w:val="Heading2"/>
              <w:spacing w:before="360" w:after="240"/>
              <w:rPr>
                <w:del w:id="1568" w:author="Chuka Obi" w:date="2026-05-11T22:23:00Z" w16du:dateUtc="2026-05-11T21:23:00Z"/>
                <w:rFonts w:ascii="Calibri" w:hAnsi="Calibri" w:cs="Calibri"/>
                <w:color w:val="000000"/>
                <w:sz w:val="20"/>
                <w:szCs w:val="20"/>
              </w:rPr>
              <w:pPrChange w:id="1569" w:author="Chuka Obi" w:date="2026-05-11T22:23:00Z" w16du:dateUtc="2026-05-11T21:23:00Z">
                <w:pPr/>
              </w:pPrChange>
            </w:pPr>
            <w:del w:id="1570" w:author="Chuka Obi" w:date="2026-05-11T22:23:00Z" w16du:dateUtc="2026-05-11T21:23:00Z">
              <w:r w:rsidRPr="00837F81" w:rsidDel="00164ED5">
                <w:rPr>
                  <w:rFonts w:ascii="Calibri" w:hAnsi="Calibri" w:cs="Calibri"/>
                  <w:color w:val="000000"/>
                  <w:sz w:val="20"/>
                  <w:szCs w:val="20"/>
                </w:rPr>
                <w:delText>Heavy Hydrocarbon Removal Device</w:delText>
              </w:r>
            </w:del>
          </w:p>
        </w:tc>
        <w:tc>
          <w:tcPr>
            <w:tcW w:w="185" w:type="pct"/>
            <w:tcBorders>
              <w:top w:val="nil"/>
              <w:left w:val="nil"/>
              <w:bottom w:val="single" w:sz="4" w:space="0" w:color="auto"/>
              <w:right w:val="single" w:sz="4" w:space="0" w:color="auto"/>
            </w:tcBorders>
            <w:noWrap/>
            <w:vAlign w:val="center"/>
            <w:hideMark/>
          </w:tcPr>
          <w:p w14:paraId="47974E0E" w14:textId="0692799A" w:rsidR="0020729B" w:rsidRPr="00837F81" w:rsidDel="00164ED5" w:rsidRDefault="0020729B" w:rsidP="00164ED5">
            <w:pPr>
              <w:pStyle w:val="Heading2"/>
              <w:spacing w:before="360" w:after="240"/>
              <w:rPr>
                <w:del w:id="1571" w:author="Chuka Obi" w:date="2026-05-11T22:23:00Z" w16du:dateUtc="2026-05-11T21:23:00Z"/>
                <w:rFonts w:ascii="Calibri" w:hAnsi="Calibri" w:cs="Calibri"/>
                <w:color w:val="000000"/>
                <w:sz w:val="20"/>
                <w:szCs w:val="20"/>
              </w:rPr>
              <w:pPrChange w:id="1572" w:author="Chuka Obi" w:date="2026-05-11T22:23:00Z" w16du:dateUtc="2026-05-11T21:23:00Z">
                <w:pPr>
                  <w:jc w:val="center"/>
                </w:pPr>
              </w:pPrChange>
            </w:pPr>
            <w:del w:id="1573"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129A49D4" w14:textId="5A47098B" w:rsidR="0020729B" w:rsidRPr="00837F81" w:rsidDel="00164ED5" w:rsidRDefault="0020729B" w:rsidP="00164ED5">
            <w:pPr>
              <w:pStyle w:val="Heading2"/>
              <w:spacing w:before="360" w:after="240"/>
              <w:rPr>
                <w:del w:id="1574" w:author="Chuka Obi" w:date="2026-05-11T22:23:00Z" w16du:dateUtc="2026-05-11T21:23:00Z"/>
                <w:rFonts w:ascii="Calibri" w:hAnsi="Calibri" w:cs="Calibri"/>
                <w:color w:val="000000"/>
                <w:sz w:val="20"/>
                <w:szCs w:val="20"/>
              </w:rPr>
              <w:pPrChange w:id="1575" w:author="Chuka Obi" w:date="2026-05-11T22:23:00Z" w16du:dateUtc="2026-05-11T21:23:00Z">
                <w:pPr>
                  <w:jc w:val="center"/>
                </w:pPr>
              </w:pPrChange>
            </w:pPr>
            <w:del w:id="1576"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440EFC38" w14:textId="7245FAD3" w:rsidR="0020729B" w:rsidRPr="00837F81" w:rsidDel="00164ED5" w:rsidRDefault="0020729B" w:rsidP="00164ED5">
            <w:pPr>
              <w:pStyle w:val="Heading2"/>
              <w:spacing w:before="360" w:after="240"/>
              <w:rPr>
                <w:del w:id="1577" w:author="Chuka Obi" w:date="2026-05-11T22:23:00Z" w16du:dateUtc="2026-05-11T21:23:00Z"/>
                <w:rFonts w:ascii="Calibri" w:hAnsi="Calibri" w:cs="Calibri"/>
                <w:color w:val="000000"/>
                <w:sz w:val="20"/>
                <w:szCs w:val="20"/>
              </w:rPr>
              <w:pPrChange w:id="1578"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0DEEBEA6" w14:textId="02127678" w:rsidR="0020729B" w:rsidRPr="00837F81" w:rsidDel="00164ED5" w:rsidRDefault="0020729B" w:rsidP="00164ED5">
            <w:pPr>
              <w:pStyle w:val="Heading2"/>
              <w:spacing w:before="360" w:after="240"/>
              <w:rPr>
                <w:del w:id="1579" w:author="Chuka Obi" w:date="2026-05-11T22:23:00Z" w16du:dateUtc="2026-05-11T21:23:00Z"/>
                <w:rFonts w:ascii="SimSun" w:hAnsi="SimSun"/>
                <w:color w:val="000000"/>
                <w:sz w:val="20"/>
                <w:szCs w:val="20"/>
              </w:rPr>
              <w:pPrChange w:id="1580" w:author="Chuka Obi" w:date="2026-05-11T22:23:00Z" w16du:dateUtc="2026-05-11T21:23:00Z">
                <w:pPr>
                  <w:jc w:val="center"/>
                </w:pPr>
              </w:pPrChange>
            </w:pPr>
            <w:del w:id="1581"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1B1492AA" w14:textId="4CEBC9CE" w:rsidR="0020729B" w:rsidRPr="00837F81" w:rsidDel="00164ED5" w:rsidRDefault="0020729B" w:rsidP="00164ED5">
            <w:pPr>
              <w:pStyle w:val="Heading2"/>
              <w:spacing w:before="360" w:after="240"/>
              <w:rPr>
                <w:del w:id="1582" w:author="Chuka Obi" w:date="2026-05-11T22:23:00Z" w16du:dateUtc="2026-05-11T21:23:00Z"/>
                <w:rFonts w:ascii="Calibri" w:hAnsi="Calibri" w:cs="Calibri"/>
                <w:color w:val="000000"/>
                <w:sz w:val="20"/>
                <w:szCs w:val="20"/>
              </w:rPr>
              <w:pPrChange w:id="1583" w:author="Chuka Obi" w:date="2026-05-11T22:23:00Z" w16du:dateUtc="2026-05-11T21:23:00Z">
                <w:pPr>
                  <w:jc w:val="center"/>
                </w:pPr>
              </w:pPrChange>
            </w:pPr>
            <w:del w:id="1584"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F4B4B9C" w14:textId="69B37EE0" w:rsidR="0020729B" w:rsidRPr="00837F81" w:rsidDel="00164ED5" w:rsidRDefault="0020729B" w:rsidP="00164ED5">
            <w:pPr>
              <w:pStyle w:val="Heading2"/>
              <w:spacing w:before="360" w:after="240"/>
              <w:rPr>
                <w:del w:id="1585" w:author="Chuka Obi" w:date="2026-05-11T22:23:00Z" w16du:dateUtc="2026-05-11T21:23:00Z"/>
                <w:rFonts w:ascii="SimSun" w:hAnsi="SimSun"/>
                <w:color w:val="000000"/>
                <w:sz w:val="20"/>
                <w:szCs w:val="20"/>
              </w:rPr>
              <w:pPrChange w:id="1586" w:author="Chuka Obi" w:date="2026-05-11T22:23:00Z" w16du:dateUtc="2026-05-11T21:23:00Z">
                <w:pPr>
                  <w:jc w:val="center"/>
                </w:pPr>
              </w:pPrChange>
            </w:pPr>
            <w:del w:id="1587"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06A0A74C" w14:textId="67A484A7" w:rsidR="0020729B" w:rsidRPr="00837F81" w:rsidDel="00164ED5" w:rsidRDefault="0020729B" w:rsidP="00164ED5">
            <w:pPr>
              <w:pStyle w:val="Heading2"/>
              <w:spacing w:before="360" w:after="240"/>
              <w:rPr>
                <w:del w:id="1588" w:author="Chuka Obi" w:date="2026-05-11T22:23:00Z" w16du:dateUtc="2026-05-11T21:23:00Z"/>
                <w:rFonts w:ascii="Calibri" w:hAnsi="Calibri" w:cs="Calibri"/>
                <w:color w:val="000000"/>
                <w:sz w:val="20"/>
                <w:szCs w:val="20"/>
              </w:rPr>
              <w:pPrChange w:id="1589" w:author="Chuka Obi" w:date="2026-05-11T22:23:00Z" w16du:dateUtc="2026-05-11T21:23:00Z">
                <w:pPr>
                  <w:jc w:val="center"/>
                </w:pPr>
              </w:pPrChange>
            </w:pPr>
            <w:del w:id="1590"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5C3EB964" w14:textId="6B7CD178" w:rsidR="0020729B" w:rsidRPr="00837F81" w:rsidDel="00164ED5" w:rsidRDefault="0020729B" w:rsidP="00164ED5">
            <w:pPr>
              <w:pStyle w:val="Heading2"/>
              <w:spacing w:before="360" w:after="240"/>
              <w:rPr>
                <w:del w:id="1591" w:author="Chuka Obi" w:date="2026-05-11T22:23:00Z" w16du:dateUtc="2026-05-11T21:23:00Z"/>
                <w:rFonts w:ascii="SimSun" w:hAnsi="SimSun"/>
                <w:color w:val="000000"/>
                <w:sz w:val="20"/>
                <w:szCs w:val="20"/>
              </w:rPr>
              <w:pPrChange w:id="1592" w:author="Chuka Obi" w:date="2026-05-11T22:23:00Z" w16du:dateUtc="2026-05-11T21:23:00Z">
                <w:pPr>
                  <w:jc w:val="center"/>
                </w:pPr>
              </w:pPrChange>
            </w:pPr>
            <w:del w:id="159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6D5B26AA" w14:textId="0852136A" w:rsidR="0020729B" w:rsidRPr="00837F81" w:rsidDel="00164ED5" w:rsidRDefault="0020729B" w:rsidP="00164ED5">
            <w:pPr>
              <w:pStyle w:val="Heading2"/>
              <w:spacing w:before="360" w:after="240"/>
              <w:rPr>
                <w:del w:id="1594" w:author="Chuka Obi" w:date="2026-05-11T22:23:00Z" w16du:dateUtc="2026-05-11T21:23:00Z"/>
                <w:rFonts w:ascii="Calibri" w:hAnsi="Calibri" w:cs="Calibri"/>
                <w:color w:val="000000"/>
                <w:sz w:val="20"/>
                <w:szCs w:val="20"/>
              </w:rPr>
              <w:pPrChange w:id="1595" w:author="Chuka Obi" w:date="2026-05-11T22:23:00Z" w16du:dateUtc="2026-05-11T21:23:00Z">
                <w:pPr>
                  <w:jc w:val="center"/>
                </w:pPr>
              </w:pPrChange>
            </w:pPr>
            <w:del w:id="1596"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4606B1FC" w14:textId="66BE88A3" w:rsidTr="00555240">
        <w:trPr>
          <w:trHeight w:val="336"/>
          <w:del w:id="1597"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2C95DE96" w14:textId="6E66CE79" w:rsidR="0020729B" w:rsidRPr="00837F81" w:rsidDel="00164ED5" w:rsidRDefault="0020729B" w:rsidP="00164ED5">
            <w:pPr>
              <w:pStyle w:val="Heading2"/>
              <w:spacing w:before="360" w:after="240"/>
              <w:rPr>
                <w:del w:id="1598" w:author="Chuka Obi" w:date="2026-05-11T22:23:00Z" w16du:dateUtc="2026-05-11T21:23:00Z"/>
                <w:rFonts w:ascii="Calibri" w:hAnsi="Calibri" w:cs="Calibri"/>
                <w:color w:val="000000"/>
                <w:sz w:val="20"/>
                <w:szCs w:val="20"/>
              </w:rPr>
              <w:pPrChange w:id="1599" w:author="Chuka Obi" w:date="2026-05-11T22:23:00Z" w16du:dateUtc="2026-05-11T21:23:00Z">
                <w:pPr>
                  <w:jc w:val="center"/>
                </w:pPr>
              </w:pPrChange>
            </w:pPr>
            <w:del w:id="1600" w:author="Chuka Obi" w:date="2026-05-11T22:23:00Z" w16du:dateUtc="2026-05-11T21:23:00Z">
              <w:r w:rsidRPr="00837F81" w:rsidDel="00164ED5">
                <w:rPr>
                  <w:rFonts w:ascii="Calibri" w:hAnsi="Calibri" w:cs="Calibri"/>
                  <w:color w:val="000000"/>
                  <w:sz w:val="20"/>
                  <w:szCs w:val="20"/>
                </w:rPr>
                <w:delText>6</w:delText>
              </w:r>
            </w:del>
          </w:p>
        </w:tc>
        <w:tc>
          <w:tcPr>
            <w:tcW w:w="555" w:type="pct"/>
            <w:vMerge/>
            <w:tcBorders>
              <w:top w:val="single" w:sz="4" w:space="0" w:color="auto"/>
              <w:left w:val="single" w:sz="4" w:space="0" w:color="auto"/>
              <w:bottom w:val="nil"/>
              <w:right w:val="single" w:sz="4" w:space="0" w:color="auto"/>
            </w:tcBorders>
            <w:vAlign w:val="center"/>
            <w:hideMark/>
          </w:tcPr>
          <w:p w14:paraId="0C88E5BB" w14:textId="790BDE62" w:rsidR="0020729B" w:rsidRPr="00837F81" w:rsidDel="00164ED5" w:rsidRDefault="0020729B" w:rsidP="00164ED5">
            <w:pPr>
              <w:pStyle w:val="Heading2"/>
              <w:spacing w:before="360" w:after="240"/>
              <w:rPr>
                <w:del w:id="1601" w:author="Chuka Obi" w:date="2026-05-11T22:23:00Z" w16du:dateUtc="2026-05-11T21:23:00Z"/>
                <w:rFonts w:ascii="Calibri" w:hAnsi="Calibri" w:cs="Calibri"/>
                <w:b w:val="0"/>
                <w:bCs w:val="0"/>
                <w:color w:val="000000"/>
                <w:sz w:val="20"/>
                <w:szCs w:val="20"/>
              </w:rPr>
              <w:pPrChange w:id="1602"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7AE1E41D" w14:textId="7EDBD80C" w:rsidR="0020729B" w:rsidRPr="00837F81" w:rsidDel="00164ED5" w:rsidRDefault="0020729B" w:rsidP="00164ED5">
            <w:pPr>
              <w:pStyle w:val="Heading2"/>
              <w:spacing w:before="360" w:after="240"/>
              <w:rPr>
                <w:del w:id="1603" w:author="Chuka Obi" w:date="2026-05-11T22:23:00Z" w16du:dateUtc="2026-05-11T21:23:00Z"/>
                <w:rFonts w:ascii="Calibri" w:hAnsi="Calibri" w:cs="Calibri"/>
                <w:color w:val="000000"/>
                <w:sz w:val="20"/>
                <w:szCs w:val="20"/>
              </w:rPr>
              <w:pPrChange w:id="1604" w:author="Chuka Obi" w:date="2026-05-11T22:23:00Z" w16du:dateUtc="2026-05-11T21:23:00Z">
                <w:pPr/>
              </w:pPrChange>
            </w:pPr>
            <w:del w:id="1605" w:author="Chuka Obi" w:date="2026-05-11T22:23:00Z" w16du:dateUtc="2026-05-11T21:23:00Z">
              <w:r w:rsidRPr="00837F81" w:rsidDel="00164ED5">
                <w:rPr>
                  <w:rFonts w:ascii="Calibri" w:hAnsi="Calibri" w:cs="Calibri"/>
                  <w:color w:val="000000"/>
                  <w:sz w:val="20"/>
                  <w:szCs w:val="20"/>
                </w:rPr>
                <w:delText>Cold Box</w:delText>
              </w:r>
            </w:del>
          </w:p>
        </w:tc>
        <w:tc>
          <w:tcPr>
            <w:tcW w:w="185" w:type="pct"/>
            <w:tcBorders>
              <w:top w:val="nil"/>
              <w:left w:val="nil"/>
              <w:bottom w:val="single" w:sz="4" w:space="0" w:color="auto"/>
              <w:right w:val="single" w:sz="4" w:space="0" w:color="auto"/>
            </w:tcBorders>
            <w:noWrap/>
            <w:vAlign w:val="center"/>
            <w:hideMark/>
          </w:tcPr>
          <w:p w14:paraId="46F91AAE" w14:textId="303B9861" w:rsidR="0020729B" w:rsidRPr="00837F81" w:rsidDel="00164ED5" w:rsidRDefault="0020729B" w:rsidP="00164ED5">
            <w:pPr>
              <w:pStyle w:val="Heading2"/>
              <w:spacing w:before="360" w:after="240"/>
              <w:rPr>
                <w:del w:id="1606" w:author="Chuka Obi" w:date="2026-05-11T22:23:00Z" w16du:dateUtc="2026-05-11T21:23:00Z"/>
                <w:rFonts w:ascii="Calibri" w:hAnsi="Calibri" w:cs="Calibri"/>
                <w:sz w:val="20"/>
                <w:szCs w:val="20"/>
              </w:rPr>
              <w:pPrChange w:id="1607" w:author="Chuka Obi" w:date="2026-05-11T22:23:00Z" w16du:dateUtc="2026-05-11T21:23:00Z">
                <w:pPr>
                  <w:jc w:val="center"/>
                </w:pPr>
              </w:pPrChange>
            </w:pPr>
            <w:del w:id="1608" w:author="Chuka Obi" w:date="2026-05-11T22:23:00Z" w16du:dateUtc="2026-05-11T21:23:00Z">
              <w:r w:rsidRPr="00837F81" w:rsidDel="00164ED5">
                <w:rPr>
                  <w:rFonts w:ascii="Calibri" w:hAnsi="Calibri" w:cs="Calibri"/>
                  <w:sz w:val="20"/>
                  <w:szCs w:val="20"/>
                </w:rPr>
                <w:delText>1</w:delText>
              </w:r>
            </w:del>
          </w:p>
        </w:tc>
        <w:tc>
          <w:tcPr>
            <w:tcW w:w="1125" w:type="pct"/>
            <w:tcBorders>
              <w:top w:val="nil"/>
              <w:left w:val="nil"/>
              <w:bottom w:val="single" w:sz="4" w:space="0" w:color="auto"/>
              <w:right w:val="single" w:sz="4" w:space="0" w:color="auto"/>
            </w:tcBorders>
            <w:vAlign w:val="center"/>
            <w:hideMark/>
          </w:tcPr>
          <w:p w14:paraId="5D815FA6" w14:textId="464D72C3" w:rsidR="0020729B" w:rsidRPr="00837F81" w:rsidDel="00164ED5" w:rsidRDefault="0020729B" w:rsidP="00164ED5">
            <w:pPr>
              <w:pStyle w:val="Heading2"/>
              <w:spacing w:before="360" w:after="240"/>
              <w:rPr>
                <w:del w:id="1609" w:author="Chuka Obi" w:date="2026-05-11T22:23:00Z" w16du:dateUtc="2026-05-11T21:23:00Z"/>
                <w:rFonts w:ascii="Calibri" w:hAnsi="Calibri" w:cs="Calibri"/>
                <w:sz w:val="20"/>
                <w:szCs w:val="20"/>
              </w:rPr>
              <w:pPrChange w:id="1610" w:author="Chuka Obi" w:date="2026-05-11T22:23:00Z" w16du:dateUtc="2026-05-11T21:23:00Z">
                <w:pPr>
                  <w:jc w:val="center"/>
                </w:pPr>
              </w:pPrChange>
            </w:pPr>
            <w:del w:id="1611" w:author="Chuka Obi" w:date="2026-05-11T22:23:00Z" w16du:dateUtc="2026-05-11T21:23:00Z">
              <w:r w:rsidRPr="00837F81" w:rsidDel="00164ED5">
                <w:rPr>
                  <w:rFonts w:ascii="Calibri" w:hAnsi="Calibri" w:cs="Calibri"/>
                  <w:sz w:val="20"/>
                  <w:szCs w:val="20"/>
                </w:rPr>
                <w:delText> </w:delText>
              </w:r>
            </w:del>
          </w:p>
        </w:tc>
        <w:tc>
          <w:tcPr>
            <w:tcW w:w="409" w:type="pct"/>
            <w:tcBorders>
              <w:top w:val="nil"/>
              <w:left w:val="nil"/>
              <w:bottom w:val="single" w:sz="4" w:space="0" w:color="auto"/>
              <w:right w:val="single" w:sz="4" w:space="0" w:color="auto"/>
            </w:tcBorders>
            <w:vAlign w:val="center"/>
          </w:tcPr>
          <w:p w14:paraId="473F465C" w14:textId="243884A0" w:rsidR="0020729B" w:rsidRPr="00837F81" w:rsidDel="00164ED5" w:rsidRDefault="0020729B" w:rsidP="00164ED5">
            <w:pPr>
              <w:pStyle w:val="Heading2"/>
              <w:spacing w:before="360" w:after="240"/>
              <w:rPr>
                <w:del w:id="1612" w:author="Chuka Obi" w:date="2026-05-11T22:23:00Z" w16du:dateUtc="2026-05-11T21:23:00Z"/>
                <w:rFonts w:ascii="Calibri" w:hAnsi="Calibri" w:cs="Calibri"/>
                <w:sz w:val="20"/>
                <w:szCs w:val="20"/>
              </w:rPr>
              <w:pPrChange w:id="1613"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617B1634" w14:textId="0F34BFE8" w:rsidR="0020729B" w:rsidRPr="00837F81" w:rsidDel="00164ED5" w:rsidRDefault="0020729B" w:rsidP="00164ED5">
            <w:pPr>
              <w:pStyle w:val="Heading2"/>
              <w:spacing w:before="360" w:after="240"/>
              <w:rPr>
                <w:del w:id="1614" w:author="Chuka Obi" w:date="2026-05-11T22:23:00Z" w16du:dateUtc="2026-05-11T21:23:00Z"/>
                <w:rFonts w:ascii="SimSun" w:hAnsi="SimSun"/>
                <w:color w:val="000000"/>
                <w:sz w:val="20"/>
                <w:szCs w:val="20"/>
              </w:rPr>
              <w:pPrChange w:id="1615" w:author="Chuka Obi" w:date="2026-05-11T22:23:00Z" w16du:dateUtc="2026-05-11T21:23:00Z">
                <w:pPr>
                  <w:jc w:val="center"/>
                </w:pPr>
              </w:pPrChange>
            </w:pPr>
            <w:del w:id="1616"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4A0FC07A" w14:textId="67F547DD" w:rsidR="0020729B" w:rsidRPr="00837F81" w:rsidDel="00164ED5" w:rsidRDefault="0020729B" w:rsidP="00164ED5">
            <w:pPr>
              <w:pStyle w:val="Heading2"/>
              <w:spacing w:before="360" w:after="240"/>
              <w:rPr>
                <w:del w:id="1617" w:author="Chuka Obi" w:date="2026-05-11T22:23:00Z" w16du:dateUtc="2026-05-11T21:23:00Z"/>
                <w:rFonts w:ascii="Calibri" w:hAnsi="Calibri" w:cs="Calibri"/>
                <w:color w:val="000000"/>
                <w:sz w:val="20"/>
                <w:szCs w:val="20"/>
              </w:rPr>
              <w:pPrChange w:id="1618" w:author="Chuka Obi" w:date="2026-05-11T22:23:00Z" w16du:dateUtc="2026-05-11T21:23:00Z">
                <w:pPr>
                  <w:jc w:val="center"/>
                </w:pPr>
              </w:pPrChange>
            </w:pPr>
            <w:del w:id="1619"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5957DE43" w14:textId="7FA5057A" w:rsidR="0020729B" w:rsidRPr="00837F81" w:rsidDel="00164ED5" w:rsidRDefault="0020729B" w:rsidP="00164ED5">
            <w:pPr>
              <w:pStyle w:val="Heading2"/>
              <w:spacing w:before="360" w:after="240"/>
              <w:rPr>
                <w:del w:id="1620" w:author="Chuka Obi" w:date="2026-05-11T22:23:00Z" w16du:dateUtc="2026-05-11T21:23:00Z"/>
                <w:rFonts w:ascii="SimSun" w:hAnsi="SimSun"/>
                <w:color w:val="000000"/>
                <w:sz w:val="20"/>
                <w:szCs w:val="20"/>
              </w:rPr>
              <w:pPrChange w:id="1621" w:author="Chuka Obi" w:date="2026-05-11T22:23:00Z" w16du:dateUtc="2026-05-11T21:23:00Z">
                <w:pPr>
                  <w:jc w:val="center"/>
                </w:pPr>
              </w:pPrChange>
            </w:pPr>
            <w:del w:id="1622"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1AF6974B" w14:textId="630574B3" w:rsidR="0020729B" w:rsidRPr="00837F81" w:rsidDel="00164ED5" w:rsidRDefault="0020729B" w:rsidP="00164ED5">
            <w:pPr>
              <w:pStyle w:val="Heading2"/>
              <w:spacing w:before="360" w:after="240"/>
              <w:rPr>
                <w:del w:id="1623" w:author="Chuka Obi" w:date="2026-05-11T22:23:00Z" w16du:dateUtc="2026-05-11T21:23:00Z"/>
                <w:rFonts w:ascii="Calibri" w:hAnsi="Calibri" w:cs="Calibri"/>
                <w:color w:val="000000"/>
                <w:sz w:val="20"/>
                <w:szCs w:val="20"/>
              </w:rPr>
              <w:pPrChange w:id="1624" w:author="Chuka Obi" w:date="2026-05-11T22:23:00Z" w16du:dateUtc="2026-05-11T21:23:00Z">
                <w:pPr>
                  <w:jc w:val="center"/>
                </w:pPr>
              </w:pPrChange>
            </w:pPr>
            <w:del w:id="1625"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0116E1C1" w14:textId="3169FF86" w:rsidR="0020729B" w:rsidRPr="00837F81" w:rsidDel="00164ED5" w:rsidRDefault="0020729B" w:rsidP="00164ED5">
            <w:pPr>
              <w:pStyle w:val="Heading2"/>
              <w:spacing w:before="360" w:after="240"/>
              <w:rPr>
                <w:del w:id="1626" w:author="Chuka Obi" w:date="2026-05-11T22:23:00Z" w16du:dateUtc="2026-05-11T21:23:00Z"/>
                <w:rFonts w:ascii="SimSun" w:hAnsi="SimSun"/>
                <w:color w:val="000000"/>
                <w:sz w:val="20"/>
                <w:szCs w:val="20"/>
              </w:rPr>
              <w:pPrChange w:id="1627" w:author="Chuka Obi" w:date="2026-05-11T22:23:00Z" w16du:dateUtc="2026-05-11T21:23:00Z">
                <w:pPr>
                  <w:jc w:val="center"/>
                </w:pPr>
              </w:pPrChange>
            </w:pPr>
            <w:del w:id="162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65DF63DB" w14:textId="2688BCC5" w:rsidR="0020729B" w:rsidRPr="00837F81" w:rsidDel="00164ED5" w:rsidRDefault="0020729B" w:rsidP="00164ED5">
            <w:pPr>
              <w:pStyle w:val="Heading2"/>
              <w:spacing w:before="360" w:after="240"/>
              <w:rPr>
                <w:del w:id="1629" w:author="Chuka Obi" w:date="2026-05-11T22:23:00Z" w16du:dateUtc="2026-05-11T21:23:00Z"/>
                <w:rFonts w:ascii="Calibri" w:hAnsi="Calibri" w:cs="Calibri"/>
                <w:color w:val="000000"/>
                <w:sz w:val="20"/>
                <w:szCs w:val="20"/>
              </w:rPr>
              <w:pPrChange w:id="1630" w:author="Chuka Obi" w:date="2026-05-11T22:23:00Z" w16du:dateUtc="2026-05-11T21:23:00Z">
                <w:pPr>
                  <w:jc w:val="center"/>
                </w:pPr>
              </w:pPrChange>
            </w:pPr>
            <w:del w:id="1631"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371D0022" w14:textId="2C92C031" w:rsidTr="00555240">
        <w:trPr>
          <w:trHeight w:val="336"/>
          <w:del w:id="1632"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09E6E54B" w14:textId="510CFC43" w:rsidR="0020729B" w:rsidRPr="00837F81" w:rsidDel="00164ED5" w:rsidRDefault="0020729B" w:rsidP="00164ED5">
            <w:pPr>
              <w:pStyle w:val="Heading2"/>
              <w:spacing w:before="360" w:after="240"/>
              <w:rPr>
                <w:del w:id="1633" w:author="Chuka Obi" w:date="2026-05-11T22:23:00Z" w16du:dateUtc="2026-05-11T21:23:00Z"/>
                <w:rFonts w:ascii="Calibri" w:hAnsi="Calibri" w:cs="Calibri"/>
                <w:color w:val="000000"/>
                <w:sz w:val="20"/>
                <w:szCs w:val="20"/>
              </w:rPr>
              <w:pPrChange w:id="1634" w:author="Chuka Obi" w:date="2026-05-11T22:23:00Z" w16du:dateUtc="2026-05-11T21:23:00Z">
                <w:pPr>
                  <w:jc w:val="center"/>
                </w:pPr>
              </w:pPrChange>
            </w:pPr>
            <w:del w:id="1635" w:author="Chuka Obi" w:date="2026-05-11T22:23:00Z" w16du:dateUtc="2026-05-11T21:23:00Z">
              <w:r w:rsidRPr="00837F81" w:rsidDel="00164ED5">
                <w:rPr>
                  <w:rFonts w:ascii="Calibri" w:hAnsi="Calibri" w:cs="Calibri"/>
                  <w:color w:val="000000"/>
                  <w:sz w:val="20"/>
                  <w:szCs w:val="20"/>
                </w:rPr>
                <w:delText>7</w:delText>
              </w:r>
            </w:del>
          </w:p>
        </w:tc>
        <w:tc>
          <w:tcPr>
            <w:tcW w:w="555" w:type="pct"/>
            <w:vMerge/>
            <w:tcBorders>
              <w:top w:val="single" w:sz="4" w:space="0" w:color="auto"/>
              <w:left w:val="single" w:sz="4" w:space="0" w:color="auto"/>
              <w:bottom w:val="nil"/>
              <w:right w:val="single" w:sz="4" w:space="0" w:color="auto"/>
            </w:tcBorders>
            <w:vAlign w:val="center"/>
            <w:hideMark/>
          </w:tcPr>
          <w:p w14:paraId="79F7326D" w14:textId="7A36768B" w:rsidR="0020729B" w:rsidRPr="00837F81" w:rsidDel="00164ED5" w:rsidRDefault="0020729B" w:rsidP="00164ED5">
            <w:pPr>
              <w:pStyle w:val="Heading2"/>
              <w:spacing w:before="360" w:after="240"/>
              <w:rPr>
                <w:del w:id="1636" w:author="Chuka Obi" w:date="2026-05-11T22:23:00Z" w16du:dateUtc="2026-05-11T21:23:00Z"/>
                <w:rFonts w:ascii="Calibri" w:hAnsi="Calibri" w:cs="Calibri"/>
                <w:b w:val="0"/>
                <w:bCs w:val="0"/>
                <w:color w:val="000000"/>
                <w:sz w:val="20"/>
                <w:szCs w:val="20"/>
              </w:rPr>
              <w:pPrChange w:id="1637"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1B568B0B" w14:textId="3117BFC6" w:rsidR="0020729B" w:rsidRPr="00837F81" w:rsidDel="00164ED5" w:rsidRDefault="0020729B" w:rsidP="00164ED5">
            <w:pPr>
              <w:pStyle w:val="Heading2"/>
              <w:spacing w:before="360" w:after="240"/>
              <w:rPr>
                <w:del w:id="1638" w:author="Chuka Obi" w:date="2026-05-11T22:23:00Z" w16du:dateUtc="2026-05-11T21:23:00Z"/>
                <w:rFonts w:ascii="Calibri" w:hAnsi="Calibri" w:cs="Calibri"/>
                <w:color w:val="000000"/>
                <w:sz w:val="20"/>
                <w:szCs w:val="20"/>
              </w:rPr>
              <w:pPrChange w:id="1639" w:author="Chuka Obi" w:date="2026-05-11T22:23:00Z" w16du:dateUtc="2026-05-11T21:23:00Z">
                <w:pPr/>
              </w:pPrChange>
            </w:pPr>
            <w:del w:id="1640" w:author="Chuka Obi" w:date="2026-05-11T22:23:00Z" w16du:dateUtc="2026-05-11T21:23:00Z">
              <w:r w:rsidRPr="00837F81" w:rsidDel="00164ED5">
                <w:rPr>
                  <w:rFonts w:ascii="Calibri" w:hAnsi="Calibri" w:cs="Calibri"/>
                  <w:color w:val="000000"/>
                  <w:sz w:val="20"/>
                  <w:szCs w:val="20"/>
                </w:rPr>
                <w:delText>Refrigerant Compressor</w:delText>
              </w:r>
            </w:del>
          </w:p>
        </w:tc>
        <w:tc>
          <w:tcPr>
            <w:tcW w:w="185" w:type="pct"/>
            <w:tcBorders>
              <w:top w:val="nil"/>
              <w:left w:val="nil"/>
              <w:bottom w:val="single" w:sz="4" w:space="0" w:color="auto"/>
              <w:right w:val="single" w:sz="4" w:space="0" w:color="auto"/>
            </w:tcBorders>
            <w:noWrap/>
            <w:vAlign w:val="center"/>
            <w:hideMark/>
          </w:tcPr>
          <w:p w14:paraId="6220D9D2" w14:textId="5C565282" w:rsidR="0020729B" w:rsidRPr="00837F81" w:rsidDel="00164ED5" w:rsidRDefault="0020729B" w:rsidP="00164ED5">
            <w:pPr>
              <w:pStyle w:val="Heading2"/>
              <w:spacing w:before="360" w:after="240"/>
              <w:rPr>
                <w:del w:id="1641" w:author="Chuka Obi" w:date="2026-05-11T22:23:00Z" w16du:dateUtc="2026-05-11T21:23:00Z"/>
                <w:rFonts w:ascii="Calibri" w:hAnsi="Calibri" w:cs="Calibri"/>
                <w:color w:val="000000"/>
                <w:sz w:val="20"/>
                <w:szCs w:val="20"/>
              </w:rPr>
              <w:pPrChange w:id="1642" w:author="Chuka Obi" w:date="2026-05-11T22:23:00Z" w16du:dateUtc="2026-05-11T21:23:00Z">
                <w:pPr>
                  <w:jc w:val="center"/>
                </w:pPr>
              </w:pPrChange>
            </w:pPr>
            <w:del w:id="1643"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2151294E" w14:textId="2AB6E11C" w:rsidR="0020729B" w:rsidRPr="00837F81" w:rsidDel="00164ED5" w:rsidRDefault="0020729B" w:rsidP="00164ED5">
            <w:pPr>
              <w:pStyle w:val="Heading2"/>
              <w:spacing w:before="360" w:after="240"/>
              <w:rPr>
                <w:del w:id="1644" w:author="Chuka Obi" w:date="2026-05-11T22:23:00Z" w16du:dateUtc="2026-05-11T21:23:00Z"/>
                <w:rFonts w:ascii="Calibri" w:hAnsi="Calibri" w:cs="Calibri"/>
                <w:color w:val="000000"/>
                <w:sz w:val="20"/>
                <w:szCs w:val="20"/>
              </w:rPr>
              <w:pPrChange w:id="1645" w:author="Chuka Obi" w:date="2026-05-11T22:23:00Z" w16du:dateUtc="2026-05-11T21:23:00Z">
                <w:pPr>
                  <w:jc w:val="center"/>
                </w:pPr>
              </w:pPrChange>
            </w:pPr>
            <w:del w:id="1646"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41AA4AE9" w14:textId="44E6AA71" w:rsidR="0020729B" w:rsidRPr="00837F81" w:rsidDel="00164ED5" w:rsidRDefault="0020729B" w:rsidP="00164ED5">
            <w:pPr>
              <w:pStyle w:val="Heading2"/>
              <w:spacing w:before="360" w:after="240"/>
              <w:rPr>
                <w:del w:id="1647" w:author="Chuka Obi" w:date="2026-05-11T22:23:00Z" w16du:dateUtc="2026-05-11T21:23:00Z"/>
                <w:rFonts w:ascii="Calibri" w:hAnsi="Calibri" w:cs="Calibri"/>
                <w:color w:val="000000"/>
                <w:sz w:val="20"/>
                <w:szCs w:val="20"/>
              </w:rPr>
              <w:pPrChange w:id="1648"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3D08A19D" w14:textId="1973D3D7" w:rsidR="0020729B" w:rsidRPr="00837F81" w:rsidDel="00164ED5" w:rsidRDefault="0020729B" w:rsidP="00164ED5">
            <w:pPr>
              <w:pStyle w:val="Heading2"/>
              <w:spacing w:before="360" w:after="240"/>
              <w:rPr>
                <w:del w:id="1649" w:author="Chuka Obi" w:date="2026-05-11T22:23:00Z" w16du:dateUtc="2026-05-11T21:23:00Z"/>
                <w:rFonts w:ascii="SimSun" w:hAnsi="SimSun"/>
                <w:color w:val="000000"/>
                <w:sz w:val="20"/>
                <w:szCs w:val="20"/>
              </w:rPr>
              <w:pPrChange w:id="1650" w:author="Chuka Obi" w:date="2026-05-11T22:23:00Z" w16du:dateUtc="2026-05-11T21:23:00Z">
                <w:pPr>
                  <w:jc w:val="center"/>
                </w:pPr>
              </w:pPrChange>
            </w:pPr>
            <w:del w:id="1651"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0F2CDD21" w14:textId="1527609A" w:rsidR="0020729B" w:rsidRPr="00837F81" w:rsidDel="00164ED5" w:rsidRDefault="0020729B" w:rsidP="00164ED5">
            <w:pPr>
              <w:pStyle w:val="Heading2"/>
              <w:spacing w:before="360" w:after="240"/>
              <w:rPr>
                <w:del w:id="1652" w:author="Chuka Obi" w:date="2026-05-11T22:23:00Z" w16du:dateUtc="2026-05-11T21:23:00Z"/>
                <w:rFonts w:ascii="Calibri" w:hAnsi="Calibri" w:cs="Calibri"/>
                <w:color w:val="000000"/>
                <w:sz w:val="20"/>
                <w:szCs w:val="20"/>
              </w:rPr>
              <w:pPrChange w:id="1653" w:author="Chuka Obi" w:date="2026-05-11T22:23:00Z" w16du:dateUtc="2026-05-11T21:23:00Z">
                <w:pPr>
                  <w:jc w:val="center"/>
                </w:pPr>
              </w:pPrChange>
            </w:pPr>
            <w:del w:id="1654"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472BED57" w14:textId="132BDA86" w:rsidR="0020729B" w:rsidRPr="00837F81" w:rsidDel="00164ED5" w:rsidRDefault="0020729B" w:rsidP="00164ED5">
            <w:pPr>
              <w:pStyle w:val="Heading2"/>
              <w:spacing w:before="360" w:after="240"/>
              <w:rPr>
                <w:del w:id="1655" w:author="Chuka Obi" w:date="2026-05-11T22:23:00Z" w16du:dateUtc="2026-05-11T21:23:00Z"/>
                <w:rFonts w:ascii="SimSun" w:hAnsi="SimSun"/>
                <w:color w:val="000000"/>
                <w:sz w:val="20"/>
                <w:szCs w:val="20"/>
              </w:rPr>
              <w:pPrChange w:id="1656" w:author="Chuka Obi" w:date="2026-05-11T22:23:00Z" w16du:dateUtc="2026-05-11T21:23:00Z">
                <w:pPr>
                  <w:jc w:val="center"/>
                </w:pPr>
              </w:pPrChange>
            </w:pPr>
            <w:del w:id="1657"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7B3CFED7" w14:textId="67C679CB" w:rsidR="0020729B" w:rsidRPr="00837F81" w:rsidDel="00164ED5" w:rsidRDefault="0020729B" w:rsidP="00164ED5">
            <w:pPr>
              <w:pStyle w:val="Heading2"/>
              <w:spacing w:before="360" w:after="240"/>
              <w:rPr>
                <w:del w:id="1658" w:author="Chuka Obi" w:date="2026-05-11T22:23:00Z" w16du:dateUtc="2026-05-11T21:23:00Z"/>
                <w:rFonts w:ascii="Calibri" w:hAnsi="Calibri" w:cs="Calibri"/>
                <w:color w:val="000000"/>
                <w:sz w:val="20"/>
                <w:szCs w:val="20"/>
              </w:rPr>
              <w:pPrChange w:id="1659" w:author="Chuka Obi" w:date="2026-05-11T22:23:00Z" w16du:dateUtc="2026-05-11T21:23:00Z">
                <w:pPr>
                  <w:jc w:val="center"/>
                </w:pPr>
              </w:pPrChange>
            </w:pPr>
            <w:del w:id="1660"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6E096EF2" w14:textId="350BBB90" w:rsidR="0020729B" w:rsidRPr="00837F81" w:rsidDel="00164ED5" w:rsidRDefault="0020729B" w:rsidP="00164ED5">
            <w:pPr>
              <w:pStyle w:val="Heading2"/>
              <w:spacing w:before="360" w:after="240"/>
              <w:rPr>
                <w:del w:id="1661" w:author="Chuka Obi" w:date="2026-05-11T22:23:00Z" w16du:dateUtc="2026-05-11T21:23:00Z"/>
                <w:rFonts w:ascii="SimSun" w:hAnsi="SimSun"/>
                <w:color w:val="000000"/>
                <w:sz w:val="20"/>
                <w:szCs w:val="20"/>
              </w:rPr>
              <w:pPrChange w:id="1662" w:author="Chuka Obi" w:date="2026-05-11T22:23:00Z" w16du:dateUtc="2026-05-11T21:23:00Z">
                <w:pPr>
                  <w:jc w:val="center"/>
                </w:pPr>
              </w:pPrChange>
            </w:pPr>
            <w:del w:id="166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7AF22908" w14:textId="6541E8F4" w:rsidR="0020729B" w:rsidRPr="00837F81" w:rsidDel="00164ED5" w:rsidRDefault="0020729B" w:rsidP="00164ED5">
            <w:pPr>
              <w:pStyle w:val="Heading2"/>
              <w:spacing w:before="360" w:after="240"/>
              <w:rPr>
                <w:del w:id="1664" w:author="Chuka Obi" w:date="2026-05-11T22:23:00Z" w16du:dateUtc="2026-05-11T21:23:00Z"/>
                <w:rFonts w:ascii="Calibri" w:hAnsi="Calibri" w:cs="Calibri"/>
                <w:color w:val="000000"/>
                <w:sz w:val="20"/>
                <w:szCs w:val="20"/>
              </w:rPr>
              <w:pPrChange w:id="1665" w:author="Chuka Obi" w:date="2026-05-11T22:23:00Z" w16du:dateUtc="2026-05-11T21:23:00Z">
                <w:pPr>
                  <w:jc w:val="center"/>
                </w:pPr>
              </w:pPrChange>
            </w:pPr>
            <w:del w:id="1666"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75A283BD" w14:textId="021B68FE" w:rsidTr="00555240">
        <w:trPr>
          <w:trHeight w:val="336"/>
          <w:del w:id="1667"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6E9AE54D" w14:textId="07E23071" w:rsidR="0020729B" w:rsidRPr="00837F81" w:rsidDel="00164ED5" w:rsidRDefault="0020729B" w:rsidP="00164ED5">
            <w:pPr>
              <w:pStyle w:val="Heading2"/>
              <w:spacing w:before="360" w:after="240"/>
              <w:rPr>
                <w:del w:id="1668" w:author="Chuka Obi" w:date="2026-05-11T22:23:00Z" w16du:dateUtc="2026-05-11T21:23:00Z"/>
                <w:rFonts w:ascii="Calibri" w:hAnsi="Calibri" w:cs="Calibri"/>
                <w:color w:val="000000"/>
                <w:sz w:val="20"/>
                <w:szCs w:val="20"/>
              </w:rPr>
              <w:pPrChange w:id="1669" w:author="Chuka Obi" w:date="2026-05-11T22:23:00Z" w16du:dateUtc="2026-05-11T21:23:00Z">
                <w:pPr>
                  <w:jc w:val="center"/>
                </w:pPr>
              </w:pPrChange>
            </w:pPr>
            <w:del w:id="1670" w:author="Chuka Obi" w:date="2026-05-11T22:23:00Z" w16du:dateUtc="2026-05-11T21:23:00Z">
              <w:r w:rsidRPr="00837F81" w:rsidDel="00164ED5">
                <w:rPr>
                  <w:rFonts w:ascii="Calibri" w:hAnsi="Calibri" w:cs="Calibri"/>
                  <w:color w:val="000000"/>
                  <w:sz w:val="20"/>
                  <w:szCs w:val="20"/>
                </w:rPr>
                <w:delText>8</w:delText>
              </w:r>
            </w:del>
          </w:p>
        </w:tc>
        <w:tc>
          <w:tcPr>
            <w:tcW w:w="555" w:type="pct"/>
            <w:vMerge/>
            <w:tcBorders>
              <w:top w:val="single" w:sz="4" w:space="0" w:color="auto"/>
              <w:left w:val="single" w:sz="4" w:space="0" w:color="auto"/>
              <w:bottom w:val="nil"/>
              <w:right w:val="single" w:sz="4" w:space="0" w:color="auto"/>
            </w:tcBorders>
            <w:vAlign w:val="center"/>
            <w:hideMark/>
          </w:tcPr>
          <w:p w14:paraId="475BA9B7" w14:textId="0B69251D" w:rsidR="0020729B" w:rsidRPr="00837F81" w:rsidDel="00164ED5" w:rsidRDefault="0020729B" w:rsidP="00164ED5">
            <w:pPr>
              <w:pStyle w:val="Heading2"/>
              <w:spacing w:before="360" w:after="240"/>
              <w:rPr>
                <w:del w:id="1671" w:author="Chuka Obi" w:date="2026-05-11T22:23:00Z" w16du:dateUtc="2026-05-11T21:23:00Z"/>
                <w:rFonts w:ascii="Calibri" w:hAnsi="Calibri" w:cs="Calibri"/>
                <w:b w:val="0"/>
                <w:bCs w:val="0"/>
                <w:color w:val="000000"/>
                <w:sz w:val="20"/>
                <w:szCs w:val="20"/>
              </w:rPr>
              <w:pPrChange w:id="1672"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228ABD4E" w14:textId="27F158C2" w:rsidR="0020729B" w:rsidRPr="00837F81" w:rsidDel="00164ED5" w:rsidRDefault="0020729B" w:rsidP="00164ED5">
            <w:pPr>
              <w:pStyle w:val="Heading2"/>
              <w:spacing w:before="360" w:after="240"/>
              <w:rPr>
                <w:del w:id="1673" w:author="Chuka Obi" w:date="2026-05-11T22:23:00Z" w16du:dateUtc="2026-05-11T21:23:00Z"/>
                <w:rFonts w:ascii="Calibri" w:hAnsi="Calibri" w:cs="Calibri"/>
                <w:color w:val="000000"/>
                <w:sz w:val="20"/>
                <w:szCs w:val="20"/>
              </w:rPr>
              <w:pPrChange w:id="1674" w:author="Chuka Obi" w:date="2026-05-11T22:23:00Z" w16du:dateUtc="2026-05-11T21:23:00Z">
                <w:pPr/>
              </w:pPrChange>
            </w:pPr>
            <w:del w:id="1675" w:author="Chuka Obi" w:date="2026-05-11T22:23:00Z" w16du:dateUtc="2026-05-11T21:23:00Z">
              <w:r w:rsidRPr="00837F81" w:rsidDel="00164ED5">
                <w:rPr>
                  <w:rFonts w:ascii="Calibri" w:hAnsi="Calibri" w:cs="Calibri"/>
                  <w:color w:val="000000"/>
                  <w:sz w:val="20"/>
                  <w:szCs w:val="20"/>
                </w:rPr>
                <w:delText>Heat exchanger Separation Device</w:delText>
              </w:r>
            </w:del>
          </w:p>
        </w:tc>
        <w:tc>
          <w:tcPr>
            <w:tcW w:w="185" w:type="pct"/>
            <w:tcBorders>
              <w:top w:val="nil"/>
              <w:left w:val="nil"/>
              <w:bottom w:val="single" w:sz="4" w:space="0" w:color="auto"/>
              <w:right w:val="single" w:sz="4" w:space="0" w:color="auto"/>
            </w:tcBorders>
            <w:noWrap/>
            <w:vAlign w:val="center"/>
            <w:hideMark/>
          </w:tcPr>
          <w:p w14:paraId="3F8D1B6C" w14:textId="5FC1636C" w:rsidR="0020729B" w:rsidRPr="00837F81" w:rsidDel="00164ED5" w:rsidRDefault="0020729B" w:rsidP="00164ED5">
            <w:pPr>
              <w:pStyle w:val="Heading2"/>
              <w:spacing w:before="360" w:after="240"/>
              <w:rPr>
                <w:del w:id="1676" w:author="Chuka Obi" w:date="2026-05-11T22:23:00Z" w16du:dateUtc="2026-05-11T21:23:00Z"/>
                <w:rFonts w:ascii="Calibri" w:hAnsi="Calibri" w:cs="Calibri"/>
                <w:color w:val="000000"/>
                <w:sz w:val="20"/>
                <w:szCs w:val="20"/>
              </w:rPr>
              <w:pPrChange w:id="1677" w:author="Chuka Obi" w:date="2026-05-11T22:23:00Z" w16du:dateUtc="2026-05-11T21:23:00Z">
                <w:pPr>
                  <w:jc w:val="center"/>
                </w:pPr>
              </w:pPrChange>
            </w:pPr>
            <w:del w:id="1678"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2361E005" w14:textId="18638D9C" w:rsidR="0020729B" w:rsidRPr="00837F81" w:rsidDel="00164ED5" w:rsidRDefault="0020729B" w:rsidP="00164ED5">
            <w:pPr>
              <w:pStyle w:val="Heading2"/>
              <w:spacing w:before="360" w:after="240"/>
              <w:rPr>
                <w:del w:id="1679" w:author="Chuka Obi" w:date="2026-05-11T22:23:00Z" w16du:dateUtc="2026-05-11T21:23:00Z"/>
                <w:rFonts w:ascii="Calibri" w:hAnsi="Calibri" w:cs="Calibri"/>
                <w:color w:val="000000"/>
                <w:sz w:val="20"/>
                <w:szCs w:val="20"/>
              </w:rPr>
              <w:pPrChange w:id="1680" w:author="Chuka Obi" w:date="2026-05-11T22:23:00Z" w16du:dateUtc="2026-05-11T21:23:00Z">
                <w:pPr>
                  <w:jc w:val="center"/>
                </w:pPr>
              </w:pPrChange>
            </w:pPr>
            <w:del w:id="1681"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7CDBD4DD" w14:textId="3E3C4A4D" w:rsidR="0020729B" w:rsidRPr="00837F81" w:rsidDel="00164ED5" w:rsidRDefault="0020729B" w:rsidP="00164ED5">
            <w:pPr>
              <w:pStyle w:val="Heading2"/>
              <w:spacing w:before="360" w:after="240"/>
              <w:rPr>
                <w:del w:id="1682" w:author="Chuka Obi" w:date="2026-05-11T22:23:00Z" w16du:dateUtc="2026-05-11T21:23:00Z"/>
                <w:rFonts w:ascii="Calibri" w:hAnsi="Calibri" w:cs="Calibri"/>
                <w:color w:val="000000"/>
                <w:sz w:val="20"/>
                <w:szCs w:val="20"/>
              </w:rPr>
              <w:pPrChange w:id="1683"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18821334" w14:textId="270875DE" w:rsidR="0020729B" w:rsidRPr="00837F81" w:rsidDel="00164ED5" w:rsidRDefault="0020729B" w:rsidP="00164ED5">
            <w:pPr>
              <w:pStyle w:val="Heading2"/>
              <w:spacing w:before="360" w:after="240"/>
              <w:rPr>
                <w:del w:id="1684" w:author="Chuka Obi" w:date="2026-05-11T22:23:00Z" w16du:dateUtc="2026-05-11T21:23:00Z"/>
                <w:rFonts w:ascii="SimSun" w:hAnsi="SimSun"/>
                <w:color w:val="000000"/>
                <w:sz w:val="20"/>
                <w:szCs w:val="20"/>
              </w:rPr>
              <w:pPrChange w:id="1685" w:author="Chuka Obi" w:date="2026-05-11T22:23:00Z" w16du:dateUtc="2026-05-11T21:23:00Z">
                <w:pPr>
                  <w:jc w:val="center"/>
                </w:pPr>
              </w:pPrChange>
            </w:pPr>
            <w:del w:id="1686"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5127818A" w14:textId="7E799CB2" w:rsidR="0020729B" w:rsidRPr="00837F81" w:rsidDel="00164ED5" w:rsidRDefault="0020729B" w:rsidP="00164ED5">
            <w:pPr>
              <w:pStyle w:val="Heading2"/>
              <w:spacing w:before="360" w:after="240"/>
              <w:rPr>
                <w:del w:id="1687" w:author="Chuka Obi" w:date="2026-05-11T22:23:00Z" w16du:dateUtc="2026-05-11T21:23:00Z"/>
                <w:rFonts w:ascii="Calibri" w:hAnsi="Calibri" w:cs="Calibri"/>
                <w:color w:val="000000"/>
                <w:sz w:val="20"/>
                <w:szCs w:val="20"/>
              </w:rPr>
              <w:pPrChange w:id="1688" w:author="Chuka Obi" w:date="2026-05-11T22:23:00Z" w16du:dateUtc="2026-05-11T21:23:00Z">
                <w:pPr>
                  <w:jc w:val="center"/>
                </w:pPr>
              </w:pPrChange>
            </w:pPr>
            <w:del w:id="1689"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3A16831" w14:textId="560EEB16" w:rsidR="0020729B" w:rsidRPr="00837F81" w:rsidDel="00164ED5" w:rsidRDefault="0020729B" w:rsidP="00164ED5">
            <w:pPr>
              <w:pStyle w:val="Heading2"/>
              <w:spacing w:before="360" w:after="240"/>
              <w:rPr>
                <w:del w:id="1690" w:author="Chuka Obi" w:date="2026-05-11T22:23:00Z" w16du:dateUtc="2026-05-11T21:23:00Z"/>
                <w:rFonts w:ascii="SimSun" w:hAnsi="SimSun"/>
                <w:color w:val="000000"/>
                <w:sz w:val="20"/>
                <w:szCs w:val="20"/>
              </w:rPr>
              <w:pPrChange w:id="1691" w:author="Chuka Obi" w:date="2026-05-11T22:23:00Z" w16du:dateUtc="2026-05-11T21:23:00Z">
                <w:pPr>
                  <w:jc w:val="center"/>
                </w:pPr>
              </w:pPrChange>
            </w:pPr>
            <w:del w:id="1692"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12271092" w14:textId="417B3D01" w:rsidR="0020729B" w:rsidRPr="00837F81" w:rsidDel="00164ED5" w:rsidRDefault="0020729B" w:rsidP="00164ED5">
            <w:pPr>
              <w:pStyle w:val="Heading2"/>
              <w:spacing w:before="360" w:after="240"/>
              <w:rPr>
                <w:del w:id="1693" w:author="Chuka Obi" w:date="2026-05-11T22:23:00Z" w16du:dateUtc="2026-05-11T21:23:00Z"/>
                <w:rFonts w:ascii="Calibri" w:hAnsi="Calibri" w:cs="Calibri"/>
                <w:color w:val="000000"/>
                <w:sz w:val="20"/>
                <w:szCs w:val="20"/>
              </w:rPr>
              <w:pPrChange w:id="1694" w:author="Chuka Obi" w:date="2026-05-11T22:23:00Z" w16du:dateUtc="2026-05-11T21:23:00Z">
                <w:pPr>
                  <w:jc w:val="center"/>
                </w:pPr>
              </w:pPrChange>
            </w:pPr>
            <w:del w:id="1695"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FB372BF" w14:textId="478ACB30" w:rsidR="0020729B" w:rsidRPr="00837F81" w:rsidDel="00164ED5" w:rsidRDefault="0020729B" w:rsidP="00164ED5">
            <w:pPr>
              <w:pStyle w:val="Heading2"/>
              <w:spacing w:before="360" w:after="240"/>
              <w:rPr>
                <w:del w:id="1696" w:author="Chuka Obi" w:date="2026-05-11T22:23:00Z" w16du:dateUtc="2026-05-11T21:23:00Z"/>
                <w:rFonts w:ascii="SimSun" w:hAnsi="SimSun"/>
                <w:color w:val="000000"/>
                <w:sz w:val="20"/>
                <w:szCs w:val="20"/>
              </w:rPr>
              <w:pPrChange w:id="1697" w:author="Chuka Obi" w:date="2026-05-11T22:23:00Z" w16du:dateUtc="2026-05-11T21:23:00Z">
                <w:pPr>
                  <w:jc w:val="center"/>
                </w:pPr>
              </w:pPrChange>
            </w:pPr>
            <w:del w:id="169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2246150E" w14:textId="062CDCB3" w:rsidR="0020729B" w:rsidRPr="00837F81" w:rsidDel="00164ED5" w:rsidRDefault="0020729B" w:rsidP="00164ED5">
            <w:pPr>
              <w:pStyle w:val="Heading2"/>
              <w:spacing w:before="360" w:after="240"/>
              <w:rPr>
                <w:del w:id="1699" w:author="Chuka Obi" w:date="2026-05-11T22:23:00Z" w16du:dateUtc="2026-05-11T21:23:00Z"/>
                <w:rFonts w:ascii="Calibri" w:hAnsi="Calibri" w:cs="Calibri"/>
                <w:color w:val="000000"/>
                <w:sz w:val="20"/>
                <w:szCs w:val="20"/>
              </w:rPr>
              <w:pPrChange w:id="1700" w:author="Chuka Obi" w:date="2026-05-11T22:23:00Z" w16du:dateUtc="2026-05-11T21:23:00Z">
                <w:pPr>
                  <w:jc w:val="center"/>
                </w:pPr>
              </w:pPrChange>
            </w:pPr>
            <w:del w:id="1701"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11EF809D" w14:textId="57717B4D" w:rsidTr="00555240">
        <w:trPr>
          <w:trHeight w:val="336"/>
          <w:del w:id="1702"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76A4D8B3" w14:textId="7F3B290B" w:rsidR="0020729B" w:rsidRPr="00837F81" w:rsidDel="00164ED5" w:rsidRDefault="0020729B" w:rsidP="00164ED5">
            <w:pPr>
              <w:pStyle w:val="Heading2"/>
              <w:spacing w:before="360" w:after="240"/>
              <w:rPr>
                <w:del w:id="1703" w:author="Chuka Obi" w:date="2026-05-11T22:23:00Z" w16du:dateUtc="2026-05-11T21:23:00Z"/>
                <w:rFonts w:ascii="Calibri" w:hAnsi="Calibri" w:cs="Calibri"/>
                <w:color w:val="000000"/>
                <w:sz w:val="20"/>
                <w:szCs w:val="20"/>
              </w:rPr>
              <w:pPrChange w:id="1704" w:author="Chuka Obi" w:date="2026-05-11T22:23:00Z" w16du:dateUtc="2026-05-11T21:23:00Z">
                <w:pPr>
                  <w:jc w:val="center"/>
                </w:pPr>
              </w:pPrChange>
            </w:pPr>
            <w:del w:id="1705" w:author="Chuka Obi" w:date="2026-05-11T22:23:00Z" w16du:dateUtc="2026-05-11T21:23:00Z">
              <w:r w:rsidRPr="00837F81" w:rsidDel="00164ED5">
                <w:rPr>
                  <w:rFonts w:ascii="Calibri" w:hAnsi="Calibri" w:cs="Calibri"/>
                  <w:color w:val="000000"/>
                  <w:sz w:val="20"/>
                  <w:szCs w:val="20"/>
                </w:rPr>
                <w:delText>9</w:delText>
              </w:r>
            </w:del>
          </w:p>
        </w:tc>
        <w:tc>
          <w:tcPr>
            <w:tcW w:w="555" w:type="pct"/>
            <w:vMerge/>
            <w:tcBorders>
              <w:top w:val="single" w:sz="4" w:space="0" w:color="auto"/>
              <w:left w:val="single" w:sz="4" w:space="0" w:color="auto"/>
              <w:bottom w:val="nil"/>
              <w:right w:val="single" w:sz="4" w:space="0" w:color="auto"/>
            </w:tcBorders>
            <w:vAlign w:val="center"/>
            <w:hideMark/>
          </w:tcPr>
          <w:p w14:paraId="2D1A52B9" w14:textId="1BA28D4D" w:rsidR="0020729B" w:rsidRPr="00837F81" w:rsidDel="00164ED5" w:rsidRDefault="0020729B" w:rsidP="00164ED5">
            <w:pPr>
              <w:pStyle w:val="Heading2"/>
              <w:spacing w:before="360" w:after="240"/>
              <w:rPr>
                <w:del w:id="1706" w:author="Chuka Obi" w:date="2026-05-11T22:23:00Z" w16du:dateUtc="2026-05-11T21:23:00Z"/>
                <w:rFonts w:ascii="Calibri" w:hAnsi="Calibri" w:cs="Calibri"/>
                <w:b w:val="0"/>
                <w:bCs w:val="0"/>
                <w:color w:val="000000"/>
                <w:sz w:val="20"/>
                <w:szCs w:val="20"/>
              </w:rPr>
              <w:pPrChange w:id="1707"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65E45B3F" w14:textId="72FBF3B9" w:rsidR="0020729B" w:rsidRPr="00837F81" w:rsidDel="00164ED5" w:rsidRDefault="0020729B" w:rsidP="00164ED5">
            <w:pPr>
              <w:pStyle w:val="Heading2"/>
              <w:spacing w:before="360" w:after="240"/>
              <w:rPr>
                <w:del w:id="1708" w:author="Chuka Obi" w:date="2026-05-11T22:23:00Z" w16du:dateUtc="2026-05-11T21:23:00Z"/>
                <w:rFonts w:ascii="Calibri" w:hAnsi="Calibri" w:cs="Calibri"/>
                <w:color w:val="000000"/>
                <w:sz w:val="20"/>
                <w:szCs w:val="20"/>
              </w:rPr>
              <w:pPrChange w:id="1709" w:author="Chuka Obi" w:date="2026-05-11T22:23:00Z" w16du:dateUtc="2026-05-11T21:23:00Z">
                <w:pPr/>
              </w:pPrChange>
            </w:pPr>
            <w:del w:id="1710" w:author="Chuka Obi" w:date="2026-05-11T22:23:00Z" w16du:dateUtc="2026-05-11T21:23:00Z">
              <w:r w:rsidRPr="00837F81" w:rsidDel="00164ED5">
                <w:rPr>
                  <w:rFonts w:ascii="Calibri" w:hAnsi="Calibri" w:cs="Calibri"/>
                  <w:color w:val="000000"/>
                  <w:sz w:val="20"/>
                  <w:szCs w:val="20"/>
                </w:rPr>
                <w:delText>Refrigerant makeup SKID</w:delText>
              </w:r>
            </w:del>
          </w:p>
        </w:tc>
        <w:tc>
          <w:tcPr>
            <w:tcW w:w="185" w:type="pct"/>
            <w:tcBorders>
              <w:top w:val="nil"/>
              <w:left w:val="nil"/>
              <w:bottom w:val="single" w:sz="4" w:space="0" w:color="auto"/>
              <w:right w:val="single" w:sz="4" w:space="0" w:color="auto"/>
            </w:tcBorders>
            <w:noWrap/>
            <w:vAlign w:val="center"/>
            <w:hideMark/>
          </w:tcPr>
          <w:p w14:paraId="048D6A24" w14:textId="1ACD56F2" w:rsidR="0020729B" w:rsidRPr="00837F81" w:rsidDel="00164ED5" w:rsidRDefault="0020729B" w:rsidP="00164ED5">
            <w:pPr>
              <w:pStyle w:val="Heading2"/>
              <w:spacing w:before="360" w:after="240"/>
              <w:rPr>
                <w:del w:id="1711" w:author="Chuka Obi" w:date="2026-05-11T22:23:00Z" w16du:dateUtc="2026-05-11T21:23:00Z"/>
                <w:rFonts w:ascii="Calibri" w:hAnsi="Calibri" w:cs="Calibri"/>
                <w:color w:val="000000"/>
                <w:sz w:val="20"/>
                <w:szCs w:val="20"/>
              </w:rPr>
              <w:pPrChange w:id="1712" w:author="Chuka Obi" w:date="2026-05-11T22:23:00Z" w16du:dateUtc="2026-05-11T21:23:00Z">
                <w:pPr>
                  <w:jc w:val="center"/>
                </w:pPr>
              </w:pPrChange>
            </w:pPr>
            <w:del w:id="1713"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402D89EC" w14:textId="123CC15A" w:rsidR="0020729B" w:rsidRPr="00837F81" w:rsidDel="00164ED5" w:rsidRDefault="0020729B" w:rsidP="00164ED5">
            <w:pPr>
              <w:pStyle w:val="Heading2"/>
              <w:spacing w:before="360" w:after="240"/>
              <w:rPr>
                <w:del w:id="1714" w:author="Chuka Obi" w:date="2026-05-11T22:23:00Z" w16du:dateUtc="2026-05-11T21:23:00Z"/>
                <w:rFonts w:ascii="Calibri" w:hAnsi="Calibri" w:cs="Calibri"/>
                <w:color w:val="000000"/>
                <w:sz w:val="20"/>
                <w:szCs w:val="20"/>
              </w:rPr>
              <w:pPrChange w:id="1715" w:author="Chuka Obi" w:date="2026-05-11T22:23:00Z" w16du:dateUtc="2026-05-11T21:23:00Z">
                <w:pPr>
                  <w:jc w:val="center"/>
                </w:pPr>
              </w:pPrChange>
            </w:pPr>
            <w:del w:id="1716"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2E10E7F8" w14:textId="3FD24FCB" w:rsidR="0020729B" w:rsidRPr="00837F81" w:rsidDel="00164ED5" w:rsidRDefault="0020729B" w:rsidP="00164ED5">
            <w:pPr>
              <w:pStyle w:val="Heading2"/>
              <w:spacing w:before="360" w:after="240"/>
              <w:rPr>
                <w:del w:id="1717" w:author="Chuka Obi" w:date="2026-05-11T22:23:00Z" w16du:dateUtc="2026-05-11T21:23:00Z"/>
                <w:rFonts w:ascii="Calibri" w:hAnsi="Calibri" w:cs="Calibri"/>
                <w:color w:val="000000"/>
                <w:sz w:val="20"/>
                <w:szCs w:val="20"/>
              </w:rPr>
              <w:pPrChange w:id="1718"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599FE8A3" w14:textId="38611A98" w:rsidR="0020729B" w:rsidRPr="00837F81" w:rsidDel="00164ED5" w:rsidRDefault="0020729B" w:rsidP="00164ED5">
            <w:pPr>
              <w:pStyle w:val="Heading2"/>
              <w:spacing w:before="360" w:after="240"/>
              <w:rPr>
                <w:del w:id="1719" w:author="Chuka Obi" w:date="2026-05-11T22:23:00Z" w16du:dateUtc="2026-05-11T21:23:00Z"/>
                <w:rFonts w:ascii="SimSun" w:hAnsi="SimSun"/>
                <w:color w:val="000000"/>
                <w:sz w:val="20"/>
                <w:szCs w:val="20"/>
              </w:rPr>
              <w:pPrChange w:id="1720" w:author="Chuka Obi" w:date="2026-05-11T22:23:00Z" w16du:dateUtc="2026-05-11T21:23:00Z">
                <w:pPr>
                  <w:jc w:val="center"/>
                </w:pPr>
              </w:pPrChange>
            </w:pPr>
            <w:del w:id="1721"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66ACA35B" w14:textId="1B8F8C8A" w:rsidR="0020729B" w:rsidRPr="00837F81" w:rsidDel="00164ED5" w:rsidRDefault="0020729B" w:rsidP="00164ED5">
            <w:pPr>
              <w:pStyle w:val="Heading2"/>
              <w:spacing w:before="360" w:after="240"/>
              <w:rPr>
                <w:del w:id="1722" w:author="Chuka Obi" w:date="2026-05-11T22:23:00Z" w16du:dateUtc="2026-05-11T21:23:00Z"/>
                <w:rFonts w:ascii="Calibri" w:hAnsi="Calibri" w:cs="Calibri"/>
                <w:color w:val="000000"/>
                <w:sz w:val="20"/>
                <w:szCs w:val="20"/>
              </w:rPr>
              <w:pPrChange w:id="1723" w:author="Chuka Obi" w:date="2026-05-11T22:23:00Z" w16du:dateUtc="2026-05-11T21:23:00Z">
                <w:pPr>
                  <w:jc w:val="center"/>
                </w:pPr>
              </w:pPrChange>
            </w:pPr>
            <w:del w:id="1724"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0803DAB7" w14:textId="0033A1C6" w:rsidR="0020729B" w:rsidRPr="00837F81" w:rsidDel="00164ED5" w:rsidRDefault="0020729B" w:rsidP="00164ED5">
            <w:pPr>
              <w:pStyle w:val="Heading2"/>
              <w:spacing w:before="360" w:after="240"/>
              <w:rPr>
                <w:del w:id="1725" w:author="Chuka Obi" w:date="2026-05-11T22:23:00Z" w16du:dateUtc="2026-05-11T21:23:00Z"/>
                <w:rFonts w:ascii="SimSun" w:hAnsi="SimSun"/>
                <w:color w:val="000000"/>
                <w:sz w:val="20"/>
                <w:szCs w:val="20"/>
              </w:rPr>
              <w:pPrChange w:id="1726" w:author="Chuka Obi" w:date="2026-05-11T22:23:00Z" w16du:dateUtc="2026-05-11T21:23:00Z">
                <w:pPr>
                  <w:jc w:val="center"/>
                </w:pPr>
              </w:pPrChange>
            </w:pPr>
            <w:del w:id="1727"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16EA4D3D" w14:textId="271E692F" w:rsidR="0020729B" w:rsidRPr="00837F81" w:rsidDel="00164ED5" w:rsidRDefault="0020729B" w:rsidP="00164ED5">
            <w:pPr>
              <w:pStyle w:val="Heading2"/>
              <w:spacing w:before="360" w:after="240"/>
              <w:rPr>
                <w:del w:id="1728" w:author="Chuka Obi" w:date="2026-05-11T22:23:00Z" w16du:dateUtc="2026-05-11T21:23:00Z"/>
                <w:rFonts w:ascii="Calibri" w:hAnsi="Calibri" w:cs="Calibri"/>
                <w:color w:val="000000"/>
                <w:sz w:val="20"/>
                <w:szCs w:val="20"/>
              </w:rPr>
              <w:pPrChange w:id="1729" w:author="Chuka Obi" w:date="2026-05-11T22:23:00Z" w16du:dateUtc="2026-05-11T21:23:00Z">
                <w:pPr>
                  <w:jc w:val="center"/>
                </w:pPr>
              </w:pPrChange>
            </w:pPr>
            <w:del w:id="1730"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35A1DDD3" w14:textId="63430EBC" w:rsidR="0020729B" w:rsidRPr="00837F81" w:rsidDel="00164ED5" w:rsidRDefault="0020729B" w:rsidP="00164ED5">
            <w:pPr>
              <w:pStyle w:val="Heading2"/>
              <w:spacing w:before="360" w:after="240"/>
              <w:rPr>
                <w:del w:id="1731" w:author="Chuka Obi" w:date="2026-05-11T22:23:00Z" w16du:dateUtc="2026-05-11T21:23:00Z"/>
                <w:rFonts w:ascii="SimSun" w:hAnsi="SimSun"/>
                <w:color w:val="000000"/>
                <w:sz w:val="20"/>
                <w:szCs w:val="20"/>
              </w:rPr>
              <w:pPrChange w:id="1732" w:author="Chuka Obi" w:date="2026-05-11T22:23:00Z" w16du:dateUtc="2026-05-11T21:23:00Z">
                <w:pPr>
                  <w:jc w:val="center"/>
                </w:pPr>
              </w:pPrChange>
            </w:pPr>
            <w:del w:id="173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1DC7B821" w14:textId="75519FEF" w:rsidR="0020729B" w:rsidRPr="00837F81" w:rsidDel="00164ED5" w:rsidRDefault="0020729B" w:rsidP="00164ED5">
            <w:pPr>
              <w:pStyle w:val="Heading2"/>
              <w:spacing w:before="360" w:after="240"/>
              <w:rPr>
                <w:del w:id="1734" w:author="Chuka Obi" w:date="2026-05-11T22:23:00Z" w16du:dateUtc="2026-05-11T21:23:00Z"/>
                <w:rFonts w:ascii="Calibri" w:hAnsi="Calibri" w:cs="Calibri"/>
                <w:color w:val="000000"/>
                <w:sz w:val="20"/>
                <w:szCs w:val="20"/>
              </w:rPr>
              <w:pPrChange w:id="1735" w:author="Chuka Obi" w:date="2026-05-11T22:23:00Z" w16du:dateUtc="2026-05-11T21:23:00Z">
                <w:pPr>
                  <w:jc w:val="center"/>
                </w:pPr>
              </w:pPrChange>
            </w:pPr>
            <w:del w:id="1736"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2807E0FF" w14:textId="4607FA55" w:rsidTr="00555240">
        <w:trPr>
          <w:trHeight w:val="336"/>
          <w:del w:id="1737"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2C25CA79" w14:textId="45C25152" w:rsidR="0020729B" w:rsidRPr="00837F81" w:rsidDel="00164ED5" w:rsidRDefault="0020729B" w:rsidP="00164ED5">
            <w:pPr>
              <w:pStyle w:val="Heading2"/>
              <w:spacing w:before="360" w:after="240"/>
              <w:rPr>
                <w:del w:id="1738" w:author="Chuka Obi" w:date="2026-05-11T22:23:00Z" w16du:dateUtc="2026-05-11T21:23:00Z"/>
                <w:rFonts w:ascii="Calibri" w:hAnsi="Calibri" w:cs="Calibri"/>
                <w:color w:val="000000"/>
                <w:sz w:val="20"/>
                <w:szCs w:val="20"/>
              </w:rPr>
              <w:pPrChange w:id="1739" w:author="Chuka Obi" w:date="2026-05-11T22:23:00Z" w16du:dateUtc="2026-05-11T21:23:00Z">
                <w:pPr>
                  <w:jc w:val="center"/>
                </w:pPr>
              </w:pPrChange>
            </w:pPr>
            <w:del w:id="1740" w:author="Chuka Obi" w:date="2026-05-11T22:23:00Z" w16du:dateUtc="2026-05-11T21:23:00Z">
              <w:r w:rsidRPr="00837F81" w:rsidDel="00164ED5">
                <w:rPr>
                  <w:rFonts w:ascii="Calibri" w:hAnsi="Calibri" w:cs="Calibri"/>
                  <w:color w:val="000000"/>
                  <w:sz w:val="20"/>
                  <w:szCs w:val="20"/>
                </w:rPr>
                <w:delText>10</w:delText>
              </w:r>
            </w:del>
          </w:p>
        </w:tc>
        <w:tc>
          <w:tcPr>
            <w:tcW w:w="555" w:type="pct"/>
            <w:vMerge/>
            <w:tcBorders>
              <w:top w:val="single" w:sz="4" w:space="0" w:color="auto"/>
              <w:left w:val="single" w:sz="4" w:space="0" w:color="auto"/>
              <w:bottom w:val="nil"/>
              <w:right w:val="single" w:sz="4" w:space="0" w:color="auto"/>
            </w:tcBorders>
            <w:vAlign w:val="center"/>
            <w:hideMark/>
          </w:tcPr>
          <w:p w14:paraId="40D549B7" w14:textId="4AB69EB7" w:rsidR="0020729B" w:rsidRPr="00837F81" w:rsidDel="00164ED5" w:rsidRDefault="0020729B" w:rsidP="00164ED5">
            <w:pPr>
              <w:pStyle w:val="Heading2"/>
              <w:spacing w:before="360" w:after="240"/>
              <w:rPr>
                <w:del w:id="1741" w:author="Chuka Obi" w:date="2026-05-11T22:23:00Z" w16du:dateUtc="2026-05-11T21:23:00Z"/>
                <w:rFonts w:ascii="Calibri" w:hAnsi="Calibri" w:cs="Calibri"/>
                <w:b w:val="0"/>
                <w:bCs w:val="0"/>
                <w:color w:val="000000"/>
                <w:sz w:val="20"/>
                <w:szCs w:val="20"/>
              </w:rPr>
              <w:pPrChange w:id="1742"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5179CF71" w14:textId="50C7BBBA" w:rsidR="0020729B" w:rsidRPr="00837F81" w:rsidDel="00164ED5" w:rsidRDefault="0020729B" w:rsidP="00164ED5">
            <w:pPr>
              <w:pStyle w:val="Heading2"/>
              <w:spacing w:before="360" w:after="240"/>
              <w:rPr>
                <w:del w:id="1743" w:author="Chuka Obi" w:date="2026-05-11T22:23:00Z" w16du:dateUtc="2026-05-11T21:23:00Z"/>
                <w:rFonts w:ascii="Calibri" w:hAnsi="Calibri" w:cs="Calibri"/>
                <w:color w:val="000000"/>
                <w:sz w:val="20"/>
                <w:szCs w:val="20"/>
              </w:rPr>
              <w:pPrChange w:id="1744" w:author="Chuka Obi" w:date="2026-05-11T22:23:00Z" w16du:dateUtc="2026-05-11T21:23:00Z">
                <w:pPr/>
              </w:pPrChange>
            </w:pPr>
            <w:del w:id="1745" w:author="Chuka Obi" w:date="2026-05-11T22:23:00Z" w16du:dateUtc="2026-05-11T21:23:00Z">
              <w:r w:rsidRPr="00837F81" w:rsidDel="00164ED5">
                <w:rPr>
                  <w:rFonts w:ascii="Calibri" w:hAnsi="Calibri" w:cs="Calibri"/>
                  <w:color w:val="000000"/>
                  <w:sz w:val="20"/>
                  <w:szCs w:val="20"/>
                </w:rPr>
                <w:delText>BOG Compressor</w:delText>
              </w:r>
            </w:del>
          </w:p>
        </w:tc>
        <w:tc>
          <w:tcPr>
            <w:tcW w:w="185" w:type="pct"/>
            <w:tcBorders>
              <w:top w:val="nil"/>
              <w:left w:val="nil"/>
              <w:bottom w:val="single" w:sz="4" w:space="0" w:color="auto"/>
              <w:right w:val="single" w:sz="4" w:space="0" w:color="auto"/>
            </w:tcBorders>
            <w:noWrap/>
            <w:vAlign w:val="center"/>
            <w:hideMark/>
          </w:tcPr>
          <w:p w14:paraId="4917F359" w14:textId="6E4F5282" w:rsidR="0020729B" w:rsidRPr="00837F81" w:rsidDel="00164ED5" w:rsidRDefault="0020729B" w:rsidP="00164ED5">
            <w:pPr>
              <w:pStyle w:val="Heading2"/>
              <w:spacing w:before="360" w:after="240"/>
              <w:rPr>
                <w:del w:id="1746" w:author="Chuka Obi" w:date="2026-05-11T22:23:00Z" w16du:dateUtc="2026-05-11T21:23:00Z"/>
                <w:rFonts w:ascii="Calibri" w:hAnsi="Calibri" w:cs="Calibri"/>
                <w:color w:val="000000"/>
                <w:sz w:val="20"/>
                <w:szCs w:val="20"/>
              </w:rPr>
              <w:pPrChange w:id="1747" w:author="Chuka Obi" w:date="2026-05-11T22:23:00Z" w16du:dateUtc="2026-05-11T21:23:00Z">
                <w:pPr>
                  <w:jc w:val="center"/>
                </w:pPr>
              </w:pPrChange>
            </w:pPr>
            <w:del w:id="1748" w:author="Chuka Obi" w:date="2026-05-11T22:23:00Z" w16du:dateUtc="2026-05-11T21:23:00Z">
              <w:r w:rsidRPr="00837F81" w:rsidDel="00164ED5">
                <w:rPr>
                  <w:rFonts w:ascii="Calibri" w:hAnsi="Calibri" w:cs="Calibri"/>
                  <w:color w:val="000000"/>
                  <w:sz w:val="20"/>
                  <w:szCs w:val="20"/>
                </w:rPr>
                <w:delText>2</w:delText>
              </w:r>
            </w:del>
          </w:p>
        </w:tc>
        <w:tc>
          <w:tcPr>
            <w:tcW w:w="1125" w:type="pct"/>
            <w:tcBorders>
              <w:top w:val="nil"/>
              <w:left w:val="nil"/>
              <w:bottom w:val="single" w:sz="4" w:space="0" w:color="auto"/>
              <w:right w:val="single" w:sz="4" w:space="0" w:color="auto"/>
            </w:tcBorders>
            <w:vAlign w:val="center"/>
            <w:hideMark/>
          </w:tcPr>
          <w:p w14:paraId="36DF7A3E" w14:textId="200C1502" w:rsidR="0020729B" w:rsidRPr="00837F81" w:rsidDel="00164ED5" w:rsidRDefault="0020729B" w:rsidP="00164ED5">
            <w:pPr>
              <w:pStyle w:val="Heading2"/>
              <w:spacing w:before="360" w:after="240"/>
              <w:rPr>
                <w:del w:id="1749" w:author="Chuka Obi" w:date="2026-05-11T22:23:00Z" w16du:dateUtc="2026-05-11T21:23:00Z"/>
                <w:rFonts w:ascii="Calibri" w:hAnsi="Calibri" w:cs="Calibri"/>
                <w:color w:val="000000"/>
                <w:sz w:val="20"/>
                <w:szCs w:val="20"/>
              </w:rPr>
              <w:pPrChange w:id="1750" w:author="Chuka Obi" w:date="2026-05-11T22:23:00Z" w16du:dateUtc="2026-05-11T21:23:00Z">
                <w:pPr>
                  <w:jc w:val="center"/>
                </w:pPr>
              </w:pPrChange>
            </w:pPr>
            <w:del w:id="1751"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36617F5B" w14:textId="0A8EB73C" w:rsidR="0020729B" w:rsidRPr="00837F81" w:rsidDel="00164ED5" w:rsidRDefault="0020729B" w:rsidP="00164ED5">
            <w:pPr>
              <w:pStyle w:val="Heading2"/>
              <w:spacing w:before="360" w:after="240"/>
              <w:rPr>
                <w:del w:id="1752" w:author="Chuka Obi" w:date="2026-05-11T22:23:00Z" w16du:dateUtc="2026-05-11T21:23:00Z"/>
                <w:rFonts w:ascii="Calibri" w:hAnsi="Calibri" w:cs="Calibri"/>
                <w:color w:val="000000"/>
                <w:sz w:val="20"/>
                <w:szCs w:val="20"/>
              </w:rPr>
              <w:pPrChange w:id="1753"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555F8FF0" w14:textId="5B7E1E8E" w:rsidR="0020729B" w:rsidRPr="00837F81" w:rsidDel="00164ED5" w:rsidRDefault="0020729B" w:rsidP="00164ED5">
            <w:pPr>
              <w:pStyle w:val="Heading2"/>
              <w:spacing w:before="360" w:after="240"/>
              <w:rPr>
                <w:del w:id="1754" w:author="Chuka Obi" w:date="2026-05-11T22:23:00Z" w16du:dateUtc="2026-05-11T21:23:00Z"/>
                <w:rFonts w:ascii="SimSun" w:hAnsi="SimSun"/>
                <w:color w:val="000000"/>
                <w:sz w:val="20"/>
                <w:szCs w:val="20"/>
              </w:rPr>
              <w:pPrChange w:id="1755" w:author="Chuka Obi" w:date="2026-05-11T22:23:00Z" w16du:dateUtc="2026-05-11T21:23:00Z">
                <w:pPr>
                  <w:jc w:val="center"/>
                </w:pPr>
              </w:pPrChange>
            </w:pPr>
            <w:del w:id="1756"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4E21C7C6" w14:textId="5ED92CA2" w:rsidR="0020729B" w:rsidRPr="00837F81" w:rsidDel="00164ED5" w:rsidRDefault="0020729B" w:rsidP="00164ED5">
            <w:pPr>
              <w:pStyle w:val="Heading2"/>
              <w:spacing w:before="360" w:after="240"/>
              <w:rPr>
                <w:del w:id="1757" w:author="Chuka Obi" w:date="2026-05-11T22:23:00Z" w16du:dateUtc="2026-05-11T21:23:00Z"/>
                <w:rFonts w:ascii="Calibri" w:hAnsi="Calibri" w:cs="Calibri"/>
                <w:color w:val="000000"/>
                <w:sz w:val="20"/>
                <w:szCs w:val="20"/>
              </w:rPr>
              <w:pPrChange w:id="1758" w:author="Chuka Obi" w:date="2026-05-11T22:23:00Z" w16du:dateUtc="2026-05-11T21:23:00Z">
                <w:pPr>
                  <w:jc w:val="center"/>
                </w:pPr>
              </w:pPrChange>
            </w:pPr>
            <w:del w:id="1759"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00F9CBC1" w14:textId="2093B3BC" w:rsidR="0020729B" w:rsidRPr="00837F81" w:rsidDel="00164ED5" w:rsidRDefault="0020729B" w:rsidP="00164ED5">
            <w:pPr>
              <w:pStyle w:val="Heading2"/>
              <w:spacing w:before="360" w:after="240"/>
              <w:rPr>
                <w:del w:id="1760" w:author="Chuka Obi" w:date="2026-05-11T22:23:00Z" w16du:dateUtc="2026-05-11T21:23:00Z"/>
                <w:rFonts w:ascii="SimSun" w:hAnsi="SimSun"/>
                <w:color w:val="000000"/>
                <w:sz w:val="20"/>
                <w:szCs w:val="20"/>
              </w:rPr>
              <w:pPrChange w:id="1761" w:author="Chuka Obi" w:date="2026-05-11T22:23:00Z" w16du:dateUtc="2026-05-11T21:23:00Z">
                <w:pPr>
                  <w:jc w:val="center"/>
                </w:pPr>
              </w:pPrChange>
            </w:pPr>
            <w:del w:id="1762"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0A0A4FE8" w14:textId="3B85EEB1" w:rsidR="0020729B" w:rsidRPr="00837F81" w:rsidDel="00164ED5" w:rsidRDefault="0020729B" w:rsidP="00164ED5">
            <w:pPr>
              <w:pStyle w:val="Heading2"/>
              <w:spacing w:before="360" w:after="240"/>
              <w:rPr>
                <w:del w:id="1763" w:author="Chuka Obi" w:date="2026-05-11T22:23:00Z" w16du:dateUtc="2026-05-11T21:23:00Z"/>
                <w:rFonts w:ascii="Calibri" w:hAnsi="Calibri" w:cs="Calibri"/>
                <w:color w:val="000000"/>
                <w:sz w:val="20"/>
                <w:szCs w:val="20"/>
              </w:rPr>
              <w:pPrChange w:id="1764" w:author="Chuka Obi" w:date="2026-05-11T22:23:00Z" w16du:dateUtc="2026-05-11T21:23:00Z">
                <w:pPr>
                  <w:jc w:val="center"/>
                </w:pPr>
              </w:pPrChange>
            </w:pPr>
            <w:del w:id="1765"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48A831E0" w14:textId="7BFFFCF8" w:rsidR="0020729B" w:rsidRPr="00837F81" w:rsidDel="00164ED5" w:rsidRDefault="0020729B" w:rsidP="00164ED5">
            <w:pPr>
              <w:pStyle w:val="Heading2"/>
              <w:spacing w:before="360" w:after="240"/>
              <w:rPr>
                <w:del w:id="1766" w:author="Chuka Obi" w:date="2026-05-11T22:23:00Z" w16du:dateUtc="2026-05-11T21:23:00Z"/>
                <w:rFonts w:ascii="SimSun" w:hAnsi="SimSun"/>
                <w:color w:val="000000"/>
                <w:sz w:val="20"/>
                <w:szCs w:val="20"/>
              </w:rPr>
              <w:pPrChange w:id="1767" w:author="Chuka Obi" w:date="2026-05-11T22:23:00Z" w16du:dateUtc="2026-05-11T21:23:00Z">
                <w:pPr>
                  <w:jc w:val="center"/>
                </w:pPr>
              </w:pPrChange>
            </w:pPr>
            <w:del w:id="176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778E455C" w14:textId="481E1B3E" w:rsidR="0020729B" w:rsidRPr="00837F81" w:rsidDel="00164ED5" w:rsidRDefault="0020729B" w:rsidP="00164ED5">
            <w:pPr>
              <w:pStyle w:val="Heading2"/>
              <w:spacing w:before="360" w:after="240"/>
              <w:rPr>
                <w:del w:id="1769" w:author="Chuka Obi" w:date="2026-05-11T22:23:00Z" w16du:dateUtc="2026-05-11T21:23:00Z"/>
                <w:rFonts w:ascii="Calibri" w:hAnsi="Calibri" w:cs="Calibri"/>
                <w:color w:val="000000"/>
                <w:sz w:val="20"/>
                <w:szCs w:val="20"/>
              </w:rPr>
              <w:pPrChange w:id="1770" w:author="Chuka Obi" w:date="2026-05-11T22:23:00Z" w16du:dateUtc="2026-05-11T21:23:00Z">
                <w:pPr>
                  <w:jc w:val="center"/>
                </w:pPr>
              </w:pPrChange>
            </w:pPr>
            <w:del w:id="1771"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4DBB3C37" w14:textId="37CD9165" w:rsidTr="00555240">
        <w:trPr>
          <w:trHeight w:val="680"/>
          <w:del w:id="1772"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514F52CE" w14:textId="23B5C1BA" w:rsidR="0020729B" w:rsidRPr="00837F81" w:rsidDel="00164ED5" w:rsidRDefault="0020729B" w:rsidP="00164ED5">
            <w:pPr>
              <w:pStyle w:val="Heading2"/>
              <w:spacing w:before="360" w:after="240"/>
              <w:rPr>
                <w:del w:id="1773" w:author="Chuka Obi" w:date="2026-05-11T22:23:00Z" w16du:dateUtc="2026-05-11T21:23:00Z"/>
                <w:rFonts w:ascii="Calibri" w:hAnsi="Calibri" w:cs="Calibri"/>
                <w:color w:val="000000"/>
                <w:sz w:val="20"/>
                <w:szCs w:val="20"/>
              </w:rPr>
              <w:pPrChange w:id="1774" w:author="Chuka Obi" w:date="2026-05-11T22:23:00Z" w16du:dateUtc="2026-05-11T21:23:00Z">
                <w:pPr>
                  <w:jc w:val="center"/>
                </w:pPr>
              </w:pPrChange>
            </w:pPr>
            <w:del w:id="1775" w:author="Chuka Obi" w:date="2026-05-11T22:23:00Z" w16du:dateUtc="2026-05-11T21:23:00Z">
              <w:r w:rsidRPr="00837F81" w:rsidDel="00164ED5">
                <w:rPr>
                  <w:rFonts w:ascii="Calibri" w:hAnsi="Calibri" w:cs="Calibri"/>
                  <w:color w:val="000000"/>
                  <w:sz w:val="20"/>
                  <w:szCs w:val="20"/>
                </w:rPr>
                <w:delText>11</w:delText>
              </w:r>
            </w:del>
          </w:p>
        </w:tc>
        <w:tc>
          <w:tcPr>
            <w:tcW w:w="555" w:type="pct"/>
            <w:vMerge w:val="restart"/>
            <w:tcBorders>
              <w:top w:val="single" w:sz="4" w:space="0" w:color="auto"/>
              <w:left w:val="single" w:sz="4" w:space="0" w:color="auto"/>
              <w:bottom w:val="nil"/>
              <w:right w:val="single" w:sz="4" w:space="0" w:color="auto"/>
            </w:tcBorders>
            <w:vAlign w:val="center"/>
            <w:hideMark/>
          </w:tcPr>
          <w:p w14:paraId="6B287D34" w14:textId="3A4AA5F1" w:rsidR="0020729B" w:rsidRPr="00837F81" w:rsidDel="00164ED5" w:rsidRDefault="0020729B" w:rsidP="00164ED5">
            <w:pPr>
              <w:pStyle w:val="Heading2"/>
              <w:spacing w:before="360" w:after="240"/>
              <w:rPr>
                <w:del w:id="1776" w:author="Chuka Obi" w:date="2026-05-11T22:23:00Z" w16du:dateUtc="2026-05-11T21:23:00Z"/>
                <w:rFonts w:ascii="Calibri" w:hAnsi="Calibri" w:cs="Calibri"/>
                <w:b w:val="0"/>
                <w:bCs w:val="0"/>
                <w:color w:val="000000"/>
                <w:sz w:val="20"/>
                <w:szCs w:val="20"/>
              </w:rPr>
              <w:pPrChange w:id="1777" w:author="Chuka Obi" w:date="2026-05-11T22:23:00Z" w16du:dateUtc="2026-05-11T21:23:00Z">
                <w:pPr>
                  <w:jc w:val="center"/>
                </w:pPr>
              </w:pPrChange>
            </w:pPr>
            <w:del w:id="1778" w:author="Chuka Obi" w:date="2026-05-11T22:23:00Z" w16du:dateUtc="2026-05-11T21:23:00Z">
              <w:r w:rsidRPr="00837F81" w:rsidDel="00164ED5">
                <w:rPr>
                  <w:rFonts w:ascii="Calibri" w:hAnsi="Calibri" w:cs="Calibri"/>
                  <w:color w:val="000000"/>
                  <w:sz w:val="20"/>
                  <w:szCs w:val="20"/>
                </w:rPr>
                <w:delText>LNG storage and transportation unit</w:delText>
              </w:r>
            </w:del>
          </w:p>
        </w:tc>
        <w:tc>
          <w:tcPr>
            <w:tcW w:w="973" w:type="pct"/>
            <w:tcBorders>
              <w:top w:val="nil"/>
              <w:left w:val="nil"/>
              <w:bottom w:val="single" w:sz="4" w:space="0" w:color="auto"/>
              <w:right w:val="single" w:sz="4" w:space="0" w:color="auto"/>
            </w:tcBorders>
            <w:noWrap/>
            <w:vAlign w:val="center"/>
            <w:hideMark/>
          </w:tcPr>
          <w:p w14:paraId="0B5821F7" w14:textId="3A302AB1" w:rsidR="0020729B" w:rsidRPr="00837F81" w:rsidDel="00164ED5" w:rsidRDefault="0020729B" w:rsidP="00164ED5">
            <w:pPr>
              <w:pStyle w:val="Heading2"/>
              <w:spacing w:before="360" w:after="240"/>
              <w:rPr>
                <w:del w:id="1779" w:author="Chuka Obi" w:date="2026-05-11T22:23:00Z" w16du:dateUtc="2026-05-11T21:23:00Z"/>
                <w:rFonts w:ascii="Calibri" w:hAnsi="Calibri" w:cs="Calibri"/>
                <w:color w:val="000000"/>
                <w:sz w:val="20"/>
                <w:szCs w:val="20"/>
              </w:rPr>
              <w:pPrChange w:id="1780" w:author="Chuka Obi" w:date="2026-05-11T22:23:00Z" w16du:dateUtc="2026-05-11T21:23:00Z">
                <w:pPr/>
              </w:pPrChange>
            </w:pPr>
            <w:del w:id="1781" w:author="Chuka Obi" w:date="2026-05-11T22:23:00Z" w16du:dateUtc="2026-05-11T21:23:00Z">
              <w:r w:rsidRPr="00837F81" w:rsidDel="00164ED5">
                <w:rPr>
                  <w:rFonts w:ascii="Calibri" w:hAnsi="Calibri" w:cs="Calibri"/>
                  <w:color w:val="000000"/>
                  <w:sz w:val="20"/>
                  <w:szCs w:val="20"/>
                </w:rPr>
                <w:delText>LNG Tank</w:delText>
              </w:r>
            </w:del>
          </w:p>
        </w:tc>
        <w:tc>
          <w:tcPr>
            <w:tcW w:w="185" w:type="pct"/>
            <w:tcBorders>
              <w:top w:val="nil"/>
              <w:left w:val="nil"/>
              <w:bottom w:val="single" w:sz="4" w:space="0" w:color="auto"/>
              <w:right w:val="single" w:sz="4" w:space="0" w:color="auto"/>
            </w:tcBorders>
            <w:noWrap/>
            <w:vAlign w:val="center"/>
            <w:hideMark/>
          </w:tcPr>
          <w:p w14:paraId="4F1BADC3" w14:textId="6675C51C" w:rsidR="0020729B" w:rsidRPr="00837F81" w:rsidDel="00164ED5" w:rsidRDefault="0020729B" w:rsidP="00164ED5">
            <w:pPr>
              <w:pStyle w:val="Heading2"/>
              <w:spacing w:before="360" w:after="240"/>
              <w:rPr>
                <w:del w:id="1782" w:author="Chuka Obi" w:date="2026-05-11T22:23:00Z" w16du:dateUtc="2026-05-11T21:23:00Z"/>
                <w:rFonts w:ascii="Calibri" w:hAnsi="Calibri" w:cs="Calibri"/>
                <w:color w:val="000000"/>
                <w:sz w:val="20"/>
                <w:szCs w:val="20"/>
              </w:rPr>
              <w:pPrChange w:id="1783" w:author="Chuka Obi" w:date="2026-05-11T22:23:00Z" w16du:dateUtc="2026-05-11T21:23:00Z">
                <w:pPr>
                  <w:jc w:val="center"/>
                </w:pPr>
              </w:pPrChange>
            </w:pPr>
            <w:del w:id="1784" w:author="Chuka Obi" w:date="2026-05-11T22:23:00Z" w16du:dateUtc="2026-05-11T21:23:00Z">
              <w:r w:rsidRPr="00837F81" w:rsidDel="00164ED5">
                <w:rPr>
                  <w:rFonts w:ascii="Calibri" w:hAnsi="Calibri" w:cs="Calibri"/>
                  <w:color w:val="000000"/>
                  <w:sz w:val="20"/>
                  <w:szCs w:val="20"/>
                </w:rPr>
                <w:delText>6</w:delText>
              </w:r>
            </w:del>
          </w:p>
        </w:tc>
        <w:tc>
          <w:tcPr>
            <w:tcW w:w="1125" w:type="pct"/>
            <w:tcBorders>
              <w:top w:val="nil"/>
              <w:left w:val="nil"/>
              <w:bottom w:val="single" w:sz="4" w:space="0" w:color="auto"/>
              <w:right w:val="single" w:sz="4" w:space="0" w:color="auto"/>
            </w:tcBorders>
            <w:vAlign w:val="center"/>
            <w:hideMark/>
          </w:tcPr>
          <w:p w14:paraId="73E5F20C" w14:textId="59C6B88D" w:rsidR="0020729B" w:rsidRPr="00837F81" w:rsidDel="00164ED5" w:rsidRDefault="0020729B" w:rsidP="00164ED5">
            <w:pPr>
              <w:pStyle w:val="Heading2"/>
              <w:spacing w:before="360" w:after="240"/>
              <w:rPr>
                <w:del w:id="1785" w:author="Chuka Obi" w:date="2026-05-11T22:23:00Z" w16du:dateUtc="2026-05-11T21:23:00Z"/>
                <w:rFonts w:ascii="Calibri" w:hAnsi="Calibri" w:cs="Calibri"/>
                <w:color w:val="000000"/>
                <w:sz w:val="20"/>
                <w:szCs w:val="20"/>
              </w:rPr>
              <w:pPrChange w:id="1786" w:author="Chuka Obi" w:date="2026-05-11T22:23:00Z" w16du:dateUtc="2026-05-11T21:23:00Z">
                <w:pPr/>
              </w:pPrChange>
            </w:pPr>
            <w:del w:id="1787" w:author="Chuka Obi" w:date="2026-05-11T22:23:00Z" w16du:dateUtc="2026-05-11T21:23:00Z">
              <w:r w:rsidRPr="00837F81" w:rsidDel="00164ED5">
                <w:rPr>
                  <w:rFonts w:ascii="Calibri" w:hAnsi="Calibri" w:cs="Calibri"/>
                  <w:color w:val="000000"/>
                  <w:sz w:val="20"/>
                  <w:szCs w:val="20"/>
                </w:rPr>
                <w:delText>150m³ ,Operating pressure0.15MpaG,Design pressure0.8MPag</w:delText>
              </w:r>
            </w:del>
          </w:p>
        </w:tc>
        <w:tc>
          <w:tcPr>
            <w:tcW w:w="409" w:type="pct"/>
            <w:tcBorders>
              <w:top w:val="nil"/>
              <w:left w:val="nil"/>
              <w:bottom w:val="single" w:sz="4" w:space="0" w:color="auto"/>
              <w:right w:val="single" w:sz="4" w:space="0" w:color="auto"/>
            </w:tcBorders>
            <w:vAlign w:val="center"/>
          </w:tcPr>
          <w:p w14:paraId="578398E4" w14:textId="37A2E14D" w:rsidR="0020729B" w:rsidRPr="00837F81" w:rsidDel="00164ED5" w:rsidRDefault="0020729B" w:rsidP="00164ED5">
            <w:pPr>
              <w:pStyle w:val="Heading2"/>
              <w:spacing w:before="360" w:after="240"/>
              <w:rPr>
                <w:del w:id="1788" w:author="Chuka Obi" w:date="2026-05-11T22:23:00Z" w16du:dateUtc="2026-05-11T21:23:00Z"/>
                <w:rFonts w:ascii="Calibri" w:hAnsi="Calibri" w:cs="Calibri"/>
                <w:color w:val="000000"/>
                <w:sz w:val="20"/>
                <w:szCs w:val="20"/>
              </w:rPr>
              <w:pPrChange w:id="1789"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6E8D3745" w14:textId="5BB1ABA9" w:rsidR="0020729B" w:rsidRPr="00837F81" w:rsidDel="00164ED5" w:rsidRDefault="0020729B" w:rsidP="00164ED5">
            <w:pPr>
              <w:pStyle w:val="Heading2"/>
              <w:spacing w:before="360" w:after="240"/>
              <w:rPr>
                <w:del w:id="1790" w:author="Chuka Obi" w:date="2026-05-11T22:23:00Z" w16du:dateUtc="2026-05-11T21:23:00Z"/>
                <w:rFonts w:ascii="SimSun" w:hAnsi="SimSun"/>
                <w:color w:val="000000"/>
                <w:sz w:val="20"/>
                <w:szCs w:val="20"/>
              </w:rPr>
              <w:pPrChange w:id="1791" w:author="Chuka Obi" w:date="2026-05-11T22:23:00Z" w16du:dateUtc="2026-05-11T21:23:00Z">
                <w:pPr>
                  <w:jc w:val="center"/>
                </w:pPr>
              </w:pPrChange>
            </w:pPr>
            <w:del w:id="1792"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3A8E471B" w14:textId="6490C6BD" w:rsidR="0020729B" w:rsidRPr="00837F81" w:rsidDel="00164ED5" w:rsidRDefault="0020729B" w:rsidP="00164ED5">
            <w:pPr>
              <w:pStyle w:val="Heading2"/>
              <w:spacing w:before="360" w:after="240"/>
              <w:rPr>
                <w:del w:id="1793" w:author="Chuka Obi" w:date="2026-05-11T22:23:00Z" w16du:dateUtc="2026-05-11T21:23:00Z"/>
                <w:rFonts w:ascii="Calibri" w:hAnsi="Calibri" w:cs="Calibri"/>
                <w:color w:val="000000"/>
                <w:sz w:val="20"/>
                <w:szCs w:val="20"/>
              </w:rPr>
              <w:pPrChange w:id="1794" w:author="Chuka Obi" w:date="2026-05-11T22:23:00Z" w16du:dateUtc="2026-05-11T21:23:00Z">
                <w:pPr>
                  <w:jc w:val="center"/>
                </w:pPr>
              </w:pPrChange>
            </w:pPr>
            <w:del w:id="1795"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F4AA627" w14:textId="2A39925C" w:rsidR="0020729B" w:rsidRPr="00837F81" w:rsidDel="00164ED5" w:rsidRDefault="0020729B" w:rsidP="00164ED5">
            <w:pPr>
              <w:pStyle w:val="Heading2"/>
              <w:spacing w:before="360" w:after="240"/>
              <w:rPr>
                <w:del w:id="1796" w:author="Chuka Obi" w:date="2026-05-11T22:23:00Z" w16du:dateUtc="2026-05-11T21:23:00Z"/>
                <w:rFonts w:ascii="SimSun" w:hAnsi="SimSun"/>
                <w:color w:val="000000"/>
                <w:sz w:val="20"/>
                <w:szCs w:val="20"/>
              </w:rPr>
              <w:pPrChange w:id="1797" w:author="Chuka Obi" w:date="2026-05-11T22:23:00Z" w16du:dateUtc="2026-05-11T21:23:00Z">
                <w:pPr>
                  <w:jc w:val="center"/>
                </w:pPr>
              </w:pPrChange>
            </w:pPr>
            <w:del w:id="179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6DD53414" w14:textId="7B6FD1FA" w:rsidR="0020729B" w:rsidRPr="00837F81" w:rsidDel="00164ED5" w:rsidRDefault="0020729B" w:rsidP="00164ED5">
            <w:pPr>
              <w:pStyle w:val="Heading2"/>
              <w:spacing w:before="360" w:after="240"/>
              <w:rPr>
                <w:del w:id="1799" w:author="Chuka Obi" w:date="2026-05-11T22:23:00Z" w16du:dateUtc="2026-05-11T21:23:00Z"/>
                <w:rFonts w:ascii="Calibri" w:hAnsi="Calibri" w:cs="Calibri"/>
                <w:color w:val="000000"/>
                <w:sz w:val="20"/>
                <w:szCs w:val="20"/>
              </w:rPr>
              <w:pPrChange w:id="1800" w:author="Chuka Obi" w:date="2026-05-11T22:23:00Z" w16du:dateUtc="2026-05-11T21:23:00Z">
                <w:pPr>
                  <w:jc w:val="center"/>
                </w:pPr>
              </w:pPrChange>
            </w:pPr>
            <w:del w:id="1801"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273BE4AB" w14:textId="616FC890" w:rsidR="0020729B" w:rsidRPr="00837F81" w:rsidDel="00164ED5" w:rsidRDefault="0020729B" w:rsidP="00164ED5">
            <w:pPr>
              <w:pStyle w:val="Heading2"/>
              <w:spacing w:before="360" w:after="240"/>
              <w:rPr>
                <w:del w:id="1802" w:author="Chuka Obi" w:date="2026-05-11T22:23:00Z" w16du:dateUtc="2026-05-11T21:23:00Z"/>
                <w:rFonts w:ascii="SimSun" w:hAnsi="SimSun"/>
                <w:color w:val="000000"/>
                <w:sz w:val="20"/>
                <w:szCs w:val="20"/>
              </w:rPr>
              <w:pPrChange w:id="1803" w:author="Chuka Obi" w:date="2026-05-11T22:23:00Z" w16du:dateUtc="2026-05-11T21:23:00Z">
                <w:pPr>
                  <w:jc w:val="center"/>
                </w:pPr>
              </w:pPrChange>
            </w:pPr>
            <w:del w:id="180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3FC04246" w14:textId="547F6EE1" w:rsidR="0020729B" w:rsidRPr="00837F81" w:rsidDel="00164ED5" w:rsidRDefault="0020729B" w:rsidP="00164ED5">
            <w:pPr>
              <w:pStyle w:val="Heading2"/>
              <w:spacing w:before="360" w:after="240"/>
              <w:rPr>
                <w:del w:id="1805" w:author="Chuka Obi" w:date="2026-05-11T22:23:00Z" w16du:dateUtc="2026-05-11T21:23:00Z"/>
                <w:rFonts w:ascii="Calibri" w:hAnsi="Calibri" w:cs="Calibri"/>
                <w:color w:val="000000"/>
                <w:sz w:val="20"/>
                <w:szCs w:val="20"/>
              </w:rPr>
              <w:pPrChange w:id="1806" w:author="Chuka Obi" w:date="2026-05-11T22:23:00Z" w16du:dateUtc="2026-05-11T21:23:00Z">
                <w:pPr>
                  <w:jc w:val="center"/>
                </w:pPr>
              </w:pPrChange>
            </w:pPr>
            <w:del w:id="1807"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76F2F169" w14:textId="0EA2D3D2" w:rsidTr="00555240">
        <w:trPr>
          <w:trHeight w:val="336"/>
          <w:del w:id="1808"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2301DA15" w14:textId="5CC073C1" w:rsidR="0020729B" w:rsidRPr="00837F81" w:rsidDel="00164ED5" w:rsidRDefault="0020729B" w:rsidP="00164ED5">
            <w:pPr>
              <w:pStyle w:val="Heading2"/>
              <w:spacing w:before="360" w:after="240"/>
              <w:rPr>
                <w:del w:id="1809" w:author="Chuka Obi" w:date="2026-05-11T22:23:00Z" w16du:dateUtc="2026-05-11T21:23:00Z"/>
                <w:rFonts w:ascii="Calibri" w:hAnsi="Calibri" w:cs="Calibri"/>
                <w:color w:val="000000"/>
                <w:sz w:val="20"/>
                <w:szCs w:val="20"/>
              </w:rPr>
              <w:pPrChange w:id="1810" w:author="Chuka Obi" w:date="2026-05-11T22:23:00Z" w16du:dateUtc="2026-05-11T21:23:00Z">
                <w:pPr>
                  <w:jc w:val="center"/>
                </w:pPr>
              </w:pPrChange>
            </w:pPr>
            <w:del w:id="1811" w:author="Chuka Obi" w:date="2026-05-11T22:23:00Z" w16du:dateUtc="2026-05-11T21:23:00Z">
              <w:r w:rsidRPr="00837F81" w:rsidDel="00164ED5">
                <w:rPr>
                  <w:rFonts w:ascii="Calibri" w:hAnsi="Calibri" w:cs="Calibri"/>
                  <w:color w:val="000000"/>
                  <w:sz w:val="20"/>
                  <w:szCs w:val="20"/>
                </w:rPr>
                <w:delText>12</w:delText>
              </w:r>
            </w:del>
          </w:p>
        </w:tc>
        <w:tc>
          <w:tcPr>
            <w:tcW w:w="555" w:type="pct"/>
            <w:vMerge/>
            <w:tcBorders>
              <w:top w:val="single" w:sz="4" w:space="0" w:color="auto"/>
              <w:left w:val="single" w:sz="4" w:space="0" w:color="auto"/>
              <w:bottom w:val="nil"/>
              <w:right w:val="single" w:sz="4" w:space="0" w:color="auto"/>
            </w:tcBorders>
            <w:vAlign w:val="center"/>
            <w:hideMark/>
          </w:tcPr>
          <w:p w14:paraId="191811C7" w14:textId="5E258C0D" w:rsidR="0020729B" w:rsidRPr="00837F81" w:rsidDel="00164ED5" w:rsidRDefault="0020729B" w:rsidP="00164ED5">
            <w:pPr>
              <w:pStyle w:val="Heading2"/>
              <w:spacing w:before="360" w:after="240"/>
              <w:rPr>
                <w:del w:id="1812" w:author="Chuka Obi" w:date="2026-05-11T22:23:00Z" w16du:dateUtc="2026-05-11T21:23:00Z"/>
                <w:rFonts w:ascii="Calibri" w:hAnsi="Calibri" w:cs="Calibri"/>
                <w:b w:val="0"/>
                <w:bCs w:val="0"/>
                <w:color w:val="000000"/>
                <w:sz w:val="20"/>
                <w:szCs w:val="20"/>
              </w:rPr>
              <w:pPrChange w:id="1813"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4B6EB0F8" w14:textId="3D1F65C4" w:rsidR="0020729B" w:rsidRPr="00837F81" w:rsidDel="00164ED5" w:rsidRDefault="0020729B" w:rsidP="00164ED5">
            <w:pPr>
              <w:pStyle w:val="Heading2"/>
              <w:spacing w:before="360" w:after="240"/>
              <w:rPr>
                <w:del w:id="1814" w:author="Chuka Obi" w:date="2026-05-11T22:23:00Z" w16du:dateUtc="2026-05-11T21:23:00Z"/>
                <w:rFonts w:ascii="Calibri" w:hAnsi="Calibri" w:cs="Calibri"/>
                <w:color w:val="000000"/>
                <w:sz w:val="20"/>
                <w:szCs w:val="20"/>
              </w:rPr>
              <w:pPrChange w:id="1815" w:author="Chuka Obi" w:date="2026-05-11T22:23:00Z" w16du:dateUtc="2026-05-11T21:23:00Z">
                <w:pPr/>
              </w:pPrChange>
            </w:pPr>
            <w:del w:id="1816" w:author="Chuka Obi" w:date="2026-05-11T22:23:00Z" w16du:dateUtc="2026-05-11T21:23:00Z">
              <w:r w:rsidRPr="00837F81" w:rsidDel="00164ED5">
                <w:rPr>
                  <w:rFonts w:ascii="Calibri" w:hAnsi="Calibri" w:cs="Calibri"/>
                  <w:color w:val="000000"/>
                  <w:sz w:val="20"/>
                  <w:szCs w:val="20"/>
                </w:rPr>
                <w:delText>Condensate  Tank</w:delText>
              </w:r>
            </w:del>
          </w:p>
        </w:tc>
        <w:tc>
          <w:tcPr>
            <w:tcW w:w="185" w:type="pct"/>
            <w:tcBorders>
              <w:top w:val="nil"/>
              <w:left w:val="nil"/>
              <w:bottom w:val="single" w:sz="4" w:space="0" w:color="auto"/>
              <w:right w:val="single" w:sz="4" w:space="0" w:color="auto"/>
            </w:tcBorders>
            <w:noWrap/>
            <w:vAlign w:val="center"/>
            <w:hideMark/>
          </w:tcPr>
          <w:p w14:paraId="70880457" w14:textId="41A87579" w:rsidR="0020729B" w:rsidRPr="00837F81" w:rsidDel="00164ED5" w:rsidRDefault="0020729B" w:rsidP="00164ED5">
            <w:pPr>
              <w:pStyle w:val="Heading2"/>
              <w:spacing w:before="360" w:after="240"/>
              <w:rPr>
                <w:del w:id="1817" w:author="Chuka Obi" w:date="2026-05-11T22:23:00Z" w16du:dateUtc="2026-05-11T21:23:00Z"/>
                <w:rFonts w:ascii="Calibri" w:hAnsi="Calibri" w:cs="Calibri"/>
                <w:color w:val="000000"/>
                <w:sz w:val="20"/>
                <w:szCs w:val="20"/>
              </w:rPr>
              <w:pPrChange w:id="1818" w:author="Chuka Obi" w:date="2026-05-11T22:23:00Z" w16du:dateUtc="2026-05-11T21:23:00Z">
                <w:pPr>
                  <w:jc w:val="center"/>
                </w:pPr>
              </w:pPrChange>
            </w:pPr>
            <w:del w:id="1819"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2D1B6D2D" w14:textId="45D1EA17" w:rsidR="0020729B" w:rsidRPr="00837F81" w:rsidDel="00164ED5" w:rsidRDefault="0020729B" w:rsidP="00164ED5">
            <w:pPr>
              <w:pStyle w:val="Heading2"/>
              <w:spacing w:before="360" w:after="240"/>
              <w:rPr>
                <w:del w:id="1820" w:author="Chuka Obi" w:date="2026-05-11T22:23:00Z" w16du:dateUtc="2026-05-11T21:23:00Z"/>
                <w:rFonts w:ascii="Calibri" w:hAnsi="Calibri" w:cs="Calibri"/>
                <w:color w:val="000000"/>
                <w:sz w:val="20"/>
                <w:szCs w:val="20"/>
              </w:rPr>
              <w:pPrChange w:id="1821" w:author="Chuka Obi" w:date="2026-05-11T22:23:00Z" w16du:dateUtc="2026-05-11T21:23:00Z">
                <w:pPr/>
              </w:pPrChange>
            </w:pPr>
            <w:del w:id="1822" w:author="Chuka Obi" w:date="2026-05-11T22:23:00Z" w16du:dateUtc="2026-05-11T21:23:00Z">
              <w:r w:rsidRPr="00837F81" w:rsidDel="00164ED5">
                <w:rPr>
                  <w:rFonts w:ascii="Calibri" w:hAnsi="Calibri" w:cs="Calibri"/>
                  <w:color w:val="000000"/>
                  <w:sz w:val="20"/>
                  <w:szCs w:val="20"/>
                </w:rPr>
                <w:delText>100m³ ,Operating pressure0.6MpaG,Design pressure1.0MPag</w:delText>
              </w:r>
            </w:del>
          </w:p>
        </w:tc>
        <w:tc>
          <w:tcPr>
            <w:tcW w:w="409" w:type="pct"/>
            <w:tcBorders>
              <w:top w:val="nil"/>
              <w:left w:val="nil"/>
              <w:bottom w:val="single" w:sz="4" w:space="0" w:color="auto"/>
              <w:right w:val="single" w:sz="4" w:space="0" w:color="auto"/>
            </w:tcBorders>
            <w:vAlign w:val="center"/>
          </w:tcPr>
          <w:p w14:paraId="10381CA9" w14:textId="210E583D" w:rsidR="0020729B" w:rsidRPr="00837F81" w:rsidDel="00164ED5" w:rsidRDefault="0020729B" w:rsidP="00164ED5">
            <w:pPr>
              <w:pStyle w:val="Heading2"/>
              <w:spacing w:before="360" w:after="240"/>
              <w:rPr>
                <w:del w:id="1823" w:author="Chuka Obi" w:date="2026-05-11T22:23:00Z" w16du:dateUtc="2026-05-11T21:23:00Z"/>
                <w:rFonts w:ascii="Calibri" w:hAnsi="Calibri" w:cs="Calibri"/>
                <w:color w:val="000000"/>
                <w:sz w:val="20"/>
                <w:szCs w:val="20"/>
              </w:rPr>
              <w:pPrChange w:id="1824"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53B0338B" w14:textId="63F4497B" w:rsidR="0020729B" w:rsidRPr="00837F81" w:rsidDel="00164ED5" w:rsidRDefault="0020729B" w:rsidP="00164ED5">
            <w:pPr>
              <w:pStyle w:val="Heading2"/>
              <w:spacing w:before="360" w:after="240"/>
              <w:rPr>
                <w:del w:id="1825" w:author="Chuka Obi" w:date="2026-05-11T22:23:00Z" w16du:dateUtc="2026-05-11T21:23:00Z"/>
                <w:rFonts w:ascii="SimSun" w:hAnsi="SimSun"/>
                <w:color w:val="000000"/>
                <w:sz w:val="20"/>
                <w:szCs w:val="20"/>
              </w:rPr>
              <w:pPrChange w:id="1826" w:author="Chuka Obi" w:date="2026-05-11T22:23:00Z" w16du:dateUtc="2026-05-11T21:23:00Z">
                <w:pPr>
                  <w:jc w:val="center"/>
                </w:pPr>
              </w:pPrChange>
            </w:pPr>
            <w:del w:id="1827"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29B64585" w14:textId="65E8FEF6" w:rsidR="0020729B" w:rsidRPr="00837F81" w:rsidDel="00164ED5" w:rsidRDefault="0020729B" w:rsidP="00164ED5">
            <w:pPr>
              <w:pStyle w:val="Heading2"/>
              <w:spacing w:before="360" w:after="240"/>
              <w:rPr>
                <w:del w:id="1828" w:author="Chuka Obi" w:date="2026-05-11T22:23:00Z" w16du:dateUtc="2026-05-11T21:23:00Z"/>
                <w:rFonts w:ascii="Calibri" w:hAnsi="Calibri" w:cs="Calibri"/>
                <w:color w:val="000000"/>
                <w:sz w:val="20"/>
                <w:szCs w:val="20"/>
              </w:rPr>
              <w:pPrChange w:id="1829" w:author="Chuka Obi" w:date="2026-05-11T22:23:00Z" w16du:dateUtc="2026-05-11T21:23:00Z">
                <w:pPr>
                  <w:jc w:val="center"/>
                </w:pPr>
              </w:pPrChange>
            </w:pPr>
            <w:del w:id="1830"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5095D9FB" w14:textId="6A97DFD3" w:rsidR="0020729B" w:rsidRPr="00837F81" w:rsidDel="00164ED5" w:rsidRDefault="0020729B" w:rsidP="00164ED5">
            <w:pPr>
              <w:pStyle w:val="Heading2"/>
              <w:spacing w:before="360" w:after="240"/>
              <w:rPr>
                <w:del w:id="1831" w:author="Chuka Obi" w:date="2026-05-11T22:23:00Z" w16du:dateUtc="2026-05-11T21:23:00Z"/>
                <w:rFonts w:ascii="SimSun" w:hAnsi="SimSun"/>
                <w:color w:val="000000"/>
                <w:sz w:val="20"/>
                <w:szCs w:val="20"/>
              </w:rPr>
              <w:pPrChange w:id="1832" w:author="Chuka Obi" w:date="2026-05-11T22:23:00Z" w16du:dateUtc="2026-05-11T21:23:00Z">
                <w:pPr>
                  <w:jc w:val="center"/>
                </w:pPr>
              </w:pPrChange>
            </w:pPr>
            <w:del w:id="183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1FD843C8" w14:textId="48066AC7" w:rsidR="0020729B" w:rsidRPr="00837F81" w:rsidDel="00164ED5" w:rsidRDefault="0020729B" w:rsidP="00164ED5">
            <w:pPr>
              <w:pStyle w:val="Heading2"/>
              <w:spacing w:before="360" w:after="240"/>
              <w:rPr>
                <w:del w:id="1834" w:author="Chuka Obi" w:date="2026-05-11T22:23:00Z" w16du:dateUtc="2026-05-11T21:23:00Z"/>
                <w:rFonts w:ascii="Calibri" w:hAnsi="Calibri" w:cs="Calibri"/>
                <w:color w:val="000000"/>
                <w:sz w:val="20"/>
                <w:szCs w:val="20"/>
              </w:rPr>
              <w:pPrChange w:id="1835" w:author="Chuka Obi" w:date="2026-05-11T22:23:00Z" w16du:dateUtc="2026-05-11T21:23:00Z">
                <w:pPr>
                  <w:jc w:val="center"/>
                </w:pPr>
              </w:pPrChange>
            </w:pPr>
            <w:del w:id="1836"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46AD2214" w14:textId="304B6A2B" w:rsidR="0020729B" w:rsidRPr="00837F81" w:rsidDel="00164ED5" w:rsidRDefault="0020729B" w:rsidP="00164ED5">
            <w:pPr>
              <w:pStyle w:val="Heading2"/>
              <w:spacing w:before="360" w:after="240"/>
              <w:rPr>
                <w:del w:id="1837" w:author="Chuka Obi" w:date="2026-05-11T22:23:00Z" w16du:dateUtc="2026-05-11T21:23:00Z"/>
                <w:rFonts w:ascii="SimSun" w:hAnsi="SimSun"/>
                <w:color w:val="000000"/>
                <w:sz w:val="20"/>
                <w:szCs w:val="20"/>
              </w:rPr>
              <w:pPrChange w:id="1838" w:author="Chuka Obi" w:date="2026-05-11T22:23:00Z" w16du:dateUtc="2026-05-11T21:23:00Z">
                <w:pPr>
                  <w:jc w:val="center"/>
                </w:pPr>
              </w:pPrChange>
            </w:pPr>
            <w:del w:id="183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7B012B9C" w14:textId="7BC6A487" w:rsidR="0020729B" w:rsidRPr="00837F81" w:rsidDel="00164ED5" w:rsidRDefault="0020729B" w:rsidP="00164ED5">
            <w:pPr>
              <w:pStyle w:val="Heading2"/>
              <w:spacing w:before="360" w:after="240"/>
              <w:rPr>
                <w:del w:id="1840" w:author="Chuka Obi" w:date="2026-05-11T22:23:00Z" w16du:dateUtc="2026-05-11T21:23:00Z"/>
                <w:rFonts w:ascii="Calibri" w:hAnsi="Calibri" w:cs="Calibri"/>
                <w:color w:val="000000"/>
                <w:sz w:val="20"/>
                <w:szCs w:val="20"/>
              </w:rPr>
              <w:pPrChange w:id="1841" w:author="Chuka Obi" w:date="2026-05-11T22:23:00Z" w16du:dateUtc="2026-05-11T21:23:00Z">
                <w:pPr>
                  <w:jc w:val="center"/>
                </w:pPr>
              </w:pPrChange>
            </w:pPr>
            <w:del w:id="1842"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238A84DB" w14:textId="5752782B" w:rsidTr="00555240">
        <w:trPr>
          <w:trHeight w:val="336"/>
          <w:del w:id="1843"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61243F28" w14:textId="287303AC" w:rsidR="0020729B" w:rsidRPr="00837F81" w:rsidDel="00164ED5" w:rsidRDefault="0020729B" w:rsidP="00164ED5">
            <w:pPr>
              <w:pStyle w:val="Heading2"/>
              <w:spacing w:before="360" w:after="240"/>
              <w:rPr>
                <w:del w:id="1844" w:author="Chuka Obi" w:date="2026-05-11T22:23:00Z" w16du:dateUtc="2026-05-11T21:23:00Z"/>
                <w:rFonts w:ascii="Calibri" w:hAnsi="Calibri" w:cs="Calibri"/>
                <w:color w:val="000000"/>
                <w:sz w:val="20"/>
                <w:szCs w:val="20"/>
              </w:rPr>
              <w:pPrChange w:id="1845" w:author="Chuka Obi" w:date="2026-05-11T22:23:00Z" w16du:dateUtc="2026-05-11T21:23:00Z">
                <w:pPr>
                  <w:jc w:val="center"/>
                </w:pPr>
              </w:pPrChange>
            </w:pPr>
            <w:del w:id="1846" w:author="Chuka Obi" w:date="2026-05-11T22:23:00Z" w16du:dateUtc="2026-05-11T21:23:00Z">
              <w:r w:rsidRPr="00837F81" w:rsidDel="00164ED5">
                <w:rPr>
                  <w:rFonts w:ascii="Calibri" w:hAnsi="Calibri" w:cs="Calibri"/>
                  <w:color w:val="000000"/>
                  <w:sz w:val="20"/>
                  <w:szCs w:val="20"/>
                </w:rPr>
                <w:delText>13</w:delText>
              </w:r>
            </w:del>
          </w:p>
        </w:tc>
        <w:tc>
          <w:tcPr>
            <w:tcW w:w="555" w:type="pct"/>
            <w:vMerge/>
            <w:tcBorders>
              <w:top w:val="single" w:sz="4" w:space="0" w:color="auto"/>
              <w:left w:val="single" w:sz="4" w:space="0" w:color="auto"/>
              <w:bottom w:val="nil"/>
              <w:right w:val="single" w:sz="4" w:space="0" w:color="auto"/>
            </w:tcBorders>
            <w:vAlign w:val="center"/>
            <w:hideMark/>
          </w:tcPr>
          <w:p w14:paraId="4697BEAB" w14:textId="5F609C33" w:rsidR="0020729B" w:rsidRPr="00837F81" w:rsidDel="00164ED5" w:rsidRDefault="0020729B" w:rsidP="00164ED5">
            <w:pPr>
              <w:pStyle w:val="Heading2"/>
              <w:spacing w:before="360" w:after="240"/>
              <w:rPr>
                <w:del w:id="1847" w:author="Chuka Obi" w:date="2026-05-11T22:23:00Z" w16du:dateUtc="2026-05-11T21:23:00Z"/>
                <w:rFonts w:ascii="Calibri" w:hAnsi="Calibri" w:cs="Calibri"/>
                <w:b w:val="0"/>
                <w:bCs w:val="0"/>
                <w:color w:val="000000"/>
                <w:sz w:val="20"/>
                <w:szCs w:val="20"/>
              </w:rPr>
              <w:pPrChange w:id="1848"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467A777E" w14:textId="167807A0" w:rsidR="0020729B" w:rsidRPr="00837F81" w:rsidDel="00164ED5" w:rsidRDefault="0020729B" w:rsidP="00164ED5">
            <w:pPr>
              <w:pStyle w:val="Heading2"/>
              <w:spacing w:before="360" w:after="240"/>
              <w:rPr>
                <w:del w:id="1849" w:author="Chuka Obi" w:date="2026-05-11T22:23:00Z" w16du:dateUtc="2026-05-11T21:23:00Z"/>
                <w:rFonts w:ascii="Calibri" w:hAnsi="Calibri" w:cs="Calibri"/>
                <w:color w:val="000000"/>
                <w:sz w:val="20"/>
                <w:szCs w:val="20"/>
              </w:rPr>
              <w:pPrChange w:id="1850" w:author="Chuka Obi" w:date="2026-05-11T22:23:00Z" w16du:dateUtc="2026-05-11T21:23:00Z">
                <w:pPr/>
              </w:pPrChange>
            </w:pPr>
            <w:del w:id="1851" w:author="Chuka Obi" w:date="2026-05-11T22:23:00Z" w16du:dateUtc="2026-05-11T21:23:00Z">
              <w:r w:rsidRPr="00837F81" w:rsidDel="00164ED5">
                <w:rPr>
                  <w:rFonts w:ascii="Calibri" w:hAnsi="Calibri" w:cs="Calibri"/>
                  <w:color w:val="000000"/>
                  <w:sz w:val="20"/>
                  <w:szCs w:val="20"/>
                </w:rPr>
                <w:delText>LNG Loading Pump SKID</w:delText>
              </w:r>
            </w:del>
          </w:p>
        </w:tc>
        <w:tc>
          <w:tcPr>
            <w:tcW w:w="185" w:type="pct"/>
            <w:tcBorders>
              <w:top w:val="nil"/>
              <w:left w:val="nil"/>
              <w:bottom w:val="single" w:sz="4" w:space="0" w:color="auto"/>
              <w:right w:val="single" w:sz="4" w:space="0" w:color="auto"/>
            </w:tcBorders>
            <w:noWrap/>
            <w:vAlign w:val="center"/>
            <w:hideMark/>
          </w:tcPr>
          <w:p w14:paraId="634700A7" w14:textId="647BD2E2" w:rsidR="0020729B" w:rsidRPr="00837F81" w:rsidDel="00164ED5" w:rsidRDefault="0020729B" w:rsidP="00164ED5">
            <w:pPr>
              <w:pStyle w:val="Heading2"/>
              <w:spacing w:before="360" w:after="240"/>
              <w:rPr>
                <w:del w:id="1852" w:author="Chuka Obi" w:date="2026-05-11T22:23:00Z" w16du:dateUtc="2026-05-11T21:23:00Z"/>
                <w:rFonts w:ascii="Calibri" w:hAnsi="Calibri" w:cs="Calibri"/>
                <w:color w:val="000000"/>
                <w:sz w:val="20"/>
                <w:szCs w:val="20"/>
              </w:rPr>
              <w:pPrChange w:id="1853" w:author="Chuka Obi" w:date="2026-05-11T22:23:00Z" w16du:dateUtc="2026-05-11T21:23:00Z">
                <w:pPr>
                  <w:jc w:val="center"/>
                </w:pPr>
              </w:pPrChange>
            </w:pPr>
            <w:del w:id="1854"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35F0E561" w14:textId="67FFA76F" w:rsidR="0020729B" w:rsidRPr="00837F81" w:rsidDel="00164ED5" w:rsidRDefault="0020729B" w:rsidP="00164ED5">
            <w:pPr>
              <w:pStyle w:val="Heading2"/>
              <w:spacing w:before="360" w:after="240"/>
              <w:rPr>
                <w:del w:id="1855" w:author="Chuka Obi" w:date="2026-05-11T22:23:00Z" w16du:dateUtc="2026-05-11T21:23:00Z"/>
                <w:rFonts w:ascii="Calibri" w:hAnsi="Calibri" w:cs="Calibri"/>
                <w:color w:val="000000"/>
                <w:sz w:val="20"/>
                <w:szCs w:val="20"/>
              </w:rPr>
              <w:pPrChange w:id="1856" w:author="Chuka Obi" w:date="2026-05-11T22:23:00Z" w16du:dateUtc="2026-05-11T21:23:00Z">
                <w:pPr/>
              </w:pPrChange>
            </w:pPr>
            <w:del w:id="1857" w:author="Chuka Obi" w:date="2026-05-11T22:23:00Z" w16du:dateUtc="2026-05-11T21:23:00Z">
              <w:r w:rsidRPr="00837F81" w:rsidDel="00164ED5">
                <w:rPr>
                  <w:rFonts w:ascii="Calibri" w:hAnsi="Calibri" w:cs="Calibri"/>
                  <w:color w:val="000000"/>
                  <w:sz w:val="20"/>
                  <w:szCs w:val="20"/>
                </w:rPr>
                <w:delText>80m3/h</w:delText>
              </w:r>
            </w:del>
          </w:p>
        </w:tc>
        <w:tc>
          <w:tcPr>
            <w:tcW w:w="409" w:type="pct"/>
            <w:tcBorders>
              <w:top w:val="nil"/>
              <w:left w:val="nil"/>
              <w:bottom w:val="single" w:sz="4" w:space="0" w:color="auto"/>
              <w:right w:val="single" w:sz="4" w:space="0" w:color="auto"/>
            </w:tcBorders>
            <w:vAlign w:val="center"/>
          </w:tcPr>
          <w:p w14:paraId="759C847D" w14:textId="55C74E20" w:rsidR="0020729B" w:rsidRPr="00837F81" w:rsidDel="00164ED5" w:rsidRDefault="0020729B" w:rsidP="00164ED5">
            <w:pPr>
              <w:pStyle w:val="Heading2"/>
              <w:spacing w:before="360" w:after="240"/>
              <w:rPr>
                <w:del w:id="1858" w:author="Chuka Obi" w:date="2026-05-11T22:23:00Z" w16du:dateUtc="2026-05-11T21:23:00Z"/>
                <w:rFonts w:ascii="Calibri" w:hAnsi="Calibri" w:cs="Calibri"/>
                <w:color w:val="000000"/>
                <w:sz w:val="20"/>
                <w:szCs w:val="20"/>
              </w:rPr>
              <w:pPrChange w:id="1859"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1093AFD7" w14:textId="407965FF" w:rsidR="0020729B" w:rsidRPr="00837F81" w:rsidDel="00164ED5" w:rsidRDefault="0020729B" w:rsidP="00164ED5">
            <w:pPr>
              <w:pStyle w:val="Heading2"/>
              <w:spacing w:before="360" w:after="240"/>
              <w:rPr>
                <w:del w:id="1860" w:author="Chuka Obi" w:date="2026-05-11T22:23:00Z" w16du:dateUtc="2026-05-11T21:23:00Z"/>
                <w:rFonts w:ascii="SimSun" w:hAnsi="SimSun"/>
                <w:color w:val="000000"/>
                <w:sz w:val="20"/>
                <w:szCs w:val="20"/>
              </w:rPr>
              <w:pPrChange w:id="1861" w:author="Chuka Obi" w:date="2026-05-11T22:23:00Z" w16du:dateUtc="2026-05-11T21:23:00Z">
                <w:pPr>
                  <w:jc w:val="center"/>
                </w:pPr>
              </w:pPrChange>
            </w:pPr>
            <w:del w:id="1862"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0CCD8B79" w14:textId="29A2A5DE" w:rsidR="0020729B" w:rsidRPr="00837F81" w:rsidDel="00164ED5" w:rsidRDefault="0020729B" w:rsidP="00164ED5">
            <w:pPr>
              <w:pStyle w:val="Heading2"/>
              <w:spacing w:before="360" w:after="240"/>
              <w:rPr>
                <w:del w:id="1863" w:author="Chuka Obi" w:date="2026-05-11T22:23:00Z" w16du:dateUtc="2026-05-11T21:23:00Z"/>
                <w:rFonts w:ascii="Calibri" w:hAnsi="Calibri" w:cs="Calibri"/>
                <w:color w:val="000000"/>
                <w:sz w:val="20"/>
                <w:szCs w:val="20"/>
              </w:rPr>
              <w:pPrChange w:id="1864" w:author="Chuka Obi" w:date="2026-05-11T22:23:00Z" w16du:dateUtc="2026-05-11T21:23:00Z">
                <w:pPr>
                  <w:jc w:val="center"/>
                </w:pPr>
              </w:pPrChange>
            </w:pPr>
            <w:del w:id="1865"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446C558F" w14:textId="2F104BAB" w:rsidR="0020729B" w:rsidRPr="00837F81" w:rsidDel="00164ED5" w:rsidRDefault="0020729B" w:rsidP="00164ED5">
            <w:pPr>
              <w:pStyle w:val="Heading2"/>
              <w:spacing w:before="360" w:after="240"/>
              <w:rPr>
                <w:del w:id="1866" w:author="Chuka Obi" w:date="2026-05-11T22:23:00Z" w16du:dateUtc="2026-05-11T21:23:00Z"/>
                <w:rFonts w:ascii="SimSun" w:hAnsi="SimSun"/>
                <w:color w:val="000000"/>
                <w:sz w:val="20"/>
                <w:szCs w:val="20"/>
              </w:rPr>
              <w:pPrChange w:id="1867" w:author="Chuka Obi" w:date="2026-05-11T22:23:00Z" w16du:dateUtc="2026-05-11T21:23:00Z">
                <w:pPr>
                  <w:jc w:val="center"/>
                </w:pPr>
              </w:pPrChange>
            </w:pPr>
            <w:del w:id="186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0B1B160F" w14:textId="19A29CB6" w:rsidR="0020729B" w:rsidRPr="00837F81" w:rsidDel="00164ED5" w:rsidRDefault="0020729B" w:rsidP="00164ED5">
            <w:pPr>
              <w:pStyle w:val="Heading2"/>
              <w:spacing w:before="360" w:after="240"/>
              <w:rPr>
                <w:del w:id="1869" w:author="Chuka Obi" w:date="2026-05-11T22:23:00Z" w16du:dateUtc="2026-05-11T21:23:00Z"/>
                <w:rFonts w:ascii="Calibri" w:hAnsi="Calibri" w:cs="Calibri"/>
                <w:color w:val="000000"/>
                <w:sz w:val="20"/>
                <w:szCs w:val="20"/>
              </w:rPr>
              <w:pPrChange w:id="1870" w:author="Chuka Obi" w:date="2026-05-11T22:23:00Z" w16du:dateUtc="2026-05-11T21:23:00Z">
                <w:pPr>
                  <w:jc w:val="center"/>
                </w:pPr>
              </w:pPrChange>
            </w:pPr>
            <w:del w:id="1871"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2929FF63" w14:textId="7CBC0441" w:rsidR="0020729B" w:rsidRPr="00837F81" w:rsidDel="00164ED5" w:rsidRDefault="0020729B" w:rsidP="00164ED5">
            <w:pPr>
              <w:pStyle w:val="Heading2"/>
              <w:spacing w:before="360" w:after="240"/>
              <w:rPr>
                <w:del w:id="1872" w:author="Chuka Obi" w:date="2026-05-11T22:23:00Z" w16du:dateUtc="2026-05-11T21:23:00Z"/>
                <w:rFonts w:ascii="SimSun" w:hAnsi="SimSun"/>
                <w:color w:val="000000"/>
                <w:sz w:val="20"/>
                <w:szCs w:val="20"/>
              </w:rPr>
              <w:pPrChange w:id="1873" w:author="Chuka Obi" w:date="2026-05-11T22:23:00Z" w16du:dateUtc="2026-05-11T21:23:00Z">
                <w:pPr>
                  <w:jc w:val="center"/>
                </w:pPr>
              </w:pPrChange>
            </w:pPr>
            <w:del w:id="187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4B374CCF" w14:textId="0B806294" w:rsidR="0020729B" w:rsidRPr="00837F81" w:rsidDel="00164ED5" w:rsidRDefault="0020729B" w:rsidP="00164ED5">
            <w:pPr>
              <w:pStyle w:val="Heading2"/>
              <w:spacing w:before="360" w:after="240"/>
              <w:rPr>
                <w:del w:id="1875" w:author="Chuka Obi" w:date="2026-05-11T22:23:00Z" w16du:dateUtc="2026-05-11T21:23:00Z"/>
                <w:rFonts w:ascii="Calibri" w:hAnsi="Calibri" w:cs="Calibri"/>
                <w:color w:val="000000"/>
                <w:sz w:val="20"/>
                <w:szCs w:val="20"/>
              </w:rPr>
              <w:pPrChange w:id="1876" w:author="Chuka Obi" w:date="2026-05-11T22:23:00Z" w16du:dateUtc="2026-05-11T21:23:00Z">
                <w:pPr>
                  <w:jc w:val="center"/>
                </w:pPr>
              </w:pPrChange>
            </w:pPr>
            <w:del w:id="1877"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57A38DD5" w14:textId="4BF623C1" w:rsidTr="00555240">
        <w:trPr>
          <w:trHeight w:val="336"/>
          <w:del w:id="1878"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14178F5E" w14:textId="4A8F2109" w:rsidR="0020729B" w:rsidRPr="00837F81" w:rsidDel="00164ED5" w:rsidRDefault="0020729B" w:rsidP="00164ED5">
            <w:pPr>
              <w:pStyle w:val="Heading2"/>
              <w:spacing w:before="360" w:after="240"/>
              <w:rPr>
                <w:del w:id="1879" w:author="Chuka Obi" w:date="2026-05-11T22:23:00Z" w16du:dateUtc="2026-05-11T21:23:00Z"/>
                <w:rFonts w:ascii="Calibri" w:hAnsi="Calibri" w:cs="Calibri"/>
                <w:color w:val="000000"/>
                <w:sz w:val="20"/>
                <w:szCs w:val="20"/>
              </w:rPr>
              <w:pPrChange w:id="1880" w:author="Chuka Obi" w:date="2026-05-11T22:23:00Z" w16du:dateUtc="2026-05-11T21:23:00Z">
                <w:pPr>
                  <w:jc w:val="center"/>
                </w:pPr>
              </w:pPrChange>
            </w:pPr>
            <w:del w:id="1881" w:author="Chuka Obi" w:date="2026-05-11T22:23:00Z" w16du:dateUtc="2026-05-11T21:23:00Z">
              <w:r w:rsidRPr="00837F81" w:rsidDel="00164ED5">
                <w:rPr>
                  <w:rFonts w:ascii="Calibri" w:hAnsi="Calibri" w:cs="Calibri"/>
                  <w:color w:val="000000"/>
                  <w:sz w:val="20"/>
                  <w:szCs w:val="20"/>
                </w:rPr>
                <w:delText>14</w:delText>
              </w:r>
            </w:del>
          </w:p>
        </w:tc>
        <w:tc>
          <w:tcPr>
            <w:tcW w:w="555" w:type="pct"/>
            <w:vMerge/>
            <w:tcBorders>
              <w:top w:val="single" w:sz="4" w:space="0" w:color="auto"/>
              <w:left w:val="single" w:sz="4" w:space="0" w:color="auto"/>
              <w:bottom w:val="nil"/>
              <w:right w:val="single" w:sz="4" w:space="0" w:color="auto"/>
            </w:tcBorders>
            <w:vAlign w:val="center"/>
            <w:hideMark/>
          </w:tcPr>
          <w:p w14:paraId="66E3B966" w14:textId="6FF33B7F" w:rsidR="0020729B" w:rsidRPr="00837F81" w:rsidDel="00164ED5" w:rsidRDefault="0020729B" w:rsidP="00164ED5">
            <w:pPr>
              <w:pStyle w:val="Heading2"/>
              <w:spacing w:before="360" w:after="240"/>
              <w:rPr>
                <w:del w:id="1882" w:author="Chuka Obi" w:date="2026-05-11T22:23:00Z" w16du:dateUtc="2026-05-11T21:23:00Z"/>
                <w:rFonts w:ascii="Calibri" w:hAnsi="Calibri" w:cs="Calibri"/>
                <w:b w:val="0"/>
                <w:bCs w:val="0"/>
                <w:color w:val="000000"/>
                <w:sz w:val="20"/>
                <w:szCs w:val="20"/>
              </w:rPr>
              <w:pPrChange w:id="1883"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494C7D5C" w14:textId="30FCDE3E" w:rsidR="0020729B" w:rsidRPr="00837F81" w:rsidDel="00164ED5" w:rsidRDefault="0020729B" w:rsidP="00164ED5">
            <w:pPr>
              <w:pStyle w:val="Heading2"/>
              <w:spacing w:before="360" w:after="240"/>
              <w:rPr>
                <w:del w:id="1884" w:author="Chuka Obi" w:date="2026-05-11T22:23:00Z" w16du:dateUtc="2026-05-11T21:23:00Z"/>
                <w:rFonts w:ascii="Calibri" w:hAnsi="Calibri" w:cs="Calibri"/>
                <w:color w:val="000000"/>
                <w:sz w:val="20"/>
                <w:szCs w:val="20"/>
              </w:rPr>
              <w:pPrChange w:id="1885" w:author="Chuka Obi" w:date="2026-05-11T22:23:00Z" w16du:dateUtc="2026-05-11T21:23:00Z">
                <w:pPr/>
              </w:pPrChange>
            </w:pPr>
            <w:del w:id="1886" w:author="Chuka Obi" w:date="2026-05-11T22:23:00Z" w16du:dateUtc="2026-05-11T21:23:00Z">
              <w:r w:rsidRPr="00837F81" w:rsidDel="00164ED5">
                <w:rPr>
                  <w:rFonts w:ascii="Calibri" w:hAnsi="Calibri" w:cs="Calibri"/>
                  <w:color w:val="000000"/>
                  <w:sz w:val="20"/>
                  <w:szCs w:val="20"/>
                </w:rPr>
                <w:delText>Condensate Loading Pump</w:delText>
              </w:r>
            </w:del>
          </w:p>
        </w:tc>
        <w:tc>
          <w:tcPr>
            <w:tcW w:w="185" w:type="pct"/>
            <w:tcBorders>
              <w:top w:val="nil"/>
              <w:left w:val="nil"/>
              <w:bottom w:val="single" w:sz="4" w:space="0" w:color="auto"/>
              <w:right w:val="single" w:sz="4" w:space="0" w:color="auto"/>
            </w:tcBorders>
            <w:noWrap/>
            <w:vAlign w:val="center"/>
            <w:hideMark/>
          </w:tcPr>
          <w:p w14:paraId="1671FD34" w14:textId="7F39B9A4" w:rsidR="0020729B" w:rsidRPr="00837F81" w:rsidDel="00164ED5" w:rsidRDefault="0020729B" w:rsidP="00164ED5">
            <w:pPr>
              <w:pStyle w:val="Heading2"/>
              <w:spacing w:before="360" w:after="240"/>
              <w:rPr>
                <w:del w:id="1887" w:author="Chuka Obi" w:date="2026-05-11T22:23:00Z" w16du:dateUtc="2026-05-11T21:23:00Z"/>
                <w:rFonts w:ascii="Calibri" w:hAnsi="Calibri" w:cs="Calibri"/>
                <w:color w:val="000000"/>
                <w:sz w:val="20"/>
                <w:szCs w:val="20"/>
              </w:rPr>
              <w:pPrChange w:id="1888" w:author="Chuka Obi" w:date="2026-05-11T22:23:00Z" w16du:dateUtc="2026-05-11T21:23:00Z">
                <w:pPr>
                  <w:jc w:val="center"/>
                </w:pPr>
              </w:pPrChange>
            </w:pPr>
            <w:del w:id="1889" w:author="Chuka Obi" w:date="2026-05-11T22:23:00Z" w16du:dateUtc="2026-05-11T21:23:00Z">
              <w:r w:rsidRPr="00837F81" w:rsidDel="00164ED5">
                <w:rPr>
                  <w:rFonts w:ascii="Calibri" w:hAnsi="Calibri" w:cs="Calibri"/>
                  <w:color w:val="000000"/>
                  <w:sz w:val="20"/>
                  <w:szCs w:val="20"/>
                </w:rPr>
                <w:delText>2</w:delText>
              </w:r>
            </w:del>
          </w:p>
        </w:tc>
        <w:tc>
          <w:tcPr>
            <w:tcW w:w="1125" w:type="pct"/>
            <w:tcBorders>
              <w:top w:val="nil"/>
              <w:left w:val="nil"/>
              <w:bottom w:val="single" w:sz="4" w:space="0" w:color="auto"/>
              <w:right w:val="single" w:sz="4" w:space="0" w:color="auto"/>
            </w:tcBorders>
            <w:vAlign w:val="center"/>
            <w:hideMark/>
          </w:tcPr>
          <w:p w14:paraId="2E0B7202" w14:textId="148A7268" w:rsidR="0020729B" w:rsidRPr="00837F81" w:rsidDel="00164ED5" w:rsidRDefault="0020729B" w:rsidP="00164ED5">
            <w:pPr>
              <w:pStyle w:val="Heading2"/>
              <w:spacing w:before="360" w:after="240"/>
              <w:rPr>
                <w:del w:id="1890" w:author="Chuka Obi" w:date="2026-05-11T22:23:00Z" w16du:dateUtc="2026-05-11T21:23:00Z"/>
                <w:rFonts w:ascii="Calibri" w:hAnsi="Calibri" w:cs="Calibri"/>
                <w:color w:val="000000"/>
                <w:sz w:val="20"/>
                <w:szCs w:val="20"/>
              </w:rPr>
              <w:pPrChange w:id="1891" w:author="Chuka Obi" w:date="2026-05-11T22:23:00Z" w16du:dateUtc="2026-05-11T21:23:00Z">
                <w:pPr/>
              </w:pPrChange>
            </w:pPr>
            <w:del w:id="1892" w:author="Chuka Obi" w:date="2026-05-11T22:23:00Z" w16du:dateUtc="2026-05-11T21:23:00Z">
              <w:r w:rsidRPr="00837F81" w:rsidDel="00164ED5">
                <w:rPr>
                  <w:rFonts w:ascii="Calibri" w:hAnsi="Calibri" w:cs="Calibri"/>
                  <w:color w:val="000000"/>
                  <w:sz w:val="20"/>
                  <w:szCs w:val="20"/>
                </w:rPr>
                <w:delText>30m3/h</w:delText>
              </w:r>
            </w:del>
          </w:p>
        </w:tc>
        <w:tc>
          <w:tcPr>
            <w:tcW w:w="409" w:type="pct"/>
            <w:tcBorders>
              <w:top w:val="nil"/>
              <w:left w:val="nil"/>
              <w:bottom w:val="single" w:sz="4" w:space="0" w:color="auto"/>
              <w:right w:val="single" w:sz="4" w:space="0" w:color="auto"/>
            </w:tcBorders>
            <w:vAlign w:val="center"/>
          </w:tcPr>
          <w:p w14:paraId="08218076" w14:textId="1E53B9C7" w:rsidR="0020729B" w:rsidRPr="00837F81" w:rsidDel="00164ED5" w:rsidRDefault="0020729B" w:rsidP="00164ED5">
            <w:pPr>
              <w:pStyle w:val="Heading2"/>
              <w:spacing w:before="360" w:after="240"/>
              <w:rPr>
                <w:del w:id="1893" w:author="Chuka Obi" w:date="2026-05-11T22:23:00Z" w16du:dateUtc="2026-05-11T21:23:00Z"/>
                <w:rFonts w:ascii="Calibri" w:hAnsi="Calibri" w:cs="Calibri"/>
                <w:color w:val="000000"/>
                <w:sz w:val="20"/>
                <w:szCs w:val="20"/>
              </w:rPr>
              <w:pPrChange w:id="1894"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0849D828" w14:textId="7310022E" w:rsidR="0020729B" w:rsidRPr="00837F81" w:rsidDel="00164ED5" w:rsidRDefault="0020729B" w:rsidP="00164ED5">
            <w:pPr>
              <w:pStyle w:val="Heading2"/>
              <w:spacing w:before="360" w:after="240"/>
              <w:rPr>
                <w:del w:id="1895" w:author="Chuka Obi" w:date="2026-05-11T22:23:00Z" w16du:dateUtc="2026-05-11T21:23:00Z"/>
                <w:rFonts w:ascii="SimSun" w:hAnsi="SimSun"/>
                <w:color w:val="000000"/>
                <w:sz w:val="20"/>
                <w:szCs w:val="20"/>
              </w:rPr>
              <w:pPrChange w:id="1896" w:author="Chuka Obi" w:date="2026-05-11T22:23:00Z" w16du:dateUtc="2026-05-11T21:23:00Z">
                <w:pPr>
                  <w:jc w:val="center"/>
                </w:pPr>
              </w:pPrChange>
            </w:pPr>
            <w:del w:id="1897"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13F62D3B" w14:textId="09B266C3" w:rsidR="0020729B" w:rsidRPr="00837F81" w:rsidDel="00164ED5" w:rsidRDefault="0020729B" w:rsidP="00164ED5">
            <w:pPr>
              <w:pStyle w:val="Heading2"/>
              <w:spacing w:before="360" w:after="240"/>
              <w:rPr>
                <w:del w:id="1898" w:author="Chuka Obi" w:date="2026-05-11T22:23:00Z" w16du:dateUtc="2026-05-11T21:23:00Z"/>
                <w:rFonts w:ascii="Calibri" w:hAnsi="Calibri" w:cs="Calibri"/>
                <w:color w:val="000000"/>
                <w:sz w:val="20"/>
                <w:szCs w:val="20"/>
              </w:rPr>
              <w:pPrChange w:id="1899" w:author="Chuka Obi" w:date="2026-05-11T22:23:00Z" w16du:dateUtc="2026-05-11T21:23:00Z">
                <w:pPr>
                  <w:jc w:val="center"/>
                </w:pPr>
              </w:pPrChange>
            </w:pPr>
            <w:del w:id="1900"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6631FAD6" w14:textId="1F42E106" w:rsidR="0020729B" w:rsidRPr="00837F81" w:rsidDel="00164ED5" w:rsidRDefault="0020729B" w:rsidP="00164ED5">
            <w:pPr>
              <w:pStyle w:val="Heading2"/>
              <w:spacing w:before="360" w:after="240"/>
              <w:rPr>
                <w:del w:id="1901" w:author="Chuka Obi" w:date="2026-05-11T22:23:00Z" w16du:dateUtc="2026-05-11T21:23:00Z"/>
                <w:rFonts w:ascii="SimSun" w:hAnsi="SimSun"/>
                <w:color w:val="000000"/>
                <w:sz w:val="20"/>
                <w:szCs w:val="20"/>
              </w:rPr>
              <w:pPrChange w:id="1902" w:author="Chuka Obi" w:date="2026-05-11T22:23:00Z" w16du:dateUtc="2026-05-11T21:23:00Z">
                <w:pPr>
                  <w:jc w:val="center"/>
                </w:pPr>
              </w:pPrChange>
            </w:pPr>
            <w:del w:id="190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2670CBBF" w14:textId="3E1320B6" w:rsidR="0020729B" w:rsidRPr="00837F81" w:rsidDel="00164ED5" w:rsidRDefault="0020729B" w:rsidP="00164ED5">
            <w:pPr>
              <w:pStyle w:val="Heading2"/>
              <w:spacing w:before="360" w:after="240"/>
              <w:rPr>
                <w:del w:id="1904" w:author="Chuka Obi" w:date="2026-05-11T22:23:00Z" w16du:dateUtc="2026-05-11T21:23:00Z"/>
                <w:rFonts w:ascii="Calibri" w:hAnsi="Calibri" w:cs="Calibri"/>
                <w:color w:val="000000"/>
                <w:sz w:val="20"/>
                <w:szCs w:val="20"/>
              </w:rPr>
              <w:pPrChange w:id="1905" w:author="Chuka Obi" w:date="2026-05-11T22:23:00Z" w16du:dateUtc="2026-05-11T21:23:00Z">
                <w:pPr>
                  <w:jc w:val="center"/>
                </w:pPr>
              </w:pPrChange>
            </w:pPr>
            <w:del w:id="1906"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5045165C" w14:textId="2AD77699" w:rsidR="0020729B" w:rsidRPr="00837F81" w:rsidDel="00164ED5" w:rsidRDefault="0020729B" w:rsidP="00164ED5">
            <w:pPr>
              <w:pStyle w:val="Heading2"/>
              <w:spacing w:before="360" w:after="240"/>
              <w:rPr>
                <w:del w:id="1907" w:author="Chuka Obi" w:date="2026-05-11T22:23:00Z" w16du:dateUtc="2026-05-11T21:23:00Z"/>
                <w:rFonts w:ascii="SimSun" w:hAnsi="SimSun"/>
                <w:color w:val="000000"/>
                <w:sz w:val="20"/>
                <w:szCs w:val="20"/>
              </w:rPr>
              <w:pPrChange w:id="1908" w:author="Chuka Obi" w:date="2026-05-11T22:23:00Z" w16du:dateUtc="2026-05-11T21:23:00Z">
                <w:pPr>
                  <w:jc w:val="center"/>
                </w:pPr>
              </w:pPrChange>
            </w:pPr>
            <w:del w:id="190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05779534" w14:textId="02F35450" w:rsidR="0020729B" w:rsidRPr="00837F81" w:rsidDel="00164ED5" w:rsidRDefault="0020729B" w:rsidP="00164ED5">
            <w:pPr>
              <w:pStyle w:val="Heading2"/>
              <w:spacing w:before="360" w:after="240"/>
              <w:rPr>
                <w:del w:id="1910" w:author="Chuka Obi" w:date="2026-05-11T22:23:00Z" w16du:dateUtc="2026-05-11T21:23:00Z"/>
                <w:rFonts w:ascii="Calibri" w:hAnsi="Calibri" w:cs="Calibri"/>
                <w:color w:val="000000"/>
                <w:sz w:val="20"/>
                <w:szCs w:val="20"/>
              </w:rPr>
              <w:pPrChange w:id="1911" w:author="Chuka Obi" w:date="2026-05-11T22:23:00Z" w16du:dateUtc="2026-05-11T21:23:00Z">
                <w:pPr>
                  <w:jc w:val="center"/>
                </w:pPr>
              </w:pPrChange>
            </w:pPr>
            <w:del w:id="1912"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16087514" w14:textId="35E6B3F2" w:rsidTr="00555240">
        <w:trPr>
          <w:trHeight w:val="672"/>
          <w:del w:id="1913"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38850915" w14:textId="26471EB9" w:rsidR="0020729B" w:rsidRPr="00837F81" w:rsidDel="00164ED5" w:rsidRDefault="0020729B" w:rsidP="00164ED5">
            <w:pPr>
              <w:pStyle w:val="Heading2"/>
              <w:spacing w:before="360" w:after="240"/>
              <w:rPr>
                <w:del w:id="1914" w:author="Chuka Obi" w:date="2026-05-11T22:23:00Z" w16du:dateUtc="2026-05-11T21:23:00Z"/>
                <w:rFonts w:ascii="Calibri" w:hAnsi="Calibri" w:cs="Calibri"/>
                <w:color w:val="000000"/>
                <w:sz w:val="20"/>
                <w:szCs w:val="20"/>
              </w:rPr>
              <w:pPrChange w:id="1915" w:author="Chuka Obi" w:date="2026-05-11T22:23:00Z" w16du:dateUtc="2026-05-11T21:23:00Z">
                <w:pPr>
                  <w:jc w:val="center"/>
                </w:pPr>
              </w:pPrChange>
            </w:pPr>
            <w:del w:id="1916" w:author="Chuka Obi" w:date="2026-05-11T22:23:00Z" w16du:dateUtc="2026-05-11T21:23:00Z">
              <w:r w:rsidRPr="00837F81" w:rsidDel="00164ED5">
                <w:rPr>
                  <w:rFonts w:ascii="Calibri" w:hAnsi="Calibri" w:cs="Calibri"/>
                  <w:color w:val="000000"/>
                  <w:sz w:val="20"/>
                  <w:szCs w:val="20"/>
                </w:rPr>
                <w:delText>15</w:delText>
              </w:r>
            </w:del>
          </w:p>
        </w:tc>
        <w:tc>
          <w:tcPr>
            <w:tcW w:w="555" w:type="pct"/>
            <w:vMerge/>
            <w:tcBorders>
              <w:top w:val="single" w:sz="4" w:space="0" w:color="auto"/>
              <w:left w:val="single" w:sz="4" w:space="0" w:color="auto"/>
              <w:bottom w:val="nil"/>
              <w:right w:val="single" w:sz="4" w:space="0" w:color="auto"/>
            </w:tcBorders>
            <w:vAlign w:val="center"/>
            <w:hideMark/>
          </w:tcPr>
          <w:p w14:paraId="62BA4943" w14:textId="11725D2D" w:rsidR="0020729B" w:rsidRPr="00837F81" w:rsidDel="00164ED5" w:rsidRDefault="0020729B" w:rsidP="00164ED5">
            <w:pPr>
              <w:pStyle w:val="Heading2"/>
              <w:spacing w:before="360" w:after="240"/>
              <w:rPr>
                <w:del w:id="1917" w:author="Chuka Obi" w:date="2026-05-11T22:23:00Z" w16du:dateUtc="2026-05-11T21:23:00Z"/>
                <w:rFonts w:ascii="Calibri" w:hAnsi="Calibri" w:cs="Calibri"/>
                <w:b w:val="0"/>
                <w:bCs w:val="0"/>
                <w:color w:val="000000"/>
                <w:sz w:val="20"/>
                <w:szCs w:val="20"/>
              </w:rPr>
              <w:pPrChange w:id="1918"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1F9978FE" w14:textId="59B593F8" w:rsidR="0020729B" w:rsidRPr="00837F81" w:rsidDel="00164ED5" w:rsidRDefault="0020729B" w:rsidP="00164ED5">
            <w:pPr>
              <w:pStyle w:val="Heading2"/>
              <w:spacing w:before="360" w:after="240"/>
              <w:rPr>
                <w:del w:id="1919" w:author="Chuka Obi" w:date="2026-05-11T22:23:00Z" w16du:dateUtc="2026-05-11T21:23:00Z"/>
                <w:rFonts w:ascii="Calibri" w:hAnsi="Calibri" w:cs="Calibri"/>
                <w:color w:val="000000"/>
                <w:sz w:val="20"/>
                <w:szCs w:val="20"/>
              </w:rPr>
              <w:pPrChange w:id="1920" w:author="Chuka Obi" w:date="2026-05-11T22:23:00Z" w16du:dateUtc="2026-05-11T21:23:00Z">
                <w:pPr/>
              </w:pPrChange>
            </w:pPr>
            <w:del w:id="1921" w:author="Chuka Obi" w:date="2026-05-11T22:23:00Z" w16du:dateUtc="2026-05-11T21:23:00Z">
              <w:r w:rsidRPr="00837F81" w:rsidDel="00164ED5">
                <w:rPr>
                  <w:rFonts w:ascii="Calibri" w:hAnsi="Calibri" w:cs="Calibri"/>
                  <w:color w:val="000000"/>
                  <w:sz w:val="20"/>
                  <w:szCs w:val="20"/>
                </w:rPr>
                <w:delText>LNG Loading SKID</w:delText>
              </w:r>
            </w:del>
          </w:p>
        </w:tc>
        <w:tc>
          <w:tcPr>
            <w:tcW w:w="185" w:type="pct"/>
            <w:tcBorders>
              <w:top w:val="nil"/>
              <w:left w:val="nil"/>
              <w:bottom w:val="single" w:sz="4" w:space="0" w:color="auto"/>
              <w:right w:val="single" w:sz="4" w:space="0" w:color="auto"/>
            </w:tcBorders>
            <w:noWrap/>
            <w:vAlign w:val="center"/>
            <w:hideMark/>
          </w:tcPr>
          <w:p w14:paraId="5DC36018" w14:textId="1346E01A" w:rsidR="0020729B" w:rsidRPr="00837F81" w:rsidDel="00164ED5" w:rsidRDefault="0020729B" w:rsidP="00164ED5">
            <w:pPr>
              <w:pStyle w:val="Heading2"/>
              <w:spacing w:before="360" w:after="240"/>
              <w:rPr>
                <w:del w:id="1922" w:author="Chuka Obi" w:date="2026-05-11T22:23:00Z" w16du:dateUtc="2026-05-11T21:23:00Z"/>
                <w:rFonts w:ascii="Calibri" w:hAnsi="Calibri" w:cs="Calibri"/>
                <w:color w:val="000000"/>
                <w:sz w:val="20"/>
                <w:szCs w:val="20"/>
              </w:rPr>
              <w:pPrChange w:id="1923" w:author="Chuka Obi" w:date="2026-05-11T22:23:00Z" w16du:dateUtc="2026-05-11T21:23:00Z">
                <w:pPr>
                  <w:jc w:val="center"/>
                </w:pPr>
              </w:pPrChange>
            </w:pPr>
            <w:del w:id="1924"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2B4A5EEC" w14:textId="635620C0" w:rsidR="0020729B" w:rsidRPr="00837F81" w:rsidDel="00164ED5" w:rsidRDefault="0020729B" w:rsidP="00164ED5">
            <w:pPr>
              <w:pStyle w:val="Heading2"/>
              <w:spacing w:before="360" w:after="240"/>
              <w:rPr>
                <w:del w:id="1925" w:author="Chuka Obi" w:date="2026-05-11T22:23:00Z" w16du:dateUtc="2026-05-11T21:23:00Z"/>
                <w:rFonts w:ascii="Calibri" w:hAnsi="Calibri" w:cs="Calibri"/>
                <w:color w:val="000000"/>
                <w:sz w:val="20"/>
                <w:szCs w:val="20"/>
              </w:rPr>
              <w:pPrChange w:id="1926" w:author="Chuka Obi" w:date="2026-05-11T22:23:00Z" w16du:dateUtc="2026-05-11T21:23:00Z">
                <w:pPr/>
              </w:pPrChange>
            </w:pPr>
            <w:del w:id="1927" w:author="Chuka Obi" w:date="2026-05-11T22:23:00Z" w16du:dateUtc="2026-05-11T21:23:00Z">
              <w:r w:rsidRPr="00837F81" w:rsidDel="00164ED5">
                <w:rPr>
                  <w:rFonts w:ascii="Calibri" w:hAnsi="Calibri" w:cs="Calibri"/>
                  <w:color w:val="000000"/>
                  <w:sz w:val="20"/>
                  <w:szCs w:val="20"/>
                </w:rPr>
                <w:delText>Equipped with metering, shut-off valve, etc.</w:delText>
              </w:r>
              <w:r w:rsidRPr="00837F81" w:rsidDel="00164ED5">
                <w:rPr>
                  <w:rFonts w:ascii="Calibri" w:hAnsi="Calibri" w:cs="Calibri"/>
                  <w:color w:val="000000"/>
                  <w:sz w:val="20"/>
                  <w:szCs w:val="20"/>
                </w:rPr>
                <w:delText>；</w:delText>
              </w:r>
              <w:r w:rsidRPr="00837F81" w:rsidDel="00164ED5">
                <w:rPr>
                  <w:rFonts w:ascii="Calibri" w:hAnsi="Calibri" w:cs="Calibri"/>
                  <w:color w:val="000000"/>
                  <w:sz w:val="20"/>
                  <w:szCs w:val="20"/>
                </w:rPr>
                <w:delText>flow rate</w:delText>
              </w:r>
              <w:r w:rsidRPr="00837F81" w:rsidDel="00164ED5">
                <w:rPr>
                  <w:rFonts w:ascii="Calibri" w:hAnsi="Calibri" w:cs="Calibri"/>
                  <w:color w:val="000000"/>
                  <w:sz w:val="20"/>
                  <w:szCs w:val="20"/>
                </w:rPr>
                <w:delText>：</w:delText>
              </w:r>
              <w:r w:rsidRPr="00837F81" w:rsidDel="00164ED5">
                <w:rPr>
                  <w:rFonts w:ascii="Calibri" w:hAnsi="Calibri" w:cs="Calibri"/>
                  <w:color w:val="000000"/>
                  <w:sz w:val="20"/>
                  <w:szCs w:val="20"/>
                </w:rPr>
                <w:delText>80m3/h,2 loading hoses</w:delText>
              </w:r>
            </w:del>
          </w:p>
        </w:tc>
        <w:tc>
          <w:tcPr>
            <w:tcW w:w="409" w:type="pct"/>
            <w:tcBorders>
              <w:top w:val="nil"/>
              <w:left w:val="nil"/>
              <w:bottom w:val="single" w:sz="4" w:space="0" w:color="auto"/>
              <w:right w:val="single" w:sz="4" w:space="0" w:color="auto"/>
            </w:tcBorders>
            <w:vAlign w:val="center"/>
          </w:tcPr>
          <w:p w14:paraId="5F285448" w14:textId="7A334E46" w:rsidR="0020729B" w:rsidRPr="00837F81" w:rsidDel="00164ED5" w:rsidRDefault="0020729B" w:rsidP="00164ED5">
            <w:pPr>
              <w:pStyle w:val="Heading2"/>
              <w:spacing w:before="360" w:after="240"/>
              <w:rPr>
                <w:del w:id="1928" w:author="Chuka Obi" w:date="2026-05-11T22:23:00Z" w16du:dateUtc="2026-05-11T21:23:00Z"/>
                <w:rFonts w:ascii="Calibri" w:hAnsi="Calibri" w:cs="Calibri"/>
                <w:color w:val="000000"/>
                <w:sz w:val="20"/>
                <w:szCs w:val="20"/>
              </w:rPr>
              <w:pPrChange w:id="1929"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2936321D" w14:textId="70960800" w:rsidR="0020729B" w:rsidRPr="00837F81" w:rsidDel="00164ED5" w:rsidRDefault="0020729B" w:rsidP="00164ED5">
            <w:pPr>
              <w:pStyle w:val="Heading2"/>
              <w:spacing w:before="360" w:after="240"/>
              <w:rPr>
                <w:del w:id="1930" w:author="Chuka Obi" w:date="2026-05-11T22:23:00Z" w16du:dateUtc="2026-05-11T21:23:00Z"/>
                <w:rFonts w:ascii="SimSun" w:hAnsi="SimSun"/>
                <w:color w:val="000000"/>
                <w:sz w:val="20"/>
                <w:szCs w:val="20"/>
              </w:rPr>
              <w:pPrChange w:id="1931" w:author="Chuka Obi" w:date="2026-05-11T22:23:00Z" w16du:dateUtc="2026-05-11T21:23:00Z">
                <w:pPr>
                  <w:jc w:val="center"/>
                </w:pPr>
              </w:pPrChange>
            </w:pPr>
            <w:del w:id="1932"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1F2D41DA" w14:textId="7C45DE4C" w:rsidR="0020729B" w:rsidRPr="00837F81" w:rsidDel="00164ED5" w:rsidRDefault="0020729B" w:rsidP="00164ED5">
            <w:pPr>
              <w:pStyle w:val="Heading2"/>
              <w:spacing w:before="360" w:after="240"/>
              <w:rPr>
                <w:del w:id="1933" w:author="Chuka Obi" w:date="2026-05-11T22:23:00Z" w16du:dateUtc="2026-05-11T21:23:00Z"/>
                <w:rFonts w:ascii="Calibri" w:hAnsi="Calibri" w:cs="Calibri"/>
                <w:color w:val="000000"/>
                <w:sz w:val="20"/>
                <w:szCs w:val="20"/>
              </w:rPr>
              <w:pPrChange w:id="1934" w:author="Chuka Obi" w:date="2026-05-11T22:23:00Z" w16du:dateUtc="2026-05-11T21:23:00Z">
                <w:pPr>
                  <w:jc w:val="center"/>
                </w:pPr>
              </w:pPrChange>
            </w:pPr>
            <w:del w:id="1935"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26440E55" w14:textId="57D50C44" w:rsidR="0020729B" w:rsidRPr="00837F81" w:rsidDel="00164ED5" w:rsidRDefault="0020729B" w:rsidP="00164ED5">
            <w:pPr>
              <w:pStyle w:val="Heading2"/>
              <w:spacing w:before="360" w:after="240"/>
              <w:rPr>
                <w:del w:id="1936" w:author="Chuka Obi" w:date="2026-05-11T22:23:00Z" w16du:dateUtc="2026-05-11T21:23:00Z"/>
                <w:rFonts w:ascii="SimSun" w:hAnsi="SimSun"/>
                <w:color w:val="000000"/>
                <w:sz w:val="20"/>
                <w:szCs w:val="20"/>
              </w:rPr>
              <w:pPrChange w:id="1937" w:author="Chuka Obi" w:date="2026-05-11T22:23:00Z" w16du:dateUtc="2026-05-11T21:23:00Z">
                <w:pPr>
                  <w:jc w:val="center"/>
                </w:pPr>
              </w:pPrChange>
            </w:pPr>
            <w:del w:id="193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1BE686F5" w14:textId="118C1AC4" w:rsidR="0020729B" w:rsidRPr="00837F81" w:rsidDel="00164ED5" w:rsidRDefault="0020729B" w:rsidP="00164ED5">
            <w:pPr>
              <w:pStyle w:val="Heading2"/>
              <w:spacing w:before="360" w:after="240"/>
              <w:rPr>
                <w:del w:id="1939" w:author="Chuka Obi" w:date="2026-05-11T22:23:00Z" w16du:dateUtc="2026-05-11T21:23:00Z"/>
                <w:rFonts w:ascii="Calibri" w:hAnsi="Calibri" w:cs="Calibri"/>
                <w:color w:val="000000"/>
                <w:sz w:val="20"/>
                <w:szCs w:val="20"/>
              </w:rPr>
              <w:pPrChange w:id="1940" w:author="Chuka Obi" w:date="2026-05-11T22:23:00Z" w16du:dateUtc="2026-05-11T21:23:00Z">
                <w:pPr>
                  <w:jc w:val="center"/>
                </w:pPr>
              </w:pPrChange>
            </w:pPr>
            <w:del w:id="1941"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5D421B1" w14:textId="56FCD9F9" w:rsidR="0020729B" w:rsidRPr="00837F81" w:rsidDel="00164ED5" w:rsidRDefault="0020729B" w:rsidP="00164ED5">
            <w:pPr>
              <w:pStyle w:val="Heading2"/>
              <w:spacing w:before="360" w:after="240"/>
              <w:rPr>
                <w:del w:id="1942" w:author="Chuka Obi" w:date="2026-05-11T22:23:00Z" w16du:dateUtc="2026-05-11T21:23:00Z"/>
                <w:rFonts w:ascii="SimSun" w:hAnsi="SimSun"/>
                <w:color w:val="000000"/>
                <w:sz w:val="20"/>
                <w:szCs w:val="20"/>
              </w:rPr>
              <w:pPrChange w:id="1943" w:author="Chuka Obi" w:date="2026-05-11T22:23:00Z" w16du:dateUtc="2026-05-11T21:23:00Z">
                <w:pPr>
                  <w:jc w:val="center"/>
                </w:pPr>
              </w:pPrChange>
            </w:pPr>
            <w:del w:id="194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661D8872" w14:textId="5017A376" w:rsidR="0020729B" w:rsidRPr="00837F81" w:rsidDel="00164ED5" w:rsidRDefault="0020729B" w:rsidP="00164ED5">
            <w:pPr>
              <w:pStyle w:val="Heading2"/>
              <w:spacing w:before="360" w:after="240"/>
              <w:rPr>
                <w:del w:id="1945" w:author="Chuka Obi" w:date="2026-05-11T22:23:00Z" w16du:dateUtc="2026-05-11T21:23:00Z"/>
                <w:rFonts w:ascii="Calibri" w:hAnsi="Calibri" w:cs="Calibri"/>
                <w:color w:val="000000"/>
                <w:sz w:val="20"/>
                <w:szCs w:val="20"/>
              </w:rPr>
              <w:pPrChange w:id="1946" w:author="Chuka Obi" w:date="2026-05-11T22:23:00Z" w16du:dateUtc="2026-05-11T21:23:00Z">
                <w:pPr>
                  <w:jc w:val="center"/>
                </w:pPr>
              </w:pPrChange>
            </w:pPr>
            <w:del w:id="1947"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5EC69BAD" w14:textId="364DF6F0" w:rsidTr="00555240">
        <w:trPr>
          <w:trHeight w:val="672"/>
          <w:del w:id="1948"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5D8036D0" w14:textId="7365C226" w:rsidR="0020729B" w:rsidRPr="00837F81" w:rsidDel="00164ED5" w:rsidRDefault="0020729B" w:rsidP="00164ED5">
            <w:pPr>
              <w:pStyle w:val="Heading2"/>
              <w:spacing w:before="360" w:after="240"/>
              <w:rPr>
                <w:del w:id="1949" w:author="Chuka Obi" w:date="2026-05-11T22:23:00Z" w16du:dateUtc="2026-05-11T21:23:00Z"/>
                <w:rFonts w:ascii="Calibri" w:hAnsi="Calibri" w:cs="Calibri"/>
                <w:color w:val="000000"/>
                <w:sz w:val="20"/>
                <w:szCs w:val="20"/>
              </w:rPr>
              <w:pPrChange w:id="1950" w:author="Chuka Obi" w:date="2026-05-11T22:23:00Z" w16du:dateUtc="2026-05-11T21:23:00Z">
                <w:pPr>
                  <w:jc w:val="center"/>
                </w:pPr>
              </w:pPrChange>
            </w:pPr>
            <w:del w:id="1951" w:author="Chuka Obi" w:date="2026-05-11T22:23:00Z" w16du:dateUtc="2026-05-11T21:23:00Z">
              <w:r w:rsidRPr="00837F81" w:rsidDel="00164ED5">
                <w:rPr>
                  <w:rFonts w:ascii="Calibri" w:hAnsi="Calibri" w:cs="Calibri"/>
                  <w:color w:val="000000"/>
                  <w:sz w:val="20"/>
                  <w:szCs w:val="20"/>
                </w:rPr>
                <w:delText>16</w:delText>
              </w:r>
            </w:del>
          </w:p>
        </w:tc>
        <w:tc>
          <w:tcPr>
            <w:tcW w:w="555" w:type="pct"/>
            <w:vMerge/>
            <w:tcBorders>
              <w:top w:val="single" w:sz="4" w:space="0" w:color="auto"/>
              <w:left w:val="single" w:sz="4" w:space="0" w:color="auto"/>
              <w:bottom w:val="nil"/>
              <w:right w:val="single" w:sz="4" w:space="0" w:color="auto"/>
            </w:tcBorders>
            <w:vAlign w:val="center"/>
            <w:hideMark/>
          </w:tcPr>
          <w:p w14:paraId="1AC3AC65" w14:textId="21D6324E" w:rsidR="0020729B" w:rsidRPr="00837F81" w:rsidDel="00164ED5" w:rsidRDefault="0020729B" w:rsidP="00164ED5">
            <w:pPr>
              <w:pStyle w:val="Heading2"/>
              <w:spacing w:before="360" w:after="240"/>
              <w:rPr>
                <w:del w:id="1952" w:author="Chuka Obi" w:date="2026-05-11T22:23:00Z" w16du:dateUtc="2026-05-11T21:23:00Z"/>
                <w:rFonts w:ascii="Calibri" w:hAnsi="Calibri" w:cs="Calibri"/>
                <w:b w:val="0"/>
                <w:bCs w:val="0"/>
                <w:color w:val="000000"/>
                <w:sz w:val="20"/>
                <w:szCs w:val="20"/>
              </w:rPr>
              <w:pPrChange w:id="1953"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5FB96892" w14:textId="14163322" w:rsidR="0020729B" w:rsidRPr="00837F81" w:rsidDel="00164ED5" w:rsidRDefault="0020729B" w:rsidP="00164ED5">
            <w:pPr>
              <w:pStyle w:val="Heading2"/>
              <w:spacing w:before="360" w:after="240"/>
              <w:rPr>
                <w:del w:id="1954" w:author="Chuka Obi" w:date="2026-05-11T22:23:00Z" w16du:dateUtc="2026-05-11T21:23:00Z"/>
                <w:rFonts w:ascii="Calibri" w:hAnsi="Calibri" w:cs="Calibri"/>
                <w:color w:val="000000"/>
                <w:sz w:val="20"/>
                <w:szCs w:val="20"/>
              </w:rPr>
              <w:pPrChange w:id="1955" w:author="Chuka Obi" w:date="2026-05-11T22:23:00Z" w16du:dateUtc="2026-05-11T21:23:00Z">
                <w:pPr/>
              </w:pPrChange>
            </w:pPr>
            <w:del w:id="1956" w:author="Chuka Obi" w:date="2026-05-11T22:23:00Z" w16du:dateUtc="2026-05-11T21:23:00Z">
              <w:r w:rsidRPr="00837F81" w:rsidDel="00164ED5">
                <w:rPr>
                  <w:rFonts w:ascii="Calibri" w:hAnsi="Calibri" w:cs="Calibri"/>
                  <w:color w:val="000000"/>
                  <w:sz w:val="20"/>
                  <w:szCs w:val="20"/>
                </w:rPr>
                <w:delText>Condensate Loading SKID</w:delText>
              </w:r>
            </w:del>
          </w:p>
        </w:tc>
        <w:tc>
          <w:tcPr>
            <w:tcW w:w="185" w:type="pct"/>
            <w:tcBorders>
              <w:top w:val="nil"/>
              <w:left w:val="nil"/>
              <w:bottom w:val="single" w:sz="4" w:space="0" w:color="auto"/>
              <w:right w:val="single" w:sz="4" w:space="0" w:color="auto"/>
            </w:tcBorders>
            <w:noWrap/>
            <w:vAlign w:val="center"/>
            <w:hideMark/>
          </w:tcPr>
          <w:p w14:paraId="66ED869F" w14:textId="4D360587" w:rsidR="0020729B" w:rsidRPr="00837F81" w:rsidDel="00164ED5" w:rsidRDefault="0020729B" w:rsidP="00164ED5">
            <w:pPr>
              <w:pStyle w:val="Heading2"/>
              <w:spacing w:before="360" w:after="240"/>
              <w:rPr>
                <w:del w:id="1957" w:author="Chuka Obi" w:date="2026-05-11T22:23:00Z" w16du:dateUtc="2026-05-11T21:23:00Z"/>
                <w:rFonts w:ascii="Calibri" w:hAnsi="Calibri" w:cs="Calibri"/>
                <w:color w:val="000000"/>
                <w:sz w:val="20"/>
                <w:szCs w:val="20"/>
              </w:rPr>
              <w:pPrChange w:id="1958" w:author="Chuka Obi" w:date="2026-05-11T22:23:00Z" w16du:dateUtc="2026-05-11T21:23:00Z">
                <w:pPr>
                  <w:jc w:val="center"/>
                </w:pPr>
              </w:pPrChange>
            </w:pPr>
            <w:del w:id="1959"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41527CF2" w14:textId="19263EA7" w:rsidR="0020729B" w:rsidRPr="00837F81" w:rsidDel="00164ED5" w:rsidRDefault="0020729B" w:rsidP="00164ED5">
            <w:pPr>
              <w:pStyle w:val="Heading2"/>
              <w:spacing w:before="360" w:after="240"/>
              <w:rPr>
                <w:del w:id="1960" w:author="Chuka Obi" w:date="2026-05-11T22:23:00Z" w16du:dateUtc="2026-05-11T21:23:00Z"/>
                <w:rFonts w:ascii="Calibri" w:hAnsi="Calibri" w:cs="Calibri"/>
                <w:color w:val="000000"/>
                <w:sz w:val="20"/>
                <w:szCs w:val="20"/>
              </w:rPr>
              <w:pPrChange w:id="1961" w:author="Chuka Obi" w:date="2026-05-11T22:23:00Z" w16du:dateUtc="2026-05-11T21:23:00Z">
                <w:pPr/>
              </w:pPrChange>
            </w:pPr>
            <w:del w:id="1962" w:author="Chuka Obi" w:date="2026-05-11T22:23:00Z" w16du:dateUtc="2026-05-11T21:23:00Z">
              <w:r w:rsidRPr="00837F81" w:rsidDel="00164ED5">
                <w:rPr>
                  <w:rFonts w:ascii="Calibri" w:hAnsi="Calibri" w:cs="Calibri"/>
                  <w:color w:val="000000"/>
                  <w:sz w:val="20"/>
                  <w:szCs w:val="20"/>
                </w:rPr>
                <w:delText>Equipped with metering, shut-off valve, etc.</w:delText>
              </w:r>
              <w:r w:rsidRPr="00837F81" w:rsidDel="00164ED5">
                <w:rPr>
                  <w:rFonts w:ascii="Calibri" w:hAnsi="Calibri" w:cs="Calibri"/>
                  <w:color w:val="000000"/>
                  <w:sz w:val="20"/>
                  <w:szCs w:val="20"/>
                </w:rPr>
                <w:delText>；</w:delText>
              </w:r>
              <w:r w:rsidRPr="00837F81" w:rsidDel="00164ED5">
                <w:rPr>
                  <w:rFonts w:ascii="Calibri" w:hAnsi="Calibri" w:cs="Calibri"/>
                  <w:color w:val="000000"/>
                  <w:sz w:val="20"/>
                  <w:szCs w:val="20"/>
                </w:rPr>
                <w:delText>flow rate</w:delText>
              </w:r>
              <w:r w:rsidRPr="00837F81" w:rsidDel="00164ED5">
                <w:rPr>
                  <w:rFonts w:ascii="Calibri" w:hAnsi="Calibri" w:cs="Calibri"/>
                  <w:color w:val="000000"/>
                  <w:sz w:val="20"/>
                  <w:szCs w:val="20"/>
                </w:rPr>
                <w:delText>：</w:delText>
              </w:r>
              <w:r w:rsidRPr="00837F81" w:rsidDel="00164ED5">
                <w:rPr>
                  <w:rFonts w:ascii="Calibri" w:hAnsi="Calibri" w:cs="Calibri"/>
                  <w:color w:val="000000"/>
                  <w:sz w:val="20"/>
                  <w:szCs w:val="20"/>
                </w:rPr>
                <w:delText>30m3/h,2 loading hoses</w:delText>
              </w:r>
            </w:del>
          </w:p>
        </w:tc>
        <w:tc>
          <w:tcPr>
            <w:tcW w:w="409" w:type="pct"/>
            <w:tcBorders>
              <w:top w:val="nil"/>
              <w:left w:val="nil"/>
              <w:bottom w:val="single" w:sz="4" w:space="0" w:color="auto"/>
              <w:right w:val="single" w:sz="4" w:space="0" w:color="auto"/>
            </w:tcBorders>
            <w:vAlign w:val="center"/>
          </w:tcPr>
          <w:p w14:paraId="14901B12" w14:textId="6B3E3D4B" w:rsidR="0020729B" w:rsidRPr="00837F81" w:rsidDel="00164ED5" w:rsidRDefault="0020729B" w:rsidP="00164ED5">
            <w:pPr>
              <w:pStyle w:val="Heading2"/>
              <w:spacing w:before="360" w:after="240"/>
              <w:rPr>
                <w:del w:id="1963" w:author="Chuka Obi" w:date="2026-05-11T22:23:00Z" w16du:dateUtc="2026-05-11T21:23:00Z"/>
                <w:rFonts w:ascii="Calibri" w:hAnsi="Calibri" w:cs="Calibri"/>
                <w:color w:val="000000"/>
                <w:sz w:val="20"/>
                <w:szCs w:val="20"/>
              </w:rPr>
              <w:pPrChange w:id="1964"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776B3C21" w14:textId="35378315" w:rsidR="0020729B" w:rsidRPr="00837F81" w:rsidDel="00164ED5" w:rsidRDefault="0020729B" w:rsidP="00164ED5">
            <w:pPr>
              <w:pStyle w:val="Heading2"/>
              <w:spacing w:before="360" w:after="240"/>
              <w:rPr>
                <w:del w:id="1965" w:author="Chuka Obi" w:date="2026-05-11T22:23:00Z" w16du:dateUtc="2026-05-11T21:23:00Z"/>
                <w:rFonts w:ascii="SimSun" w:hAnsi="SimSun"/>
                <w:color w:val="000000"/>
                <w:sz w:val="20"/>
                <w:szCs w:val="20"/>
              </w:rPr>
              <w:pPrChange w:id="1966" w:author="Chuka Obi" w:date="2026-05-11T22:23:00Z" w16du:dateUtc="2026-05-11T21:23:00Z">
                <w:pPr>
                  <w:jc w:val="center"/>
                </w:pPr>
              </w:pPrChange>
            </w:pPr>
            <w:del w:id="1967"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67EEBFD6" w14:textId="4D3597E2" w:rsidR="0020729B" w:rsidRPr="00837F81" w:rsidDel="00164ED5" w:rsidRDefault="0020729B" w:rsidP="00164ED5">
            <w:pPr>
              <w:pStyle w:val="Heading2"/>
              <w:spacing w:before="360" w:after="240"/>
              <w:rPr>
                <w:del w:id="1968" w:author="Chuka Obi" w:date="2026-05-11T22:23:00Z" w16du:dateUtc="2026-05-11T21:23:00Z"/>
                <w:rFonts w:ascii="Calibri" w:hAnsi="Calibri" w:cs="Calibri"/>
                <w:color w:val="000000"/>
                <w:sz w:val="20"/>
                <w:szCs w:val="20"/>
              </w:rPr>
              <w:pPrChange w:id="1969" w:author="Chuka Obi" w:date="2026-05-11T22:23:00Z" w16du:dateUtc="2026-05-11T21:23:00Z">
                <w:pPr>
                  <w:jc w:val="center"/>
                </w:pPr>
              </w:pPrChange>
            </w:pPr>
            <w:del w:id="1970"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4D426CB4" w14:textId="4329D5FD" w:rsidR="0020729B" w:rsidRPr="00837F81" w:rsidDel="00164ED5" w:rsidRDefault="0020729B" w:rsidP="00164ED5">
            <w:pPr>
              <w:pStyle w:val="Heading2"/>
              <w:spacing w:before="360" w:after="240"/>
              <w:rPr>
                <w:del w:id="1971" w:author="Chuka Obi" w:date="2026-05-11T22:23:00Z" w16du:dateUtc="2026-05-11T21:23:00Z"/>
                <w:rFonts w:ascii="SimSun" w:hAnsi="SimSun"/>
                <w:color w:val="000000"/>
                <w:sz w:val="20"/>
                <w:szCs w:val="20"/>
              </w:rPr>
              <w:pPrChange w:id="1972" w:author="Chuka Obi" w:date="2026-05-11T22:23:00Z" w16du:dateUtc="2026-05-11T21:23:00Z">
                <w:pPr>
                  <w:jc w:val="center"/>
                </w:pPr>
              </w:pPrChange>
            </w:pPr>
            <w:del w:id="197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085107D1" w14:textId="10633761" w:rsidR="0020729B" w:rsidRPr="00837F81" w:rsidDel="00164ED5" w:rsidRDefault="0020729B" w:rsidP="00164ED5">
            <w:pPr>
              <w:pStyle w:val="Heading2"/>
              <w:spacing w:before="360" w:after="240"/>
              <w:rPr>
                <w:del w:id="1974" w:author="Chuka Obi" w:date="2026-05-11T22:23:00Z" w16du:dateUtc="2026-05-11T21:23:00Z"/>
                <w:rFonts w:ascii="Calibri" w:hAnsi="Calibri" w:cs="Calibri"/>
                <w:color w:val="000000"/>
                <w:sz w:val="20"/>
                <w:szCs w:val="20"/>
              </w:rPr>
              <w:pPrChange w:id="1975" w:author="Chuka Obi" w:date="2026-05-11T22:23:00Z" w16du:dateUtc="2026-05-11T21:23:00Z">
                <w:pPr>
                  <w:jc w:val="center"/>
                </w:pPr>
              </w:pPrChange>
            </w:pPr>
            <w:del w:id="1976"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27A588E9" w14:textId="276782C8" w:rsidR="0020729B" w:rsidRPr="00837F81" w:rsidDel="00164ED5" w:rsidRDefault="0020729B" w:rsidP="00164ED5">
            <w:pPr>
              <w:pStyle w:val="Heading2"/>
              <w:spacing w:before="360" w:after="240"/>
              <w:rPr>
                <w:del w:id="1977" w:author="Chuka Obi" w:date="2026-05-11T22:23:00Z" w16du:dateUtc="2026-05-11T21:23:00Z"/>
                <w:rFonts w:ascii="SimSun" w:hAnsi="SimSun"/>
                <w:color w:val="000000"/>
                <w:sz w:val="20"/>
                <w:szCs w:val="20"/>
              </w:rPr>
              <w:pPrChange w:id="1978" w:author="Chuka Obi" w:date="2026-05-11T22:23:00Z" w16du:dateUtc="2026-05-11T21:23:00Z">
                <w:pPr>
                  <w:jc w:val="center"/>
                </w:pPr>
              </w:pPrChange>
            </w:pPr>
            <w:del w:id="197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14821E06" w14:textId="2AAC7D41" w:rsidR="0020729B" w:rsidRPr="00837F81" w:rsidDel="00164ED5" w:rsidRDefault="0020729B" w:rsidP="00164ED5">
            <w:pPr>
              <w:pStyle w:val="Heading2"/>
              <w:spacing w:before="360" w:after="240"/>
              <w:rPr>
                <w:del w:id="1980" w:author="Chuka Obi" w:date="2026-05-11T22:23:00Z" w16du:dateUtc="2026-05-11T21:23:00Z"/>
                <w:rFonts w:ascii="Calibri" w:hAnsi="Calibri" w:cs="Calibri"/>
                <w:color w:val="000000"/>
                <w:sz w:val="20"/>
                <w:szCs w:val="20"/>
              </w:rPr>
              <w:pPrChange w:id="1981" w:author="Chuka Obi" w:date="2026-05-11T22:23:00Z" w16du:dateUtc="2026-05-11T21:23:00Z">
                <w:pPr>
                  <w:jc w:val="center"/>
                </w:pPr>
              </w:pPrChange>
            </w:pPr>
            <w:del w:id="1982"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089C21F5" w14:textId="7A75F95D" w:rsidTr="00555240">
        <w:trPr>
          <w:trHeight w:val="401"/>
          <w:del w:id="1983"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044F3157" w14:textId="750603D6" w:rsidR="0020729B" w:rsidRPr="00837F81" w:rsidDel="00164ED5" w:rsidRDefault="0020729B" w:rsidP="00164ED5">
            <w:pPr>
              <w:pStyle w:val="Heading2"/>
              <w:spacing w:before="360" w:after="240"/>
              <w:rPr>
                <w:del w:id="1984" w:author="Chuka Obi" w:date="2026-05-11T22:23:00Z" w16du:dateUtc="2026-05-11T21:23:00Z"/>
                <w:rFonts w:ascii="Calibri" w:hAnsi="Calibri" w:cs="Calibri"/>
                <w:color w:val="000000"/>
                <w:sz w:val="20"/>
                <w:szCs w:val="20"/>
              </w:rPr>
              <w:pPrChange w:id="1985" w:author="Chuka Obi" w:date="2026-05-11T22:23:00Z" w16du:dateUtc="2026-05-11T21:23:00Z">
                <w:pPr>
                  <w:jc w:val="center"/>
                </w:pPr>
              </w:pPrChange>
            </w:pPr>
            <w:del w:id="1986" w:author="Chuka Obi" w:date="2026-05-11T22:23:00Z" w16du:dateUtc="2026-05-11T21:23:00Z">
              <w:r w:rsidRPr="00837F81" w:rsidDel="00164ED5">
                <w:rPr>
                  <w:rFonts w:ascii="Calibri" w:hAnsi="Calibri" w:cs="Calibri"/>
                  <w:color w:val="000000"/>
                  <w:sz w:val="20"/>
                  <w:szCs w:val="20"/>
                </w:rPr>
                <w:delText>17</w:delText>
              </w:r>
            </w:del>
          </w:p>
        </w:tc>
        <w:tc>
          <w:tcPr>
            <w:tcW w:w="555" w:type="pct"/>
            <w:vMerge w:val="restart"/>
            <w:tcBorders>
              <w:top w:val="single" w:sz="4" w:space="0" w:color="auto"/>
              <w:left w:val="single" w:sz="4" w:space="0" w:color="auto"/>
              <w:bottom w:val="nil"/>
              <w:right w:val="single" w:sz="4" w:space="0" w:color="auto"/>
            </w:tcBorders>
            <w:vAlign w:val="center"/>
            <w:hideMark/>
          </w:tcPr>
          <w:p w14:paraId="6D2482E3" w14:textId="36E6819D" w:rsidR="0020729B" w:rsidRPr="00837F81" w:rsidDel="00164ED5" w:rsidRDefault="0020729B" w:rsidP="00164ED5">
            <w:pPr>
              <w:pStyle w:val="Heading2"/>
              <w:spacing w:before="360" w:after="240"/>
              <w:rPr>
                <w:del w:id="1987" w:author="Chuka Obi" w:date="2026-05-11T22:23:00Z" w16du:dateUtc="2026-05-11T21:23:00Z"/>
                <w:rFonts w:ascii="Calibri" w:hAnsi="Calibri" w:cs="Calibri"/>
                <w:b w:val="0"/>
                <w:bCs w:val="0"/>
                <w:color w:val="000000"/>
                <w:sz w:val="20"/>
                <w:szCs w:val="20"/>
              </w:rPr>
              <w:pPrChange w:id="1988" w:author="Chuka Obi" w:date="2026-05-11T22:23:00Z" w16du:dateUtc="2026-05-11T21:23:00Z">
                <w:pPr>
                  <w:jc w:val="center"/>
                </w:pPr>
              </w:pPrChange>
            </w:pPr>
            <w:del w:id="1989" w:author="Chuka Obi" w:date="2026-05-11T22:23:00Z" w16du:dateUtc="2026-05-11T21:23:00Z">
              <w:r w:rsidRPr="00837F81" w:rsidDel="00164ED5">
                <w:rPr>
                  <w:rFonts w:ascii="Calibri" w:hAnsi="Calibri" w:cs="Calibri"/>
                  <w:color w:val="000000"/>
                  <w:sz w:val="20"/>
                  <w:szCs w:val="20"/>
                </w:rPr>
                <w:delText xml:space="preserve"> Utility Facility  </w:delText>
              </w:r>
            </w:del>
          </w:p>
        </w:tc>
        <w:tc>
          <w:tcPr>
            <w:tcW w:w="973" w:type="pct"/>
            <w:tcBorders>
              <w:top w:val="nil"/>
              <w:left w:val="nil"/>
              <w:bottom w:val="single" w:sz="4" w:space="0" w:color="auto"/>
              <w:right w:val="single" w:sz="4" w:space="0" w:color="auto"/>
            </w:tcBorders>
            <w:noWrap/>
            <w:vAlign w:val="center"/>
            <w:hideMark/>
          </w:tcPr>
          <w:p w14:paraId="2CBE25B8" w14:textId="650E80D9" w:rsidR="0020729B" w:rsidRPr="00837F81" w:rsidDel="00164ED5" w:rsidRDefault="0020729B" w:rsidP="00164ED5">
            <w:pPr>
              <w:pStyle w:val="Heading2"/>
              <w:spacing w:before="360" w:after="240"/>
              <w:rPr>
                <w:del w:id="1990" w:author="Chuka Obi" w:date="2026-05-11T22:23:00Z" w16du:dateUtc="2026-05-11T21:23:00Z"/>
                <w:rFonts w:ascii="Calibri" w:hAnsi="Calibri" w:cs="Calibri"/>
                <w:color w:val="000000"/>
                <w:sz w:val="20"/>
                <w:szCs w:val="20"/>
              </w:rPr>
              <w:pPrChange w:id="1991" w:author="Chuka Obi" w:date="2026-05-11T22:23:00Z" w16du:dateUtc="2026-05-11T21:23:00Z">
                <w:pPr/>
              </w:pPrChange>
            </w:pPr>
            <w:del w:id="1992" w:author="Chuka Obi" w:date="2026-05-11T22:23:00Z" w16du:dateUtc="2026-05-11T21:23:00Z">
              <w:r w:rsidRPr="00837F81" w:rsidDel="00164ED5">
                <w:rPr>
                  <w:rFonts w:ascii="Calibri" w:hAnsi="Calibri" w:cs="Calibri"/>
                  <w:color w:val="000000"/>
                  <w:sz w:val="20"/>
                  <w:szCs w:val="20"/>
                </w:rPr>
                <w:delText>Instrument Air and Nitrogen Producing Device</w:delText>
              </w:r>
            </w:del>
          </w:p>
        </w:tc>
        <w:tc>
          <w:tcPr>
            <w:tcW w:w="185" w:type="pct"/>
            <w:tcBorders>
              <w:top w:val="nil"/>
              <w:left w:val="nil"/>
              <w:bottom w:val="single" w:sz="4" w:space="0" w:color="auto"/>
              <w:right w:val="single" w:sz="4" w:space="0" w:color="auto"/>
            </w:tcBorders>
            <w:noWrap/>
            <w:vAlign w:val="center"/>
            <w:hideMark/>
          </w:tcPr>
          <w:p w14:paraId="15B9C303" w14:textId="48CAC0DB" w:rsidR="0020729B" w:rsidRPr="00837F81" w:rsidDel="00164ED5" w:rsidRDefault="0020729B" w:rsidP="00164ED5">
            <w:pPr>
              <w:pStyle w:val="Heading2"/>
              <w:spacing w:before="360" w:after="240"/>
              <w:rPr>
                <w:del w:id="1993" w:author="Chuka Obi" w:date="2026-05-11T22:23:00Z" w16du:dateUtc="2026-05-11T21:23:00Z"/>
                <w:rFonts w:ascii="Calibri" w:hAnsi="Calibri" w:cs="Calibri"/>
                <w:color w:val="000000"/>
                <w:sz w:val="20"/>
                <w:szCs w:val="20"/>
              </w:rPr>
              <w:pPrChange w:id="1994" w:author="Chuka Obi" w:date="2026-05-11T22:23:00Z" w16du:dateUtc="2026-05-11T21:23:00Z">
                <w:pPr>
                  <w:jc w:val="center"/>
                </w:pPr>
              </w:pPrChange>
            </w:pPr>
            <w:del w:id="1995"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127B024A" w14:textId="596D7512" w:rsidR="0020729B" w:rsidRPr="00837F81" w:rsidDel="00164ED5" w:rsidRDefault="0020729B" w:rsidP="00164ED5">
            <w:pPr>
              <w:pStyle w:val="Heading2"/>
              <w:spacing w:before="360" w:after="240"/>
              <w:rPr>
                <w:del w:id="1996" w:author="Chuka Obi" w:date="2026-05-11T22:23:00Z" w16du:dateUtc="2026-05-11T21:23:00Z"/>
                <w:rFonts w:ascii="Calibri" w:hAnsi="Calibri" w:cs="Calibri"/>
                <w:color w:val="000000"/>
                <w:sz w:val="20"/>
                <w:szCs w:val="20"/>
              </w:rPr>
              <w:pPrChange w:id="1997" w:author="Chuka Obi" w:date="2026-05-11T22:23:00Z" w16du:dateUtc="2026-05-11T21:23:00Z">
                <w:pPr>
                  <w:jc w:val="center"/>
                </w:pPr>
              </w:pPrChange>
            </w:pPr>
            <w:del w:id="1998"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14138D34" w14:textId="57311206" w:rsidR="0020729B" w:rsidRPr="00837F81" w:rsidDel="00164ED5" w:rsidRDefault="0020729B" w:rsidP="00164ED5">
            <w:pPr>
              <w:pStyle w:val="Heading2"/>
              <w:spacing w:before="360" w:after="240"/>
              <w:rPr>
                <w:del w:id="1999" w:author="Chuka Obi" w:date="2026-05-11T22:23:00Z" w16du:dateUtc="2026-05-11T21:23:00Z"/>
                <w:rFonts w:ascii="Calibri" w:hAnsi="Calibri" w:cs="Calibri"/>
                <w:color w:val="000000"/>
                <w:sz w:val="20"/>
                <w:szCs w:val="20"/>
              </w:rPr>
              <w:pPrChange w:id="2000"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4D1CBFD5" w14:textId="17A55042" w:rsidR="0020729B" w:rsidRPr="00837F81" w:rsidDel="00164ED5" w:rsidRDefault="0020729B" w:rsidP="00164ED5">
            <w:pPr>
              <w:pStyle w:val="Heading2"/>
              <w:spacing w:before="360" w:after="240"/>
              <w:rPr>
                <w:del w:id="2001" w:author="Chuka Obi" w:date="2026-05-11T22:23:00Z" w16du:dateUtc="2026-05-11T21:23:00Z"/>
                <w:rFonts w:ascii="SimSun" w:hAnsi="SimSun"/>
                <w:color w:val="000000"/>
                <w:sz w:val="20"/>
                <w:szCs w:val="20"/>
              </w:rPr>
              <w:pPrChange w:id="2002" w:author="Chuka Obi" w:date="2026-05-11T22:23:00Z" w16du:dateUtc="2026-05-11T21:23:00Z">
                <w:pPr>
                  <w:jc w:val="center"/>
                </w:pPr>
              </w:pPrChange>
            </w:pPr>
            <w:del w:id="200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62F83434" w14:textId="1B566AC5" w:rsidR="0020729B" w:rsidRPr="00837F81" w:rsidDel="00164ED5" w:rsidRDefault="0020729B" w:rsidP="00164ED5">
            <w:pPr>
              <w:pStyle w:val="Heading2"/>
              <w:spacing w:before="360" w:after="240"/>
              <w:rPr>
                <w:del w:id="2004" w:author="Chuka Obi" w:date="2026-05-11T22:23:00Z" w16du:dateUtc="2026-05-11T21:23:00Z"/>
                <w:rFonts w:ascii="Calibri" w:hAnsi="Calibri" w:cs="Calibri"/>
                <w:color w:val="000000"/>
                <w:sz w:val="20"/>
                <w:szCs w:val="20"/>
              </w:rPr>
              <w:pPrChange w:id="2005" w:author="Chuka Obi" w:date="2026-05-11T22:23:00Z" w16du:dateUtc="2026-05-11T21:23:00Z">
                <w:pPr>
                  <w:jc w:val="center"/>
                </w:pPr>
              </w:pPrChange>
            </w:pPr>
            <w:del w:id="2006"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66F7A952" w14:textId="18E7B04C" w:rsidR="0020729B" w:rsidRPr="00837F81" w:rsidDel="00164ED5" w:rsidRDefault="0020729B" w:rsidP="00164ED5">
            <w:pPr>
              <w:pStyle w:val="Heading2"/>
              <w:spacing w:before="360" w:after="240"/>
              <w:rPr>
                <w:del w:id="2007" w:author="Chuka Obi" w:date="2026-05-11T22:23:00Z" w16du:dateUtc="2026-05-11T21:23:00Z"/>
                <w:rFonts w:ascii="SimSun" w:hAnsi="SimSun"/>
                <w:color w:val="000000"/>
                <w:sz w:val="20"/>
                <w:szCs w:val="20"/>
              </w:rPr>
              <w:pPrChange w:id="2008" w:author="Chuka Obi" w:date="2026-05-11T22:23:00Z" w16du:dateUtc="2026-05-11T21:23:00Z">
                <w:pPr>
                  <w:jc w:val="center"/>
                </w:pPr>
              </w:pPrChange>
            </w:pPr>
            <w:del w:id="200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4627A759" w14:textId="7366ADE4" w:rsidR="0020729B" w:rsidRPr="00837F81" w:rsidDel="00164ED5" w:rsidRDefault="0020729B" w:rsidP="00164ED5">
            <w:pPr>
              <w:pStyle w:val="Heading2"/>
              <w:spacing w:before="360" w:after="240"/>
              <w:rPr>
                <w:del w:id="2010" w:author="Chuka Obi" w:date="2026-05-11T22:23:00Z" w16du:dateUtc="2026-05-11T21:23:00Z"/>
                <w:rFonts w:ascii="Calibri" w:hAnsi="Calibri" w:cs="Calibri"/>
                <w:color w:val="000000"/>
                <w:sz w:val="20"/>
                <w:szCs w:val="20"/>
              </w:rPr>
              <w:pPrChange w:id="2011" w:author="Chuka Obi" w:date="2026-05-11T22:23:00Z" w16du:dateUtc="2026-05-11T21:23:00Z">
                <w:pPr>
                  <w:jc w:val="center"/>
                </w:pPr>
              </w:pPrChange>
            </w:pPr>
            <w:del w:id="2012"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A4BE522" w14:textId="767C6900" w:rsidR="0020729B" w:rsidRPr="00837F81" w:rsidDel="00164ED5" w:rsidRDefault="0020729B" w:rsidP="00164ED5">
            <w:pPr>
              <w:pStyle w:val="Heading2"/>
              <w:spacing w:before="360" w:after="240"/>
              <w:rPr>
                <w:del w:id="2013" w:author="Chuka Obi" w:date="2026-05-11T22:23:00Z" w16du:dateUtc="2026-05-11T21:23:00Z"/>
                <w:rFonts w:ascii="SimSun" w:hAnsi="SimSun"/>
                <w:color w:val="000000"/>
                <w:sz w:val="20"/>
                <w:szCs w:val="20"/>
              </w:rPr>
              <w:pPrChange w:id="2014" w:author="Chuka Obi" w:date="2026-05-11T22:23:00Z" w16du:dateUtc="2026-05-11T21:23:00Z">
                <w:pPr>
                  <w:jc w:val="center"/>
                </w:pPr>
              </w:pPrChange>
            </w:pPr>
            <w:del w:id="2015"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4CA24775" w14:textId="12E1C602" w:rsidR="0020729B" w:rsidRPr="00837F81" w:rsidDel="00164ED5" w:rsidRDefault="0020729B" w:rsidP="00164ED5">
            <w:pPr>
              <w:pStyle w:val="Heading2"/>
              <w:spacing w:before="360" w:after="240"/>
              <w:rPr>
                <w:del w:id="2016" w:author="Chuka Obi" w:date="2026-05-11T22:23:00Z" w16du:dateUtc="2026-05-11T21:23:00Z"/>
                <w:rFonts w:ascii="Calibri" w:hAnsi="Calibri" w:cs="Calibri"/>
                <w:color w:val="000000"/>
                <w:sz w:val="20"/>
                <w:szCs w:val="20"/>
              </w:rPr>
              <w:pPrChange w:id="2017" w:author="Chuka Obi" w:date="2026-05-11T22:23:00Z" w16du:dateUtc="2026-05-11T21:23:00Z">
                <w:pPr>
                  <w:jc w:val="center"/>
                </w:pPr>
              </w:pPrChange>
            </w:pPr>
            <w:del w:id="2018"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18EDD7A7" w14:textId="6E5B0618" w:rsidTr="00555240">
        <w:trPr>
          <w:trHeight w:val="401"/>
          <w:del w:id="2019"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68CF6E4C" w14:textId="7910997C" w:rsidR="0020729B" w:rsidRPr="00837F81" w:rsidDel="00164ED5" w:rsidRDefault="0020729B" w:rsidP="00164ED5">
            <w:pPr>
              <w:pStyle w:val="Heading2"/>
              <w:spacing w:before="360" w:after="240"/>
              <w:rPr>
                <w:del w:id="2020" w:author="Chuka Obi" w:date="2026-05-11T22:23:00Z" w16du:dateUtc="2026-05-11T21:23:00Z"/>
                <w:rFonts w:ascii="Calibri" w:hAnsi="Calibri" w:cs="Calibri"/>
                <w:color w:val="000000"/>
                <w:sz w:val="20"/>
                <w:szCs w:val="20"/>
              </w:rPr>
              <w:pPrChange w:id="2021" w:author="Chuka Obi" w:date="2026-05-11T22:23:00Z" w16du:dateUtc="2026-05-11T21:23:00Z">
                <w:pPr>
                  <w:jc w:val="center"/>
                </w:pPr>
              </w:pPrChange>
            </w:pPr>
            <w:del w:id="2022" w:author="Chuka Obi" w:date="2026-05-11T22:23:00Z" w16du:dateUtc="2026-05-11T21:23:00Z">
              <w:r w:rsidRPr="00837F81" w:rsidDel="00164ED5">
                <w:rPr>
                  <w:rFonts w:ascii="Calibri" w:hAnsi="Calibri" w:cs="Calibri"/>
                  <w:color w:val="000000"/>
                  <w:sz w:val="20"/>
                  <w:szCs w:val="20"/>
                </w:rPr>
                <w:delText>18</w:delText>
              </w:r>
            </w:del>
          </w:p>
        </w:tc>
        <w:tc>
          <w:tcPr>
            <w:tcW w:w="555" w:type="pct"/>
            <w:vMerge/>
            <w:tcBorders>
              <w:top w:val="single" w:sz="4" w:space="0" w:color="auto"/>
              <w:left w:val="single" w:sz="4" w:space="0" w:color="auto"/>
              <w:bottom w:val="nil"/>
              <w:right w:val="single" w:sz="4" w:space="0" w:color="auto"/>
            </w:tcBorders>
            <w:vAlign w:val="center"/>
            <w:hideMark/>
          </w:tcPr>
          <w:p w14:paraId="78C73F95" w14:textId="0CDD10B4" w:rsidR="0020729B" w:rsidRPr="00837F81" w:rsidDel="00164ED5" w:rsidRDefault="0020729B" w:rsidP="00164ED5">
            <w:pPr>
              <w:pStyle w:val="Heading2"/>
              <w:spacing w:before="360" w:after="240"/>
              <w:rPr>
                <w:del w:id="2023" w:author="Chuka Obi" w:date="2026-05-11T22:23:00Z" w16du:dateUtc="2026-05-11T21:23:00Z"/>
                <w:rFonts w:ascii="Calibri" w:hAnsi="Calibri" w:cs="Calibri"/>
                <w:b w:val="0"/>
                <w:bCs w:val="0"/>
                <w:color w:val="000000"/>
                <w:sz w:val="20"/>
                <w:szCs w:val="20"/>
              </w:rPr>
              <w:pPrChange w:id="2024"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0EDF3F80" w14:textId="19A0EC69" w:rsidR="0020729B" w:rsidRPr="00837F81" w:rsidDel="00164ED5" w:rsidRDefault="0020729B" w:rsidP="00164ED5">
            <w:pPr>
              <w:pStyle w:val="Heading2"/>
              <w:spacing w:before="360" w:after="240"/>
              <w:rPr>
                <w:del w:id="2025" w:author="Chuka Obi" w:date="2026-05-11T22:23:00Z" w16du:dateUtc="2026-05-11T21:23:00Z"/>
                <w:rFonts w:ascii="Calibri" w:hAnsi="Calibri" w:cs="Calibri"/>
                <w:color w:val="000000"/>
                <w:sz w:val="20"/>
                <w:szCs w:val="20"/>
              </w:rPr>
              <w:pPrChange w:id="2026" w:author="Chuka Obi" w:date="2026-05-11T22:23:00Z" w16du:dateUtc="2026-05-11T21:23:00Z">
                <w:pPr/>
              </w:pPrChange>
            </w:pPr>
            <w:del w:id="2027" w:author="Chuka Obi" w:date="2026-05-11T22:23:00Z" w16du:dateUtc="2026-05-11T21:23:00Z">
              <w:r w:rsidRPr="00837F81" w:rsidDel="00164ED5">
                <w:rPr>
                  <w:rFonts w:ascii="Calibri" w:hAnsi="Calibri" w:cs="Calibri"/>
                  <w:color w:val="000000"/>
                  <w:sz w:val="20"/>
                  <w:szCs w:val="20"/>
                </w:rPr>
                <w:delText>Desalinated water Device</w:delText>
              </w:r>
            </w:del>
          </w:p>
        </w:tc>
        <w:tc>
          <w:tcPr>
            <w:tcW w:w="185" w:type="pct"/>
            <w:tcBorders>
              <w:top w:val="nil"/>
              <w:left w:val="nil"/>
              <w:bottom w:val="single" w:sz="4" w:space="0" w:color="auto"/>
              <w:right w:val="single" w:sz="4" w:space="0" w:color="auto"/>
            </w:tcBorders>
            <w:noWrap/>
            <w:vAlign w:val="center"/>
            <w:hideMark/>
          </w:tcPr>
          <w:p w14:paraId="2593DB75" w14:textId="30A4AC1F" w:rsidR="0020729B" w:rsidRPr="00837F81" w:rsidDel="00164ED5" w:rsidRDefault="0020729B" w:rsidP="00164ED5">
            <w:pPr>
              <w:pStyle w:val="Heading2"/>
              <w:spacing w:before="360" w:after="240"/>
              <w:rPr>
                <w:del w:id="2028" w:author="Chuka Obi" w:date="2026-05-11T22:23:00Z" w16du:dateUtc="2026-05-11T21:23:00Z"/>
                <w:rFonts w:ascii="Calibri" w:hAnsi="Calibri" w:cs="Calibri"/>
                <w:color w:val="000000"/>
                <w:sz w:val="20"/>
                <w:szCs w:val="20"/>
              </w:rPr>
              <w:pPrChange w:id="2029" w:author="Chuka Obi" w:date="2026-05-11T22:23:00Z" w16du:dateUtc="2026-05-11T21:23:00Z">
                <w:pPr>
                  <w:jc w:val="center"/>
                </w:pPr>
              </w:pPrChange>
            </w:pPr>
            <w:del w:id="2030"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3456D5B2" w14:textId="205C33D4" w:rsidR="0020729B" w:rsidRPr="00837F81" w:rsidDel="00164ED5" w:rsidRDefault="0020729B" w:rsidP="00164ED5">
            <w:pPr>
              <w:pStyle w:val="Heading2"/>
              <w:spacing w:before="360" w:after="240"/>
              <w:rPr>
                <w:del w:id="2031" w:author="Chuka Obi" w:date="2026-05-11T22:23:00Z" w16du:dateUtc="2026-05-11T21:23:00Z"/>
                <w:rFonts w:ascii="Calibri" w:hAnsi="Calibri" w:cs="Calibri"/>
                <w:color w:val="000000"/>
                <w:sz w:val="20"/>
                <w:szCs w:val="20"/>
              </w:rPr>
              <w:pPrChange w:id="2032" w:author="Chuka Obi" w:date="2026-05-11T22:23:00Z" w16du:dateUtc="2026-05-11T21:23:00Z">
                <w:pPr>
                  <w:jc w:val="center"/>
                </w:pPr>
              </w:pPrChange>
            </w:pPr>
            <w:del w:id="2033"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0250DE5E" w14:textId="0C3D0DE2" w:rsidR="0020729B" w:rsidRPr="00837F81" w:rsidDel="00164ED5" w:rsidRDefault="0020729B" w:rsidP="00164ED5">
            <w:pPr>
              <w:pStyle w:val="Heading2"/>
              <w:spacing w:before="360" w:after="240"/>
              <w:rPr>
                <w:del w:id="2034" w:author="Chuka Obi" w:date="2026-05-11T22:23:00Z" w16du:dateUtc="2026-05-11T21:23:00Z"/>
                <w:rFonts w:ascii="Calibri" w:hAnsi="Calibri" w:cs="Calibri"/>
                <w:color w:val="000000"/>
                <w:sz w:val="20"/>
                <w:szCs w:val="20"/>
              </w:rPr>
              <w:pPrChange w:id="2035"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736F614F" w14:textId="442A97D0" w:rsidR="0020729B" w:rsidRPr="00837F81" w:rsidDel="00164ED5" w:rsidRDefault="0020729B" w:rsidP="00164ED5">
            <w:pPr>
              <w:pStyle w:val="Heading2"/>
              <w:spacing w:before="360" w:after="240"/>
              <w:rPr>
                <w:del w:id="2036" w:author="Chuka Obi" w:date="2026-05-11T22:23:00Z" w16du:dateUtc="2026-05-11T21:23:00Z"/>
                <w:rFonts w:ascii="SimSun" w:hAnsi="SimSun"/>
                <w:color w:val="000000"/>
                <w:sz w:val="20"/>
                <w:szCs w:val="20"/>
              </w:rPr>
              <w:pPrChange w:id="2037" w:author="Chuka Obi" w:date="2026-05-11T22:23:00Z" w16du:dateUtc="2026-05-11T21:23:00Z">
                <w:pPr>
                  <w:jc w:val="center"/>
                </w:pPr>
              </w:pPrChange>
            </w:pPr>
            <w:del w:id="203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12F51781" w14:textId="204E1D6A" w:rsidR="0020729B" w:rsidRPr="00837F81" w:rsidDel="00164ED5" w:rsidRDefault="0020729B" w:rsidP="00164ED5">
            <w:pPr>
              <w:pStyle w:val="Heading2"/>
              <w:spacing w:before="360" w:after="240"/>
              <w:rPr>
                <w:del w:id="2039" w:author="Chuka Obi" w:date="2026-05-11T22:23:00Z" w16du:dateUtc="2026-05-11T21:23:00Z"/>
                <w:rFonts w:ascii="Calibri" w:hAnsi="Calibri" w:cs="Calibri"/>
                <w:color w:val="000000"/>
                <w:sz w:val="20"/>
                <w:szCs w:val="20"/>
              </w:rPr>
              <w:pPrChange w:id="2040" w:author="Chuka Obi" w:date="2026-05-11T22:23:00Z" w16du:dateUtc="2026-05-11T21:23:00Z">
                <w:pPr>
                  <w:jc w:val="center"/>
                </w:pPr>
              </w:pPrChange>
            </w:pPr>
            <w:del w:id="2041"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5F936762" w14:textId="61647934" w:rsidR="0020729B" w:rsidRPr="00837F81" w:rsidDel="00164ED5" w:rsidRDefault="0020729B" w:rsidP="00164ED5">
            <w:pPr>
              <w:pStyle w:val="Heading2"/>
              <w:spacing w:before="360" w:after="240"/>
              <w:rPr>
                <w:del w:id="2042" w:author="Chuka Obi" w:date="2026-05-11T22:23:00Z" w16du:dateUtc="2026-05-11T21:23:00Z"/>
                <w:rFonts w:ascii="SimSun" w:hAnsi="SimSun"/>
                <w:color w:val="000000"/>
                <w:sz w:val="20"/>
                <w:szCs w:val="20"/>
              </w:rPr>
              <w:pPrChange w:id="2043" w:author="Chuka Obi" w:date="2026-05-11T22:23:00Z" w16du:dateUtc="2026-05-11T21:23:00Z">
                <w:pPr>
                  <w:jc w:val="center"/>
                </w:pPr>
              </w:pPrChange>
            </w:pPr>
            <w:del w:id="204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34F20B4B" w14:textId="7276FBB8" w:rsidR="0020729B" w:rsidRPr="00837F81" w:rsidDel="00164ED5" w:rsidRDefault="0020729B" w:rsidP="00164ED5">
            <w:pPr>
              <w:pStyle w:val="Heading2"/>
              <w:spacing w:before="360" w:after="240"/>
              <w:rPr>
                <w:del w:id="2045" w:author="Chuka Obi" w:date="2026-05-11T22:23:00Z" w16du:dateUtc="2026-05-11T21:23:00Z"/>
                <w:rFonts w:ascii="Calibri" w:hAnsi="Calibri" w:cs="Calibri"/>
                <w:color w:val="000000"/>
                <w:sz w:val="20"/>
                <w:szCs w:val="20"/>
              </w:rPr>
              <w:pPrChange w:id="2046" w:author="Chuka Obi" w:date="2026-05-11T22:23:00Z" w16du:dateUtc="2026-05-11T21:23:00Z">
                <w:pPr>
                  <w:jc w:val="center"/>
                </w:pPr>
              </w:pPrChange>
            </w:pPr>
            <w:del w:id="2047"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44A81D47" w14:textId="76CBC0F8" w:rsidR="0020729B" w:rsidRPr="00837F81" w:rsidDel="00164ED5" w:rsidRDefault="0020729B" w:rsidP="00164ED5">
            <w:pPr>
              <w:pStyle w:val="Heading2"/>
              <w:spacing w:before="360" w:after="240"/>
              <w:rPr>
                <w:del w:id="2048" w:author="Chuka Obi" w:date="2026-05-11T22:23:00Z" w16du:dateUtc="2026-05-11T21:23:00Z"/>
                <w:rFonts w:ascii="SimSun" w:hAnsi="SimSun"/>
                <w:color w:val="000000"/>
                <w:sz w:val="20"/>
                <w:szCs w:val="20"/>
              </w:rPr>
              <w:pPrChange w:id="2049" w:author="Chuka Obi" w:date="2026-05-11T22:23:00Z" w16du:dateUtc="2026-05-11T21:23:00Z">
                <w:pPr>
                  <w:jc w:val="center"/>
                </w:pPr>
              </w:pPrChange>
            </w:pPr>
            <w:del w:id="2050"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00780F41" w14:textId="61F0CFA6" w:rsidR="0020729B" w:rsidRPr="00837F81" w:rsidDel="00164ED5" w:rsidRDefault="0020729B" w:rsidP="00164ED5">
            <w:pPr>
              <w:pStyle w:val="Heading2"/>
              <w:spacing w:before="360" w:after="240"/>
              <w:rPr>
                <w:del w:id="2051" w:author="Chuka Obi" w:date="2026-05-11T22:23:00Z" w16du:dateUtc="2026-05-11T21:23:00Z"/>
                <w:rFonts w:ascii="Calibri" w:hAnsi="Calibri" w:cs="Calibri"/>
                <w:color w:val="000000"/>
                <w:sz w:val="20"/>
                <w:szCs w:val="20"/>
              </w:rPr>
              <w:pPrChange w:id="2052" w:author="Chuka Obi" w:date="2026-05-11T22:23:00Z" w16du:dateUtc="2026-05-11T21:23:00Z">
                <w:pPr>
                  <w:jc w:val="center"/>
                </w:pPr>
              </w:pPrChange>
            </w:pPr>
            <w:del w:id="2053"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48107601" w14:textId="5C8F37CB" w:rsidTr="00555240">
        <w:trPr>
          <w:trHeight w:val="401"/>
          <w:del w:id="2054"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7776ED7E" w14:textId="38F245D0" w:rsidR="0020729B" w:rsidRPr="00837F81" w:rsidDel="00164ED5" w:rsidRDefault="0020729B" w:rsidP="00164ED5">
            <w:pPr>
              <w:pStyle w:val="Heading2"/>
              <w:spacing w:before="360" w:after="240"/>
              <w:rPr>
                <w:del w:id="2055" w:author="Chuka Obi" w:date="2026-05-11T22:23:00Z" w16du:dateUtc="2026-05-11T21:23:00Z"/>
                <w:rFonts w:ascii="Calibri" w:hAnsi="Calibri" w:cs="Calibri"/>
                <w:color w:val="000000"/>
                <w:sz w:val="20"/>
                <w:szCs w:val="20"/>
              </w:rPr>
              <w:pPrChange w:id="2056" w:author="Chuka Obi" w:date="2026-05-11T22:23:00Z" w16du:dateUtc="2026-05-11T21:23:00Z">
                <w:pPr>
                  <w:jc w:val="center"/>
                </w:pPr>
              </w:pPrChange>
            </w:pPr>
            <w:del w:id="2057" w:author="Chuka Obi" w:date="2026-05-11T22:23:00Z" w16du:dateUtc="2026-05-11T21:23:00Z">
              <w:r w:rsidRPr="00837F81" w:rsidDel="00164ED5">
                <w:rPr>
                  <w:rFonts w:ascii="Calibri" w:hAnsi="Calibri" w:cs="Calibri"/>
                  <w:color w:val="000000"/>
                  <w:sz w:val="20"/>
                  <w:szCs w:val="20"/>
                </w:rPr>
                <w:delText>19</w:delText>
              </w:r>
            </w:del>
          </w:p>
        </w:tc>
        <w:tc>
          <w:tcPr>
            <w:tcW w:w="555" w:type="pct"/>
            <w:vMerge/>
            <w:tcBorders>
              <w:top w:val="single" w:sz="4" w:space="0" w:color="auto"/>
              <w:left w:val="single" w:sz="4" w:space="0" w:color="auto"/>
              <w:bottom w:val="nil"/>
              <w:right w:val="single" w:sz="4" w:space="0" w:color="auto"/>
            </w:tcBorders>
            <w:vAlign w:val="center"/>
            <w:hideMark/>
          </w:tcPr>
          <w:p w14:paraId="2881FF96" w14:textId="416D1547" w:rsidR="0020729B" w:rsidRPr="00837F81" w:rsidDel="00164ED5" w:rsidRDefault="0020729B" w:rsidP="00164ED5">
            <w:pPr>
              <w:pStyle w:val="Heading2"/>
              <w:spacing w:before="360" w:after="240"/>
              <w:rPr>
                <w:del w:id="2058" w:author="Chuka Obi" w:date="2026-05-11T22:23:00Z" w16du:dateUtc="2026-05-11T21:23:00Z"/>
                <w:rFonts w:ascii="Calibri" w:hAnsi="Calibri" w:cs="Calibri"/>
                <w:b w:val="0"/>
                <w:bCs w:val="0"/>
                <w:color w:val="000000"/>
                <w:sz w:val="20"/>
                <w:szCs w:val="20"/>
              </w:rPr>
              <w:pPrChange w:id="2059"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1E36E2A7" w14:textId="01BDFA64" w:rsidR="0020729B" w:rsidRPr="00837F81" w:rsidDel="00164ED5" w:rsidRDefault="0020729B" w:rsidP="00164ED5">
            <w:pPr>
              <w:pStyle w:val="Heading2"/>
              <w:spacing w:before="360" w:after="240"/>
              <w:rPr>
                <w:del w:id="2060" w:author="Chuka Obi" w:date="2026-05-11T22:23:00Z" w16du:dateUtc="2026-05-11T21:23:00Z"/>
                <w:rFonts w:ascii="Calibri" w:hAnsi="Calibri" w:cs="Calibri"/>
                <w:color w:val="000000"/>
                <w:sz w:val="20"/>
                <w:szCs w:val="20"/>
              </w:rPr>
              <w:pPrChange w:id="2061" w:author="Chuka Obi" w:date="2026-05-11T22:23:00Z" w16du:dateUtc="2026-05-11T21:23:00Z">
                <w:pPr/>
              </w:pPrChange>
            </w:pPr>
            <w:del w:id="2062" w:author="Chuka Obi" w:date="2026-05-11T22:23:00Z" w16du:dateUtc="2026-05-11T21:23:00Z">
              <w:r w:rsidRPr="00837F81" w:rsidDel="00164ED5">
                <w:rPr>
                  <w:rFonts w:ascii="Calibri" w:hAnsi="Calibri" w:cs="Calibri"/>
                  <w:color w:val="000000"/>
                  <w:sz w:val="20"/>
                  <w:szCs w:val="20"/>
                </w:rPr>
                <w:delText>Heat transfer Oil Heating Device</w:delText>
              </w:r>
            </w:del>
          </w:p>
        </w:tc>
        <w:tc>
          <w:tcPr>
            <w:tcW w:w="185" w:type="pct"/>
            <w:tcBorders>
              <w:top w:val="nil"/>
              <w:left w:val="nil"/>
              <w:bottom w:val="single" w:sz="4" w:space="0" w:color="auto"/>
              <w:right w:val="single" w:sz="4" w:space="0" w:color="auto"/>
            </w:tcBorders>
            <w:noWrap/>
            <w:vAlign w:val="center"/>
            <w:hideMark/>
          </w:tcPr>
          <w:p w14:paraId="3AA1ED3F" w14:textId="335A6B42" w:rsidR="0020729B" w:rsidRPr="00837F81" w:rsidDel="00164ED5" w:rsidRDefault="0020729B" w:rsidP="00164ED5">
            <w:pPr>
              <w:pStyle w:val="Heading2"/>
              <w:spacing w:before="360" w:after="240"/>
              <w:rPr>
                <w:del w:id="2063" w:author="Chuka Obi" w:date="2026-05-11T22:23:00Z" w16du:dateUtc="2026-05-11T21:23:00Z"/>
                <w:rFonts w:ascii="Calibri" w:hAnsi="Calibri" w:cs="Calibri"/>
                <w:color w:val="000000"/>
                <w:sz w:val="20"/>
                <w:szCs w:val="20"/>
              </w:rPr>
              <w:pPrChange w:id="2064" w:author="Chuka Obi" w:date="2026-05-11T22:23:00Z" w16du:dateUtc="2026-05-11T21:23:00Z">
                <w:pPr>
                  <w:jc w:val="center"/>
                </w:pPr>
              </w:pPrChange>
            </w:pPr>
            <w:del w:id="2065"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711755C9" w14:textId="36693E6A" w:rsidR="0020729B" w:rsidRPr="00837F81" w:rsidDel="00164ED5" w:rsidRDefault="0020729B" w:rsidP="00164ED5">
            <w:pPr>
              <w:pStyle w:val="Heading2"/>
              <w:spacing w:before="360" w:after="240"/>
              <w:rPr>
                <w:del w:id="2066" w:author="Chuka Obi" w:date="2026-05-11T22:23:00Z" w16du:dateUtc="2026-05-11T21:23:00Z"/>
                <w:rFonts w:ascii="Calibri" w:hAnsi="Calibri" w:cs="Calibri"/>
                <w:color w:val="000000"/>
                <w:sz w:val="20"/>
                <w:szCs w:val="20"/>
              </w:rPr>
              <w:pPrChange w:id="2067" w:author="Chuka Obi" w:date="2026-05-11T22:23:00Z" w16du:dateUtc="2026-05-11T21:23:00Z">
                <w:pPr>
                  <w:jc w:val="center"/>
                </w:pPr>
              </w:pPrChange>
            </w:pPr>
            <w:del w:id="2068" w:author="Chuka Obi" w:date="2026-05-11T22:23:00Z" w16du:dateUtc="2026-05-11T21:23:00Z">
              <w:r w:rsidRPr="00837F81" w:rsidDel="00164ED5">
                <w:rPr>
                  <w:rFonts w:ascii="Calibri" w:hAnsi="Calibri" w:cs="Calibri"/>
                  <w:color w:val="000000"/>
                  <w:sz w:val="20"/>
                  <w:szCs w:val="20"/>
                </w:rPr>
                <w:delText xml:space="preserve"> </w:delText>
              </w:r>
            </w:del>
          </w:p>
        </w:tc>
        <w:tc>
          <w:tcPr>
            <w:tcW w:w="409" w:type="pct"/>
            <w:tcBorders>
              <w:top w:val="nil"/>
              <w:left w:val="nil"/>
              <w:bottom w:val="single" w:sz="4" w:space="0" w:color="auto"/>
              <w:right w:val="single" w:sz="4" w:space="0" w:color="auto"/>
            </w:tcBorders>
            <w:vAlign w:val="center"/>
          </w:tcPr>
          <w:p w14:paraId="2743004C" w14:textId="7E8C3D8C" w:rsidR="0020729B" w:rsidRPr="00837F81" w:rsidDel="00164ED5" w:rsidRDefault="0020729B" w:rsidP="00164ED5">
            <w:pPr>
              <w:pStyle w:val="Heading2"/>
              <w:spacing w:before="360" w:after="240"/>
              <w:rPr>
                <w:del w:id="2069" w:author="Chuka Obi" w:date="2026-05-11T22:23:00Z" w16du:dateUtc="2026-05-11T21:23:00Z"/>
                <w:rFonts w:ascii="Calibri" w:hAnsi="Calibri" w:cs="Calibri"/>
                <w:color w:val="000000"/>
                <w:sz w:val="20"/>
                <w:szCs w:val="20"/>
              </w:rPr>
              <w:pPrChange w:id="2070"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506F3C40" w14:textId="6ABCE0BF" w:rsidR="0020729B" w:rsidRPr="00837F81" w:rsidDel="00164ED5" w:rsidRDefault="0020729B" w:rsidP="00164ED5">
            <w:pPr>
              <w:pStyle w:val="Heading2"/>
              <w:spacing w:before="360" w:after="240"/>
              <w:rPr>
                <w:del w:id="2071" w:author="Chuka Obi" w:date="2026-05-11T22:23:00Z" w16du:dateUtc="2026-05-11T21:23:00Z"/>
                <w:rFonts w:ascii="SimSun" w:hAnsi="SimSun"/>
                <w:color w:val="000000"/>
                <w:sz w:val="20"/>
                <w:szCs w:val="20"/>
              </w:rPr>
              <w:pPrChange w:id="2072" w:author="Chuka Obi" w:date="2026-05-11T22:23:00Z" w16du:dateUtc="2026-05-11T21:23:00Z">
                <w:pPr>
                  <w:jc w:val="center"/>
                </w:pPr>
              </w:pPrChange>
            </w:pPr>
            <w:del w:id="207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56673884" w14:textId="06F270BF" w:rsidR="0020729B" w:rsidRPr="00837F81" w:rsidDel="00164ED5" w:rsidRDefault="0020729B" w:rsidP="00164ED5">
            <w:pPr>
              <w:pStyle w:val="Heading2"/>
              <w:spacing w:before="360" w:after="240"/>
              <w:rPr>
                <w:del w:id="2074" w:author="Chuka Obi" w:date="2026-05-11T22:23:00Z" w16du:dateUtc="2026-05-11T21:23:00Z"/>
                <w:rFonts w:ascii="Calibri" w:hAnsi="Calibri" w:cs="Calibri"/>
                <w:color w:val="000000"/>
                <w:sz w:val="20"/>
                <w:szCs w:val="20"/>
              </w:rPr>
              <w:pPrChange w:id="2075" w:author="Chuka Obi" w:date="2026-05-11T22:23:00Z" w16du:dateUtc="2026-05-11T21:23:00Z">
                <w:pPr>
                  <w:jc w:val="center"/>
                </w:pPr>
              </w:pPrChange>
            </w:pPr>
            <w:del w:id="2076"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50F014EA" w14:textId="1C7DA8ED" w:rsidR="0020729B" w:rsidRPr="00837F81" w:rsidDel="00164ED5" w:rsidRDefault="0020729B" w:rsidP="00164ED5">
            <w:pPr>
              <w:pStyle w:val="Heading2"/>
              <w:spacing w:before="360" w:after="240"/>
              <w:rPr>
                <w:del w:id="2077" w:author="Chuka Obi" w:date="2026-05-11T22:23:00Z" w16du:dateUtc="2026-05-11T21:23:00Z"/>
                <w:rFonts w:ascii="SimSun" w:hAnsi="SimSun"/>
                <w:color w:val="000000"/>
                <w:sz w:val="20"/>
                <w:szCs w:val="20"/>
              </w:rPr>
              <w:pPrChange w:id="2078" w:author="Chuka Obi" w:date="2026-05-11T22:23:00Z" w16du:dateUtc="2026-05-11T21:23:00Z">
                <w:pPr>
                  <w:jc w:val="center"/>
                </w:pPr>
              </w:pPrChange>
            </w:pPr>
            <w:del w:id="207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255F439B" w14:textId="203F738A" w:rsidR="0020729B" w:rsidRPr="00837F81" w:rsidDel="00164ED5" w:rsidRDefault="0020729B" w:rsidP="00164ED5">
            <w:pPr>
              <w:pStyle w:val="Heading2"/>
              <w:spacing w:before="360" w:after="240"/>
              <w:rPr>
                <w:del w:id="2080" w:author="Chuka Obi" w:date="2026-05-11T22:23:00Z" w16du:dateUtc="2026-05-11T21:23:00Z"/>
                <w:rFonts w:ascii="Calibri" w:hAnsi="Calibri" w:cs="Calibri"/>
                <w:color w:val="000000"/>
                <w:sz w:val="20"/>
                <w:szCs w:val="20"/>
              </w:rPr>
              <w:pPrChange w:id="2081" w:author="Chuka Obi" w:date="2026-05-11T22:23:00Z" w16du:dateUtc="2026-05-11T21:23:00Z">
                <w:pPr>
                  <w:jc w:val="center"/>
                </w:pPr>
              </w:pPrChange>
            </w:pPr>
            <w:del w:id="2082"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52B148AE" w14:textId="668CFEDA" w:rsidR="0020729B" w:rsidRPr="00837F81" w:rsidDel="00164ED5" w:rsidRDefault="0020729B" w:rsidP="00164ED5">
            <w:pPr>
              <w:pStyle w:val="Heading2"/>
              <w:spacing w:before="360" w:after="240"/>
              <w:rPr>
                <w:del w:id="2083" w:author="Chuka Obi" w:date="2026-05-11T22:23:00Z" w16du:dateUtc="2026-05-11T21:23:00Z"/>
                <w:rFonts w:ascii="SimSun" w:hAnsi="SimSun"/>
                <w:color w:val="000000"/>
                <w:sz w:val="20"/>
                <w:szCs w:val="20"/>
              </w:rPr>
              <w:pPrChange w:id="2084" w:author="Chuka Obi" w:date="2026-05-11T22:23:00Z" w16du:dateUtc="2026-05-11T21:23:00Z">
                <w:pPr>
                  <w:jc w:val="center"/>
                </w:pPr>
              </w:pPrChange>
            </w:pPr>
            <w:del w:id="2085"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763E1DF7" w14:textId="5DDC03EB" w:rsidR="0020729B" w:rsidRPr="00837F81" w:rsidDel="00164ED5" w:rsidRDefault="0020729B" w:rsidP="00164ED5">
            <w:pPr>
              <w:pStyle w:val="Heading2"/>
              <w:spacing w:before="360" w:after="240"/>
              <w:rPr>
                <w:del w:id="2086" w:author="Chuka Obi" w:date="2026-05-11T22:23:00Z" w16du:dateUtc="2026-05-11T21:23:00Z"/>
                <w:rFonts w:ascii="Calibri" w:hAnsi="Calibri" w:cs="Calibri"/>
                <w:color w:val="000000"/>
                <w:sz w:val="20"/>
                <w:szCs w:val="20"/>
              </w:rPr>
              <w:pPrChange w:id="2087" w:author="Chuka Obi" w:date="2026-05-11T22:23:00Z" w16du:dateUtc="2026-05-11T21:23:00Z">
                <w:pPr>
                  <w:jc w:val="center"/>
                </w:pPr>
              </w:pPrChange>
            </w:pPr>
            <w:del w:id="2088"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0E430368" w14:textId="0EFE5CEB" w:rsidTr="00555240">
        <w:trPr>
          <w:trHeight w:val="401"/>
          <w:del w:id="2089"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3A8BE625" w14:textId="5A6B0687" w:rsidR="0020729B" w:rsidRPr="00837F81" w:rsidDel="00164ED5" w:rsidRDefault="0020729B" w:rsidP="00164ED5">
            <w:pPr>
              <w:pStyle w:val="Heading2"/>
              <w:spacing w:before="360" w:after="240"/>
              <w:rPr>
                <w:del w:id="2090" w:author="Chuka Obi" w:date="2026-05-11T22:23:00Z" w16du:dateUtc="2026-05-11T21:23:00Z"/>
                <w:rFonts w:ascii="Calibri" w:hAnsi="Calibri" w:cs="Calibri"/>
                <w:color w:val="000000"/>
                <w:sz w:val="20"/>
                <w:szCs w:val="20"/>
              </w:rPr>
              <w:pPrChange w:id="2091" w:author="Chuka Obi" w:date="2026-05-11T22:23:00Z" w16du:dateUtc="2026-05-11T21:23:00Z">
                <w:pPr>
                  <w:jc w:val="center"/>
                </w:pPr>
              </w:pPrChange>
            </w:pPr>
            <w:del w:id="2092" w:author="Chuka Obi" w:date="2026-05-11T22:23:00Z" w16du:dateUtc="2026-05-11T21:23:00Z">
              <w:r w:rsidRPr="00837F81" w:rsidDel="00164ED5">
                <w:rPr>
                  <w:rFonts w:ascii="Calibri" w:hAnsi="Calibri" w:cs="Calibri"/>
                  <w:color w:val="000000"/>
                  <w:sz w:val="20"/>
                  <w:szCs w:val="20"/>
                </w:rPr>
                <w:delText>20</w:delText>
              </w:r>
            </w:del>
          </w:p>
        </w:tc>
        <w:tc>
          <w:tcPr>
            <w:tcW w:w="555" w:type="pct"/>
            <w:vMerge/>
            <w:tcBorders>
              <w:top w:val="single" w:sz="4" w:space="0" w:color="auto"/>
              <w:left w:val="single" w:sz="4" w:space="0" w:color="auto"/>
              <w:bottom w:val="nil"/>
              <w:right w:val="single" w:sz="4" w:space="0" w:color="auto"/>
            </w:tcBorders>
            <w:vAlign w:val="center"/>
            <w:hideMark/>
          </w:tcPr>
          <w:p w14:paraId="2408F4DB" w14:textId="56E65EE7" w:rsidR="0020729B" w:rsidRPr="00837F81" w:rsidDel="00164ED5" w:rsidRDefault="0020729B" w:rsidP="00164ED5">
            <w:pPr>
              <w:pStyle w:val="Heading2"/>
              <w:spacing w:before="360" w:after="240"/>
              <w:rPr>
                <w:del w:id="2093" w:author="Chuka Obi" w:date="2026-05-11T22:23:00Z" w16du:dateUtc="2026-05-11T21:23:00Z"/>
                <w:rFonts w:ascii="Calibri" w:hAnsi="Calibri" w:cs="Calibri"/>
                <w:b w:val="0"/>
                <w:bCs w:val="0"/>
                <w:color w:val="000000"/>
                <w:sz w:val="20"/>
                <w:szCs w:val="20"/>
              </w:rPr>
              <w:pPrChange w:id="2094"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06A6401E" w14:textId="7B7C9D6D" w:rsidR="0020729B" w:rsidRPr="00837F81" w:rsidDel="00164ED5" w:rsidRDefault="0020729B" w:rsidP="00164ED5">
            <w:pPr>
              <w:pStyle w:val="Heading2"/>
              <w:spacing w:before="360" w:after="240"/>
              <w:rPr>
                <w:del w:id="2095" w:author="Chuka Obi" w:date="2026-05-11T22:23:00Z" w16du:dateUtc="2026-05-11T21:23:00Z"/>
                <w:rFonts w:ascii="Calibri" w:hAnsi="Calibri" w:cs="Calibri"/>
                <w:color w:val="000000"/>
                <w:sz w:val="20"/>
                <w:szCs w:val="20"/>
              </w:rPr>
              <w:pPrChange w:id="2096" w:author="Chuka Obi" w:date="2026-05-11T22:23:00Z" w16du:dateUtc="2026-05-11T21:23:00Z">
                <w:pPr/>
              </w:pPrChange>
            </w:pPr>
            <w:del w:id="2097" w:author="Chuka Obi" w:date="2026-05-11T22:23:00Z" w16du:dateUtc="2026-05-11T21:23:00Z">
              <w:r w:rsidRPr="00837F81" w:rsidDel="00164ED5">
                <w:rPr>
                  <w:rFonts w:ascii="Calibri" w:hAnsi="Calibri" w:cs="Calibri"/>
                  <w:color w:val="000000"/>
                  <w:sz w:val="20"/>
                  <w:szCs w:val="20"/>
                </w:rPr>
                <w:delText>Cooling tower</w:delText>
              </w:r>
            </w:del>
          </w:p>
        </w:tc>
        <w:tc>
          <w:tcPr>
            <w:tcW w:w="185" w:type="pct"/>
            <w:tcBorders>
              <w:top w:val="nil"/>
              <w:left w:val="nil"/>
              <w:bottom w:val="single" w:sz="4" w:space="0" w:color="auto"/>
              <w:right w:val="single" w:sz="4" w:space="0" w:color="auto"/>
            </w:tcBorders>
            <w:noWrap/>
            <w:vAlign w:val="center"/>
            <w:hideMark/>
          </w:tcPr>
          <w:p w14:paraId="32F6681C" w14:textId="63747B35" w:rsidR="0020729B" w:rsidRPr="00837F81" w:rsidDel="00164ED5" w:rsidRDefault="0020729B" w:rsidP="00164ED5">
            <w:pPr>
              <w:pStyle w:val="Heading2"/>
              <w:spacing w:before="360" w:after="240"/>
              <w:rPr>
                <w:del w:id="2098" w:author="Chuka Obi" w:date="2026-05-11T22:23:00Z" w16du:dateUtc="2026-05-11T21:23:00Z"/>
                <w:rFonts w:ascii="Calibri" w:hAnsi="Calibri" w:cs="Calibri"/>
                <w:color w:val="000000"/>
                <w:sz w:val="20"/>
                <w:szCs w:val="20"/>
              </w:rPr>
              <w:pPrChange w:id="2099" w:author="Chuka Obi" w:date="2026-05-11T22:23:00Z" w16du:dateUtc="2026-05-11T21:23:00Z">
                <w:pPr>
                  <w:jc w:val="center"/>
                </w:pPr>
              </w:pPrChange>
            </w:pPr>
            <w:del w:id="2100"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3204D044" w14:textId="6664C9F4" w:rsidR="0020729B" w:rsidRPr="00837F81" w:rsidDel="00164ED5" w:rsidRDefault="0020729B" w:rsidP="00164ED5">
            <w:pPr>
              <w:pStyle w:val="Heading2"/>
              <w:spacing w:before="360" w:after="240"/>
              <w:rPr>
                <w:del w:id="2101" w:author="Chuka Obi" w:date="2026-05-11T22:23:00Z" w16du:dateUtc="2026-05-11T21:23:00Z"/>
                <w:rFonts w:ascii="Calibri" w:hAnsi="Calibri" w:cs="Calibri"/>
                <w:color w:val="000000"/>
                <w:sz w:val="20"/>
                <w:szCs w:val="20"/>
              </w:rPr>
              <w:pPrChange w:id="2102" w:author="Chuka Obi" w:date="2026-05-11T22:23:00Z" w16du:dateUtc="2026-05-11T21:23:00Z">
                <w:pPr>
                  <w:jc w:val="center"/>
                </w:pPr>
              </w:pPrChange>
            </w:pPr>
            <w:del w:id="2103"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7DB68F39" w14:textId="43A47314" w:rsidR="0020729B" w:rsidRPr="00837F81" w:rsidDel="00164ED5" w:rsidRDefault="0020729B" w:rsidP="00164ED5">
            <w:pPr>
              <w:pStyle w:val="Heading2"/>
              <w:spacing w:before="360" w:after="240"/>
              <w:rPr>
                <w:del w:id="2104" w:author="Chuka Obi" w:date="2026-05-11T22:23:00Z" w16du:dateUtc="2026-05-11T21:23:00Z"/>
                <w:rFonts w:ascii="Calibri" w:hAnsi="Calibri" w:cs="Calibri"/>
                <w:color w:val="000000"/>
                <w:sz w:val="20"/>
                <w:szCs w:val="20"/>
              </w:rPr>
              <w:pPrChange w:id="2105"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5FA18BB2" w14:textId="1936BE34" w:rsidR="0020729B" w:rsidRPr="00837F81" w:rsidDel="00164ED5" w:rsidRDefault="0020729B" w:rsidP="00164ED5">
            <w:pPr>
              <w:pStyle w:val="Heading2"/>
              <w:spacing w:before="360" w:after="240"/>
              <w:rPr>
                <w:del w:id="2106" w:author="Chuka Obi" w:date="2026-05-11T22:23:00Z" w16du:dateUtc="2026-05-11T21:23:00Z"/>
                <w:rFonts w:ascii="SimSun" w:hAnsi="SimSun"/>
                <w:color w:val="000000"/>
                <w:sz w:val="20"/>
                <w:szCs w:val="20"/>
              </w:rPr>
              <w:pPrChange w:id="2107" w:author="Chuka Obi" w:date="2026-05-11T22:23:00Z" w16du:dateUtc="2026-05-11T21:23:00Z">
                <w:pPr>
                  <w:jc w:val="center"/>
                </w:pPr>
              </w:pPrChange>
            </w:pPr>
            <w:del w:id="210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53790D98" w14:textId="757630D3" w:rsidR="0020729B" w:rsidRPr="00837F81" w:rsidDel="00164ED5" w:rsidRDefault="0020729B" w:rsidP="00164ED5">
            <w:pPr>
              <w:pStyle w:val="Heading2"/>
              <w:spacing w:before="360" w:after="240"/>
              <w:rPr>
                <w:del w:id="2109" w:author="Chuka Obi" w:date="2026-05-11T22:23:00Z" w16du:dateUtc="2026-05-11T21:23:00Z"/>
                <w:rFonts w:ascii="Calibri" w:hAnsi="Calibri" w:cs="Calibri"/>
                <w:color w:val="000000"/>
                <w:sz w:val="20"/>
                <w:szCs w:val="20"/>
              </w:rPr>
              <w:pPrChange w:id="2110" w:author="Chuka Obi" w:date="2026-05-11T22:23:00Z" w16du:dateUtc="2026-05-11T21:23:00Z">
                <w:pPr>
                  <w:jc w:val="center"/>
                </w:pPr>
              </w:pPrChange>
            </w:pPr>
            <w:del w:id="2111"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660B6991" w14:textId="6440E2AB" w:rsidR="0020729B" w:rsidRPr="00837F81" w:rsidDel="00164ED5" w:rsidRDefault="0020729B" w:rsidP="00164ED5">
            <w:pPr>
              <w:pStyle w:val="Heading2"/>
              <w:spacing w:before="360" w:after="240"/>
              <w:rPr>
                <w:del w:id="2112" w:author="Chuka Obi" w:date="2026-05-11T22:23:00Z" w16du:dateUtc="2026-05-11T21:23:00Z"/>
                <w:rFonts w:ascii="SimSun" w:hAnsi="SimSun"/>
                <w:color w:val="000000"/>
                <w:sz w:val="20"/>
                <w:szCs w:val="20"/>
              </w:rPr>
              <w:pPrChange w:id="2113" w:author="Chuka Obi" w:date="2026-05-11T22:23:00Z" w16du:dateUtc="2026-05-11T21:23:00Z">
                <w:pPr>
                  <w:jc w:val="center"/>
                </w:pPr>
              </w:pPrChange>
            </w:pPr>
            <w:del w:id="211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5EDDC859" w14:textId="6EB2BF13" w:rsidR="0020729B" w:rsidRPr="00837F81" w:rsidDel="00164ED5" w:rsidRDefault="0020729B" w:rsidP="00164ED5">
            <w:pPr>
              <w:pStyle w:val="Heading2"/>
              <w:spacing w:before="360" w:after="240"/>
              <w:rPr>
                <w:del w:id="2115" w:author="Chuka Obi" w:date="2026-05-11T22:23:00Z" w16du:dateUtc="2026-05-11T21:23:00Z"/>
                <w:rFonts w:ascii="Calibri" w:hAnsi="Calibri" w:cs="Calibri"/>
                <w:color w:val="000000"/>
                <w:sz w:val="20"/>
                <w:szCs w:val="20"/>
              </w:rPr>
              <w:pPrChange w:id="2116" w:author="Chuka Obi" w:date="2026-05-11T22:23:00Z" w16du:dateUtc="2026-05-11T21:23:00Z">
                <w:pPr>
                  <w:jc w:val="center"/>
                </w:pPr>
              </w:pPrChange>
            </w:pPr>
            <w:del w:id="2117"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D5BF504" w14:textId="288F7595" w:rsidR="0020729B" w:rsidRPr="00837F81" w:rsidDel="00164ED5" w:rsidRDefault="0020729B" w:rsidP="00164ED5">
            <w:pPr>
              <w:pStyle w:val="Heading2"/>
              <w:spacing w:before="360" w:after="240"/>
              <w:rPr>
                <w:del w:id="2118" w:author="Chuka Obi" w:date="2026-05-11T22:23:00Z" w16du:dateUtc="2026-05-11T21:23:00Z"/>
                <w:rFonts w:ascii="SimSun" w:hAnsi="SimSun"/>
                <w:color w:val="000000"/>
                <w:sz w:val="20"/>
                <w:szCs w:val="20"/>
              </w:rPr>
              <w:pPrChange w:id="2119" w:author="Chuka Obi" w:date="2026-05-11T22:23:00Z" w16du:dateUtc="2026-05-11T21:23:00Z">
                <w:pPr>
                  <w:jc w:val="center"/>
                </w:pPr>
              </w:pPrChange>
            </w:pPr>
            <w:del w:id="2120"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4BD38FDE" w14:textId="3A7AAAFC" w:rsidR="0020729B" w:rsidRPr="00837F81" w:rsidDel="00164ED5" w:rsidRDefault="0020729B" w:rsidP="00164ED5">
            <w:pPr>
              <w:pStyle w:val="Heading2"/>
              <w:spacing w:before="360" w:after="240"/>
              <w:rPr>
                <w:del w:id="2121" w:author="Chuka Obi" w:date="2026-05-11T22:23:00Z" w16du:dateUtc="2026-05-11T21:23:00Z"/>
                <w:rFonts w:ascii="Calibri" w:hAnsi="Calibri" w:cs="Calibri"/>
                <w:color w:val="000000"/>
                <w:sz w:val="20"/>
                <w:szCs w:val="20"/>
              </w:rPr>
              <w:pPrChange w:id="2122" w:author="Chuka Obi" w:date="2026-05-11T22:23:00Z" w16du:dateUtc="2026-05-11T21:23:00Z">
                <w:pPr>
                  <w:jc w:val="center"/>
                </w:pPr>
              </w:pPrChange>
            </w:pPr>
            <w:del w:id="2123"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32F578D5" w14:textId="24931E2F" w:rsidTr="00555240">
        <w:trPr>
          <w:trHeight w:val="401"/>
          <w:del w:id="2124"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3BE65265" w14:textId="4AC2E236" w:rsidR="0020729B" w:rsidRPr="00837F81" w:rsidDel="00164ED5" w:rsidRDefault="0020729B" w:rsidP="00164ED5">
            <w:pPr>
              <w:pStyle w:val="Heading2"/>
              <w:spacing w:before="360" w:after="240"/>
              <w:rPr>
                <w:del w:id="2125" w:author="Chuka Obi" w:date="2026-05-11T22:23:00Z" w16du:dateUtc="2026-05-11T21:23:00Z"/>
                <w:rFonts w:ascii="Calibri" w:hAnsi="Calibri" w:cs="Calibri"/>
                <w:color w:val="000000"/>
                <w:sz w:val="20"/>
                <w:szCs w:val="20"/>
              </w:rPr>
              <w:pPrChange w:id="2126" w:author="Chuka Obi" w:date="2026-05-11T22:23:00Z" w16du:dateUtc="2026-05-11T21:23:00Z">
                <w:pPr>
                  <w:jc w:val="center"/>
                </w:pPr>
              </w:pPrChange>
            </w:pPr>
            <w:del w:id="2127" w:author="Chuka Obi" w:date="2026-05-11T22:23:00Z" w16du:dateUtc="2026-05-11T21:23:00Z">
              <w:r w:rsidRPr="00837F81" w:rsidDel="00164ED5">
                <w:rPr>
                  <w:rFonts w:ascii="Calibri" w:hAnsi="Calibri" w:cs="Calibri"/>
                  <w:color w:val="000000"/>
                  <w:sz w:val="20"/>
                  <w:szCs w:val="20"/>
                </w:rPr>
                <w:delText>21</w:delText>
              </w:r>
            </w:del>
          </w:p>
        </w:tc>
        <w:tc>
          <w:tcPr>
            <w:tcW w:w="555" w:type="pct"/>
            <w:vMerge/>
            <w:tcBorders>
              <w:top w:val="single" w:sz="4" w:space="0" w:color="auto"/>
              <w:left w:val="single" w:sz="4" w:space="0" w:color="auto"/>
              <w:bottom w:val="nil"/>
              <w:right w:val="single" w:sz="4" w:space="0" w:color="auto"/>
            </w:tcBorders>
            <w:vAlign w:val="center"/>
            <w:hideMark/>
          </w:tcPr>
          <w:p w14:paraId="0DF3CD94" w14:textId="316D19D8" w:rsidR="0020729B" w:rsidRPr="00837F81" w:rsidDel="00164ED5" w:rsidRDefault="0020729B" w:rsidP="00164ED5">
            <w:pPr>
              <w:pStyle w:val="Heading2"/>
              <w:spacing w:before="360" w:after="240"/>
              <w:rPr>
                <w:del w:id="2128" w:author="Chuka Obi" w:date="2026-05-11T22:23:00Z" w16du:dateUtc="2026-05-11T21:23:00Z"/>
                <w:rFonts w:ascii="Calibri" w:hAnsi="Calibri" w:cs="Calibri"/>
                <w:b w:val="0"/>
                <w:bCs w:val="0"/>
                <w:color w:val="000000"/>
                <w:sz w:val="20"/>
                <w:szCs w:val="20"/>
              </w:rPr>
              <w:pPrChange w:id="2129"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5D2254EC" w14:textId="300257BF" w:rsidR="0020729B" w:rsidRPr="00837F81" w:rsidDel="00164ED5" w:rsidRDefault="0020729B" w:rsidP="00164ED5">
            <w:pPr>
              <w:pStyle w:val="Heading2"/>
              <w:spacing w:before="360" w:after="240"/>
              <w:rPr>
                <w:del w:id="2130" w:author="Chuka Obi" w:date="2026-05-11T22:23:00Z" w16du:dateUtc="2026-05-11T21:23:00Z"/>
                <w:rFonts w:ascii="Calibri" w:hAnsi="Calibri" w:cs="Calibri"/>
                <w:color w:val="000000"/>
                <w:sz w:val="20"/>
                <w:szCs w:val="20"/>
              </w:rPr>
              <w:pPrChange w:id="2131" w:author="Chuka Obi" w:date="2026-05-11T22:23:00Z" w16du:dateUtc="2026-05-11T21:23:00Z">
                <w:pPr/>
              </w:pPrChange>
            </w:pPr>
            <w:del w:id="2132" w:author="Chuka Obi" w:date="2026-05-11T22:23:00Z" w16du:dateUtc="2026-05-11T21:23:00Z">
              <w:r w:rsidRPr="00837F81" w:rsidDel="00164ED5">
                <w:rPr>
                  <w:rFonts w:ascii="Calibri" w:hAnsi="Calibri" w:cs="Calibri"/>
                  <w:color w:val="000000"/>
                  <w:sz w:val="20"/>
                  <w:szCs w:val="20"/>
                </w:rPr>
                <w:delText>Circulating Water Pump</w:delText>
              </w:r>
            </w:del>
          </w:p>
        </w:tc>
        <w:tc>
          <w:tcPr>
            <w:tcW w:w="185" w:type="pct"/>
            <w:tcBorders>
              <w:top w:val="nil"/>
              <w:left w:val="nil"/>
              <w:bottom w:val="single" w:sz="4" w:space="0" w:color="auto"/>
              <w:right w:val="single" w:sz="4" w:space="0" w:color="auto"/>
            </w:tcBorders>
            <w:noWrap/>
            <w:vAlign w:val="center"/>
            <w:hideMark/>
          </w:tcPr>
          <w:p w14:paraId="0920B762" w14:textId="73B84310" w:rsidR="0020729B" w:rsidRPr="00837F81" w:rsidDel="00164ED5" w:rsidRDefault="0020729B" w:rsidP="00164ED5">
            <w:pPr>
              <w:pStyle w:val="Heading2"/>
              <w:spacing w:before="360" w:after="240"/>
              <w:rPr>
                <w:del w:id="2133" w:author="Chuka Obi" w:date="2026-05-11T22:23:00Z" w16du:dateUtc="2026-05-11T21:23:00Z"/>
                <w:rFonts w:ascii="Calibri" w:hAnsi="Calibri" w:cs="Calibri"/>
                <w:color w:val="000000"/>
                <w:sz w:val="20"/>
                <w:szCs w:val="20"/>
              </w:rPr>
              <w:pPrChange w:id="2134" w:author="Chuka Obi" w:date="2026-05-11T22:23:00Z" w16du:dateUtc="2026-05-11T21:23:00Z">
                <w:pPr>
                  <w:jc w:val="center"/>
                </w:pPr>
              </w:pPrChange>
            </w:pPr>
            <w:del w:id="2135" w:author="Chuka Obi" w:date="2026-05-11T22:23:00Z" w16du:dateUtc="2026-05-11T21:23:00Z">
              <w:r w:rsidRPr="00837F81" w:rsidDel="00164ED5">
                <w:rPr>
                  <w:rFonts w:ascii="Calibri" w:hAnsi="Calibri" w:cs="Calibri"/>
                  <w:color w:val="000000"/>
                  <w:sz w:val="20"/>
                  <w:szCs w:val="20"/>
                </w:rPr>
                <w:delText>3</w:delText>
              </w:r>
            </w:del>
          </w:p>
        </w:tc>
        <w:tc>
          <w:tcPr>
            <w:tcW w:w="1125" w:type="pct"/>
            <w:tcBorders>
              <w:top w:val="nil"/>
              <w:left w:val="nil"/>
              <w:bottom w:val="single" w:sz="4" w:space="0" w:color="auto"/>
              <w:right w:val="single" w:sz="4" w:space="0" w:color="auto"/>
            </w:tcBorders>
            <w:vAlign w:val="center"/>
            <w:hideMark/>
          </w:tcPr>
          <w:p w14:paraId="4727CF51" w14:textId="18215454" w:rsidR="0020729B" w:rsidRPr="00837F81" w:rsidDel="00164ED5" w:rsidRDefault="0020729B" w:rsidP="00164ED5">
            <w:pPr>
              <w:pStyle w:val="Heading2"/>
              <w:spacing w:before="360" w:after="240"/>
              <w:rPr>
                <w:del w:id="2136" w:author="Chuka Obi" w:date="2026-05-11T22:23:00Z" w16du:dateUtc="2026-05-11T21:23:00Z"/>
                <w:rFonts w:ascii="Calibri" w:hAnsi="Calibri" w:cs="Calibri"/>
                <w:color w:val="000000"/>
                <w:sz w:val="20"/>
                <w:szCs w:val="20"/>
              </w:rPr>
              <w:pPrChange w:id="2137" w:author="Chuka Obi" w:date="2026-05-11T22:23:00Z" w16du:dateUtc="2026-05-11T21:23:00Z">
                <w:pPr>
                  <w:jc w:val="center"/>
                </w:pPr>
              </w:pPrChange>
            </w:pPr>
            <w:del w:id="2138"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5D49306A" w14:textId="51ACEA50" w:rsidR="0020729B" w:rsidRPr="00837F81" w:rsidDel="00164ED5" w:rsidRDefault="0020729B" w:rsidP="00164ED5">
            <w:pPr>
              <w:pStyle w:val="Heading2"/>
              <w:spacing w:before="360" w:after="240"/>
              <w:rPr>
                <w:del w:id="2139" w:author="Chuka Obi" w:date="2026-05-11T22:23:00Z" w16du:dateUtc="2026-05-11T21:23:00Z"/>
                <w:rFonts w:ascii="Calibri" w:hAnsi="Calibri" w:cs="Calibri"/>
                <w:color w:val="000000"/>
                <w:sz w:val="20"/>
                <w:szCs w:val="20"/>
              </w:rPr>
              <w:pPrChange w:id="2140"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5BD3321D" w14:textId="051129FA" w:rsidR="0020729B" w:rsidRPr="00837F81" w:rsidDel="00164ED5" w:rsidRDefault="0020729B" w:rsidP="00164ED5">
            <w:pPr>
              <w:pStyle w:val="Heading2"/>
              <w:spacing w:before="360" w:after="240"/>
              <w:rPr>
                <w:del w:id="2141" w:author="Chuka Obi" w:date="2026-05-11T22:23:00Z" w16du:dateUtc="2026-05-11T21:23:00Z"/>
                <w:rFonts w:ascii="SimSun" w:hAnsi="SimSun"/>
                <w:color w:val="000000"/>
                <w:sz w:val="20"/>
                <w:szCs w:val="20"/>
              </w:rPr>
              <w:pPrChange w:id="2142" w:author="Chuka Obi" w:date="2026-05-11T22:23:00Z" w16du:dateUtc="2026-05-11T21:23:00Z">
                <w:pPr>
                  <w:jc w:val="center"/>
                </w:pPr>
              </w:pPrChange>
            </w:pPr>
            <w:del w:id="214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50367A0C" w14:textId="2D8A8E6B" w:rsidR="0020729B" w:rsidRPr="00837F81" w:rsidDel="00164ED5" w:rsidRDefault="0020729B" w:rsidP="00164ED5">
            <w:pPr>
              <w:pStyle w:val="Heading2"/>
              <w:spacing w:before="360" w:after="240"/>
              <w:rPr>
                <w:del w:id="2144" w:author="Chuka Obi" w:date="2026-05-11T22:23:00Z" w16du:dateUtc="2026-05-11T21:23:00Z"/>
                <w:rFonts w:ascii="Calibri" w:hAnsi="Calibri" w:cs="Calibri"/>
                <w:color w:val="000000"/>
                <w:sz w:val="20"/>
                <w:szCs w:val="20"/>
              </w:rPr>
              <w:pPrChange w:id="2145" w:author="Chuka Obi" w:date="2026-05-11T22:23:00Z" w16du:dateUtc="2026-05-11T21:23:00Z">
                <w:pPr>
                  <w:jc w:val="center"/>
                </w:pPr>
              </w:pPrChange>
            </w:pPr>
            <w:del w:id="2146"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54F4ED55" w14:textId="39F790A3" w:rsidR="0020729B" w:rsidRPr="00837F81" w:rsidDel="00164ED5" w:rsidRDefault="0020729B" w:rsidP="00164ED5">
            <w:pPr>
              <w:pStyle w:val="Heading2"/>
              <w:spacing w:before="360" w:after="240"/>
              <w:rPr>
                <w:del w:id="2147" w:author="Chuka Obi" w:date="2026-05-11T22:23:00Z" w16du:dateUtc="2026-05-11T21:23:00Z"/>
                <w:rFonts w:ascii="SimSun" w:hAnsi="SimSun"/>
                <w:color w:val="000000"/>
                <w:sz w:val="20"/>
                <w:szCs w:val="20"/>
              </w:rPr>
              <w:pPrChange w:id="2148" w:author="Chuka Obi" w:date="2026-05-11T22:23:00Z" w16du:dateUtc="2026-05-11T21:23:00Z">
                <w:pPr>
                  <w:jc w:val="center"/>
                </w:pPr>
              </w:pPrChange>
            </w:pPr>
            <w:del w:id="214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5341C0F3" w14:textId="3A6633A7" w:rsidR="0020729B" w:rsidRPr="00837F81" w:rsidDel="00164ED5" w:rsidRDefault="0020729B" w:rsidP="00164ED5">
            <w:pPr>
              <w:pStyle w:val="Heading2"/>
              <w:spacing w:before="360" w:after="240"/>
              <w:rPr>
                <w:del w:id="2150" w:author="Chuka Obi" w:date="2026-05-11T22:23:00Z" w16du:dateUtc="2026-05-11T21:23:00Z"/>
                <w:rFonts w:ascii="Calibri" w:hAnsi="Calibri" w:cs="Calibri"/>
                <w:color w:val="000000"/>
                <w:sz w:val="20"/>
                <w:szCs w:val="20"/>
              </w:rPr>
              <w:pPrChange w:id="2151" w:author="Chuka Obi" w:date="2026-05-11T22:23:00Z" w16du:dateUtc="2026-05-11T21:23:00Z">
                <w:pPr>
                  <w:jc w:val="center"/>
                </w:pPr>
              </w:pPrChange>
            </w:pPr>
            <w:del w:id="2152"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1C9419C6" w14:textId="71BCFB42" w:rsidR="0020729B" w:rsidRPr="00837F81" w:rsidDel="00164ED5" w:rsidRDefault="0020729B" w:rsidP="00164ED5">
            <w:pPr>
              <w:pStyle w:val="Heading2"/>
              <w:spacing w:before="360" w:after="240"/>
              <w:rPr>
                <w:del w:id="2153" w:author="Chuka Obi" w:date="2026-05-11T22:23:00Z" w16du:dateUtc="2026-05-11T21:23:00Z"/>
                <w:rFonts w:ascii="SimSun" w:hAnsi="SimSun"/>
                <w:color w:val="000000"/>
                <w:sz w:val="20"/>
                <w:szCs w:val="20"/>
              </w:rPr>
              <w:pPrChange w:id="2154" w:author="Chuka Obi" w:date="2026-05-11T22:23:00Z" w16du:dateUtc="2026-05-11T21:23:00Z">
                <w:pPr>
                  <w:jc w:val="center"/>
                </w:pPr>
              </w:pPrChange>
            </w:pPr>
            <w:del w:id="2155"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78AD7F31" w14:textId="6EAAABF1" w:rsidR="0020729B" w:rsidRPr="00837F81" w:rsidDel="00164ED5" w:rsidRDefault="0020729B" w:rsidP="00164ED5">
            <w:pPr>
              <w:pStyle w:val="Heading2"/>
              <w:spacing w:before="360" w:after="240"/>
              <w:rPr>
                <w:del w:id="2156" w:author="Chuka Obi" w:date="2026-05-11T22:23:00Z" w16du:dateUtc="2026-05-11T21:23:00Z"/>
                <w:rFonts w:ascii="Calibri" w:hAnsi="Calibri" w:cs="Calibri"/>
                <w:color w:val="000000"/>
                <w:sz w:val="20"/>
                <w:szCs w:val="20"/>
              </w:rPr>
              <w:pPrChange w:id="2157" w:author="Chuka Obi" w:date="2026-05-11T22:23:00Z" w16du:dateUtc="2026-05-11T21:23:00Z">
                <w:pPr>
                  <w:jc w:val="center"/>
                </w:pPr>
              </w:pPrChange>
            </w:pPr>
            <w:del w:id="2158"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160613BB" w14:textId="2029B1E6" w:rsidTr="00555240">
        <w:trPr>
          <w:trHeight w:val="401"/>
          <w:del w:id="2159"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0E294AF0" w14:textId="1A12D9E4" w:rsidR="0020729B" w:rsidRPr="00837F81" w:rsidDel="00164ED5" w:rsidRDefault="0020729B" w:rsidP="00164ED5">
            <w:pPr>
              <w:pStyle w:val="Heading2"/>
              <w:spacing w:before="360" w:after="240"/>
              <w:rPr>
                <w:del w:id="2160" w:author="Chuka Obi" w:date="2026-05-11T22:23:00Z" w16du:dateUtc="2026-05-11T21:23:00Z"/>
                <w:rFonts w:ascii="Calibri" w:hAnsi="Calibri" w:cs="Calibri"/>
                <w:color w:val="000000"/>
                <w:sz w:val="20"/>
                <w:szCs w:val="20"/>
              </w:rPr>
              <w:pPrChange w:id="2161" w:author="Chuka Obi" w:date="2026-05-11T22:23:00Z" w16du:dateUtc="2026-05-11T21:23:00Z">
                <w:pPr>
                  <w:jc w:val="center"/>
                </w:pPr>
              </w:pPrChange>
            </w:pPr>
            <w:del w:id="2162" w:author="Chuka Obi" w:date="2026-05-11T22:23:00Z" w16du:dateUtc="2026-05-11T21:23:00Z">
              <w:r w:rsidRPr="00837F81" w:rsidDel="00164ED5">
                <w:rPr>
                  <w:rFonts w:ascii="Calibri" w:hAnsi="Calibri" w:cs="Calibri"/>
                  <w:color w:val="000000"/>
                  <w:sz w:val="20"/>
                  <w:szCs w:val="20"/>
                </w:rPr>
                <w:delText>22</w:delText>
              </w:r>
            </w:del>
          </w:p>
        </w:tc>
        <w:tc>
          <w:tcPr>
            <w:tcW w:w="555" w:type="pct"/>
            <w:vMerge/>
            <w:tcBorders>
              <w:top w:val="single" w:sz="4" w:space="0" w:color="auto"/>
              <w:left w:val="single" w:sz="4" w:space="0" w:color="auto"/>
              <w:bottom w:val="nil"/>
              <w:right w:val="single" w:sz="4" w:space="0" w:color="auto"/>
            </w:tcBorders>
            <w:vAlign w:val="center"/>
            <w:hideMark/>
          </w:tcPr>
          <w:p w14:paraId="612C9E92" w14:textId="603DCA88" w:rsidR="0020729B" w:rsidRPr="00837F81" w:rsidDel="00164ED5" w:rsidRDefault="0020729B" w:rsidP="00164ED5">
            <w:pPr>
              <w:pStyle w:val="Heading2"/>
              <w:spacing w:before="360" w:after="240"/>
              <w:rPr>
                <w:del w:id="2163" w:author="Chuka Obi" w:date="2026-05-11T22:23:00Z" w16du:dateUtc="2026-05-11T21:23:00Z"/>
                <w:rFonts w:ascii="Calibri" w:hAnsi="Calibri" w:cs="Calibri"/>
                <w:b w:val="0"/>
                <w:bCs w:val="0"/>
                <w:color w:val="000000"/>
                <w:sz w:val="20"/>
                <w:szCs w:val="20"/>
              </w:rPr>
              <w:pPrChange w:id="2164"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07CC2886" w14:textId="4A1D2539" w:rsidR="0020729B" w:rsidRPr="00837F81" w:rsidDel="00164ED5" w:rsidRDefault="0020729B" w:rsidP="00164ED5">
            <w:pPr>
              <w:pStyle w:val="Heading2"/>
              <w:spacing w:before="360" w:after="240"/>
              <w:rPr>
                <w:del w:id="2165" w:author="Chuka Obi" w:date="2026-05-11T22:23:00Z" w16du:dateUtc="2026-05-11T21:23:00Z"/>
                <w:rFonts w:ascii="Calibri" w:hAnsi="Calibri" w:cs="Calibri"/>
                <w:color w:val="000000"/>
                <w:sz w:val="20"/>
                <w:szCs w:val="20"/>
              </w:rPr>
              <w:pPrChange w:id="2166" w:author="Chuka Obi" w:date="2026-05-11T22:23:00Z" w16du:dateUtc="2026-05-11T21:23:00Z">
                <w:pPr/>
              </w:pPrChange>
            </w:pPr>
            <w:del w:id="2167" w:author="Chuka Obi" w:date="2026-05-11T22:23:00Z" w16du:dateUtc="2026-05-11T21:23:00Z">
              <w:r w:rsidRPr="00837F81" w:rsidDel="00164ED5">
                <w:rPr>
                  <w:rFonts w:ascii="Calibri" w:hAnsi="Calibri" w:cs="Calibri"/>
                  <w:color w:val="000000"/>
                  <w:sz w:val="20"/>
                  <w:szCs w:val="20"/>
                </w:rPr>
                <w:delText>Booster Water Pump</w:delText>
              </w:r>
            </w:del>
          </w:p>
        </w:tc>
        <w:tc>
          <w:tcPr>
            <w:tcW w:w="185" w:type="pct"/>
            <w:tcBorders>
              <w:top w:val="nil"/>
              <w:left w:val="nil"/>
              <w:bottom w:val="single" w:sz="4" w:space="0" w:color="auto"/>
              <w:right w:val="single" w:sz="4" w:space="0" w:color="auto"/>
            </w:tcBorders>
            <w:noWrap/>
            <w:vAlign w:val="center"/>
            <w:hideMark/>
          </w:tcPr>
          <w:p w14:paraId="3E3B5C38" w14:textId="6D5CDFC4" w:rsidR="0020729B" w:rsidRPr="00837F81" w:rsidDel="00164ED5" w:rsidRDefault="0020729B" w:rsidP="00164ED5">
            <w:pPr>
              <w:pStyle w:val="Heading2"/>
              <w:spacing w:before="360" w:after="240"/>
              <w:rPr>
                <w:del w:id="2168" w:author="Chuka Obi" w:date="2026-05-11T22:23:00Z" w16du:dateUtc="2026-05-11T21:23:00Z"/>
                <w:rFonts w:ascii="Calibri" w:hAnsi="Calibri" w:cs="Calibri"/>
                <w:color w:val="000000"/>
                <w:sz w:val="20"/>
                <w:szCs w:val="20"/>
              </w:rPr>
              <w:pPrChange w:id="2169" w:author="Chuka Obi" w:date="2026-05-11T22:23:00Z" w16du:dateUtc="2026-05-11T21:23:00Z">
                <w:pPr>
                  <w:jc w:val="center"/>
                </w:pPr>
              </w:pPrChange>
            </w:pPr>
            <w:del w:id="2170" w:author="Chuka Obi" w:date="2026-05-11T22:23:00Z" w16du:dateUtc="2026-05-11T21:23:00Z">
              <w:r w:rsidRPr="00837F81" w:rsidDel="00164ED5">
                <w:rPr>
                  <w:rFonts w:ascii="Calibri" w:hAnsi="Calibri" w:cs="Calibri"/>
                  <w:color w:val="000000"/>
                  <w:sz w:val="20"/>
                  <w:szCs w:val="20"/>
                </w:rPr>
                <w:delText>2</w:delText>
              </w:r>
            </w:del>
          </w:p>
        </w:tc>
        <w:tc>
          <w:tcPr>
            <w:tcW w:w="1125" w:type="pct"/>
            <w:tcBorders>
              <w:top w:val="nil"/>
              <w:left w:val="nil"/>
              <w:bottom w:val="single" w:sz="4" w:space="0" w:color="auto"/>
              <w:right w:val="single" w:sz="4" w:space="0" w:color="auto"/>
            </w:tcBorders>
            <w:vAlign w:val="center"/>
            <w:hideMark/>
          </w:tcPr>
          <w:p w14:paraId="064DAB63" w14:textId="0E2F9ABF" w:rsidR="0020729B" w:rsidRPr="00837F81" w:rsidDel="00164ED5" w:rsidRDefault="0020729B" w:rsidP="00164ED5">
            <w:pPr>
              <w:pStyle w:val="Heading2"/>
              <w:spacing w:before="360" w:after="240"/>
              <w:rPr>
                <w:del w:id="2171" w:author="Chuka Obi" w:date="2026-05-11T22:23:00Z" w16du:dateUtc="2026-05-11T21:23:00Z"/>
                <w:rFonts w:ascii="Calibri" w:hAnsi="Calibri" w:cs="Calibri"/>
                <w:color w:val="000000"/>
                <w:sz w:val="20"/>
                <w:szCs w:val="20"/>
              </w:rPr>
              <w:pPrChange w:id="2172" w:author="Chuka Obi" w:date="2026-05-11T22:23:00Z" w16du:dateUtc="2026-05-11T21:23:00Z">
                <w:pPr>
                  <w:jc w:val="center"/>
                </w:pPr>
              </w:pPrChange>
            </w:pPr>
            <w:del w:id="2173"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6CB49CAD" w14:textId="53505AF7" w:rsidR="0020729B" w:rsidRPr="00837F81" w:rsidDel="00164ED5" w:rsidRDefault="0020729B" w:rsidP="00164ED5">
            <w:pPr>
              <w:pStyle w:val="Heading2"/>
              <w:spacing w:before="360" w:after="240"/>
              <w:rPr>
                <w:del w:id="2174" w:author="Chuka Obi" w:date="2026-05-11T22:23:00Z" w16du:dateUtc="2026-05-11T21:23:00Z"/>
                <w:rFonts w:ascii="Calibri" w:hAnsi="Calibri" w:cs="Calibri"/>
                <w:color w:val="000000"/>
                <w:sz w:val="20"/>
                <w:szCs w:val="20"/>
              </w:rPr>
              <w:pPrChange w:id="2175"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67EB7D06" w14:textId="47B8CD24" w:rsidR="0020729B" w:rsidRPr="00837F81" w:rsidDel="00164ED5" w:rsidRDefault="0020729B" w:rsidP="00164ED5">
            <w:pPr>
              <w:pStyle w:val="Heading2"/>
              <w:spacing w:before="360" w:after="240"/>
              <w:rPr>
                <w:del w:id="2176" w:author="Chuka Obi" w:date="2026-05-11T22:23:00Z" w16du:dateUtc="2026-05-11T21:23:00Z"/>
                <w:rFonts w:ascii="SimSun" w:hAnsi="SimSun"/>
                <w:color w:val="000000"/>
                <w:sz w:val="20"/>
                <w:szCs w:val="20"/>
              </w:rPr>
              <w:pPrChange w:id="2177" w:author="Chuka Obi" w:date="2026-05-11T22:23:00Z" w16du:dateUtc="2026-05-11T21:23:00Z">
                <w:pPr>
                  <w:jc w:val="center"/>
                </w:pPr>
              </w:pPrChange>
            </w:pPr>
            <w:del w:id="217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502849D6" w14:textId="56099FFA" w:rsidR="0020729B" w:rsidRPr="00837F81" w:rsidDel="00164ED5" w:rsidRDefault="0020729B" w:rsidP="00164ED5">
            <w:pPr>
              <w:pStyle w:val="Heading2"/>
              <w:spacing w:before="360" w:after="240"/>
              <w:rPr>
                <w:del w:id="2179" w:author="Chuka Obi" w:date="2026-05-11T22:23:00Z" w16du:dateUtc="2026-05-11T21:23:00Z"/>
                <w:rFonts w:ascii="Calibri" w:hAnsi="Calibri" w:cs="Calibri"/>
                <w:color w:val="000000"/>
                <w:sz w:val="20"/>
                <w:szCs w:val="20"/>
              </w:rPr>
              <w:pPrChange w:id="2180" w:author="Chuka Obi" w:date="2026-05-11T22:23:00Z" w16du:dateUtc="2026-05-11T21:23:00Z">
                <w:pPr>
                  <w:jc w:val="center"/>
                </w:pPr>
              </w:pPrChange>
            </w:pPr>
            <w:del w:id="2181"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34A57DD8" w14:textId="3E57BF65" w:rsidR="0020729B" w:rsidRPr="00837F81" w:rsidDel="00164ED5" w:rsidRDefault="0020729B" w:rsidP="00164ED5">
            <w:pPr>
              <w:pStyle w:val="Heading2"/>
              <w:spacing w:before="360" w:after="240"/>
              <w:rPr>
                <w:del w:id="2182" w:author="Chuka Obi" w:date="2026-05-11T22:23:00Z" w16du:dateUtc="2026-05-11T21:23:00Z"/>
                <w:rFonts w:ascii="SimSun" w:hAnsi="SimSun"/>
                <w:color w:val="000000"/>
                <w:sz w:val="20"/>
                <w:szCs w:val="20"/>
              </w:rPr>
              <w:pPrChange w:id="2183" w:author="Chuka Obi" w:date="2026-05-11T22:23:00Z" w16du:dateUtc="2026-05-11T21:23:00Z">
                <w:pPr>
                  <w:jc w:val="center"/>
                </w:pPr>
              </w:pPrChange>
            </w:pPr>
            <w:del w:id="218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4BD99EE9" w14:textId="548259C5" w:rsidR="0020729B" w:rsidRPr="00837F81" w:rsidDel="00164ED5" w:rsidRDefault="0020729B" w:rsidP="00164ED5">
            <w:pPr>
              <w:pStyle w:val="Heading2"/>
              <w:spacing w:before="360" w:after="240"/>
              <w:rPr>
                <w:del w:id="2185" w:author="Chuka Obi" w:date="2026-05-11T22:23:00Z" w16du:dateUtc="2026-05-11T21:23:00Z"/>
                <w:rFonts w:ascii="Calibri" w:hAnsi="Calibri" w:cs="Calibri"/>
                <w:color w:val="000000"/>
                <w:sz w:val="20"/>
                <w:szCs w:val="20"/>
              </w:rPr>
              <w:pPrChange w:id="2186" w:author="Chuka Obi" w:date="2026-05-11T22:23:00Z" w16du:dateUtc="2026-05-11T21:23:00Z">
                <w:pPr>
                  <w:jc w:val="center"/>
                </w:pPr>
              </w:pPrChange>
            </w:pPr>
            <w:del w:id="2187"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6B22982" w14:textId="4450E14B" w:rsidR="0020729B" w:rsidRPr="00837F81" w:rsidDel="00164ED5" w:rsidRDefault="0020729B" w:rsidP="00164ED5">
            <w:pPr>
              <w:pStyle w:val="Heading2"/>
              <w:spacing w:before="360" w:after="240"/>
              <w:rPr>
                <w:del w:id="2188" w:author="Chuka Obi" w:date="2026-05-11T22:23:00Z" w16du:dateUtc="2026-05-11T21:23:00Z"/>
                <w:rFonts w:ascii="SimSun" w:hAnsi="SimSun"/>
                <w:color w:val="000000"/>
                <w:sz w:val="20"/>
                <w:szCs w:val="20"/>
              </w:rPr>
              <w:pPrChange w:id="2189" w:author="Chuka Obi" w:date="2026-05-11T22:23:00Z" w16du:dateUtc="2026-05-11T21:23:00Z">
                <w:pPr>
                  <w:jc w:val="center"/>
                </w:pPr>
              </w:pPrChange>
            </w:pPr>
            <w:del w:id="2190"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2BEF4A67" w14:textId="3EAA23BC" w:rsidR="0020729B" w:rsidRPr="00837F81" w:rsidDel="00164ED5" w:rsidRDefault="0020729B" w:rsidP="00164ED5">
            <w:pPr>
              <w:pStyle w:val="Heading2"/>
              <w:spacing w:before="360" w:after="240"/>
              <w:rPr>
                <w:del w:id="2191" w:author="Chuka Obi" w:date="2026-05-11T22:23:00Z" w16du:dateUtc="2026-05-11T21:23:00Z"/>
                <w:rFonts w:ascii="Calibri" w:hAnsi="Calibri" w:cs="Calibri"/>
                <w:color w:val="000000"/>
                <w:sz w:val="20"/>
                <w:szCs w:val="20"/>
              </w:rPr>
              <w:pPrChange w:id="2192" w:author="Chuka Obi" w:date="2026-05-11T22:23:00Z" w16du:dateUtc="2026-05-11T21:23:00Z">
                <w:pPr>
                  <w:jc w:val="center"/>
                </w:pPr>
              </w:pPrChange>
            </w:pPr>
            <w:del w:id="2193"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1DCC674D" w14:textId="21D1BCE4" w:rsidTr="00555240">
        <w:trPr>
          <w:trHeight w:val="401"/>
          <w:del w:id="2194"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022FBD43" w14:textId="1617D8C2" w:rsidR="0020729B" w:rsidRPr="00837F81" w:rsidDel="00164ED5" w:rsidRDefault="0020729B" w:rsidP="00164ED5">
            <w:pPr>
              <w:pStyle w:val="Heading2"/>
              <w:spacing w:before="360" w:after="240"/>
              <w:rPr>
                <w:del w:id="2195" w:author="Chuka Obi" w:date="2026-05-11T22:23:00Z" w16du:dateUtc="2026-05-11T21:23:00Z"/>
                <w:rFonts w:ascii="Calibri" w:hAnsi="Calibri" w:cs="Calibri"/>
                <w:color w:val="000000"/>
                <w:sz w:val="20"/>
                <w:szCs w:val="20"/>
              </w:rPr>
              <w:pPrChange w:id="2196" w:author="Chuka Obi" w:date="2026-05-11T22:23:00Z" w16du:dateUtc="2026-05-11T21:23:00Z">
                <w:pPr>
                  <w:jc w:val="center"/>
                </w:pPr>
              </w:pPrChange>
            </w:pPr>
            <w:del w:id="2197" w:author="Chuka Obi" w:date="2026-05-11T22:23:00Z" w16du:dateUtc="2026-05-11T21:23:00Z">
              <w:r w:rsidRPr="00837F81" w:rsidDel="00164ED5">
                <w:rPr>
                  <w:rFonts w:ascii="Calibri" w:hAnsi="Calibri" w:cs="Calibri"/>
                  <w:color w:val="000000"/>
                  <w:sz w:val="20"/>
                  <w:szCs w:val="20"/>
                </w:rPr>
                <w:delText>23</w:delText>
              </w:r>
            </w:del>
          </w:p>
        </w:tc>
        <w:tc>
          <w:tcPr>
            <w:tcW w:w="555" w:type="pct"/>
            <w:vMerge/>
            <w:tcBorders>
              <w:top w:val="single" w:sz="4" w:space="0" w:color="auto"/>
              <w:left w:val="single" w:sz="4" w:space="0" w:color="auto"/>
              <w:bottom w:val="nil"/>
              <w:right w:val="single" w:sz="4" w:space="0" w:color="auto"/>
            </w:tcBorders>
            <w:vAlign w:val="center"/>
            <w:hideMark/>
          </w:tcPr>
          <w:p w14:paraId="7C7C5C06" w14:textId="2BE346F2" w:rsidR="0020729B" w:rsidRPr="00837F81" w:rsidDel="00164ED5" w:rsidRDefault="0020729B" w:rsidP="00164ED5">
            <w:pPr>
              <w:pStyle w:val="Heading2"/>
              <w:spacing w:before="360" w:after="240"/>
              <w:rPr>
                <w:del w:id="2198" w:author="Chuka Obi" w:date="2026-05-11T22:23:00Z" w16du:dateUtc="2026-05-11T21:23:00Z"/>
                <w:rFonts w:ascii="Calibri" w:hAnsi="Calibri" w:cs="Calibri"/>
                <w:b w:val="0"/>
                <w:bCs w:val="0"/>
                <w:color w:val="000000"/>
                <w:sz w:val="20"/>
                <w:szCs w:val="20"/>
              </w:rPr>
              <w:pPrChange w:id="2199"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49E34439" w14:textId="3E0AF855" w:rsidR="0020729B" w:rsidRPr="00837F81" w:rsidDel="00164ED5" w:rsidRDefault="0020729B" w:rsidP="00164ED5">
            <w:pPr>
              <w:pStyle w:val="Heading2"/>
              <w:spacing w:before="360" w:after="240"/>
              <w:rPr>
                <w:del w:id="2200" w:author="Chuka Obi" w:date="2026-05-11T22:23:00Z" w16du:dateUtc="2026-05-11T21:23:00Z"/>
                <w:rFonts w:ascii="Calibri" w:hAnsi="Calibri" w:cs="Calibri"/>
                <w:color w:val="000000"/>
                <w:sz w:val="20"/>
                <w:szCs w:val="20"/>
              </w:rPr>
              <w:pPrChange w:id="2201" w:author="Chuka Obi" w:date="2026-05-11T22:23:00Z" w16du:dateUtc="2026-05-11T21:23:00Z">
                <w:pPr/>
              </w:pPrChange>
            </w:pPr>
            <w:del w:id="2202" w:author="Chuka Obi" w:date="2026-05-11T22:23:00Z" w16du:dateUtc="2026-05-11T21:23:00Z">
              <w:r w:rsidRPr="00837F81" w:rsidDel="00164ED5">
                <w:rPr>
                  <w:rFonts w:ascii="Calibri" w:hAnsi="Calibri" w:cs="Calibri"/>
                  <w:color w:val="000000"/>
                  <w:sz w:val="20"/>
                  <w:szCs w:val="20"/>
                </w:rPr>
                <w:delText>Analyzer system</w:delText>
              </w:r>
            </w:del>
          </w:p>
        </w:tc>
        <w:tc>
          <w:tcPr>
            <w:tcW w:w="185" w:type="pct"/>
            <w:tcBorders>
              <w:top w:val="nil"/>
              <w:left w:val="nil"/>
              <w:bottom w:val="single" w:sz="4" w:space="0" w:color="auto"/>
              <w:right w:val="single" w:sz="4" w:space="0" w:color="auto"/>
            </w:tcBorders>
            <w:noWrap/>
            <w:vAlign w:val="center"/>
            <w:hideMark/>
          </w:tcPr>
          <w:p w14:paraId="2EBD1ACC" w14:textId="16AC032F" w:rsidR="0020729B" w:rsidRPr="00837F81" w:rsidDel="00164ED5" w:rsidRDefault="0020729B" w:rsidP="00164ED5">
            <w:pPr>
              <w:pStyle w:val="Heading2"/>
              <w:spacing w:before="360" w:after="240"/>
              <w:rPr>
                <w:del w:id="2203" w:author="Chuka Obi" w:date="2026-05-11T22:23:00Z" w16du:dateUtc="2026-05-11T21:23:00Z"/>
                <w:rFonts w:ascii="Calibri" w:hAnsi="Calibri" w:cs="Calibri"/>
                <w:color w:val="000000"/>
                <w:sz w:val="20"/>
                <w:szCs w:val="20"/>
              </w:rPr>
              <w:pPrChange w:id="2204" w:author="Chuka Obi" w:date="2026-05-11T22:23:00Z" w16du:dateUtc="2026-05-11T21:23:00Z">
                <w:pPr>
                  <w:jc w:val="center"/>
                </w:pPr>
              </w:pPrChange>
            </w:pPr>
            <w:del w:id="2205"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27B9C0A7" w14:textId="68D8679B" w:rsidR="0020729B" w:rsidRPr="00837F81" w:rsidDel="00164ED5" w:rsidRDefault="0020729B" w:rsidP="00164ED5">
            <w:pPr>
              <w:pStyle w:val="Heading2"/>
              <w:spacing w:before="360" w:after="240"/>
              <w:rPr>
                <w:del w:id="2206" w:author="Chuka Obi" w:date="2026-05-11T22:23:00Z" w16du:dateUtc="2026-05-11T21:23:00Z"/>
                <w:rFonts w:ascii="Calibri" w:hAnsi="Calibri" w:cs="Calibri"/>
                <w:color w:val="000000"/>
                <w:sz w:val="20"/>
                <w:szCs w:val="20"/>
              </w:rPr>
              <w:pPrChange w:id="2207" w:author="Chuka Obi" w:date="2026-05-11T22:23:00Z" w16du:dateUtc="2026-05-11T21:23:00Z">
                <w:pPr/>
              </w:pPrChange>
            </w:pPr>
            <w:del w:id="2208" w:author="Chuka Obi" w:date="2026-05-11T22:23:00Z" w16du:dateUtc="2026-05-11T21:23:00Z">
              <w:r w:rsidRPr="00837F81" w:rsidDel="00164ED5">
                <w:rPr>
                  <w:rFonts w:ascii="Calibri" w:hAnsi="Calibri" w:cs="Calibri"/>
                  <w:color w:val="000000"/>
                  <w:sz w:val="20"/>
                  <w:szCs w:val="20"/>
                </w:rPr>
                <w:delText>CO2, water dew point</w:delText>
              </w:r>
            </w:del>
          </w:p>
        </w:tc>
        <w:tc>
          <w:tcPr>
            <w:tcW w:w="409" w:type="pct"/>
            <w:tcBorders>
              <w:top w:val="nil"/>
              <w:left w:val="nil"/>
              <w:bottom w:val="single" w:sz="4" w:space="0" w:color="auto"/>
              <w:right w:val="single" w:sz="4" w:space="0" w:color="auto"/>
            </w:tcBorders>
            <w:vAlign w:val="center"/>
          </w:tcPr>
          <w:p w14:paraId="1C209785" w14:textId="510B9D31" w:rsidR="0020729B" w:rsidRPr="00837F81" w:rsidDel="00164ED5" w:rsidRDefault="0020729B" w:rsidP="00164ED5">
            <w:pPr>
              <w:pStyle w:val="Heading2"/>
              <w:spacing w:before="360" w:after="240"/>
              <w:rPr>
                <w:del w:id="2209" w:author="Chuka Obi" w:date="2026-05-11T22:23:00Z" w16du:dateUtc="2026-05-11T21:23:00Z"/>
                <w:rFonts w:ascii="Calibri" w:hAnsi="Calibri" w:cs="Calibri"/>
                <w:color w:val="000000"/>
                <w:sz w:val="20"/>
                <w:szCs w:val="20"/>
              </w:rPr>
              <w:pPrChange w:id="2210"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29617C6B" w14:textId="4C604DDE" w:rsidR="0020729B" w:rsidRPr="00837F81" w:rsidDel="00164ED5" w:rsidRDefault="0020729B" w:rsidP="00164ED5">
            <w:pPr>
              <w:pStyle w:val="Heading2"/>
              <w:spacing w:before="360" w:after="240"/>
              <w:rPr>
                <w:del w:id="2211" w:author="Chuka Obi" w:date="2026-05-11T22:23:00Z" w16du:dateUtc="2026-05-11T21:23:00Z"/>
                <w:rFonts w:ascii="SimSun" w:hAnsi="SimSun"/>
                <w:color w:val="000000"/>
                <w:sz w:val="20"/>
                <w:szCs w:val="20"/>
              </w:rPr>
              <w:pPrChange w:id="2212" w:author="Chuka Obi" w:date="2026-05-11T22:23:00Z" w16du:dateUtc="2026-05-11T21:23:00Z">
                <w:pPr>
                  <w:jc w:val="center"/>
                </w:pPr>
              </w:pPrChange>
            </w:pPr>
            <w:del w:id="221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1BEEEA11" w14:textId="5490C1B0" w:rsidR="0020729B" w:rsidRPr="00837F81" w:rsidDel="00164ED5" w:rsidRDefault="0020729B" w:rsidP="00164ED5">
            <w:pPr>
              <w:pStyle w:val="Heading2"/>
              <w:spacing w:before="360" w:after="240"/>
              <w:rPr>
                <w:del w:id="2214" w:author="Chuka Obi" w:date="2026-05-11T22:23:00Z" w16du:dateUtc="2026-05-11T21:23:00Z"/>
                <w:rFonts w:ascii="Calibri" w:hAnsi="Calibri" w:cs="Calibri"/>
                <w:color w:val="000000"/>
                <w:sz w:val="20"/>
                <w:szCs w:val="20"/>
              </w:rPr>
              <w:pPrChange w:id="2215" w:author="Chuka Obi" w:date="2026-05-11T22:23:00Z" w16du:dateUtc="2026-05-11T21:23:00Z">
                <w:pPr>
                  <w:jc w:val="center"/>
                </w:pPr>
              </w:pPrChange>
            </w:pPr>
            <w:del w:id="2216"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379655CF" w14:textId="0F8050E6" w:rsidR="0020729B" w:rsidRPr="00837F81" w:rsidDel="00164ED5" w:rsidRDefault="0020729B" w:rsidP="00164ED5">
            <w:pPr>
              <w:pStyle w:val="Heading2"/>
              <w:spacing w:before="360" w:after="240"/>
              <w:rPr>
                <w:del w:id="2217" w:author="Chuka Obi" w:date="2026-05-11T22:23:00Z" w16du:dateUtc="2026-05-11T21:23:00Z"/>
                <w:rFonts w:ascii="SimSun" w:hAnsi="SimSun"/>
                <w:color w:val="000000"/>
                <w:sz w:val="20"/>
                <w:szCs w:val="20"/>
              </w:rPr>
              <w:pPrChange w:id="2218" w:author="Chuka Obi" w:date="2026-05-11T22:23:00Z" w16du:dateUtc="2026-05-11T21:23:00Z">
                <w:pPr>
                  <w:jc w:val="center"/>
                </w:pPr>
              </w:pPrChange>
            </w:pPr>
            <w:del w:id="221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1D66B28E" w14:textId="1147C041" w:rsidR="0020729B" w:rsidRPr="00837F81" w:rsidDel="00164ED5" w:rsidRDefault="0020729B" w:rsidP="00164ED5">
            <w:pPr>
              <w:pStyle w:val="Heading2"/>
              <w:spacing w:before="360" w:after="240"/>
              <w:rPr>
                <w:del w:id="2220" w:author="Chuka Obi" w:date="2026-05-11T22:23:00Z" w16du:dateUtc="2026-05-11T21:23:00Z"/>
                <w:rFonts w:ascii="Calibri" w:hAnsi="Calibri" w:cs="Calibri"/>
                <w:color w:val="000000"/>
                <w:sz w:val="20"/>
                <w:szCs w:val="20"/>
              </w:rPr>
              <w:pPrChange w:id="2221" w:author="Chuka Obi" w:date="2026-05-11T22:23:00Z" w16du:dateUtc="2026-05-11T21:23:00Z">
                <w:pPr>
                  <w:jc w:val="center"/>
                </w:pPr>
              </w:pPrChange>
            </w:pPr>
            <w:del w:id="2222"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07DCA896" w14:textId="1409EEE3" w:rsidR="0020729B" w:rsidRPr="00837F81" w:rsidDel="00164ED5" w:rsidRDefault="0020729B" w:rsidP="00164ED5">
            <w:pPr>
              <w:pStyle w:val="Heading2"/>
              <w:spacing w:before="360" w:after="240"/>
              <w:rPr>
                <w:del w:id="2223" w:author="Chuka Obi" w:date="2026-05-11T22:23:00Z" w16du:dateUtc="2026-05-11T21:23:00Z"/>
                <w:rFonts w:ascii="SimSun" w:hAnsi="SimSun"/>
                <w:color w:val="000000"/>
                <w:sz w:val="20"/>
                <w:szCs w:val="20"/>
              </w:rPr>
              <w:pPrChange w:id="2224" w:author="Chuka Obi" w:date="2026-05-11T22:23:00Z" w16du:dateUtc="2026-05-11T21:23:00Z">
                <w:pPr>
                  <w:jc w:val="center"/>
                </w:pPr>
              </w:pPrChange>
            </w:pPr>
            <w:del w:id="2225"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373C4268" w14:textId="1072DE95" w:rsidR="0020729B" w:rsidRPr="00837F81" w:rsidDel="00164ED5" w:rsidRDefault="0020729B" w:rsidP="00164ED5">
            <w:pPr>
              <w:pStyle w:val="Heading2"/>
              <w:spacing w:before="360" w:after="240"/>
              <w:rPr>
                <w:del w:id="2226" w:author="Chuka Obi" w:date="2026-05-11T22:23:00Z" w16du:dateUtc="2026-05-11T21:23:00Z"/>
                <w:rFonts w:ascii="Calibri" w:hAnsi="Calibri" w:cs="Calibri"/>
                <w:color w:val="000000"/>
                <w:sz w:val="20"/>
                <w:szCs w:val="20"/>
              </w:rPr>
              <w:pPrChange w:id="2227" w:author="Chuka Obi" w:date="2026-05-11T22:23:00Z" w16du:dateUtc="2026-05-11T21:23:00Z">
                <w:pPr>
                  <w:jc w:val="center"/>
                </w:pPr>
              </w:pPrChange>
            </w:pPr>
            <w:del w:id="2228"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4F445D54" w14:textId="3A73162D" w:rsidTr="00555240">
        <w:trPr>
          <w:trHeight w:val="401"/>
          <w:del w:id="2229"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45A3AE71" w14:textId="1E62AC45" w:rsidR="0020729B" w:rsidRPr="00837F81" w:rsidDel="00164ED5" w:rsidRDefault="0020729B" w:rsidP="00164ED5">
            <w:pPr>
              <w:pStyle w:val="Heading2"/>
              <w:spacing w:before="360" w:after="240"/>
              <w:rPr>
                <w:del w:id="2230" w:author="Chuka Obi" w:date="2026-05-11T22:23:00Z" w16du:dateUtc="2026-05-11T21:23:00Z"/>
                <w:rFonts w:ascii="Calibri" w:hAnsi="Calibri" w:cs="Calibri"/>
                <w:color w:val="000000"/>
                <w:sz w:val="20"/>
                <w:szCs w:val="20"/>
              </w:rPr>
              <w:pPrChange w:id="2231" w:author="Chuka Obi" w:date="2026-05-11T22:23:00Z" w16du:dateUtc="2026-05-11T21:23:00Z">
                <w:pPr>
                  <w:jc w:val="center"/>
                </w:pPr>
              </w:pPrChange>
            </w:pPr>
            <w:del w:id="2232" w:author="Chuka Obi" w:date="2026-05-11T22:23:00Z" w16du:dateUtc="2026-05-11T21:23:00Z">
              <w:r w:rsidRPr="00837F81" w:rsidDel="00164ED5">
                <w:rPr>
                  <w:rFonts w:ascii="Calibri" w:hAnsi="Calibri" w:cs="Calibri"/>
                  <w:color w:val="000000"/>
                  <w:sz w:val="20"/>
                  <w:szCs w:val="20"/>
                </w:rPr>
                <w:delText>24</w:delText>
              </w:r>
            </w:del>
          </w:p>
        </w:tc>
        <w:tc>
          <w:tcPr>
            <w:tcW w:w="555" w:type="pct"/>
            <w:vMerge/>
            <w:tcBorders>
              <w:top w:val="single" w:sz="4" w:space="0" w:color="auto"/>
              <w:left w:val="single" w:sz="4" w:space="0" w:color="auto"/>
              <w:bottom w:val="nil"/>
              <w:right w:val="single" w:sz="4" w:space="0" w:color="auto"/>
            </w:tcBorders>
            <w:vAlign w:val="center"/>
            <w:hideMark/>
          </w:tcPr>
          <w:p w14:paraId="33680B1B" w14:textId="4A77A0FE" w:rsidR="0020729B" w:rsidRPr="00837F81" w:rsidDel="00164ED5" w:rsidRDefault="0020729B" w:rsidP="00164ED5">
            <w:pPr>
              <w:pStyle w:val="Heading2"/>
              <w:spacing w:before="360" w:after="240"/>
              <w:rPr>
                <w:del w:id="2233" w:author="Chuka Obi" w:date="2026-05-11T22:23:00Z" w16du:dateUtc="2026-05-11T21:23:00Z"/>
                <w:rFonts w:ascii="Calibri" w:hAnsi="Calibri" w:cs="Calibri"/>
                <w:b w:val="0"/>
                <w:bCs w:val="0"/>
                <w:color w:val="000000"/>
                <w:sz w:val="20"/>
                <w:szCs w:val="20"/>
              </w:rPr>
              <w:pPrChange w:id="2234"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397ECD6C" w14:textId="33CED26A" w:rsidR="0020729B" w:rsidRPr="00837F81" w:rsidDel="00164ED5" w:rsidRDefault="0020729B" w:rsidP="00164ED5">
            <w:pPr>
              <w:pStyle w:val="Heading2"/>
              <w:spacing w:before="360" w:after="240"/>
              <w:rPr>
                <w:del w:id="2235" w:author="Chuka Obi" w:date="2026-05-11T22:23:00Z" w16du:dateUtc="2026-05-11T21:23:00Z"/>
                <w:rFonts w:ascii="Calibri" w:hAnsi="Calibri" w:cs="Calibri"/>
                <w:sz w:val="20"/>
                <w:szCs w:val="20"/>
              </w:rPr>
              <w:pPrChange w:id="2236" w:author="Chuka Obi" w:date="2026-05-11T22:23:00Z" w16du:dateUtc="2026-05-11T21:23:00Z">
                <w:pPr/>
              </w:pPrChange>
            </w:pPr>
            <w:del w:id="2237" w:author="Chuka Obi" w:date="2026-05-11T22:23:00Z" w16du:dateUtc="2026-05-11T21:23:00Z">
              <w:r w:rsidRPr="00837F81" w:rsidDel="00164ED5">
                <w:rPr>
                  <w:rFonts w:ascii="Calibri" w:hAnsi="Calibri" w:cs="Calibri"/>
                  <w:sz w:val="20"/>
                  <w:szCs w:val="20"/>
                </w:rPr>
                <w:delText>Flare system</w:delText>
              </w:r>
            </w:del>
          </w:p>
        </w:tc>
        <w:tc>
          <w:tcPr>
            <w:tcW w:w="185" w:type="pct"/>
            <w:tcBorders>
              <w:top w:val="nil"/>
              <w:left w:val="nil"/>
              <w:bottom w:val="single" w:sz="4" w:space="0" w:color="auto"/>
              <w:right w:val="single" w:sz="4" w:space="0" w:color="auto"/>
            </w:tcBorders>
            <w:noWrap/>
            <w:vAlign w:val="center"/>
            <w:hideMark/>
          </w:tcPr>
          <w:p w14:paraId="509B6E11" w14:textId="45B40C6F" w:rsidR="0020729B" w:rsidRPr="00837F81" w:rsidDel="00164ED5" w:rsidRDefault="0020729B" w:rsidP="00164ED5">
            <w:pPr>
              <w:pStyle w:val="Heading2"/>
              <w:spacing w:before="360" w:after="240"/>
              <w:rPr>
                <w:del w:id="2238" w:author="Chuka Obi" w:date="2026-05-11T22:23:00Z" w16du:dateUtc="2026-05-11T21:23:00Z"/>
                <w:rFonts w:ascii="Calibri" w:hAnsi="Calibri" w:cs="Calibri"/>
                <w:sz w:val="20"/>
                <w:szCs w:val="20"/>
              </w:rPr>
              <w:pPrChange w:id="2239" w:author="Chuka Obi" w:date="2026-05-11T22:23:00Z" w16du:dateUtc="2026-05-11T21:23:00Z">
                <w:pPr>
                  <w:jc w:val="center"/>
                </w:pPr>
              </w:pPrChange>
            </w:pPr>
            <w:del w:id="2240" w:author="Chuka Obi" w:date="2026-05-11T22:23:00Z" w16du:dateUtc="2026-05-11T21:23:00Z">
              <w:r w:rsidRPr="00837F81" w:rsidDel="00164ED5">
                <w:rPr>
                  <w:rFonts w:ascii="Calibri" w:hAnsi="Calibri" w:cs="Calibri"/>
                  <w:sz w:val="20"/>
                  <w:szCs w:val="20"/>
                </w:rPr>
                <w:delText>1</w:delText>
              </w:r>
            </w:del>
          </w:p>
        </w:tc>
        <w:tc>
          <w:tcPr>
            <w:tcW w:w="1125" w:type="pct"/>
            <w:tcBorders>
              <w:top w:val="nil"/>
              <w:left w:val="nil"/>
              <w:bottom w:val="single" w:sz="4" w:space="0" w:color="auto"/>
              <w:right w:val="single" w:sz="4" w:space="0" w:color="auto"/>
            </w:tcBorders>
            <w:vAlign w:val="center"/>
            <w:hideMark/>
          </w:tcPr>
          <w:p w14:paraId="75DA671A" w14:textId="70A41257" w:rsidR="0020729B" w:rsidRPr="00837F81" w:rsidDel="00164ED5" w:rsidRDefault="0020729B" w:rsidP="00164ED5">
            <w:pPr>
              <w:pStyle w:val="Heading2"/>
              <w:spacing w:before="360" w:after="240"/>
              <w:rPr>
                <w:del w:id="2241" w:author="Chuka Obi" w:date="2026-05-11T22:23:00Z" w16du:dateUtc="2026-05-11T21:23:00Z"/>
                <w:rFonts w:ascii="Calibri" w:hAnsi="Calibri" w:cs="Calibri"/>
                <w:sz w:val="20"/>
                <w:szCs w:val="20"/>
              </w:rPr>
              <w:pPrChange w:id="2242" w:author="Chuka Obi" w:date="2026-05-11T22:23:00Z" w16du:dateUtc="2026-05-11T21:23:00Z">
                <w:pPr/>
              </w:pPrChange>
            </w:pPr>
            <w:del w:id="2243" w:author="Chuka Obi" w:date="2026-05-11T22:23:00Z" w16du:dateUtc="2026-05-11T21:23:00Z">
              <w:r w:rsidRPr="00837F81" w:rsidDel="00164ED5">
                <w:rPr>
                  <w:rFonts w:ascii="Calibri" w:hAnsi="Calibri" w:cs="Calibri"/>
                  <w:sz w:val="20"/>
                  <w:szCs w:val="20"/>
                </w:rPr>
                <w:delText>Simple Torch</w:delText>
              </w:r>
            </w:del>
          </w:p>
        </w:tc>
        <w:tc>
          <w:tcPr>
            <w:tcW w:w="409" w:type="pct"/>
            <w:tcBorders>
              <w:top w:val="nil"/>
              <w:left w:val="nil"/>
              <w:bottom w:val="single" w:sz="4" w:space="0" w:color="auto"/>
              <w:right w:val="single" w:sz="4" w:space="0" w:color="auto"/>
            </w:tcBorders>
            <w:vAlign w:val="center"/>
          </w:tcPr>
          <w:p w14:paraId="56B243FC" w14:textId="61608DA9" w:rsidR="0020729B" w:rsidRPr="00837F81" w:rsidDel="00164ED5" w:rsidRDefault="0020729B" w:rsidP="00164ED5">
            <w:pPr>
              <w:pStyle w:val="Heading2"/>
              <w:spacing w:before="360" w:after="240"/>
              <w:rPr>
                <w:del w:id="2244" w:author="Chuka Obi" w:date="2026-05-11T22:23:00Z" w16du:dateUtc="2026-05-11T21:23:00Z"/>
                <w:rFonts w:ascii="Calibri" w:hAnsi="Calibri" w:cs="Calibri"/>
                <w:sz w:val="20"/>
                <w:szCs w:val="20"/>
              </w:rPr>
              <w:pPrChange w:id="2245"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0FE6F7FC" w14:textId="17AE623E" w:rsidR="0020729B" w:rsidRPr="00837F81" w:rsidDel="00164ED5" w:rsidRDefault="0020729B" w:rsidP="00164ED5">
            <w:pPr>
              <w:pStyle w:val="Heading2"/>
              <w:spacing w:before="360" w:after="240"/>
              <w:rPr>
                <w:del w:id="2246" w:author="Chuka Obi" w:date="2026-05-11T22:23:00Z" w16du:dateUtc="2026-05-11T21:23:00Z"/>
                <w:rFonts w:ascii="SimSun" w:hAnsi="SimSun"/>
                <w:sz w:val="20"/>
                <w:szCs w:val="20"/>
              </w:rPr>
              <w:pPrChange w:id="2247" w:author="Chuka Obi" w:date="2026-05-11T22:23:00Z" w16du:dateUtc="2026-05-11T21:23:00Z">
                <w:pPr>
                  <w:jc w:val="center"/>
                </w:pPr>
              </w:pPrChange>
            </w:pPr>
            <w:del w:id="2248" w:author="Chuka Obi" w:date="2026-05-11T22:23:00Z" w16du:dateUtc="2026-05-11T21:23:00Z">
              <w:r w:rsidRPr="00837F81" w:rsidDel="00164ED5">
                <w:rPr>
                  <w:rFonts w:ascii="MS Gothic" w:eastAsia="MS Gothic" w:hAnsi="MS Gothic" w:cs="MS Gothic" w:hint="eastAsia"/>
                  <w:sz w:val="20"/>
                  <w:szCs w:val="20"/>
                </w:rPr>
                <w:delText>✓</w:delText>
              </w:r>
            </w:del>
          </w:p>
        </w:tc>
        <w:tc>
          <w:tcPr>
            <w:tcW w:w="278" w:type="pct"/>
            <w:tcBorders>
              <w:top w:val="nil"/>
              <w:left w:val="nil"/>
              <w:bottom w:val="single" w:sz="4" w:space="0" w:color="auto"/>
              <w:right w:val="single" w:sz="4" w:space="0" w:color="auto"/>
            </w:tcBorders>
            <w:vAlign w:val="center"/>
            <w:hideMark/>
          </w:tcPr>
          <w:p w14:paraId="2AC4456E" w14:textId="28CC97A4" w:rsidR="0020729B" w:rsidRPr="00837F81" w:rsidDel="00164ED5" w:rsidRDefault="0020729B" w:rsidP="00164ED5">
            <w:pPr>
              <w:pStyle w:val="Heading2"/>
              <w:spacing w:before="360" w:after="240"/>
              <w:rPr>
                <w:del w:id="2249" w:author="Chuka Obi" w:date="2026-05-11T22:23:00Z" w16du:dateUtc="2026-05-11T21:23:00Z"/>
                <w:rFonts w:ascii="Calibri" w:hAnsi="Calibri" w:cs="Calibri"/>
                <w:sz w:val="20"/>
                <w:szCs w:val="20"/>
              </w:rPr>
              <w:pPrChange w:id="2250" w:author="Chuka Obi" w:date="2026-05-11T22:23:00Z" w16du:dateUtc="2026-05-11T21:23:00Z">
                <w:pPr>
                  <w:jc w:val="center"/>
                </w:pPr>
              </w:pPrChange>
            </w:pPr>
            <w:del w:id="2251" w:author="Chuka Obi" w:date="2026-05-11T22:23:00Z" w16du:dateUtc="2026-05-11T21:23:00Z">
              <w:r w:rsidRPr="00837F81" w:rsidDel="00164ED5">
                <w:rPr>
                  <w:rFonts w:ascii="Calibri" w:hAnsi="Calibri" w:cs="Calibri"/>
                  <w:sz w:val="20"/>
                  <w:szCs w:val="20"/>
                </w:rPr>
                <w:delText>×</w:delText>
              </w:r>
            </w:del>
          </w:p>
        </w:tc>
        <w:tc>
          <w:tcPr>
            <w:tcW w:w="232" w:type="pct"/>
            <w:tcBorders>
              <w:top w:val="nil"/>
              <w:left w:val="nil"/>
              <w:bottom w:val="single" w:sz="4" w:space="0" w:color="auto"/>
              <w:right w:val="single" w:sz="4" w:space="0" w:color="auto"/>
            </w:tcBorders>
            <w:vAlign w:val="center"/>
            <w:hideMark/>
          </w:tcPr>
          <w:p w14:paraId="46A8605B" w14:textId="40A55DB4" w:rsidR="0020729B" w:rsidRPr="00837F81" w:rsidDel="00164ED5" w:rsidRDefault="0020729B" w:rsidP="00164ED5">
            <w:pPr>
              <w:pStyle w:val="Heading2"/>
              <w:spacing w:before="360" w:after="240"/>
              <w:rPr>
                <w:del w:id="2252" w:author="Chuka Obi" w:date="2026-05-11T22:23:00Z" w16du:dateUtc="2026-05-11T21:23:00Z"/>
                <w:rFonts w:ascii="SimSun" w:hAnsi="SimSun"/>
                <w:sz w:val="20"/>
                <w:szCs w:val="20"/>
              </w:rPr>
              <w:pPrChange w:id="2253" w:author="Chuka Obi" w:date="2026-05-11T22:23:00Z" w16du:dateUtc="2026-05-11T21:23:00Z">
                <w:pPr>
                  <w:jc w:val="center"/>
                </w:pPr>
              </w:pPrChange>
            </w:pPr>
            <w:del w:id="2254" w:author="Chuka Obi" w:date="2026-05-11T22:23:00Z" w16du:dateUtc="2026-05-11T21:23:00Z">
              <w:r w:rsidRPr="00837F81" w:rsidDel="00164ED5">
                <w:rPr>
                  <w:rFonts w:ascii="MS Gothic" w:eastAsia="MS Gothic" w:hAnsi="MS Gothic" w:cs="MS Gothic" w:hint="eastAsia"/>
                  <w:sz w:val="20"/>
                  <w:szCs w:val="20"/>
                </w:rPr>
                <w:delText>✓</w:delText>
              </w:r>
            </w:del>
          </w:p>
        </w:tc>
        <w:tc>
          <w:tcPr>
            <w:tcW w:w="279" w:type="pct"/>
            <w:tcBorders>
              <w:top w:val="nil"/>
              <w:left w:val="nil"/>
              <w:bottom w:val="single" w:sz="4" w:space="0" w:color="auto"/>
              <w:right w:val="single" w:sz="4" w:space="0" w:color="auto"/>
            </w:tcBorders>
            <w:vAlign w:val="center"/>
            <w:hideMark/>
          </w:tcPr>
          <w:p w14:paraId="44856344" w14:textId="19C3731D" w:rsidR="0020729B" w:rsidRPr="00837F81" w:rsidDel="00164ED5" w:rsidRDefault="0020729B" w:rsidP="00164ED5">
            <w:pPr>
              <w:pStyle w:val="Heading2"/>
              <w:spacing w:before="360" w:after="240"/>
              <w:rPr>
                <w:del w:id="2255" w:author="Chuka Obi" w:date="2026-05-11T22:23:00Z" w16du:dateUtc="2026-05-11T21:23:00Z"/>
                <w:rFonts w:ascii="Calibri" w:hAnsi="Calibri" w:cs="Calibri"/>
                <w:sz w:val="20"/>
                <w:szCs w:val="20"/>
              </w:rPr>
              <w:pPrChange w:id="2256" w:author="Chuka Obi" w:date="2026-05-11T22:23:00Z" w16du:dateUtc="2026-05-11T21:23:00Z">
                <w:pPr>
                  <w:jc w:val="center"/>
                </w:pPr>
              </w:pPrChange>
            </w:pPr>
            <w:del w:id="2257" w:author="Chuka Obi" w:date="2026-05-11T22:23:00Z" w16du:dateUtc="2026-05-11T21:23:00Z">
              <w:r w:rsidRPr="00837F81" w:rsidDel="00164ED5">
                <w:rPr>
                  <w:rFonts w:ascii="Calibri" w:hAnsi="Calibri" w:cs="Calibri"/>
                  <w:sz w:val="20"/>
                  <w:szCs w:val="20"/>
                </w:rPr>
                <w:delText>×</w:delText>
              </w:r>
            </w:del>
          </w:p>
        </w:tc>
        <w:tc>
          <w:tcPr>
            <w:tcW w:w="232" w:type="pct"/>
            <w:tcBorders>
              <w:top w:val="nil"/>
              <w:left w:val="nil"/>
              <w:bottom w:val="single" w:sz="4" w:space="0" w:color="auto"/>
              <w:right w:val="single" w:sz="4" w:space="0" w:color="auto"/>
            </w:tcBorders>
            <w:vAlign w:val="center"/>
            <w:hideMark/>
          </w:tcPr>
          <w:p w14:paraId="4C3E0A3C" w14:textId="4ADEB1B6" w:rsidR="0020729B" w:rsidRPr="00837F81" w:rsidDel="00164ED5" w:rsidRDefault="0020729B" w:rsidP="00164ED5">
            <w:pPr>
              <w:pStyle w:val="Heading2"/>
              <w:spacing w:before="360" w:after="240"/>
              <w:rPr>
                <w:del w:id="2258" w:author="Chuka Obi" w:date="2026-05-11T22:23:00Z" w16du:dateUtc="2026-05-11T21:23:00Z"/>
                <w:rFonts w:ascii="SimSun" w:hAnsi="SimSun"/>
                <w:sz w:val="20"/>
                <w:szCs w:val="20"/>
              </w:rPr>
              <w:pPrChange w:id="2259" w:author="Chuka Obi" w:date="2026-05-11T22:23:00Z" w16du:dateUtc="2026-05-11T21:23:00Z">
                <w:pPr>
                  <w:jc w:val="center"/>
                </w:pPr>
              </w:pPrChange>
            </w:pPr>
            <w:del w:id="2260" w:author="Chuka Obi" w:date="2026-05-11T22:23:00Z" w16du:dateUtc="2026-05-11T21:23:00Z">
              <w:r w:rsidRPr="00837F81" w:rsidDel="00164ED5">
                <w:rPr>
                  <w:rFonts w:ascii="MS Gothic" w:eastAsia="MS Gothic" w:hAnsi="MS Gothic" w:cs="MS Gothic" w:hint="eastAsia"/>
                  <w:sz w:val="20"/>
                  <w:szCs w:val="20"/>
                </w:rPr>
                <w:delText>✓</w:delText>
              </w:r>
            </w:del>
          </w:p>
        </w:tc>
        <w:tc>
          <w:tcPr>
            <w:tcW w:w="268" w:type="pct"/>
            <w:tcBorders>
              <w:top w:val="nil"/>
              <w:left w:val="nil"/>
              <w:bottom w:val="single" w:sz="4" w:space="0" w:color="auto"/>
              <w:right w:val="single" w:sz="8" w:space="0" w:color="auto"/>
            </w:tcBorders>
            <w:vAlign w:val="center"/>
            <w:hideMark/>
          </w:tcPr>
          <w:p w14:paraId="031B742C" w14:textId="2D7D4955" w:rsidR="0020729B" w:rsidRPr="00837F81" w:rsidDel="00164ED5" w:rsidRDefault="0020729B" w:rsidP="00164ED5">
            <w:pPr>
              <w:pStyle w:val="Heading2"/>
              <w:spacing w:before="360" w:after="240"/>
              <w:rPr>
                <w:del w:id="2261" w:author="Chuka Obi" w:date="2026-05-11T22:23:00Z" w16du:dateUtc="2026-05-11T21:23:00Z"/>
                <w:rFonts w:ascii="Calibri" w:hAnsi="Calibri" w:cs="Calibri"/>
                <w:sz w:val="20"/>
                <w:szCs w:val="20"/>
              </w:rPr>
              <w:pPrChange w:id="2262" w:author="Chuka Obi" w:date="2026-05-11T22:23:00Z" w16du:dateUtc="2026-05-11T21:23:00Z">
                <w:pPr>
                  <w:jc w:val="center"/>
                </w:pPr>
              </w:pPrChange>
            </w:pPr>
            <w:del w:id="2263" w:author="Chuka Obi" w:date="2026-05-11T22:23:00Z" w16du:dateUtc="2026-05-11T21:23:00Z">
              <w:r w:rsidRPr="00837F81" w:rsidDel="00164ED5">
                <w:rPr>
                  <w:rFonts w:ascii="Calibri" w:hAnsi="Calibri" w:cs="Calibri"/>
                  <w:sz w:val="20"/>
                  <w:szCs w:val="20"/>
                </w:rPr>
                <w:delText>×</w:delText>
              </w:r>
            </w:del>
          </w:p>
        </w:tc>
      </w:tr>
      <w:tr w:rsidR="0020729B" w:rsidRPr="00837F81" w:rsidDel="00164ED5" w14:paraId="13456AC1" w14:textId="4B2B5E80" w:rsidTr="00555240">
        <w:trPr>
          <w:trHeight w:val="540"/>
          <w:del w:id="2264"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0CBD32D7" w14:textId="1B998C70" w:rsidR="0020729B" w:rsidRPr="00837F81" w:rsidDel="00164ED5" w:rsidRDefault="0020729B" w:rsidP="00164ED5">
            <w:pPr>
              <w:pStyle w:val="Heading2"/>
              <w:spacing w:before="360" w:after="240"/>
              <w:rPr>
                <w:del w:id="2265" w:author="Chuka Obi" w:date="2026-05-11T22:23:00Z" w16du:dateUtc="2026-05-11T21:23:00Z"/>
                <w:rFonts w:ascii="Calibri" w:hAnsi="Calibri" w:cs="Calibri"/>
                <w:color w:val="000000"/>
                <w:sz w:val="20"/>
                <w:szCs w:val="20"/>
              </w:rPr>
              <w:pPrChange w:id="2266" w:author="Chuka Obi" w:date="2026-05-11T22:23:00Z" w16du:dateUtc="2026-05-11T21:23:00Z">
                <w:pPr>
                  <w:jc w:val="center"/>
                </w:pPr>
              </w:pPrChange>
            </w:pPr>
            <w:del w:id="2267" w:author="Chuka Obi" w:date="2026-05-11T22:23:00Z" w16du:dateUtc="2026-05-11T21:23:00Z">
              <w:r w:rsidRPr="00837F81" w:rsidDel="00164ED5">
                <w:rPr>
                  <w:rFonts w:ascii="Calibri" w:hAnsi="Calibri" w:cs="Calibri"/>
                  <w:color w:val="000000"/>
                  <w:sz w:val="20"/>
                  <w:szCs w:val="20"/>
                </w:rPr>
                <w:delText>25</w:delText>
              </w:r>
            </w:del>
          </w:p>
        </w:tc>
        <w:tc>
          <w:tcPr>
            <w:tcW w:w="555" w:type="pct"/>
            <w:vMerge/>
            <w:tcBorders>
              <w:top w:val="single" w:sz="4" w:space="0" w:color="auto"/>
              <w:left w:val="single" w:sz="4" w:space="0" w:color="auto"/>
              <w:bottom w:val="nil"/>
              <w:right w:val="single" w:sz="4" w:space="0" w:color="auto"/>
            </w:tcBorders>
            <w:vAlign w:val="center"/>
            <w:hideMark/>
          </w:tcPr>
          <w:p w14:paraId="51542BFC" w14:textId="6CAD5743" w:rsidR="0020729B" w:rsidRPr="00837F81" w:rsidDel="00164ED5" w:rsidRDefault="0020729B" w:rsidP="00164ED5">
            <w:pPr>
              <w:pStyle w:val="Heading2"/>
              <w:spacing w:before="360" w:after="240"/>
              <w:rPr>
                <w:del w:id="2268" w:author="Chuka Obi" w:date="2026-05-11T22:23:00Z" w16du:dateUtc="2026-05-11T21:23:00Z"/>
                <w:rFonts w:ascii="Calibri" w:hAnsi="Calibri" w:cs="Calibri"/>
                <w:b w:val="0"/>
                <w:bCs w:val="0"/>
                <w:color w:val="000000"/>
                <w:sz w:val="20"/>
                <w:szCs w:val="20"/>
              </w:rPr>
              <w:pPrChange w:id="2269"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25284022" w14:textId="120ED12A" w:rsidR="0020729B" w:rsidRPr="00837F81" w:rsidDel="00164ED5" w:rsidRDefault="0020729B" w:rsidP="00164ED5">
            <w:pPr>
              <w:pStyle w:val="Heading2"/>
              <w:spacing w:before="360" w:after="240"/>
              <w:rPr>
                <w:del w:id="2270" w:author="Chuka Obi" w:date="2026-05-11T22:23:00Z" w16du:dateUtc="2026-05-11T21:23:00Z"/>
                <w:rFonts w:ascii="Calibri" w:hAnsi="Calibri" w:cs="Calibri"/>
                <w:color w:val="000000"/>
                <w:sz w:val="20"/>
                <w:szCs w:val="20"/>
              </w:rPr>
              <w:pPrChange w:id="2271" w:author="Chuka Obi" w:date="2026-05-11T22:23:00Z" w16du:dateUtc="2026-05-11T21:23:00Z">
                <w:pPr/>
              </w:pPrChange>
            </w:pPr>
            <w:del w:id="2272" w:author="Chuka Obi" w:date="2026-05-11T22:23:00Z" w16du:dateUtc="2026-05-11T21:23:00Z">
              <w:r w:rsidRPr="00837F81" w:rsidDel="00164ED5">
                <w:rPr>
                  <w:rFonts w:ascii="Calibri" w:hAnsi="Calibri" w:cs="Calibri"/>
                  <w:color w:val="000000"/>
                  <w:sz w:val="20"/>
                  <w:szCs w:val="20"/>
                </w:rPr>
                <w:delText>Control system</w:delText>
              </w:r>
            </w:del>
          </w:p>
        </w:tc>
        <w:tc>
          <w:tcPr>
            <w:tcW w:w="185" w:type="pct"/>
            <w:tcBorders>
              <w:top w:val="nil"/>
              <w:left w:val="nil"/>
              <w:bottom w:val="single" w:sz="4" w:space="0" w:color="auto"/>
              <w:right w:val="single" w:sz="4" w:space="0" w:color="auto"/>
            </w:tcBorders>
            <w:noWrap/>
            <w:vAlign w:val="center"/>
            <w:hideMark/>
          </w:tcPr>
          <w:p w14:paraId="14312D2C" w14:textId="5308168F" w:rsidR="0020729B" w:rsidRPr="00837F81" w:rsidDel="00164ED5" w:rsidRDefault="0020729B" w:rsidP="00164ED5">
            <w:pPr>
              <w:pStyle w:val="Heading2"/>
              <w:spacing w:before="360" w:after="240"/>
              <w:rPr>
                <w:del w:id="2273" w:author="Chuka Obi" w:date="2026-05-11T22:23:00Z" w16du:dateUtc="2026-05-11T21:23:00Z"/>
                <w:rFonts w:ascii="Calibri" w:hAnsi="Calibri" w:cs="Calibri"/>
                <w:color w:val="000000"/>
                <w:sz w:val="20"/>
                <w:szCs w:val="20"/>
              </w:rPr>
              <w:pPrChange w:id="2274" w:author="Chuka Obi" w:date="2026-05-11T22:23:00Z" w16du:dateUtc="2026-05-11T21:23:00Z">
                <w:pPr>
                  <w:jc w:val="center"/>
                </w:pPr>
              </w:pPrChange>
            </w:pPr>
            <w:del w:id="2275"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3D9EBC23" w14:textId="213BC27F" w:rsidR="0020729B" w:rsidRPr="00837F81" w:rsidDel="00164ED5" w:rsidRDefault="0020729B" w:rsidP="00164ED5">
            <w:pPr>
              <w:pStyle w:val="Heading2"/>
              <w:spacing w:before="360" w:after="240"/>
              <w:rPr>
                <w:del w:id="2276" w:author="Chuka Obi" w:date="2026-05-11T22:23:00Z" w16du:dateUtc="2026-05-11T21:23:00Z"/>
                <w:rFonts w:ascii="Calibri" w:hAnsi="Calibri" w:cs="Calibri"/>
                <w:color w:val="000000"/>
                <w:sz w:val="20"/>
                <w:szCs w:val="20"/>
              </w:rPr>
              <w:pPrChange w:id="2277" w:author="Chuka Obi" w:date="2026-05-11T22:23:00Z" w16du:dateUtc="2026-05-11T21:23:00Z">
                <w:pPr/>
              </w:pPrChange>
            </w:pPr>
            <w:del w:id="2278" w:author="Chuka Obi" w:date="2026-05-11T22:23:00Z" w16du:dateUtc="2026-05-11T21:23:00Z">
              <w:r w:rsidRPr="00837F81" w:rsidDel="00164ED5">
                <w:rPr>
                  <w:rFonts w:ascii="Calibri" w:hAnsi="Calibri" w:cs="Calibri"/>
                  <w:color w:val="000000"/>
                  <w:sz w:val="20"/>
                  <w:szCs w:val="20"/>
                </w:rPr>
                <w:delText>Including DCS/ESD system</w:delText>
              </w:r>
            </w:del>
          </w:p>
        </w:tc>
        <w:tc>
          <w:tcPr>
            <w:tcW w:w="409" w:type="pct"/>
            <w:tcBorders>
              <w:top w:val="nil"/>
              <w:left w:val="nil"/>
              <w:bottom w:val="single" w:sz="4" w:space="0" w:color="auto"/>
              <w:right w:val="single" w:sz="4" w:space="0" w:color="auto"/>
            </w:tcBorders>
            <w:vAlign w:val="center"/>
          </w:tcPr>
          <w:p w14:paraId="0DA46BAD" w14:textId="0CA143DA" w:rsidR="0020729B" w:rsidRPr="00837F81" w:rsidDel="00164ED5" w:rsidRDefault="0020729B" w:rsidP="00164ED5">
            <w:pPr>
              <w:pStyle w:val="Heading2"/>
              <w:spacing w:before="360" w:after="240"/>
              <w:rPr>
                <w:del w:id="2279" w:author="Chuka Obi" w:date="2026-05-11T22:23:00Z" w16du:dateUtc="2026-05-11T21:23:00Z"/>
                <w:rFonts w:ascii="Calibri" w:hAnsi="Calibri" w:cs="Calibri"/>
                <w:color w:val="000000"/>
                <w:sz w:val="20"/>
                <w:szCs w:val="20"/>
              </w:rPr>
              <w:pPrChange w:id="2280"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77C380F8" w14:textId="2E62255F" w:rsidR="0020729B" w:rsidRPr="00837F81" w:rsidDel="00164ED5" w:rsidRDefault="0020729B" w:rsidP="00164ED5">
            <w:pPr>
              <w:pStyle w:val="Heading2"/>
              <w:spacing w:before="360" w:after="240"/>
              <w:rPr>
                <w:del w:id="2281" w:author="Chuka Obi" w:date="2026-05-11T22:23:00Z" w16du:dateUtc="2026-05-11T21:23:00Z"/>
                <w:rFonts w:ascii="SimSun" w:hAnsi="SimSun"/>
                <w:color w:val="000000"/>
                <w:sz w:val="20"/>
                <w:szCs w:val="20"/>
              </w:rPr>
              <w:pPrChange w:id="2282" w:author="Chuka Obi" w:date="2026-05-11T22:23:00Z" w16du:dateUtc="2026-05-11T21:23:00Z">
                <w:pPr>
                  <w:jc w:val="center"/>
                </w:pPr>
              </w:pPrChange>
            </w:pPr>
            <w:del w:id="228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2237A1FB" w14:textId="720316FB" w:rsidR="0020729B" w:rsidRPr="00837F81" w:rsidDel="00164ED5" w:rsidRDefault="0020729B" w:rsidP="00164ED5">
            <w:pPr>
              <w:pStyle w:val="Heading2"/>
              <w:spacing w:before="360" w:after="240"/>
              <w:rPr>
                <w:del w:id="2284" w:author="Chuka Obi" w:date="2026-05-11T22:23:00Z" w16du:dateUtc="2026-05-11T21:23:00Z"/>
                <w:rFonts w:ascii="Calibri" w:hAnsi="Calibri" w:cs="Calibri"/>
                <w:color w:val="000000"/>
                <w:sz w:val="20"/>
                <w:szCs w:val="20"/>
              </w:rPr>
              <w:pPrChange w:id="2285" w:author="Chuka Obi" w:date="2026-05-11T22:23:00Z" w16du:dateUtc="2026-05-11T21:23:00Z">
                <w:pPr>
                  <w:jc w:val="center"/>
                </w:pPr>
              </w:pPrChange>
            </w:pPr>
            <w:del w:id="2286"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4B4DE5A3" w14:textId="331871ED" w:rsidR="0020729B" w:rsidRPr="00837F81" w:rsidDel="00164ED5" w:rsidRDefault="0020729B" w:rsidP="00164ED5">
            <w:pPr>
              <w:pStyle w:val="Heading2"/>
              <w:spacing w:before="360" w:after="240"/>
              <w:rPr>
                <w:del w:id="2287" w:author="Chuka Obi" w:date="2026-05-11T22:23:00Z" w16du:dateUtc="2026-05-11T21:23:00Z"/>
                <w:rFonts w:ascii="SimSun" w:hAnsi="SimSun"/>
                <w:color w:val="000000"/>
                <w:sz w:val="20"/>
                <w:szCs w:val="20"/>
              </w:rPr>
              <w:pPrChange w:id="2288" w:author="Chuka Obi" w:date="2026-05-11T22:23:00Z" w16du:dateUtc="2026-05-11T21:23:00Z">
                <w:pPr>
                  <w:jc w:val="center"/>
                </w:pPr>
              </w:pPrChange>
            </w:pPr>
            <w:del w:id="228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066F74B0" w14:textId="2034619F" w:rsidR="0020729B" w:rsidRPr="00837F81" w:rsidDel="00164ED5" w:rsidRDefault="0020729B" w:rsidP="00164ED5">
            <w:pPr>
              <w:pStyle w:val="Heading2"/>
              <w:spacing w:before="360" w:after="240"/>
              <w:rPr>
                <w:del w:id="2290" w:author="Chuka Obi" w:date="2026-05-11T22:23:00Z" w16du:dateUtc="2026-05-11T21:23:00Z"/>
                <w:rFonts w:ascii="Calibri" w:hAnsi="Calibri" w:cs="Calibri"/>
                <w:color w:val="000000"/>
                <w:sz w:val="20"/>
                <w:szCs w:val="20"/>
              </w:rPr>
              <w:pPrChange w:id="2291" w:author="Chuka Obi" w:date="2026-05-11T22:23:00Z" w16du:dateUtc="2026-05-11T21:23:00Z">
                <w:pPr>
                  <w:jc w:val="center"/>
                </w:pPr>
              </w:pPrChange>
            </w:pPr>
            <w:del w:id="2292"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CDC2893" w14:textId="3C46AE9A" w:rsidR="0020729B" w:rsidRPr="00837F81" w:rsidDel="00164ED5" w:rsidRDefault="0020729B" w:rsidP="00164ED5">
            <w:pPr>
              <w:pStyle w:val="Heading2"/>
              <w:spacing w:before="360" w:after="240"/>
              <w:rPr>
                <w:del w:id="2293" w:author="Chuka Obi" w:date="2026-05-11T22:23:00Z" w16du:dateUtc="2026-05-11T21:23:00Z"/>
                <w:rFonts w:ascii="SimSun" w:hAnsi="SimSun"/>
                <w:color w:val="000000"/>
                <w:sz w:val="20"/>
                <w:szCs w:val="20"/>
              </w:rPr>
              <w:pPrChange w:id="2294" w:author="Chuka Obi" w:date="2026-05-11T22:23:00Z" w16du:dateUtc="2026-05-11T21:23:00Z">
                <w:pPr>
                  <w:jc w:val="center"/>
                </w:pPr>
              </w:pPrChange>
            </w:pPr>
            <w:del w:id="2295"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250D88CA" w14:textId="1F2435A9" w:rsidR="0020729B" w:rsidRPr="00837F81" w:rsidDel="00164ED5" w:rsidRDefault="0020729B" w:rsidP="00164ED5">
            <w:pPr>
              <w:pStyle w:val="Heading2"/>
              <w:spacing w:before="360" w:after="240"/>
              <w:rPr>
                <w:del w:id="2296" w:author="Chuka Obi" w:date="2026-05-11T22:23:00Z" w16du:dateUtc="2026-05-11T21:23:00Z"/>
                <w:rFonts w:ascii="Calibri" w:hAnsi="Calibri" w:cs="Calibri"/>
                <w:color w:val="000000"/>
                <w:sz w:val="20"/>
                <w:szCs w:val="20"/>
              </w:rPr>
              <w:pPrChange w:id="2297" w:author="Chuka Obi" w:date="2026-05-11T22:23:00Z" w16du:dateUtc="2026-05-11T21:23:00Z">
                <w:pPr>
                  <w:jc w:val="center"/>
                </w:pPr>
              </w:pPrChange>
            </w:pPr>
            <w:del w:id="2298"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1D5172F7" w14:textId="33A840F8" w:rsidTr="00555240">
        <w:trPr>
          <w:trHeight w:val="1080"/>
          <w:del w:id="2299"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691D1885" w14:textId="605188F1" w:rsidR="0020729B" w:rsidRPr="00837F81" w:rsidDel="00164ED5" w:rsidRDefault="0020729B" w:rsidP="00164ED5">
            <w:pPr>
              <w:pStyle w:val="Heading2"/>
              <w:spacing w:before="360" w:after="240"/>
              <w:rPr>
                <w:del w:id="2300" w:author="Chuka Obi" w:date="2026-05-11T22:23:00Z" w16du:dateUtc="2026-05-11T21:23:00Z"/>
                <w:rFonts w:ascii="Calibri" w:hAnsi="Calibri" w:cs="Calibri"/>
                <w:color w:val="000000"/>
                <w:sz w:val="20"/>
                <w:szCs w:val="20"/>
              </w:rPr>
              <w:pPrChange w:id="2301" w:author="Chuka Obi" w:date="2026-05-11T22:23:00Z" w16du:dateUtc="2026-05-11T21:23:00Z">
                <w:pPr>
                  <w:jc w:val="center"/>
                </w:pPr>
              </w:pPrChange>
            </w:pPr>
            <w:del w:id="2302" w:author="Chuka Obi" w:date="2026-05-11T22:23:00Z" w16du:dateUtc="2026-05-11T21:23:00Z">
              <w:r w:rsidRPr="00837F81" w:rsidDel="00164ED5">
                <w:rPr>
                  <w:rFonts w:ascii="Calibri" w:hAnsi="Calibri" w:cs="Calibri"/>
                  <w:color w:val="000000"/>
                  <w:sz w:val="20"/>
                  <w:szCs w:val="20"/>
                </w:rPr>
                <w:delText>26</w:delText>
              </w:r>
            </w:del>
          </w:p>
        </w:tc>
        <w:tc>
          <w:tcPr>
            <w:tcW w:w="555" w:type="pct"/>
            <w:vMerge/>
            <w:tcBorders>
              <w:top w:val="single" w:sz="4" w:space="0" w:color="auto"/>
              <w:left w:val="single" w:sz="4" w:space="0" w:color="auto"/>
              <w:bottom w:val="nil"/>
              <w:right w:val="single" w:sz="4" w:space="0" w:color="auto"/>
            </w:tcBorders>
            <w:vAlign w:val="center"/>
            <w:hideMark/>
          </w:tcPr>
          <w:p w14:paraId="1C429F2E" w14:textId="32FF7831" w:rsidR="0020729B" w:rsidRPr="00837F81" w:rsidDel="00164ED5" w:rsidRDefault="0020729B" w:rsidP="00164ED5">
            <w:pPr>
              <w:pStyle w:val="Heading2"/>
              <w:spacing w:before="360" w:after="240"/>
              <w:rPr>
                <w:del w:id="2303" w:author="Chuka Obi" w:date="2026-05-11T22:23:00Z" w16du:dateUtc="2026-05-11T21:23:00Z"/>
                <w:rFonts w:ascii="Calibri" w:hAnsi="Calibri" w:cs="Calibri"/>
                <w:b w:val="0"/>
                <w:bCs w:val="0"/>
                <w:color w:val="000000"/>
                <w:sz w:val="20"/>
                <w:szCs w:val="20"/>
              </w:rPr>
              <w:pPrChange w:id="2304"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42E15AAA" w14:textId="1E6A3034" w:rsidR="0020729B" w:rsidRPr="00837F81" w:rsidDel="00164ED5" w:rsidRDefault="0020729B" w:rsidP="00164ED5">
            <w:pPr>
              <w:pStyle w:val="Heading2"/>
              <w:spacing w:before="360" w:after="240"/>
              <w:rPr>
                <w:del w:id="2305" w:author="Chuka Obi" w:date="2026-05-11T22:23:00Z" w16du:dateUtc="2026-05-11T21:23:00Z"/>
                <w:rFonts w:ascii="Calibri" w:hAnsi="Calibri" w:cs="Calibri"/>
                <w:color w:val="000000"/>
                <w:sz w:val="20"/>
                <w:szCs w:val="20"/>
              </w:rPr>
              <w:pPrChange w:id="2306" w:author="Chuka Obi" w:date="2026-05-11T22:23:00Z" w16du:dateUtc="2026-05-11T21:23:00Z">
                <w:pPr/>
              </w:pPrChange>
            </w:pPr>
            <w:del w:id="2307" w:author="Chuka Obi" w:date="2026-05-11T22:23:00Z" w16du:dateUtc="2026-05-11T21:23:00Z">
              <w:r w:rsidRPr="00837F81" w:rsidDel="00164ED5">
                <w:rPr>
                  <w:rFonts w:ascii="Calibri" w:hAnsi="Calibri" w:cs="Calibri"/>
                  <w:color w:val="000000"/>
                  <w:sz w:val="20"/>
                  <w:szCs w:val="20"/>
                </w:rPr>
                <w:delText>lighting system</w:delText>
              </w:r>
            </w:del>
          </w:p>
        </w:tc>
        <w:tc>
          <w:tcPr>
            <w:tcW w:w="185" w:type="pct"/>
            <w:tcBorders>
              <w:top w:val="nil"/>
              <w:left w:val="nil"/>
              <w:bottom w:val="single" w:sz="4" w:space="0" w:color="auto"/>
              <w:right w:val="single" w:sz="4" w:space="0" w:color="auto"/>
            </w:tcBorders>
            <w:noWrap/>
            <w:vAlign w:val="center"/>
            <w:hideMark/>
          </w:tcPr>
          <w:p w14:paraId="5A5FF303" w14:textId="12A8E27B" w:rsidR="0020729B" w:rsidRPr="00837F81" w:rsidDel="00164ED5" w:rsidRDefault="0020729B" w:rsidP="00164ED5">
            <w:pPr>
              <w:pStyle w:val="Heading2"/>
              <w:spacing w:before="360" w:after="240"/>
              <w:rPr>
                <w:del w:id="2308" w:author="Chuka Obi" w:date="2026-05-11T22:23:00Z" w16du:dateUtc="2026-05-11T21:23:00Z"/>
                <w:rFonts w:ascii="Calibri" w:hAnsi="Calibri" w:cs="Calibri"/>
                <w:color w:val="000000"/>
                <w:sz w:val="20"/>
                <w:szCs w:val="20"/>
              </w:rPr>
              <w:pPrChange w:id="2309" w:author="Chuka Obi" w:date="2026-05-11T22:23:00Z" w16du:dateUtc="2026-05-11T21:23:00Z">
                <w:pPr>
                  <w:jc w:val="center"/>
                </w:pPr>
              </w:pPrChange>
            </w:pPr>
            <w:del w:id="2310"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2DFAB054" w14:textId="070D0C24" w:rsidR="0020729B" w:rsidRPr="00837F81" w:rsidDel="00164ED5" w:rsidRDefault="0020729B" w:rsidP="00164ED5">
            <w:pPr>
              <w:pStyle w:val="Heading2"/>
              <w:spacing w:before="360" w:after="240"/>
              <w:rPr>
                <w:del w:id="2311" w:author="Chuka Obi" w:date="2026-05-11T22:23:00Z" w16du:dateUtc="2026-05-11T21:23:00Z"/>
                <w:rFonts w:ascii="Calibri" w:hAnsi="Calibri" w:cs="Calibri"/>
                <w:color w:val="000000"/>
                <w:sz w:val="20"/>
                <w:szCs w:val="20"/>
              </w:rPr>
              <w:pPrChange w:id="2312" w:author="Chuka Obi" w:date="2026-05-11T22:23:00Z" w16du:dateUtc="2026-05-11T21:23:00Z">
                <w:pPr/>
              </w:pPrChange>
            </w:pPr>
            <w:del w:id="2313" w:author="Chuka Obi" w:date="2026-05-11T22:23:00Z" w16du:dateUtc="2026-05-11T21:23:00Z">
              <w:r w:rsidRPr="00837F81" w:rsidDel="00164ED5">
                <w:rPr>
                  <w:rFonts w:ascii="Calibri" w:hAnsi="Calibri" w:cs="Calibri"/>
                  <w:color w:val="000000"/>
                  <w:sz w:val="20"/>
                  <w:szCs w:val="20"/>
                </w:rPr>
                <w:delText>Including explosion-proof lighting fixtures, explosion-proof lighting boxes, explosion-proof installation accessories, and other lighting materials</w:delText>
              </w:r>
            </w:del>
          </w:p>
        </w:tc>
        <w:tc>
          <w:tcPr>
            <w:tcW w:w="409" w:type="pct"/>
            <w:tcBorders>
              <w:top w:val="nil"/>
              <w:left w:val="nil"/>
              <w:bottom w:val="single" w:sz="4" w:space="0" w:color="auto"/>
              <w:right w:val="single" w:sz="4" w:space="0" w:color="auto"/>
            </w:tcBorders>
            <w:vAlign w:val="center"/>
          </w:tcPr>
          <w:p w14:paraId="054B521F" w14:textId="1A977229" w:rsidR="0020729B" w:rsidRPr="00837F81" w:rsidDel="00164ED5" w:rsidRDefault="0020729B" w:rsidP="00164ED5">
            <w:pPr>
              <w:pStyle w:val="Heading2"/>
              <w:spacing w:before="360" w:after="240"/>
              <w:rPr>
                <w:del w:id="2314" w:author="Chuka Obi" w:date="2026-05-11T22:23:00Z" w16du:dateUtc="2026-05-11T21:23:00Z"/>
                <w:rFonts w:ascii="Calibri" w:hAnsi="Calibri" w:cs="Calibri"/>
                <w:color w:val="000000"/>
                <w:sz w:val="20"/>
                <w:szCs w:val="20"/>
              </w:rPr>
              <w:pPrChange w:id="2315"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359A2D4E" w14:textId="7AF0A9DD" w:rsidR="0020729B" w:rsidRPr="00837F81" w:rsidDel="00164ED5" w:rsidRDefault="0020729B" w:rsidP="00164ED5">
            <w:pPr>
              <w:pStyle w:val="Heading2"/>
              <w:spacing w:before="360" w:after="240"/>
              <w:rPr>
                <w:del w:id="2316" w:author="Chuka Obi" w:date="2026-05-11T22:23:00Z" w16du:dateUtc="2026-05-11T21:23:00Z"/>
                <w:rFonts w:ascii="SimSun" w:hAnsi="SimSun"/>
                <w:color w:val="000000"/>
                <w:sz w:val="20"/>
                <w:szCs w:val="20"/>
              </w:rPr>
              <w:pPrChange w:id="2317" w:author="Chuka Obi" w:date="2026-05-11T22:23:00Z" w16du:dateUtc="2026-05-11T21:23:00Z">
                <w:pPr>
                  <w:jc w:val="center"/>
                </w:pPr>
              </w:pPrChange>
            </w:pPr>
            <w:del w:id="231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76C8CC18" w14:textId="1A84ACD2" w:rsidR="0020729B" w:rsidRPr="00837F81" w:rsidDel="00164ED5" w:rsidRDefault="0020729B" w:rsidP="00164ED5">
            <w:pPr>
              <w:pStyle w:val="Heading2"/>
              <w:spacing w:before="360" w:after="240"/>
              <w:rPr>
                <w:del w:id="2319" w:author="Chuka Obi" w:date="2026-05-11T22:23:00Z" w16du:dateUtc="2026-05-11T21:23:00Z"/>
                <w:rFonts w:ascii="Calibri" w:hAnsi="Calibri" w:cs="Calibri"/>
                <w:color w:val="000000"/>
                <w:sz w:val="20"/>
                <w:szCs w:val="20"/>
              </w:rPr>
              <w:pPrChange w:id="2320" w:author="Chuka Obi" w:date="2026-05-11T22:23:00Z" w16du:dateUtc="2026-05-11T21:23:00Z">
                <w:pPr>
                  <w:jc w:val="center"/>
                </w:pPr>
              </w:pPrChange>
            </w:pPr>
            <w:del w:id="2321"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104AAEDB" w14:textId="2681A50B" w:rsidR="0020729B" w:rsidRPr="00837F81" w:rsidDel="00164ED5" w:rsidRDefault="0020729B" w:rsidP="00164ED5">
            <w:pPr>
              <w:pStyle w:val="Heading2"/>
              <w:spacing w:before="360" w:after="240"/>
              <w:rPr>
                <w:del w:id="2322" w:author="Chuka Obi" w:date="2026-05-11T22:23:00Z" w16du:dateUtc="2026-05-11T21:23:00Z"/>
                <w:rFonts w:ascii="SimSun" w:hAnsi="SimSun"/>
                <w:color w:val="000000"/>
                <w:sz w:val="20"/>
                <w:szCs w:val="20"/>
              </w:rPr>
              <w:pPrChange w:id="2323" w:author="Chuka Obi" w:date="2026-05-11T22:23:00Z" w16du:dateUtc="2026-05-11T21:23:00Z">
                <w:pPr>
                  <w:jc w:val="center"/>
                </w:pPr>
              </w:pPrChange>
            </w:pPr>
            <w:del w:id="232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1C22BE09" w14:textId="20B07867" w:rsidR="0020729B" w:rsidRPr="00837F81" w:rsidDel="00164ED5" w:rsidRDefault="0020729B" w:rsidP="00164ED5">
            <w:pPr>
              <w:pStyle w:val="Heading2"/>
              <w:spacing w:before="360" w:after="240"/>
              <w:rPr>
                <w:del w:id="2325" w:author="Chuka Obi" w:date="2026-05-11T22:23:00Z" w16du:dateUtc="2026-05-11T21:23:00Z"/>
                <w:rFonts w:ascii="Calibri" w:hAnsi="Calibri" w:cs="Calibri"/>
                <w:color w:val="000000"/>
                <w:sz w:val="20"/>
                <w:szCs w:val="20"/>
              </w:rPr>
              <w:pPrChange w:id="2326" w:author="Chuka Obi" w:date="2026-05-11T22:23:00Z" w16du:dateUtc="2026-05-11T21:23:00Z">
                <w:pPr>
                  <w:jc w:val="center"/>
                </w:pPr>
              </w:pPrChange>
            </w:pPr>
            <w:del w:id="2327"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BE114C4" w14:textId="20B005CA" w:rsidR="0020729B" w:rsidRPr="00837F81" w:rsidDel="00164ED5" w:rsidRDefault="0020729B" w:rsidP="00164ED5">
            <w:pPr>
              <w:pStyle w:val="Heading2"/>
              <w:spacing w:before="360" w:after="240"/>
              <w:rPr>
                <w:del w:id="2328" w:author="Chuka Obi" w:date="2026-05-11T22:23:00Z" w16du:dateUtc="2026-05-11T21:23:00Z"/>
                <w:rFonts w:ascii="SimSun" w:hAnsi="SimSun"/>
                <w:color w:val="000000"/>
                <w:sz w:val="20"/>
                <w:szCs w:val="20"/>
              </w:rPr>
              <w:pPrChange w:id="2329" w:author="Chuka Obi" w:date="2026-05-11T22:23:00Z" w16du:dateUtc="2026-05-11T21:23:00Z">
                <w:pPr>
                  <w:jc w:val="center"/>
                </w:pPr>
              </w:pPrChange>
            </w:pPr>
            <w:del w:id="2330"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04E69792" w14:textId="3897D3E1" w:rsidR="0020729B" w:rsidRPr="00837F81" w:rsidDel="00164ED5" w:rsidRDefault="0020729B" w:rsidP="00164ED5">
            <w:pPr>
              <w:pStyle w:val="Heading2"/>
              <w:spacing w:before="360" w:after="240"/>
              <w:rPr>
                <w:del w:id="2331" w:author="Chuka Obi" w:date="2026-05-11T22:23:00Z" w16du:dateUtc="2026-05-11T21:23:00Z"/>
                <w:rFonts w:ascii="Calibri" w:hAnsi="Calibri" w:cs="Calibri"/>
                <w:color w:val="000000"/>
                <w:sz w:val="20"/>
                <w:szCs w:val="20"/>
              </w:rPr>
              <w:pPrChange w:id="2332" w:author="Chuka Obi" w:date="2026-05-11T22:23:00Z" w16du:dateUtc="2026-05-11T21:23:00Z">
                <w:pPr>
                  <w:jc w:val="center"/>
                </w:pPr>
              </w:pPrChange>
            </w:pPr>
            <w:del w:id="2333"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1FEC8638" w14:textId="7C8EF2DD" w:rsidTr="00555240">
        <w:trPr>
          <w:trHeight w:val="1080"/>
          <w:del w:id="2334"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58B426AD" w14:textId="6FE890D4" w:rsidR="0020729B" w:rsidRPr="00837F81" w:rsidDel="00164ED5" w:rsidRDefault="0020729B" w:rsidP="00164ED5">
            <w:pPr>
              <w:pStyle w:val="Heading2"/>
              <w:spacing w:before="360" w:after="240"/>
              <w:rPr>
                <w:del w:id="2335" w:author="Chuka Obi" w:date="2026-05-11T22:23:00Z" w16du:dateUtc="2026-05-11T21:23:00Z"/>
                <w:rFonts w:ascii="Calibri" w:hAnsi="Calibri" w:cs="Calibri"/>
                <w:color w:val="000000"/>
                <w:sz w:val="20"/>
                <w:szCs w:val="20"/>
              </w:rPr>
              <w:pPrChange w:id="2336" w:author="Chuka Obi" w:date="2026-05-11T22:23:00Z" w16du:dateUtc="2026-05-11T21:23:00Z">
                <w:pPr>
                  <w:jc w:val="center"/>
                </w:pPr>
              </w:pPrChange>
            </w:pPr>
            <w:del w:id="2337" w:author="Chuka Obi" w:date="2026-05-11T22:23:00Z" w16du:dateUtc="2026-05-11T21:23:00Z">
              <w:r w:rsidRPr="00837F81" w:rsidDel="00164ED5">
                <w:rPr>
                  <w:rFonts w:ascii="Calibri" w:hAnsi="Calibri" w:cs="Calibri"/>
                  <w:color w:val="000000"/>
                  <w:sz w:val="20"/>
                  <w:szCs w:val="20"/>
                </w:rPr>
                <w:delText>27</w:delText>
              </w:r>
            </w:del>
          </w:p>
        </w:tc>
        <w:tc>
          <w:tcPr>
            <w:tcW w:w="555" w:type="pct"/>
            <w:vMerge/>
            <w:tcBorders>
              <w:top w:val="single" w:sz="4" w:space="0" w:color="auto"/>
              <w:left w:val="single" w:sz="4" w:space="0" w:color="auto"/>
              <w:bottom w:val="nil"/>
              <w:right w:val="single" w:sz="4" w:space="0" w:color="auto"/>
            </w:tcBorders>
            <w:vAlign w:val="center"/>
            <w:hideMark/>
          </w:tcPr>
          <w:p w14:paraId="123C967D" w14:textId="48090D33" w:rsidR="0020729B" w:rsidRPr="00837F81" w:rsidDel="00164ED5" w:rsidRDefault="0020729B" w:rsidP="00164ED5">
            <w:pPr>
              <w:pStyle w:val="Heading2"/>
              <w:spacing w:before="360" w:after="240"/>
              <w:rPr>
                <w:del w:id="2338" w:author="Chuka Obi" w:date="2026-05-11T22:23:00Z" w16du:dateUtc="2026-05-11T21:23:00Z"/>
                <w:rFonts w:ascii="Calibri" w:hAnsi="Calibri" w:cs="Calibri"/>
                <w:b w:val="0"/>
                <w:bCs w:val="0"/>
                <w:color w:val="000000"/>
                <w:sz w:val="20"/>
                <w:szCs w:val="20"/>
              </w:rPr>
              <w:pPrChange w:id="2339"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3965F282" w14:textId="6EFA4B8A" w:rsidR="0020729B" w:rsidRPr="00837F81" w:rsidDel="00164ED5" w:rsidRDefault="0020729B" w:rsidP="00164ED5">
            <w:pPr>
              <w:pStyle w:val="Heading2"/>
              <w:spacing w:before="360" w:after="240"/>
              <w:rPr>
                <w:del w:id="2340" w:author="Chuka Obi" w:date="2026-05-11T22:23:00Z" w16du:dateUtc="2026-05-11T21:23:00Z"/>
                <w:rFonts w:ascii="Calibri" w:hAnsi="Calibri" w:cs="Calibri"/>
                <w:color w:val="000000"/>
                <w:sz w:val="20"/>
                <w:szCs w:val="20"/>
              </w:rPr>
              <w:pPrChange w:id="2341" w:author="Chuka Obi" w:date="2026-05-11T22:23:00Z" w16du:dateUtc="2026-05-11T21:23:00Z">
                <w:pPr/>
              </w:pPrChange>
            </w:pPr>
            <w:del w:id="2342" w:author="Chuka Obi" w:date="2026-05-11T22:23:00Z" w16du:dateUtc="2026-05-11T21:23:00Z">
              <w:r w:rsidRPr="00837F81" w:rsidDel="00164ED5">
                <w:rPr>
                  <w:rFonts w:ascii="Calibri" w:hAnsi="Calibri" w:cs="Calibri"/>
                  <w:color w:val="000000"/>
                  <w:sz w:val="20"/>
                  <w:szCs w:val="20"/>
                </w:rPr>
                <w:delText>Grounding System</w:delText>
              </w:r>
            </w:del>
          </w:p>
        </w:tc>
        <w:tc>
          <w:tcPr>
            <w:tcW w:w="185" w:type="pct"/>
            <w:tcBorders>
              <w:top w:val="nil"/>
              <w:left w:val="nil"/>
              <w:bottom w:val="single" w:sz="4" w:space="0" w:color="auto"/>
              <w:right w:val="single" w:sz="4" w:space="0" w:color="auto"/>
            </w:tcBorders>
            <w:noWrap/>
            <w:vAlign w:val="center"/>
            <w:hideMark/>
          </w:tcPr>
          <w:p w14:paraId="17152871" w14:textId="550E2502" w:rsidR="0020729B" w:rsidRPr="00837F81" w:rsidDel="00164ED5" w:rsidRDefault="0020729B" w:rsidP="00164ED5">
            <w:pPr>
              <w:pStyle w:val="Heading2"/>
              <w:spacing w:before="360" w:after="240"/>
              <w:rPr>
                <w:del w:id="2343" w:author="Chuka Obi" w:date="2026-05-11T22:23:00Z" w16du:dateUtc="2026-05-11T21:23:00Z"/>
                <w:rFonts w:ascii="Calibri" w:hAnsi="Calibri" w:cs="Calibri"/>
                <w:color w:val="000000"/>
                <w:sz w:val="20"/>
                <w:szCs w:val="20"/>
              </w:rPr>
              <w:pPrChange w:id="2344" w:author="Chuka Obi" w:date="2026-05-11T22:23:00Z" w16du:dateUtc="2026-05-11T21:23:00Z">
                <w:pPr>
                  <w:jc w:val="center"/>
                </w:pPr>
              </w:pPrChange>
            </w:pPr>
            <w:del w:id="2345"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21BD27E8" w14:textId="38A5B414" w:rsidR="0020729B" w:rsidRPr="00837F81" w:rsidDel="00164ED5" w:rsidRDefault="0020729B" w:rsidP="00164ED5">
            <w:pPr>
              <w:pStyle w:val="Heading2"/>
              <w:spacing w:before="360" w:after="240"/>
              <w:rPr>
                <w:del w:id="2346" w:author="Chuka Obi" w:date="2026-05-11T22:23:00Z" w16du:dateUtc="2026-05-11T21:23:00Z"/>
                <w:rFonts w:ascii="Calibri" w:hAnsi="Calibri" w:cs="Calibri"/>
                <w:color w:val="000000"/>
                <w:sz w:val="20"/>
                <w:szCs w:val="20"/>
              </w:rPr>
              <w:pPrChange w:id="2347" w:author="Chuka Obi" w:date="2026-05-11T22:23:00Z" w16du:dateUtc="2026-05-11T21:23:00Z">
                <w:pPr/>
              </w:pPrChange>
            </w:pPr>
            <w:del w:id="2348" w:author="Chuka Obi" w:date="2026-05-11T22:23:00Z" w16du:dateUtc="2026-05-11T21:23:00Z">
              <w:r w:rsidRPr="00837F81" w:rsidDel="00164ED5">
                <w:rPr>
                  <w:rFonts w:ascii="Calibri" w:hAnsi="Calibri" w:cs="Calibri"/>
                  <w:color w:val="000000"/>
                  <w:sz w:val="20"/>
                  <w:szCs w:val="20"/>
                </w:rPr>
                <w:delText>Including grounding materials such as galvanized angle steel and galvanized flat steel, as well as equipment such as electrostatic alarm devices</w:delText>
              </w:r>
            </w:del>
          </w:p>
        </w:tc>
        <w:tc>
          <w:tcPr>
            <w:tcW w:w="409" w:type="pct"/>
            <w:tcBorders>
              <w:top w:val="nil"/>
              <w:left w:val="nil"/>
              <w:bottom w:val="single" w:sz="4" w:space="0" w:color="auto"/>
              <w:right w:val="single" w:sz="4" w:space="0" w:color="auto"/>
            </w:tcBorders>
            <w:vAlign w:val="center"/>
          </w:tcPr>
          <w:p w14:paraId="70B0B33D" w14:textId="47FA3C6E" w:rsidR="0020729B" w:rsidRPr="00837F81" w:rsidDel="00164ED5" w:rsidRDefault="0020729B" w:rsidP="00164ED5">
            <w:pPr>
              <w:pStyle w:val="Heading2"/>
              <w:spacing w:before="360" w:after="240"/>
              <w:rPr>
                <w:del w:id="2349" w:author="Chuka Obi" w:date="2026-05-11T22:23:00Z" w16du:dateUtc="2026-05-11T21:23:00Z"/>
                <w:rFonts w:ascii="Calibri" w:hAnsi="Calibri" w:cs="Calibri"/>
                <w:color w:val="000000"/>
                <w:sz w:val="20"/>
                <w:szCs w:val="20"/>
              </w:rPr>
              <w:pPrChange w:id="2350"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45D921B2" w14:textId="5616BD0E" w:rsidR="0020729B" w:rsidRPr="00837F81" w:rsidDel="00164ED5" w:rsidRDefault="0020729B" w:rsidP="00164ED5">
            <w:pPr>
              <w:pStyle w:val="Heading2"/>
              <w:spacing w:before="360" w:after="240"/>
              <w:rPr>
                <w:del w:id="2351" w:author="Chuka Obi" w:date="2026-05-11T22:23:00Z" w16du:dateUtc="2026-05-11T21:23:00Z"/>
                <w:rFonts w:ascii="SimSun" w:hAnsi="SimSun"/>
                <w:color w:val="000000"/>
                <w:sz w:val="20"/>
                <w:szCs w:val="20"/>
              </w:rPr>
              <w:pPrChange w:id="2352" w:author="Chuka Obi" w:date="2026-05-11T22:23:00Z" w16du:dateUtc="2026-05-11T21:23:00Z">
                <w:pPr>
                  <w:jc w:val="center"/>
                </w:pPr>
              </w:pPrChange>
            </w:pPr>
            <w:del w:id="235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35EE914A" w14:textId="0F6E7C6C" w:rsidR="0020729B" w:rsidRPr="00837F81" w:rsidDel="00164ED5" w:rsidRDefault="0020729B" w:rsidP="00164ED5">
            <w:pPr>
              <w:pStyle w:val="Heading2"/>
              <w:spacing w:before="360" w:after="240"/>
              <w:rPr>
                <w:del w:id="2354" w:author="Chuka Obi" w:date="2026-05-11T22:23:00Z" w16du:dateUtc="2026-05-11T21:23:00Z"/>
                <w:rFonts w:ascii="Calibri" w:hAnsi="Calibri" w:cs="Calibri"/>
                <w:color w:val="000000"/>
                <w:sz w:val="20"/>
                <w:szCs w:val="20"/>
              </w:rPr>
              <w:pPrChange w:id="2355" w:author="Chuka Obi" w:date="2026-05-11T22:23:00Z" w16du:dateUtc="2026-05-11T21:23:00Z">
                <w:pPr>
                  <w:jc w:val="center"/>
                </w:pPr>
              </w:pPrChange>
            </w:pPr>
            <w:del w:id="2356"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1C48A5BE" w14:textId="74352E7D" w:rsidR="0020729B" w:rsidRPr="00837F81" w:rsidDel="00164ED5" w:rsidRDefault="0020729B" w:rsidP="00164ED5">
            <w:pPr>
              <w:pStyle w:val="Heading2"/>
              <w:spacing w:before="360" w:after="240"/>
              <w:rPr>
                <w:del w:id="2357" w:author="Chuka Obi" w:date="2026-05-11T22:23:00Z" w16du:dateUtc="2026-05-11T21:23:00Z"/>
                <w:rFonts w:ascii="SimSun" w:hAnsi="SimSun"/>
                <w:color w:val="000000"/>
                <w:sz w:val="20"/>
                <w:szCs w:val="20"/>
              </w:rPr>
              <w:pPrChange w:id="2358" w:author="Chuka Obi" w:date="2026-05-11T22:23:00Z" w16du:dateUtc="2026-05-11T21:23:00Z">
                <w:pPr>
                  <w:jc w:val="center"/>
                </w:pPr>
              </w:pPrChange>
            </w:pPr>
            <w:del w:id="235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2A0B260B" w14:textId="7E18E64C" w:rsidR="0020729B" w:rsidRPr="00837F81" w:rsidDel="00164ED5" w:rsidRDefault="0020729B" w:rsidP="00164ED5">
            <w:pPr>
              <w:pStyle w:val="Heading2"/>
              <w:spacing w:before="360" w:after="240"/>
              <w:rPr>
                <w:del w:id="2360" w:author="Chuka Obi" w:date="2026-05-11T22:23:00Z" w16du:dateUtc="2026-05-11T21:23:00Z"/>
                <w:rFonts w:ascii="Calibri" w:hAnsi="Calibri" w:cs="Calibri"/>
                <w:color w:val="000000"/>
                <w:sz w:val="20"/>
                <w:szCs w:val="20"/>
              </w:rPr>
              <w:pPrChange w:id="2361" w:author="Chuka Obi" w:date="2026-05-11T22:23:00Z" w16du:dateUtc="2026-05-11T21:23:00Z">
                <w:pPr>
                  <w:jc w:val="center"/>
                </w:pPr>
              </w:pPrChange>
            </w:pPr>
            <w:del w:id="2362"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08BF3A6F" w14:textId="0CC744C0" w:rsidR="0020729B" w:rsidRPr="00837F81" w:rsidDel="00164ED5" w:rsidRDefault="0020729B" w:rsidP="00164ED5">
            <w:pPr>
              <w:pStyle w:val="Heading2"/>
              <w:spacing w:before="360" w:after="240"/>
              <w:rPr>
                <w:del w:id="2363" w:author="Chuka Obi" w:date="2026-05-11T22:23:00Z" w16du:dateUtc="2026-05-11T21:23:00Z"/>
                <w:rFonts w:ascii="SimSun" w:hAnsi="SimSun"/>
                <w:color w:val="000000"/>
                <w:sz w:val="20"/>
                <w:szCs w:val="20"/>
              </w:rPr>
              <w:pPrChange w:id="2364" w:author="Chuka Obi" w:date="2026-05-11T22:23:00Z" w16du:dateUtc="2026-05-11T21:23:00Z">
                <w:pPr>
                  <w:jc w:val="center"/>
                </w:pPr>
              </w:pPrChange>
            </w:pPr>
            <w:del w:id="2365"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2B315DE9" w14:textId="02D33B19" w:rsidR="0020729B" w:rsidRPr="00837F81" w:rsidDel="00164ED5" w:rsidRDefault="0020729B" w:rsidP="00164ED5">
            <w:pPr>
              <w:pStyle w:val="Heading2"/>
              <w:spacing w:before="360" w:after="240"/>
              <w:rPr>
                <w:del w:id="2366" w:author="Chuka Obi" w:date="2026-05-11T22:23:00Z" w16du:dateUtc="2026-05-11T21:23:00Z"/>
                <w:rFonts w:ascii="Calibri" w:hAnsi="Calibri" w:cs="Calibri"/>
                <w:color w:val="000000"/>
                <w:sz w:val="20"/>
                <w:szCs w:val="20"/>
              </w:rPr>
              <w:pPrChange w:id="2367" w:author="Chuka Obi" w:date="2026-05-11T22:23:00Z" w16du:dateUtc="2026-05-11T21:23:00Z">
                <w:pPr>
                  <w:jc w:val="center"/>
                </w:pPr>
              </w:pPrChange>
            </w:pPr>
            <w:del w:id="2368"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5023A6D6" w14:textId="3C439C58" w:rsidTr="00555240">
        <w:trPr>
          <w:trHeight w:val="630"/>
          <w:del w:id="2369"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4FE5CC43" w14:textId="34C4DCE6" w:rsidR="0020729B" w:rsidRPr="00837F81" w:rsidDel="00164ED5" w:rsidRDefault="0020729B" w:rsidP="00164ED5">
            <w:pPr>
              <w:pStyle w:val="Heading2"/>
              <w:spacing w:before="360" w:after="240"/>
              <w:rPr>
                <w:del w:id="2370" w:author="Chuka Obi" w:date="2026-05-11T22:23:00Z" w16du:dateUtc="2026-05-11T21:23:00Z"/>
                <w:rFonts w:ascii="Calibri" w:hAnsi="Calibri" w:cs="Calibri"/>
                <w:color w:val="000000"/>
                <w:sz w:val="20"/>
                <w:szCs w:val="20"/>
              </w:rPr>
              <w:pPrChange w:id="2371" w:author="Chuka Obi" w:date="2026-05-11T22:23:00Z" w16du:dateUtc="2026-05-11T21:23:00Z">
                <w:pPr>
                  <w:jc w:val="center"/>
                </w:pPr>
              </w:pPrChange>
            </w:pPr>
            <w:del w:id="2372" w:author="Chuka Obi" w:date="2026-05-11T22:23:00Z" w16du:dateUtc="2026-05-11T21:23:00Z">
              <w:r w:rsidRPr="00837F81" w:rsidDel="00164ED5">
                <w:rPr>
                  <w:rFonts w:ascii="Calibri" w:hAnsi="Calibri" w:cs="Calibri"/>
                  <w:color w:val="000000"/>
                  <w:sz w:val="20"/>
                  <w:szCs w:val="20"/>
                </w:rPr>
                <w:delText>28</w:delText>
              </w:r>
            </w:del>
          </w:p>
        </w:tc>
        <w:tc>
          <w:tcPr>
            <w:tcW w:w="555" w:type="pct"/>
            <w:vMerge/>
            <w:tcBorders>
              <w:top w:val="single" w:sz="4" w:space="0" w:color="auto"/>
              <w:left w:val="single" w:sz="4" w:space="0" w:color="auto"/>
              <w:bottom w:val="nil"/>
              <w:right w:val="single" w:sz="4" w:space="0" w:color="auto"/>
            </w:tcBorders>
            <w:vAlign w:val="center"/>
            <w:hideMark/>
          </w:tcPr>
          <w:p w14:paraId="3DDA0FD7" w14:textId="7F5B3287" w:rsidR="0020729B" w:rsidRPr="00837F81" w:rsidDel="00164ED5" w:rsidRDefault="0020729B" w:rsidP="00164ED5">
            <w:pPr>
              <w:pStyle w:val="Heading2"/>
              <w:spacing w:before="360" w:after="240"/>
              <w:rPr>
                <w:del w:id="2373" w:author="Chuka Obi" w:date="2026-05-11T22:23:00Z" w16du:dateUtc="2026-05-11T21:23:00Z"/>
                <w:rFonts w:ascii="Calibri" w:hAnsi="Calibri" w:cs="Calibri"/>
                <w:b w:val="0"/>
                <w:bCs w:val="0"/>
                <w:color w:val="000000"/>
                <w:sz w:val="20"/>
                <w:szCs w:val="20"/>
              </w:rPr>
              <w:pPrChange w:id="2374" w:author="Chuka Obi" w:date="2026-05-11T22:23:00Z" w16du:dateUtc="2026-05-11T21:23:00Z">
                <w:pPr/>
              </w:pPrChange>
            </w:pPr>
          </w:p>
        </w:tc>
        <w:tc>
          <w:tcPr>
            <w:tcW w:w="973" w:type="pct"/>
            <w:tcBorders>
              <w:top w:val="nil"/>
              <w:left w:val="nil"/>
              <w:bottom w:val="single" w:sz="4" w:space="0" w:color="auto"/>
              <w:right w:val="single" w:sz="4" w:space="0" w:color="auto"/>
            </w:tcBorders>
            <w:vAlign w:val="center"/>
            <w:hideMark/>
          </w:tcPr>
          <w:p w14:paraId="719E7B5A" w14:textId="0244581C" w:rsidR="0020729B" w:rsidRPr="00837F81" w:rsidDel="00164ED5" w:rsidRDefault="0020729B" w:rsidP="00164ED5">
            <w:pPr>
              <w:pStyle w:val="Heading2"/>
              <w:spacing w:before="360" w:after="240"/>
              <w:rPr>
                <w:del w:id="2375" w:author="Chuka Obi" w:date="2026-05-11T22:23:00Z" w16du:dateUtc="2026-05-11T21:23:00Z"/>
                <w:rFonts w:ascii="Calibri" w:hAnsi="Calibri" w:cs="Calibri"/>
                <w:color w:val="000000"/>
                <w:sz w:val="20"/>
                <w:szCs w:val="20"/>
              </w:rPr>
              <w:pPrChange w:id="2376" w:author="Chuka Obi" w:date="2026-05-11T22:23:00Z" w16du:dateUtc="2026-05-11T21:23:00Z">
                <w:pPr/>
              </w:pPrChange>
            </w:pPr>
            <w:del w:id="2377" w:author="Chuka Obi" w:date="2026-05-11T22:23:00Z" w16du:dateUtc="2026-05-11T21:23:00Z">
              <w:r w:rsidRPr="00837F81" w:rsidDel="00164ED5">
                <w:rPr>
                  <w:rFonts w:ascii="Calibri" w:hAnsi="Calibri" w:cs="Calibri"/>
                  <w:color w:val="000000"/>
                  <w:sz w:val="20"/>
                  <w:szCs w:val="20"/>
                </w:rPr>
                <w:delText>Fire protection device</w:delText>
              </w:r>
            </w:del>
          </w:p>
        </w:tc>
        <w:tc>
          <w:tcPr>
            <w:tcW w:w="185" w:type="pct"/>
            <w:tcBorders>
              <w:top w:val="nil"/>
              <w:left w:val="nil"/>
              <w:bottom w:val="single" w:sz="4" w:space="0" w:color="auto"/>
              <w:right w:val="single" w:sz="4" w:space="0" w:color="auto"/>
            </w:tcBorders>
            <w:noWrap/>
            <w:vAlign w:val="center"/>
            <w:hideMark/>
          </w:tcPr>
          <w:p w14:paraId="67EF1A23" w14:textId="53D17E8B" w:rsidR="0020729B" w:rsidRPr="00837F81" w:rsidDel="00164ED5" w:rsidRDefault="0020729B" w:rsidP="00164ED5">
            <w:pPr>
              <w:pStyle w:val="Heading2"/>
              <w:spacing w:before="360" w:after="240"/>
              <w:rPr>
                <w:del w:id="2378" w:author="Chuka Obi" w:date="2026-05-11T22:23:00Z" w16du:dateUtc="2026-05-11T21:23:00Z"/>
                <w:rFonts w:ascii="Calibri" w:hAnsi="Calibri" w:cs="Calibri"/>
                <w:color w:val="000000"/>
                <w:sz w:val="20"/>
                <w:szCs w:val="20"/>
              </w:rPr>
              <w:pPrChange w:id="2379" w:author="Chuka Obi" w:date="2026-05-11T22:23:00Z" w16du:dateUtc="2026-05-11T21:23:00Z">
                <w:pPr>
                  <w:jc w:val="center"/>
                </w:pPr>
              </w:pPrChange>
            </w:pPr>
            <w:del w:id="2380"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5ACAA706" w14:textId="72699060" w:rsidR="0020729B" w:rsidRPr="00837F81" w:rsidDel="00164ED5" w:rsidRDefault="0020729B" w:rsidP="00164ED5">
            <w:pPr>
              <w:pStyle w:val="Heading2"/>
              <w:spacing w:before="360" w:after="240"/>
              <w:rPr>
                <w:del w:id="2381" w:author="Chuka Obi" w:date="2026-05-11T22:23:00Z" w16du:dateUtc="2026-05-11T21:23:00Z"/>
                <w:rFonts w:ascii="Calibri" w:hAnsi="Calibri" w:cs="Calibri"/>
                <w:color w:val="000000"/>
                <w:sz w:val="20"/>
                <w:szCs w:val="20"/>
              </w:rPr>
              <w:pPrChange w:id="2382" w:author="Chuka Obi" w:date="2026-05-11T22:23:00Z" w16du:dateUtc="2026-05-11T21:23:00Z">
                <w:pPr/>
              </w:pPrChange>
            </w:pPr>
            <w:del w:id="2383"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2B768A1E" w14:textId="56D4AF2E" w:rsidR="0020729B" w:rsidRPr="00837F81" w:rsidDel="00164ED5" w:rsidRDefault="0020729B" w:rsidP="00164ED5">
            <w:pPr>
              <w:pStyle w:val="Heading2"/>
              <w:spacing w:before="360" w:after="240"/>
              <w:rPr>
                <w:del w:id="2384" w:author="Chuka Obi" w:date="2026-05-11T22:23:00Z" w16du:dateUtc="2026-05-11T21:23:00Z"/>
                <w:rFonts w:ascii="Calibri" w:hAnsi="Calibri" w:cs="Calibri"/>
                <w:color w:val="000000"/>
                <w:sz w:val="20"/>
                <w:szCs w:val="20"/>
              </w:rPr>
              <w:pPrChange w:id="2385"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7D9D5AD1" w14:textId="24AC4923" w:rsidR="0020729B" w:rsidRPr="00837F81" w:rsidDel="00164ED5" w:rsidRDefault="0020729B" w:rsidP="00164ED5">
            <w:pPr>
              <w:pStyle w:val="Heading2"/>
              <w:spacing w:before="360" w:after="240"/>
              <w:rPr>
                <w:del w:id="2386" w:author="Chuka Obi" w:date="2026-05-11T22:23:00Z" w16du:dateUtc="2026-05-11T21:23:00Z"/>
                <w:rFonts w:ascii="SimSun" w:hAnsi="SimSun"/>
                <w:color w:val="000000"/>
                <w:sz w:val="20"/>
                <w:szCs w:val="20"/>
              </w:rPr>
              <w:pPrChange w:id="2387" w:author="Chuka Obi" w:date="2026-05-11T22:23:00Z" w16du:dateUtc="2026-05-11T21:23:00Z">
                <w:pPr>
                  <w:jc w:val="center"/>
                </w:pPr>
              </w:pPrChange>
            </w:pPr>
            <w:del w:id="238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18B1ED6D" w14:textId="0F281F0B" w:rsidR="0020729B" w:rsidRPr="00837F81" w:rsidDel="00164ED5" w:rsidRDefault="0020729B" w:rsidP="00164ED5">
            <w:pPr>
              <w:pStyle w:val="Heading2"/>
              <w:spacing w:before="360" w:after="240"/>
              <w:rPr>
                <w:del w:id="2389" w:author="Chuka Obi" w:date="2026-05-11T22:23:00Z" w16du:dateUtc="2026-05-11T21:23:00Z"/>
                <w:rFonts w:ascii="Calibri" w:hAnsi="Calibri" w:cs="Calibri"/>
                <w:color w:val="000000"/>
                <w:sz w:val="20"/>
                <w:szCs w:val="20"/>
              </w:rPr>
              <w:pPrChange w:id="2390" w:author="Chuka Obi" w:date="2026-05-11T22:23:00Z" w16du:dateUtc="2026-05-11T21:23:00Z">
                <w:pPr>
                  <w:jc w:val="center"/>
                </w:pPr>
              </w:pPrChange>
            </w:pPr>
            <w:del w:id="2391"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CEE3ED8" w14:textId="39AC0B93" w:rsidR="0020729B" w:rsidRPr="00837F81" w:rsidDel="00164ED5" w:rsidRDefault="0020729B" w:rsidP="00164ED5">
            <w:pPr>
              <w:pStyle w:val="Heading2"/>
              <w:spacing w:before="360" w:after="240"/>
              <w:rPr>
                <w:del w:id="2392" w:author="Chuka Obi" w:date="2026-05-11T22:23:00Z" w16du:dateUtc="2026-05-11T21:23:00Z"/>
                <w:rFonts w:ascii="SimSun" w:hAnsi="SimSun"/>
                <w:color w:val="000000"/>
                <w:sz w:val="20"/>
                <w:szCs w:val="20"/>
              </w:rPr>
              <w:pPrChange w:id="2393" w:author="Chuka Obi" w:date="2026-05-11T22:23:00Z" w16du:dateUtc="2026-05-11T21:23:00Z">
                <w:pPr>
                  <w:jc w:val="center"/>
                </w:pPr>
              </w:pPrChange>
            </w:pPr>
            <w:del w:id="239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5AEDD2E9" w14:textId="2645C1B2" w:rsidR="0020729B" w:rsidRPr="00837F81" w:rsidDel="00164ED5" w:rsidRDefault="0020729B" w:rsidP="00164ED5">
            <w:pPr>
              <w:pStyle w:val="Heading2"/>
              <w:spacing w:before="360" w:after="240"/>
              <w:rPr>
                <w:del w:id="2395" w:author="Chuka Obi" w:date="2026-05-11T22:23:00Z" w16du:dateUtc="2026-05-11T21:23:00Z"/>
                <w:rFonts w:ascii="Calibri" w:hAnsi="Calibri" w:cs="Calibri"/>
                <w:color w:val="000000"/>
                <w:sz w:val="20"/>
                <w:szCs w:val="20"/>
              </w:rPr>
              <w:pPrChange w:id="2396" w:author="Chuka Obi" w:date="2026-05-11T22:23:00Z" w16du:dateUtc="2026-05-11T21:23:00Z">
                <w:pPr>
                  <w:jc w:val="center"/>
                </w:pPr>
              </w:pPrChange>
            </w:pPr>
            <w:del w:id="2397"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0C12AF4" w14:textId="5DBECA48" w:rsidR="0020729B" w:rsidRPr="00837F81" w:rsidDel="00164ED5" w:rsidRDefault="0020729B" w:rsidP="00164ED5">
            <w:pPr>
              <w:pStyle w:val="Heading2"/>
              <w:spacing w:before="360" w:after="240"/>
              <w:rPr>
                <w:del w:id="2398" w:author="Chuka Obi" w:date="2026-05-11T22:23:00Z" w16du:dateUtc="2026-05-11T21:23:00Z"/>
                <w:rFonts w:ascii="SimSun" w:hAnsi="SimSun"/>
                <w:color w:val="000000"/>
                <w:sz w:val="20"/>
                <w:szCs w:val="20"/>
              </w:rPr>
              <w:pPrChange w:id="2399" w:author="Chuka Obi" w:date="2026-05-11T22:23:00Z" w16du:dateUtc="2026-05-11T21:23:00Z">
                <w:pPr>
                  <w:jc w:val="center"/>
                </w:pPr>
              </w:pPrChange>
            </w:pPr>
            <w:del w:id="2400"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3D99CB93" w14:textId="21CFCEF7" w:rsidR="0020729B" w:rsidRPr="00837F81" w:rsidDel="00164ED5" w:rsidRDefault="0020729B" w:rsidP="00164ED5">
            <w:pPr>
              <w:pStyle w:val="Heading2"/>
              <w:spacing w:before="360" w:after="240"/>
              <w:rPr>
                <w:del w:id="2401" w:author="Chuka Obi" w:date="2026-05-11T22:23:00Z" w16du:dateUtc="2026-05-11T21:23:00Z"/>
                <w:rFonts w:ascii="Calibri" w:hAnsi="Calibri" w:cs="Calibri"/>
                <w:color w:val="000000"/>
                <w:sz w:val="20"/>
                <w:szCs w:val="20"/>
              </w:rPr>
              <w:pPrChange w:id="2402" w:author="Chuka Obi" w:date="2026-05-11T22:23:00Z" w16du:dateUtc="2026-05-11T21:23:00Z">
                <w:pPr>
                  <w:jc w:val="center"/>
                </w:pPr>
              </w:pPrChange>
            </w:pPr>
            <w:del w:id="2403"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52CD7936" w14:textId="704AC861" w:rsidTr="00555240">
        <w:trPr>
          <w:trHeight w:val="641"/>
          <w:del w:id="2404"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02C430D2" w14:textId="6D391A66" w:rsidR="0020729B" w:rsidRPr="00837F81" w:rsidDel="00164ED5" w:rsidRDefault="0020729B" w:rsidP="00164ED5">
            <w:pPr>
              <w:pStyle w:val="Heading2"/>
              <w:spacing w:before="360" w:after="240"/>
              <w:rPr>
                <w:del w:id="2405" w:author="Chuka Obi" w:date="2026-05-11T22:23:00Z" w16du:dateUtc="2026-05-11T21:23:00Z"/>
                <w:rFonts w:ascii="Calibri" w:hAnsi="Calibri" w:cs="Calibri"/>
                <w:color w:val="000000"/>
                <w:sz w:val="20"/>
                <w:szCs w:val="20"/>
              </w:rPr>
              <w:pPrChange w:id="2406" w:author="Chuka Obi" w:date="2026-05-11T22:23:00Z" w16du:dateUtc="2026-05-11T21:23:00Z">
                <w:pPr>
                  <w:jc w:val="center"/>
                </w:pPr>
              </w:pPrChange>
            </w:pPr>
            <w:del w:id="2407" w:author="Chuka Obi" w:date="2026-05-11T22:23:00Z" w16du:dateUtc="2026-05-11T21:23:00Z">
              <w:r w:rsidRPr="00837F81" w:rsidDel="00164ED5">
                <w:rPr>
                  <w:rFonts w:ascii="Calibri" w:hAnsi="Calibri" w:cs="Calibri"/>
                  <w:color w:val="000000"/>
                  <w:sz w:val="20"/>
                  <w:szCs w:val="20"/>
                </w:rPr>
                <w:delText>29</w:delText>
              </w:r>
            </w:del>
          </w:p>
        </w:tc>
        <w:tc>
          <w:tcPr>
            <w:tcW w:w="555" w:type="pct"/>
            <w:vMerge/>
            <w:tcBorders>
              <w:top w:val="single" w:sz="4" w:space="0" w:color="auto"/>
              <w:left w:val="single" w:sz="4" w:space="0" w:color="auto"/>
              <w:bottom w:val="nil"/>
              <w:right w:val="single" w:sz="4" w:space="0" w:color="auto"/>
            </w:tcBorders>
            <w:vAlign w:val="center"/>
            <w:hideMark/>
          </w:tcPr>
          <w:p w14:paraId="3B9189EF" w14:textId="42B6AE98" w:rsidR="0020729B" w:rsidRPr="00837F81" w:rsidDel="00164ED5" w:rsidRDefault="0020729B" w:rsidP="00164ED5">
            <w:pPr>
              <w:pStyle w:val="Heading2"/>
              <w:spacing w:before="360" w:after="240"/>
              <w:rPr>
                <w:del w:id="2408" w:author="Chuka Obi" w:date="2026-05-11T22:23:00Z" w16du:dateUtc="2026-05-11T21:23:00Z"/>
                <w:rFonts w:ascii="Calibri" w:hAnsi="Calibri" w:cs="Calibri"/>
                <w:b w:val="0"/>
                <w:bCs w:val="0"/>
                <w:color w:val="000000"/>
                <w:sz w:val="20"/>
                <w:szCs w:val="20"/>
              </w:rPr>
              <w:pPrChange w:id="2409" w:author="Chuka Obi" w:date="2026-05-11T22:23:00Z" w16du:dateUtc="2026-05-11T21:23:00Z">
                <w:pPr/>
              </w:pPrChange>
            </w:pPr>
          </w:p>
        </w:tc>
        <w:tc>
          <w:tcPr>
            <w:tcW w:w="973" w:type="pct"/>
            <w:tcBorders>
              <w:top w:val="nil"/>
              <w:left w:val="nil"/>
              <w:bottom w:val="single" w:sz="4" w:space="0" w:color="auto"/>
              <w:right w:val="single" w:sz="4" w:space="0" w:color="auto"/>
            </w:tcBorders>
            <w:vAlign w:val="center"/>
            <w:hideMark/>
          </w:tcPr>
          <w:p w14:paraId="59655EA8" w14:textId="534F662C" w:rsidR="0020729B" w:rsidRPr="00837F81" w:rsidDel="00164ED5" w:rsidRDefault="0020729B" w:rsidP="00164ED5">
            <w:pPr>
              <w:pStyle w:val="Heading2"/>
              <w:spacing w:before="360" w:after="240"/>
              <w:rPr>
                <w:del w:id="2410" w:author="Chuka Obi" w:date="2026-05-11T22:23:00Z" w16du:dateUtc="2026-05-11T21:23:00Z"/>
                <w:rFonts w:ascii="Calibri" w:hAnsi="Calibri" w:cs="Calibri"/>
                <w:color w:val="000000"/>
                <w:sz w:val="20"/>
                <w:szCs w:val="20"/>
              </w:rPr>
              <w:pPrChange w:id="2411" w:author="Chuka Obi" w:date="2026-05-11T22:23:00Z" w16du:dateUtc="2026-05-11T21:23:00Z">
                <w:pPr/>
              </w:pPrChange>
            </w:pPr>
            <w:del w:id="2412" w:author="Chuka Obi" w:date="2026-05-11T22:23:00Z" w16du:dateUtc="2026-05-11T21:23:00Z">
              <w:r w:rsidRPr="00837F81" w:rsidDel="00164ED5">
                <w:rPr>
                  <w:rFonts w:ascii="Calibri" w:hAnsi="Calibri" w:cs="Calibri"/>
                  <w:color w:val="000000"/>
                  <w:sz w:val="20"/>
                  <w:szCs w:val="20"/>
                </w:rPr>
                <w:delText>Fire Water Tank</w:delText>
              </w:r>
            </w:del>
          </w:p>
        </w:tc>
        <w:tc>
          <w:tcPr>
            <w:tcW w:w="185" w:type="pct"/>
            <w:tcBorders>
              <w:top w:val="nil"/>
              <w:left w:val="nil"/>
              <w:bottom w:val="single" w:sz="4" w:space="0" w:color="auto"/>
              <w:right w:val="single" w:sz="4" w:space="0" w:color="auto"/>
            </w:tcBorders>
            <w:noWrap/>
            <w:vAlign w:val="center"/>
            <w:hideMark/>
          </w:tcPr>
          <w:p w14:paraId="20ED32CB" w14:textId="75EC9038" w:rsidR="0020729B" w:rsidRPr="00837F81" w:rsidDel="00164ED5" w:rsidRDefault="0020729B" w:rsidP="00164ED5">
            <w:pPr>
              <w:pStyle w:val="Heading2"/>
              <w:spacing w:before="360" w:after="240"/>
              <w:rPr>
                <w:del w:id="2413" w:author="Chuka Obi" w:date="2026-05-11T22:23:00Z" w16du:dateUtc="2026-05-11T21:23:00Z"/>
                <w:rFonts w:ascii="Calibri" w:hAnsi="Calibri" w:cs="Calibri"/>
                <w:color w:val="000000"/>
                <w:sz w:val="20"/>
                <w:szCs w:val="20"/>
              </w:rPr>
              <w:pPrChange w:id="2414" w:author="Chuka Obi" w:date="2026-05-11T22:23:00Z" w16du:dateUtc="2026-05-11T21:23:00Z">
                <w:pPr>
                  <w:jc w:val="center"/>
                </w:pPr>
              </w:pPrChange>
            </w:pPr>
            <w:del w:id="2415"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46C24E77" w14:textId="486817AA" w:rsidR="0020729B" w:rsidRPr="00837F81" w:rsidDel="00164ED5" w:rsidRDefault="0020729B" w:rsidP="00164ED5">
            <w:pPr>
              <w:pStyle w:val="Heading2"/>
              <w:spacing w:before="360" w:after="240"/>
              <w:rPr>
                <w:del w:id="2416" w:author="Chuka Obi" w:date="2026-05-11T22:23:00Z" w16du:dateUtc="2026-05-11T21:23:00Z"/>
                <w:rFonts w:ascii="Calibri" w:hAnsi="Calibri" w:cs="Calibri"/>
                <w:color w:val="000000"/>
                <w:sz w:val="20"/>
                <w:szCs w:val="20"/>
              </w:rPr>
              <w:pPrChange w:id="2417" w:author="Chuka Obi" w:date="2026-05-11T22:23:00Z" w16du:dateUtc="2026-05-11T21:23:00Z">
                <w:pPr/>
              </w:pPrChange>
            </w:pPr>
            <w:del w:id="2418" w:author="Chuka Obi" w:date="2026-05-11T22:23:00Z" w16du:dateUtc="2026-05-11T21:23:00Z">
              <w:r w:rsidRPr="00837F81" w:rsidDel="00164ED5">
                <w:rPr>
                  <w:rFonts w:ascii="Calibri" w:hAnsi="Calibri" w:cs="Calibri"/>
                  <w:color w:val="000000"/>
                  <w:sz w:val="20"/>
                  <w:szCs w:val="20"/>
                </w:rPr>
                <w:delText> </w:delText>
              </w:r>
            </w:del>
          </w:p>
        </w:tc>
        <w:tc>
          <w:tcPr>
            <w:tcW w:w="409" w:type="pct"/>
            <w:tcBorders>
              <w:top w:val="nil"/>
              <w:left w:val="nil"/>
              <w:bottom w:val="single" w:sz="4" w:space="0" w:color="auto"/>
              <w:right w:val="single" w:sz="4" w:space="0" w:color="auto"/>
            </w:tcBorders>
            <w:vAlign w:val="center"/>
          </w:tcPr>
          <w:p w14:paraId="27491854" w14:textId="5C609FAF" w:rsidR="0020729B" w:rsidRPr="00837F81" w:rsidDel="00164ED5" w:rsidRDefault="0020729B" w:rsidP="00164ED5">
            <w:pPr>
              <w:pStyle w:val="Heading2"/>
              <w:spacing w:before="360" w:after="240"/>
              <w:rPr>
                <w:del w:id="2419" w:author="Chuka Obi" w:date="2026-05-11T22:23:00Z" w16du:dateUtc="2026-05-11T21:23:00Z"/>
                <w:rFonts w:ascii="Calibri" w:hAnsi="Calibri" w:cs="Calibri"/>
                <w:color w:val="000000"/>
                <w:sz w:val="20"/>
                <w:szCs w:val="20"/>
              </w:rPr>
              <w:pPrChange w:id="2420"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3A3713FA" w14:textId="470F47C3" w:rsidR="0020729B" w:rsidRPr="00837F81" w:rsidDel="00164ED5" w:rsidRDefault="0020729B" w:rsidP="00164ED5">
            <w:pPr>
              <w:pStyle w:val="Heading2"/>
              <w:spacing w:before="360" w:after="240"/>
              <w:rPr>
                <w:del w:id="2421" w:author="Chuka Obi" w:date="2026-05-11T22:23:00Z" w16du:dateUtc="2026-05-11T21:23:00Z"/>
                <w:rFonts w:ascii="SimSun" w:hAnsi="SimSun"/>
                <w:color w:val="000000"/>
                <w:sz w:val="20"/>
                <w:szCs w:val="20"/>
              </w:rPr>
              <w:pPrChange w:id="2422" w:author="Chuka Obi" w:date="2026-05-11T22:23:00Z" w16du:dateUtc="2026-05-11T21:23:00Z">
                <w:pPr>
                  <w:jc w:val="center"/>
                </w:pPr>
              </w:pPrChange>
            </w:pPr>
            <w:del w:id="242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6E061FE8" w14:textId="421B152E" w:rsidR="0020729B" w:rsidRPr="00837F81" w:rsidDel="00164ED5" w:rsidRDefault="0020729B" w:rsidP="00164ED5">
            <w:pPr>
              <w:pStyle w:val="Heading2"/>
              <w:spacing w:before="360" w:after="240"/>
              <w:rPr>
                <w:del w:id="2424" w:author="Chuka Obi" w:date="2026-05-11T22:23:00Z" w16du:dateUtc="2026-05-11T21:23:00Z"/>
                <w:rFonts w:ascii="Calibri" w:hAnsi="Calibri" w:cs="Calibri"/>
                <w:color w:val="000000"/>
                <w:sz w:val="20"/>
                <w:szCs w:val="20"/>
              </w:rPr>
              <w:pPrChange w:id="2425" w:author="Chuka Obi" w:date="2026-05-11T22:23:00Z" w16du:dateUtc="2026-05-11T21:23:00Z">
                <w:pPr>
                  <w:jc w:val="center"/>
                </w:pPr>
              </w:pPrChange>
            </w:pPr>
            <w:del w:id="2426"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C02E90F" w14:textId="71ED02E2" w:rsidR="0020729B" w:rsidRPr="00837F81" w:rsidDel="00164ED5" w:rsidRDefault="0020729B" w:rsidP="00164ED5">
            <w:pPr>
              <w:pStyle w:val="Heading2"/>
              <w:spacing w:before="360" w:after="240"/>
              <w:rPr>
                <w:del w:id="2427" w:author="Chuka Obi" w:date="2026-05-11T22:23:00Z" w16du:dateUtc="2026-05-11T21:23:00Z"/>
                <w:rFonts w:ascii="SimSun" w:hAnsi="SimSun"/>
                <w:color w:val="000000"/>
                <w:sz w:val="20"/>
                <w:szCs w:val="20"/>
              </w:rPr>
              <w:pPrChange w:id="2428" w:author="Chuka Obi" w:date="2026-05-11T22:23:00Z" w16du:dateUtc="2026-05-11T21:23:00Z">
                <w:pPr>
                  <w:jc w:val="center"/>
                </w:pPr>
              </w:pPrChange>
            </w:pPr>
            <w:del w:id="242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16B3E64E" w14:textId="57064F29" w:rsidR="0020729B" w:rsidRPr="00837F81" w:rsidDel="00164ED5" w:rsidRDefault="0020729B" w:rsidP="00164ED5">
            <w:pPr>
              <w:pStyle w:val="Heading2"/>
              <w:spacing w:before="360" w:after="240"/>
              <w:rPr>
                <w:del w:id="2430" w:author="Chuka Obi" w:date="2026-05-11T22:23:00Z" w16du:dateUtc="2026-05-11T21:23:00Z"/>
                <w:rFonts w:ascii="Calibri" w:hAnsi="Calibri" w:cs="Calibri"/>
                <w:color w:val="000000"/>
                <w:sz w:val="20"/>
                <w:szCs w:val="20"/>
              </w:rPr>
              <w:pPrChange w:id="2431" w:author="Chuka Obi" w:date="2026-05-11T22:23:00Z" w16du:dateUtc="2026-05-11T21:23:00Z">
                <w:pPr>
                  <w:jc w:val="center"/>
                </w:pPr>
              </w:pPrChange>
            </w:pPr>
            <w:del w:id="2432"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0E96E993" w14:textId="30D661CA" w:rsidR="0020729B" w:rsidRPr="00837F81" w:rsidDel="00164ED5" w:rsidRDefault="0020729B" w:rsidP="00164ED5">
            <w:pPr>
              <w:pStyle w:val="Heading2"/>
              <w:spacing w:before="360" w:after="240"/>
              <w:rPr>
                <w:del w:id="2433" w:author="Chuka Obi" w:date="2026-05-11T22:23:00Z" w16du:dateUtc="2026-05-11T21:23:00Z"/>
                <w:rFonts w:ascii="SimSun" w:hAnsi="SimSun"/>
                <w:color w:val="000000"/>
                <w:sz w:val="20"/>
                <w:szCs w:val="20"/>
              </w:rPr>
              <w:pPrChange w:id="2434" w:author="Chuka Obi" w:date="2026-05-11T22:23:00Z" w16du:dateUtc="2026-05-11T21:23:00Z">
                <w:pPr>
                  <w:jc w:val="center"/>
                </w:pPr>
              </w:pPrChange>
            </w:pPr>
            <w:del w:id="2435"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4E8B5876" w14:textId="599CD2AB" w:rsidR="0020729B" w:rsidRPr="00837F81" w:rsidDel="00164ED5" w:rsidRDefault="0020729B" w:rsidP="00164ED5">
            <w:pPr>
              <w:pStyle w:val="Heading2"/>
              <w:spacing w:before="360" w:after="240"/>
              <w:rPr>
                <w:del w:id="2436" w:author="Chuka Obi" w:date="2026-05-11T22:23:00Z" w16du:dateUtc="2026-05-11T21:23:00Z"/>
                <w:rFonts w:ascii="Calibri" w:hAnsi="Calibri" w:cs="Calibri"/>
                <w:color w:val="000000"/>
                <w:sz w:val="20"/>
                <w:szCs w:val="20"/>
              </w:rPr>
              <w:pPrChange w:id="2437" w:author="Chuka Obi" w:date="2026-05-11T22:23:00Z" w16du:dateUtc="2026-05-11T21:23:00Z">
                <w:pPr>
                  <w:jc w:val="center"/>
                </w:pPr>
              </w:pPrChange>
            </w:pPr>
            <w:del w:id="2438"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77156724" w14:textId="710BE855" w:rsidTr="00555240">
        <w:trPr>
          <w:trHeight w:val="701"/>
          <w:del w:id="2439"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2FAFFE5C" w14:textId="1FF96EA6" w:rsidR="0020729B" w:rsidRPr="00837F81" w:rsidDel="00164ED5" w:rsidRDefault="0020729B" w:rsidP="00164ED5">
            <w:pPr>
              <w:pStyle w:val="Heading2"/>
              <w:spacing w:before="360" w:after="240"/>
              <w:rPr>
                <w:del w:id="2440" w:author="Chuka Obi" w:date="2026-05-11T22:23:00Z" w16du:dateUtc="2026-05-11T21:23:00Z"/>
                <w:rFonts w:ascii="Calibri" w:hAnsi="Calibri" w:cs="Calibri"/>
                <w:color w:val="000000"/>
                <w:sz w:val="20"/>
                <w:szCs w:val="20"/>
              </w:rPr>
              <w:pPrChange w:id="2441" w:author="Chuka Obi" w:date="2026-05-11T22:23:00Z" w16du:dateUtc="2026-05-11T21:23:00Z">
                <w:pPr>
                  <w:jc w:val="center"/>
                </w:pPr>
              </w:pPrChange>
            </w:pPr>
            <w:del w:id="2442" w:author="Chuka Obi" w:date="2026-05-11T22:23:00Z" w16du:dateUtc="2026-05-11T21:23:00Z">
              <w:r w:rsidRPr="00837F81" w:rsidDel="00164ED5">
                <w:rPr>
                  <w:rFonts w:ascii="Calibri" w:hAnsi="Calibri" w:cs="Calibri"/>
                  <w:color w:val="000000"/>
                  <w:sz w:val="20"/>
                  <w:szCs w:val="20"/>
                </w:rPr>
                <w:delText>30</w:delText>
              </w:r>
            </w:del>
          </w:p>
        </w:tc>
        <w:tc>
          <w:tcPr>
            <w:tcW w:w="555" w:type="pct"/>
            <w:vMerge/>
            <w:tcBorders>
              <w:top w:val="single" w:sz="4" w:space="0" w:color="auto"/>
              <w:left w:val="single" w:sz="4" w:space="0" w:color="auto"/>
              <w:bottom w:val="nil"/>
              <w:right w:val="single" w:sz="4" w:space="0" w:color="auto"/>
            </w:tcBorders>
            <w:vAlign w:val="center"/>
            <w:hideMark/>
          </w:tcPr>
          <w:p w14:paraId="0DBDDEED" w14:textId="3F169B50" w:rsidR="0020729B" w:rsidRPr="00837F81" w:rsidDel="00164ED5" w:rsidRDefault="0020729B" w:rsidP="00164ED5">
            <w:pPr>
              <w:pStyle w:val="Heading2"/>
              <w:spacing w:before="360" w:after="240"/>
              <w:rPr>
                <w:del w:id="2443" w:author="Chuka Obi" w:date="2026-05-11T22:23:00Z" w16du:dateUtc="2026-05-11T21:23:00Z"/>
                <w:rFonts w:ascii="Calibri" w:hAnsi="Calibri" w:cs="Calibri"/>
                <w:b w:val="0"/>
                <w:bCs w:val="0"/>
                <w:color w:val="000000"/>
                <w:sz w:val="20"/>
                <w:szCs w:val="20"/>
              </w:rPr>
              <w:pPrChange w:id="2444"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481DD2DC" w14:textId="02D42D53" w:rsidR="0020729B" w:rsidRPr="00837F81" w:rsidDel="00164ED5" w:rsidRDefault="0020729B" w:rsidP="00164ED5">
            <w:pPr>
              <w:pStyle w:val="Heading2"/>
              <w:spacing w:before="360" w:after="240"/>
              <w:rPr>
                <w:del w:id="2445" w:author="Chuka Obi" w:date="2026-05-11T22:23:00Z" w16du:dateUtc="2026-05-11T21:23:00Z"/>
                <w:rFonts w:ascii="Calibri" w:hAnsi="Calibri" w:cs="Calibri"/>
                <w:color w:val="000000"/>
                <w:sz w:val="20"/>
                <w:szCs w:val="20"/>
              </w:rPr>
              <w:pPrChange w:id="2446" w:author="Chuka Obi" w:date="2026-05-11T22:23:00Z" w16du:dateUtc="2026-05-11T21:23:00Z">
                <w:pPr/>
              </w:pPrChange>
            </w:pPr>
            <w:del w:id="2447" w:author="Chuka Obi" w:date="2026-05-11T22:23:00Z" w16du:dateUtc="2026-05-11T21:23:00Z">
              <w:r w:rsidRPr="00837F81" w:rsidDel="00164ED5">
                <w:rPr>
                  <w:rFonts w:ascii="Calibri" w:hAnsi="Calibri" w:cs="Calibri"/>
                  <w:color w:val="000000"/>
                  <w:sz w:val="20"/>
                  <w:szCs w:val="20"/>
                </w:rPr>
                <w:delText>Gas generator Set</w:delText>
              </w:r>
            </w:del>
          </w:p>
        </w:tc>
        <w:tc>
          <w:tcPr>
            <w:tcW w:w="185" w:type="pct"/>
            <w:tcBorders>
              <w:top w:val="nil"/>
              <w:left w:val="nil"/>
              <w:bottom w:val="single" w:sz="4" w:space="0" w:color="auto"/>
              <w:right w:val="single" w:sz="4" w:space="0" w:color="auto"/>
            </w:tcBorders>
            <w:noWrap/>
            <w:vAlign w:val="center"/>
            <w:hideMark/>
          </w:tcPr>
          <w:p w14:paraId="3B2F1492" w14:textId="1F2F1F54" w:rsidR="0020729B" w:rsidRPr="00837F81" w:rsidDel="00164ED5" w:rsidRDefault="0020729B" w:rsidP="00164ED5">
            <w:pPr>
              <w:pStyle w:val="Heading2"/>
              <w:spacing w:before="360" w:after="240"/>
              <w:rPr>
                <w:del w:id="2448" w:author="Chuka Obi" w:date="2026-05-11T22:23:00Z" w16du:dateUtc="2026-05-11T21:23:00Z"/>
                <w:rFonts w:ascii="Calibri" w:hAnsi="Calibri" w:cs="Calibri"/>
                <w:color w:val="000000"/>
                <w:sz w:val="20"/>
                <w:szCs w:val="20"/>
              </w:rPr>
              <w:pPrChange w:id="2449" w:author="Chuka Obi" w:date="2026-05-11T22:23:00Z" w16du:dateUtc="2026-05-11T21:23:00Z">
                <w:pPr>
                  <w:jc w:val="center"/>
                </w:pPr>
              </w:pPrChange>
            </w:pPr>
            <w:del w:id="2450"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1834E5EE" w14:textId="776E6625" w:rsidR="0020729B" w:rsidRPr="00837F81" w:rsidDel="00164ED5" w:rsidRDefault="0020729B" w:rsidP="00164ED5">
            <w:pPr>
              <w:pStyle w:val="Heading2"/>
              <w:spacing w:before="360" w:after="240"/>
              <w:rPr>
                <w:del w:id="2451" w:author="Chuka Obi" w:date="2026-05-11T22:23:00Z" w16du:dateUtc="2026-05-11T21:23:00Z"/>
                <w:rFonts w:ascii="Calibri" w:hAnsi="Calibri" w:cs="Calibri"/>
                <w:color w:val="000000"/>
                <w:sz w:val="20"/>
                <w:szCs w:val="20"/>
              </w:rPr>
              <w:pPrChange w:id="2452" w:author="Chuka Obi" w:date="2026-05-11T22:23:00Z" w16du:dateUtc="2026-05-11T21:23:00Z">
                <w:pPr/>
              </w:pPrChange>
            </w:pPr>
            <w:del w:id="2453" w:author="Chuka Obi" w:date="2026-05-11T22:23:00Z" w16du:dateUtc="2026-05-11T21:23:00Z">
              <w:r w:rsidRPr="00837F81" w:rsidDel="00164ED5">
                <w:rPr>
                  <w:rFonts w:ascii="Calibri" w:hAnsi="Calibri" w:cs="Calibri"/>
                  <w:color w:val="000000"/>
                  <w:sz w:val="20"/>
                  <w:szCs w:val="20"/>
                </w:rPr>
                <w:delText>Output Power</w:delText>
              </w:r>
              <w:r w:rsidRPr="00837F81" w:rsidDel="00164ED5">
                <w:rPr>
                  <w:rFonts w:ascii="Calibri" w:hAnsi="Calibri" w:cs="Calibri"/>
                  <w:color w:val="000000"/>
                  <w:sz w:val="20"/>
                  <w:szCs w:val="20"/>
                </w:rPr>
                <w:delText>：</w:delText>
              </w:r>
              <w:r w:rsidRPr="00837F81" w:rsidDel="00164ED5">
                <w:rPr>
                  <w:rFonts w:ascii="Calibri" w:hAnsi="Calibri" w:cs="Calibri"/>
                  <w:color w:val="000000"/>
                  <w:sz w:val="20"/>
                  <w:szCs w:val="20"/>
                </w:rPr>
                <w:delText>2500kw</w:delText>
              </w:r>
            </w:del>
          </w:p>
        </w:tc>
        <w:tc>
          <w:tcPr>
            <w:tcW w:w="409" w:type="pct"/>
            <w:tcBorders>
              <w:top w:val="nil"/>
              <w:left w:val="nil"/>
              <w:bottom w:val="single" w:sz="4" w:space="0" w:color="auto"/>
              <w:right w:val="single" w:sz="4" w:space="0" w:color="auto"/>
            </w:tcBorders>
            <w:vAlign w:val="center"/>
          </w:tcPr>
          <w:p w14:paraId="40659A7A" w14:textId="615188DC" w:rsidR="0020729B" w:rsidRPr="00837F81" w:rsidDel="00164ED5" w:rsidRDefault="0020729B" w:rsidP="00164ED5">
            <w:pPr>
              <w:pStyle w:val="Heading2"/>
              <w:spacing w:before="360" w:after="240"/>
              <w:rPr>
                <w:del w:id="2454" w:author="Chuka Obi" w:date="2026-05-11T22:23:00Z" w16du:dateUtc="2026-05-11T21:23:00Z"/>
                <w:rFonts w:ascii="Calibri" w:hAnsi="Calibri" w:cs="Calibri"/>
                <w:color w:val="000000"/>
                <w:sz w:val="20"/>
                <w:szCs w:val="20"/>
              </w:rPr>
              <w:pPrChange w:id="2455"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14E40AF2" w14:textId="5AD638C9" w:rsidR="0020729B" w:rsidRPr="00837F81" w:rsidDel="00164ED5" w:rsidRDefault="0020729B" w:rsidP="00164ED5">
            <w:pPr>
              <w:pStyle w:val="Heading2"/>
              <w:spacing w:before="360" w:after="240"/>
              <w:rPr>
                <w:del w:id="2456" w:author="Chuka Obi" w:date="2026-05-11T22:23:00Z" w16du:dateUtc="2026-05-11T21:23:00Z"/>
                <w:rFonts w:ascii="SimSun" w:hAnsi="SimSun"/>
                <w:color w:val="000000"/>
                <w:sz w:val="20"/>
                <w:szCs w:val="20"/>
              </w:rPr>
              <w:pPrChange w:id="2457" w:author="Chuka Obi" w:date="2026-05-11T22:23:00Z" w16du:dateUtc="2026-05-11T21:23:00Z">
                <w:pPr>
                  <w:jc w:val="center"/>
                </w:pPr>
              </w:pPrChange>
            </w:pPr>
            <w:del w:id="245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0B84AA7A" w14:textId="1E73FEF4" w:rsidR="0020729B" w:rsidRPr="00837F81" w:rsidDel="00164ED5" w:rsidRDefault="0020729B" w:rsidP="00164ED5">
            <w:pPr>
              <w:pStyle w:val="Heading2"/>
              <w:spacing w:before="360" w:after="240"/>
              <w:rPr>
                <w:del w:id="2459" w:author="Chuka Obi" w:date="2026-05-11T22:23:00Z" w16du:dateUtc="2026-05-11T21:23:00Z"/>
                <w:rFonts w:ascii="Calibri" w:hAnsi="Calibri" w:cs="Calibri"/>
                <w:color w:val="000000"/>
                <w:sz w:val="20"/>
                <w:szCs w:val="20"/>
              </w:rPr>
              <w:pPrChange w:id="2460" w:author="Chuka Obi" w:date="2026-05-11T22:23:00Z" w16du:dateUtc="2026-05-11T21:23:00Z">
                <w:pPr>
                  <w:jc w:val="center"/>
                </w:pPr>
              </w:pPrChange>
            </w:pPr>
            <w:del w:id="2461"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B8CC583" w14:textId="5E9839AA" w:rsidR="0020729B" w:rsidRPr="00837F81" w:rsidDel="00164ED5" w:rsidRDefault="0020729B" w:rsidP="00164ED5">
            <w:pPr>
              <w:pStyle w:val="Heading2"/>
              <w:spacing w:before="360" w:after="240"/>
              <w:rPr>
                <w:del w:id="2462" w:author="Chuka Obi" w:date="2026-05-11T22:23:00Z" w16du:dateUtc="2026-05-11T21:23:00Z"/>
                <w:rFonts w:ascii="SimSun" w:hAnsi="SimSun"/>
                <w:color w:val="000000"/>
                <w:sz w:val="20"/>
                <w:szCs w:val="20"/>
              </w:rPr>
              <w:pPrChange w:id="2463" w:author="Chuka Obi" w:date="2026-05-11T22:23:00Z" w16du:dateUtc="2026-05-11T21:23:00Z">
                <w:pPr>
                  <w:jc w:val="center"/>
                </w:pPr>
              </w:pPrChange>
            </w:pPr>
            <w:del w:id="246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62821F75" w14:textId="5B233767" w:rsidR="0020729B" w:rsidRPr="00837F81" w:rsidDel="00164ED5" w:rsidRDefault="0020729B" w:rsidP="00164ED5">
            <w:pPr>
              <w:pStyle w:val="Heading2"/>
              <w:spacing w:before="360" w:after="240"/>
              <w:rPr>
                <w:del w:id="2465" w:author="Chuka Obi" w:date="2026-05-11T22:23:00Z" w16du:dateUtc="2026-05-11T21:23:00Z"/>
                <w:rFonts w:ascii="Calibri" w:hAnsi="Calibri" w:cs="Calibri"/>
                <w:color w:val="000000"/>
                <w:sz w:val="20"/>
                <w:szCs w:val="20"/>
              </w:rPr>
              <w:pPrChange w:id="2466" w:author="Chuka Obi" w:date="2026-05-11T22:23:00Z" w16du:dateUtc="2026-05-11T21:23:00Z">
                <w:pPr>
                  <w:jc w:val="center"/>
                </w:pPr>
              </w:pPrChange>
            </w:pPr>
            <w:del w:id="2467"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34FDC8DC" w14:textId="3FD8D99D" w:rsidR="0020729B" w:rsidRPr="00837F81" w:rsidDel="00164ED5" w:rsidRDefault="0020729B" w:rsidP="00164ED5">
            <w:pPr>
              <w:pStyle w:val="Heading2"/>
              <w:spacing w:before="360" w:after="240"/>
              <w:rPr>
                <w:del w:id="2468" w:author="Chuka Obi" w:date="2026-05-11T22:23:00Z" w16du:dateUtc="2026-05-11T21:23:00Z"/>
                <w:rFonts w:ascii="SimSun" w:hAnsi="SimSun"/>
                <w:color w:val="000000"/>
                <w:sz w:val="20"/>
                <w:szCs w:val="20"/>
              </w:rPr>
              <w:pPrChange w:id="2469" w:author="Chuka Obi" w:date="2026-05-11T22:23:00Z" w16du:dateUtc="2026-05-11T21:23:00Z">
                <w:pPr>
                  <w:jc w:val="center"/>
                </w:pPr>
              </w:pPrChange>
            </w:pPr>
            <w:del w:id="2470"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070F7558" w14:textId="7C33FA07" w:rsidR="0020729B" w:rsidRPr="00837F81" w:rsidDel="00164ED5" w:rsidRDefault="0020729B" w:rsidP="00164ED5">
            <w:pPr>
              <w:pStyle w:val="Heading2"/>
              <w:spacing w:before="360" w:after="240"/>
              <w:rPr>
                <w:del w:id="2471" w:author="Chuka Obi" w:date="2026-05-11T22:23:00Z" w16du:dateUtc="2026-05-11T21:23:00Z"/>
                <w:rFonts w:ascii="Calibri" w:hAnsi="Calibri" w:cs="Calibri"/>
                <w:color w:val="000000"/>
                <w:sz w:val="20"/>
                <w:szCs w:val="20"/>
              </w:rPr>
              <w:pPrChange w:id="2472" w:author="Chuka Obi" w:date="2026-05-11T22:23:00Z" w16du:dateUtc="2026-05-11T21:23:00Z">
                <w:pPr>
                  <w:jc w:val="center"/>
                </w:pPr>
              </w:pPrChange>
            </w:pPr>
            <w:del w:id="2473"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79CF8148" w14:textId="525A6849" w:rsidTr="00555240">
        <w:trPr>
          <w:trHeight w:val="701"/>
          <w:del w:id="2474"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0B22B66F" w14:textId="6A5245C9" w:rsidR="0020729B" w:rsidRPr="00837F81" w:rsidDel="00164ED5" w:rsidRDefault="0020729B" w:rsidP="00164ED5">
            <w:pPr>
              <w:pStyle w:val="Heading2"/>
              <w:spacing w:before="360" w:after="240"/>
              <w:rPr>
                <w:del w:id="2475" w:author="Chuka Obi" w:date="2026-05-11T22:23:00Z" w16du:dateUtc="2026-05-11T21:23:00Z"/>
                <w:rFonts w:ascii="Calibri" w:hAnsi="Calibri" w:cs="Calibri"/>
                <w:color w:val="000000"/>
                <w:sz w:val="20"/>
                <w:szCs w:val="20"/>
              </w:rPr>
              <w:pPrChange w:id="2476" w:author="Chuka Obi" w:date="2026-05-11T22:23:00Z" w16du:dateUtc="2026-05-11T21:23:00Z">
                <w:pPr>
                  <w:jc w:val="center"/>
                </w:pPr>
              </w:pPrChange>
            </w:pPr>
            <w:del w:id="2477" w:author="Chuka Obi" w:date="2026-05-11T22:23:00Z" w16du:dateUtc="2026-05-11T21:23:00Z">
              <w:r w:rsidRPr="00837F81" w:rsidDel="00164ED5">
                <w:rPr>
                  <w:rFonts w:ascii="Calibri" w:hAnsi="Calibri" w:cs="Calibri"/>
                  <w:color w:val="000000"/>
                  <w:sz w:val="20"/>
                  <w:szCs w:val="20"/>
                </w:rPr>
                <w:delText>31</w:delText>
              </w:r>
            </w:del>
          </w:p>
        </w:tc>
        <w:tc>
          <w:tcPr>
            <w:tcW w:w="555" w:type="pct"/>
            <w:vMerge/>
            <w:tcBorders>
              <w:top w:val="single" w:sz="4" w:space="0" w:color="auto"/>
              <w:left w:val="single" w:sz="4" w:space="0" w:color="auto"/>
              <w:bottom w:val="nil"/>
              <w:right w:val="single" w:sz="4" w:space="0" w:color="auto"/>
            </w:tcBorders>
            <w:vAlign w:val="center"/>
            <w:hideMark/>
          </w:tcPr>
          <w:p w14:paraId="4DBD7898" w14:textId="714C311E" w:rsidR="0020729B" w:rsidRPr="00837F81" w:rsidDel="00164ED5" w:rsidRDefault="0020729B" w:rsidP="00164ED5">
            <w:pPr>
              <w:pStyle w:val="Heading2"/>
              <w:spacing w:before="360" w:after="240"/>
              <w:rPr>
                <w:del w:id="2478" w:author="Chuka Obi" w:date="2026-05-11T22:23:00Z" w16du:dateUtc="2026-05-11T21:23:00Z"/>
                <w:rFonts w:ascii="Calibri" w:hAnsi="Calibri" w:cs="Calibri"/>
                <w:b w:val="0"/>
                <w:bCs w:val="0"/>
                <w:color w:val="000000"/>
                <w:sz w:val="20"/>
                <w:szCs w:val="20"/>
              </w:rPr>
              <w:pPrChange w:id="2479"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78C848DD" w14:textId="4D147551" w:rsidR="0020729B" w:rsidRPr="00837F81" w:rsidDel="00164ED5" w:rsidRDefault="0020729B" w:rsidP="00164ED5">
            <w:pPr>
              <w:pStyle w:val="Heading2"/>
              <w:spacing w:before="360" w:after="240"/>
              <w:rPr>
                <w:del w:id="2480" w:author="Chuka Obi" w:date="2026-05-11T22:23:00Z" w16du:dateUtc="2026-05-11T21:23:00Z"/>
                <w:rFonts w:ascii="Calibri" w:hAnsi="Calibri" w:cs="Calibri"/>
                <w:color w:val="000000"/>
                <w:sz w:val="20"/>
                <w:szCs w:val="20"/>
              </w:rPr>
              <w:pPrChange w:id="2481" w:author="Chuka Obi" w:date="2026-05-11T22:23:00Z" w16du:dateUtc="2026-05-11T21:23:00Z">
                <w:pPr/>
              </w:pPrChange>
            </w:pPr>
            <w:del w:id="2482" w:author="Chuka Obi" w:date="2026-05-11T22:23:00Z" w16du:dateUtc="2026-05-11T21:23:00Z">
              <w:r w:rsidRPr="00837F81" w:rsidDel="00164ED5">
                <w:rPr>
                  <w:rFonts w:ascii="Calibri" w:hAnsi="Calibri" w:cs="Calibri"/>
                  <w:color w:val="000000"/>
                  <w:sz w:val="20"/>
                  <w:szCs w:val="20"/>
                </w:rPr>
                <w:delText>Power Transformation And Distribution</w:delText>
              </w:r>
            </w:del>
          </w:p>
        </w:tc>
        <w:tc>
          <w:tcPr>
            <w:tcW w:w="185" w:type="pct"/>
            <w:tcBorders>
              <w:top w:val="nil"/>
              <w:left w:val="nil"/>
              <w:bottom w:val="single" w:sz="4" w:space="0" w:color="auto"/>
              <w:right w:val="single" w:sz="4" w:space="0" w:color="auto"/>
            </w:tcBorders>
            <w:noWrap/>
            <w:vAlign w:val="center"/>
            <w:hideMark/>
          </w:tcPr>
          <w:p w14:paraId="36A04AD6" w14:textId="1218B4AA" w:rsidR="0020729B" w:rsidRPr="00837F81" w:rsidDel="00164ED5" w:rsidRDefault="0020729B" w:rsidP="00164ED5">
            <w:pPr>
              <w:pStyle w:val="Heading2"/>
              <w:spacing w:before="360" w:after="240"/>
              <w:rPr>
                <w:del w:id="2483" w:author="Chuka Obi" w:date="2026-05-11T22:23:00Z" w16du:dateUtc="2026-05-11T21:23:00Z"/>
                <w:rFonts w:ascii="Calibri" w:hAnsi="Calibri" w:cs="Calibri"/>
                <w:color w:val="000000"/>
                <w:sz w:val="20"/>
                <w:szCs w:val="20"/>
              </w:rPr>
              <w:pPrChange w:id="2484" w:author="Chuka Obi" w:date="2026-05-11T22:23:00Z" w16du:dateUtc="2026-05-11T21:23:00Z">
                <w:pPr>
                  <w:jc w:val="center"/>
                </w:pPr>
              </w:pPrChange>
            </w:pPr>
            <w:del w:id="2485"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3E63B3A8" w14:textId="62080FAA" w:rsidR="0020729B" w:rsidRPr="00837F81" w:rsidDel="00164ED5" w:rsidRDefault="0020729B" w:rsidP="00164ED5">
            <w:pPr>
              <w:pStyle w:val="Heading2"/>
              <w:spacing w:before="360" w:after="240"/>
              <w:rPr>
                <w:del w:id="2486" w:author="Chuka Obi" w:date="2026-05-11T22:23:00Z" w16du:dateUtc="2026-05-11T21:23:00Z"/>
                <w:rFonts w:ascii="Calibri" w:hAnsi="Calibri" w:cs="Calibri"/>
                <w:color w:val="000000"/>
                <w:sz w:val="20"/>
                <w:szCs w:val="20"/>
              </w:rPr>
              <w:pPrChange w:id="2487" w:author="Chuka Obi" w:date="2026-05-11T22:23:00Z" w16du:dateUtc="2026-05-11T21:23:00Z">
                <w:pPr/>
              </w:pPrChange>
            </w:pPr>
            <w:del w:id="2488" w:author="Chuka Obi" w:date="2026-05-11T22:23:00Z" w16du:dateUtc="2026-05-11T21:23:00Z">
              <w:r w:rsidRPr="00837F81" w:rsidDel="00164ED5">
                <w:rPr>
                  <w:rFonts w:ascii="Calibri" w:hAnsi="Calibri" w:cs="Calibri"/>
                  <w:color w:val="000000"/>
                  <w:sz w:val="20"/>
                  <w:szCs w:val="20"/>
                </w:rPr>
                <w:delText>Including high-voltage transformation and distribution, low-voltage distribution</w:delText>
              </w:r>
            </w:del>
          </w:p>
        </w:tc>
        <w:tc>
          <w:tcPr>
            <w:tcW w:w="409" w:type="pct"/>
            <w:tcBorders>
              <w:top w:val="nil"/>
              <w:left w:val="nil"/>
              <w:bottom w:val="single" w:sz="4" w:space="0" w:color="auto"/>
              <w:right w:val="single" w:sz="4" w:space="0" w:color="auto"/>
            </w:tcBorders>
            <w:vAlign w:val="center"/>
          </w:tcPr>
          <w:p w14:paraId="11F00B8D" w14:textId="6A4DD428" w:rsidR="0020729B" w:rsidRPr="00837F81" w:rsidDel="00164ED5" w:rsidRDefault="0020729B" w:rsidP="00164ED5">
            <w:pPr>
              <w:pStyle w:val="Heading2"/>
              <w:spacing w:before="360" w:after="240"/>
              <w:rPr>
                <w:del w:id="2489" w:author="Chuka Obi" w:date="2026-05-11T22:23:00Z" w16du:dateUtc="2026-05-11T21:23:00Z"/>
                <w:rFonts w:ascii="Calibri" w:hAnsi="Calibri" w:cs="Calibri"/>
                <w:color w:val="000000"/>
                <w:sz w:val="20"/>
                <w:szCs w:val="20"/>
              </w:rPr>
              <w:pPrChange w:id="2490"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40F7D9B1" w14:textId="59744E36" w:rsidR="0020729B" w:rsidRPr="00837F81" w:rsidDel="00164ED5" w:rsidRDefault="0020729B" w:rsidP="00164ED5">
            <w:pPr>
              <w:pStyle w:val="Heading2"/>
              <w:spacing w:before="360" w:after="240"/>
              <w:rPr>
                <w:del w:id="2491" w:author="Chuka Obi" w:date="2026-05-11T22:23:00Z" w16du:dateUtc="2026-05-11T21:23:00Z"/>
                <w:rFonts w:ascii="SimSun" w:hAnsi="SimSun"/>
                <w:color w:val="000000"/>
                <w:sz w:val="20"/>
                <w:szCs w:val="20"/>
              </w:rPr>
              <w:pPrChange w:id="2492" w:author="Chuka Obi" w:date="2026-05-11T22:23:00Z" w16du:dateUtc="2026-05-11T21:23:00Z">
                <w:pPr>
                  <w:jc w:val="center"/>
                </w:pPr>
              </w:pPrChange>
            </w:pPr>
            <w:del w:id="249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7F674159" w14:textId="5C134665" w:rsidR="0020729B" w:rsidRPr="00837F81" w:rsidDel="00164ED5" w:rsidRDefault="0020729B" w:rsidP="00164ED5">
            <w:pPr>
              <w:pStyle w:val="Heading2"/>
              <w:spacing w:before="360" w:after="240"/>
              <w:rPr>
                <w:del w:id="2494" w:author="Chuka Obi" w:date="2026-05-11T22:23:00Z" w16du:dateUtc="2026-05-11T21:23:00Z"/>
                <w:rFonts w:ascii="Calibri" w:hAnsi="Calibri" w:cs="Calibri"/>
                <w:color w:val="000000"/>
                <w:sz w:val="20"/>
                <w:szCs w:val="20"/>
              </w:rPr>
              <w:pPrChange w:id="2495" w:author="Chuka Obi" w:date="2026-05-11T22:23:00Z" w16du:dateUtc="2026-05-11T21:23:00Z">
                <w:pPr>
                  <w:jc w:val="center"/>
                </w:pPr>
              </w:pPrChange>
            </w:pPr>
            <w:del w:id="2496"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374302AC" w14:textId="5DF09924" w:rsidR="0020729B" w:rsidRPr="00837F81" w:rsidDel="00164ED5" w:rsidRDefault="0020729B" w:rsidP="00164ED5">
            <w:pPr>
              <w:pStyle w:val="Heading2"/>
              <w:spacing w:before="360" w:after="240"/>
              <w:rPr>
                <w:del w:id="2497" w:author="Chuka Obi" w:date="2026-05-11T22:23:00Z" w16du:dateUtc="2026-05-11T21:23:00Z"/>
                <w:rFonts w:ascii="SimSun" w:hAnsi="SimSun"/>
                <w:color w:val="000000"/>
                <w:sz w:val="20"/>
                <w:szCs w:val="20"/>
              </w:rPr>
              <w:pPrChange w:id="2498" w:author="Chuka Obi" w:date="2026-05-11T22:23:00Z" w16du:dateUtc="2026-05-11T21:23:00Z">
                <w:pPr>
                  <w:jc w:val="center"/>
                </w:pPr>
              </w:pPrChange>
            </w:pPr>
            <w:del w:id="249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20CA4665" w14:textId="34653C0E" w:rsidR="0020729B" w:rsidRPr="00837F81" w:rsidDel="00164ED5" w:rsidRDefault="0020729B" w:rsidP="00164ED5">
            <w:pPr>
              <w:pStyle w:val="Heading2"/>
              <w:spacing w:before="360" w:after="240"/>
              <w:rPr>
                <w:del w:id="2500" w:author="Chuka Obi" w:date="2026-05-11T22:23:00Z" w16du:dateUtc="2026-05-11T21:23:00Z"/>
                <w:rFonts w:ascii="Calibri" w:hAnsi="Calibri" w:cs="Calibri"/>
                <w:color w:val="000000"/>
                <w:sz w:val="20"/>
                <w:szCs w:val="20"/>
              </w:rPr>
              <w:pPrChange w:id="2501" w:author="Chuka Obi" w:date="2026-05-11T22:23:00Z" w16du:dateUtc="2026-05-11T21:23:00Z">
                <w:pPr>
                  <w:jc w:val="center"/>
                </w:pPr>
              </w:pPrChange>
            </w:pPr>
            <w:del w:id="2502"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0AFB563A" w14:textId="4B32E8B4" w:rsidR="0020729B" w:rsidRPr="00837F81" w:rsidDel="00164ED5" w:rsidRDefault="0020729B" w:rsidP="00164ED5">
            <w:pPr>
              <w:pStyle w:val="Heading2"/>
              <w:spacing w:before="360" w:after="240"/>
              <w:rPr>
                <w:del w:id="2503" w:author="Chuka Obi" w:date="2026-05-11T22:23:00Z" w16du:dateUtc="2026-05-11T21:23:00Z"/>
                <w:rFonts w:ascii="SimSun" w:hAnsi="SimSun"/>
                <w:color w:val="000000"/>
                <w:sz w:val="20"/>
                <w:szCs w:val="20"/>
              </w:rPr>
              <w:pPrChange w:id="2504" w:author="Chuka Obi" w:date="2026-05-11T22:23:00Z" w16du:dateUtc="2026-05-11T21:23:00Z">
                <w:pPr>
                  <w:jc w:val="center"/>
                </w:pPr>
              </w:pPrChange>
            </w:pPr>
            <w:del w:id="2505"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6727B820" w14:textId="1892C9F5" w:rsidR="0020729B" w:rsidRPr="00837F81" w:rsidDel="00164ED5" w:rsidRDefault="0020729B" w:rsidP="00164ED5">
            <w:pPr>
              <w:pStyle w:val="Heading2"/>
              <w:spacing w:before="360" w:after="240"/>
              <w:rPr>
                <w:del w:id="2506" w:author="Chuka Obi" w:date="2026-05-11T22:23:00Z" w16du:dateUtc="2026-05-11T21:23:00Z"/>
                <w:rFonts w:ascii="Calibri" w:hAnsi="Calibri" w:cs="Calibri"/>
                <w:color w:val="000000"/>
                <w:sz w:val="20"/>
                <w:szCs w:val="20"/>
              </w:rPr>
              <w:pPrChange w:id="2507" w:author="Chuka Obi" w:date="2026-05-11T22:23:00Z" w16du:dateUtc="2026-05-11T21:23:00Z">
                <w:pPr>
                  <w:jc w:val="center"/>
                </w:pPr>
              </w:pPrChange>
            </w:pPr>
            <w:del w:id="2508"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3AF05B4A" w14:textId="084928D2" w:rsidTr="00555240">
        <w:trPr>
          <w:trHeight w:val="671"/>
          <w:del w:id="2509"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289FA94F" w14:textId="7C812DF1" w:rsidR="0020729B" w:rsidRPr="00837F81" w:rsidDel="00164ED5" w:rsidRDefault="0020729B" w:rsidP="00164ED5">
            <w:pPr>
              <w:pStyle w:val="Heading2"/>
              <w:spacing w:before="360" w:after="240"/>
              <w:rPr>
                <w:del w:id="2510" w:author="Chuka Obi" w:date="2026-05-11T22:23:00Z" w16du:dateUtc="2026-05-11T21:23:00Z"/>
                <w:rFonts w:ascii="Calibri" w:hAnsi="Calibri" w:cs="Calibri"/>
                <w:color w:val="000000"/>
                <w:sz w:val="20"/>
                <w:szCs w:val="20"/>
              </w:rPr>
              <w:pPrChange w:id="2511" w:author="Chuka Obi" w:date="2026-05-11T22:23:00Z" w16du:dateUtc="2026-05-11T21:23:00Z">
                <w:pPr>
                  <w:jc w:val="center"/>
                </w:pPr>
              </w:pPrChange>
            </w:pPr>
            <w:del w:id="2512" w:author="Chuka Obi" w:date="2026-05-11T22:23:00Z" w16du:dateUtc="2026-05-11T21:23:00Z">
              <w:r w:rsidRPr="00837F81" w:rsidDel="00164ED5">
                <w:rPr>
                  <w:rFonts w:ascii="Calibri" w:hAnsi="Calibri" w:cs="Calibri"/>
                  <w:color w:val="000000"/>
                  <w:sz w:val="20"/>
                  <w:szCs w:val="20"/>
                </w:rPr>
                <w:delText>32</w:delText>
              </w:r>
            </w:del>
          </w:p>
        </w:tc>
        <w:tc>
          <w:tcPr>
            <w:tcW w:w="555" w:type="pct"/>
            <w:vMerge/>
            <w:tcBorders>
              <w:top w:val="single" w:sz="4" w:space="0" w:color="auto"/>
              <w:left w:val="single" w:sz="4" w:space="0" w:color="auto"/>
              <w:bottom w:val="nil"/>
              <w:right w:val="single" w:sz="4" w:space="0" w:color="auto"/>
            </w:tcBorders>
            <w:vAlign w:val="center"/>
            <w:hideMark/>
          </w:tcPr>
          <w:p w14:paraId="102F02CF" w14:textId="02CC6D9E" w:rsidR="0020729B" w:rsidRPr="00837F81" w:rsidDel="00164ED5" w:rsidRDefault="0020729B" w:rsidP="00164ED5">
            <w:pPr>
              <w:pStyle w:val="Heading2"/>
              <w:spacing w:before="360" w:after="240"/>
              <w:rPr>
                <w:del w:id="2513" w:author="Chuka Obi" w:date="2026-05-11T22:23:00Z" w16du:dateUtc="2026-05-11T21:23:00Z"/>
                <w:rFonts w:ascii="Calibri" w:hAnsi="Calibri" w:cs="Calibri"/>
                <w:b w:val="0"/>
                <w:bCs w:val="0"/>
                <w:color w:val="000000"/>
                <w:sz w:val="20"/>
                <w:szCs w:val="20"/>
              </w:rPr>
              <w:pPrChange w:id="2514" w:author="Chuka Obi" w:date="2026-05-11T22:23:00Z" w16du:dateUtc="2026-05-11T21:23:00Z">
                <w:pPr/>
              </w:pPrChange>
            </w:pPr>
          </w:p>
        </w:tc>
        <w:tc>
          <w:tcPr>
            <w:tcW w:w="973" w:type="pct"/>
            <w:tcBorders>
              <w:top w:val="nil"/>
              <w:left w:val="nil"/>
              <w:bottom w:val="single" w:sz="4" w:space="0" w:color="auto"/>
              <w:right w:val="single" w:sz="4" w:space="0" w:color="auto"/>
            </w:tcBorders>
            <w:vAlign w:val="center"/>
            <w:hideMark/>
          </w:tcPr>
          <w:p w14:paraId="768B8122" w14:textId="4D7DB09F" w:rsidR="0020729B" w:rsidRPr="00837F81" w:rsidDel="00164ED5" w:rsidRDefault="0020729B" w:rsidP="00164ED5">
            <w:pPr>
              <w:pStyle w:val="Heading2"/>
              <w:spacing w:before="360" w:after="240"/>
              <w:rPr>
                <w:del w:id="2515" w:author="Chuka Obi" w:date="2026-05-11T22:23:00Z" w16du:dateUtc="2026-05-11T21:23:00Z"/>
                <w:rFonts w:ascii="Calibri" w:hAnsi="Calibri" w:cs="Calibri"/>
                <w:color w:val="000000"/>
                <w:sz w:val="20"/>
                <w:szCs w:val="20"/>
              </w:rPr>
              <w:pPrChange w:id="2516" w:author="Chuka Obi" w:date="2026-05-11T22:23:00Z" w16du:dateUtc="2026-05-11T21:23:00Z">
                <w:pPr/>
              </w:pPrChange>
            </w:pPr>
            <w:del w:id="2517" w:author="Chuka Obi" w:date="2026-05-11T22:23:00Z" w16du:dateUtc="2026-05-11T21:23:00Z">
              <w:r w:rsidRPr="00837F81" w:rsidDel="00164ED5">
                <w:rPr>
                  <w:rFonts w:ascii="Calibri" w:hAnsi="Calibri" w:cs="Calibri"/>
                  <w:color w:val="000000"/>
                  <w:sz w:val="20"/>
                  <w:szCs w:val="20"/>
                </w:rPr>
                <w:delText>Emergency diesel generator set</w:delText>
              </w:r>
            </w:del>
          </w:p>
        </w:tc>
        <w:tc>
          <w:tcPr>
            <w:tcW w:w="185" w:type="pct"/>
            <w:tcBorders>
              <w:top w:val="nil"/>
              <w:left w:val="nil"/>
              <w:bottom w:val="single" w:sz="4" w:space="0" w:color="auto"/>
              <w:right w:val="single" w:sz="4" w:space="0" w:color="auto"/>
            </w:tcBorders>
            <w:noWrap/>
            <w:vAlign w:val="center"/>
            <w:hideMark/>
          </w:tcPr>
          <w:p w14:paraId="60E5EF8F" w14:textId="5BBE2EE0" w:rsidR="0020729B" w:rsidRPr="00837F81" w:rsidDel="00164ED5" w:rsidRDefault="0020729B" w:rsidP="00164ED5">
            <w:pPr>
              <w:pStyle w:val="Heading2"/>
              <w:spacing w:before="360" w:after="240"/>
              <w:rPr>
                <w:del w:id="2518" w:author="Chuka Obi" w:date="2026-05-11T22:23:00Z" w16du:dateUtc="2026-05-11T21:23:00Z"/>
                <w:rFonts w:ascii="Calibri" w:hAnsi="Calibri" w:cs="Calibri"/>
                <w:color w:val="000000"/>
                <w:sz w:val="20"/>
                <w:szCs w:val="20"/>
              </w:rPr>
              <w:pPrChange w:id="2519" w:author="Chuka Obi" w:date="2026-05-11T22:23:00Z" w16du:dateUtc="2026-05-11T21:23:00Z">
                <w:pPr>
                  <w:jc w:val="center"/>
                </w:pPr>
              </w:pPrChange>
            </w:pPr>
            <w:del w:id="2520"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702424AD" w14:textId="2246FF34" w:rsidR="0020729B" w:rsidRPr="00837F81" w:rsidDel="00164ED5" w:rsidRDefault="0020729B" w:rsidP="00164ED5">
            <w:pPr>
              <w:pStyle w:val="Heading2"/>
              <w:spacing w:before="360" w:after="240"/>
              <w:rPr>
                <w:del w:id="2521" w:author="Chuka Obi" w:date="2026-05-11T22:23:00Z" w16du:dateUtc="2026-05-11T21:23:00Z"/>
                <w:rFonts w:ascii="Calibri" w:hAnsi="Calibri" w:cs="Calibri"/>
                <w:color w:val="000000"/>
                <w:sz w:val="20"/>
                <w:szCs w:val="20"/>
              </w:rPr>
              <w:pPrChange w:id="2522" w:author="Chuka Obi" w:date="2026-05-11T22:23:00Z" w16du:dateUtc="2026-05-11T21:23:00Z">
                <w:pPr/>
              </w:pPrChange>
            </w:pPr>
            <w:del w:id="2523" w:author="Chuka Obi" w:date="2026-05-11T22:23:00Z" w16du:dateUtc="2026-05-11T21:23:00Z">
              <w:r w:rsidRPr="00837F81" w:rsidDel="00164ED5">
                <w:rPr>
                  <w:rFonts w:ascii="Calibri" w:hAnsi="Calibri" w:cs="Calibri"/>
                  <w:color w:val="000000"/>
                  <w:sz w:val="20"/>
                  <w:szCs w:val="20"/>
                </w:rPr>
                <w:delText>Rated power 100kW 0.4kV, outdoor with silent machine room</w:delText>
              </w:r>
            </w:del>
          </w:p>
        </w:tc>
        <w:tc>
          <w:tcPr>
            <w:tcW w:w="409" w:type="pct"/>
            <w:tcBorders>
              <w:top w:val="nil"/>
              <w:left w:val="nil"/>
              <w:bottom w:val="single" w:sz="4" w:space="0" w:color="auto"/>
              <w:right w:val="single" w:sz="4" w:space="0" w:color="auto"/>
            </w:tcBorders>
            <w:vAlign w:val="center"/>
          </w:tcPr>
          <w:p w14:paraId="359FF7FC" w14:textId="18B940B0" w:rsidR="0020729B" w:rsidRPr="00837F81" w:rsidDel="00164ED5" w:rsidRDefault="0020729B" w:rsidP="00164ED5">
            <w:pPr>
              <w:pStyle w:val="Heading2"/>
              <w:spacing w:before="360" w:after="240"/>
              <w:rPr>
                <w:del w:id="2524" w:author="Chuka Obi" w:date="2026-05-11T22:23:00Z" w16du:dateUtc="2026-05-11T21:23:00Z"/>
                <w:rFonts w:ascii="Calibri" w:hAnsi="Calibri" w:cs="Calibri"/>
                <w:color w:val="000000"/>
                <w:sz w:val="20"/>
                <w:szCs w:val="20"/>
              </w:rPr>
              <w:pPrChange w:id="2525"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54F95131" w14:textId="36ED0BFA" w:rsidR="0020729B" w:rsidRPr="00837F81" w:rsidDel="00164ED5" w:rsidRDefault="0020729B" w:rsidP="00164ED5">
            <w:pPr>
              <w:pStyle w:val="Heading2"/>
              <w:spacing w:before="360" w:after="240"/>
              <w:rPr>
                <w:del w:id="2526" w:author="Chuka Obi" w:date="2026-05-11T22:23:00Z" w16du:dateUtc="2026-05-11T21:23:00Z"/>
                <w:rFonts w:ascii="SimSun" w:hAnsi="SimSun"/>
                <w:color w:val="000000"/>
                <w:sz w:val="20"/>
                <w:szCs w:val="20"/>
              </w:rPr>
              <w:pPrChange w:id="2527" w:author="Chuka Obi" w:date="2026-05-11T22:23:00Z" w16du:dateUtc="2026-05-11T21:23:00Z">
                <w:pPr>
                  <w:jc w:val="center"/>
                </w:pPr>
              </w:pPrChange>
            </w:pPr>
            <w:del w:id="252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7BACAC0C" w14:textId="494506AE" w:rsidR="0020729B" w:rsidRPr="00837F81" w:rsidDel="00164ED5" w:rsidRDefault="0020729B" w:rsidP="00164ED5">
            <w:pPr>
              <w:pStyle w:val="Heading2"/>
              <w:spacing w:before="360" w:after="240"/>
              <w:rPr>
                <w:del w:id="2529" w:author="Chuka Obi" w:date="2026-05-11T22:23:00Z" w16du:dateUtc="2026-05-11T21:23:00Z"/>
                <w:rFonts w:ascii="Calibri" w:hAnsi="Calibri" w:cs="Calibri"/>
                <w:color w:val="000000"/>
                <w:sz w:val="20"/>
                <w:szCs w:val="20"/>
              </w:rPr>
              <w:pPrChange w:id="2530" w:author="Chuka Obi" w:date="2026-05-11T22:23:00Z" w16du:dateUtc="2026-05-11T21:23:00Z">
                <w:pPr>
                  <w:jc w:val="center"/>
                </w:pPr>
              </w:pPrChange>
            </w:pPr>
            <w:del w:id="2531"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2A51541A" w14:textId="36BB6AFD" w:rsidR="0020729B" w:rsidRPr="00837F81" w:rsidDel="00164ED5" w:rsidRDefault="0020729B" w:rsidP="00164ED5">
            <w:pPr>
              <w:pStyle w:val="Heading2"/>
              <w:spacing w:before="360" w:after="240"/>
              <w:rPr>
                <w:del w:id="2532" w:author="Chuka Obi" w:date="2026-05-11T22:23:00Z" w16du:dateUtc="2026-05-11T21:23:00Z"/>
                <w:rFonts w:ascii="SimSun" w:hAnsi="SimSun"/>
                <w:color w:val="000000"/>
                <w:sz w:val="20"/>
                <w:szCs w:val="20"/>
              </w:rPr>
              <w:pPrChange w:id="2533" w:author="Chuka Obi" w:date="2026-05-11T22:23:00Z" w16du:dateUtc="2026-05-11T21:23:00Z">
                <w:pPr>
                  <w:jc w:val="center"/>
                </w:pPr>
              </w:pPrChange>
            </w:pPr>
            <w:del w:id="253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0D143A26" w14:textId="720027E7" w:rsidR="0020729B" w:rsidRPr="00837F81" w:rsidDel="00164ED5" w:rsidRDefault="0020729B" w:rsidP="00164ED5">
            <w:pPr>
              <w:pStyle w:val="Heading2"/>
              <w:spacing w:before="360" w:after="240"/>
              <w:rPr>
                <w:del w:id="2535" w:author="Chuka Obi" w:date="2026-05-11T22:23:00Z" w16du:dateUtc="2026-05-11T21:23:00Z"/>
                <w:rFonts w:ascii="Calibri" w:hAnsi="Calibri" w:cs="Calibri"/>
                <w:color w:val="000000"/>
                <w:sz w:val="20"/>
                <w:szCs w:val="20"/>
              </w:rPr>
              <w:pPrChange w:id="2536" w:author="Chuka Obi" w:date="2026-05-11T22:23:00Z" w16du:dateUtc="2026-05-11T21:23:00Z">
                <w:pPr>
                  <w:jc w:val="center"/>
                </w:pPr>
              </w:pPrChange>
            </w:pPr>
            <w:del w:id="2537"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5C0768F8" w14:textId="4231D93C" w:rsidR="0020729B" w:rsidRPr="00837F81" w:rsidDel="00164ED5" w:rsidRDefault="0020729B" w:rsidP="00164ED5">
            <w:pPr>
              <w:pStyle w:val="Heading2"/>
              <w:spacing w:before="360" w:after="240"/>
              <w:rPr>
                <w:del w:id="2538" w:author="Chuka Obi" w:date="2026-05-11T22:23:00Z" w16du:dateUtc="2026-05-11T21:23:00Z"/>
                <w:rFonts w:ascii="SimSun" w:hAnsi="SimSun"/>
                <w:color w:val="000000"/>
                <w:sz w:val="20"/>
                <w:szCs w:val="20"/>
              </w:rPr>
              <w:pPrChange w:id="2539" w:author="Chuka Obi" w:date="2026-05-11T22:23:00Z" w16du:dateUtc="2026-05-11T21:23:00Z">
                <w:pPr>
                  <w:jc w:val="center"/>
                </w:pPr>
              </w:pPrChange>
            </w:pPr>
            <w:del w:id="2540"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2352CF88" w14:textId="5FE8FD45" w:rsidR="0020729B" w:rsidRPr="00837F81" w:rsidDel="00164ED5" w:rsidRDefault="0020729B" w:rsidP="00164ED5">
            <w:pPr>
              <w:pStyle w:val="Heading2"/>
              <w:spacing w:before="360" w:after="240"/>
              <w:rPr>
                <w:del w:id="2541" w:author="Chuka Obi" w:date="2026-05-11T22:23:00Z" w16du:dateUtc="2026-05-11T21:23:00Z"/>
                <w:rFonts w:ascii="Calibri" w:hAnsi="Calibri" w:cs="Calibri"/>
                <w:color w:val="000000"/>
                <w:sz w:val="20"/>
                <w:szCs w:val="20"/>
              </w:rPr>
              <w:pPrChange w:id="2542" w:author="Chuka Obi" w:date="2026-05-11T22:23:00Z" w16du:dateUtc="2026-05-11T21:23:00Z">
                <w:pPr>
                  <w:jc w:val="center"/>
                </w:pPr>
              </w:pPrChange>
            </w:pPr>
            <w:del w:id="2543"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38D821BC" w14:textId="477D4191" w:rsidTr="00555240">
        <w:trPr>
          <w:trHeight w:val="401"/>
          <w:del w:id="2544"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31EAF947" w14:textId="642E7C45" w:rsidR="0020729B" w:rsidRPr="00837F81" w:rsidDel="00164ED5" w:rsidRDefault="0020729B" w:rsidP="00164ED5">
            <w:pPr>
              <w:pStyle w:val="Heading2"/>
              <w:spacing w:before="360" w:after="240"/>
              <w:rPr>
                <w:del w:id="2545" w:author="Chuka Obi" w:date="2026-05-11T22:23:00Z" w16du:dateUtc="2026-05-11T21:23:00Z"/>
                <w:rFonts w:ascii="Calibri" w:hAnsi="Calibri" w:cs="Calibri"/>
                <w:color w:val="000000"/>
                <w:sz w:val="20"/>
                <w:szCs w:val="20"/>
              </w:rPr>
              <w:pPrChange w:id="2546" w:author="Chuka Obi" w:date="2026-05-11T22:23:00Z" w16du:dateUtc="2026-05-11T21:23:00Z">
                <w:pPr>
                  <w:jc w:val="center"/>
                </w:pPr>
              </w:pPrChange>
            </w:pPr>
            <w:del w:id="2547" w:author="Chuka Obi" w:date="2026-05-11T22:23:00Z" w16du:dateUtc="2026-05-11T21:23:00Z">
              <w:r w:rsidRPr="00837F81" w:rsidDel="00164ED5">
                <w:rPr>
                  <w:rFonts w:ascii="Calibri" w:hAnsi="Calibri" w:cs="Calibri"/>
                  <w:color w:val="000000"/>
                  <w:sz w:val="20"/>
                  <w:szCs w:val="20"/>
                </w:rPr>
                <w:delText>33</w:delText>
              </w:r>
            </w:del>
          </w:p>
        </w:tc>
        <w:tc>
          <w:tcPr>
            <w:tcW w:w="555" w:type="pct"/>
            <w:vMerge/>
            <w:tcBorders>
              <w:top w:val="single" w:sz="4" w:space="0" w:color="auto"/>
              <w:left w:val="single" w:sz="4" w:space="0" w:color="auto"/>
              <w:bottom w:val="nil"/>
              <w:right w:val="single" w:sz="4" w:space="0" w:color="auto"/>
            </w:tcBorders>
            <w:vAlign w:val="center"/>
            <w:hideMark/>
          </w:tcPr>
          <w:p w14:paraId="1E69F901" w14:textId="6662557B" w:rsidR="0020729B" w:rsidRPr="00837F81" w:rsidDel="00164ED5" w:rsidRDefault="0020729B" w:rsidP="00164ED5">
            <w:pPr>
              <w:pStyle w:val="Heading2"/>
              <w:spacing w:before="360" w:after="240"/>
              <w:rPr>
                <w:del w:id="2548" w:author="Chuka Obi" w:date="2026-05-11T22:23:00Z" w16du:dateUtc="2026-05-11T21:23:00Z"/>
                <w:rFonts w:ascii="Calibri" w:hAnsi="Calibri" w:cs="Calibri"/>
                <w:b w:val="0"/>
                <w:bCs w:val="0"/>
                <w:color w:val="000000"/>
                <w:sz w:val="20"/>
                <w:szCs w:val="20"/>
              </w:rPr>
              <w:pPrChange w:id="2549" w:author="Chuka Obi" w:date="2026-05-11T22:23:00Z" w16du:dateUtc="2026-05-11T21:23:00Z">
                <w:pPr/>
              </w:pPrChange>
            </w:pPr>
          </w:p>
        </w:tc>
        <w:tc>
          <w:tcPr>
            <w:tcW w:w="973" w:type="pct"/>
            <w:tcBorders>
              <w:top w:val="nil"/>
              <w:left w:val="nil"/>
              <w:bottom w:val="single" w:sz="4" w:space="0" w:color="auto"/>
              <w:right w:val="single" w:sz="4" w:space="0" w:color="auto"/>
            </w:tcBorders>
            <w:vAlign w:val="center"/>
            <w:hideMark/>
          </w:tcPr>
          <w:p w14:paraId="62825787" w14:textId="033D532C" w:rsidR="0020729B" w:rsidRPr="00837F81" w:rsidDel="00164ED5" w:rsidRDefault="0020729B" w:rsidP="00164ED5">
            <w:pPr>
              <w:pStyle w:val="Heading2"/>
              <w:spacing w:before="360" w:after="240"/>
              <w:rPr>
                <w:del w:id="2550" w:author="Chuka Obi" w:date="2026-05-11T22:23:00Z" w16du:dateUtc="2026-05-11T21:23:00Z"/>
                <w:rFonts w:ascii="Calibri" w:hAnsi="Calibri" w:cs="Calibri"/>
                <w:color w:val="000000"/>
                <w:sz w:val="20"/>
                <w:szCs w:val="20"/>
              </w:rPr>
              <w:pPrChange w:id="2551" w:author="Chuka Obi" w:date="2026-05-11T22:23:00Z" w16du:dateUtc="2026-05-11T21:23:00Z">
                <w:pPr/>
              </w:pPrChange>
            </w:pPr>
            <w:del w:id="2552" w:author="Chuka Obi" w:date="2026-05-11T22:23:00Z" w16du:dateUtc="2026-05-11T21:23:00Z">
              <w:r w:rsidRPr="00837F81" w:rsidDel="00164ED5">
                <w:rPr>
                  <w:rFonts w:ascii="Calibri" w:hAnsi="Calibri" w:cs="Calibri"/>
                  <w:color w:val="000000"/>
                  <w:sz w:val="20"/>
                  <w:szCs w:val="20"/>
                </w:rPr>
                <w:delText>Weighbridge</w:delText>
              </w:r>
            </w:del>
          </w:p>
        </w:tc>
        <w:tc>
          <w:tcPr>
            <w:tcW w:w="185" w:type="pct"/>
            <w:tcBorders>
              <w:top w:val="nil"/>
              <w:left w:val="nil"/>
              <w:bottom w:val="single" w:sz="4" w:space="0" w:color="auto"/>
              <w:right w:val="single" w:sz="4" w:space="0" w:color="auto"/>
            </w:tcBorders>
            <w:noWrap/>
            <w:vAlign w:val="center"/>
            <w:hideMark/>
          </w:tcPr>
          <w:p w14:paraId="3D64D0C7" w14:textId="0C1D5124" w:rsidR="0020729B" w:rsidRPr="00837F81" w:rsidDel="00164ED5" w:rsidRDefault="0020729B" w:rsidP="00164ED5">
            <w:pPr>
              <w:pStyle w:val="Heading2"/>
              <w:spacing w:before="360" w:after="240"/>
              <w:rPr>
                <w:del w:id="2553" w:author="Chuka Obi" w:date="2026-05-11T22:23:00Z" w16du:dateUtc="2026-05-11T21:23:00Z"/>
                <w:rFonts w:ascii="Calibri" w:hAnsi="Calibri" w:cs="Calibri"/>
                <w:color w:val="000000"/>
                <w:sz w:val="20"/>
                <w:szCs w:val="20"/>
              </w:rPr>
              <w:pPrChange w:id="2554" w:author="Chuka Obi" w:date="2026-05-11T22:23:00Z" w16du:dateUtc="2026-05-11T21:23:00Z">
                <w:pPr>
                  <w:jc w:val="center"/>
                </w:pPr>
              </w:pPrChange>
            </w:pPr>
            <w:del w:id="2555"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5FAA29FF" w14:textId="377825DD" w:rsidR="0020729B" w:rsidRPr="00837F81" w:rsidDel="00164ED5" w:rsidRDefault="0020729B" w:rsidP="00164ED5">
            <w:pPr>
              <w:pStyle w:val="Heading2"/>
              <w:spacing w:before="360" w:after="240"/>
              <w:rPr>
                <w:del w:id="2556" w:author="Chuka Obi" w:date="2026-05-11T22:23:00Z" w16du:dateUtc="2026-05-11T21:23:00Z"/>
                <w:rFonts w:ascii="Calibri" w:hAnsi="Calibri" w:cs="Calibri"/>
                <w:color w:val="000000"/>
                <w:sz w:val="20"/>
                <w:szCs w:val="20"/>
              </w:rPr>
              <w:pPrChange w:id="2557" w:author="Chuka Obi" w:date="2026-05-11T22:23:00Z" w16du:dateUtc="2026-05-11T21:23:00Z">
                <w:pPr/>
              </w:pPrChange>
            </w:pPr>
            <w:del w:id="2558" w:author="Chuka Obi" w:date="2026-05-11T22:23:00Z" w16du:dateUtc="2026-05-11T21:23:00Z">
              <w:r w:rsidRPr="00837F81" w:rsidDel="00164ED5">
                <w:rPr>
                  <w:rFonts w:ascii="Calibri" w:hAnsi="Calibri" w:cs="Calibri"/>
                  <w:color w:val="000000"/>
                  <w:sz w:val="20"/>
                  <w:szCs w:val="20"/>
                </w:rPr>
                <w:delText>80T</w:delText>
              </w:r>
            </w:del>
          </w:p>
        </w:tc>
        <w:tc>
          <w:tcPr>
            <w:tcW w:w="409" w:type="pct"/>
            <w:tcBorders>
              <w:top w:val="nil"/>
              <w:left w:val="nil"/>
              <w:bottom w:val="single" w:sz="4" w:space="0" w:color="auto"/>
              <w:right w:val="single" w:sz="4" w:space="0" w:color="auto"/>
            </w:tcBorders>
            <w:vAlign w:val="center"/>
          </w:tcPr>
          <w:p w14:paraId="1E1A1553" w14:textId="17514FA7" w:rsidR="0020729B" w:rsidRPr="00837F81" w:rsidDel="00164ED5" w:rsidRDefault="0020729B" w:rsidP="00164ED5">
            <w:pPr>
              <w:pStyle w:val="Heading2"/>
              <w:spacing w:before="360" w:after="240"/>
              <w:rPr>
                <w:del w:id="2559" w:author="Chuka Obi" w:date="2026-05-11T22:23:00Z" w16du:dateUtc="2026-05-11T21:23:00Z"/>
                <w:rFonts w:ascii="Calibri" w:hAnsi="Calibri" w:cs="Calibri"/>
                <w:color w:val="000000"/>
                <w:sz w:val="20"/>
                <w:szCs w:val="20"/>
              </w:rPr>
              <w:pPrChange w:id="2560"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69B0C407" w14:textId="58B8142C" w:rsidR="0020729B" w:rsidRPr="00837F81" w:rsidDel="00164ED5" w:rsidRDefault="0020729B" w:rsidP="00164ED5">
            <w:pPr>
              <w:pStyle w:val="Heading2"/>
              <w:spacing w:before="360" w:after="240"/>
              <w:rPr>
                <w:del w:id="2561" w:author="Chuka Obi" w:date="2026-05-11T22:23:00Z" w16du:dateUtc="2026-05-11T21:23:00Z"/>
                <w:rFonts w:ascii="SimSun" w:hAnsi="SimSun"/>
                <w:color w:val="000000"/>
                <w:sz w:val="20"/>
                <w:szCs w:val="20"/>
              </w:rPr>
              <w:pPrChange w:id="2562" w:author="Chuka Obi" w:date="2026-05-11T22:23:00Z" w16du:dateUtc="2026-05-11T21:23:00Z">
                <w:pPr>
                  <w:jc w:val="center"/>
                </w:pPr>
              </w:pPrChange>
            </w:pPr>
            <w:del w:id="2563"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3D5D2732" w14:textId="5178F85D" w:rsidR="0020729B" w:rsidRPr="00837F81" w:rsidDel="00164ED5" w:rsidRDefault="0020729B" w:rsidP="00164ED5">
            <w:pPr>
              <w:pStyle w:val="Heading2"/>
              <w:spacing w:before="360" w:after="240"/>
              <w:rPr>
                <w:del w:id="2564" w:author="Chuka Obi" w:date="2026-05-11T22:23:00Z" w16du:dateUtc="2026-05-11T21:23:00Z"/>
                <w:rFonts w:ascii="Calibri" w:hAnsi="Calibri" w:cs="Calibri"/>
                <w:color w:val="000000"/>
                <w:sz w:val="20"/>
                <w:szCs w:val="20"/>
              </w:rPr>
              <w:pPrChange w:id="2565" w:author="Chuka Obi" w:date="2026-05-11T22:23:00Z" w16du:dateUtc="2026-05-11T21:23:00Z">
                <w:pPr>
                  <w:jc w:val="center"/>
                </w:pPr>
              </w:pPrChange>
            </w:pPr>
            <w:del w:id="2566"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39B57D29" w14:textId="3E4117DB" w:rsidR="0020729B" w:rsidRPr="00837F81" w:rsidDel="00164ED5" w:rsidRDefault="0020729B" w:rsidP="00164ED5">
            <w:pPr>
              <w:pStyle w:val="Heading2"/>
              <w:spacing w:before="360" w:after="240"/>
              <w:rPr>
                <w:del w:id="2567" w:author="Chuka Obi" w:date="2026-05-11T22:23:00Z" w16du:dateUtc="2026-05-11T21:23:00Z"/>
                <w:rFonts w:ascii="SimSun" w:hAnsi="SimSun"/>
                <w:color w:val="000000"/>
                <w:sz w:val="20"/>
                <w:szCs w:val="20"/>
              </w:rPr>
              <w:pPrChange w:id="2568" w:author="Chuka Obi" w:date="2026-05-11T22:23:00Z" w16du:dateUtc="2026-05-11T21:23:00Z">
                <w:pPr>
                  <w:jc w:val="center"/>
                </w:pPr>
              </w:pPrChange>
            </w:pPr>
            <w:del w:id="256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028F5920" w14:textId="59AFAE49" w:rsidR="0020729B" w:rsidRPr="00837F81" w:rsidDel="00164ED5" w:rsidRDefault="0020729B" w:rsidP="00164ED5">
            <w:pPr>
              <w:pStyle w:val="Heading2"/>
              <w:spacing w:before="360" w:after="240"/>
              <w:rPr>
                <w:del w:id="2570" w:author="Chuka Obi" w:date="2026-05-11T22:23:00Z" w16du:dateUtc="2026-05-11T21:23:00Z"/>
                <w:rFonts w:ascii="Calibri" w:hAnsi="Calibri" w:cs="Calibri"/>
                <w:color w:val="000000"/>
                <w:sz w:val="20"/>
                <w:szCs w:val="20"/>
              </w:rPr>
              <w:pPrChange w:id="2571" w:author="Chuka Obi" w:date="2026-05-11T22:23:00Z" w16du:dateUtc="2026-05-11T21:23:00Z">
                <w:pPr>
                  <w:jc w:val="center"/>
                </w:pPr>
              </w:pPrChange>
            </w:pPr>
            <w:del w:id="2572"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505AE230" w14:textId="6E9E92DF" w:rsidR="0020729B" w:rsidRPr="00837F81" w:rsidDel="00164ED5" w:rsidRDefault="0020729B" w:rsidP="00164ED5">
            <w:pPr>
              <w:pStyle w:val="Heading2"/>
              <w:spacing w:before="360" w:after="240"/>
              <w:rPr>
                <w:del w:id="2573" w:author="Chuka Obi" w:date="2026-05-11T22:23:00Z" w16du:dateUtc="2026-05-11T21:23:00Z"/>
                <w:rFonts w:ascii="SimSun" w:hAnsi="SimSun"/>
                <w:color w:val="000000"/>
                <w:sz w:val="20"/>
                <w:szCs w:val="20"/>
              </w:rPr>
              <w:pPrChange w:id="2574" w:author="Chuka Obi" w:date="2026-05-11T22:23:00Z" w16du:dateUtc="2026-05-11T21:23:00Z">
                <w:pPr>
                  <w:jc w:val="center"/>
                </w:pPr>
              </w:pPrChange>
            </w:pPr>
            <w:del w:id="2575"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49A422CE" w14:textId="36B48C75" w:rsidR="0020729B" w:rsidRPr="00837F81" w:rsidDel="00164ED5" w:rsidRDefault="0020729B" w:rsidP="00164ED5">
            <w:pPr>
              <w:pStyle w:val="Heading2"/>
              <w:spacing w:before="360" w:after="240"/>
              <w:rPr>
                <w:del w:id="2576" w:author="Chuka Obi" w:date="2026-05-11T22:23:00Z" w16du:dateUtc="2026-05-11T21:23:00Z"/>
                <w:rFonts w:ascii="Calibri" w:hAnsi="Calibri" w:cs="Calibri"/>
                <w:color w:val="000000"/>
                <w:sz w:val="20"/>
                <w:szCs w:val="20"/>
              </w:rPr>
              <w:pPrChange w:id="2577" w:author="Chuka Obi" w:date="2026-05-11T22:23:00Z" w16du:dateUtc="2026-05-11T21:23:00Z">
                <w:pPr>
                  <w:jc w:val="center"/>
                </w:pPr>
              </w:pPrChange>
            </w:pPr>
            <w:del w:id="2578"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326087E3" w14:textId="2D30DFD5" w:rsidTr="00555240">
        <w:trPr>
          <w:trHeight w:val="672"/>
          <w:del w:id="2579"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56930E86" w14:textId="2FAD4144" w:rsidR="0020729B" w:rsidRPr="00837F81" w:rsidDel="00164ED5" w:rsidRDefault="0020729B" w:rsidP="00164ED5">
            <w:pPr>
              <w:pStyle w:val="Heading2"/>
              <w:spacing w:before="360" w:after="240"/>
              <w:rPr>
                <w:del w:id="2580" w:author="Chuka Obi" w:date="2026-05-11T22:23:00Z" w16du:dateUtc="2026-05-11T21:23:00Z"/>
                <w:rFonts w:ascii="Calibri" w:hAnsi="Calibri" w:cs="Calibri"/>
                <w:color w:val="000000"/>
                <w:sz w:val="20"/>
                <w:szCs w:val="20"/>
              </w:rPr>
              <w:pPrChange w:id="2581" w:author="Chuka Obi" w:date="2026-05-11T22:23:00Z" w16du:dateUtc="2026-05-11T21:23:00Z">
                <w:pPr>
                  <w:jc w:val="center"/>
                </w:pPr>
              </w:pPrChange>
            </w:pPr>
            <w:del w:id="2582" w:author="Chuka Obi" w:date="2026-05-11T22:23:00Z" w16du:dateUtc="2026-05-11T21:23:00Z">
              <w:r w:rsidRPr="00837F81" w:rsidDel="00164ED5">
                <w:rPr>
                  <w:rFonts w:ascii="Calibri" w:hAnsi="Calibri" w:cs="Calibri"/>
                  <w:color w:val="000000"/>
                  <w:sz w:val="20"/>
                  <w:szCs w:val="20"/>
                </w:rPr>
                <w:delText>34</w:delText>
              </w:r>
            </w:del>
          </w:p>
        </w:tc>
        <w:tc>
          <w:tcPr>
            <w:tcW w:w="555" w:type="pct"/>
            <w:vMerge w:val="restart"/>
            <w:tcBorders>
              <w:top w:val="single" w:sz="4" w:space="0" w:color="auto"/>
              <w:left w:val="single" w:sz="4" w:space="0" w:color="auto"/>
              <w:bottom w:val="single" w:sz="4" w:space="0" w:color="auto"/>
              <w:right w:val="single" w:sz="4" w:space="0" w:color="auto"/>
            </w:tcBorders>
            <w:vAlign w:val="center"/>
            <w:hideMark/>
          </w:tcPr>
          <w:p w14:paraId="62A113BA" w14:textId="35ADC969" w:rsidR="0020729B" w:rsidRPr="00837F81" w:rsidDel="00164ED5" w:rsidRDefault="0020729B" w:rsidP="00164ED5">
            <w:pPr>
              <w:pStyle w:val="Heading2"/>
              <w:spacing w:before="360" w:after="240"/>
              <w:rPr>
                <w:del w:id="2583" w:author="Chuka Obi" w:date="2026-05-11T22:23:00Z" w16du:dateUtc="2026-05-11T21:23:00Z"/>
                <w:rFonts w:ascii="Calibri" w:hAnsi="Calibri" w:cs="Calibri"/>
                <w:b w:val="0"/>
                <w:bCs w:val="0"/>
                <w:color w:val="000000"/>
                <w:sz w:val="20"/>
                <w:szCs w:val="20"/>
              </w:rPr>
              <w:pPrChange w:id="2584" w:author="Chuka Obi" w:date="2026-05-11T22:23:00Z" w16du:dateUtc="2026-05-11T21:23:00Z">
                <w:pPr>
                  <w:jc w:val="center"/>
                </w:pPr>
              </w:pPrChange>
            </w:pPr>
            <w:del w:id="2585" w:author="Chuka Obi" w:date="2026-05-11T22:23:00Z" w16du:dateUtc="2026-05-11T21:23:00Z">
              <w:r w:rsidRPr="00837F81" w:rsidDel="00164ED5">
                <w:rPr>
                  <w:rFonts w:ascii="Calibri" w:hAnsi="Calibri" w:cs="Calibri"/>
                  <w:color w:val="000000"/>
                  <w:sz w:val="20"/>
                  <w:szCs w:val="20"/>
                </w:rPr>
                <w:delText>Civil</w:delText>
              </w:r>
            </w:del>
          </w:p>
        </w:tc>
        <w:tc>
          <w:tcPr>
            <w:tcW w:w="973" w:type="pct"/>
            <w:tcBorders>
              <w:top w:val="nil"/>
              <w:left w:val="nil"/>
              <w:bottom w:val="single" w:sz="4" w:space="0" w:color="auto"/>
              <w:right w:val="single" w:sz="4" w:space="0" w:color="auto"/>
            </w:tcBorders>
            <w:noWrap/>
            <w:vAlign w:val="center"/>
            <w:hideMark/>
          </w:tcPr>
          <w:p w14:paraId="587EB9BC" w14:textId="19E9E57C" w:rsidR="0020729B" w:rsidRPr="00837F81" w:rsidDel="00164ED5" w:rsidRDefault="0020729B" w:rsidP="00164ED5">
            <w:pPr>
              <w:pStyle w:val="Heading2"/>
              <w:spacing w:before="360" w:after="240"/>
              <w:rPr>
                <w:del w:id="2586" w:author="Chuka Obi" w:date="2026-05-11T22:23:00Z" w16du:dateUtc="2026-05-11T21:23:00Z"/>
                <w:rFonts w:ascii="Calibri" w:hAnsi="Calibri" w:cs="Calibri"/>
                <w:color w:val="000000"/>
                <w:sz w:val="20"/>
                <w:szCs w:val="20"/>
              </w:rPr>
              <w:pPrChange w:id="2587" w:author="Chuka Obi" w:date="2026-05-11T22:23:00Z" w16du:dateUtc="2026-05-11T21:23:00Z">
                <w:pPr/>
              </w:pPrChange>
            </w:pPr>
            <w:del w:id="2588" w:author="Chuka Obi" w:date="2026-05-11T22:23:00Z" w16du:dateUtc="2026-05-11T21:23:00Z">
              <w:r w:rsidRPr="00837F81" w:rsidDel="00164ED5">
                <w:rPr>
                  <w:rFonts w:ascii="Calibri" w:hAnsi="Calibri" w:cs="Calibri"/>
                  <w:color w:val="000000"/>
                  <w:sz w:val="20"/>
                  <w:szCs w:val="20"/>
                </w:rPr>
                <w:delText>Process equipment area</w:delText>
              </w:r>
            </w:del>
          </w:p>
        </w:tc>
        <w:tc>
          <w:tcPr>
            <w:tcW w:w="185" w:type="pct"/>
            <w:tcBorders>
              <w:top w:val="nil"/>
              <w:left w:val="nil"/>
              <w:bottom w:val="single" w:sz="4" w:space="0" w:color="auto"/>
              <w:right w:val="single" w:sz="4" w:space="0" w:color="auto"/>
            </w:tcBorders>
            <w:noWrap/>
            <w:vAlign w:val="center"/>
            <w:hideMark/>
          </w:tcPr>
          <w:p w14:paraId="10A8421C" w14:textId="7C9BD312" w:rsidR="0020729B" w:rsidRPr="00837F81" w:rsidDel="00164ED5" w:rsidRDefault="0020729B" w:rsidP="00164ED5">
            <w:pPr>
              <w:pStyle w:val="Heading2"/>
              <w:spacing w:before="360" w:after="240"/>
              <w:rPr>
                <w:del w:id="2589" w:author="Chuka Obi" w:date="2026-05-11T22:23:00Z" w16du:dateUtc="2026-05-11T21:23:00Z"/>
                <w:rFonts w:ascii="Calibri" w:hAnsi="Calibri" w:cs="Calibri"/>
                <w:color w:val="000000"/>
                <w:sz w:val="20"/>
                <w:szCs w:val="20"/>
              </w:rPr>
              <w:pPrChange w:id="2590" w:author="Chuka Obi" w:date="2026-05-11T22:23:00Z" w16du:dateUtc="2026-05-11T21:23:00Z">
                <w:pPr>
                  <w:jc w:val="center"/>
                </w:pPr>
              </w:pPrChange>
            </w:pPr>
            <w:del w:id="2591"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21FCD35D" w14:textId="56670D76" w:rsidR="0020729B" w:rsidRPr="00837F81" w:rsidDel="00164ED5" w:rsidRDefault="0020729B" w:rsidP="00164ED5">
            <w:pPr>
              <w:pStyle w:val="Heading2"/>
              <w:spacing w:before="360" w:after="240"/>
              <w:rPr>
                <w:del w:id="2592" w:author="Chuka Obi" w:date="2026-05-11T22:23:00Z" w16du:dateUtc="2026-05-11T21:23:00Z"/>
                <w:rFonts w:ascii="Calibri" w:hAnsi="Calibri" w:cs="Calibri"/>
                <w:color w:val="000000"/>
                <w:sz w:val="20"/>
                <w:szCs w:val="20"/>
              </w:rPr>
              <w:pPrChange w:id="2593" w:author="Chuka Obi" w:date="2026-05-11T22:23:00Z" w16du:dateUtc="2026-05-11T21:23:00Z">
                <w:pPr/>
              </w:pPrChange>
            </w:pPr>
            <w:del w:id="2594" w:author="Chuka Obi" w:date="2026-05-11T22:23:00Z" w16du:dateUtc="2026-05-11T21:23:00Z">
              <w:r w:rsidRPr="00837F81" w:rsidDel="00164ED5">
                <w:rPr>
                  <w:rFonts w:ascii="Calibri" w:hAnsi="Calibri" w:cs="Calibri"/>
                  <w:color w:val="000000"/>
                  <w:sz w:val="20"/>
                  <w:szCs w:val="20"/>
                </w:rPr>
                <w:delText xml:space="preserve">The road leading to the LNG loading zone shall be a </w:delText>
              </w:r>
              <w:r w:rsidR="00EE7DCF" w:rsidRPr="00837F81" w:rsidDel="00164ED5">
                <w:rPr>
                  <w:rFonts w:ascii="Calibri" w:hAnsi="Calibri" w:cs="Calibri"/>
                  <w:color w:val="000000"/>
                  <w:sz w:val="20"/>
                  <w:szCs w:val="20"/>
                </w:rPr>
                <w:delText xml:space="preserve">reinforced </w:delText>
              </w:r>
              <w:r w:rsidRPr="00837F81" w:rsidDel="00164ED5">
                <w:rPr>
                  <w:rFonts w:ascii="Calibri" w:hAnsi="Calibri" w:cs="Calibri"/>
                  <w:color w:val="000000"/>
                  <w:sz w:val="20"/>
                  <w:szCs w:val="20"/>
                </w:rPr>
                <w:delText>concrete road.</w:delText>
              </w:r>
            </w:del>
          </w:p>
        </w:tc>
        <w:tc>
          <w:tcPr>
            <w:tcW w:w="409" w:type="pct"/>
            <w:tcBorders>
              <w:top w:val="nil"/>
              <w:left w:val="nil"/>
              <w:bottom w:val="single" w:sz="4" w:space="0" w:color="auto"/>
              <w:right w:val="single" w:sz="4" w:space="0" w:color="auto"/>
            </w:tcBorders>
            <w:vAlign w:val="center"/>
          </w:tcPr>
          <w:p w14:paraId="7B454A2F" w14:textId="4A7C5C9B" w:rsidR="0020729B" w:rsidRPr="00837F81" w:rsidDel="00164ED5" w:rsidRDefault="0020729B" w:rsidP="00164ED5">
            <w:pPr>
              <w:pStyle w:val="Heading2"/>
              <w:spacing w:before="360" w:after="240"/>
              <w:rPr>
                <w:del w:id="2595" w:author="Chuka Obi" w:date="2026-05-11T22:23:00Z" w16du:dateUtc="2026-05-11T21:23:00Z"/>
                <w:rFonts w:ascii="Calibri" w:hAnsi="Calibri" w:cs="Calibri"/>
                <w:color w:val="000000"/>
                <w:sz w:val="20"/>
                <w:szCs w:val="20"/>
              </w:rPr>
              <w:pPrChange w:id="2596"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2C3BDE24" w14:textId="41B043BC" w:rsidR="0020729B" w:rsidRPr="00837F81" w:rsidDel="00164ED5" w:rsidRDefault="0020729B" w:rsidP="00164ED5">
            <w:pPr>
              <w:pStyle w:val="Heading2"/>
              <w:spacing w:before="360" w:after="240"/>
              <w:rPr>
                <w:del w:id="2597" w:author="Chuka Obi" w:date="2026-05-11T22:23:00Z" w16du:dateUtc="2026-05-11T21:23:00Z"/>
                <w:rFonts w:ascii="SimSun" w:hAnsi="SimSun"/>
                <w:color w:val="000000"/>
                <w:sz w:val="20"/>
                <w:szCs w:val="20"/>
              </w:rPr>
              <w:pPrChange w:id="2598" w:author="Chuka Obi" w:date="2026-05-11T22:23:00Z" w16du:dateUtc="2026-05-11T21:23:00Z">
                <w:pPr>
                  <w:jc w:val="center"/>
                </w:pPr>
              </w:pPrChange>
            </w:pPr>
            <w:del w:id="2599"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0FC5E8AB" w14:textId="42E3CBF0" w:rsidR="0020729B" w:rsidRPr="00837F81" w:rsidDel="00164ED5" w:rsidRDefault="0020729B" w:rsidP="00164ED5">
            <w:pPr>
              <w:pStyle w:val="Heading2"/>
              <w:spacing w:before="360" w:after="240"/>
              <w:rPr>
                <w:del w:id="2600" w:author="Chuka Obi" w:date="2026-05-11T22:23:00Z" w16du:dateUtc="2026-05-11T21:23:00Z"/>
                <w:rFonts w:ascii="Calibri" w:hAnsi="Calibri" w:cs="Calibri"/>
                <w:color w:val="000000"/>
                <w:sz w:val="20"/>
                <w:szCs w:val="20"/>
              </w:rPr>
              <w:pPrChange w:id="2601" w:author="Chuka Obi" w:date="2026-05-11T22:23:00Z" w16du:dateUtc="2026-05-11T21:23:00Z">
                <w:pPr>
                  <w:jc w:val="center"/>
                </w:pPr>
              </w:pPrChange>
            </w:pPr>
            <w:del w:id="2602"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367B9694" w14:textId="607AFA5F" w:rsidR="0020729B" w:rsidRPr="00837F81" w:rsidDel="00164ED5" w:rsidRDefault="0020729B" w:rsidP="00164ED5">
            <w:pPr>
              <w:pStyle w:val="Heading2"/>
              <w:spacing w:before="360" w:after="240"/>
              <w:rPr>
                <w:del w:id="2603" w:author="Chuka Obi" w:date="2026-05-11T22:23:00Z" w16du:dateUtc="2026-05-11T21:23:00Z"/>
                <w:rFonts w:ascii="SimSun" w:hAnsi="SimSun"/>
                <w:color w:val="000000"/>
                <w:sz w:val="20"/>
                <w:szCs w:val="20"/>
              </w:rPr>
              <w:pPrChange w:id="2604" w:author="Chuka Obi" w:date="2026-05-11T22:23:00Z" w16du:dateUtc="2026-05-11T21:23:00Z">
                <w:pPr>
                  <w:jc w:val="center"/>
                </w:pPr>
              </w:pPrChange>
            </w:pPr>
            <w:del w:id="2605"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3E4C76EB" w14:textId="0AD410AE" w:rsidR="0020729B" w:rsidRPr="00837F81" w:rsidDel="00164ED5" w:rsidRDefault="0020729B" w:rsidP="00164ED5">
            <w:pPr>
              <w:pStyle w:val="Heading2"/>
              <w:spacing w:before="360" w:after="240"/>
              <w:rPr>
                <w:del w:id="2606" w:author="Chuka Obi" w:date="2026-05-11T22:23:00Z" w16du:dateUtc="2026-05-11T21:23:00Z"/>
                <w:rFonts w:ascii="Calibri" w:hAnsi="Calibri" w:cs="Calibri"/>
                <w:color w:val="000000"/>
                <w:sz w:val="20"/>
                <w:szCs w:val="20"/>
              </w:rPr>
              <w:pPrChange w:id="2607" w:author="Chuka Obi" w:date="2026-05-11T22:23:00Z" w16du:dateUtc="2026-05-11T21:23:00Z">
                <w:pPr>
                  <w:jc w:val="center"/>
                </w:pPr>
              </w:pPrChange>
            </w:pPr>
            <w:del w:id="2608"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167AF655" w14:textId="3B72DE48" w:rsidR="0020729B" w:rsidRPr="00837F81" w:rsidDel="00164ED5" w:rsidRDefault="0020729B" w:rsidP="00164ED5">
            <w:pPr>
              <w:pStyle w:val="Heading2"/>
              <w:spacing w:before="360" w:after="240"/>
              <w:rPr>
                <w:del w:id="2609" w:author="Chuka Obi" w:date="2026-05-11T22:23:00Z" w16du:dateUtc="2026-05-11T21:23:00Z"/>
                <w:rFonts w:ascii="SimSun" w:hAnsi="SimSun"/>
                <w:color w:val="000000"/>
                <w:sz w:val="20"/>
                <w:szCs w:val="20"/>
              </w:rPr>
              <w:pPrChange w:id="2610" w:author="Chuka Obi" w:date="2026-05-11T22:23:00Z" w16du:dateUtc="2026-05-11T21:23:00Z">
                <w:pPr>
                  <w:jc w:val="center"/>
                </w:pPr>
              </w:pPrChange>
            </w:pPr>
            <w:del w:id="2611"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0648D002" w14:textId="0FBBA836" w:rsidR="0020729B" w:rsidRPr="00837F81" w:rsidDel="00164ED5" w:rsidRDefault="0020729B" w:rsidP="00164ED5">
            <w:pPr>
              <w:pStyle w:val="Heading2"/>
              <w:spacing w:before="360" w:after="240"/>
              <w:rPr>
                <w:del w:id="2612" w:author="Chuka Obi" w:date="2026-05-11T22:23:00Z" w16du:dateUtc="2026-05-11T21:23:00Z"/>
                <w:rFonts w:ascii="Calibri" w:hAnsi="Calibri" w:cs="Calibri"/>
                <w:color w:val="000000"/>
                <w:sz w:val="20"/>
                <w:szCs w:val="20"/>
              </w:rPr>
              <w:pPrChange w:id="2613" w:author="Chuka Obi" w:date="2026-05-11T22:23:00Z" w16du:dateUtc="2026-05-11T21:23:00Z">
                <w:pPr>
                  <w:jc w:val="center"/>
                </w:pPr>
              </w:pPrChange>
            </w:pPr>
            <w:del w:id="2614"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2E0893A6" w14:textId="6E16E93F" w:rsidTr="00555240">
        <w:trPr>
          <w:trHeight w:val="1008"/>
          <w:del w:id="2615"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3C49DAEB" w14:textId="0EAD5422" w:rsidR="0020729B" w:rsidRPr="00837F81" w:rsidDel="00164ED5" w:rsidRDefault="0020729B" w:rsidP="00164ED5">
            <w:pPr>
              <w:pStyle w:val="Heading2"/>
              <w:spacing w:before="360" w:after="240"/>
              <w:rPr>
                <w:del w:id="2616" w:author="Chuka Obi" w:date="2026-05-11T22:23:00Z" w16du:dateUtc="2026-05-11T21:23:00Z"/>
                <w:rFonts w:ascii="Calibri" w:hAnsi="Calibri" w:cs="Calibri"/>
                <w:color w:val="000000"/>
                <w:sz w:val="20"/>
                <w:szCs w:val="20"/>
              </w:rPr>
              <w:pPrChange w:id="2617" w:author="Chuka Obi" w:date="2026-05-11T22:23:00Z" w16du:dateUtc="2026-05-11T21:23:00Z">
                <w:pPr>
                  <w:jc w:val="center"/>
                </w:pPr>
              </w:pPrChange>
            </w:pPr>
            <w:del w:id="2618" w:author="Chuka Obi" w:date="2026-05-11T22:23:00Z" w16du:dateUtc="2026-05-11T21:23:00Z">
              <w:r w:rsidRPr="00837F81" w:rsidDel="00164ED5">
                <w:rPr>
                  <w:rFonts w:ascii="Calibri" w:hAnsi="Calibri" w:cs="Calibri"/>
                  <w:color w:val="000000"/>
                  <w:sz w:val="20"/>
                  <w:szCs w:val="20"/>
                </w:rPr>
                <w:delText>35</w:delText>
              </w:r>
            </w:del>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78603FD6" w14:textId="2A815D8A" w:rsidR="0020729B" w:rsidRPr="00837F81" w:rsidDel="00164ED5" w:rsidRDefault="0020729B" w:rsidP="00164ED5">
            <w:pPr>
              <w:pStyle w:val="Heading2"/>
              <w:spacing w:before="360" w:after="240"/>
              <w:rPr>
                <w:del w:id="2619" w:author="Chuka Obi" w:date="2026-05-11T22:23:00Z" w16du:dateUtc="2026-05-11T21:23:00Z"/>
                <w:rFonts w:ascii="Calibri" w:hAnsi="Calibri" w:cs="Calibri"/>
                <w:b w:val="0"/>
                <w:bCs w:val="0"/>
                <w:color w:val="000000"/>
                <w:sz w:val="20"/>
                <w:szCs w:val="20"/>
              </w:rPr>
              <w:pPrChange w:id="2620"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1F7DE61C" w14:textId="34CD7052" w:rsidR="0020729B" w:rsidRPr="00837F81" w:rsidDel="00164ED5" w:rsidRDefault="0020729B" w:rsidP="00164ED5">
            <w:pPr>
              <w:pStyle w:val="Heading2"/>
              <w:spacing w:before="360" w:after="240"/>
              <w:rPr>
                <w:del w:id="2621" w:author="Chuka Obi" w:date="2026-05-11T22:23:00Z" w16du:dateUtc="2026-05-11T21:23:00Z"/>
                <w:rFonts w:ascii="Calibri" w:hAnsi="Calibri" w:cs="Calibri"/>
                <w:color w:val="000000"/>
                <w:sz w:val="20"/>
                <w:szCs w:val="20"/>
              </w:rPr>
              <w:pPrChange w:id="2622" w:author="Chuka Obi" w:date="2026-05-11T22:23:00Z" w16du:dateUtc="2026-05-11T21:23:00Z">
                <w:pPr/>
              </w:pPrChange>
            </w:pPr>
            <w:del w:id="2623" w:author="Chuka Obi" w:date="2026-05-11T22:23:00Z" w16du:dateUtc="2026-05-11T21:23:00Z">
              <w:r w:rsidRPr="00837F81" w:rsidDel="00164ED5">
                <w:rPr>
                  <w:rFonts w:ascii="Calibri" w:hAnsi="Calibri" w:cs="Calibri"/>
                  <w:color w:val="000000"/>
                  <w:sz w:val="20"/>
                  <w:szCs w:val="20"/>
                </w:rPr>
                <w:delText>Office and living areas</w:delText>
              </w:r>
            </w:del>
          </w:p>
        </w:tc>
        <w:tc>
          <w:tcPr>
            <w:tcW w:w="185" w:type="pct"/>
            <w:tcBorders>
              <w:top w:val="nil"/>
              <w:left w:val="nil"/>
              <w:bottom w:val="single" w:sz="4" w:space="0" w:color="auto"/>
              <w:right w:val="single" w:sz="4" w:space="0" w:color="auto"/>
            </w:tcBorders>
            <w:noWrap/>
            <w:vAlign w:val="center"/>
            <w:hideMark/>
          </w:tcPr>
          <w:p w14:paraId="3BF19345" w14:textId="5C7EBB4D" w:rsidR="0020729B" w:rsidRPr="00837F81" w:rsidDel="00164ED5" w:rsidRDefault="0020729B" w:rsidP="00164ED5">
            <w:pPr>
              <w:pStyle w:val="Heading2"/>
              <w:spacing w:before="360" w:after="240"/>
              <w:rPr>
                <w:del w:id="2624" w:author="Chuka Obi" w:date="2026-05-11T22:23:00Z" w16du:dateUtc="2026-05-11T21:23:00Z"/>
                <w:rFonts w:ascii="Calibri" w:hAnsi="Calibri" w:cs="Calibri"/>
                <w:color w:val="000000"/>
                <w:sz w:val="20"/>
                <w:szCs w:val="20"/>
              </w:rPr>
              <w:pPrChange w:id="2625" w:author="Chuka Obi" w:date="2026-05-11T22:23:00Z" w16du:dateUtc="2026-05-11T21:23:00Z">
                <w:pPr>
                  <w:jc w:val="center"/>
                </w:pPr>
              </w:pPrChange>
            </w:pPr>
            <w:del w:id="2626"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3DAB8267" w14:textId="682320B6" w:rsidR="0020729B" w:rsidRPr="00837F81" w:rsidDel="00164ED5" w:rsidRDefault="0020729B" w:rsidP="00164ED5">
            <w:pPr>
              <w:pStyle w:val="Heading2"/>
              <w:spacing w:before="360" w:after="240"/>
              <w:rPr>
                <w:del w:id="2627" w:author="Chuka Obi" w:date="2026-05-11T22:23:00Z" w16du:dateUtc="2026-05-11T21:23:00Z"/>
                <w:rFonts w:ascii="Calibri" w:hAnsi="Calibri" w:cs="Calibri"/>
                <w:color w:val="000000"/>
                <w:sz w:val="20"/>
                <w:szCs w:val="20"/>
              </w:rPr>
              <w:pPrChange w:id="2628" w:author="Chuka Obi" w:date="2026-05-11T22:23:00Z" w16du:dateUtc="2026-05-11T21:23:00Z">
                <w:pPr/>
              </w:pPrChange>
            </w:pPr>
            <w:del w:id="2629" w:author="Chuka Obi" w:date="2026-05-11T22:23:00Z" w16du:dateUtc="2026-05-11T21:23:00Z">
              <w:r w:rsidRPr="00837F81" w:rsidDel="00164ED5">
                <w:rPr>
                  <w:rFonts w:ascii="Calibri" w:hAnsi="Calibri" w:cs="Calibri"/>
                  <w:color w:val="000000"/>
                  <w:sz w:val="20"/>
                  <w:szCs w:val="20"/>
                </w:rPr>
                <w:delText>PCC is responsible for the design and construction of the office</w:delText>
              </w:r>
              <w:r w:rsidR="00EE7DCF" w:rsidRPr="00837F81" w:rsidDel="00164ED5">
                <w:rPr>
                  <w:rFonts w:ascii="Calibri" w:hAnsi="Calibri" w:cs="Calibri"/>
                  <w:color w:val="000000"/>
                  <w:sz w:val="20"/>
                  <w:szCs w:val="20"/>
                </w:rPr>
                <w:delText xml:space="preserve"> </w:delText>
              </w:r>
              <w:r w:rsidRPr="00837F81" w:rsidDel="00164ED5">
                <w:rPr>
                  <w:rFonts w:ascii="Calibri" w:hAnsi="Calibri" w:cs="Calibri"/>
                  <w:color w:val="000000"/>
                  <w:sz w:val="20"/>
                  <w:szCs w:val="20"/>
                </w:rPr>
                <w:delText>(less than 300</w:delText>
              </w:r>
              <w:r w:rsidRPr="00837F81" w:rsidDel="00164ED5">
                <w:rPr>
                  <w:rFonts w:ascii="Calibri" w:hAnsi="Calibri" w:cs="Calibri"/>
                  <w:color w:val="000000"/>
                  <w:sz w:val="20"/>
                  <w:szCs w:val="20"/>
                </w:rPr>
                <w:delText>㎡</w:delText>
              </w:r>
              <w:r w:rsidRPr="00837F81" w:rsidDel="00164ED5">
                <w:rPr>
                  <w:rFonts w:ascii="Calibri" w:hAnsi="Calibri" w:cs="Calibri"/>
                  <w:color w:val="000000"/>
                  <w:sz w:val="20"/>
                  <w:szCs w:val="20"/>
                </w:rPr>
                <w:delText>), dormitory</w:delText>
              </w:r>
              <w:r w:rsidR="00EE7DCF" w:rsidRPr="00837F81" w:rsidDel="00164ED5">
                <w:rPr>
                  <w:rFonts w:ascii="Calibri" w:hAnsi="Calibri" w:cs="Calibri"/>
                  <w:color w:val="000000"/>
                  <w:sz w:val="20"/>
                  <w:szCs w:val="20"/>
                </w:rPr>
                <w:delText xml:space="preserve"> </w:delText>
              </w:r>
              <w:r w:rsidRPr="00837F81" w:rsidDel="00164ED5">
                <w:rPr>
                  <w:rFonts w:ascii="Calibri" w:hAnsi="Calibri" w:cs="Calibri"/>
                  <w:color w:val="000000"/>
                  <w:sz w:val="20"/>
                  <w:szCs w:val="20"/>
                </w:rPr>
                <w:delText>(less than 600</w:delText>
              </w:r>
              <w:r w:rsidRPr="00837F81" w:rsidDel="00164ED5">
                <w:rPr>
                  <w:rFonts w:ascii="Calibri" w:hAnsi="Calibri" w:cs="Calibri"/>
                  <w:color w:val="000000"/>
                  <w:sz w:val="20"/>
                  <w:szCs w:val="20"/>
                </w:rPr>
                <w:delText>㎡</w:delText>
              </w:r>
              <w:r w:rsidRPr="00837F81" w:rsidDel="00164ED5">
                <w:rPr>
                  <w:rFonts w:ascii="Calibri" w:hAnsi="Calibri" w:cs="Calibri"/>
                  <w:color w:val="000000"/>
                  <w:sz w:val="20"/>
                  <w:szCs w:val="20"/>
                </w:rPr>
                <w:delText>), and security room</w:delText>
              </w:r>
              <w:r w:rsidR="00EE7DCF" w:rsidRPr="00837F81" w:rsidDel="00164ED5">
                <w:rPr>
                  <w:rFonts w:ascii="Calibri" w:hAnsi="Calibri" w:cs="Calibri"/>
                  <w:color w:val="000000"/>
                  <w:sz w:val="20"/>
                  <w:szCs w:val="20"/>
                </w:rPr>
                <w:delText xml:space="preserve"> </w:delText>
              </w:r>
              <w:r w:rsidRPr="00837F81" w:rsidDel="00164ED5">
                <w:rPr>
                  <w:rFonts w:ascii="Calibri" w:hAnsi="Calibri" w:cs="Calibri"/>
                  <w:color w:val="000000"/>
                  <w:sz w:val="20"/>
                  <w:szCs w:val="20"/>
                </w:rPr>
                <w:delText>(less than 100</w:delText>
              </w:r>
              <w:r w:rsidRPr="00837F81" w:rsidDel="00164ED5">
                <w:rPr>
                  <w:rFonts w:ascii="Calibri" w:hAnsi="Calibri" w:cs="Calibri"/>
                  <w:color w:val="000000"/>
                  <w:sz w:val="20"/>
                  <w:szCs w:val="20"/>
                </w:rPr>
                <w:delText>㎡</w:delText>
              </w:r>
              <w:r w:rsidRPr="00837F81" w:rsidDel="00164ED5">
                <w:rPr>
                  <w:rFonts w:ascii="Calibri" w:hAnsi="Calibri" w:cs="Calibri"/>
                  <w:color w:val="000000"/>
                  <w:sz w:val="20"/>
                  <w:szCs w:val="20"/>
                </w:rPr>
                <w:delText>), no power grid)</w:delText>
              </w:r>
            </w:del>
          </w:p>
        </w:tc>
        <w:tc>
          <w:tcPr>
            <w:tcW w:w="409" w:type="pct"/>
            <w:tcBorders>
              <w:top w:val="nil"/>
              <w:left w:val="nil"/>
              <w:bottom w:val="single" w:sz="4" w:space="0" w:color="auto"/>
              <w:right w:val="single" w:sz="4" w:space="0" w:color="auto"/>
            </w:tcBorders>
            <w:vAlign w:val="center"/>
          </w:tcPr>
          <w:p w14:paraId="77B67611" w14:textId="26AAD098" w:rsidR="0020729B" w:rsidRPr="00837F81" w:rsidDel="00164ED5" w:rsidRDefault="0020729B" w:rsidP="00164ED5">
            <w:pPr>
              <w:pStyle w:val="Heading2"/>
              <w:spacing w:before="360" w:after="240"/>
              <w:rPr>
                <w:del w:id="2630" w:author="Chuka Obi" w:date="2026-05-11T22:23:00Z" w16du:dateUtc="2026-05-11T21:23:00Z"/>
                <w:rFonts w:ascii="Calibri" w:hAnsi="Calibri" w:cs="Calibri"/>
                <w:color w:val="000000"/>
                <w:sz w:val="20"/>
                <w:szCs w:val="20"/>
              </w:rPr>
              <w:pPrChange w:id="2631"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2DDC6369" w14:textId="6377F8F6" w:rsidR="0020729B" w:rsidRPr="00837F81" w:rsidDel="00164ED5" w:rsidRDefault="0020729B" w:rsidP="00164ED5">
            <w:pPr>
              <w:pStyle w:val="Heading2"/>
              <w:spacing w:before="360" w:after="240"/>
              <w:rPr>
                <w:del w:id="2632" w:author="Chuka Obi" w:date="2026-05-11T22:23:00Z" w16du:dateUtc="2026-05-11T21:23:00Z"/>
                <w:rFonts w:ascii="SimSun" w:hAnsi="SimSun"/>
                <w:color w:val="000000"/>
                <w:sz w:val="20"/>
                <w:szCs w:val="20"/>
              </w:rPr>
              <w:pPrChange w:id="2633" w:author="Chuka Obi" w:date="2026-05-11T22:23:00Z" w16du:dateUtc="2026-05-11T21:23:00Z">
                <w:pPr>
                  <w:jc w:val="center"/>
                </w:pPr>
              </w:pPrChange>
            </w:pPr>
            <w:del w:id="263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7ADE8916" w14:textId="159173A4" w:rsidR="0020729B" w:rsidRPr="00837F81" w:rsidDel="00164ED5" w:rsidRDefault="0020729B" w:rsidP="00164ED5">
            <w:pPr>
              <w:pStyle w:val="Heading2"/>
              <w:spacing w:before="360" w:after="240"/>
              <w:rPr>
                <w:del w:id="2635" w:author="Chuka Obi" w:date="2026-05-11T22:23:00Z" w16du:dateUtc="2026-05-11T21:23:00Z"/>
                <w:rFonts w:ascii="Calibri" w:hAnsi="Calibri" w:cs="Calibri"/>
                <w:color w:val="000000"/>
                <w:sz w:val="20"/>
                <w:szCs w:val="20"/>
              </w:rPr>
              <w:pPrChange w:id="2636" w:author="Chuka Obi" w:date="2026-05-11T22:23:00Z" w16du:dateUtc="2026-05-11T21:23:00Z">
                <w:pPr>
                  <w:jc w:val="center"/>
                </w:pPr>
              </w:pPrChange>
            </w:pPr>
            <w:del w:id="2637"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463DF7F2" w14:textId="1F2F75E6" w:rsidR="0020729B" w:rsidRPr="00837F81" w:rsidDel="00164ED5" w:rsidRDefault="0020729B" w:rsidP="00164ED5">
            <w:pPr>
              <w:pStyle w:val="Heading2"/>
              <w:spacing w:before="360" w:after="240"/>
              <w:rPr>
                <w:del w:id="2638" w:author="Chuka Obi" w:date="2026-05-11T22:23:00Z" w16du:dateUtc="2026-05-11T21:23:00Z"/>
                <w:rFonts w:ascii="SimSun" w:hAnsi="SimSun"/>
                <w:color w:val="000000"/>
                <w:sz w:val="20"/>
                <w:szCs w:val="20"/>
              </w:rPr>
              <w:pPrChange w:id="2639" w:author="Chuka Obi" w:date="2026-05-11T22:23:00Z" w16du:dateUtc="2026-05-11T21:23:00Z">
                <w:pPr>
                  <w:jc w:val="center"/>
                </w:pPr>
              </w:pPrChange>
            </w:pPr>
            <w:del w:id="2640"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525DC891" w14:textId="4C02C2E8" w:rsidR="0020729B" w:rsidRPr="00837F81" w:rsidDel="00164ED5" w:rsidRDefault="0020729B" w:rsidP="00164ED5">
            <w:pPr>
              <w:pStyle w:val="Heading2"/>
              <w:spacing w:before="360" w:after="240"/>
              <w:rPr>
                <w:del w:id="2641" w:author="Chuka Obi" w:date="2026-05-11T22:23:00Z" w16du:dateUtc="2026-05-11T21:23:00Z"/>
                <w:rFonts w:ascii="Calibri" w:hAnsi="Calibri" w:cs="Calibri"/>
                <w:color w:val="000000"/>
                <w:sz w:val="20"/>
                <w:szCs w:val="20"/>
              </w:rPr>
              <w:pPrChange w:id="2642" w:author="Chuka Obi" w:date="2026-05-11T22:23:00Z" w16du:dateUtc="2026-05-11T21:23:00Z">
                <w:pPr>
                  <w:jc w:val="center"/>
                </w:pPr>
              </w:pPrChange>
            </w:pPr>
            <w:del w:id="2643"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72E451B7" w14:textId="01C3341C" w:rsidR="0020729B" w:rsidRPr="00837F81" w:rsidDel="00164ED5" w:rsidRDefault="0020729B" w:rsidP="00164ED5">
            <w:pPr>
              <w:pStyle w:val="Heading2"/>
              <w:spacing w:before="360" w:after="240"/>
              <w:rPr>
                <w:del w:id="2644" w:author="Chuka Obi" w:date="2026-05-11T22:23:00Z" w16du:dateUtc="2026-05-11T21:23:00Z"/>
                <w:rFonts w:ascii="SimSun" w:hAnsi="SimSun"/>
                <w:color w:val="000000"/>
                <w:sz w:val="20"/>
                <w:szCs w:val="20"/>
              </w:rPr>
              <w:pPrChange w:id="2645" w:author="Chuka Obi" w:date="2026-05-11T22:23:00Z" w16du:dateUtc="2026-05-11T21:23:00Z">
                <w:pPr>
                  <w:jc w:val="center"/>
                </w:pPr>
              </w:pPrChange>
            </w:pPr>
            <w:del w:id="2646"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3C1FE107" w14:textId="3F926419" w:rsidR="0020729B" w:rsidRPr="00837F81" w:rsidDel="00164ED5" w:rsidRDefault="0020729B" w:rsidP="00164ED5">
            <w:pPr>
              <w:pStyle w:val="Heading2"/>
              <w:spacing w:before="360" w:after="240"/>
              <w:rPr>
                <w:del w:id="2647" w:author="Chuka Obi" w:date="2026-05-11T22:23:00Z" w16du:dateUtc="2026-05-11T21:23:00Z"/>
                <w:rFonts w:ascii="Calibri" w:hAnsi="Calibri" w:cs="Calibri"/>
                <w:color w:val="000000"/>
                <w:sz w:val="20"/>
                <w:szCs w:val="20"/>
              </w:rPr>
              <w:pPrChange w:id="2648" w:author="Chuka Obi" w:date="2026-05-11T22:23:00Z" w16du:dateUtc="2026-05-11T21:23:00Z">
                <w:pPr>
                  <w:jc w:val="center"/>
                </w:pPr>
              </w:pPrChange>
            </w:pPr>
            <w:del w:id="2649"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0AEDF4D1" w14:textId="0AC372F5" w:rsidTr="00555240">
        <w:trPr>
          <w:trHeight w:val="911"/>
          <w:del w:id="2650"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1A15136F" w14:textId="7758899A" w:rsidR="0020729B" w:rsidRPr="00837F81" w:rsidDel="00164ED5" w:rsidRDefault="0020729B" w:rsidP="00164ED5">
            <w:pPr>
              <w:pStyle w:val="Heading2"/>
              <w:spacing w:before="360" w:after="240"/>
              <w:rPr>
                <w:del w:id="2651" w:author="Chuka Obi" w:date="2026-05-11T22:23:00Z" w16du:dateUtc="2026-05-11T21:23:00Z"/>
                <w:rFonts w:ascii="Calibri" w:hAnsi="Calibri" w:cs="Calibri"/>
                <w:color w:val="000000"/>
                <w:sz w:val="20"/>
                <w:szCs w:val="20"/>
              </w:rPr>
              <w:pPrChange w:id="2652" w:author="Chuka Obi" w:date="2026-05-11T22:23:00Z" w16du:dateUtc="2026-05-11T21:23:00Z">
                <w:pPr>
                  <w:jc w:val="center"/>
                </w:pPr>
              </w:pPrChange>
            </w:pPr>
            <w:del w:id="2653" w:author="Chuka Obi" w:date="2026-05-11T22:23:00Z" w16du:dateUtc="2026-05-11T21:23:00Z">
              <w:r w:rsidRPr="00837F81" w:rsidDel="00164ED5">
                <w:rPr>
                  <w:rFonts w:ascii="Calibri" w:hAnsi="Calibri" w:cs="Calibri"/>
                  <w:color w:val="000000"/>
                  <w:sz w:val="20"/>
                  <w:szCs w:val="20"/>
                </w:rPr>
                <w:delText>36</w:delText>
              </w:r>
            </w:del>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359751C8" w14:textId="1AA3C239" w:rsidR="0020729B" w:rsidRPr="00837F81" w:rsidDel="00164ED5" w:rsidRDefault="0020729B" w:rsidP="00164ED5">
            <w:pPr>
              <w:pStyle w:val="Heading2"/>
              <w:spacing w:before="360" w:after="240"/>
              <w:rPr>
                <w:del w:id="2654" w:author="Chuka Obi" w:date="2026-05-11T22:23:00Z" w16du:dateUtc="2026-05-11T21:23:00Z"/>
                <w:rFonts w:ascii="Calibri" w:hAnsi="Calibri" w:cs="Calibri"/>
                <w:b w:val="0"/>
                <w:bCs w:val="0"/>
                <w:color w:val="000000"/>
                <w:sz w:val="20"/>
                <w:szCs w:val="20"/>
              </w:rPr>
              <w:pPrChange w:id="2655"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092931F0" w14:textId="28FD670A" w:rsidR="0020729B" w:rsidRPr="00837F81" w:rsidDel="00164ED5" w:rsidRDefault="0020729B" w:rsidP="00164ED5">
            <w:pPr>
              <w:pStyle w:val="Heading2"/>
              <w:spacing w:before="360" w:after="240"/>
              <w:rPr>
                <w:del w:id="2656" w:author="Chuka Obi" w:date="2026-05-11T22:23:00Z" w16du:dateUtc="2026-05-11T21:23:00Z"/>
                <w:rFonts w:ascii="Calibri" w:hAnsi="Calibri" w:cs="Calibri"/>
                <w:color w:val="000000"/>
                <w:sz w:val="20"/>
                <w:szCs w:val="20"/>
              </w:rPr>
              <w:pPrChange w:id="2657" w:author="Chuka Obi" w:date="2026-05-11T22:23:00Z" w16du:dateUtc="2026-05-11T21:23:00Z">
                <w:pPr/>
              </w:pPrChange>
            </w:pPr>
            <w:del w:id="2658" w:author="Chuka Obi" w:date="2026-05-11T22:23:00Z" w16du:dateUtc="2026-05-11T21:23:00Z">
              <w:r w:rsidRPr="00837F81" w:rsidDel="00164ED5">
                <w:rPr>
                  <w:rFonts w:ascii="Calibri" w:hAnsi="Calibri" w:cs="Calibri"/>
                  <w:color w:val="000000"/>
                  <w:sz w:val="20"/>
                  <w:szCs w:val="20"/>
                </w:rPr>
                <w:delText>others</w:delText>
              </w:r>
            </w:del>
          </w:p>
        </w:tc>
        <w:tc>
          <w:tcPr>
            <w:tcW w:w="185" w:type="pct"/>
            <w:tcBorders>
              <w:top w:val="nil"/>
              <w:left w:val="nil"/>
              <w:bottom w:val="single" w:sz="4" w:space="0" w:color="auto"/>
              <w:right w:val="single" w:sz="4" w:space="0" w:color="auto"/>
            </w:tcBorders>
            <w:noWrap/>
            <w:vAlign w:val="center"/>
            <w:hideMark/>
          </w:tcPr>
          <w:p w14:paraId="0C6D7438" w14:textId="2B41C203" w:rsidR="0020729B" w:rsidRPr="00837F81" w:rsidDel="00164ED5" w:rsidRDefault="0020729B" w:rsidP="00164ED5">
            <w:pPr>
              <w:pStyle w:val="Heading2"/>
              <w:spacing w:before="360" w:after="240"/>
              <w:rPr>
                <w:del w:id="2659" w:author="Chuka Obi" w:date="2026-05-11T22:23:00Z" w16du:dateUtc="2026-05-11T21:23:00Z"/>
                <w:rFonts w:ascii="Calibri" w:hAnsi="Calibri" w:cs="Calibri"/>
                <w:color w:val="000000"/>
                <w:sz w:val="20"/>
                <w:szCs w:val="20"/>
              </w:rPr>
              <w:pPrChange w:id="2660" w:author="Chuka Obi" w:date="2026-05-11T22:23:00Z" w16du:dateUtc="2026-05-11T21:23:00Z">
                <w:pPr>
                  <w:jc w:val="center"/>
                </w:pPr>
              </w:pPrChange>
            </w:pPr>
            <w:del w:id="2661"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5E104C61" w14:textId="2898B09A" w:rsidR="0020729B" w:rsidRPr="00837F81" w:rsidDel="00164ED5" w:rsidRDefault="0020729B" w:rsidP="00164ED5">
            <w:pPr>
              <w:pStyle w:val="Heading2"/>
              <w:spacing w:before="360" w:after="240"/>
              <w:rPr>
                <w:del w:id="2662" w:author="Chuka Obi" w:date="2026-05-11T22:23:00Z" w16du:dateUtc="2026-05-11T21:23:00Z"/>
                <w:rFonts w:ascii="Calibri" w:hAnsi="Calibri" w:cs="Calibri"/>
                <w:color w:val="000000"/>
                <w:sz w:val="20"/>
                <w:szCs w:val="20"/>
              </w:rPr>
              <w:pPrChange w:id="2663" w:author="Chuka Obi" w:date="2026-05-11T22:23:00Z" w16du:dateUtc="2026-05-11T21:23:00Z">
                <w:pPr/>
              </w:pPrChange>
            </w:pPr>
            <w:del w:id="2664" w:author="Chuka Obi" w:date="2026-05-11T22:23:00Z" w16du:dateUtc="2026-05-11T21:23:00Z">
              <w:r w:rsidRPr="00837F81" w:rsidDel="00164ED5">
                <w:rPr>
                  <w:rFonts w:ascii="Calibri" w:hAnsi="Calibri" w:cs="Calibri"/>
                  <w:color w:val="000000"/>
                  <w:sz w:val="20"/>
                  <w:szCs w:val="20"/>
                </w:rPr>
                <w:delText>Site clearance, fencing, sandfilling, piling, geotechnical survey, Water quality report are to be handled by the owner</w:delText>
              </w:r>
            </w:del>
          </w:p>
        </w:tc>
        <w:tc>
          <w:tcPr>
            <w:tcW w:w="409" w:type="pct"/>
            <w:tcBorders>
              <w:top w:val="nil"/>
              <w:left w:val="nil"/>
              <w:bottom w:val="single" w:sz="4" w:space="0" w:color="auto"/>
              <w:right w:val="single" w:sz="4" w:space="0" w:color="auto"/>
            </w:tcBorders>
            <w:vAlign w:val="center"/>
          </w:tcPr>
          <w:p w14:paraId="324EFC62" w14:textId="04BBC536" w:rsidR="0020729B" w:rsidRPr="00837F81" w:rsidDel="00164ED5" w:rsidRDefault="0020729B" w:rsidP="00164ED5">
            <w:pPr>
              <w:pStyle w:val="Heading2"/>
              <w:spacing w:before="360" w:after="240"/>
              <w:rPr>
                <w:del w:id="2665" w:author="Chuka Obi" w:date="2026-05-11T22:23:00Z" w16du:dateUtc="2026-05-11T21:23:00Z"/>
                <w:rFonts w:ascii="Calibri" w:hAnsi="Calibri" w:cs="Calibri"/>
                <w:color w:val="000000"/>
                <w:sz w:val="20"/>
                <w:szCs w:val="20"/>
              </w:rPr>
              <w:pPrChange w:id="2666"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1B34F899" w14:textId="5BD2688D" w:rsidR="0020729B" w:rsidRPr="00837F81" w:rsidDel="00164ED5" w:rsidRDefault="0020729B" w:rsidP="00164ED5">
            <w:pPr>
              <w:pStyle w:val="Heading2"/>
              <w:spacing w:before="360" w:after="240"/>
              <w:rPr>
                <w:del w:id="2667" w:author="Chuka Obi" w:date="2026-05-11T22:23:00Z" w16du:dateUtc="2026-05-11T21:23:00Z"/>
                <w:rFonts w:ascii="Calibri" w:hAnsi="Calibri" w:cs="Calibri"/>
                <w:color w:val="000000"/>
                <w:sz w:val="20"/>
                <w:szCs w:val="20"/>
              </w:rPr>
              <w:pPrChange w:id="2668" w:author="Chuka Obi" w:date="2026-05-11T22:23:00Z" w16du:dateUtc="2026-05-11T21:23:00Z">
                <w:pPr>
                  <w:jc w:val="center"/>
                </w:pPr>
              </w:pPrChange>
            </w:pPr>
            <w:del w:id="2669" w:author="Chuka Obi" w:date="2026-05-11T22:23:00Z" w16du:dateUtc="2026-05-11T21:23:00Z">
              <w:r w:rsidRPr="00837F81" w:rsidDel="00164ED5">
                <w:rPr>
                  <w:rFonts w:ascii="Calibri" w:hAnsi="Calibri" w:cs="Calibri"/>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5A31B383" w14:textId="0B7C4DC5" w:rsidR="0020729B" w:rsidRPr="00837F81" w:rsidDel="00164ED5" w:rsidRDefault="0020729B" w:rsidP="00164ED5">
            <w:pPr>
              <w:pStyle w:val="Heading2"/>
              <w:spacing w:before="360" w:after="240"/>
              <w:rPr>
                <w:del w:id="2670" w:author="Chuka Obi" w:date="2026-05-11T22:23:00Z" w16du:dateUtc="2026-05-11T21:23:00Z"/>
                <w:rFonts w:ascii="SimSun" w:hAnsi="SimSun"/>
                <w:color w:val="000000"/>
                <w:sz w:val="20"/>
                <w:szCs w:val="20"/>
              </w:rPr>
              <w:pPrChange w:id="2671" w:author="Chuka Obi" w:date="2026-05-11T22:23:00Z" w16du:dateUtc="2026-05-11T21:23:00Z">
                <w:pPr>
                  <w:jc w:val="center"/>
                </w:pPr>
              </w:pPrChange>
            </w:pPr>
            <w:del w:id="2672"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3FC08FB1" w14:textId="7935CE36" w:rsidR="0020729B" w:rsidRPr="00837F81" w:rsidDel="00164ED5" w:rsidRDefault="0020729B" w:rsidP="00164ED5">
            <w:pPr>
              <w:pStyle w:val="Heading2"/>
              <w:spacing w:before="360" w:after="240"/>
              <w:rPr>
                <w:del w:id="2673" w:author="Chuka Obi" w:date="2026-05-11T22:23:00Z" w16du:dateUtc="2026-05-11T21:23:00Z"/>
                <w:rFonts w:ascii="Calibri" w:hAnsi="Calibri" w:cs="Calibri"/>
                <w:color w:val="000000"/>
                <w:sz w:val="20"/>
                <w:szCs w:val="20"/>
              </w:rPr>
              <w:pPrChange w:id="2674" w:author="Chuka Obi" w:date="2026-05-11T22:23:00Z" w16du:dateUtc="2026-05-11T21:23:00Z">
                <w:pPr>
                  <w:jc w:val="center"/>
                </w:pPr>
              </w:pPrChange>
            </w:pPr>
            <w:del w:id="2675" w:author="Chuka Obi" w:date="2026-05-11T22:23:00Z" w16du:dateUtc="2026-05-11T21:23:00Z">
              <w:r w:rsidRPr="00837F81" w:rsidDel="00164ED5">
                <w:rPr>
                  <w:rFonts w:ascii="Calibri" w:hAnsi="Calibri" w:cs="Calibri"/>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595550BE" w14:textId="262D6A26" w:rsidR="0020729B" w:rsidRPr="00837F81" w:rsidDel="00164ED5" w:rsidRDefault="0020729B" w:rsidP="00164ED5">
            <w:pPr>
              <w:pStyle w:val="Heading2"/>
              <w:spacing w:before="360" w:after="240"/>
              <w:rPr>
                <w:del w:id="2676" w:author="Chuka Obi" w:date="2026-05-11T22:23:00Z" w16du:dateUtc="2026-05-11T21:23:00Z"/>
                <w:rFonts w:ascii="SimSun" w:hAnsi="SimSun"/>
                <w:color w:val="000000"/>
                <w:sz w:val="20"/>
                <w:szCs w:val="20"/>
              </w:rPr>
              <w:pPrChange w:id="2677" w:author="Chuka Obi" w:date="2026-05-11T22:23:00Z" w16du:dateUtc="2026-05-11T21:23:00Z">
                <w:pPr>
                  <w:jc w:val="center"/>
                </w:pPr>
              </w:pPrChange>
            </w:pPr>
            <w:del w:id="267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390761E4" w14:textId="45C50343" w:rsidR="0020729B" w:rsidRPr="00837F81" w:rsidDel="00164ED5" w:rsidRDefault="0020729B" w:rsidP="00164ED5">
            <w:pPr>
              <w:pStyle w:val="Heading2"/>
              <w:spacing w:before="360" w:after="240"/>
              <w:rPr>
                <w:del w:id="2679" w:author="Chuka Obi" w:date="2026-05-11T22:23:00Z" w16du:dateUtc="2026-05-11T21:23:00Z"/>
                <w:rFonts w:ascii="Calibri" w:hAnsi="Calibri" w:cs="Calibri"/>
                <w:color w:val="000000"/>
                <w:sz w:val="20"/>
                <w:szCs w:val="20"/>
              </w:rPr>
              <w:pPrChange w:id="2680" w:author="Chuka Obi" w:date="2026-05-11T22:23:00Z" w16du:dateUtc="2026-05-11T21:23:00Z">
                <w:pPr>
                  <w:jc w:val="center"/>
                </w:pPr>
              </w:pPrChange>
            </w:pPr>
            <w:del w:id="2681" w:author="Chuka Obi" w:date="2026-05-11T22:23:00Z" w16du:dateUtc="2026-05-11T21:23:00Z">
              <w:r w:rsidRPr="00837F81" w:rsidDel="00164ED5">
                <w:rPr>
                  <w:rFonts w:ascii="Calibri" w:hAnsi="Calibri" w:cs="Calibri"/>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6B432BA3" w14:textId="52B527C4" w:rsidR="0020729B" w:rsidRPr="00837F81" w:rsidDel="00164ED5" w:rsidRDefault="0020729B" w:rsidP="00164ED5">
            <w:pPr>
              <w:pStyle w:val="Heading2"/>
              <w:spacing w:before="360" w:after="240"/>
              <w:rPr>
                <w:del w:id="2682" w:author="Chuka Obi" w:date="2026-05-11T22:23:00Z" w16du:dateUtc="2026-05-11T21:23:00Z"/>
                <w:rFonts w:ascii="SimSun" w:hAnsi="SimSun"/>
                <w:color w:val="000000"/>
                <w:sz w:val="20"/>
                <w:szCs w:val="20"/>
              </w:rPr>
              <w:pPrChange w:id="2683" w:author="Chuka Obi" w:date="2026-05-11T22:23:00Z" w16du:dateUtc="2026-05-11T21:23:00Z">
                <w:pPr>
                  <w:jc w:val="center"/>
                </w:pPr>
              </w:pPrChange>
            </w:pPr>
            <w:del w:id="2684" w:author="Chuka Obi" w:date="2026-05-11T22:23:00Z" w16du:dateUtc="2026-05-11T21:23:00Z">
              <w:r w:rsidRPr="00837F81" w:rsidDel="00164ED5">
                <w:rPr>
                  <w:rFonts w:ascii="MS Gothic" w:eastAsia="MS Gothic" w:hAnsi="MS Gothic" w:cs="MS Gothic" w:hint="eastAsia"/>
                  <w:color w:val="000000"/>
                  <w:sz w:val="20"/>
                  <w:szCs w:val="20"/>
                </w:rPr>
                <w:delText>✓</w:delText>
              </w:r>
            </w:del>
          </w:p>
        </w:tc>
      </w:tr>
      <w:tr w:rsidR="0020729B" w:rsidRPr="00837F81" w:rsidDel="00164ED5" w14:paraId="6771EA98" w14:textId="500C362D" w:rsidTr="00555240">
        <w:trPr>
          <w:trHeight w:val="672"/>
          <w:del w:id="2685"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65D5BF47" w14:textId="1E0B88C1" w:rsidR="0020729B" w:rsidRPr="00837F81" w:rsidDel="00164ED5" w:rsidRDefault="0020729B" w:rsidP="00164ED5">
            <w:pPr>
              <w:pStyle w:val="Heading2"/>
              <w:spacing w:before="360" w:after="240"/>
              <w:rPr>
                <w:del w:id="2686" w:author="Chuka Obi" w:date="2026-05-11T22:23:00Z" w16du:dateUtc="2026-05-11T21:23:00Z"/>
                <w:rFonts w:ascii="Calibri" w:hAnsi="Calibri" w:cs="Calibri"/>
                <w:color w:val="000000"/>
                <w:sz w:val="20"/>
                <w:szCs w:val="20"/>
              </w:rPr>
              <w:pPrChange w:id="2687" w:author="Chuka Obi" w:date="2026-05-11T22:23:00Z" w16du:dateUtc="2026-05-11T21:23:00Z">
                <w:pPr>
                  <w:jc w:val="center"/>
                </w:pPr>
              </w:pPrChange>
            </w:pPr>
            <w:del w:id="2688" w:author="Chuka Obi" w:date="2026-05-11T22:23:00Z" w16du:dateUtc="2026-05-11T21:23:00Z">
              <w:r w:rsidRPr="00837F81" w:rsidDel="00164ED5">
                <w:rPr>
                  <w:rFonts w:ascii="Calibri" w:hAnsi="Calibri" w:cs="Calibri"/>
                  <w:color w:val="000000"/>
                  <w:sz w:val="20"/>
                  <w:szCs w:val="20"/>
                </w:rPr>
                <w:delText>37</w:delText>
              </w:r>
            </w:del>
          </w:p>
        </w:tc>
        <w:tc>
          <w:tcPr>
            <w:tcW w:w="555" w:type="pct"/>
            <w:tcBorders>
              <w:top w:val="nil"/>
              <w:left w:val="nil"/>
              <w:bottom w:val="single" w:sz="4" w:space="0" w:color="auto"/>
              <w:right w:val="single" w:sz="4" w:space="0" w:color="auto"/>
            </w:tcBorders>
            <w:vAlign w:val="center"/>
            <w:hideMark/>
          </w:tcPr>
          <w:p w14:paraId="54180053" w14:textId="3D00D31C" w:rsidR="0020729B" w:rsidRPr="00837F81" w:rsidDel="00164ED5" w:rsidRDefault="0020729B" w:rsidP="00164ED5">
            <w:pPr>
              <w:pStyle w:val="Heading2"/>
              <w:spacing w:before="360" w:after="240"/>
              <w:rPr>
                <w:del w:id="2689" w:author="Chuka Obi" w:date="2026-05-11T22:23:00Z" w16du:dateUtc="2026-05-11T21:23:00Z"/>
                <w:rFonts w:ascii="Calibri" w:hAnsi="Calibri" w:cs="Calibri"/>
                <w:b w:val="0"/>
                <w:bCs w:val="0"/>
                <w:color w:val="000000"/>
                <w:sz w:val="20"/>
                <w:szCs w:val="20"/>
              </w:rPr>
              <w:pPrChange w:id="2690" w:author="Chuka Obi" w:date="2026-05-11T22:23:00Z" w16du:dateUtc="2026-05-11T21:23:00Z">
                <w:pPr>
                  <w:jc w:val="center"/>
                </w:pPr>
              </w:pPrChange>
            </w:pPr>
            <w:del w:id="2691" w:author="Chuka Obi" w:date="2026-05-11T22:23:00Z" w16du:dateUtc="2026-05-11T21:23:00Z">
              <w:r w:rsidRPr="00837F81" w:rsidDel="00164ED5">
                <w:rPr>
                  <w:rFonts w:ascii="Calibri" w:hAnsi="Calibri" w:cs="Calibri"/>
                  <w:color w:val="000000"/>
                  <w:sz w:val="20"/>
                  <w:szCs w:val="20"/>
                </w:rPr>
                <w:delText>Installation</w:delText>
              </w:r>
            </w:del>
          </w:p>
        </w:tc>
        <w:tc>
          <w:tcPr>
            <w:tcW w:w="973" w:type="pct"/>
            <w:tcBorders>
              <w:top w:val="nil"/>
              <w:left w:val="nil"/>
              <w:bottom w:val="single" w:sz="4" w:space="0" w:color="auto"/>
              <w:right w:val="single" w:sz="4" w:space="0" w:color="auto"/>
            </w:tcBorders>
            <w:vAlign w:val="center"/>
            <w:hideMark/>
          </w:tcPr>
          <w:p w14:paraId="37D161D2" w14:textId="65091C0E" w:rsidR="0020729B" w:rsidRPr="00837F81" w:rsidDel="00164ED5" w:rsidRDefault="0020729B" w:rsidP="00164ED5">
            <w:pPr>
              <w:pStyle w:val="Heading2"/>
              <w:spacing w:before="360" w:after="240"/>
              <w:rPr>
                <w:del w:id="2692" w:author="Chuka Obi" w:date="2026-05-11T22:23:00Z" w16du:dateUtc="2026-05-11T21:23:00Z"/>
                <w:rFonts w:ascii="Calibri" w:hAnsi="Calibri" w:cs="Calibri"/>
                <w:sz w:val="20"/>
                <w:szCs w:val="20"/>
              </w:rPr>
              <w:pPrChange w:id="2693" w:author="Chuka Obi" w:date="2026-05-11T22:23:00Z" w16du:dateUtc="2026-05-11T21:23:00Z">
                <w:pPr/>
              </w:pPrChange>
            </w:pPr>
            <w:del w:id="2694" w:author="Chuka Obi" w:date="2026-05-11T22:23:00Z" w16du:dateUtc="2026-05-11T21:23:00Z">
              <w:r w:rsidRPr="00837F81" w:rsidDel="00164ED5">
                <w:rPr>
                  <w:rFonts w:ascii="Calibri" w:hAnsi="Calibri" w:cs="Calibri"/>
                  <w:sz w:val="20"/>
                  <w:szCs w:val="20"/>
                </w:rPr>
                <w:delText> </w:delText>
              </w:r>
            </w:del>
          </w:p>
        </w:tc>
        <w:tc>
          <w:tcPr>
            <w:tcW w:w="185" w:type="pct"/>
            <w:tcBorders>
              <w:top w:val="nil"/>
              <w:left w:val="nil"/>
              <w:bottom w:val="single" w:sz="4" w:space="0" w:color="auto"/>
              <w:right w:val="single" w:sz="4" w:space="0" w:color="auto"/>
            </w:tcBorders>
            <w:noWrap/>
            <w:vAlign w:val="center"/>
            <w:hideMark/>
          </w:tcPr>
          <w:p w14:paraId="76A27DD1" w14:textId="1C5F991D" w:rsidR="0020729B" w:rsidRPr="00837F81" w:rsidDel="00164ED5" w:rsidRDefault="0020729B" w:rsidP="00164ED5">
            <w:pPr>
              <w:pStyle w:val="Heading2"/>
              <w:spacing w:before="360" w:after="240"/>
              <w:rPr>
                <w:del w:id="2695" w:author="Chuka Obi" w:date="2026-05-11T22:23:00Z" w16du:dateUtc="2026-05-11T21:23:00Z"/>
                <w:rFonts w:ascii="Calibri" w:hAnsi="Calibri" w:cs="Calibri"/>
                <w:color w:val="000000"/>
                <w:sz w:val="20"/>
                <w:szCs w:val="20"/>
              </w:rPr>
              <w:pPrChange w:id="2696" w:author="Chuka Obi" w:date="2026-05-11T22:23:00Z" w16du:dateUtc="2026-05-11T21:23:00Z">
                <w:pPr>
                  <w:jc w:val="center"/>
                </w:pPr>
              </w:pPrChange>
            </w:pPr>
            <w:del w:id="2697"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52C1B489" w14:textId="7B2FF491" w:rsidR="0020729B" w:rsidRPr="00837F81" w:rsidDel="00164ED5" w:rsidRDefault="0020729B" w:rsidP="00164ED5">
            <w:pPr>
              <w:pStyle w:val="Heading2"/>
              <w:spacing w:before="360" w:after="240"/>
              <w:rPr>
                <w:del w:id="2698" w:author="Chuka Obi" w:date="2026-05-11T22:23:00Z" w16du:dateUtc="2026-05-11T21:23:00Z"/>
                <w:rFonts w:ascii="Calibri" w:hAnsi="Calibri" w:cs="Calibri"/>
                <w:sz w:val="20"/>
                <w:szCs w:val="20"/>
              </w:rPr>
              <w:pPrChange w:id="2699" w:author="Chuka Obi" w:date="2026-05-11T22:23:00Z" w16du:dateUtc="2026-05-11T21:23:00Z">
                <w:pPr/>
              </w:pPrChange>
            </w:pPr>
            <w:del w:id="2700" w:author="Chuka Obi" w:date="2026-05-11T22:23:00Z" w16du:dateUtc="2026-05-11T21:23:00Z">
              <w:r w:rsidRPr="00837F81" w:rsidDel="00164ED5">
                <w:rPr>
                  <w:rFonts w:ascii="Calibri" w:hAnsi="Calibri" w:cs="Calibri"/>
                  <w:sz w:val="20"/>
                  <w:szCs w:val="20"/>
                </w:rPr>
                <w:delText>Installation of all equipment and installation materials within the process unit area only.</w:delText>
              </w:r>
            </w:del>
          </w:p>
        </w:tc>
        <w:tc>
          <w:tcPr>
            <w:tcW w:w="409" w:type="pct"/>
            <w:tcBorders>
              <w:top w:val="nil"/>
              <w:left w:val="nil"/>
              <w:bottom w:val="single" w:sz="4" w:space="0" w:color="auto"/>
              <w:right w:val="single" w:sz="4" w:space="0" w:color="auto"/>
            </w:tcBorders>
            <w:vAlign w:val="center"/>
          </w:tcPr>
          <w:p w14:paraId="6C37BE1D" w14:textId="79C66013" w:rsidR="0020729B" w:rsidRPr="00837F81" w:rsidDel="00164ED5" w:rsidRDefault="0020729B" w:rsidP="00164ED5">
            <w:pPr>
              <w:pStyle w:val="Heading2"/>
              <w:spacing w:before="360" w:after="240"/>
              <w:rPr>
                <w:del w:id="2701" w:author="Chuka Obi" w:date="2026-05-11T22:23:00Z" w16du:dateUtc="2026-05-11T21:23:00Z"/>
                <w:rFonts w:ascii="Calibri" w:hAnsi="Calibri" w:cs="Calibri"/>
                <w:sz w:val="20"/>
                <w:szCs w:val="20"/>
              </w:rPr>
              <w:pPrChange w:id="2702"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31855047" w14:textId="79E9A6BA" w:rsidR="0020729B" w:rsidRPr="00837F81" w:rsidDel="00164ED5" w:rsidRDefault="0020729B" w:rsidP="00164ED5">
            <w:pPr>
              <w:pStyle w:val="Heading2"/>
              <w:spacing w:before="360" w:after="240"/>
              <w:rPr>
                <w:del w:id="2703" w:author="Chuka Obi" w:date="2026-05-11T22:23:00Z" w16du:dateUtc="2026-05-11T21:23:00Z"/>
                <w:rFonts w:ascii="SimSun" w:hAnsi="SimSun"/>
                <w:color w:val="000000"/>
                <w:sz w:val="20"/>
                <w:szCs w:val="20"/>
              </w:rPr>
              <w:pPrChange w:id="2704" w:author="Chuka Obi" w:date="2026-05-11T22:23:00Z" w16du:dateUtc="2026-05-11T21:23:00Z">
                <w:pPr>
                  <w:jc w:val="center"/>
                </w:pPr>
              </w:pPrChange>
            </w:pPr>
            <w:del w:id="2705"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62658371" w14:textId="1BB47B64" w:rsidR="0020729B" w:rsidRPr="00837F81" w:rsidDel="00164ED5" w:rsidRDefault="0020729B" w:rsidP="00164ED5">
            <w:pPr>
              <w:pStyle w:val="Heading2"/>
              <w:spacing w:before="360" w:after="240"/>
              <w:rPr>
                <w:del w:id="2706" w:author="Chuka Obi" w:date="2026-05-11T22:23:00Z" w16du:dateUtc="2026-05-11T21:23:00Z"/>
                <w:rFonts w:ascii="Calibri" w:hAnsi="Calibri" w:cs="Calibri"/>
                <w:color w:val="000000"/>
                <w:sz w:val="20"/>
                <w:szCs w:val="20"/>
              </w:rPr>
              <w:pPrChange w:id="2707" w:author="Chuka Obi" w:date="2026-05-11T22:23:00Z" w16du:dateUtc="2026-05-11T21:23:00Z">
                <w:pPr>
                  <w:jc w:val="center"/>
                </w:pPr>
              </w:pPrChange>
            </w:pPr>
            <w:del w:id="2708"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6B70631C" w14:textId="548138F7" w:rsidR="0020729B" w:rsidRPr="00837F81" w:rsidDel="00164ED5" w:rsidRDefault="0020729B" w:rsidP="00164ED5">
            <w:pPr>
              <w:pStyle w:val="Heading2"/>
              <w:spacing w:before="360" w:after="240"/>
              <w:rPr>
                <w:del w:id="2709" w:author="Chuka Obi" w:date="2026-05-11T22:23:00Z" w16du:dateUtc="2026-05-11T21:23:00Z"/>
                <w:rFonts w:ascii="SimSun" w:hAnsi="SimSun"/>
                <w:color w:val="000000"/>
                <w:sz w:val="20"/>
                <w:szCs w:val="20"/>
              </w:rPr>
              <w:pPrChange w:id="2710" w:author="Chuka Obi" w:date="2026-05-11T22:23:00Z" w16du:dateUtc="2026-05-11T21:23:00Z">
                <w:pPr>
                  <w:jc w:val="center"/>
                </w:pPr>
              </w:pPrChange>
            </w:pPr>
            <w:del w:id="2711"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519719F0" w14:textId="6B08F1A4" w:rsidR="0020729B" w:rsidRPr="00837F81" w:rsidDel="00164ED5" w:rsidRDefault="0020729B" w:rsidP="00164ED5">
            <w:pPr>
              <w:pStyle w:val="Heading2"/>
              <w:spacing w:before="360" w:after="240"/>
              <w:rPr>
                <w:del w:id="2712" w:author="Chuka Obi" w:date="2026-05-11T22:23:00Z" w16du:dateUtc="2026-05-11T21:23:00Z"/>
                <w:rFonts w:ascii="Calibri" w:hAnsi="Calibri" w:cs="Calibri"/>
                <w:color w:val="000000"/>
                <w:sz w:val="20"/>
                <w:szCs w:val="20"/>
              </w:rPr>
              <w:pPrChange w:id="2713" w:author="Chuka Obi" w:date="2026-05-11T22:23:00Z" w16du:dateUtc="2026-05-11T21:23:00Z">
                <w:pPr>
                  <w:jc w:val="center"/>
                </w:pPr>
              </w:pPrChange>
            </w:pPr>
            <w:del w:id="2714"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2CCAF444" w14:textId="7A625AC5" w:rsidR="0020729B" w:rsidRPr="00837F81" w:rsidDel="00164ED5" w:rsidRDefault="0020729B" w:rsidP="00164ED5">
            <w:pPr>
              <w:pStyle w:val="Heading2"/>
              <w:spacing w:before="360" w:after="240"/>
              <w:rPr>
                <w:del w:id="2715" w:author="Chuka Obi" w:date="2026-05-11T22:23:00Z" w16du:dateUtc="2026-05-11T21:23:00Z"/>
                <w:rFonts w:ascii="SimSun" w:hAnsi="SimSun"/>
                <w:color w:val="000000"/>
                <w:sz w:val="20"/>
                <w:szCs w:val="20"/>
              </w:rPr>
              <w:pPrChange w:id="2716" w:author="Chuka Obi" w:date="2026-05-11T22:23:00Z" w16du:dateUtc="2026-05-11T21:23:00Z">
                <w:pPr>
                  <w:jc w:val="center"/>
                </w:pPr>
              </w:pPrChange>
            </w:pPr>
            <w:del w:id="2717"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010993A6" w14:textId="1F425D91" w:rsidR="0020729B" w:rsidRPr="00837F81" w:rsidDel="00164ED5" w:rsidRDefault="0020729B" w:rsidP="00164ED5">
            <w:pPr>
              <w:pStyle w:val="Heading2"/>
              <w:spacing w:before="360" w:after="240"/>
              <w:rPr>
                <w:del w:id="2718" w:author="Chuka Obi" w:date="2026-05-11T22:23:00Z" w16du:dateUtc="2026-05-11T21:23:00Z"/>
                <w:rFonts w:ascii="Calibri" w:hAnsi="Calibri" w:cs="Calibri"/>
                <w:color w:val="000000"/>
                <w:sz w:val="20"/>
                <w:szCs w:val="20"/>
              </w:rPr>
              <w:pPrChange w:id="2719" w:author="Chuka Obi" w:date="2026-05-11T22:23:00Z" w16du:dateUtc="2026-05-11T21:23:00Z">
                <w:pPr>
                  <w:jc w:val="center"/>
                </w:pPr>
              </w:pPrChange>
            </w:pPr>
            <w:del w:id="2720"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694B8B17" w14:textId="6EDCB365" w:rsidTr="00555240">
        <w:trPr>
          <w:trHeight w:val="1344"/>
          <w:del w:id="2721"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1841B844" w14:textId="03A944EC" w:rsidR="0020729B" w:rsidRPr="00837F81" w:rsidDel="00164ED5" w:rsidRDefault="0020729B" w:rsidP="00164ED5">
            <w:pPr>
              <w:pStyle w:val="Heading2"/>
              <w:spacing w:before="360" w:after="240"/>
              <w:rPr>
                <w:del w:id="2722" w:author="Chuka Obi" w:date="2026-05-11T22:23:00Z" w16du:dateUtc="2026-05-11T21:23:00Z"/>
                <w:rFonts w:ascii="Calibri" w:hAnsi="Calibri" w:cs="Calibri"/>
                <w:color w:val="000000"/>
                <w:sz w:val="20"/>
                <w:szCs w:val="20"/>
              </w:rPr>
              <w:pPrChange w:id="2723" w:author="Chuka Obi" w:date="2026-05-11T22:23:00Z" w16du:dateUtc="2026-05-11T21:23:00Z">
                <w:pPr>
                  <w:jc w:val="center"/>
                </w:pPr>
              </w:pPrChange>
            </w:pPr>
            <w:del w:id="2724" w:author="Chuka Obi" w:date="2026-05-11T22:23:00Z" w16du:dateUtc="2026-05-11T21:23:00Z">
              <w:r w:rsidRPr="00837F81" w:rsidDel="00164ED5">
                <w:rPr>
                  <w:rFonts w:ascii="Calibri" w:hAnsi="Calibri" w:cs="Calibri"/>
                  <w:color w:val="000000"/>
                  <w:sz w:val="20"/>
                  <w:szCs w:val="20"/>
                </w:rPr>
                <w:delText>38</w:delText>
              </w:r>
            </w:del>
          </w:p>
        </w:tc>
        <w:tc>
          <w:tcPr>
            <w:tcW w:w="555" w:type="pct"/>
            <w:vMerge w:val="restart"/>
            <w:tcBorders>
              <w:top w:val="nil"/>
              <w:left w:val="single" w:sz="4" w:space="0" w:color="auto"/>
              <w:bottom w:val="single" w:sz="4" w:space="0" w:color="000000"/>
              <w:right w:val="single" w:sz="4" w:space="0" w:color="auto"/>
            </w:tcBorders>
            <w:vAlign w:val="center"/>
            <w:hideMark/>
          </w:tcPr>
          <w:p w14:paraId="2C46CEFD" w14:textId="2EB316BE" w:rsidR="0020729B" w:rsidRPr="00837F81" w:rsidDel="00164ED5" w:rsidRDefault="0020729B" w:rsidP="00164ED5">
            <w:pPr>
              <w:pStyle w:val="Heading2"/>
              <w:spacing w:before="360" w:after="240"/>
              <w:rPr>
                <w:del w:id="2725" w:author="Chuka Obi" w:date="2026-05-11T22:23:00Z" w16du:dateUtc="2026-05-11T21:23:00Z"/>
                <w:rFonts w:ascii="Calibri" w:hAnsi="Calibri" w:cs="Calibri"/>
                <w:b w:val="0"/>
                <w:bCs w:val="0"/>
                <w:color w:val="000000"/>
                <w:sz w:val="20"/>
                <w:szCs w:val="20"/>
              </w:rPr>
              <w:pPrChange w:id="2726" w:author="Chuka Obi" w:date="2026-05-11T22:23:00Z" w16du:dateUtc="2026-05-11T21:23:00Z">
                <w:pPr>
                  <w:jc w:val="center"/>
                </w:pPr>
              </w:pPrChange>
            </w:pPr>
            <w:del w:id="2727" w:author="Chuka Obi" w:date="2026-05-11T22:23:00Z" w16du:dateUtc="2026-05-11T21:23:00Z">
              <w:r w:rsidRPr="00837F81" w:rsidDel="00164ED5">
                <w:rPr>
                  <w:rFonts w:ascii="Calibri" w:hAnsi="Calibri" w:cs="Calibri"/>
                  <w:color w:val="000000"/>
                  <w:sz w:val="20"/>
                  <w:szCs w:val="20"/>
                </w:rPr>
                <w:delText>Commissioning</w:delText>
              </w:r>
            </w:del>
          </w:p>
        </w:tc>
        <w:tc>
          <w:tcPr>
            <w:tcW w:w="973" w:type="pct"/>
            <w:tcBorders>
              <w:top w:val="nil"/>
              <w:left w:val="nil"/>
              <w:bottom w:val="single" w:sz="4" w:space="0" w:color="auto"/>
              <w:right w:val="single" w:sz="4" w:space="0" w:color="auto"/>
            </w:tcBorders>
            <w:noWrap/>
            <w:vAlign w:val="center"/>
            <w:hideMark/>
          </w:tcPr>
          <w:p w14:paraId="337F81EC" w14:textId="6509590B" w:rsidR="0020729B" w:rsidRPr="00837F81" w:rsidDel="00164ED5" w:rsidRDefault="0020729B" w:rsidP="00164ED5">
            <w:pPr>
              <w:pStyle w:val="Heading2"/>
              <w:spacing w:before="360" w:after="240"/>
              <w:rPr>
                <w:del w:id="2728" w:author="Chuka Obi" w:date="2026-05-11T22:23:00Z" w16du:dateUtc="2026-05-11T21:23:00Z"/>
                <w:rFonts w:ascii="Calibri" w:hAnsi="Calibri" w:cs="Calibri"/>
                <w:sz w:val="20"/>
                <w:szCs w:val="20"/>
              </w:rPr>
              <w:pPrChange w:id="2729" w:author="Chuka Obi" w:date="2026-05-11T22:23:00Z" w16du:dateUtc="2026-05-11T21:23:00Z">
                <w:pPr/>
              </w:pPrChange>
            </w:pPr>
            <w:del w:id="2730" w:author="Chuka Obi" w:date="2026-05-11T22:23:00Z" w16du:dateUtc="2026-05-11T21:23:00Z">
              <w:r w:rsidRPr="00837F81" w:rsidDel="00164ED5">
                <w:rPr>
                  <w:rFonts w:ascii="Calibri" w:hAnsi="Calibri" w:cs="Calibri"/>
                  <w:sz w:val="20"/>
                  <w:szCs w:val="20"/>
                </w:rPr>
                <w:delText>Manpower</w:delText>
              </w:r>
            </w:del>
          </w:p>
        </w:tc>
        <w:tc>
          <w:tcPr>
            <w:tcW w:w="185" w:type="pct"/>
            <w:tcBorders>
              <w:top w:val="nil"/>
              <w:left w:val="nil"/>
              <w:bottom w:val="single" w:sz="4" w:space="0" w:color="auto"/>
              <w:right w:val="single" w:sz="4" w:space="0" w:color="auto"/>
            </w:tcBorders>
            <w:noWrap/>
            <w:vAlign w:val="center"/>
            <w:hideMark/>
          </w:tcPr>
          <w:p w14:paraId="3DA8158C" w14:textId="3D19B095" w:rsidR="0020729B" w:rsidRPr="00837F81" w:rsidDel="00164ED5" w:rsidRDefault="0020729B" w:rsidP="00164ED5">
            <w:pPr>
              <w:pStyle w:val="Heading2"/>
              <w:spacing w:before="360" w:after="240"/>
              <w:rPr>
                <w:del w:id="2731" w:author="Chuka Obi" w:date="2026-05-11T22:23:00Z" w16du:dateUtc="2026-05-11T21:23:00Z"/>
                <w:rFonts w:ascii="Calibri" w:hAnsi="Calibri" w:cs="Calibri"/>
                <w:sz w:val="20"/>
                <w:szCs w:val="20"/>
              </w:rPr>
              <w:pPrChange w:id="2732" w:author="Chuka Obi" w:date="2026-05-11T22:23:00Z" w16du:dateUtc="2026-05-11T21:23:00Z">
                <w:pPr>
                  <w:jc w:val="center"/>
                </w:pPr>
              </w:pPrChange>
            </w:pPr>
            <w:del w:id="2733" w:author="Chuka Obi" w:date="2026-05-11T22:23:00Z" w16du:dateUtc="2026-05-11T21:23:00Z">
              <w:r w:rsidRPr="00837F81" w:rsidDel="00164ED5">
                <w:rPr>
                  <w:rFonts w:ascii="Calibri" w:hAnsi="Calibri" w:cs="Calibri"/>
                  <w:sz w:val="20"/>
                  <w:szCs w:val="20"/>
                </w:rPr>
                <w:delText>1</w:delText>
              </w:r>
            </w:del>
          </w:p>
        </w:tc>
        <w:tc>
          <w:tcPr>
            <w:tcW w:w="1125" w:type="pct"/>
            <w:tcBorders>
              <w:top w:val="nil"/>
              <w:left w:val="nil"/>
              <w:bottom w:val="single" w:sz="4" w:space="0" w:color="auto"/>
              <w:right w:val="single" w:sz="4" w:space="0" w:color="auto"/>
            </w:tcBorders>
            <w:vAlign w:val="center"/>
            <w:hideMark/>
          </w:tcPr>
          <w:p w14:paraId="744F7B64" w14:textId="6C8C69C0" w:rsidR="0020729B" w:rsidRPr="00837F81" w:rsidDel="00164ED5" w:rsidRDefault="0020729B" w:rsidP="00164ED5">
            <w:pPr>
              <w:pStyle w:val="Heading2"/>
              <w:spacing w:before="360" w:after="240"/>
              <w:rPr>
                <w:del w:id="2734" w:author="Chuka Obi" w:date="2026-05-11T22:23:00Z" w16du:dateUtc="2026-05-11T21:23:00Z"/>
                <w:rFonts w:ascii="Calibri" w:hAnsi="Calibri" w:cs="Calibri"/>
                <w:sz w:val="20"/>
                <w:szCs w:val="20"/>
              </w:rPr>
              <w:pPrChange w:id="2735" w:author="Chuka Obi" w:date="2026-05-11T22:23:00Z" w16du:dateUtc="2026-05-11T21:23:00Z">
                <w:pPr/>
              </w:pPrChange>
            </w:pPr>
            <w:del w:id="2736" w:author="Chuka Obi" w:date="2026-05-11T22:23:00Z" w16du:dateUtc="2026-05-11T21:23:00Z">
              <w:r w:rsidRPr="00837F81" w:rsidDel="00164ED5">
                <w:rPr>
                  <w:rFonts w:ascii="Calibri" w:hAnsi="Calibri" w:cs="Calibri"/>
                  <w:sz w:val="20"/>
                  <w:szCs w:val="20"/>
                </w:rPr>
                <w:delText>Pcc shall provide commissioning supervision personnel, and the client shall supply the operators in accordance with the staffing requirements specified by the PCCS.PCC shall provide 3 commissioning engineers for a 30-day service period.</w:delText>
              </w:r>
            </w:del>
          </w:p>
        </w:tc>
        <w:tc>
          <w:tcPr>
            <w:tcW w:w="409" w:type="pct"/>
            <w:tcBorders>
              <w:top w:val="nil"/>
              <w:left w:val="nil"/>
              <w:bottom w:val="single" w:sz="4" w:space="0" w:color="auto"/>
              <w:right w:val="single" w:sz="4" w:space="0" w:color="auto"/>
            </w:tcBorders>
            <w:vAlign w:val="center"/>
          </w:tcPr>
          <w:p w14:paraId="283D9BDF" w14:textId="61C1DFDC" w:rsidR="0020729B" w:rsidRPr="00837F81" w:rsidDel="00164ED5" w:rsidRDefault="0020729B" w:rsidP="00164ED5">
            <w:pPr>
              <w:pStyle w:val="Heading2"/>
              <w:spacing w:before="360" w:after="240"/>
              <w:rPr>
                <w:del w:id="2737" w:author="Chuka Obi" w:date="2026-05-11T22:23:00Z" w16du:dateUtc="2026-05-11T21:23:00Z"/>
                <w:rFonts w:ascii="Calibri" w:hAnsi="Calibri" w:cs="Calibri"/>
                <w:sz w:val="20"/>
                <w:szCs w:val="20"/>
              </w:rPr>
              <w:pPrChange w:id="2738"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5E918D41" w14:textId="10E5D282" w:rsidR="0020729B" w:rsidRPr="00837F81" w:rsidDel="00164ED5" w:rsidRDefault="0020729B" w:rsidP="00164ED5">
            <w:pPr>
              <w:pStyle w:val="Heading2"/>
              <w:spacing w:before="360" w:after="240"/>
              <w:rPr>
                <w:del w:id="2739" w:author="Chuka Obi" w:date="2026-05-11T22:23:00Z" w16du:dateUtc="2026-05-11T21:23:00Z"/>
                <w:rFonts w:ascii="SimSun" w:hAnsi="SimSun"/>
                <w:sz w:val="20"/>
                <w:szCs w:val="20"/>
              </w:rPr>
              <w:pPrChange w:id="2740" w:author="Chuka Obi" w:date="2026-05-11T22:23:00Z" w16du:dateUtc="2026-05-11T21:23:00Z">
                <w:pPr>
                  <w:jc w:val="center"/>
                </w:pPr>
              </w:pPrChange>
            </w:pPr>
            <w:del w:id="2741" w:author="Chuka Obi" w:date="2026-05-11T22:23:00Z" w16du:dateUtc="2026-05-11T21:23:00Z">
              <w:r w:rsidRPr="00837F81" w:rsidDel="00164ED5">
                <w:rPr>
                  <w:rFonts w:ascii="MS Gothic" w:eastAsia="MS Gothic" w:hAnsi="MS Gothic" w:cs="MS Gothic" w:hint="eastAsia"/>
                  <w:sz w:val="20"/>
                  <w:szCs w:val="20"/>
                </w:rPr>
                <w:delText>✓</w:delText>
              </w:r>
            </w:del>
          </w:p>
        </w:tc>
        <w:tc>
          <w:tcPr>
            <w:tcW w:w="278" w:type="pct"/>
            <w:tcBorders>
              <w:top w:val="nil"/>
              <w:left w:val="nil"/>
              <w:bottom w:val="single" w:sz="4" w:space="0" w:color="auto"/>
              <w:right w:val="single" w:sz="4" w:space="0" w:color="auto"/>
            </w:tcBorders>
            <w:vAlign w:val="center"/>
            <w:hideMark/>
          </w:tcPr>
          <w:p w14:paraId="10E4EF40" w14:textId="5BFD197E" w:rsidR="0020729B" w:rsidRPr="00837F81" w:rsidDel="00164ED5" w:rsidRDefault="0020729B" w:rsidP="00164ED5">
            <w:pPr>
              <w:pStyle w:val="Heading2"/>
              <w:spacing w:before="360" w:after="240"/>
              <w:rPr>
                <w:del w:id="2742" w:author="Chuka Obi" w:date="2026-05-11T22:23:00Z" w16du:dateUtc="2026-05-11T21:23:00Z"/>
                <w:rFonts w:ascii="Calibri" w:hAnsi="Calibri" w:cs="Calibri"/>
                <w:sz w:val="20"/>
                <w:szCs w:val="20"/>
              </w:rPr>
              <w:pPrChange w:id="2743" w:author="Chuka Obi" w:date="2026-05-11T22:23:00Z" w16du:dateUtc="2026-05-11T21:23:00Z">
                <w:pPr>
                  <w:jc w:val="center"/>
                </w:pPr>
              </w:pPrChange>
            </w:pPr>
            <w:del w:id="2744" w:author="Chuka Obi" w:date="2026-05-11T22:23:00Z" w16du:dateUtc="2026-05-11T21:23:00Z">
              <w:r w:rsidRPr="00837F81" w:rsidDel="00164ED5">
                <w:rPr>
                  <w:rFonts w:ascii="Calibri" w:hAnsi="Calibri" w:cs="Calibri"/>
                  <w:sz w:val="20"/>
                  <w:szCs w:val="20"/>
                </w:rPr>
                <w:delText>×</w:delText>
              </w:r>
            </w:del>
          </w:p>
        </w:tc>
        <w:tc>
          <w:tcPr>
            <w:tcW w:w="232" w:type="pct"/>
            <w:tcBorders>
              <w:top w:val="nil"/>
              <w:left w:val="nil"/>
              <w:bottom w:val="single" w:sz="4" w:space="0" w:color="auto"/>
              <w:right w:val="single" w:sz="4" w:space="0" w:color="auto"/>
            </w:tcBorders>
            <w:vAlign w:val="center"/>
            <w:hideMark/>
          </w:tcPr>
          <w:p w14:paraId="39BB2EA9" w14:textId="67D4661E" w:rsidR="0020729B" w:rsidRPr="00837F81" w:rsidDel="00164ED5" w:rsidRDefault="0020729B" w:rsidP="00164ED5">
            <w:pPr>
              <w:pStyle w:val="Heading2"/>
              <w:spacing w:before="360" w:after="240"/>
              <w:rPr>
                <w:del w:id="2745" w:author="Chuka Obi" w:date="2026-05-11T22:23:00Z" w16du:dateUtc="2026-05-11T21:23:00Z"/>
                <w:rFonts w:ascii="SimSun" w:hAnsi="SimSun"/>
                <w:sz w:val="20"/>
                <w:szCs w:val="20"/>
              </w:rPr>
              <w:pPrChange w:id="2746" w:author="Chuka Obi" w:date="2026-05-11T22:23:00Z" w16du:dateUtc="2026-05-11T21:23:00Z">
                <w:pPr>
                  <w:jc w:val="center"/>
                </w:pPr>
              </w:pPrChange>
            </w:pPr>
            <w:del w:id="2747" w:author="Chuka Obi" w:date="2026-05-11T22:23:00Z" w16du:dateUtc="2026-05-11T21:23:00Z">
              <w:r w:rsidRPr="00837F81" w:rsidDel="00164ED5">
                <w:rPr>
                  <w:rFonts w:ascii="MS Gothic" w:eastAsia="MS Gothic" w:hAnsi="MS Gothic" w:cs="MS Gothic" w:hint="eastAsia"/>
                  <w:sz w:val="20"/>
                  <w:szCs w:val="20"/>
                </w:rPr>
                <w:delText>✓</w:delText>
              </w:r>
            </w:del>
          </w:p>
        </w:tc>
        <w:tc>
          <w:tcPr>
            <w:tcW w:w="279" w:type="pct"/>
            <w:tcBorders>
              <w:top w:val="nil"/>
              <w:left w:val="nil"/>
              <w:bottom w:val="single" w:sz="4" w:space="0" w:color="auto"/>
              <w:right w:val="single" w:sz="4" w:space="0" w:color="auto"/>
            </w:tcBorders>
            <w:vAlign w:val="center"/>
            <w:hideMark/>
          </w:tcPr>
          <w:p w14:paraId="5CF9DD03" w14:textId="776C3AB8" w:rsidR="0020729B" w:rsidRPr="00837F81" w:rsidDel="00164ED5" w:rsidRDefault="0020729B" w:rsidP="00164ED5">
            <w:pPr>
              <w:pStyle w:val="Heading2"/>
              <w:spacing w:before="360" w:after="240"/>
              <w:rPr>
                <w:del w:id="2748" w:author="Chuka Obi" w:date="2026-05-11T22:23:00Z" w16du:dateUtc="2026-05-11T21:23:00Z"/>
                <w:rFonts w:ascii="Calibri" w:hAnsi="Calibri" w:cs="Calibri"/>
                <w:sz w:val="20"/>
                <w:szCs w:val="20"/>
              </w:rPr>
              <w:pPrChange w:id="2749" w:author="Chuka Obi" w:date="2026-05-11T22:23:00Z" w16du:dateUtc="2026-05-11T21:23:00Z">
                <w:pPr>
                  <w:jc w:val="center"/>
                </w:pPr>
              </w:pPrChange>
            </w:pPr>
            <w:del w:id="2750" w:author="Chuka Obi" w:date="2026-05-11T22:23:00Z" w16du:dateUtc="2026-05-11T21:23:00Z">
              <w:r w:rsidRPr="00837F81" w:rsidDel="00164ED5">
                <w:rPr>
                  <w:rFonts w:ascii="Calibri" w:hAnsi="Calibri" w:cs="Calibri"/>
                  <w:sz w:val="20"/>
                  <w:szCs w:val="20"/>
                </w:rPr>
                <w:delText>×</w:delText>
              </w:r>
            </w:del>
          </w:p>
        </w:tc>
        <w:tc>
          <w:tcPr>
            <w:tcW w:w="232" w:type="pct"/>
            <w:tcBorders>
              <w:top w:val="nil"/>
              <w:left w:val="nil"/>
              <w:bottom w:val="single" w:sz="4" w:space="0" w:color="auto"/>
              <w:right w:val="single" w:sz="4" w:space="0" w:color="auto"/>
            </w:tcBorders>
            <w:vAlign w:val="center"/>
            <w:hideMark/>
          </w:tcPr>
          <w:p w14:paraId="78A0B133" w14:textId="6E3E9C8E" w:rsidR="0020729B" w:rsidRPr="00837F81" w:rsidDel="00164ED5" w:rsidRDefault="0020729B" w:rsidP="00164ED5">
            <w:pPr>
              <w:pStyle w:val="Heading2"/>
              <w:spacing w:before="360" w:after="240"/>
              <w:rPr>
                <w:del w:id="2751" w:author="Chuka Obi" w:date="2026-05-11T22:23:00Z" w16du:dateUtc="2026-05-11T21:23:00Z"/>
                <w:rFonts w:ascii="SimSun" w:hAnsi="SimSun"/>
                <w:sz w:val="20"/>
                <w:szCs w:val="20"/>
              </w:rPr>
              <w:pPrChange w:id="2752" w:author="Chuka Obi" w:date="2026-05-11T22:23:00Z" w16du:dateUtc="2026-05-11T21:23:00Z">
                <w:pPr>
                  <w:jc w:val="center"/>
                </w:pPr>
              </w:pPrChange>
            </w:pPr>
            <w:del w:id="2753" w:author="Chuka Obi" w:date="2026-05-11T22:23:00Z" w16du:dateUtc="2026-05-11T21:23:00Z">
              <w:r w:rsidRPr="00837F81" w:rsidDel="00164ED5">
                <w:rPr>
                  <w:rFonts w:ascii="MS Gothic" w:eastAsia="MS Gothic" w:hAnsi="MS Gothic" w:cs="MS Gothic" w:hint="eastAsia"/>
                  <w:sz w:val="20"/>
                  <w:szCs w:val="20"/>
                </w:rPr>
                <w:delText>✓</w:delText>
              </w:r>
            </w:del>
          </w:p>
        </w:tc>
        <w:tc>
          <w:tcPr>
            <w:tcW w:w="268" w:type="pct"/>
            <w:tcBorders>
              <w:top w:val="nil"/>
              <w:left w:val="nil"/>
              <w:bottom w:val="single" w:sz="4" w:space="0" w:color="auto"/>
              <w:right w:val="single" w:sz="8" w:space="0" w:color="auto"/>
            </w:tcBorders>
            <w:vAlign w:val="center"/>
            <w:hideMark/>
          </w:tcPr>
          <w:p w14:paraId="47BAEE0F" w14:textId="35B4A9A3" w:rsidR="0020729B" w:rsidRPr="00837F81" w:rsidDel="00164ED5" w:rsidRDefault="0020729B" w:rsidP="00164ED5">
            <w:pPr>
              <w:pStyle w:val="Heading2"/>
              <w:spacing w:before="360" w:after="240"/>
              <w:rPr>
                <w:del w:id="2754" w:author="Chuka Obi" w:date="2026-05-11T22:23:00Z" w16du:dateUtc="2026-05-11T21:23:00Z"/>
                <w:rFonts w:ascii="Calibri" w:hAnsi="Calibri" w:cs="Calibri"/>
                <w:sz w:val="20"/>
                <w:szCs w:val="20"/>
              </w:rPr>
              <w:pPrChange w:id="2755" w:author="Chuka Obi" w:date="2026-05-11T22:23:00Z" w16du:dateUtc="2026-05-11T21:23:00Z">
                <w:pPr>
                  <w:jc w:val="center"/>
                </w:pPr>
              </w:pPrChange>
            </w:pPr>
            <w:del w:id="2756" w:author="Chuka Obi" w:date="2026-05-11T22:23:00Z" w16du:dateUtc="2026-05-11T21:23:00Z">
              <w:r w:rsidRPr="00837F81" w:rsidDel="00164ED5">
                <w:rPr>
                  <w:rFonts w:ascii="Calibri" w:hAnsi="Calibri" w:cs="Calibri"/>
                  <w:sz w:val="20"/>
                  <w:szCs w:val="20"/>
                </w:rPr>
                <w:delText>×</w:delText>
              </w:r>
            </w:del>
          </w:p>
        </w:tc>
      </w:tr>
      <w:tr w:rsidR="0020729B" w:rsidRPr="00837F81" w:rsidDel="00164ED5" w14:paraId="44912B1B" w14:textId="4FE3C592" w:rsidTr="00555240">
        <w:trPr>
          <w:trHeight w:val="1031"/>
          <w:del w:id="2757"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1223E2CD" w14:textId="27848327" w:rsidR="0020729B" w:rsidRPr="00837F81" w:rsidDel="00164ED5" w:rsidRDefault="0020729B" w:rsidP="00164ED5">
            <w:pPr>
              <w:pStyle w:val="Heading2"/>
              <w:spacing w:before="360" w:after="240"/>
              <w:rPr>
                <w:del w:id="2758" w:author="Chuka Obi" w:date="2026-05-11T22:23:00Z" w16du:dateUtc="2026-05-11T21:23:00Z"/>
                <w:rFonts w:ascii="Calibri" w:hAnsi="Calibri" w:cs="Calibri"/>
                <w:color w:val="000000"/>
                <w:sz w:val="20"/>
                <w:szCs w:val="20"/>
              </w:rPr>
              <w:pPrChange w:id="2759" w:author="Chuka Obi" w:date="2026-05-11T22:23:00Z" w16du:dateUtc="2026-05-11T21:23:00Z">
                <w:pPr>
                  <w:jc w:val="center"/>
                </w:pPr>
              </w:pPrChange>
            </w:pPr>
            <w:del w:id="2760" w:author="Chuka Obi" w:date="2026-05-11T22:23:00Z" w16du:dateUtc="2026-05-11T21:23:00Z">
              <w:r w:rsidRPr="00837F81" w:rsidDel="00164ED5">
                <w:rPr>
                  <w:rFonts w:ascii="Calibri" w:hAnsi="Calibri" w:cs="Calibri"/>
                  <w:color w:val="000000"/>
                  <w:sz w:val="20"/>
                  <w:szCs w:val="20"/>
                </w:rPr>
                <w:delText>39</w:delText>
              </w:r>
            </w:del>
          </w:p>
        </w:tc>
        <w:tc>
          <w:tcPr>
            <w:tcW w:w="555" w:type="pct"/>
            <w:vMerge/>
            <w:tcBorders>
              <w:top w:val="nil"/>
              <w:left w:val="single" w:sz="4" w:space="0" w:color="auto"/>
              <w:bottom w:val="single" w:sz="4" w:space="0" w:color="000000"/>
              <w:right w:val="single" w:sz="4" w:space="0" w:color="auto"/>
            </w:tcBorders>
            <w:vAlign w:val="center"/>
            <w:hideMark/>
          </w:tcPr>
          <w:p w14:paraId="05C0861A" w14:textId="21A83BBF" w:rsidR="0020729B" w:rsidRPr="00837F81" w:rsidDel="00164ED5" w:rsidRDefault="0020729B" w:rsidP="00164ED5">
            <w:pPr>
              <w:pStyle w:val="Heading2"/>
              <w:spacing w:before="360" w:after="240"/>
              <w:rPr>
                <w:del w:id="2761" w:author="Chuka Obi" w:date="2026-05-11T22:23:00Z" w16du:dateUtc="2026-05-11T21:23:00Z"/>
                <w:rFonts w:ascii="Calibri" w:hAnsi="Calibri" w:cs="Calibri"/>
                <w:b w:val="0"/>
                <w:bCs w:val="0"/>
                <w:color w:val="000000"/>
                <w:sz w:val="20"/>
                <w:szCs w:val="20"/>
              </w:rPr>
              <w:pPrChange w:id="2762"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45E54CB1" w14:textId="44AB22CC" w:rsidR="0020729B" w:rsidRPr="00837F81" w:rsidDel="00164ED5" w:rsidRDefault="0020729B" w:rsidP="00164ED5">
            <w:pPr>
              <w:pStyle w:val="Heading2"/>
              <w:spacing w:before="360" w:after="240"/>
              <w:rPr>
                <w:del w:id="2763" w:author="Chuka Obi" w:date="2026-05-11T22:23:00Z" w16du:dateUtc="2026-05-11T21:23:00Z"/>
                <w:rFonts w:ascii="Calibri" w:hAnsi="Calibri" w:cs="Calibri"/>
                <w:sz w:val="20"/>
                <w:szCs w:val="20"/>
              </w:rPr>
              <w:pPrChange w:id="2764" w:author="Chuka Obi" w:date="2026-05-11T22:23:00Z" w16du:dateUtc="2026-05-11T21:23:00Z">
                <w:pPr/>
              </w:pPrChange>
            </w:pPr>
            <w:del w:id="2765" w:author="Chuka Obi" w:date="2026-05-11T22:23:00Z" w16du:dateUtc="2026-05-11T21:23:00Z">
              <w:r w:rsidRPr="00837F81" w:rsidDel="00164ED5">
                <w:rPr>
                  <w:rFonts w:ascii="Calibri" w:hAnsi="Calibri" w:cs="Calibri"/>
                  <w:sz w:val="20"/>
                  <w:szCs w:val="20"/>
                </w:rPr>
                <w:delText>Commissioning materials</w:delText>
              </w:r>
            </w:del>
          </w:p>
        </w:tc>
        <w:tc>
          <w:tcPr>
            <w:tcW w:w="185" w:type="pct"/>
            <w:tcBorders>
              <w:top w:val="nil"/>
              <w:left w:val="nil"/>
              <w:bottom w:val="single" w:sz="4" w:space="0" w:color="auto"/>
              <w:right w:val="single" w:sz="4" w:space="0" w:color="auto"/>
            </w:tcBorders>
            <w:noWrap/>
            <w:vAlign w:val="center"/>
            <w:hideMark/>
          </w:tcPr>
          <w:p w14:paraId="08BBF374" w14:textId="0C22CF06" w:rsidR="0020729B" w:rsidRPr="00837F81" w:rsidDel="00164ED5" w:rsidRDefault="0020729B" w:rsidP="00164ED5">
            <w:pPr>
              <w:pStyle w:val="Heading2"/>
              <w:spacing w:before="360" w:after="240"/>
              <w:rPr>
                <w:del w:id="2766" w:author="Chuka Obi" w:date="2026-05-11T22:23:00Z" w16du:dateUtc="2026-05-11T21:23:00Z"/>
                <w:rFonts w:ascii="Calibri" w:hAnsi="Calibri" w:cs="Calibri"/>
                <w:sz w:val="20"/>
                <w:szCs w:val="20"/>
              </w:rPr>
              <w:pPrChange w:id="2767" w:author="Chuka Obi" w:date="2026-05-11T22:23:00Z" w16du:dateUtc="2026-05-11T21:23:00Z">
                <w:pPr>
                  <w:jc w:val="center"/>
                </w:pPr>
              </w:pPrChange>
            </w:pPr>
            <w:del w:id="2768" w:author="Chuka Obi" w:date="2026-05-11T22:23:00Z" w16du:dateUtc="2026-05-11T21:23:00Z">
              <w:r w:rsidRPr="00837F81" w:rsidDel="00164ED5">
                <w:rPr>
                  <w:rFonts w:ascii="Calibri" w:hAnsi="Calibri" w:cs="Calibri"/>
                  <w:sz w:val="20"/>
                  <w:szCs w:val="20"/>
                </w:rPr>
                <w:delText>1</w:delText>
              </w:r>
            </w:del>
          </w:p>
        </w:tc>
        <w:tc>
          <w:tcPr>
            <w:tcW w:w="1125" w:type="pct"/>
            <w:tcBorders>
              <w:top w:val="nil"/>
              <w:left w:val="nil"/>
              <w:bottom w:val="single" w:sz="4" w:space="0" w:color="auto"/>
              <w:right w:val="single" w:sz="4" w:space="0" w:color="auto"/>
            </w:tcBorders>
            <w:vAlign w:val="center"/>
            <w:hideMark/>
          </w:tcPr>
          <w:p w14:paraId="2D7751C1" w14:textId="21303379" w:rsidR="0020729B" w:rsidRPr="00837F81" w:rsidDel="00164ED5" w:rsidRDefault="0020729B" w:rsidP="00164ED5">
            <w:pPr>
              <w:pStyle w:val="Heading2"/>
              <w:spacing w:before="360" w:after="240"/>
              <w:rPr>
                <w:del w:id="2769" w:author="Chuka Obi" w:date="2026-05-11T22:23:00Z" w16du:dateUtc="2026-05-11T21:23:00Z"/>
                <w:rFonts w:ascii="Calibri" w:hAnsi="Calibri" w:cs="Calibri"/>
                <w:sz w:val="20"/>
                <w:szCs w:val="20"/>
              </w:rPr>
              <w:pPrChange w:id="2770" w:author="Chuka Obi" w:date="2026-05-11T22:23:00Z" w16du:dateUtc="2026-05-11T21:23:00Z">
                <w:pPr/>
              </w:pPrChange>
            </w:pPr>
            <w:del w:id="2771" w:author="Chuka Obi" w:date="2026-05-11T22:23:00Z" w16du:dateUtc="2026-05-11T21:23:00Z">
              <w:r w:rsidRPr="00837F81" w:rsidDel="00164ED5">
                <w:rPr>
                  <w:rFonts w:ascii="Calibri" w:hAnsi="Calibri" w:cs="Calibri"/>
                  <w:sz w:val="20"/>
                  <w:szCs w:val="20"/>
                </w:rPr>
                <w:delText>Refrigerant</w:delText>
              </w:r>
              <w:r w:rsidRPr="00837F81" w:rsidDel="00164ED5">
                <w:rPr>
                  <w:rFonts w:ascii="Calibri" w:hAnsi="Calibri" w:cs="Calibri"/>
                  <w:sz w:val="20"/>
                  <w:szCs w:val="20"/>
                </w:rPr>
                <w:delText>、</w:delText>
              </w:r>
              <w:r w:rsidRPr="00837F81" w:rsidDel="00164ED5">
                <w:rPr>
                  <w:rFonts w:ascii="Calibri" w:hAnsi="Calibri" w:cs="Calibri"/>
                  <w:sz w:val="20"/>
                  <w:szCs w:val="20"/>
                </w:rPr>
                <w:delText>lubricant</w:delText>
              </w:r>
              <w:r w:rsidRPr="00837F81" w:rsidDel="00164ED5">
                <w:rPr>
                  <w:rFonts w:ascii="Calibri" w:hAnsi="Calibri" w:cs="Calibri"/>
                  <w:sz w:val="20"/>
                  <w:szCs w:val="20"/>
                </w:rPr>
                <w:delText>、</w:delText>
              </w:r>
              <w:r w:rsidRPr="00837F81" w:rsidDel="00164ED5">
                <w:rPr>
                  <w:rFonts w:ascii="Calibri" w:hAnsi="Calibri" w:cs="Calibri"/>
                  <w:sz w:val="20"/>
                  <w:szCs w:val="20"/>
                </w:rPr>
                <w:delText>Transformer oil</w:delText>
              </w:r>
              <w:r w:rsidRPr="00837F81" w:rsidDel="00164ED5">
                <w:rPr>
                  <w:rFonts w:ascii="Calibri" w:hAnsi="Calibri" w:cs="Calibri"/>
                  <w:sz w:val="20"/>
                  <w:szCs w:val="20"/>
                </w:rPr>
                <w:delText>、</w:delText>
              </w:r>
              <w:r w:rsidRPr="00837F81" w:rsidDel="00164ED5">
                <w:rPr>
                  <w:rFonts w:ascii="Calibri" w:hAnsi="Calibri" w:cs="Calibri"/>
                  <w:sz w:val="20"/>
                  <w:szCs w:val="20"/>
                </w:rPr>
                <w:delText xml:space="preserve"> molecular sieves</w:delText>
              </w:r>
              <w:r w:rsidRPr="00837F81" w:rsidDel="00164ED5">
                <w:rPr>
                  <w:rFonts w:ascii="Calibri" w:hAnsi="Calibri" w:cs="Calibri"/>
                  <w:sz w:val="20"/>
                  <w:szCs w:val="20"/>
                </w:rPr>
                <w:delText>、</w:delText>
              </w:r>
              <w:r w:rsidRPr="00837F81" w:rsidDel="00164ED5">
                <w:rPr>
                  <w:rFonts w:ascii="Calibri" w:hAnsi="Calibri" w:cs="Calibri"/>
                  <w:sz w:val="20"/>
                  <w:szCs w:val="20"/>
                </w:rPr>
                <w:delText>Specialized Acid Removal Absorbents.Excluding feed gas, water and electricity.</w:delText>
              </w:r>
            </w:del>
          </w:p>
        </w:tc>
        <w:tc>
          <w:tcPr>
            <w:tcW w:w="409" w:type="pct"/>
            <w:tcBorders>
              <w:top w:val="nil"/>
              <w:left w:val="nil"/>
              <w:bottom w:val="single" w:sz="4" w:space="0" w:color="auto"/>
              <w:right w:val="single" w:sz="4" w:space="0" w:color="auto"/>
            </w:tcBorders>
            <w:vAlign w:val="center"/>
          </w:tcPr>
          <w:p w14:paraId="55881DD2" w14:textId="51336CB1" w:rsidR="0020729B" w:rsidRPr="00837F81" w:rsidDel="00164ED5" w:rsidRDefault="0020729B" w:rsidP="00164ED5">
            <w:pPr>
              <w:pStyle w:val="Heading2"/>
              <w:spacing w:before="360" w:after="240"/>
              <w:rPr>
                <w:del w:id="2772" w:author="Chuka Obi" w:date="2026-05-11T22:23:00Z" w16du:dateUtc="2026-05-11T21:23:00Z"/>
                <w:rFonts w:ascii="Calibri" w:hAnsi="Calibri" w:cs="Calibri"/>
                <w:sz w:val="20"/>
                <w:szCs w:val="20"/>
              </w:rPr>
              <w:pPrChange w:id="2773"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61ECF0C8" w14:textId="1DE6D54D" w:rsidR="0020729B" w:rsidRPr="00837F81" w:rsidDel="00164ED5" w:rsidRDefault="0020729B" w:rsidP="00164ED5">
            <w:pPr>
              <w:pStyle w:val="Heading2"/>
              <w:spacing w:before="360" w:after="240"/>
              <w:rPr>
                <w:del w:id="2774" w:author="Chuka Obi" w:date="2026-05-11T22:23:00Z" w16du:dateUtc="2026-05-11T21:23:00Z"/>
                <w:rFonts w:ascii="SimSun" w:hAnsi="SimSun"/>
                <w:color w:val="000000"/>
                <w:sz w:val="20"/>
                <w:szCs w:val="20"/>
              </w:rPr>
              <w:pPrChange w:id="2775" w:author="Chuka Obi" w:date="2026-05-11T22:23:00Z" w16du:dateUtc="2026-05-11T21:23:00Z">
                <w:pPr>
                  <w:jc w:val="center"/>
                </w:pPr>
              </w:pPrChange>
            </w:pPr>
            <w:del w:id="2776"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59DE0D49" w14:textId="6129FD64" w:rsidR="0020729B" w:rsidRPr="00837F81" w:rsidDel="00164ED5" w:rsidRDefault="0020729B" w:rsidP="00164ED5">
            <w:pPr>
              <w:pStyle w:val="Heading2"/>
              <w:spacing w:before="360" w:after="240"/>
              <w:rPr>
                <w:del w:id="2777" w:author="Chuka Obi" w:date="2026-05-11T22:23:00Z" w16du:dateUtc="2026-05-11T21:23:00Z"/>
                <w:rFonts w:ascii="Calibri" w:hAnsi="Calibri" w:cs="Calibri"/>
                <w:color w:val="000000"/>
                <w:sz w:val="20"/>
                <w:szCs w:val="20"/>
              </w:rPr>
              <w:pPrChange w:id="2778" w:author="Chuka Obi" w:date="2026-05-11T22:23:00Z" w16du:dateUtc="2026-05-11T21:23:00Z">
                <w:pPr>
                  <w:jc w:val="center"/>
                </w:pPr>
              </w:pPrChange>
            </w:pPr>
            <w:del w:id="2779"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36B08130" w14:textId="2333209B" w:rsidR="0020729B" w:rsidRPr="00837F81" w:rsidDel="00164ED5" w:rsidRDefault="0020729B" w:rsidP="00164ED5">
            <w:pPr>
              <w:pStyle w:val="Heading2"/>
              <w:spacing w:before="360" w:after="240"/>
              <w:rPr>
                <w:del w:id="2780" w:author="Chuka Obi" w:date="2026-05-11T22:23:00Z" w16du:dateUtc="2026-05-11T21:23:00Z"/>
                <w:rFonts w:ascii="SimSun" w:hAnsi="SimSun"/>
                <w:color w:val="000000"/>
                <w:sz w:val="20"/>
                <w:szCs w:val="20"/>
              </w:rPr>
              <w:pPrChange w:id="2781" w:author="Chuka Obi" w:date="2026-05-11T22:23:00Z" w16du:dateUtc="2026-05-11T21:23:00Z">
                <w:pPr>
                  <w:jc w:val="center"/>
                </w:pPr>
              </w:pPrChange>
            </w:pPr>
            <w:del w:id="2782"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2C58D5D8" w14:textId="0FAB585D" w:rsidR="0020729B" w:rsidRPr="00837F81" w:rsidDel="00164ED5" w:rsidRDefault="0020729B" w:rsidP="00164ED5">
            <w:pPr>
              <w:pStyle w:val="Heading2"/>
              <w:spacing w:before="360" w:after="240"/>
              <w:rPr>
                <w:del w:id="2783" w:author="Chuka Obi" w:date="2026-05-11T22:23:00Z" w16du:dateUtc="2026-05-11T21:23:00Z"/>
                <w:rFonts w:ascii="Calibri" w:hAnsi="Calibri" w:cs="Calibri"/>
                <w:color w:val="000000"/>
                <w:sz w:val="20"/>
                <w:szCs w:val="20"/>
              </w:rPr>
              <w:pPrChange w:id="2784" w:author="Chuka Obi" w:date="2026-05-11T22:23:00Z" w16du:dateUtc="2026-05-11T21:23:00Z">
                <w:pPr>
                  <w:jc w:val="center"/>
                </w:pPr>
              </w:pPrChange>
            </w:pPr>
            <w:del w:id="2785"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67109D47" w14:textId="60E003B2" w:rsidR="0020729B" w:rsidRPr="00837F81" w:rsidDel="00164ED5" w:rsidRDefault="0020729B" w:rsidP="00164ED5">
            <w:pPr>
              <w:pStyle w:val="Heading2"/>
              <w:spacing w:before="360" w:after="240"/>
              <w:rPr>
                <w:del w:id="2786" w:author="Chuka Obi" w:date="2026-05-11T22:23:00Z" w16du:dateUtc="2026-05-11T21:23:00Z"/>
                <w:rFonts w:ascii="SimSun" w:hAnsi="SimSun"/>
                <w:color w:val="000000"/>
                <w:sz w:val="20"/>
                <w:szCs w:val="20"/>
              </w:rPr>
              <w:pPrChange w:id="2787" w:author="Chuka Obi" w:date="2026-05-11T22:23:00Z" w16du:dateUtc="2026-05-11T21:23:00Z">
                <w:pPr>
                  <w:jc w:val="center"/>
                </w:pPr>
              </w:pPrChange>
            </w:pPr>
            <w:del w:id="278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036E9685" w14:textId="0761D98E" w:rsidR="0020729B" w:rsidRPr="00837F81" w:rsidDel="00164ED5" w:rsidRDefault="0020729B" w:rsidP="00164ED5">
            <w:pPr>
              <w:pStyle w:val="Heading2"/>
              <w:spacing w:before="360" w:after="240"/>
              <w:rPr>
                <w:del w:id="2789" w:author="Chuka Obi" w:date="2026-05-11T22:23:00Z" w16du:dateUtc="2026-05-11T21:23:00Z"/>
                <w:rFonts w:ascii="Calibri" w:hAnsi="Calibri" w:cs="Calibri"/>
                <w:color w:val="000000"/>
                <w:sz w:val="20"/>
                <w:szCs w:val="20"/>
              </w:rPr>
              <w:pPrChange w:id="2790" w:author="Chuka Obi" w:date="2026-05-11T22:23:00Z" w16du:dateUtc="2026-05-11T21:23:00Z">
                <w:pPr>
                  <w:jc w:val="center"/>
                </w:pPr>
              </w:pPrChange>
            </w:pPr>
            <w:del w:id="2791"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7927B851" w14:textId="422228CD" w:rsidTr="00555240">
        <w:trPr>
          <w:trHeight w:val="410"/>
          <w:del w:id="2792"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102F8CE5" w14:textId="7DBCD0BD" w:rsidR="0020729B" w:rsidRPr="00837F81" w:rsidDel="00164ED5" w:rsidRDefault="0020729B" w:rsidP="00164ED5">
            <w:pPr>
              <w:pStyle w:val="Heading2"/>
              <w:spacing w:before="360" w:after="240"/>
              <w:rPr>
                <w:del w:id="2793" w:author="Chuka Obi" w:date="2026-05-11T22:23:00Z" w16du:dateUtc="2026-05-11T21:23:00Z"/>
                <w:rFonts w:ascii="Calibri" w:hAnsi="Calibri" w:cs="Calibri"/>
                <w:color w:val="000000"/>
                <w:sz w:val="20"/>
                <w:szCs w:val="20"/>
              </w:rPr>
              <w:pPrChange w:id="2794" w:author="Chuka Obi" w:date="2026-05-11T22:23:00Z" w16du:dateUtc="2026-05-11T21:23:00Z">
                <w:pPr>
                  <w:jc w:val="center"/>
                </w:pPr>
              </w:pPrChange>
            </w:pPr>
            <w:del w:id="2795" w:author="Chuka Obi" w:date="2026-05-11T22:23:00Z" w16du:dateUtc="2026-05-11T21:23:00Z">
              <w:r w:rsidRPr="00837F81" w:rsidDel="00164ED5">
                <w:rPr>
                  <w:rFonts w:ascii="Calibri" w:hAnsi="Calibri" w:cs="Calibri"/>
                  <w:color w:val="000000"/>
                  <w:sz w:val="20"/>
                  <w:szCs w:val="20"/>
                </w:rPr>
                <w:delText>40</w:delText>
              </w:r>
            </w:del>
          </w:p>
        </w:tc>
        <w:tc>
          <w:tcPr>
            <w:tcW w:w="555" w:type="pct"/>
            <w:vMerge w:val="restart"/>
            <w:tcBorders>
              <w:top w:val="nil"/>
              <w:left w:val="single" w:sz="4" w:space="0" w:color="auto"/>
              <w:bottom w:val="single" w:sz="4" w:space="0" w:color="000000"/>
              <w:right w:val="single" w:sz="4" w:space="0" w:color="auto"/>
            </w:tcBorders>
            <w:vAlign w:val="center"/>
            <w:hideMark/>
          </w:tcPr>
          <w:p w14:paraId="0B3CD7C1" w14:textId="6C14B40B" w:rsidR="0020729B" w:rsidRPr="00837F81" w:rsidDel="00164ED5" w:rsidRDefault="0020729B" w:rsidP="00164ED5">
            <w:pPr>
              <w:pStyle w:val="Heading2"/>
              <w:spacing w:before="360" w:after="240"/>
              <w:rPr>
                <w:del w:id="2796" w:author="Chuka Obi" w:date="2026-05-11T22:23:00Z" w16du:dateUtc="2026-05-11T21:23:00Z"/>
                <w:rFonts w:ascii="Calibri" w:hAnsi="Calibri" w:cs="Calibri"/>
                <w:b w:val="0"/>
                <w:bCs w:val="0"/>
                <w:color w:val="000000"/>
                <w:sz w:val="20"/>
                <w:szCs w:val="20"/>
              </w:rPr>
              <w:pPrChange w:id="2797" w:author="Chuka Obi" w:date="2026-05-11T22:23:00Z" w16du:dateUtc="2026-05-11T21:23:00Z">
                <w:pPr>
                  <w:jc w:val="center"/>
                </w:pPr>
              </w:pPrChange>
            </w:pPr>
            <w:del w:id="2798" w:author="Chuka Obi" w:date="2026-05-11T22:23:00Z" w16du:dateUtc="2026-05-11T21:23:00Z">
              <w:r w:rsidRPr="00837F81" w:rsidDel="00164ED5">
                <w:rPr>
                  <w:rFonts w:ascii="Calibri" w:hAnsi="Calibri" w:cs="Calibri"/>
                  <w:color w:val="000000"/>
                  <w:sz w:val="20"/>
                  <w:szCs w:val="20"/>
                </w:rPr>
                <w:delText>Transportation</w:delText>
              </w:r>
            </w:del>
          </w:p>
        </w:tc>
        <w:tc>
          <w:tcPr>
            <w:tcW w:w="973" w:type="pct"/>
            <w:tcBorders>
              <w:top w:val="nil"/>
              <w:left w:val="nil"/>
              <w:bottom w:val="single" w:sz="4" w:space="0" w:color="auto"/>
              <w:right w:val="single" w:sz="4" w:space="0" w:color="auto"/>
            </w:tcBorders>
            <w:noWrap/>
            <w:vAlign w:val="center"/>
            <w:hideMark/>
          </w:tcPr>
          <w:p w14:paraId="382DC12F" w14:textId="0CA8FE48" w:rsidR="0020729B" w:rsidRPr="00837F81" w:rsidDel="00164ED5" w:rsidRDefault="0020729B" w:rsidP="00164ED5">
            <w:pPr>
              <w:pStyle w:val="Heading2"/>
              <w:spacing w:before="360" w:after="240"/>
              <w:rPr>
                <w:del w:id="2799" w:author="Chuka Obi" w:date="2026-05-11T22:23:00Z" w16du:dateUtc="2026-05-11T21:23:00Z"/>
                <w:rFonts w:ascii="Calibri" w:hAnsi="Calibri" w:cs="Calibri"/>
                <w:color w:val="000000"/>
                <w:sz w:val="20"/>
                <w:szCs w:val="20"/>
              </w:rPr>
              <w:pPrChange w:id="2800" w:author="Chuka Obi" w:date="2026-05-11T22:23:00Z" w16du:dateUtc="2026-05-11T21:23:00Z">
                <w:pPr/>
              </w:pPrChange>
            </w:pPr>
            <w:del w:id="2801" w:author="Chuka Obi" w:date="2026-05-11T22:23:00Z" w16du:dateUtc="2026-05-11T21:23:00Z">
              <w:r w:rsidRPr="00837F81" w:rsidDel="00164ED5">
                <w:rPr>
                  <w:rFonts w:ascii="Calibri" w:hAnsi="Calibri" w:cs="Calibri"/>
                  <w:color w:val="000000"/>
                  <w:sz w:val="20"/>
                  <w:szCs w:val="20"/>
                </w:rPr>
                <w:delText>Logistics</w:delText>
              </w:r>
            </w:del>
          </w:p>
        </w:tc>
        <w:tc>
          <w:tcPr>
            <w:tcW w:w="185" w:type="pct"/>
            <w:tcBorders>
              <w:top w:val="nil"/>
              <w:left w:val="nil"/>
              <w:bottom w:val="single" w:sz="4" w:space="0" w:color="auto"/>
              <w:right w:val="single" w:sz="4" w:space="0" w:color="auto"/>
            </w:tcBorders>
            <w:noWrap/>
            <w:vAlign w:val="center"/>
            <w:hideMark/>
          </w:tcPr>
          <w:p w14:paraId="4E58F925" w14:textId="25AA6CF0" w:rsidR="0020729B" w:rsidRPr="00837F81" w:rsidDel="00164ED5" w:rsidRDefault="0020729B" w:rsidP="00164ED5">
            <w:pPr>
              <w:pStyle w:val="Heading2"/>
              <w:spacing w:before="360" w:after="240"/>
              <w:rPr>
                <w:del w:id="2802" w:author="Chuka Obi" w:date="2026-05-11T22:23:00Z" w16du:dateUtc="2026-05-11T21:23:00Z"/>
                <w:rFonts w:ascii="Calibri" w:hAnsi="Calibri" w:cs="Calibri"/>
                <w:color w:val="000000"/>
                <w:sz w:val="20"/>
                <w:szCs w:val="20"/>
              </w:rPr>
              <w:pPrChange w:id="2803" w:author="Chuka Obi" w:date="2026-05-11T22:23:00Z" w16du:dateUtc="2026-05-11T21:23:00Z">
                <w:pPr>
                  <w:jc w:val="center"/>
                </w:pPr>
              </w:pPrChange>
            </w:pPr>
            <w:del w:id="2804"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465AEED0" w14:textId="326EE1D2" w:rsidR="0020729B" w:rsidRPr="00837F81" w:rsidDel="00164ED5" w:rsidRDefault="0020729B" w:rsidP="00164ED5">
            <w:pPr>
              <w:pStyle w:val="Heading2"/>
              <w:spacing w:before="360" w:after="240"/>
              <w:rPr>
                <w:del w:id="2805" w:author="Chuka Obi" w:date="2026-05-11T22:23:00Z" w16du:dateUtc="2026-05-11T21:23:00Z"/>
                <w:rFonts w:ascii="Calibri" w:hAnsi="Calibri" w:cs="Calibri"/>
                <w:color w:val="000000"/>
                <w:sz w:val="20"/>
                <w:szCs w:val="20"/>
              </w:rPr>
              <w:pPrChange w:id="2806" w:author="Chuka Obi" w:date="2026-05-11T22:23:00Z" w16du:dateUtc="2026-05-11T21:23:00Z">
                <w:pPr/>
              </w:pPrChange>
            </w:pPr>
            <w:del w:id="2807" w:author="Chuka Obi" w:date="2026-05-11T22:23:00Z" w16du:dateUtc="2026-05-11T21:23:00Z">
              <w:r w:rsidRPr="00837F81" w:rsidDel="00164ED5">
                <w:rPr>
                  <w:rFonts w:ascii="Calibri" w:hAnsi="Calibri" w:cs="Calibri"/>
                  <w:color w:val="000000"/>
                  <w:sz w:val="20"/>
                  <w:szCs w:val="20"/>
                </w:rPr>
                <w:delText>Shipping cost from China to Nigerian Port</w:delText>
              </w:r>
            </w:del>
          </w:p>
        </w:tc>
        <w:tc>
          <w:tcPr>
            <w:tcW w:w="409" w:type="pct"/>
            <w:tcBorders>
              <w:top w:val="nil"/>
              <w:left w:val="nil"/>
              <w:bottom w:val="single" w:sz="4" w:space="0" w:color="auto"/>
              <w:right w:val="single" w:sz="4" w:space="0" w:color="auto"/>
            </w:tcBorders>
            <w:vAlign w:val="center"/>
          </w:tcPr>
          <w:p w14:paraId="29886A65" w14:textId="62DA0755" w:rsidR="0020729B" w:rsidRPr="00837F81" w:rsidDel="00164ED5" w:rsidRDefault="0020729B" w:rsidP="00164ED5">
            <w:pPr>
              <w:pStyle w:val="Heading2"/>
              <w:spacing w:before="360" w:after="240"/>
              <w:rPr>
                <w:del w:id="2808" w:author="Chuka Obi" w:date="2026-05-11T22:23:00Z" w16du:dateUtc="2026-05-11T21:23:00Z"/>
                <w:rFonts w:ascii="Calibri" w:hAnsi="Calibri" w:cs="Calibri"/>
                <w:color w:val="000000"/>
                <w:sz w:val="20"/>
                <w:szCs w:val="20"/>
              </w:rPr>
              <w:pPrChange w:id="2809" w:author="Chuka Obi" w:date="2026-05-11T22:23:00Z" w16du:dateUtc="2026-05-11T21:23:00Z">
                <w:pPr>
                  <w:jc w:val="right"/>
                </w:pPr>
              </w:pPrChange>
            </w:pPr>
          </w:p>
        </w:tc>
        <w:tc>
          <w:tcPr>
            <w:tcW w:w="232" w:type="pct"/>
            <w:tcBorders>
              <w:top w:val="nil"/>
              <w:left w:val="nil"/>
              <w:bottom w:val="single" w:sz="4" w:space="0" w:color="auto"/>
              <w:right w:val="single" w:sz="4" w:space="0" w:color="auto"/>
            </w:tcBorders>
            <w:vAlign w:val="center"/>
            <w:hideMark/>
          </w:tcPr>
          <w:p w14:paraId="71666D72" w14:textId="1239C628" w:rsidR="0020729B" w:rsidRPr="00837F81" w:rsidDel="00164ED5" w:rsidRDefault="0020729B" w:rsidP="00164ED5">
            <w:pPr>
              <w:pStyle w:val="Heading2"/>
              <w:spacing w:before="360" w:after="240"/>
              <w:rPr>
                <w:del w:id="2810" w:author="Chuka Obi" w:date="2026-05-11T22:23:00Z" w16du:dateUtc="2026-05-11T21:23:00Z"/>
                <w:rFonts w:ascii="SimSun" w:hAnsi="SimSun"/>
                <w:color w:val="000000"/>
                <w:sz w:val="20"/>
                <w:szCs w:val="20"/>
              </w:rPr>
              <w:pPrChange w:id="2811" w:author="Chuka Obi" w:date="2026-05-11T22:23:00Z" w16du:dateUtc="2026-05-11T21:23:00Z">
                <w:pPr>
                  <w:jc w:val="center"/>
                </w:pPr>
              </w:pPrChange>
            </w:pPr>
            <w:del w:id="2812"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01819692" w14:textId="6BB97143" w:rsidR="0020729B" w:rsidRPr="00837F81" w:rsidDel="00164ED5" w:rsidRDefault="0020729B" w:rsidP="00164ED5">
            <w:pPr>
              <w:pStyle w:val="Heading2"/>
              <w:spacing w:before="360" w:after="240"/>
              <w:rPr>
                <w:del w:id="2813" w:author="Chuka Obi" w:date="2026-05-11T22:23:00Z" w16du:dateUtc="2026-05-11T21:23:00Z"/>
                <w:rFonts w:ascii="Calibri" w:hAnsi="Calibri" w:cs="Calibri"/>
                <w:color w:val="000000"/>
                <w:sz w:val="20"/>
                <w:szCs w:val="20"/>
              </w:rPr>
              <w:pPrChange w:id="2814" w:author="Chuka Obi" w:date="2026-05-11T22:23:00Z" w16du:dateUtc="2026-05-11T21:23:00Z">
                <w:pPr>
                  <w:jc w:val="center"/>
                </w:pPr>
              </w:pPrChange>
            </w:pPr>
            <w:del w:id="2815"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6379FEBB" w14:textId="27204268" w:rsidR="0020729B" w:rsidRPr="00837F81" w:rsidDel="00164ED5" w:rsidRDefault="0020729B" w:rsidP="00164ED5">
            <w:pPr>
              <w:pStyle w:val="Heading2"/>
              <w:spacing w:before="360" w:after="240"/>
              <w:rPr>
                <w:del w:id="2816" w:author="Chuka Obi" w:date="2026-05-11T22:23:00Z" w16du:dateUtc="2026-05-11T21:23:00Z"/>
                <w:rFonts w:ascii="SimSun" w:hAnsi="SimSun"/>
                <w:color w:val="000000"/>
                <w:sz w:val="20"/>
                <w:szCs w:val="20"/>
              </w:rPr>
              <w:pPrChange w:id="2817" w:author="Chuka Obi" w:date="2026-05-11T22:23:00Z" w16du:dateUtc="2026-05-11T21:23:00Z">
                <w:pPr>
                  <w:jc w:val="center"/>
                </w:pPr>
              </w:pPrChange>
            </w:pPr>
            <w:del w:id="281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5A2E45C4" w14:textId="71ADC534" w:rsidR="0020729B" w:rsidRPr="00837F81" w:rsidDel="00164ED5" w:rsidRDefault="0020729B" w:rsidP="00164ED5">
            <w:pPr>
              <w:pStyle w:val="Heading2"/>
              <w:spacing w:before="360" w:after="240"/>
              <w:rPr>
                <w:del w:id="2819" w:author="Chuka Obi" w:date="2026-05-11T22:23:00Z" w16du:dateUtc="2026-05-11T21:23:00Z"/>
                <w:rFonts w:ascii="Calibri" w:hAnsi="Calibri" w:cs="Calibri"/>
                <w:color w:val="000000"/>
                <w:sz w:val="20"/>
                <w:szCs w:val="20"/>
              </w:rPr>
              <w:pPrChange w:id="2820" w:author="Chuka Obi" w:date="2026-05-11T22:23:00Z" w16du:dateUtc="2026-05-11T21:23:00Z">
                <w:pPr>
                  <w:jc w:val="center"/>
                </w:pPr>
              </w:pPrChange>
            </w:pPr>
            <w:del w:id="2821" w:author="Chuka Obi" w:date="2026-05-11T22:23:00Z" w16du:dateUtc="2026-05-11T21:23:00Z">
              <w:r w:rsidRPr="00837F81" w:rsidDel="00164ED5">
                <w:rPr>
                  <w:rFonts w:ascii="Calibri" w:hAnsi="Calibri" w:cs="Calibri"/>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3C3762D8" w14:textId="0A2BA9BD" w:rsidR="0020729B" w:rsidRPr="00837F81" w:rsidDel="00164ED5" w:rsidRDefault="0020729B" w:rsidP="00164ED5">
            <w:pPr>
              <w:pStyle w:val="Heading2"/>
              <w:spacing w:before="360" w:after="240"/>
              <w:rPr>
                <w:del w:id="2822" w:author="Chuka Obi" w:date="2026-05-11T22:23:00Z" w16du:dateUtc="2026-05-11T21:23:00Z"/>
                <w:rFonts w:ascii="SimSun" w:hAnsi="SimSun"/>
                <w:color w:val="000000"/>
                <w:sz w:val="20"/>
                <w:szCs w:val="20"/>
              </w:rPr>
              <w:pPrChange w:id="2823" w:author="Chuka Obi" w:date="2026-05-11T22:23:00Z" w16du:dateUtc="2026-05-11T21:23:00Z">
                <w:pPr>
                  <w:jc w:val="center"/>
                </w:pPr>
              </w:pPrChange>
            </w:pPr>
            <w:del w:id="282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33D7CEDD" w14:textId="5CD06792" w:rsidR="0020729B" w:rsidRPr="00837F81" w:rsidDel="00164ED5" w:rsidRDefault="0020729B" w:rsidP="00164ED5">
            <w:pPr>
              <w:pStyle w:val="Heading2"/>
              <w:spacing w:before="360" w:after="240"/>
              <w:rPr>
                <w:del w:id="2825" w:author="Chuka Obi" w:date="2026-05-11T22:23:00Z" w16du:dateUtc="2026-05-11T21:23:00Z"/>
                <w:rFonts w:ascii="Calibri" w:hAnsi="Calibri" w:cs="Calibri"/>
                <w:color w:val="000000"/>
                <w:sz w:val="20"/>
                <w:szCs w:val="20"/>
              </w:rPr>
              <w:pPrChange w:id="2826" w:author="Chuka Obi" w:date="2026-05-11T22:23:00Z" w16du:dateUtc="2026-05-11T21:23:00Z">
                <w:pPr>
                  <w:jc w:val="center"/>
                </w:pPr>
              </w:pPrChange>
            </w:pPr>
            <w:del w:id="2827" w:author="Chuka Obi" w:date="2026-05-11T22:23:00Z" w16du:dateUtc="2026-05-11T21:23:00Z">
              <w:r w:rsidRPr="00837F81" w:rsidDel="00164ED5">
                <w:rPr>
                  <w:rFonts w:ascii="Calibri" w:hAnsi="Calibri" w:cs="Calibri"/>
                  <w:color w:val="000000"/>
                  <w:sz w:val="20"/>
                  <w:szCs w:val="20"/>
                </w:rPr>
                <w:delText>×</w:delText>
              </w:r>
            </w:del>
          </w:p>
        </w:tc>
      </w:tr>
      <w:tr w:rsidR="0020729B" w:rsidRPr="00837F81" w:rsidDel="00164ED5" w14:paraId="5C90BFC2" w14:textId="5DA384AB" w:rsidTr="00555240">
        <w:trPr>
          <w:trHeight w:val="1661"/>
          <w:del w:id="2828" w:author="Chuka Obi" w:date="2026-05-11T22:23:00Z" w16du:dateUtc="2026-05-11T21:23:00Z"/>
        </w:trPr>
        <w:tc>
          <w:tcPr>
            <w:tcW w:w="232" w:type="pct"/>
            <w:tcBorders>
              <w:top w:val="nil"/>
              <w:left w:val="single" w:sz="8" w:space="0" w:color="auto"/>
              <w:bottom w:val="single" w:sz="4" w:space="0" w:color="auto"/>
              <w:right w:val="single" w:sz="4" w:space="0" w:color="auto"/>
            </w:tcBorders>
            <w:noWrap/>
            <w:vAlign w:val="center"/>
            <w:hideMark/>
          </w:tcPr>
          <w:p w14:paraId="03D6F8EF" w14:textId="6D348944" w:rsidR="0020729B" w:rsidRPr="00837F81" w:rsidDel="00164ED5" w:rsidRDefault="0020729B" w:rsidP="00164ED5">
            <w:pPr>
              <w:pStyle w:val="Heading2"/>
              <w:spacing w:before="360" w:after="240"/>
              <w:rPr>
                <w:del w:id="2829" w:author="Chuka Obi" w:date="2026-05-11T22:23:00Z" w16du:dateUtc="2026-05-11T21:23:00Z"/>
                <w:rFonts w:ascii="Calibri" w:hAnsi="Calibri" w:cs="Calibri"/>
                <w:color w:val="000000"/>
                <w:sz w:val="20"/>
                <w:szCs w:val="20"/>
              </w:rPr>
              <w:pPrChange w:id="2830" w:author="Chuka Obi" w:date="2026-05-11T22:23:00Z" w16du:dateUtc="2026-05-11T21:23:00Z">
                <w:pPr>
                  <w:jc w:val="center"/>
                </w:pPr>
              </w:pPrChange>
            </w:pPr>
            <w:del w:id="2831" w:author="Chuka Obi" w:date="2026-05-11T22:23:00Z" w16du:dateUtc="2026-05-11T21:23:00Z">
              <w:r w:rsidRPr="00837F81" w:rsidDel="00164ED5">
                <w:rPr>
                  <w:rFonts w:ascii="Calibri" w:hAnsi="Calibri" w:cs="Calibri"/>
                  <w:color w:val="000000"/>
                  <w:sz w:val="20"/>
                  <w:szCs w:val="20"/>
                </w:rPr>
                <w:delText>41</w:delText>
              </w:r>
            </w:del>
          </w:p>
        </w:tc>
        <w:tc>
          <w:tcPr>
            <w:tcW w:w="555" w:type="pct"/>
            <w:vMerge/>
            <w:tcBorders>
              <w:top w:val="nil"/>
              <w:left w:val="single" w:sz="4" w:space="0" w:color="auto"/>
              <w:bottom w:val="single" w:sz="4" w:space="0" w:color="000000"/>
              <w:right w:val="single" w:sz="4" w:space="0" w:color="auto"/>
            </w:tcBorders>
            <w:vAlign w:val="center"/>
            <w:hideMark/>
          </w:tcPr>
          <w:p w14:paraId="6918A5E3" w14:textId="1382F8E8" w:rsidR="0020729B" w:rsidRPr="00837F81" w:rsidDel="00164ED5" w:rsidRDefault="0020729B" w:rsidP="00164ED5">
            <w:pPr>
              <w:pStyle w:val="Heading2"/>
              <w:spacing w:before="360" w:after="240"/>
              <w:rPr>
                <w:del w:id="2832" w:author="Chuka Obi" w:date="2026-05-11T22:23:00Z" w16du:dateUtc="2026-05-11T21:23:00Z"/>
                <w:rFonts w:ascii="Calibri" w:hAnsi="Calibri" w:cs="Calibri"/>
                <w:b w:val="0"/>
                <w:bCs w:val="0"/>
                <w:color w:val="000000"/>
                <w:sz w:val="20"/>
                <w:szCs w:val="20"/>
              </w:rPr>
              <w:pPrChange w:id="2833" w:author="Chuka Obi" w:date="2026-05-11T22:23:00Z" w16du:dateUtc="2026-05-11T21:23:00Z">
                <w:pPr/>
              </w:pPrChange>
            </w:pPr>
          </w:p>
        </w:tc>
        <w:tc>
          <w:tcPr>
            <w:tcW w:w="973" w:type="pct"/>
            <w:tcBorders>
              <w:top w:val="nil"/>
              <w:left w:val="nil"/>
              <w:bottom w:val="single" w:sz="4" w:space="0" w:color="auto"/>
              <w:right w:val="single" w:sz="4" w:space="0" w:color="auto"/>
            </w:tcBorders>
            <w:noWrap/>
            <w:vAlign w:val="center"/>
            <w:hideMark/>
          </w:tcPr>
          <w:p w14:paraId="71A0F717" w14:textId="124F5388" w:rsidR="0020729B" w:rsidRPr="00837F81" w:rsidDel="00164ED5" w:rsidRDefault="0020729B" w:rsidP="00164ED5">
            <w:pPr>
              <w:pStyle w:val="Heading2"/>
              <w:spacing w:before="360" w:after="240"/>
              <w:rPr>
                <w:del w:id="2834" w:author="Chuka Obi" w:date="2026-05-11T22:23:00Z" w16du:dateUtc="2026-05-11T21:23:00Z"/>
                <w:rFonts w:ascii="Calibri" w:hAnsi="Calibri" w:cs="Calibri"/>
                <w:color w:val="000000"/>
                <w:sz w:val="20"/>
                <w:szCs w:val="20"/>
              </w:rPr>
              <w:pPrChange w:id="2835" w:author="Chuka Obi" w:date="2026-05-11T22:23:00Z" w16du:dateUtc="2026-05-11T21:23:00Z">
                <w:pPr/>
              </w:pPrChange>
            </w:pPr>
            <w:del w:id="2836" w:author="Chuka Obi" w:date="2026-05-11T22:23:00Z" w16du:dateUtc="2026-05-11T21:23:00Z">
              <w:r w:rsidRPr="00837F81" w:rsidDel="00164ED5">
                <w:rPr>
                  <w:rFonts w:ascii="Calibri" w:hAnsi="Calibri" w:cs="Calibri"/>
                  <w:color w:val="000000"/>
                  <w:sz w:val="20"/>
                  <w:szCs w:val="20"/>
                </w:rPr>
                <w:delText>Nigerian local transportation</w:delText>
              </w:r>
            </w:del>
          </w:p>
        </w:tc>
        <w:tc>
          <w:tcPr>
            <w:tcW w:w="185" w:type="pct"/>
            <w:tcBorders>
              <w:top w:val="nil"/>
              <w:left w:val="nil"/>
              <w:bottom w:val="single" w:sz="4" w:space="0" w:color="auto"/>
              <w:right w:val="single" w:sz="4" w:space="0" w:color="auto"/>
            </w:tcBorders>
            <w:noWrap/>
            <w:vAlign w:val="center"/>
            <w:hideMark/>
          </w:tcPr>
          <w:p w14:paraId="47341056" w14:textId="3C9D6011" w:rsidR="0020729B" w:rsidRPr="00837F81" w:rsidDel="00164ED5" w:rsidRDefault="0020729B" w:rsidP="00164ED5">
            <w:pPr>
              <w:pStyle w:val="Heading2"/>
              <w:spacing w:before="360" w:after="240"/>
              <w:rPr>
                <w:del w:id="2837" w:author="Chuka Obi" w:date="2026-05-11T22:23:00Z" w16du:dateUtc="2026-05-11T21:23:00Z"/>
                <w:rFonts w:ascii="Calibri" w:hAnsi="Calibri" w:cs="Calibri"/>
                <w:color w:val="000000"/>
                <w:sz w:val="20"/>
                <w:szCs w:val="20"/>
              </w:rPr>
              <w:pPrChange w:id="2838" w:author="Chuka Obi" w:date="2026-05-11T22:23:00Z" w16du:dateUtc="2026-05-11T21:23:00Z">
                <w:pPr>
                  <w:jc w:val="center"/>
                </w:pPr>
              </w:pPrChange>
            </w:pPr>
            <w:del w:id="2839"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single" w:sz="4" w:space="0" w:color="auto"/>
              <w:right w:val="single" w:sz="4" w:space="0" w:color="auto"/>
            </w:tcBorders>
            <w:vAlign w:val="center"/>
            <w:hideMark/>
          </w:tcPr>
          <w:p w14:paraId="33638B22" w14:textId="2095D4FD" w:rsidR="0020729B" w:rsidRPr="00837F81" w:rsidDel="00164ED5" w:rsidRDefault="0020729B" w:rsidP="00164ED5">
            <w:pPr>
              <w:pStyle w:val="Heading2"/>
              <w:spacing w:before="360" w:after="240"/>
              <w:rPr>
                <w:del w:id="2840" w:author="Chuka Obi" w:date="2026-05-11T22:23:00Z" w16du:dateUtc="2026-05-11T21:23:00Z"/>
                <w:rFonts w:ascii="Calibri" w:hAnsi="Calibri" w:cs="Calibri"/>
                <w:color w:val="000000"/>
                <w:sz w:val="20"/>
                <w:szCs w:val="20"/>
              </w:rPr>
              <w:pPrChange w:id="2841" w:author="Chuka Obi" w:date="2026-05-11T22:23:00Z" w16du:dateUtc="2026-05-11T21:23:00Z">
                <w:pPr/>
              </w:pPrChange>
            </w:pPr>
            <w:del w:id="2842" w:author="Chuka Obi" w:date="2026-05-11T22:23:00Z" w16du:dateUtc="2026-05-11T21:23:00Z">
              <w:r w:rsidRPr="00837F81" w:rsidDel="00164ED5">
                <w:rPr>
                  <w:rFonts w:ascii="Calibri" w:hAnsi="Calibri" w:cs="Calibri"/>
                  <w:color w:val="000000"/>
                  <w:sz w:val="20"/>
                  <w:szCs w:val="20"/>
                </w:rPr>
                <w:delText>The Owner/client shall be responsible for custom clearance at the port of delivery (Apapa or other port) and shall be responsible for transporting all equipment from the port of delivery to the project site. The Owner/client shall bear all the cost including transportation, security, insurance, etc.</w:delText>
              </w:r>
            </w:del>
          </w:p>
        </w:tc>
        <w:tc>
          <w:tcPr>
            <w:tcW w:w="409" w:type="pct"/>
            <w:tcBorders>
              <w:top w:val="nil"/>
              <w:left w:val="nil"/>
              <w:bottom w:val="single" w:sz="4" w:space="0" w:color="auto"/>
              <w:right w:val="single" w:sz="4" w:space="0" w:color="auto"/>
            </w:tcBorders>
            <w:vAlign w:val="center"/>
            <w:hideMark/>
          </w:tcPr>
          <w:p w14:paraId="0CDD73AB" w14:textId="621EC02A" w:rsidR="0020729B" w:rsidRPr="00837F81" w:rsidDel="00164ED5" w:rsidRDefault="0020729B" w:rsidP="00164ED5">
            <w:pPr>
              <w:pStyle w:val="Heading2"/>
              <w:spacing w:before="360" w:after="240"/>
              <w:rPr>
                <w:del w:id="2843" w:author="Chuka Obi" w:date="2026-05-11T22:23:00Z" w16du:dateUtc="2026-05-11T21:23:00Z"/>
                <w:rFonts w:ascii="Calibri" w:hAnsi="Calibri" w:cs="Calibri"/>
                <w:color w:val="000000"/>
                <w:sz w:val="20"/>
                <w:szCs w:val="20"/>
              </w:rPr>
              <w:pPrChange w:id="2844" w:author="Chuka Obi" w:date="2026-05-11T22:23:00Z" w16du:dateUtc="2026-05-11T21:23:00Z">
                <w:pPr>
                  <w:jc w:val="right"/>
                </w:pPr>
              </w:pPrChange>
            </w:pPr>
            <w:del w:id="2845" w:author="Chuka Obi" w:date="2026-05-11T22:23:00Z" w16du:dateUtc="2026-05-11T21:23:00Z">
              <w:r w:rsidRPr="00837F81" w:rsidDel="00164ED5">
                <w:rPr>
                  <w:rFonts w:ascii="Calibri" w:hAnsi="Calibri" w:cs="Calibri"/>
                  <w:color w:val="000000"/>
                  <w:sz w:val="20"/>
                  <w:szCs w:val="20"/>
                </w:rPr>
                <w:delText xml:space="preserve">                  -   </w:delText>
              </w:r>
            </w:del>
          </w:p>
        </w:tc>
        <w:tc>
          <w:tcPr>
            <w:tcW w:w="232" w:type="pct"/>
            <w:tcBorders>
              <w:top w:val="nil"/>
              <w:left w:val="nil"/>
              <w:bottom w:val="single" w:sz="4" w:space="0" w:color="auto"/>
              <w:right w:val="single" w:sz="4" w:space="0" w:color="auto"/>
            </w:tcBorders>
            <w:vAlign w:val="center"/>
            <w:hideMark/>
          </w:tcPr>
          <w:p w14:paraId="26AB1235" w14:textId="4A6713B7" w:rsidR="0020729B" w:rsidRPr="00837F81" w:rsidDel="00164ED5" w:rsidRDefault="0020729B" w:rsidP="00164ED5">
            <w:pPr>
              <w:pStyle w:val="Heading2"/>
              <w:spacing w:before="360" w:after="240"/>
              <w:rPr>
                <w:del w:id="2846" w:author="Chuka Obi" w:date="2026-05-11T22:23:00Z" w16du:dateUtc="2026-05-11T21:23:00Z"/>
                <w:rFonts w:ascii="Calibri" w:hAnsi="Calibri" w:cs="Calibri"/>
                <w:color w:val="000000"/>
                <w:sz w:val="20"/>
                <w:szCs w:val="20"/>
              </w:rPr>
              <w:pPrChange w:id="2847" w:author="Chuka Obi" w:date="2026-05-11T22:23:00Z" w16du:dateUtc="2026-05-11T21:23:00Z">
                <w:pPr>
                  <w:jc w:val="center"/>
                </w:pPr>
              </w:pPrChange>
            </w:pPr>
            <w:del w:id="2848" w:author="Chuka Obi" w:date="2026-05-11T22:23:00Z" w16du:dateUtc="2026-05-11T21:23:00Z">
              <w:r w:rsidRPr="00837F81" w:rsidDel="00164ED5">
                <w:rPr>
                  <w:rFonts w:ascii="Calibri" w:hAnsi="Calibri" w:cs="Calibri"/>
                  <w:color w:val="000000"/>
                  <w:sz w:val="20"/>
                  <w:szCs w:val="20"/>
                </w:rPr>
                <w:delText>×</w:delText>
              </w:r>
            </w:del>
          </w:p>
        </w:tc>
        <w:tc>
          <w:tcPr>
            <w:tcW w:w="278" w:type="pct"/>
            <w:tcBorders>
              <w:top w:val="nil"/>
              <w:left w:val="nil"/>
              <w:bottom w:val="single" w:sz="4" w:space="0" w:color="auto"/>
              <w:right w:val="single" w:sz="4" w:space="0" w:color="auto"/>
            </w:tcBorders>
            <w:vAlign w:val="center"/>
            <w:hideMark/>
          </w:tcPr>
          <w:p w14:paraId="0BE63FBE" w14:textId="229DC546" w:rsidR="0020729B" w:rsidRPr="00837F81" w:rsidDel="00164ED5" w:rsidRDefault="0020729B" w:rsidP="00164ED5">
            <w:pPr>
              <w:pStyle w:val="Heading2"/>
              <w:spacing w:before="360" w:after="240"/>
              <w:rPr>
                <w:del w:id="2849" w:author="Chuka Obi" w:date="2026-05-11T22:23:00Z" w16du:dateUtc="2026-05-11T21:23:00Z"/>
                <w:rFonts w:ascii="SimSun" w:hAnsi="SimSun"/>
                <w:color w:val="000000"/>
                <w:sz w:val="20"/>
                <w:szCs w:val="20"/>
              </w:rPr>
              <w:pPrChange w:id="2850" w:author="Chuka Obi" w:date="2026-05-11T22:23:00Z" w16du:dateUtc="2026-05-11T21:23:00Z">
                <w:pPr>
                  <w:jc w:val="center"/>
                </w:pPr>
              </w:pPrChange>
            </w:pPr>
            <w:del w:id="2851"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1B281040" w14:textId="0C8773D8" w:rsidR="0020729B" w:rsidRPr="00837F81" w:rsidDel="00164ED5" w:rsidRDefault="0020729B" w:rsidP="00164ED5">
            <w:pPr>
              <w:pStyle w:val="Heading2"/>
              <w:spacing w:before="360" w:after="240"/>
              <w:rPr>
                <w:del w:id="2852" w:author="Chuka Obi" w:date="2026-05-11T22:23:00Z" w16du:dateUtc="2026-05-11T21:23:00Z"/>
                <w:rFonts w:ascii="Calibri" w:hAnsi="Calibri" w:cs="Calibri"/>
                <w:color w:val="000000"/>
                <w:sz w:val="20"/>
                <w:szCs w:val="20"/>
              </w:rPr>
              <w:pPrChange w:id="2853" w:author="Chuka Obi" w:date="2026-05-11T22:23:00Z" w16du:dateUtc="2026-05-11T21:23:00Z">
                <w:pPr>
                  <w:jc w:val="center"/>
                </w:pPr>
              </w:pPrChange>
            </w:pPr>
            <w:del w:id="2854" w:author="Chuka Obi" w:date="2026-05-11T22:23:00Z" w16du:dateUtc="2026-05-11T21:23:00Z">
              <w:r w:rsidRPr="00837F81" w:rsidDel="00164ED5">
                <w:rPr>
                  <w:rFonts w:ascii="Calibri" w:hAnsi="Calibri" w:cs="Calibri"/>
                  <w:color w:val="000000"/>
                  <w:sz w:val="20"/>
                  <w:szCs w:val="20"/>
                </w:rPr>
                <w:delText>×</w:delText>
              </w:r>
            </w:del>
          </w:p>
        </w:tc>
        <w:tc>
          <w:tcPr>
            <w:tcW w:w="279" w:type="pct"/>
            <w:tcBorders>
              <w:top w:val="nil"/>
              <w:left w:val="nil"/>
              <w:bottom w:val="single" w:sz="4" w:space="0" w:color="auto"/>
              <w:right w:val="single" w:sz="4" w:space="0" w:color="auto"/>
            </w:tcBorders>
            <w:vAlign w:val="center"/>
            <w:hideMark/>
          </w:tcPr>
          <w:p w14:paraId="6B0431E0" w14:textId="51982815" w:rsidR="0020729B" w:rsidRPr="00837F81" w:rsidDel="00164ED5" w:rsidRDefault="0020729B" w:rsidP="00164ED5">
            <w:pPr>
              <w:pStyle w:val="Heading2"/>
              <w:spacing w:before="360" w:after="240"/>
              <w:rPr>
                <w:del w:id="2855" w:author="Chuka Obi" w:date="2026-05-11T22:23:00Z" w16du:dateUtc="2026-05-11T21:23:00Z"/>
                <w:rFonts w:ascii="SimSun" w:hAnsi="SimSun"/>
                <w:color w:val="000000"/>
                <w:sz w:val="20"/>
                <w:szCs w:val="20"/>
              </w:rPr>
              <w:pPrChange w:id="2856" w:author="Chuka Obi" w:date="2026-05-11T22:23:00Z" w16du:dateUtc="2026-05-11T21:23:00Z">
                <w:pPr>
                  <w:jc w:val="center"/>
                </w:pPr>
              </w:pPrChange>
            </w:pPr>
            <w:del w:id="2857"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32" w:type="pct"/>
            <w:tcBorders>
              <w:top w:val="nil"/>
              <w:left w:val="nil"/>
              <w:bottom w:val="single" w:sz="4" w:space="0" w:color="auto"/>
              <w:right w:val="single" w:sz="4" w:space="0" w:color="auto"/>
            </w:tcBorders>
            <w:vAlign w:val="center"/>
            <w:hideMark/>
          </w:tcPr>
          <w:p w14:paraId="1AFA5B48" w14:textId="0CD66322" w:rsidR="0020729B" w:rsidRPr="00837F81" w:rsidDel="00164ED5" w:rsidRDefault="0020729B" w:rsidP="00164ED5">
            <w:pPr>
              <w:pStyle w:val="Heading2"/>
              <w:spacing w:before="360" w:after="240"/>
              <w:rPr>
                <w:del w:id="2858" w:author="Chuka Obi" w:date="2026-05-11T22:23:00Z" w16du:dateUtc="2026-05-11T21:23:00Z"/>
                <w:rFonts w:ascii="Calibri" w:hAnsi="Calibri" w:cs="Calibri"/>
                <w:color w:val="000000"/>
                <w:sz w:val="20"/>
                <w:szCs w:val="20"/>
              </w:rPr>
              <w:pPrChange w:id="2859" w:author="Chuka Obi" w:date="2026-05-11T22:23:00Z" w16du:dateUtc="2026-05-11T21:23:00Z">
                <w:pPr>
                  <w:jc w:val="center"/>
                </w:pPr>
              </w:pPrChange>
            </w:pPr>
            <w:del w:id="2860" w:author="Chuka Obi" w:date="2026-05-11T22:23:00Z" w16du:dateUtc="2026-05-11T21:23:00Z">
              <w:r w:rsidRPr="00837F81" w:rsidDel="00164ED5">
                <w:rPr>
                  <w:rFonts w:ascii="Calibri" w:hAnsi="Calibri" w:cs="Calibri"/>
                  <w:color w:val="000000"/>
                  <w:sz w:val="20"/>
                  <w:szCs w:val="20"/>
                </w:rPr>
                <w:delText>×</w:delText>
              </w:r>
            </w:del>
          </w:p>
        </w:tc>
        <w:tc>
          <w:tcPr>
            <w:tcW w:w="268" w:type="pct"/>
            <w:tcBorders>
              <w:top w:val="nil"/>
              <w:left w:val="nil"/>
              <w:bottom w:val="single" w:sz="4" w:space="0" w:color="auto"/>
              <w:right w:val="single" w:sz="8" w:space="0" w:color="auto"/>
            </w:tcBorders>
            <w:vAlign w:val="center"/>
            <w:hideMark/>
          </w:tcPr>
          <w:p w14:paraId="118CAB35" w14:textId="4D414FE9" w:rsidR="0020729B" w:rsidRPr="00837F81" w:rsidDel="00164ED5" w:rsidRDefault="0020729B" w:rsidP="00164ED5">
            <w:pPr>
              <w:pStyle w:val="Heading2"/>
              <w:spacing w:before="360" w:after="240"/>
              <w:rPr>
                <w:del w:id="2861" w:author="Chuka Obi" w:date="2026-05-11T22:23:00Z" w16du:dateUtc="2026-05-11T21:23:00Z"/>
                <w:rFonts w:ascii="SimSun" w:hAnsi="SimSun"/>
                <w:color w:val="000000"/>
                <w:sz w:val="20"/>
                <w:szCs w:val="20"/>
              </w:rPr>
              <w:pPrChange w:id="2862" w:author="Chuka Obi" w:date="2026-05-11T22:23:00Z" w16du:dateUtc="2026-05-11T21:23:00Z">
                <w:pPr>
                  <w:jc w:val="center"/>
                </w:pPr>
              </w:pPrChange>
            </w:pPr>
            <w:del w:id="2863" w:author="Chuka Obi" w:date="2026-05-11T22:23:00Z" w16du:dateUtc="2026-05-11T21:23:00Z">
              <w:r w:rsidRPr="00837F81" w:rsidDel="00164ED5">
                <w:rPr>
                  <w:rFonts w:ascii="MS Gothic" w:eastAsia="MS Gothic" w:hAnsi="MS Gothic" w:cs="MS Gothic" w:hint="eastAsia"/>
                  <w:color w:val="000000"/>
                  <w:sz w:val="20"/>
                  <w:szCs w:val="20"/>
                </w:rPr>
                <w:delText>✓</w:delText>
              </w:r>
            </w:del>
          </w:p>
        </w:tc>
      </w:tr>
      <w:tr w:rsidR="0020729B" w:rsidRPr="00837F81" w:rsidDel="00164ED5" w14:paraId="314D5FB8" w14:textId="30E8FB43" w:rsidTr="00555240">
        <w:trPr>
          <w:trHeight w:val="3030"/>
          <w:del w:id="2864" w:author="Chuka Obi" w:date="2026-05-11T22:23:00Z" w16du:dateUtc="2026-05-11T21:23:00Z"/>
        </w:trPr>
        <w:tc>
          <w:tcPr>
            <w:tcW w:w="232" w:type="pct"/>
            <w:tcBorders>
              <w:top w:val="nil"/>
              <w:left w:val="single" w:sz="8" w:space="0" w:color="auto"/>
              <w:bottom w:val="nil"/>
              <w:right w:val="single" w:sz="4" w:space="0" w:color="auto"/>
            </w:tcBorders>
            <w:noWrap/>
            <w:vAlign w:val="center"/>
            <w:hideMark/>
          </w:tcPr>
          <w:p w14:paraId="38195576" w14:textId="6C50B5FD" w:rsidR="0020729B" w:rsidRPr="00837F81" w:rsidDel="00164ED5" w:rsidRDefault="0020729B" w:rsidP="00164ED5">
            <w:pPr>
              <w:pStyle w:val="Heading2"/>
              <w:spacing w:before="360" w:after="240"/>
              <w:rPr>
                <w:del w:id="2865" w:author="Chuka Obi" w:date="2026-05-11T22:23:00Z" w16du:dateUtc="2026-05-11T21:23:00Z"/>
                <w:rFonts w:ascii="Calibri" w:hAnsi="Calibri" w:cs="Calibri"/>
                <w:color w:val="000000"/>
                <w:sz w:val="20"/>
                <w:szCs w:val="20"/>
              </w:rPr>
              <w:pPrChange w:id="2866" w:author="Chuka Obi" w:date="2026-05-11T22:23:00Z" w16du:dateUtc="2026-05-11T21:23:00Z">
                <w:pPr>
                  <w:jc w:val="center"/>
                </w:pPr>
              </w:pPrChange>
            </w:pPr>
            <w:del w:id="2867" w:author="Chuka Obi" w:date="2026-05-11T22:23:00Z" w16du:dateUtc="2026-05-11T21:23:00Z">
              <w:r w:rsidRPr="00837F81" w:rsidDel="00164ED5">
                <w:rPr>
                  <w:rFonts w:ascii="Calibri" w:hAnsi="Calibri" w:cs="Calibri"/>
                  <w:color w:val="000000"/>
                  <w:sz w:val="20"/>
                  <w:szCs w:val="20"/>
                </w:rPr>
                <w:delText>42</w:delText>
              </w:r>
            </w:del>
          </w:p>
        </w:tc>
        <w:tc>
          <w:tcPr>
            <w:tcW w:w="555" w:type="pct"/>
            <w:tcBorders>
              <w:top w:val="nil"/>
              <w:left w:val="nil"/>
              <w:bottom w:val="nil"/>
              <w:right w:val="single" w:sz="4" w:space="0" w:color="auto"/>
            </w:tcBorders>
            <w:vAlign w:val="center"/>
            <w:hideMark/>
          </w:tcPr>
          <w:p w14:paraId="3EF05D7E" w14:textId="33EFCFE0" w:rsidR="0020729B" w:rsidRPr="00837F81" w:rsidDel="00164ED5" w:rsidRDefault="0020729B" w:rsidP="00164ED5">
            <w:pPr>
              <w:pStyle w:val="Heading2"/>
              <w:spacing w:before="360" w:after="240"/>
              <w:rPr>
                <w:del w:id="2868" w:author="Chuka Obi" w:date="2026-05-11T22:23:00Z" w16du:dateUtc="2026-05-11T21:23:00Z"/>
                <w:rFonts w:ascii="Calibri" w:hAnsi="Calibri" w:cs="Calibri"/>
                <w:b w:val="0"/>
                <w:bCs w:val="0"/>
                <w:color w:val="000000"/>
                <w:sz w:val="20"/>
                <w:szCs w:val="20"/>
              </w:rPr>
              <w:pPrChange w:id="2869" w:author="Chuka Obi" w:date="2026-05-11T22:23:00Z" w16du:dateUtc="2026-05-11T21:23:00Z">
                <w:pPr/>
              </w:pPrChange>
            </w:pPr>
            <w:del w:id="2870" w:author="Chuka Obi" w:date="2026-05-11T22:23:00Z" w16du:dateUtc="2026-05-11T21:23:00Z">
              <w:r w:rsidRPr="00837F81" w:rsidDel="00164ED5">
                <w:rPr>
                  <w:rFonts w:ascii="Calibri" w:hAnsi="Calibri" w:cs="Calibri"/>
                  <w:color w:val="000000"/>
                  <w:sz w:val="20"/>
                  <w:szCs w:val="20"/>
                </w:rPr>
                <w:delText>Public Relationship and security</w:delText>
              </w:r>
            </w:del>
          </w:p>
        </w:tc>
        <w:tc>
          <w:tcPr>
            <w:tcW w:w="973" w:type="pct"/>
            <w:tcBorders>
              <w:top w:val="nil"/>
              <w:left w:val="nil"/>
              <w:bottom w:val="nil"/>
              <w:right w:val="single" w:sz="4" w:space="0" w:color="auto"/>
            </w:tcBorders>
            <w:noWrap/>
            <w:vAlign w:val="center"/>
            <w:hideMark/>
          </w:tcPr>
          <w:p w14:paraId="263F8B82" w14:textId="23916E6A" w:rsidR="0020729B" w:rsidRPr="00837F81" w:rsidDel="00164ED5" w:rsidRDefault="0020729B" w:rsidP="00164ED5">
            <w:pPr>
              <w:pStyle w:val="Heading2"/>
              <w:spacing w:before="360" w:after="240"/>
              <w:rPr>
                <w:del w:id="2871" w:author="Chuka Obi" w:date="2026-05-11T22:23:00Z" w16du:dateUtc="2026-05-11T21:23:00Z"/>
                <w:rFonts w:ascii="Calibri" w:hAnsi="Calibri" w:cs="Calibri"/>
                <w:color w:val="000000"/>
                <w:sz w:val="20"/>
                <w:szCs w:val="20"/>
              </w:rPr>
              <w:pPrChange w:id="2872" w:author="Chuka Obi" w:date="2026-05-11T22:23:00Z" w16du:dateUtc="2026-05-11T21:23:00Z">
                <w:pPr/>
              </w:pPrChange>
            </w:pPr>
            <w:del w:id="2873" w:author="Chuka Obi" w:date="2026-05-11T22:23:00Z" w16du:dateUtc="2026-05-11T21:23:00Z">
              <w:r w:rsidRPr="00837F81" w:rsidDel="00164ED5">
                <w:rPr>
                  <w:rFonts w:ascii="Calibri" w:hAnsi="Calibri" w:cs="Calibri"/>
                  <w:color w:val="000000"/>
                  <w:sz w:val="20"/>
                  <w:szCs w:val="20"/>
                </w:rPr>
                <w:delText xml:space="preserve">Government/ Community Relations Work </w:delText>
              </w:r>
            </w:del>
          </w:p>
        </w:tc>
        <w:tc>
          <w:tcPr>
            <w:tcW w:w="185" w:type="pct"/>
            <w:tcBorders>
              <w:top w:val="nil"/>
              <w:left w:val="nil"/>
              <w:bottom w:val="nil"/>
              <w:right w:val="single" w:sz="4" w:space="0" w:color="auto"/>
            </w:tcBorders>
            <w:noWrap/>
            <w:vAlign w:val="center"/>
            <w:hideMark/>
          </w:tcPr>
          <w:p w14:paraId="6ED7C0CE" w14:textId="0FEFD608" w:rsidR="0020729B" w:rsidRPr="00837F81" w:rsidDel="00164ED5" w:rsidRDefault="0020729B" w:rsidP="00164ED5">
            <w:pPr>
              <w:pStyle w:val="Heading2"/>
              <w:spacing w:before="360" w:after="240"/>
              <w:rPr>
                <w:del w:id="2874" w:author="Chuka Obi" w:date="2026-05-11T22:23:00Z" w16du:dateUtc="2026-05-11T21:23:00Z"/>
                <w:rFonts w:ascii="Calibri" w:hAnsi="Calibri" w:cs="Calibri"/>
                <w:color w:val="000000"/>
                <w:sz w:val="20"/>
                <w:szCs w:val="20"/>
              </w:rPr>
              <w:pPrChange w:id="2875" w:author="Chuka Obi" w:date="2026-05-11T22:23:00Z" w16du:dateUtc="2026-05-11T21:23:00Z">
                <w:pPr>
                  <w:jc w:val="center"/>
                </w:pPr>
              </w:pPrChange>
            </w:pPr>
            <w:del w:id="2876" w:author="Chuka Obi" w:date="2026-05-11T22:23:00Z" w16du:dateUtc="2026-05-11T21:23:00Z">
              <w:r w:rsidRPr="00837F81" w:rsidDel="00164ED5">
                <w:rPr>
                  <w:rFonts w:ascii="Calibri" w:hAnsi="Calibri" w:cs="Calibri"/>
                  <w:color w:val="000000"/>
                  <w:sz w:val="20"/>
                  <w:szCs w:val="20"/>
                </w:rPr>
                <w:delText>1</w:delText>
              </w:r>
            </w:del>
          </w:p>
        </w:tc>
        <w:tc>
          <w:tcPr>
            <w:tcW w:w="1125" w:type="pct"/>
            <w:tcBorders>
              <w:top w:val="nil"/>
              <w:left w:val="nil"/>
              <w:bottom w:val="nil"/>
              <w:right w:val="single" w:sz="4" w:space="0" w:color="auto"/>
            </w:tcBorders>
            <w:vAlign w:val="center"/>
            <w:hideMark/>
          </w:tcPr>
          <w:p w14:paraId="660CA315" w14:textId="42223444" w:rsidR="0020729B" w:rsidRPr="00837F81" w:rsidDel="00164ED5" w:rsidRDefault="0020729B" w:rsidP="00164ED5">
            <w:pPr>
              <w:pStyle w:val="Heading2"/>
              <w:spacing w:before="360" w:after="240"/>
              <w:rPr>
                <w:del w:id="2877" w:author="Chuka Obi" w:date="2026-05-11T22:23:00Z" w16du:dateUtc="2026-05-11T21:23:00Z"/>
                <w:rFonts w:ascii="Calibri" w:hAnsi="Calibri" w:cs="Calibri"/>
                <w:color w:val="000000"/>
                <w:sz w:val="20"/>
                <w:szCs w:val="20"/>
              </w:rPr>
              <w:pPrChange w:id="2878" w:author="Chuka Obi" w:date="2026-05-11T22:23:00Z" w16du:dateUtc="2026-05-11T21:23:00Z">
                <w:pPr/>
              </w:pPrChange>
            </w:pPr>
            <w:del w:id="2879" w:author="Chuka Obi" w:date="2026-05-11T22:23:00Z" w16du:dateUtc="2026-05-11T21:23:00Z">
              <w:r w:rsidRPr="00837F81" w:rsidDel="00164ED5">
                <w:rPr>
                  <w:rFonts w:ascii="Calibri" w:hAnsi="Calibri" w:cs="Calibri"/>
                  <w:color w:val="000000"/>
                  <w:sz w:val="20"/>
                  <w:szCs w:val="20"/>
                </w:rPr>
                <w:delText>The Owner/client shall be responsible for all community related cost and community relations; armed military personnel, and shall be responsible for procurement of all statutory and government permits, waiver and authorizations (including but not limited to EIA, NMDPRA Permits, HAZOP etc.),The safety of all personnel and materials involved is the responsibility of the owner.The client is responsible for providing the land required for project construction, handling certificates and procedures related to the government such as usage certificates and safety production permits.</w:delText>
              </w:r>
            </w:del>
          </w:p>
        </w:tc>
        <w:tc>
          <w:tcPr>
            <w:tcW w:w="409" w:type="pct"/>
            <w:tcBorders>
              <w:top w:val="nil"/>
              <w:left w:val="nil"/>
              <w:bottom w:val="nil"/>
              <w:right w:val="single" w:sz="4" w:space="0" w:color="auto"/>
            </w:tcBorders>
            <w:vAlign w:val="center"/>
            <w:hideMark/>
          </w:tcPr>
          <w:p w14:paraId="0DD94D66" w14:textId="5823F1B1" w:rsidR="0020729B" w:rsidRPr="00837F81" w:rsidDel="00164ED5" w:rsidRDefault="0020729B" w:rsidP="00164ED5">
            <w:pPr>
              <w:pStyle w:val="Heading2"/>
              <w:spacing w:before="360" w:after="240"/>
              <w:rPr>
                <w:del w:id="2880" w:author="Chuka Obi" w:date="2026-05-11T22:23:00Z" w16du:dateUtc="2026-05-11T21:23:00Z"/>
                <w:rFonts w:ascii="Calibri" w:hAnsi="Calibri" w:cs="Calibri"/>
                <w:color w:val="000000"/>
                <w:sz w:val="20"/>
                <w:szCs w:val="20"/>
              </w:rPr>
              <w:pPrChange w:id="2881" w:author="Chuka Obi" w:date="2026-05-11T22:23:00Z" w16du:dateUtc="2026-05-11T21:23:00Z">
                <w:pPr>
                  <w:jc w:val="right"/>
                </w:pPr>
              </w:pPrChange>
            </w:pPr>
            <w:del w:id="2882" w:author="Chuka Obi" w:date="2026-05-11T22:23:00Z" w16du:dateUtc="2026-05-11T21:23:00Z">
              <w:r w:rsidRPr="00837F81" w:rsidDel="00164ED5">
                <w:rPr>
                  <w:rFonts w:ascii="Calibri" w:hAnsi="Calibri" w:cs="Calibri"/>
                  <w:color w:val="000000"/>
                  <w:sz w:val="20"/>
                  <w:szCs w:val="20"/>
                </w:rPr>
                <w:delText xml:space="preserve">                  -   </w:delText>
              </w:r>
            </w:del>
          </w:p>
        </w:tc>
        <w:tc>
          <w:tcPr>
            <w:tcW w:w="232" w:type="pct"/>
            <w:tcBorders>
              <w:top w:val="nil"/>
              <w:left w:val="nil"/>
              <w:bottom w:val="nil"/>
              <w:right w:val="single" w:sz="4" w:space="0" w:color="auto"/>
            </w:tcBorders>
            <w:vAlign w:val="center"/>
            <w:hideMark/>
          </w:tcPr>
          <w:p w14:paraId="647B03B1" w14:textId="5E6BDCBD" w:rsidR="0020729B" w:rsidRPr="00837F81" w:rsidDel="00164ED5" w:rsidRDefault="0020729B" w:rsidP="00164ED5">
            <w:pPr>
              <w:pStyle w:val="Heading2"/>
              <w:spacing w:before="360" w:after="240"/>
              <w:rPr>
                <w:del w:id="2883" w:author="Chuka Obi" w:date="2026-05-11T22:23:00Z" w16du:dateUtc="2026-05-11T21:23:00Z"/>
                <w:rFonts w:ascii="Calibri" w:hAnsi="Calibri" w:cs="Calibri"/>
                <w:color w:val="000000"/>
                <w:sz w:val="20"/>
                <w:szCs w:val="20"/>
              </w:rPr>
              <w:pPrChange w:id="2884" w:author="Chuka Obi" w:date="2026-05-11T22:23:00Z" w16du:dateUtc="2026-05-11T21:23:00Z">
                <w:pPr>
                  <w:jc w:val="center"/>
                </w:pPr>
              </w:pPrChange>
            </w:pPr>
            <w:del w:id="2885" w:author="Chuka Obi" w:date="2026-05-11T22:23:00Z" w16du:dateUtc="2026-05-11T21:23:00Z">
              <w:r w:rsidRPr="00837F81" w:rsidDel="00164ED5">
                <w:rPr>
                  <w:rFonts w:ascii="Calibri" w:hAnsi="Calibri" w:cs="Calibri"/>
                  <w:color w:val="000000"/>
                  <w:sz w:val="20"/>
                  <w:szCs w:val="20"/>
                </w:rPr>
                <w:delText>×</w:delText>
              </w:r>
            </w:del>
          </w:p>
        </w:tc>
        <w:tc>
          <w:tcPr>
            <w:tcW w:w="278" w:type="pct"/>
            <w:tcBorders>
              <w:top w:val="nil"/>
              <w:left w:val="nil"/>
              <w:bottom w:val="nil"/>
              <w:right w:val="single" w:sz="4" w:space="0" w:color="auto"/>
            </w:tcBorders>
            <w:vAlign w:val="center"/>
            <w:hideMark/>
          </w:tcPr>
          <w:p w14:paraId="5E497BA2" w14:textId="7EDDEAFA" w:rsidR="0020729B" w:rsidRPr="00837F81" w:rsidDel="00164ED5" w:rsidRDefault="0020729B" w:rsidP="00164ED5">
            <w:pPr>
              <w:pStyle w:val="Heading2"/>
              <w:spacing w:before="360" w:after="240"/>
              <w:rPr>
                <w:del w:id="2886" w:author="Chuka Obi" w:date="2026-05-11T22:23:00Z" w16du:dateUtc="2026-05-11T21:23:00Z"/>
                <w:rFonts w:ascii="SimSun" w:hAnsi="SimSun"/>
                <w:color w:val="000000"/>
                <w:sz w:val="20"/>
                <w:szCs w:val="20"/>
              </w:rPr>
              <w:pPrChange w:id="2887" w:author="Chuka Obi" w:date="2026-05-11T22:23:00Z" w16du:dateUtc="2026-05-11T21:23:00Z">
                <w:pPr>
                  <w:jc w:val="center"/>
                </w:pPr>
              </w:pPrChange>
            </w:pPr>
            <w:del w:id="2888"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32" w:type="pct"/>
            <w:tcBorders>
              <w:top w:val="nil"/>
              <w:left w:val="nil"/>
              <w:bottom w:val="nil"/>
              <w:right w:val="single" w:sz="4" w:space="0" w:color="auto"/>
            </w:tcBorders>
            <w:vAlign w:val="center"/>
            <w:hideMark/>
          </w:tcPr>
          <w:p w14:paraId="4418E9FE" w14:textId="0239AADD" w:rsidR="0020729B" w:rsidRPr="00837F81" w:rsidDel="00164ED5" w:rsidRDefault="0020729B" w:rsidP="00164ED5">
            <w:pPr>
              <w:pStyle w:val="Heading2"/>
              <w:spacing w:before="360" w:after="240"/>
              <w:rPr>
                <w:del w:id="2889" w:author="Chuka Obi" w:date="2026-05-11T22:23:00Z" w16du:dateUtc="2026-05-11T21:23:00Z"/>
                <w:rFonts w:ascii="Calibri" w:hAnsi="Calibri" w:cs="Calibri"/>
                <w:color w:val="000000"/>
                <w:sz w:val="20"/>
                <w:szCs w:val="20"/>
              </w:rPr>
              <w:pPrChange w:id="2890" w:author="Chuka Obi" w:date="2026-05-11T22:23:00Z" w16du:dateUtc="2026-05-11T21:23:00Z">
                <w:pPr>
                  <w:jc w:val="center"/>
                </w:pPr>
              </w:pPrChange>
            </w:pPr>
            <w:del w:id="2891" w:author="Chuka Obi" w:date="2026-05-11T22:23:00Z" w16du:dateUtc="2026-05-11T21:23:00Z">
              <w:r w:rsidRPr="00837F81" w:rsidDel="00164ED5">
                <w:rPr>
                  <w:rFonts w:ascii="Calibri" w:hAnsi="Calibri" w:cs="Calibri"/>
                  <w:color w:val="000000"/>
                  <w:sz w:val="20"/>
                  <w:szCs w:val="20"/>
                </w:rPr>
                <w:delText>×</w:delText>
              </w:r>
            </w:del>
          </w:p>
        </w:tc>
        <w:tc>
          <w:tcPr>
            <w:tcW w:w="279" w:type="pct"/>
            <w:tcBorders>
              <w:top w:val="nil"/>
              <w:left w:val="nil"/>
              <w:bottom w:val="nil"/>
              <w:right w:val="single" w:sz="4" w:space="0" w:color="auto"/>
            </w:tcBorders>
            <w:vAlign w:val="center"/>
            <w:hideMark/>
          </w:tcPr>
          <w:p w14:paraId="0AD57D95" w14:textId="6C75B5DA" w:rsidR="0020729B" w:rsidRPr="00837F81" w:rsidDel="00164ED5" w:rsidRDefault="0020729B" w:rsidP="00164ED5">
            <w:pPr>
              <w:pStyle w:val="Heading2"/>
              <w:spacing w:before="360" w:after="240"/>
              <w:rPr>
                <w:del w:id="2892" w:author="Chuka Obi" w:date="2026-05-11T22:23:00Z" w16du:dateUtc="2026-05-11T21:23:00Z"/>
                <w:rFonts w:ascii="SimSun" w:hAnsi="SimSun"/>
                <w:color w:val="000000"/>
                <w:sz w:val="20"/>
                <w:szCs w:val="20"/>
              </w:rPr>
              <w:pPrChange w:id="2893" w:author="Chuka Obi" w:date="2026-05-11T22:23:00Z" w16du:dateUtc="2026-05-11T21:23:00Z">
                <w:pPr>
                  <w:jc w:val="center"/>
                </w:pPr>
              </w:pPrChange>
            </w:pPr>
            <w:del w:id="2894" w:author="Chuka Obi" w:date="2026-05-11T22:23:00Z" w16du:dateUtc="2026-05-11T21:23:00Z">
              <w:r w:rsidRPr="00837F81" w:rsidDel="00164ED5">
                <w:rPr>
                  <w:rFonts w:ascii="MS Gothic" w:eastAsia="MS Gothic" w:hAnsi="MS Gothic" w:cs="MS Gothic" w:hint="eastAsia"/>
                  <w:color w:val="000000"/>
                  <w:sz w:val="20"/>
                  <w:szCs w:val="20"/>
                </w:rPr>
                <w:delText>✓</w:delText>
              </w:r>
            </w:del>
          </w:p>
        </w:tc>
        <w:tc>
          <w:tcPr>
            <w:tcW w:w="232" w:type="pct"/>
            <w:tcBorders>
              <w:top w:val="nil"/>
              <w:left w:val="nil"/>
              <w:bottom w:val="nil"/>
              <w:right w:val="single" w:sz="4" w:space="0" w:color="auto"/>
            </w:tcBorders>
            <w:vAlign w:val="center"/>
            <w:hideMark/>
          </w:tcPr>
          <w:p w14:paraId="3B3F7B78" w14:textId="5AD3E5CD" w:rsidR="0020729B" w:rsidRPr="00837F81" w:rsidDel="00164ED5" w:rsidRDefault="0020729B" w:rsidP="00164ED5">
            <w:pPr>
              <w:pStyle w:val="Heading2"/>
              <w:spacing w:before="360" w:after="240"/>
              <w:rPr>
                <w:del w:id="2895" w:author="Chuka Obi" w:date="2026-05-11T22:23:00Z" w16du:dateUtc="2026-05-11T21:23:00Z"/>
                <w:rFonts w:ascii="Calibri" w:hAnsi="Calibri" w:cs="Calibri"/>
                <w:color w:val="000000"/>
                <w:sz w:val="20"/>
                <w:szCs w:val="20"/>
              </w:rPr>
              <w:pPrChange w:id="2896" w:author="Chuka Obi" w:date="2026-05-11T22:23:00Z" w16du:dateUtc="2026-05-11T21:23:00Z">
                <w:pPr>
                  <w:jc w:val="center"/>
                </w:pPr>
              </w:pPrChange>
            </w:pPr>
            <w:del w:id="2897" w:author="Chuka Obi" w:date="2026-05-11T22:23:00Z" w16du:dateUtc="2026-05-11T21:23:00Z">
              <w:r w:rsidRPr="00837F81" w:rsidDel="00164ED5">
                <w:rPr>
                  <w:rFonts w:ascii="Calibri" w:hAnsi="Calibri" w:cs="Calibri"/>
                  <w:color w:val="000000"/>
                  <w:sz w:val="20"/>
                  <w:szCs w:val="20"/>
                </w:rPr>
                <w:delText>×</w:delText>
              </w:r>
            </w:del>
          </w:p>
        </w:tc>
        <w:tc>
          <w:tcPr>
            <w:tcW w:w="268" w:type="pct"/>
            <w:tcBorders>
              <w:top w:val="nil"/>
              <w:left w:val="nil"/>
              <w:bottom w:val="nil"/>
              <w:right w:val="single" w:sz="8" w:space="0" w:color="auto"/>
            </w:tcBorders>
            <w:vAlign w:val="center"/>
            <w:hideMark/>
          </w:tcPr>
          <w:p w14:paraId="0D70893B" w14:textId="10ABFBD6" w:rsidR="0020729B" w:rsidRPr="00837F81" w:rsidDel="00164ED5" w:rsidRDefault="0020729B" w:rsidP="00164ED5">
            <w:pPr>
              <w:pStyle w:val="Heading2"/>
              <w:spacing w:before="360" w:after="240"/>
              <w:rPr>
                <w:del w:id="2898" w:author="Chuka Obi" w:date="2026-05-11T22:23:00Z" w16du:dateUtc="2026-05-11T21:23:00Z"/>
                <w:rFonts w:ascii="SimSun" w:hAnsi="SimSun"/>
                <w:color w:val="000000"/>
                <w:sz w:val="20"/>
                <w:szCs w:val="20"/>
              </w:rPr>
              <w:pPrChange w:id="2899" w:author="Chuka Obi" w:date="2026-05-11T22:23:00Z" w16du:dateUtc="2026-05-11T21:23:00Z">
                <w:pPr>
                  <w:jc w:val="center"/>
                </w:pPr>
              </w:pPrChange>
            </w:pPr>
            <w:del w:id="2900" w:author="Chuka Obi" w:date="2026-05-11T22:23:00Z" w16du:dateUtc="2026-05-11T21:23:00Z">
              <w:r w:rsidRPr="00837F81" w:rsidDel="00164ED5">
                <w:rPr>
                  <w:rFonts w:ascii="MS Gothic" w:eastAsia="MS Gothic" w:hAnsi="MS Gothic" w:cs="MS Gothic" w:hint="eastAsia"/>
                  <w:color w:val="000000"/>
                  <w:sz w:val="20"/>
                  <w:szCs w:val="20"/>
                </w:rPr>
                <w:delText>✓</w:delText>
              </w:r>
            </w:del>
          </w:p>
        </w:tc>
      </w:tr>
      <w:tr w:rsidR="0020729B" w:rsidRPr="00837F81" w:rsidDel="00164ED5" w14:paraId="41EF67CB" w14:textId="49FB25CC" w:rsidTr="00555240">
        <w:trPr>
          <w:trHeight w:val="342"/>
          <w:del w:id="2901" w:author="Chuka Obi" w:date="2026-05-11T22:23:00Z" w16du:dateUtc="2026-05-11T21:23:00Z"/>
        </w:trPr>
        <w:tc>
          <w:tcPr>
            <w:tcW w:w="3071" w:type="pct"/>
            <w:gridSpan w:val="5"/>
            <w:tcBorders>
              <w:top w:val="single" w:sz="8" w:space="0" w:color="auto"/>
              <w:left w:val="single" w:sz="8" w:space="0" w:color="auto"/>
              <w:bottom w:val="single" w:sz="8" w:space="0" w:color="auto"/>
              <w:right w:val="single" w:sz="4" w:space="0" w:color="000000"/>
            </w:tcBorders>
            <w:noWrap/>
            <w:vAlign w:val="center"/>
            <w:hideMark/>
          </w:tcPr>
          <w:p w14:paraId="005DF408" w14:textId="69B333D4" w:rsidR="0020729B" w:rsidRPr="00837F81" w:rsidDel="00164ED5" w:rsidRDefault="0020729B" w:rsidP="00164ED5">
            <w:pPr>
              <w:pStyle w:val="Heading2"/>
              <w:spacing w:before="360" w:after="240"/>
              <w:rPr>
                <w:del w:id="2902" w:author="Chuka Obi" w:date="2026-05-11T22:23:00Z" w16du:dateUtc="2026-05-11T21:23:00Z"/>
                <w:rFonts w:ascii="Calibri" w:hAnsi="Calibri" w:cs="Calibri"/>
                <w:b w:val="0"/>
                <w:bCs w:val="0"/>
                <w:color w:val="000000"/>
                <w:sz w:val="20"/>
                <w:szCs w:val="20"/>
              </w:rPr>
              <w:pPrChange w:id="2903" w:author="Chuka Obi" w:date="2026-05-11T22:23:00Z" w16du:dateUtc="2026-05-11T21:23:00Z">
                <w:pPr>
                  <w:jc w:val="right"/>
                </w:pPr>
              </w:pPrChange>
            </w:pPr>
            <w:del w:id="2904" w:author="Chuka Obi" w:date="2026-05-11T22:23:00Z" w16du:dateUtc="2026-05-11T21:23:00Z">
              <w:r w:rsidRPr="00837F81" w:rsidDel="00164ED5">
                <w:rPr>
                  <w:rFonts w:ascii="Calibri" w:hAnsi="Calibri" w:cs="Calibri"/>
                  <w:color w:val="000000"/>
                  <w:sz w:val="20"/>
                  <w:szCs w:val="20"/>
                </w:rPr>
                <w:delText>Excluding Tax Total (CIF)</w:delText>
              </w:r>
              <w:r w:rsidRPr="00837F81" w:rsidDel="00164ED5">
                <w:rPr>
                  <w:rFonts w:ascii="SimSun" w:hAnsi="SimSun" w:cs="Calibri" w:hint="eastAsia"/>
                  <w:color w:val="000000"/>
                  <w:sz w:val="20"/>
                  <w:szCs w:val="20"/>
                </w:rPr>
                <w:delText>：</w:delText>
              </w:r>
            </w:del>
          </w:p>
        </w:tc>
        <w:tc>
          <w:tcPr>
            <w:tcW w:w="409" w:type="pct"/>
            <w:tcBorders>
              <w:top w:val="single" w:sz="8" w:space="0" w:color="auto"/>
              <w:left w:val="nil"/>
              <w:bottom w:val="single" w:sz="8" w:space="0" w:color="auto"/>
              <w:right w:val="single" w:sz="4" w:space="0" w:color="auto"/>
            </w:tcBorders>
            <w:vAlign w:val="center"/>
            <w:hideMark/>
          </w:tcPr>
          <w:p w14:paraId="2F6796BF" w14:textId="724227F1" w:rsidR="0020729B" w:rsidRPr="00837F81" w:rsidDel="00164ED5" w:rsidRDefault="0020729B" w:rsidP="00164ED5">
            <w:pPr>
              <w:pStyle w:val="Heading2"/>
              <w:spacing w:before="360" w:after="240"/>
              <w:rPr>
                <w:del w:id="2905" w:author="Chuka Obi" w:date="2026-05-11T22:23:00Z" w16du:dateUtc="2026-05-11T21:23:00Z"/>
                <w:rFonts w:ascii="Calibri" w:hAnsi="Calibri" w:cs="Calibri"/>
                <w:color w:val="000000"/>
                <w:sz w:val="20"/>
                <w:szCs w:val="20"/>
              </w:rPr>
              <w:pPrChange w:id="2906" w:author="Chuka Obi" w:date="2026-05-11T22:23:00Z" w16du:dateUtc="2026-05-11T21:23:00Z">
                <w:pPr>
                  <w:jc w:val="right"/>
                </w:pPr>
              </w:pPrChange>
            </w:pPr>
            <w:del w:id="2907" w:author="Chuka Obi" w:date="2026-05-11T22:23:00Z" w16du:dateUtc="2026-05-11T21:23:00Z">
              <w:r w:rsidRPr="00837F81" w:rsidDel="00164ED5">
                <w:rPr>
                  <w:rFonts w:ascii="Calibri" w:hAnsi="Calibri" w:cs="Calibri"/>
                  <w:color w:val="000000"/>
                  <w:sz w:val="20"/>
                  <w:szCs w:val="20"/>
                </w:rPr>
                <w:delText xml:space="preserve">  </w:delText>
              </w:r>
            </w:del>
          </w:p>
        </w:tc>
        <w:tc>
          <w:tcPr>
            <w:tcW w:w="232" w:type="pct"/>
            <w:tcBorders>
              <w:top w:val="single" w:sz="8" w:space="0" w:color="auto"/>
              <w:left w:val="nil"/>
              <w:bottom w:val="single" w:sz="8" w:space="0" w:color="auto"/>
              <w:right w:val="single" w:sz="4" w:space="0" w:color="auto"/>
            </w:tcBorders>
            <w:vAlign w:val="center"/>
            <w:hideMark/>
          </w:tcPr>
          <w:p w14:paraId="340EEDF0" w14:textId="6ACBD423" w:rsidR="0020729B" w:rsidRPr="00837F81" w:rsidDel="00164ED5" w:rsidRDefault="0020729B" w:rsidP="00164ED5">
            <w:pPr>
              <w:pStyle w:val="Heading2"/>
              <w:spacing w:before="360" w:after="240"/>
              <w:rPr>
                <w:del w:id="2908" w:author="Chuka Obi" w:date="2026-05-11T22:23:00Z" w16du:dateUtc="2026-05-11T21:23:00Z"/>
                <w:rFonts w:ascii="Calibri" w:hAnsi="Calibri" w:cs="Calibri"/>
                <w:color w:val="000000"/>
                <w:sz w:val="20"/>
                <w:szCs w:val="20"/>
              </w:rPr>
              <w:pPrChange w:id="2909" w:author="Chuka Obi" w:date="2026-05-11T22:23:00Z" w16du:dateUtc="2026-05-11T21:23:00Z">
                <w:pPr>
                  <w:jc w:val="center"/>
                </w:pPr>
              </w:pPrChange>
            </w:pPr>
            <w:del w:id="2910" w:author="Chuka Obi" w:date="2026-05-11T22:23:00Z" w16du:dateUtc="2026-05-11T21:23:00Z">
              <w:r w:rsidRPr="00837F81" w:rsidDel="00164ED5">
                <w:rPr>
                  <w:rFonts w:ascii="Calibri" w:hAnsi="Calibri" w:cs="Calibri"/>
                  <w:color w:val="000000"/>
                  <w:sz w:val="20"/>
                  <w:szCs w:val="20"/>
                </w:rPr>
                <w:delText> </w:delText>
              </w:r>
            </w:del>
          </w:p>
        </w:tc>
        <w:tc>
          <w:tcPr>
            <w:tcW w:w="278" w:type="pct"/>
            <w:tcBorders>
              <w:top w:val="single" w:sz="8" w:space="0" w:color="auto"/>
              <w:left w:val="nil"/>
              <w:bottom w:val="single" w:sz="8" w:space="0" w:color="auto"/>
              <w:right w:val="single" w:sz="4" w:space="0" w:color="auto"/>
            </w:tcBorders>
            <w:vAlign w:val="center"/>
            <w:hideMark/>
          </w:tcPr>
          <w:p w14:paraId="3BCADC2A" w14:textId="271388CF" w:rsidR="0020729B" w:rsidRPr="00837F81" w:rsidDel="00164ED5" w:rsidRDefault="0020729B" w:rsidP="00164ED5">
            <w:pPr>
              <w:pStyle w:val="Heading2"/>
              <w:spacing w:before="360" w:after="240"/>
              <w:rPr>
                <w:del w:id="2911" w:author="Chuka Obi" w:date="2026-05-11T22:23:00Z" w16du:dateUtc="2026-05-11T21:23:00Z"/>
                <w:rFonts w:ascii="SimSun" w:hAnsi="SimSun"/>
                <w:color w:val="000000"/>
                <w:sz w:val="20"/>
                <w:szCs w:val="20"/>
              </w:rPr>
              <w:pPrChange w:id="2912" w:author="Chuka Obi" w:date="2026-05-11T22:23:00Z" w16du:dateUtc="2026-05-11T21:23:00Z">
                <w:pPr>
                  <w:jc w:val="center"/>
                </w:pPr>
              </w:pPrChange>
            </w:pPr>
            <w:del w:id="2913" w:author="Chuka Obi" w:date="2026-05-11T22:23:00Z" w16du:dateUtc="2026-05-11T21:23:00Z">
              <w:r w:rsidRPr="00837F81" w:rsidDel="00164ED5">
                <w:rPr>
                  <w:rFonts w:ascii="SimSun" w:hAnsi="SimSun" w:hint="eastAsia"/>
                  <w:color w:val="000000"/>
                  <w:sz w:val="20"/>
                  <w:szCs w:val="20"/>
                </w:rPr>
                <w:delText> </w:delText>
              </w:r>
            </w:del>
          </w:p>
        </w:tc>
        <w:tc>
          <w:tcPr>
            <w:tcW w:w="232" w:type="pct"/>
            <w:tcBorders>
              <w:top w:val="single" w:sz="8" w:space="0" w:color="auto"/>
              <w:left w:val="nil"/>
              <w:bottom w:val="single" w:sz="8" w:space="0" w:color="auto"/>
              <w:right w:val="single" w:sz="4" w:space="0" w:color="auto"/>
            </w:tcBorders>
            <w:vAlign w:val="center"/>
            <w:hideMark/>
          </w:tcPr>
          <w:p w14:paraId="706D1823" w14:textId="0E3DC32A" w:rsidR="0020729B" w:rsidRPr="00837F81" w:rsidDel="00164ED5" w:rsidRDefault="0020729B" w:rsidP="00164ED5">
            <w:pPr>
              <w:pStyle w:val="Heading2"/>
              <w:spacing w:before="360" w:after="240"/>
              <w:rPr>
                <w:del w:id="2914" w:author="Chuka Obi" w:date="2026-05-11T22:23:00Z" w16du:dateUtc="2026-05-11T21:23:00Z"/>
                <w:rFonts w:ascii="Calibri" w:hAnsi="Calibri" w:cs="Calibri"/>
                <w:color w:val="000000"/>
                <w:sz w:val="20"/>
                <w:szCs w:val="20"/>
              </w:rPr>
              <w:pPrChange w:id="2915" w:author="Chuka Obi" w:date="2026-05-11T22:23:00Z" w16du:dateUtc="2026-05-11T21:23:00Z">
                <w:pPr>
                  <w:jc w:val="center"/>
                </w:pPr>
              </w:pPrChange>
            </w:pPr>
            <w:del w:id="2916" w:author="Chuka Obi" w:date="2026-05-11T22:23:00Z" w16du:dateUtc="2026-05-11T21:23:00Z">
              <w:r w:rsidRPr="00837F81" w:rsidDel="00164ED5">
                <w:rPr>
                  <w:rFonts w:ascii="Calibri" w:hAnsi="Calibri" w:cs="Calibri"/>
                  <w:color w:val="000000"/>
                  <w:sz w:val="20"/>
                  <w:szCs w:val="20"/>
                </w:rPr>
                <w:delText> </w:delText>
              </w:r>
            </w:del>
          </w:p>
        </w:tc>
        <w:tc>
          <w:tcPr>
            <w:tcW w:w="279" w:type="pct"/>
            <w:tcBorders>
              <w:top w:val="single" w:sz="8" w:space="0" w:color="auto"/>
              <w:left w:val="nil"/>
              <w:bottom w:val="single" w:sz="8" w:space="0" w:color="auto"/>
              <w:right w:val="single" w:sz="4" w:space="0" w:color="auto"/>
            </w:tcBorders>
            <w:vAlign w:val="center"/>
            <w:hideMark/>
          </w:tcPr>
          <w:p w14:paraId="2443F199" w14:textId="0563D40E" w:rsidR="0020729B" w:rsidRPr="00837F81" w:rsidDel="00164ED5" w:rsidRDefault="0020729B" w:rsidP="00164ED5">
            <w:pPr>
              <w:pStyle w:val="Heading2"/>
              <w:spacing w:before="360" w:after="240"/>
              <w:rPr>
                <w:del w:id="2917" w:author="Chuka Obi" w:date="2026-05-11T22:23:00Z" w16du:dateUtc="2026-05-11T21:23:00Z"/>
                <w:rFonts w:ascii="SimSun" w:hAnsi="SimSun"/>
                <w:color w:val="000000"/>
                <w:sz w:val="20"/>
                <w:szCs w:val="20"/>
              </w:rPr>
              <w:pPrChange w:id="2918" w:author="Chuka Obi" w:date="2026-05-11T22:23:00Z" w16du:dateUtc="2026-05-11T21:23:00Z">
                <w:pPr>
                  <w:jc w:val="center"/>
                </w:pPr>
              </w:pPrChange>
            </w:pPr>
            <w:del w:id="2919" w:author="Chuka Obi" w:date="2026-05-11T22:23:00Z" w16du:dateUtc="2026-05-11T21:23:00Z">
              <w:r w:rsidRPr="00837F81" w:rsidDel="00164ED5">
                <w:rPr>
                  <w:rFonts w:ascii="SimSun" w:hAnsi="SimSun" w:hint="eastAsia"/>
                  <w:color w:val="000000"/>
                  <w:sz w:val="20"/>
                  <w:szCs w:val="20"/>
                </w:rPr>
                <w:delText> </w:delText>
              </w:r>
            </w:del>
          </w:p>
        </w:tc>
        <w:tc>
          <w:tcPr>
            <w:tcW w:w="232" w:type="pct"/>
            <w:tcBorders>
              <w:top w:val="single" w:sz="8" w:space="0" w:color="auto"/>
              <w:left w:val="nil"/>
              <w:bottom w:val="single" w:sz="8" w:space="0" w:color="auto"/>
              <w:right w:val="single" w:sz="4" w:space="0" w:color="auto"/>
            </w:tcBorders>
            <w:vAlign w:val="center"/>
            <w:hideMark/>
          </w:tcPr>
          <w:p w14:paraId="5D985039" w14:textId="39D01718" w:rsidR="0020729B" w:rsidRPr="00837F81" w:rsidDel="00164ED5" w:rsidRDefault="0020729B" w:rsidP="00164ED5">
            <w:pPr>
              <w:pStyle w:val="Heading2"/>
              <w:spacing w:before="360" w:after="240"/>
              <w:rPr>
                <w:del w:id="2920" w:author="Chuka Obi" w:date="2026-05-11T22:23:00Z" w16du:dateUtc="2026-05-11T21:23:00Z"/>
                <w:rFonts w:ascii="Calibri" w:hAnsi="Calibri" w:cs="Calibri"/>
                <w:color w:val="000000"/>
                <w:sz w:val="20"/>
                <w:szCs w:val="20"/>
              </w:rPr>
              <w:pPrChange w:id="2921" w:author="Chuka Obi" w:date="2026-05-11T22:23:00Z" w16du:dateUtc="2026-05-11T21:23:00Z">
                <w:pPr>
                  <w:jc w:val="center"/>
                </w:pPr>
              </w:pPrChange>
            </w:pPr>
            <w:del w:id="2922" w:author="Chuka Obi" w:date="2026-05-11T22:23:00Z" w16du:dateUtc="2026-05-11T21:23:00Z">
              <w:r w:rsidRPr="00837F81" w:rsidDel="00164ED5">
                <w:rPr>
                  <w:rFonts w:ascii="Calibri" w:hAnsi="Calibri" w:cs="Calibri"/>
                  <w:color w:val="000000"/>
                  <w:sz w:val="20"/>
                  <w:szCs w:val="20"/>
                </w:rPr>
                <w:delText> </w:delText>
              </w:r>
            </w:del>
          </w:p>
        </w:tc>
        <w:tc>
          <w:tcPr>
            <w:tcW w:w="268" w:type="pct"/>
            <w:tcBorders>
              <w:top w:val="single" w:sz="8" w:space="0" w:color="auto"/>
              <w:left w:val="nil"/>
              <w:bottom w:val="single" w:sz="8" w:space="0" w:color="auto"/>
              <w:right w:val="single" w:sz="8" w:space="0" w:color="auto"/>
            </w:tcBorders>
            <w:vAlign w:val="center"/>
            <w:hideMark/>
          </w:tcPr>
          <w:p w14:paraId="374A8C26" w14:textId="0C739A82" w:rsidR="0020729B" w:rsidRPr="00837F81" w:rsidDel="00164ED5" w:rsidRDefault="0020729B" w:rsidP="00164ED5">
            <w:pPr>
              <w:pStyle w:val="Heading2"/>
              <w:spacing w:before="360" w:after="240"/>
              <w:rPr>
                <w:del w:id="2923" w:author="Chuka Obi" w:date="2026-05-11T22:23:00Z" w16du:dateUtc="2026-05-11T21:23:00Z"/>
                <w:rFonts w:ascii="SimSun" w:hAnsi="SimSun"/>
                <w:color w:val="000000"/>
                <w:sz w:val="20"/>
                <w:szCs w:val="20"/>
              </w:rPr>
              <w:pPrChange w:id="2924" w:author="Chuka Obi" w:date="2026-05-11T22:23:00Z" w16du:dateUtc="2026-05-11T21:23:00Z">
                <w:pPr>
                  <w:jc w:val="center"/>
                </w:pPr>
              </w:pPrChange>
            </w:pPr>
            <w:del w:id="2925" w:author="Chuka Obi" w:date="2026-05-11T22:23:00Z" w16du:dateUtc="2026-05-11T21:23:00Z">
              <w:r w:rsidRPr="00837F81" w:rsidDel="00164ED5">
                <w:rPr>
                  <w:rFonts w:ascii="SimSun" w:hAnsi="SimSun" w:hint="eastAsia"/>
                  <w:color w:val="000000"/>
                  <w:sz w:val="20"/>
                  <w:szCs w:val="20"/>
                </w:rPr>
                <w:delText> </w:delText>
              </w:r>
            </w:del>
          </w:p>
        </w:tc>
      </w:tr>
      <w:tr w:rsidR="0020729B" w:rsidRPr="00837F81" w:rsidDel="00164ED5" w14:paraId="586ACA3A" w14:textId="608CE6C9" w:rsidTr="00555240">
        <w:trPr>
          <w:trHeight w:val="464"/>
          <w:del w:id="2926" w:author="Chuka Obi" w:date="2026-05-11T22:23:00Z" w16du:dateUtc="2026-05-11T21:23:00Z"/>
        </w:trPr>
        <w:tc>
          <w:tcPr>
            <w:tcW w:w="232" w:type="pct"/>
            <w:vMerge w:val="restart"/>
            <w:tcBorders>
              <w:top w:val="nil"/>
              <w:left w:val="single" w:sz="8" w:space="0" w:color="auto"/>
              <w:bottom w:val="single" w:sz="8" w:space="0" w:color="000000"/>
              <w:right w:val="single" w:sz="4" w:space="0" w:color="auto"/>
            </w:tcBorders>
            <w:noWrap/>
            <w:vAlign w:val="center"/>
            <w:hideMark/>
          </w:tcPr>
          <w:p w14:paraId="186DB65B" w14:textId="08263EC5" w:rsidR="0020729B" w:rsidRPr="00837F81" w:rsidDel="00164ED5" w:rsidRDefault="0020729B" w:rsidP="00164ED5">
            <w:pPr>
              <w:pStyle w:val="Heading2"/>
              <w:spacing w:before="360" w:after="240"/>
              <w:rPr>
                <w:del w:id="2927" w:author="Chuka Obi" w:date="2026-05-11T22:23:00Z" w16du:dateUtc="2026-05-11T21:23:00Z"/>
                <w:rFonts w:ascii="Calibri" w:hAnsi="Calibri" w:cs="Calibri"/>
                <w:b w:val="0"/>
                <w:bCs w:val="0"/>
                <w:color w:val="000000"/>
                <w:sz w:val="20"/>
                <w:szCs w:val="20"/>
              </w:rPr>
              <w:pPrChange w:id="2928" w:author="Chuka Obi" w:date="2026-05-11T22:23:00Z" w16du:dateUtc="2026-05-11T21:23:00Z">
                <w:pPr>
                  <w:jc w:val="center"/>
                </w:pPr>
              </w:pPrChange>
            </w:pPr>
            <w:del w:id="2929" w:author="Chuka Obi" w:date="2026-05-11T22:23:00Z" w16du:dateUtc="2026-05-11T21:23:00Z">
              <w:r w:rsidRPr="00837F81" w:rsidDel="00164ED5">
                <w:rPr>
                  <w:rFonts w:ascii="Calibri" w:hAnsi="Calibri" w:cs="Calibri"/>
                  <w:color w:val="000000"/>
                  <w:sz w:val="20"/>
                  <w:szCs w:val="20"/>
                </w:rPr>
                <w:delText>Remarks:</w:delText>
              </w:r>
            </w:del>
          </w:p>
        </w:tc>
        <w:tc>
          <w:tcPr>
            <w:tcW w:w="4768" w:type="pct"/>
            <w:gridSpan w:val="11"/>
            <w:vMerge w:val="restart"/>
            <w:tcBorders>
              <w:top w:val="single" w:sz="8" w:space="0" w:color="auto"/>
              <w:left w:val="single" w:sz="4" w:space="0" w:color="auto"/>
              <w:bottom w:val="single" w:sz="8" w:space="0" w:color="000000"/>
              <w:right w:val="single" w:sz="8" w:space="0" w:color="000000"/>
            </w:tcBorders>
            <w:vAlign w:val="center"/>
            <w:hideMark/>
          </w:tcPr>
          <w:p w14:paraId="43F99235" w14:textId="7BD61FBF" w:rsidR="0020729B" w:rsidRPr="00837F81" w:rsidDel="00164ED5" w:rsidRDefault="00DD6704" w:rsidP="00164ED5">
            <w:pPr>
              <w:pStyle w:val="Heading2"/>
              <w:spacing w:before="360" w:after="240"/>
              <w:rPr>
                <w:del w:id="2930" w:author="Chuka Obi" w:date="2026-05-11T22:23:00Z" w16du:dateUtc="2026-05-11T21:23:00Z"/>
                <w:rFonts w:ascii="Calibri" w:hAnsi="Calibri" w:cs="Calibri"/>
                <w:b w:val="0"/>
                <w:bCs w:val="0"/>
                <w:color w:val="000000"/>
                <w:sz w:val="20"/>
                <w:szCs w:val="20"/>
              </w:rPr>
              <w:pPrChange w:id="2931" w:author="Chuka Obi" w:date="2026-05-11T22:23:00Z" w16du:dateUtc="2026-05-11T21:23:00Z">
                <w:pPr/>
              </w:pPrChange>
            </w:pPr>
            <w:del w:id="2932" w:author="Chuka Obi" w:date="2026-05-11T22:23:00Z" w16du:dateUtc="2026-05-11T21:23:00Z">
              <w:r w:rsidRPr="00837F81" w:rsidDel="00164ED5">
                <w:rPr>
                  <w:rFonts w:ascii="Calibri" w:hAnsi="Calibri" w:cs="Calibri"/>
                  <w:color w:val="000000"/>
                  <w:sz w:val="20"/>
                  <w:szCs w:val="20"/>
                </w:rPr>
                <w:delText>Boundary: The external connection point of the liquefaction unit is the boundary between the two parties, and all pipelines outside the boundary are completed by the owner. The contract amount is based on the above supply scope and specifications. The above devices are designed according to GB standards.The prices of manpower and materials provided by the community need to be adjusted according to market prices, and any prices exceeding the market price will be paid by the Owner/client .</w:delText>
              </w:r>
              <w:r w:rsidRPr="00EC1BFB" w:rsidDel="00164ED5">
                <w:rPr>
                  <w:rFonts w:ascii="Calibri" w:hAnsi="Calibri" w:cs="Calibri"/>
                  <w:color w:val="000000"/>
                  <w:sz w:val="20"/>
                  <w:szCs w:val="20"/>
                </w:rPr>
                <w:delText>Any fees charged by the community for the transportation of materials required for the project shall be paid by the Owner/client.P</w:delText>
              </w:r>
              <w:r w:rsidRPr="00837F81" w:rsidDel="00164ED5">
                <w:rPr>
                  <w:rFonts w:ascii="Calibri" w:hAnsi="Calibri" w:cs="Calibri"/>
                  <w:color w:val="000000"/>
                  <w:sz w:val="20"/>
                  <w:szCs w:val="20"/>
                </w:rPr>
                <w:delText>iping materials and installation work between the natural gas main pipeline and the Feed gas Inlet Device are the responsibilities of the owner</w:delText>
              </w:r>
            </w:del>
          </w:p>
        </w:tc>
      </w:tr>
      <w:tr w:rsidR="0020729B" w:rsidRPr="00837F81" w:rsidDel="00164ED5" w14:paraId="6B4CB7AA" w14:textId="476095CB" w:rsidTr="00555240">
        <w:trPr>
          <w:trHeight w:val="821"/>
          <w:del w:id="2933" w:author="Chuka Obi" w:date="2026-05-11T22:23:00Z" w16du:dateUtc="2026-05-11T21:23:00Z"/>
        </w:trPr>
        <w:tc>
          <w:tcPr>
            <w:tcW w:w="232" w:type="pct"/>
            <w:vMerge/>
            <w:tcBorders>
              <w:top w:val="nil"/>
              <w:left w:val="single" w:sz="8" w:space="0" w:color="auto"/>
              <w:bottom w:val="single" w:sz="8" w:space="0" w:color="000000"/>
              <w:right w:val="single" w:sz="4" w:space="0" w:color="auto"/>
            </w:tcBorders>
            <w:vAlign w:val="center"/>
            <w:hideMark/>
          </w:tcPr>
          <w:p w14:paraId="13DCFE25" w14:textId="187E855D" w:rsidR="0020729B" w:rsidRPr="00837F81" w:rsidDel="00164ED5" w:rsidRDefault="0020729B" w:rsidP="00164ED5">
            <w:pPr>
              <w:pStyle w:val="Heading2"/>
              <w:spacing w:before="360" w:after="240"/>
              <w:rPr>
                <w:del w:id="2934" w:author="Chuka Obi" w:date="2026-05-11T22:23:00Z" w16du:dateUtc="2026-05-11T21:23:00Z"/>
                <w:rFonts w:ascii="Calibri" w:hAnsi="Calibri" w:cs="Calibri"/>
                <w:b w:val="0"/>
                <w:bCs w:val="0"/>
                <w:color w:val="000000"/>
                <w:sz w:val="20"/>
                <w:szCs w:val="20"/>
              </w:rPr>
              <w:pPrChange w:id="2935" w:author="Chuka Obi" w:date="2026-05-11T22:23:00Z" w16du:dateUtc="2026-05-11T21:23:00Z">
                <w:pPr/>
              </w:pPrChange>
            </w:pPr>
          </w:p>
        </w:tc>
        <w:tc>
          <w:tcPr>
            <w:tcW w:w="4768" w:type="pct"/>
            <w:gridSpan w:val="11"/>
            <w:vMerge/>
            <w:tcBorders>
              <w:top w:val="single" w:sz="8" w:space="0" w:color="auto"/>
              <w:left w:val="single" w:sz="4" w:space="0" w:color="auto"/>
              <w:bottom w:val="single" w:sz="8" w:space="0" w:color="000000"/>
              <w:right w:val="single" w:sz="8" w:space="0" w:color="000000"/>
            </w:tcBorders>
            <w:vAlign w:val="center"/>
            <w:hideMark/>
          </w:tcPr>
          <w:p w14:paraId="200E9A93" w14:textId="48CEFA2E" w:rsidR="0020729B" w:rsidRPr="00837F81" w:rsidDel="00164ED5" w:rsidRDefault="0020729B" w:rsidP="00164ED5">
            <w:pPr>
              <w:pStyle w:val="Heading2"/>
              <w:spacing w:before="360" w:after="240"/>
              <w:rPr>
                <w:del w:id="2936" w:author="Chuka Obi" w:date="2026-05-11T22:23:00Z" w16du:dateUtc="2026-05-11T21:23:00Z"/>
                <w:rFonts w:ascii="Calibri" w:hAnsi="Calibri" w:cs="Calibri"/>
                <w:b w:val="0"/>
                <w:bCs w:val="0"/>
                <w:color w:val="000000"/>
                <w:sz w:val="20"/>
                <w:szCs w:val="20"/>
              </w:rPr>
              <w:pPrChange w:id="2937" w:author="Chuka Obi" w:date="2026-05-11T22:23:00Z" w16du:dateUtc="2026-05-11T21:23:00Z">
                <w:pPr/>
              </w:pPrChange>
            </w:pPr>
          </w:p>
        </w:tc>
      </w:tr>
      <w:tr w:rsidR="0020729B" w:rsidRPr="00837F81" w:rsidDel="00164ED5" w14:paraId="3A224103" w14:textId="34B59EFE" w:rsidTr="00555240">
        <w:trPr>
          <w:trHeight w:val="366"/>
          <w:del w:id="2938" w:author="Chuka Obi" w:date="2026-05-11T22:23:00Z" w16du:dateUtc="2026-05-11T21:23:00Z"/>
        </w:trPr>
        <w:tc>
          <w:tcPr>
            <w:tcW w:w="4732" w:type="pct"/>
            <w:gridSpan w:val="11"/>
            <w:tcBorders>
              <w:top w:val="single" w:sz="4" w:space="0" w:color="auto"/>
              <w:left w:val="single" w:sz="8" w:space="0" w:color="auto"/>
              <w:bottom w:val="nil"/>
              <w:right w:val="single" w:sz="4" w:space="0" w:color="000000"/>
            </w:tcBorders>
            <w:shd w:val="clear" w:color="000000" w:fill="244062"/>
            <w:noWrap/>
            <w:vAlign w:val="center"/>
            <w:hideMark/>
          </w:tcPr>
          <w:p w14:paraId="792EF2C9" w14:textId="6CD218ED" w:rsidR="0020729B" w:rsidRPr="00837F81" w:rsidDel="00164ED5" w:rsidRDefault="0020729B" w:rsidP="00164ED5">
            <w:pPr>
              <w:pStyle w:val="Heading2"/>
              <w:spacing w:before="360" w:after="240"/>
              <w:rPr>
                <w:del w:id="2939" w:author="Chuka Obi" w:date="2026-05-11T22:23:00Z" w16du:dateUtc="2026-05-11T21:23:00Z"/>
                <w:rFonts w:ascii="SimSun" w:hAnsi="SimSun"/>
                <w:b w:val="0"/>
                <w:bCs w:val="0"/>
                <w:color w:val="FFFFFF"/>
                <w:sz w:val="20"/>
                <w:szCs w:val="20"/>
              </w:rPr>
              <w:pPrChange w:id="2940" w:author="Chuka Obi" w:date="2026-05-11T22:23:00Z" w16du:dateUtc="2026-05-11T21:23:00Z">
                <w:pPr>
                  <w:jc w:val="center"/>
                </w:pPr>
              </w:pPrChange>
            </w:pPr>
            <w:del w:id="2941" w:author="Chuka Obi" w:date="2026-05-11T22:23:00Z" w16du:dateUtc="2026-05-11T21:23:00Z">
              <w:r w:rsidRPr="00837F81" w:rsidDel="00164ED5">
                <w:rPr>
                  <w:rFonts w:ascii="SimSun" w:hAnsi="SimSun" w:hint="eastAsia"/>
                  <w:color w:val="FFFFFF"/>
                  <w:sz w:val="20"/>
                  <w:szCs w:val="20"/>
                </w:rPr>
                <w:delText> </w:delText>
              </w:r>
            </w:del>
          </w:p>
        </w:tc>
        <w:tc>
          <w:tcPr>
            <w:tcW w:w="268" w:type="pct"/>
            <w:tcBorders>
              <w:top w:val="single" w:sz="4" w:space="0" w:color="auto"/>
              <w:left w:val="nil"/>
              <w:bottom w:val="nil"/>
              <w:right w:val="single" w:sz="8" w:space="0" w:color="auto"/>
            </w:tcBorders>
            <w:shd w:val="clear" w:color="000000" w:fill="244062"/>
            <w:vAlign w:val="center"/>
            <w:hideMark/>
          </w:tcPr>
          <w:p w14:paraId="1924F6F1" w14:textId="206DF0A5" w:rsidR="0020729B" w:rsidRPr="00837F81" w:rsidDel="00164ED5" w:rsidRDefault="0020729B" w:rsidP="00164ED5">
            <w:pPr>
              <w:pStyle w:val="Heading2"/>
              <w:spacing w:before="360" w:after="240"/>
              <w:rPr>
                <w:del w:id="2942" w:author="Chuka Obi" w:date="2026-05-11T22:23:00Z" w16du:dateUtc="2026-05-11T21:23:00Z"/>
                <w:rFonts w:ascii="SimSun" w:hAnsi="SimSun"/>
                <w:b w:val="0"/>
                <w:bCs w:val="0"/>
                <w:color w:val="FFFFFF"/>
                <w:sz w:val="20"/>
                <w:szCs w:val="20"/>
              </w:rPr>
              <w:pPrChange w:id="2943" w:author="Chuka Obi" w:date="2026-05-11T22:23:00Z" w16du:dateUtc="2026-05-11T21:23:00Z">
                <w:pPr/>
              </w:pPrChange>
            </w:pPr>
            <w:del w:id="2944" w:author="Chuka Obi" w:date="2026-05-11T22:23:00Z" w16du:dateUtc="2026-05-11T21:23:00Z">
              <w:r w:rsidRPr="00837F81" w:rsidDel="00164ED5">
                <w:rPr>
                  <w:rFonts w:ascii="SimSun" w:hAnsi="SimSun" w:hint="eastAsia"/>
                  <w:color w:val="FFFFFF"/>
                  <w:sz w:val="20"/>
                  <w:szCs w:val="20"/>
                </w:rPr>
                <w:delText xml:space="preserve">   </w:delText>
              </w:r>
            </w:del>
          </w:p>
        </w:tc>
      </w:tr>
    </w:tbl>
    <w:p w14:paraId="7E2D43D7" w14:textId="77777777" w:rsidR="0020729B" w:rsidRPr="00837F81" w:rsidRDefault="0020729B" w:rsidP="00164ED5">
      <w:pPr>
        <w:pStyle w:val="Heading2"/>
        <w:spacing w:before="360" w:after="240"/>
        <w:sectPr w:rsidR="0020729B" w:rsidRPr="00837F81" w:rsidSect="0020729B">
          <w:pgSz w:w="15840" w:h="12240" w:orient="landscape"/>
          <w:pgMar w:top="1440" w:right="1440" w:bottom="1440" w:left="1440" w:header="709" w:footer="709" w:gutter="0"/>
          <w:cols w:space="720"/>
          <w:docGrid w:linePitch="360"/>
        </w:sectPr>
        <w:pPrChange w:id="2945" w:author="Chuka Obi" w:date="2026-05-11T22:23:00Z" w16du:dateUtc="2026-05-11T21:23:00Z">
          <w:pPr/>
        </w:pPrChange>
      </w:pPr>
    </w:p>
    <w:p w14:paraId="0A822F43" w14:textId="77777777" w:rsidR="00640D26" w:rsidRPr="00837F81" w:rsidRDefault="00640D26"/>
    <w:p w14:paraId="75FB9613" w14:textId="77777777" w:rsidR="008B3961" w:rsidRPr="00837F81" w:rsidRDefault="00D74028">
      <w:pPr>
        <w:pStyle w:val="Heading2"/>
        <w:spacing w:before="360" w:after="240"/>
      </w:pPr>
      <w:bookmarkStart w:id="2946" w:name="_Toc229430464"/>
      <w:r w:rsidRPr="00837F81">
        <w:rPr>
          <w:sz w:val="28"/>
          <w:szCs w:val="28"/>
        </w:rPr>
        <w:t>Schedule A-2: Basis of Design</w:t>
      </w:r>
      <w:bookmarkEnd w:id="2946"/>
    </w:p>
    <w:p w14:paraId="4FB955E8" w14:textId="77777777" w:rsidR="008B3961" w:rsidRPr="00837F81" w:rsidRDefault="00D74028">
      <w:pPr>
        <w:spacing w:after="200" w:line="276" w:lineRule="auto"/>
        <w:jc w:val="both"/>
      </w:pPr>
      <w:r w:rsidRPr="00837F81">
        <w:t>To be prepared by the Contractor. This Schedule shall include:</w:t>
      </w:r>
    </w:p>
    <w:p w14:paraId="14217AA1" w14:textId="5055E7CA" w:rsidR="008B3961" w:rsidRPr="00837F81" w:rsidRDefault="00D74028">
      <w:pPr>
        <w:spacing w:after="200" w:line="276" w:lineRule="auto"/>
        <w:ind w:left="720"/>
        <w:jc w:val="both"/>
      </w:pPr>
      <w:r w:rsidRPr="00837F81">
        <w:t xml:space="preserve">(a) </w:t>
      </w:r>
    </w:p>
    <w:p w14:paraId="636A21B1" w14:textId="77777777" w:rsidR="008B3961" w:rsidRPr="00837F81" w:rsidRDefault="00D74028">
      <w:pPr>
        <w:spacing w:after="200" w:line="276" w:lineRule="auto"/>
        <w:ind w:left="720"/>
        <w:jc w:val="both"/>
      </w:pPr>
      <w:r w:rsidRPr="00837F81">
        <w:t>(b) Feedstock specifications (type, pressure, temperature, flow rate, composition)</w:t>
      </w:r>
    </w:p>
    <w:p w14:paraId="799B6DC5" w14:textId="77777777" w:rsidR="008B3961" w:rsidRPr="00837F81" w:rsidRDefault="00D74028">
      <w:pPr>
        <w:spacing w:after="200" w:line="276" w:lineRule="auto"/>
        <w:ind w:left="720"/>
        <w:jc w:val="both"/>
      </w:pPr>
      <w:r w:rsidRPr="00837F81">
        <w:t>(c) Product specifications</w:t>
      </w:r>
    </w:p>
    <w:p w14:paraId="5ACF230A" w14:textId="77777777" w:rsidR="008B3961" w:rsidRPr="00837F81" w:rsidRDefault="00D74028">
      <w:pPr>
        <w:spacing w:after="200" w:line="276" w:lineRule="auto"/>
        <w:ind w:left="720"/>
        <w:jc w:val="both"/>
      </w:pPr>
      <w:r w:rsidRPr="00837F81">
        <w:t>(d) Utility requirements (power, water, instrument air)</w:t>
      </w:r>
    </w:p>
    <w:p w14:paraId="578015DE" w14:textId="77777777" w:rsidR="008B3961" w:rsidRPr="00837F81" w:rsidRDefault="00D74028">
      <w:pPr>
        <w:spacing w:after="200" w:line="276" w:lineRule="auto"/>
        <w:ind w:left="720"/>
        <w:jc w:val="both"/>
      </w:pPr>
      <w:r w:rsidRPr="00837F81">
        <w:t>(e) Design codes and standards (Nigerian and international)</w:t>
      </w:r>
    </w:p>
    <w:p w14:paraId="67D3BA51" w14:textId="77777777" w:rsidR="008B3961" w:rsidRPr="00837F81" w:rsidRDefault="00D74028">
      <w:pPr>
        <w:spacing w:after="200" w:line="276" w:lineRule="auto"/>
        <w:ind w:left="720"/>
        <w:jc w:val="both"/>
      </w:pPr>
      <w:r w:rsidRPr="00837F81">
        <w:t>(f) List of FEED documents forming the basis for detailed design</w:t>
      </w:r>
    </w:p>
    <w:p w14:paraId="409F9901" w14:textId="77777777" w:rsidR="008B3961" w:rsidRPr="00837F81" w:rsidRDefault="008B3961"/>
    <w:p w14:paraId="45BDA490" w14:textId="77777777" w:rsidR="008B3961" w:rsidRPr="00837F81" w:rsidRDefault="00D74028">
      <w:pPr>
        <w:pStyle w:val="Heading2"/>
        <w:spacing w:before="360" w:after="240"/>
      </w:pPr>
      <w:bookmarkStart w:id="2947" w:name="_Toc229430465"/>
      <w:r w:rsidRPr="00837F81">
        <w:rPr>
          <w:sz w:val="28"/>
          <w:szCs w:val="28"/>
        </w:rPr>
        <w:t>Schedule A-3: Performance Guarantee and Performance Test Procedures</w:t>
      </w:r>
      <w:bookmarkEnd w:id="2947"/>
    </w:p>
    <w:p w14:paraId="1D15EFE9" w14:textId="77777777" w:rsidR="008B3961" w:rsidRPr="00837F81" w:rsidRDefault="008B3961"/>
    <w:p w14:paraId="6DA17EAE" w14:textId="77777777" w:rsidR="008B3961" w:rsidRPr="00837F81" w:rsidRDefault="00D74028">
      <w:pPr>
        <w:pStyle w:val="Heading2"/>
        <w:spacing w:before="360" w:after="240"/>
      </w:pPr>
      <w:bookmarkStart w:id="2948" w:name="_Toc229430466"/>
      <w:r w:rsidRPr="00211A5D">
        <w:rPr>
          <w:sz w:val="28"/>
          <w:szCs w:val="28"/>
        </w:rPr>
        <w:t>Schedule B: Project Schedule and Key Milestones</w:t>
      </w:r>
      <w:bookmarkEnd w:id="2948"/>
    </w:p>
    <w:p w14:paraId="6785CC86" w14:textId="77777777" w:rsidR="008B3961" w:rsidRPr="00837F81" w:rsidRDefault="00D74028">
      <w:pPr>
        <w:spacing w:after="200" w:line="276" w:lineRule="auto"/>
        <w:jc w:val="both"/>
      </w:pPr>
      <w:r w:rsidRPr="00837F81">
        <w:t>To be prepared by the Contractor. This Schedule shall include:</w:t>
      </w:r>
    </w:p>
    <w:p w14:paraId="13041F80" w14:textId="77777777" w:rsidR="008B3961" w:rsidRPr="00837F81" w:rsidRDefault="00D74028">
      <w:pPr>
        <w:spacing w:after="200" w:line="276" w:lineRule="auto"/>
        <w:ind w:left="720"/>
        <w:jc w:val="both"/>
      </w:pPr>
      <w:r w:rsidRPr="00837F81">
        <w:t>(a) Key milestones table (benchmarked to NTP + Days)</w:t>
      </w:r>
    </w:p>
    <w:p w14:paraId="20393DC7" w14:textId="77777777" w:rsidR="008B3961" w:rsidRPr="00837F81" w:rsidRDefault="00D74028">
      <w:pPr>
        <w:spacing w:after="200" w:line="276" w:lineRule="auto"/>
        <w:ind w:left="720"/>
        <w:jc w:val="both"/>
      </w:pPr>
      <w:r w:rsidRPr="00837F81">
        <w:t>(b) Guaranteed Substantial Completion Date</w:t>
      </w:r>
    </w:p>
    <w:p w14:paraId="4F03D1AF" w14:textId="77777777" w:rsidR="008B3961" w:rsidRPr="00837F81" w:rsidRDefault="00D74028">
      <w:pPr>
        <w:spacing w:after="200" w:line="276" w:lineRule="auto"/>
        <w:ind w:left="720"/>
        <w:jc w:val="both"/>
      </w:pPr>
      <w:r w:rsidRPr="00837F81">
        <w:t>(c) Any project-specific conditions precedent to NTP</w:t>
      </w:r>
    </w:p>
    <w:p w14:paraId="609010F9" w14:textId="77777777" w:rsidR="008B3961" w:rsidRDefault="00D74028">
      <w:pPr>
        <w:spacing w:after="200" w:line="276" w:lineRule="auto"/>
        <w:ind w:left="720"/>
        <w:jc w:val="both"/>
      </w:pPr>
      <w:r w:rsidRPr="00837F81">
        <w:t>(d) Requirements for the detailed CPM schedule</w:t>
      </w:r>
    </w:p>
    <w:p w14:paraId="2A32D4BD" w14:textId="2CB0278E" w:rsidR="00A22196" w:rsidRDefault="00A22196" w:rsidP="00A22196">
      <w:pPr>
        <w:spacing w:after="200" w:line="276" w:lineRule="auto"/>
        <w:jc w:val="both"/>
      </w:pPr>
      <w:r>
        <w:t>Milestone Schedule:</w:t>
      </w:r>
    </w:p>
    <w:tbl>
      <w:tblPr>
        <w:tblStyle w:val="TableGrid"/>
        <w:tblW w:w="0" w:type="auto"/>
        <w:tblLook w:val="04A0" w:firstRow="1" w:lastRow="0" w:firstColumn="1" w:lastColumn="0" w:noHBand="0" w:noVBand="1"/>
      </w:tblPr>
      <w:tblGrid>
        <w:gridCol w:w="1705"/>
        <w:gridCol w:w="3780"/>
        <w:gridCol w:w="2070"/>
        <w:gridCol w:w="1795"/>
      </w:tblGrid>
      <w:tr w:rsidR="00754ADC" w14:paraId="3AF3C75E" w14:textId="77777777" w:rsidTr="00171374">
        <w:trPr>
          <w:trHeight w:val="359"/>
        </w:trPr>
        <w:tc>
          <w:tcPr>
            <w:tcW w:w="1705" w:type="dxa"/>
          </w:tcPr>
          <w:p w14:paraId="72B6D16E" w14:textId="59DE6EB9" w:rsidR="00754ADC" w:rsidRPr="00A22196" w:rsidRDefault="00511E92" w:rsidP="000D4AE6">
            <w:pPr>
              <w:spacing w:after="200" w:line="276" w:lineRule="auto"/>
              <w:jc w:val="both"/>
              <w:rPr>
                <w:b/>
                <w:bCs/>
              </w:rPr>
            </w:pPr>
            <w:r w:rsidRPr="00A22196">
              <w:rPr>
                <w:b/>
                <w:bCs/>
              </w:rPr>
              <w:t>Milestones</w:t>
            </w:r>
          </w:p>
        </w:tc>
        <w:tc>
          <w:tcPr>
            <w:tcW w:w="3780" w:type="dxa"/>
          </w:tcPr>
          <w:p w14:paraId="6A8D6AA9" w14:textId="20904475" w:rsidR="00754ADC" w:rsidRPr="00A22196" w:rsidRDefault="005059C3" w:rsidP="000D4AE6">
            <w:pPr>
              <w:spacing w:after="200" w:line="276" w:lineRule="auto"/>
              <w:jc w:val="both"/>
              <w:rPr>
                <w:b/>
                <w:bCs/>
              </w:rPr>
            </w:pPr>
            <w:r w:rsidRPr="00A22196">
              <w:rPr>
                <w:b/>
                <w:bCs/>
              </w:rPr>
              <w:t>Use of the money</w:t>
            </w:r>
          </w:p>
        </w:tc>
        <w:tc>
          <w:tcPr>
            <w:tcW w:w="2070" w:type="dxa"/>
          </w:tcPr>
          <w:p w14:paraId="4E41BF6B" w14:textId="68190D87" w:rsidR="00754ADC" w:rsidRPr="00A22196" w:rsidRDefault="00DA2385" w:rsidP="000D4AE6">
            <w:pPr>
              <w:spacing w:after="200" w:line="276" w:lineRule="auto"/>
              <w:jc w:val="both"/>
              <w:rPr>
                <w:b/>
                <w:bCs/>
              </w:rPr>
            </w:pPr>
            <w:r w:rsidRPr="00A22196">
              <w:rPr>
                <w:b/>
                <w:bCs/>
              </w:rPr>
              <w:t>Amount (USD)</w:t>
            </w:r>
          </w:p>
        </w:tc>
        <w:tc>
          <w:tcPr>
            <w:tcW w:w="1795" w:type="dxa"/>
          </w:tcPr>
          <w:p w14:paraId="4B594689" w14:textId="4CBDE05A" w:rsidR="00754ADC" w:rsidRPr="00A22196" w:rsidRDefault="00DA2385" w:rsidP="000D4AE6">
            <w:pPr>
              <w:spacing w:after="200" w:line="276" w:lineRule="auto"/>
              <w:jc w:val="both"/>
              <w:rPr>
                <w:b/>
                <w:bCs/>
              </w:rPr>
            </w:pPr>
            <w:r w:rsidRPr="00A22196">
              <w:rPr>
                <w:b/>
                <w:bCs/>
              </w:rPr>
              <w:t>Duration</w:t>
            </w:r>
          </w:p>
        </w:tc>
      </w:tr>
      <w:tr w:rsidR="00754ADC" w14:paraId="19A0F8CC" w14:textId="77777777" w:rsidTr="00171374">
        <w:trPr>
          <w:trHeight w:val="368"/>
        </w:trPr>
        <w:tc>
          <w:tcPr>
            <w:tcW w:w="1705" w:type="dxa"/>
          </w:tcPr>
          <w:p w14:paraId="35343392" w14:textId="2B678578" w:rsidR="00754ADC" w:rsidRDefault="00511E92" w:rsidP="000D4AE6">
            <w:pPr>
              <w:spacing w:after="200" w:line="276" w:lineRule="auto"/>
              <w:jc w:val="both"/>
            </w:pPr>
            <w:r w:rsidRPr="00511E92">
              <w:t>Milestone</w:t>
            </w:r>
            <w:r>
              <w:t xml:space="preserve"> 1</w:t>
            </w:r>
          </w:p>
        </w:tc>
        <w:tc>
          <w:tcPr>
            <w:tcW w:w="3780" w:type="dxa"/>
          </w:tcPr>
          <w:p w14:paraId="2EAB3A63" w14:textId="226C74FC" w:rsidR="00754ADC" w:rsidRDefault="00561764" w:rsidP="000D4AE6">
            <w:pPr>
              <w:spacing w:after="200" w:line="276" w:lineRule="auto"/>
              <w:jc w:val="both"/>
            </w:pPr>
            <w:r w:rsidRPr="00561764">
              <w:t>Engineering (FEED + DED</w:t>
            </w:r>
          </w:p>
        </w:tc>
        <w:tc>
          <w:tcPr>
            <w:tcW w:w="2070" w:type="dxa"/>
          </w:tcPr>
          <w:p w14:paraId="79EBB357" w14:textId="77777777" w:rsidR="00754ADC" w:rsidRDefault="00754ADC" w:rsidP="000D4AE6">
            <w:pPr>
              <w:spacing w:after="200" w:line="276" w:lineRule="auto"/>
              <w:jc w:val="both"/>
            </w:pPr>
          </w:p>
        </w:tc>
        <w:tc>
          <w:tcPr>
            <w:tcW w:w="1795" w:type="dxa"/>
          </w:tcPr>
          <w:p w14:paraId="624C0677" w14:textId="77777777" w:rsidR="00754ADC" w:rsidRDefault="00754ADC" w:rsidP="000D4AE6">
            <w:pPr>
              <w:spacing w:after="200" w:line="276" w:lineRule="auto"/>
              <w:jc w:val="both"/>
            </w:pPr>
          </w:p>
        </w:tc>
      </w:tr>
      <w:tr w:rsidR="00754ADC" w14:paraId="31AA8A0E" w14:textId="77777777" w:rsidTr="00171374">
        <w:tc>
          <w:tcPr>
            <w:tcW w:w="1705" w:type="dxa"/>
          </w:tcPr>
          <w:p w14:paraId="4F755D5C" w14:textId="1FA700D6" w:rsidR="00754ADC" w:rsidRDefault="00511E92" w:rsidP="000D4AE6">
            <w:pPr>
              <w:spacing w:after="200" w:line="276" w:lineRule="auto"/>
              <w:jc w:val="both"/>
            </w:pPr>
            <w:r w:rsidRPr="00511E92">
              <w:t>Milestone</w:t>
            </w:r>
            <w:r>
              <w:t xml:space="preserve"> 2</w:t>
            </w:r>
          </w:p>
        </w:tc>
        <w:tc>
          <w:tcPr>
            <w:tcW w:w="3780" w:type="dxa"/>
          </w:tcPr>
          <w:p w14:paraId="648B758D" w14:textId="12810572" w:rsidR="00754ADC" w:rsidRDefault="00561764" w:rsidP="000D4AE6">
            <w:pPr>
              <w:spacing w:after="200" w:line="276" w:lineRule="auto"/>
              <w:jc w:val="both"/>
            </w:pPr>
            <w:r w:rsidRPr="00561764">
              <w:t>Part payment for the procurement and Fabrication of the core LNG Processing Units in China</w:t>
            </w:r>
          </w:p>
        </w:tc>
        <w:tc>
          <w:tcPr>
            <w:tcW w:w="2070" w:type="dxa"/>
          </w:tcPr>
          <w:p w14:paraId="552987F9" w14:textId="77777777" w:rsidR="00754ADC" w:rsidRDefault="00754ADC" w:rsidP="000D4AE6">
            <w:pPr>
              <w:spacing w:after="200" w:line="276" w:lineRule="auto"/>
              <w:jc w:val="both"/>
            </w:pPr>
          </w:p>
        </w:tc>
        <w:tc>
          <w:tcPr>
            <w:tcW w:w="1795" w:type="dxa"/>
          </w:tcPr>
          <w:p w14:paraId="35524EEC" w14:textId="77777777" w:rsidR="00754ADC" w:rsidRDefault="00754ADC" w:rsidP="000D4AE6">
            <w:pPr>
              <w:spacing w:after="200" w:line="276" w:lineRule="auto"/>
              <w:jc w:val="both"/>
            </w:pPr>
          </w:p>
        </w:tc>
      </w:tr>
      <w:tr w:rsidR="00754ADC" w14:paraId="36E9931C" w14:textId="77777777" w:rsidTr="00171374">
        <w:tc>
          <w:tcPr>
            <w:tcW w:w="1705" w:type="dxa"/>
          </w:tcPr>
          <w:p w14:paraId="767EF826" w14:textId="451ED3DF" w:rsidR="00754ADC" w:rsidRDefault="00511E92" w:rsidP="000D4AE6">
            <w:pPr>
              <w:spacing w:after="200" w:line="276" w:lineRule="auto"/>
              <w:jc w:val="both"/>
            </w:pPr>
            <w:r w:rsidRPr="00511E92">
              <w:lastRenderedPageBreak/>
              <w:t>Milestone</w:t>
            </w:r>
            <w:r>
              <w:t xml:space="preserve"> 3</w:t>
            </w:r>
          </w:p>
        </w:tc>
        <w:tc>
          <w:tcPr>
            <w:tcW w:w="3780" w:type="dxa"/>
          </w:tcPr>
          <w:p w14:paraId="0002CB6F" w14:textId="403184C5" w:rsidR="00754ADC" w:rsidRDefault="00171374" w:rsidP="000D4AE6">
            <w:pPr>
              <w:spacing w:after="200" w:line="276" w:lineRule="auto"/>
              <w:jc w:val="both"/>
            </w:pPr>
            <w:r w:rsidRPr="00171374">
              <w:t>Civil works &amp; Construction of the LNG site in Nigeria</w:t>
            </w:r>
          </w:p>
        </w:tc>
        <w:tc>
          <w:tcPr>
            <w:tcW w:w="2070" w:type="dxa"/>
          </w:tcPr>
          <w:p w14:paraId="06431E18" w14:textId="77777777" w:rsidR="00754ADC" w:rsidRDefault="00754ADC" w:rsidP="000D4AE6">
            <w:pPr>
              <w:spacing w:after="200" w:line="276" w:lineRule="auto"/>
              <w:jc w:val="both"/>
            </w:pPr>
          </w:p>
        </w:tc>
        <w:tc>
          <w:tcPr>
            <w:tcW w:w="1795" w:type="dxa"/>
          </w:tcPr>
          <w:p w14:paraId="57E63E1C" w14:textId="77777777" w:rsidR="00754ADC" w:rsidRDefault="00754ADC" w:rsidP="000D4AE6">
            <w:pPr>
              <w:spacing w:after="200" w:line="276" w:lineRule="auto"/>
              <w:jc w:val="both"/>
            </w:pPr>
          </w:p>
        </w:tc>
      </w:tr>
      <w:tr w:rsidR="00754ADC" w14:paraId="1DDFCD5F" w14:textId="77777777" w:rsidTr="00171374">
        <w:tc>
          <w:tcPr>
            <w:tcW w:w="1705" w:type="dxa"/>
          </w:tcPr>
          <w:p w14:paraId="39BD58DD" w14:textId="7D6EA610" w:rsidR="00754ADC" w:rsidRDefault="00511E92" w:rsidP="000D4AE6">
            <w:pPr>
              <w:spacing w:after="200" w:line="276" w:lineRule="auto"/>
              <w:jc w:val="both"/>
            </w:pPr>
            <w:r w:rsidRPr="00511E92">
              <w:t>Milestone</w:t>
            </w:r>
            <w:r>
              <w:t xml:space="preserve"> 4</w:t>
            </w:r>
          </w:p>
        </w:tc>
        <w:tc>
          <w:tcPr>
            <w:tcW w:w="3780" w:type="dxa"/>
          </w:tcPr>
          <w:p w14:paraId="3006D8E6" w14:textId="40BCA306" w:rsidR="00754ADC" w:rsidRDefault="00171374" w:rsidP="000D4AE6">
            <w:pPr>
              <w:spacing w:after="200" w:line="276" w:lineRule="auto"/>
              <w:jc w:val="both"/>
            </w:pPr>
            <w:r w:rsidRPr="00171374">
              <w:t>Procurement LNG Distribution</w:t>
            </w:r>
            <w:r>
              <w:t xml:space="preserve"> </w:t>
            </w:r>
            <w:r w:rsidRPr="00171374">
              <w:t>Equipment</w:t>
            </w:r>
          </w:p>
        </w:tc>
        <w:tc>
          <w:tcPr>
            <w:tcW w:w="2070" w:type="dxa"/>
          </w:tcPr>
          <w:p w14:paraId="11BBB564" w14:textId="77777777" w:rsidR="00754ADC" w:rsidRDefault="00754ADC" w:rsidP="000D4AE6">
            <w:pPr>
              <w:spacing w:after="200" w:line="276" w:lineRule="auto"/>
              <w:jc w:val="both"/>
            </w:pPr>
          </w:p>
        </w:tc>
        <w:tc>
          <w:tcPr>
            <w:tcW w:w="1795" w:type="dxa"/>
          </w:tcPr>
          <w:p w14:paraId="692A7BE4" w14:textId="77777777" w:rsidR="00754ADC" w:rsidRDefault="00754ADC" w:rsidP="000D4AE6">
            <w:pPr>
              <w:spacing w:after="200" w:line="276" w:lineRule="auto"/>
              <w:jc w:val="both"/>
            </w:pPr>
          </w:p>
        </w:tc>
      </w:tr>
      <w:tr w:rsidR="00754ADC" w14:paraId="57A48339" w14:textId="77777777" w:rsidTr="00171374">
        <w:tc>
          <w:tcPr>
            <w:tcW w:w="1705" w:type="dxa"/>
          </w:tcPr>
          <w:p w14:paraId="2DD66C70" w14:textId="10061FE0" w:rsidR="00754ADC" w:rsidRDefault="00511E92" w:rsidP="000D4AE6">
            <w:pPr>
              <w:spacing w:after="200" w:line="276" w:lineRule="auto"/>
              <w:jc w:val="both"/>
            </w:pPr>
            <w:r w:rsidRPr="00511E92">
              <w:t>Milestone</w:t>
            </w:r>
            <w:r>
              <w:t xml:space="preserve"> 5</w:t>
            </w:r>
          </w:p>
        </w:tc>
        <w:tc>
          <w:tcPr>
            <w:tcW w:w="3780" w:type="dxa"/>
          </w:tcPr>
          <w:p w14:paraId="160ABDA3" w14:textId="4C5CF20C" w:rsidR="00754ADC" w:rsidRDefault="00171374" w:rsidP="000D4AE6">
            <w:pPr>
              <w:spacing w:after="200" w:line="276" w:lineRule="auto"/>
              <w:jc w:val="both"/>
            </w:pPr>
            <w:r w:rsidRPr="00171374">
              <w:t>Balance &amp; final payment for the procurement, Fabrication and Construction in China, and shipping and logistics</w:t>
            </w:r>
          </w:p>
        </w:tc>
        <w:tc>
          <w:tcPr>
            <w:tcW w:w="2070" w:type="dxa"/>
          </w:tcPr>
          <w:p w14:paraId="3519CB7D" w14:textId="77777777" w:rsidR="00754ADC" w:rsidRDefault="00754ADC" w:rsidP="000D4AE6">
            <w:pPr>
              <w:spacing w:after="200" w:line="276" w:lineRule="auto"/>
              <w:jc w:val="both"/>
            </w:pPr>
          </w:p>
        </w:tc>
        <w:tc>
          <w:tcPr>
            <w:tcW w:w="1795" w:type="dxa"/>
          </w:tcPr>
          <w:p w14:paraId="39A059DF" w14:textId="77777777" w:rsidR="00754ADC" w:rsidRDefault="00754ADC" w:rsidP="000D4AE6">
            <w:pPr>
              <w:spacing w:after="200" w:line="276" w:lineRule="auto"/>
              <w:jc w:val="both"/>
            </w:pPr>
          </w:p>
        </w:tc>
      </w:tr>
      <w:tr w:rsidR="00754ADC" w14:paraId="65438E14" w14:textId="77777777" w:rsidTr="00171374">
        <w:trPr>
          <w:trHeight w:val="449"/>
        </w:trPr>
        <w:tc>
          <w:tcPr>
            <w:tcW w:w="1705" w:type="dxa"/>
          </w:tcPr>
          <w:p w14:paraId="5D4AF8EC" w14:textId="3F47E301" w:rsidR="00754ADC" w:rsidRDefault="005059C3" w:rsidP="000D4AE6">
            <w:pPr>
              <w:spacing w:after="200" w:line="276" w:lineRule="auto"/>
              <w:jc w:val="both"/>
            </w:pPr>
            <w:r w:rsidRPr="005059C3">
              <w:t>Total</w:t>
            </w:r>
          </w:p>
        </w:tc>
        <w:tc>
          <w:tcPr>
            <w:tcW w:w="3780" w:type="dxa"/>
          </w:tcPr>
          <w:p w14:paraId="203C600F" w14:textId="77777777" w:rsidR="00754ADC" w:rsidRDefault="00754ADC" w:rsidP="000D4AE6">
            <w:pPr>
              <w:spacing w:after="200" w:line="276" w:lineRule="auto"/>
              <w:jc w:val="both"/>
            </w:pPr>
          </w:p>
        </w:tc>
        <w:tc>
          <w:tcPr>
            <w:tcW w:w="2070" w:type="dxa"/>
          </w:tcPr>
          <w:p w14:paraId="473DEF9F" w14:textId="77777777" w:rsidR="00754ADC" w:rsidRDefault="00754ADC" w:rsidP="000D4AE6">
            <w:pPr>
              <w:spacing w:after="200" w:line="276" w:lineRule="auto"/>
              <w:jc w:val="both"/>
            </w:pPr>
          </w:p>
        </w:tc>
        <w:tc>
          <w:tcPr>
            <w:tcW w:w="1795" w:type="dxa"/>
          </w:tcPr>
          <w:p w14:paraId="2E1E8E3D" w14:textId="77777777" w:rsidR="00754ADC" w:rsidRDefault="00754ADC" w:rsidP="000D4AE6">
            <w:pPr>
              <w:spacing w:after="200" w:line="276" w:lineRule="auto"/>
              <w:jc w:val="both"/>
            </w:pPr>
          </w:p>
        </w:tc>
      </w:tr>
    </w:tbl>
    <w:p w14:paraId="7AD71B1D" w14:textId="60AE88F5" w:rsidR="00A83930" w:rsidRDefault="00A83930" w:rsidP="000D4AE6">
      <w:pPr>
        <w:spacing w:after="200" w:line="276" w:lineRule="auto"/>
        <w:jc w:val="both"/>
      </w:pPr>
    </w:p>
    <w:p w14:paraId="17ED2F5F" w14:textId="1B81A3CA" w:rsidR="0019198B" w:rsidRPr="0019198B" w:rsidRDefault="0019198B" w:rsidP="0019198B">
      <w:pPr>
        <w:spacing w:after="200" w:line="276" w:lineRule="auto"/>
        <w:jc w:val="both"/>
        <w:rPr>
          <w:b/>
          <w:bCs/>
        </w:rPr>
      </w:pPr>
      <w:r w:rsidRPr="0019198B">
        <w:rPr>
          <w:b/>
          <w:bCs/>
        </w:rPr>
        <w:t>Project Schedule</w:t>
      </w:r>
    </w:p>
    <w:p w14:paraId="11E7F79A" w14:textId="02014133" w:rsidR="008B3961" w:rsidRDefault="003E70B6">
      <w:r w:rsidRPr="003E70B6">
        <w:rPr>
          <w:noProof/>
        </w:rPr>
        <w:drawing>
          <wp:inline distT="0" distB="0" distL="0" distR="0" wp14:anchorId="052EFFCC" wp14:editId="4288E6B2">
            <wp:extent cx="6733540" cy="4998720"/>
            <wp:effectExtent l="0" t="0" r="0" b="0"/>
            <wp:docPr id="140401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11713" name=""/>
                    <pic:cNvPicPr/>
                  </pic:nvPicPr>
                  <pic:blipFill>
                    <a:blip r:embed="rId14"/>
                    <a:stretch>
                      <a:fillRect/>
                    </a:stretch>
                  </pic:blipFill>
                  <pic:spPr>
                    <a:xfrm>
                      <a:off x="0" y="0"/>
                      <a:ext cx="6736508" cy="5000923"/>
                    </a:xfrm>
                    <a:prstGeom prst="rect">
                      <a:avLst/>
                    </a:prstGeom>
                  </pic:spPr>
                </pic:pic>
              </a:graphicData>
            </a:graphic>
          </wp:inline>
        </w:drawing>
      </w:r>
    </w:p>
    <w:p w14:paraId="4E055E78" w14:textId="48783971" w:rsidR="00695936" w:rsidRPr="00837F81" w:rsidRDefault="00695936">
      <w:r w:rsidRPr="00695936">
        <w:rPr>
          <w:noProof/>
        </w:rPr>
        <w:lastRenderedPageBreak/>
        <w:drawing>
          <wp:inline distT="0" distB="0" distL="0" distR="0" wp14:anchorId="47408622" wp14:editId="7C86D916">
            <wp:extent cx="6694265" cy="6263640"/>
            <wp:effectExtent l="0" t="0" r="0" b="3810"/>
            <wp:docPr id="212252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26553" name=""/>
                    <pic:cNvPicPr/>
                  </pic:nvPicPr>
                  <pic:blipFill>
                    <a:blip r:embed="rId15"/>
                    <a:stretch>
                      <a:fillRect/>
                    </a:stretch>
                  </pic:blipFill>
                  <pic:spPr>
                    <a:xfrm>
                      <a:off x="0" y="0"/>
                      <a:ext cx="6700146" cy="6269143"/>
                    </a:xfrm>
                    <a:prstGeom prst="rect">
                      <a:avLst/>
                    </a:prstGeom>
                  </pic:spPr>
                </pic:pic>
              </a:graphicData>
            </a:graphic>
          </wp:inline>
        </w:drawing>
      </w:r>
    </w:p>
    <w:p w14:paraId="0B128BF1" w14:textId="77777777" w:rsidR="008B3961" w:rsidRPr="00837F81" w:rsidRDefault="00D74028">
      <w:pPr>
        <w:pStyle w:val="Heading2"/>
        <w:spacing w:before="360" w:after="240"/>
      </w:pPr>
      <w:bookmarkStart w:id="2949" w:name="_Toc229430467"/>
      <w:r w:rsidRPr="00837F81">
        <w:rPr>
          <w:sz w:val="28"/>
          <w:szCs w:val="28"/>
        </w:rPr>
        <w:t>Schedule C: Site Description</w:t>
      </w:r>
      <w:bookmarkEnd w:id="2949"/>
    </w:p>
    <w:p w14:paraId="618F4A7B" w14:textId="77777777" w:rsidR="008B3961" w:rsidRPr="00837F81" w:rsidRDefault="00D74028">
      <w:pPr>
        <w:spacing w:after="200" w:line="276" w:lineRule="auto"/>
        <w:jc w:val="both"/>
      </w:pPr>
      <w:r w:rsidRPr="00837F81">
        <w:t>To be prepared by the Owner. This Schedule shall include:</w:t>
      </w:r>
    </w:p>
    <w:p w14:paraId="512937C9" w14:textId="77777777" w:rsidR="008B3961" w:rsidRPr="00837F81" w:rsidRDefault="00D74028">
      <w:pPr>
        <w:spacing w:after="200" w:line="276" w:lineRule="auto"/>
        <w:ind w:left="720"/>
        <w:jc w:val="both"/>
      </w:pPr>
      <w:r w:rsidRPr="00837F81">
        <w:t>(a) Site location, address, GPS coordinates</w:t>
      </w:r>
    </w:p>
    <w:p w14:paraId="3169341C" w14:textId="5F462DC3" w:rsidR="008B3961" w:rsidRPr="00837F81" w:rsidRDefault="00D74028" w:rsidP="002B48EA">
      <w:pPr>
        <w:spacing w:after="200" w:line="276" w:lineRule="auto"/>
        <w:ind w:left="720"/>
        <w:jc w:val="both"/>
      </w:pPr>
      <w:r w:rsidRPr="00837F81">
        <w:t>(b) Total site area, construction area and laydown area</w:t>
      </w:r>
    </w:p>
    <w:p w14:paraId="2C00D869" w14:textId="22568B73" w:rsidR="008B3961" w:rsidRPr="00837F81" w:rsidRDefault="00D74028">
      <w:pPr>
        <w:spacing w:after="200" w:line="276" w:lineRule="auto"/>
        <w:ind w:left="720"/>
        <w:jc w:val="both"/>
      </w:pPr>
      <w:r w:rsidRPr="00837F81">
        <w:t>(</w:t>
      </w:r>
      <w:r w:rsidR="002B48EA" w:rsidRPr="00837F81">
        <w:t>c</w:t>
      </w:r>
      <w:r w:rsidRPr="00837F81">
        <w:t>) Site plan, survey plan, access route map and geotechnical report summary</w:t>
      </w:r>
    </w:p>
    <w:p w14:paraId="377AFD80" w14:textId="77777777" w:rsidR="008B3961" w:rsidRPr="00837F81" w:rsidRDefault="008B3961"/>
    <w:p w14:paraId="045BEAAD" w14:textId="77777777" w:rsidR="008B3961" w:rsidRPr="00837F81" w:rsidRDefault="00D74028">
      <w:pPr>
        <w:pStyle w:val="Heading2"/>
        <w:spacing w:before="360" w:after="240"/>
      </w:pPr>
      <w:bookmarkStart w:id="2950" w:name="_Toc229430468"/>
      <w:r w:rsidRPr="00837F81">
        <w:rPr>
          <w:sz w:val="28"/>
          <w:szCs w:val="28"/>
        </w:rPr>
        <w:t>Schedule D: Key Personnel</w:t>
      </w:r>
      <w:bookmarkEnd w:id="2950"/>
    </w:p>
    <w:p w14:paraId="554693C9" w14:textId="77777777" w:rsidR="008B3961" w:rsidRPr="00837F81" w:rsidRDefault="00D74028">
      <w:pPr>
        <w:spacing w:after="200" w:line="276" w:lineRule="auto"/>
        <w:jc w:val="both"/>
      </w:pPr>
      <w:r w:rsidRPr="00837F81">
        <w:t>To be prepared by the Contractor. This Schedule shall include:</w:t>
      </w:r>
    </w:p>
    <w:p w14:paraId="0FA074EB" w14:textId="77777777" w:rsidR="008B3961" w:rsidRPr="00837F81" w:rsidRDefault="00D74028">
      <w:pPr>
        <w:spacing w:after="200" w:line="276" w:lineRule="auto"/>
        <w:ind w:left="720"/>
        <w:jc w:val="both"/>
      </w:pPr>
      <w:r w:rsidRPr="00837F81">
        <w:t>(a) List of Key Personnel positions with minimum experience requirements</w:t>
      </w:r>
    </w:p>
    <w:p w14:paraId="19B20841" w14:textId="77777777" w:rsidR="008B3961" w:rsidRPr="00837F81" w:rsidRDefault="00D74028">
      <w:pPr>
        <w:spacing w:after="200" w:line="276" w:lineRule="auto"/>
        <w:ind w:left="720"/>
        <w:jc w:val="both"/>
      </w:pPr>
      <w:r w:rsidRPr="00837F81">
        <w:t>(b) Proposed individuals and their CVs</w:t>
      </w:r>
    </w:p>
    <w:p w14:paraId="5DF377E2" w14:textId="77777777" w:rsidR="008B3961" w:rsidRPr="00837F81" w:rsidRDefault="008B3961"/>
    <w:p w14:paraId="604B03DF" w14:textId="77777777" w:rsidR="008B3961" w:rsidRDefault="00D74028">
      <w:pPr>
        <w:pStyle w:val="Heading2"/>
        <w:spacing w:before="360" w:after="240"/>
        <w:rPr>
          <w:sz w:val="28"/>
          <w:szCs w:val="28"/>
        </w:rPr>
      </w:pPr>
      <w:bookmarkStart w:id="2951" w:name="_Toc229430469"/>
      <w:r w:rsidRPr="00837F81">
        <w:rPr>
          <w:sz w:val="28"/>
          <w:szCs w:val="28"/>
        </w:rPr>
        <w:t>Schedule E: Contract Price and Payment Schedule</w:t>
      </w:r>
      <w:bookmarkEnd w:id="2951"/>
    </w:p>
    <w:p w14:paraId="41CDE6EE" w14:textId="6C580FB4" w:rsidR="004A6D3D" w:rsidDel="00164ED5" w:rsidRDefault="009E7CA7" w:rsidP="00290F15">
      <w:pPr>
        <w:rPr>
          <w:del w:id="2952" w:author="Chuka Obi" w:date="2026-05-11T22:24:00Z" w16du:dateUtc="2026-05-11T21:24:00Z"/>
        </w:rPr>
      </w:pPr>
      <w:del w:id="2953" w:author="Chuka Obi" w:date="2026-05-11T22:24:00Z" w16du:dateUtc="2026-05-11T21:24:00Z">
        <w:r w:rsidDel="00164ED5">
          <w:delText>Contract Price: LNG production</w:delText>
        </w:r>
      </w:del>
    </w:p>
    <w:tbl>
      <w:tblPr>
        <w:tblW w:w="5007" w:type="pct"/>
        <w:tblInd w:w="-100" w:type="dxa"/>
        <w:tblLayout w:type="fixed"/>
        <w:tblLook w:val="04A0" w:firstRow="1" w:lastRow="0" w:firstColumn="1" w:lastColumn="0" w:noHBand="0" w:noVBand="1"/>
      </w:tblPr>
      <w:tblGrid>
        <w:gridCol w:w="1080"/>
        <w:gridCol w:w="1978"/>
        <w:gridCol w:w="3150"/>
        <w:gridCol w:w="1439"/>
        <w:gridCol w:w="1711"/>
      </w:tblGrid>
      <w:tr w:rsidR="008A0839" w:rsidRPr="00837F81" w:rsidDel="00164ED5" w14:paraId="4E2D7F26" w14:textId="4E95A6D5" w:rsidTr="00482710">
        <w:trPr>
          <w:trHeight w:val="420"/>
          <w:del w:id="2954" w:author="Chuka Obi" w:date="2026-05-11T22:24:00Z" w16du:dateUtc="2026-05-11T21:24:00Z"/>
        </w:trPr>
        <w:tc>
          <w:tcPr>
            <w:tcW w:w="577" w:type="pct"/>
            <w:vMerge w:val="restart"/>
            <w:tcBorders>
              <w:top w:val="single" w:sz="8" w:space="0" w:color="auto"/>
              <w:left w:val="single" w:sz="8" w:space="0" w:color="auto"/>
              <w:bottom w:val="single" w:sz="4" w:space="0" w:color="auto"/>
              <w:right w:val="single" w:sz="4" w:space="0" w:color="auto"/>
            </w:tcBorders>
            <w:shd w:val="clear" w:color="000000" w:fill="244062"/>
            <w:noWrap/>
            <w:vAlign w:val="center"/>
            <w:hideMark/>
          </w:tcPr>
          <w:p w14:paraId="6AB0336C" w14:textId="27DF4E21" w:rsidR="008A0839" w:rsidRPr="00837F81" w:rsidDel="00164ED5" w:rsidRDefault="008A0839" w:rsidP="00482710">
            <w:pPr>
              <w:jc w:val="center"/>
              <w:rPr>
                <w:del w:id="2955" w:author="Chuka Obi" w:date="2026-05-11T22:24:00Z" w16du:dateUtc="2026-05-11T21:24:00Z"/>
                <w:rFonts w:ascii="Calibri" w:hAnsi="Calibri" w:cs="Calibri"/>
                <w:b/>
                <w:bCs/>
                <w:color w:val="FFFFFF"/>
                <w:sz w:val="20"/>
                <w:szCs w:val="20"/>
              </w:rPr>
            </w:pPr>
            <w:del w:id="2956" w:author="Chuka Obi" w:date="2026-05-11T22:24:00Z" w16du:dateUtc="2026-05-11T21:24:00Z">
              <w:r w:rsidRPr="00837F81" w:rsidDel="00164ED5">
                <w:rPr>
                  <w:rFonts w:ascii="Calibri" w:hAnsi="Calibri" w:cs="Calibri"/>
                  <w:b/>
                  <w:bCs/>
                  <w:color w:val="FFFFFF"/>
                  <w:sz w:val="20"/>
                  <w:szCs w:val="20"/>
                </w:rPr>
                <w:delText>No.</w:delText>
              </w:r>
            </w:del>
          </w:p>
        </w:tc>
        <w:tc>
          <w:tcPr>
            <w:tcW w:w="1057"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4B1B099" w14:textId="6FAD0AD6" w:rsidR="008A0839" w:rsidRPr="00837F81" w:rsidDel="00164ED5" w:rsidRDefault="008A0839" w:rsidP="00482710">
            <w:pPr>
              <w:jc w:val="center"/>
              <w:rPr>
                <w:del w:id="2957" w:author="Chuka Obi" w:date="2026-05-11T22:24:00Z" w16du:dateUtc="2026-05-11T21:24:00Z"/>
                <w:rFonts w:ascii="Calibri" w:hAnsi="Calibri" w:cs="Calibri"/>
                <w:b/>
                <w:bCs/>
                <w:color w:val="FFFFFF"/>
                <w:sz w:val="20"/>
                <w:szCs w:val="20"/>
              </w:rPr>
            </w:pPr>
            <w:del w:id="2958" w:author="Chuka Obi" w:date="2026-05-11T22:24:00Z" w16du:dateUtc="2026-05-11T21:24:00Z">
              <w:r w:rsidRPr="00837F81" w:rsidDel="00164ED5">
                <w:rPr>
                  <w:rFonts w:ascii="Calibri" w:hAnsi="Calibri" w:cs="Calibri"/>
                  <w:b/>
                  <w:bCs/>
                  <w:color w:val="FFFFFF"/>
                  <w:sz w:val="20"/>
                  <w:szCs w:val="20"/>
                </w:rPr>
                <w:delText>CAT</w:delText>
              </w:r>
            </w:del>
          </w:p>
        </w:tc>
        <w:tc>
          <w:tcPr>
            <w:tcW w:w="1683"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2FD08273" w14:textId="0BD47073" w:rsidR="008A0839" w:rsidRPr="00837F81" w:rsidDel="00164ED5" w:rsidRDefault="008A0839" w:rsidP="00482710">
            <w:pPr>
              <w:jc w:val="center"/>
              <w:rPr>
                <w:del w:id="2959" w:author="Chuka Obi" w:date="2026-05-11T22:24:00Z" w16du:dateUtc="2026-05-11T21:24:00Z"/>
                <w:rFonts w:ascii="Calibri" w:hAnsi="Calibri" w:cs="Calibri"/>
                <w:b/>
                <w:bCs/>
                <w:color w:val="FFFFFF"/>
                <w:sz w:val="20"/>
                <w:szCs w:val="20"/>
              </w:rPr>
            </w:pPr>
            <w:del w:id="2960" w:author="Chuka Obi" w:date="2026-05-11T22:24:00Z" w16du:dateUtc="2026-05-11T21:24:00Z">
              <w:r w:rsidRPr="00837F81" w:rsidDel="00164ED5">
                <w:rPr>
                  <w:rFonts w:ascii="Calibri" w:hAnsi="Calibri" w:cs="Calibri"/>
                  <w:b/>
                  <w:bCs/>
                  <w:color w:val="FFFFFF"/>
                  <w:sz w:val="20"/>
                  <w:szCs w:val="20"/>
                </w:rPr>
                <w:delText>UNITS</w:delText>
              </w:r>
            </w:del>
          </w:p>
        </w:tc>
        <w:tc>
          <w:tcPr>
            <w:tcW w:w="769"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6D293756" w14:textId="174B2E05" w:rsidR="008A0839" w:rsidRPr="00837F81" w:rsidDel="00164ED5" w:rsidRDefault="008A0839" w:rsidP="00482710">
            <w:pPr>
              <w:jc w:val="center"/>
              <w:rPr>
                <w:del w:id="2961" w:author="Chuka Obi" w:date="2026-05-11T22:24:00Z" w16du:dateUtc="2026-05-11T21:24:00Z"/>
                <w:rFonts w:ascii="Calibri" w:hAnsi="Calibri" w:cs="Calibri"/>
                <w:b/>
                <w:bCs/>
                <w:color w:val="FFFFFF"/>
                <w:sz w:val="20"/>
                <w:szCs w:val="20"/>
              </w:rPr>
            </w:pPr>
            <w:del w:id="2962" w:author="Chuka Obi" w:date="2026-05-11T22:24:00Z" w16du:dateUtc="2026-05-11T21:24:00Z">
              <w:r w:rsidRPr="00837F81" w:rsidDel="00164ED5">
                <w:rPr>
                  <w:rFonts w:ascii="Calibri" w:hAnsi="Calibri" w:cs="Calibri"/>
                  <w:b/>
                  <w:bCs/>
                  <w:color w:val="FFFFFF"/>
                  <w:sz w:val="20"/>
                  <w:szCs w:val="20"/>
                </w:rPr>
                <w:delText>Qty.</w:delText>
              </w:r>
            </w:del>
          </w:p>
        </w:tc>
        <w:tc>
          <w:tcPr>
            <w:tcW w:w="914" w:type="pct"/>
            <w:tcBorders>
              <w:top w:val="single" w:sz="8" w:space="0" w:color="auto"/>
              <w:left w:val="single" w:sz="4" w:space="0" w:color="auto"/>
              <w:bottom w:val="single" w:sz="4" w:space="0" w:color="auto"/>
              <w:right w:val="single" w:sz="4" w:space="0" w:color="auto"/>
            </w:tcBorders>
            <w:shd w:val="clear" w:color="000000" w:fill="244062"/>
            <w:vAlign w:val="center"/>
            <w:hideMark/>
          </w:tcPr>
          <w:p w14:paraId="76CFB180" w14:textId="0D99566F" w:rsidR="008A0839" w:rsidRPr="00837F81" w:rsidDel="00164ED5" w:rsidRDefault="008A0839" w:rsidP="00482710">
            <w:pPr>
              <w:jc w:val="center"/>
              <w:rPr>
                <w:del w:id="2963" w:author="Chuka Obi" w:date="2026-05-11T22:24:00Z" w16du:dateUtc="2026-05-11T21:24:00Z"/>
                <w:rFonts w:ascii="Calibri" w:hAnsi="Calibri" w:cs="Calibri"/>
                <w:b/>
                <w:bCs/>
                <w:color w:val="FFFFFF"/>
                <w:sz w:val="20"/>
                <w:szCs w:val="20"/>
              </w:rPr>
            </w:pPr>
            <w:del w:id="2964" w:author="Chuka Obi" w:date="2026-05-11T22:24:00Z" w16du:dateUtc="2026-05-11T21:24:00Z">
              <w:r w:rsidRPr="00837F81" w:rsidDel="00164ED5">
                <w:rPr>
                  <w:rFonts w:ascii="Calibri" w:hAnsi="Calibri" w:cs="Calibri"/>
                  <w:b/>
                  <w:bCs/>
                  <w:color w:val="FFFFFF"/>
                  <w:sz w:val="20"/>
                  <w:szCs w:val="20"/>
                </w:rPr>
                <w:delText xml:space="preserve"> Price </w:delText>
              </w:r>
            </w:del>
          </w:p>
        </w:tc>
      </w:tr>
      <w:tr w:rsidR="008A0839" w:rsidRPr="00837F81" w:rsidDel="00164ED5" w14:paraId="1577FE32" w14:textId="18258C95" w:rsidTr="00482710">
        <w:trPr>
          <w:trHeight w:val="440"/>
          <w:del w:id="2965" w:author="Chuka Obi" w:date="2026-05-11T22:24:00Z" w16du:dateUtc="2026-05-11T21:24:00Z"/>
        </w:trPr>
        <w:tc>
          <w:tcPr>
            <w:tcW w:w="577" w:type="pct"/>
            <w:vMerge/>
            <w:tcBorders>
              <w:top w:val="single" w:sz="8" w:space="0" w:color="auto"/>
              <w:left w:val="single" w:sz="8" w:space="0" w:color="auto"/>
              <w:bottom w:val="single" w:sz="4" w:space="0" w:color="auto"/>
              <w:right w:val="single" w:sz="4" w:space="0" w:color="auto"/>
            </w:tcBorders>
            <w:vAlign w:val="center"/>
            <w:hideMark/>
          </w:tcPr>
          <w:p w14:paraId="4273C280" w14:textId="5E2E104B" w:rsidR="008A0839" w:rsidRPr="00837F81" w:rsidDel="00164ED5" w:rsidRDefault="008A0839" w:rsidP="00482710">
            <w:pPr>
              <w:rPr>
                <w:del w:id="2966" w:author="Chuka Obi" w:date="2026-05-11T22:24:00Z" w16du:dateUtc="2026-05-11T21:24:00Z"/>
                <w:rFonts w:ascii="Calibri" w:hAnsi="Calibri" w:cs="Calibri"/>
                <w:b/>
                <w:bCs/>
                <w:color w:val="FFFFFF"/>
                <w:sz w:val="20"/>
                <w:szCs w:val="20"/>
              </w:rPr>
            </w:pPr>
          </w:p>
        </w:tc>
        <w:tc>
          <w:tcPr>
            <w:tcW w:w="1057" w:type="pct"/>
            <w:vMerge/>
            <w:tcBorders>
              <w:top w:val="single" w:sz="8" w:space="0" w:color="auto"/>
              <w:left w:val="single" w:sz="4" w:space="0" w:color="auto"/>
              <w:bottom w:val="single" w:sz="4" w:space="0" w:color="auto"/>
              <w:right w:val="single" w:sz="4" w:space="0" w:color="auto"/>
            </w:tcBorders>
            <w:vAlign w:val="center"/>
            <w:hideMark/>
          </w:tcPr>
          <w:p w14:paraId="6DF97F57" w14:textId="28340210" w:rsidR="008A0839" w:rsidRPr="00837F81" w:rsidDel="00164ED5" w:rsidRDefault="008A0839" w:rsidP="00482710">
            <w:pPr>
              <w:rPr>
                <w:del w:id="2967" w:author="Chuka Obi" w:date="2026-05-11T22:24:00Z" w16du:dateUtc="2026-05-11T21:24:00Z"/>
                <w:rFonts w:ascii="Calibri" w:hAnsi="Calibri" w:cs="Calibri"/>
                <w:b/>
                <w:bCs/>
                <w:color w:val="FFFFFF"/>
                <w:sz w:val="20"/>
                <w:szCs w:val="20"/>
              </w:rPr>
            </w:pPr>
          </w:p>
        </w:tc>
        <w:tc>
          <w:tcPr>
            <w:tcW w:w="1683" w:type="pct"/>
            <w:vMerge/>
            <w:tcBorders>
              <w:top w:val="single" w:sz="8" w:space="0" w:color="auto"/>
              <w:left w:val="single" w:sz="4" w:space="0" w:color="auto"/>
              <w:bottom w:val="single" w:sz="4" w:space="0" w:color="auto"/>
              <w:right w:val="single" w:sz="4" w:space="0" w:color="auto"/>
            </w:tcBorders>
            <w:vAlign w:val="center"/>
            <w:hideMark/>
          </w:tcPr>
          <w:p w14:paraId="17971A74" w14:textId="6E3FDA1B" w:rsidR="008A0839" w:rsidRPr="00837F81" w:rsidDel="00164ED5" w:rsidRDefault="008A0839" w:rsidP="00482710">
            <w:pPr>
              <w:rPr>
                <w:del w:id="2968" w:author="Chuka Obi" w:date="2026-05-11T22:24:00Z" w16du:dateUtc="2026-05-11T21:24:00Z"/>
                <w:rFonts w:ascii="Calibri" w:hAnsi="Calibri" w:cs="Calibri"/>
                <w:b/>
                <w:bCs/>
                <w:color w:val="FFFFFF"/>
                <w:sz w:val="20"/>
                <w:szCs w:val="20"/>
              </w:rPr>
            </w:pPr>
          </w:p>
        </w:tc>
        <w:tc>
          <w:tcPr>
            <w:tcW w:w="769" w:type="pct"/>
            <w:vMerge/>
            <w:tcBorders>
              <w:top w:val="single" w:sz="8" w:space="0" w:color="auto"/>
              <w:left w:val="single" w:sz="4" w:space="0" w:color="auto"/>
              <w:bottom w:val="single" w:sz="4" w:space="0" w:color="auto"/>
              <w:right w:val="single" w:sz="4" w:space="0" w:color="auto"/>
            </w:tcBorders>
            <w:vAlign w:val="center"/>
            <w:hideMark/>
          </w:tcPr>
          <w:p w14:paraId="1ADE92B5" w14:textId="229F23CA" w:rsidR="008A0839" w:rsidRPr="00837F81" w:rsidDel="00164ED5" w:rsidRDefault="008A0839" w:rsidP="00482710">
            <w:pPr>
              <w:rPr>
                <w:del w:id="2969" w:author="Chuka Obi" w:date="2026-05-11T22:24:00Z" w16du:dateUtc="2026-05-11T21:24:00Z"/>
                <w:rFonts w:ascii="Calibri" w:hAnsi="Calibri" w:cs="Calibri"/>
                <w:b/>
                <w:bCs/>
                <w:color w:val="FFFFFF"/>
                <w:sz w:val="20"/>
                <w:szCs w:val="20"/>
              </w:rPr>
            </w:pPr>
          </w:p>
        </w:tc>
        <w:tc>
          <w:tcPr>
            <w:tcW w:w="914" w:type="pct"/>
            <w:tcBorders>
              <w:top w:val="single" w:sz="4" w:space="0" w:color="auto"/>
              <w:left w:val="nil"/>
              <w:bottom w:val="nil"/>
              <w:right w:val="single" w:sz="4" w:space="0" w:color="auto"/>
            </w:tcBorders>
            <w:shd w:val="clear" w:color="000000" w:fill="244062"/>
            <w:vAlign w:val="center"/>
            <w:hideMark/>
          </w:tcPr>
          <w:p w14:paraId="3E43E5BF" w14:textId="249F8E5F" w:rsidR="008A0839" w:rsidRPr="00837F81" w:rsidDel="00164ED5" w:rsidRDefault="008A0839" w:rsidP="00482710">
            <w:pPr>
              <w:jc w:val="center"/>
              <w:rPr>
                <w:del w:id="2970" w:author="Chuka Obi" w:date="2026-05-11T22:24:00Z" w16du:dateUtc="2026-05-11T21:24:00Z"/>
                <w:rFonts w:ascii="Calibri" w:hAnsi="Calibri" w:cs="Calibri"/>
                <w:b/>
                <w:bCs/>
                <w:color w:val="FFFFFF"/>
                <w:sz w:val="20"/>
                <w:szCs w:val="20"/>
              </w:rPr>
            </w:pPr>
            <w:del w:id="2971" w:author="Chuka Obi" w:date="2026-05-11T22:24:00Z" w16du:dateUtc="2026-05-11T21:24:00Z">
              <w:r w:rsidRPr="00837F81" w:rsidDel="00164ED5">
                <w:rPr>
                  <w:rFonts w:ascii="Calibri" w:hAnsi="Calibri" w:cs="Calibri"/>
                  <w:b/>
                  <w:bCs/>
                  <w:color w:val="FFFFFF"/>
                  <w:sz w:val="20"/>
                  <w:szCs w:val="20"/>
                </w:rPr>
                <w:delText xml:space="preserve"> USD </w:delText>
              </w:r>
            </w:del>
          </w:p>
        </w:tc>
      </w:tr>
      <w:tr w:rsidR="008A0839" w:rsidRPr="00837F81" w:rsidDel="00164ED5" w14:paraId="04CC6565" w14:textId="1024AC13" w:rsidTr="00482710">
        <w:trPr>
          <w:cantSplit/>
          <w:trHeight w:val="1134"/>
          <w:del w:id="2972" w:author="Chuka Obi" w:date="2026-05-11T22:24:00Z" w16du:dateUtc="2026-05-11T21:24:00Z"/>
        </w:trPr>
        <w:tc>
          <w:tcPr>
            <w:tcW w:w="577" w:type="pct"/>
            <w:tcBorders>
              <w:top w:val="single" w:sz="8" w:space="0" w:color="auto"/>
              <w:left w:val="single" w:sz="8" w:space="0" w:color="auto"/>
              <w:bottom w:val="single" w:sz="4" w:space="0" w:color="auto"/>
              <w:right w:val="single" w:sz="4" w:space="0" w:color="auto"/>
            </w:tcBorders>
            <w:noWrap/>
            <w:vAlign w:val="center"/>
            <w:hideMark/>
          </w:tcPr>
          <w:p w14:paraId="375F80A2" w14:textId="502DEFE5" w:rsidR="008A0839" w:rsidRPr="00837F81" w:rsidDel="00164ED5" w:rsidRDefault="008A0839" w:rsidP="00482710">
            <w:pPr>
              <w:jc w:val="center"/>
              <w:rPr>
                <w:del w:id="2973" w:author="Chuka Obi" w:date="2026-05-11T22:24:00Z" w16du:dateUtc="2026-05-11T21:24:00Z"/>
                <w:rFonts w:ascii="Calibri" w:hAnsi="Calibri" w:cs="Calibri"/>
                <w:color w:val="000000"/>
                <w:sz w:val="20"/>
                <w:szCs w:val="20"/>
              </w:rPr>
            </w:pPr>
            <w:del w:id="2974" w:author="Chuka Obi" w:date="2026-05-11T22:24:00Z" w16du:dateUtc="2026-05-11T21:24:00Z">
              <w:r w:rsidRPr="00837F81" w:rsidDel="00164ED5">
                <w:rPr>
                  <w:rFonts w:ascii="Calibri" w:hAnsi="Calibri" w:cs="Calibri"/>
                  <w:color w:val="000000"/>
                  <w:sz w:val="20"/>
                  <w:szCs w:val="20"/>
                </w:rPr>
                <w:delText>1</w:delText>
              </w:r>
            </w:del>
          </w:p>
        </w:tc>
        <w:tc>
          <w:tcPr>
            <w:tcW w:w="1057" w:type="pct"/>
            <w:tcBorders>
              <w:top w:val="single" w:sz="8" w:space="0" w:color="auto"/>
              <w:left w:val="single" w:sz="4" w:space="0" w:color="auto"/>
              <w:bottom w:val="single" w:sz="4" w:space="0" w:color="auto"/>
              <w:right w:val="single" w:sz="4" w:space="0" w:color="auto"/>
            </w:tcBorders>
            <w:noWrap/>
            <w:vAlign w:val="center"/>
            <w:hideMark/>
          </w:tcPr>
          <w:p w14:paraId="65D690BB" w14:textId="2D4C6598" w:rsidR="008A0839" w:rsidRPr="00837F81" w:rsidDel="00164ED5" w:rsidRDefault="008A0839" w:rsidP="00482710">
            <w:pPr>
              <w:jc w:val="center"/>
              <w:rPr>
                <w:del w:id="2975" w:author="Chuka Obi" w:date="2026-05-11T22:24:00Z" w16du:dateUtc="2026-05-11T21:24:00Z"/>
                <w:rFonts w:ascii="Calibri" w:hAnsi="Calibri" w:cs="Calibri"/>
                <w:b/>
                <w:bCs/>
                <w:color w:val="000000"/>
                <w:sz w:val="20"/>
                <w:szCs w:val="20"/>
              </w:rPr>
            </w:pPr>
            <w:del w:id="2976" w:author="Chuka Obi" w:date="2026-05-11T22:24:00Z" w16du:dateUtc="2026-05-11T21:24:00Z">
              <w:r w:rsidRPr="00837F81" w:rsidDel="00164ED5">
                <w:rPr>
                  <w:rFonts w:ascii="Calibri" w:hAnsi="Calibri" w:cs="Calibri"/>
                  <w:b/>
                  <w:bCs/>
                  <w:color w:val="000000"/>
                  <w:sz w:val="20"/>
                  <w:szCs w:val="20"/>
                </w:rPr>
                <w:delText>Design</w:delText>
              </w:r>
            </w:del>
          </w:p>
        </w:tc>
        <w:tc>
          <w:tcPr>
            <w:tcW w:w="1683" w:type="pct"/>
            <w:tcBorders>
              <w:top w:val="single" w:sz="8" w:space="0" w:color="auto"/>
              <w:left w:val="nil"/>
              <w:bottom w:val="single" w:sz="4" w:space="0" w:color="auto"/>
              <w:right w:val="single" w:sz="4" w:space="0" w:color="auto"/>
            </w:tcBorders>
            <w:noWrap/>
            <w:vAlign w:val="center"/>
            <w:hideMark/>
          </w:tcPr>
          <w:p w14:paraId="737B3384" w14:textId="0F3A0BC0" w:rsidR="008A0839" w:rsidRPr="00837F81" w:rsidDel="00164ED5" w:rsidRDefault="008A0839" w:rsidP="00482710">
            <w:pPr>
              <w:rPr>
                <w:del w:id="2977" w:author="Chuka Obi" w:date="2026-05-11T22:24:00Z" w16du:dateUtc="2026-05-11T21:24:00Z"/>
                <w:rFonts w:ascii="Calibri" w:hAnsi="Calibri" w:cs="Calibri"/>
                <w:color w:val="000000"/>
                <w:sz w:val="20"/>
                <w:szCs w:val="20"/>
              </w:rPr>
            </w:pPr>
            <w:del w:id="2978" w:author="Chuka Obi" w:date="2026-05-11T22:24:00Z" w16du:dateUtc="2026-05-11T21:24:00Z">
              <w:r w:rsidRPr="00837F81" w:rsidDel="00164ED5">
                <w:rPr>
                  <w:rFonts w:ascii="Calibri" w:hAnsi="Calibri" w:cs="Calibri"/>
                  <w:color w:val="000000"/>
                  <w:sz w:val="20"/>
                  <w:szCs w:val="20"/>
                </w:rPr>
                <w:delText>FEED &amp; DED</w:delText>
              </w:r>
            </w:del>
          </w:p>
        </w:tc>
        <w:tc>
          <w:tcPr>
            <w:tcW w:w="769" w:type="pct"/>
            <w:tcBorders>
              <w:top w:val="single" w:sz="8" w:space="0" w:color="auto"/>
              <w:left w:val="nil"/>
              <w:bottom w:val="single" w:sz="4" w:space="0" w:color="auto"/>
              <w:right w:val="single" w:sz="4" w:space="0" w:color="auto"/>
            </w:tcBorders>
            <w:noWrap/>
            <w:vAlign w:val="center"/>
            <w:hideMark/>
          </w:tcPr>
          <w:p w14:paraId="58744A22" w14:textId="26FBC1A8" w:rsidR="008A0839" w:rsidRPr="00837F81" w:rsidDel="00164ED5" w:rsidRDefault="008A0839" w:rsidP="00482710">
            <w:pPr>
              <w:jc w:val="center"/>
              <w:rPr>
                <w:del w:id="2979" w:author="Chuka Obi" w:date="2026-05-11T22:24:00Z" w16du:dateUtc="2026-05-11T21:24:00Z"/>
                <w:rFonts w:ascii="Calibri" w:hAnsi="Calibri" w:cs="Calibri"/>
                <w:color w:val="000000"/>
                <w:sz w:val="20"/>
                <w:szCs w:val="20"/>
              </w:rPr>
            </w:pPr>
            <w:del w:id="2980"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single" w:sz="8" w:space="0" w:color="auto"/>
              <w:left w:val="nil"/>
              <w:bottom w:val="single" w:sz="4" w:space="0" w:color="auto"/>
              <w:right w:val="single" w:sz="4" w:space="0" w:color="auto"/>
            </w:tcBorders>
            <w:vAlign w:val="center"/>
          </w:tcPr>
          <w:p w14:paraId="2201849C" w14:textId="23410334" w:rsidR="008A0839" w:rsidRPr="00837F81" w:rsidDel="00164ED5" w:rsidRDefault="008A0839" w:rsidP="00482710">
            <w:pPr>
              <w:jc w:val="right"/>
              <w:rPr>
                <w:del w:id="2981" w:author="Chuka Obi" w:date="2026-05-11T22:24:00Z" w16du:dateUtc="2026-05-11T21:24:00Z"/>
                <w:rFonts w:ascii="Calibri" w:hAnsi="Calibri" w:cs="Calibri"/>
                <w:color w:val="000000"/>
                <w:sz w:val="20"/>
                <w:szCs w:val="20"/>
              </w:rPr>
            </w:pPr>
          </w:p>
        </w:tc>
      </w:tr>
      <w:tr w:rsidR="008A0839" w:rsidRPr="00837F81" w:rsidDel="00164ED5" w14:paraId="08A4FC48" w14:textId="7D032140" w:rsidTr="00482710">
        <w:trPr>
          <w:trHeight w:val="840"/>
          <w:del w:id="2982"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305A8C7D" w14:textId="514D8E8C" w:rsidR="008A0839" w:rsidRPr="00837F81" w:rsidDel="00164ED5" w:rsidRDefault="008A0839" w:rsidP="00482710">
            <w:pPr>
              <w:jc w:val="center"/>
              <w:rPr>
                <w:del w:id="2983" w:author="Chuka Obi" w:date="2026-05-11T22:24:00Z" w16du:dateUtc="2026-05-11T21:24:00Z"/>
                <w:rFonts w:ascii="Calibri" w:hAnsi="Calibri" w:cs="Calibri"/>
                <w:color w:val="000000"/>
                <w:sz w:val="20"/>
                <w:szCs w:val="20"/>
              </w:rPr>
            </w:pPr>
            <w:del w:id="2984" w:author="Chuka Obi" w:date="2026-05-11T22:24:00Z" w16du:dateUtc="2026-05-11T21:24:00Z">
              <w:r w:rsidRPr="00837F81" w:rsidDel="00164ED5">
                <w:rPr>
                  <w:rFonts w:ascii="Calibri" w:hAnsi="Calibri" w:cs="Calibri"/>
                  <w:color w:val="000000"/>
                  <w:sz w:val="20"/>
                  <w:szCs w:val="20"/>
                </w:rPr>
                <w:delText>2</w:delText>
              </w:r>
            </w:del>
          </w:p>
        </w:tc>
        <w:tc>
          <w:tcPr>
            <w:tcW w:w="1057" w:type="pct"/>
            <w:vMerge w:val="restart"/>
            <w:tcBorders>
              <w:top w:val="single" w:sz="4" w:space="0" w:color="auto"/>
              <w:left w:val="single" w:sz="4" w:space="0" w:color="auto"/>
              <w:bottom w:val="nil"/>
              <w:right w:val="single" w:sz="4" w:space="0" w:color="auto"/>
            </w:tcBorders>
            <w:noWrap/>
            <w:vAlign w:val="center"/>
            <w:hideMark/>
          </w:tcPr>
          <w:p w14:paraId="1CCC651D" w14:textId="0969FB40" w:rsidR="008A0839" w:rsidRPr="00837F81" w:rsidDel="00164ED5" w:rsidRDefault="008A0839" w:rsidP="00482710">
            <w:pPr>
              <w:jc w:val="center"/>
              <w:rPr>
                <w:del w:id="2985" w:author="Chuka Obi" w:date="2026-05-11T22:24:00Z" w16du:dateUtc="2026-05-11T21:24:00Z"/>
                <w:rFonts w:ascii="Calibri" w:hAnsi="Calibri" w:cs="Calibri"/>
                <w:b/>
                <w:bCs/>
                <w:color w:val="000000"/>
                <w:sz w:val="20"/>
                <w:szCs w:val="20"/>
              </w:rPr>
            </w:pPr>
            <w:del w:id="2986" w:author="Chuka Obi" w:date="2026-05-11T22:24:00Z" w16du:dateUtc="2026-05-11T21:24:00Z">
              <w:r w:rsidRPr="00837F81" w:rsidDel="00164ED5">
                <w:rPr>
                  <w:rFonts w:ascii="Calibri" w:hAnsi="Calibri" w:cs="Calibri"/>
                  <w:b/>
                  <w:bCs/>
                  <w:color w:val="000000"/>
                  <w:sz w:val="20"/>
                  <w:szCs w:val="20"/>
                </w:rPr>
                <w:delText>Process Unit</w:delText>
              </w:r>
            </w:del>
          </w:p>
        </w:tc>
        <w:tc>
          <w:tcPr>
            <w:tcW w:w="1683" w:type="pct"/>
            <w:tcBorders>
              <w:top w:val="single" w:sz="4" w:space="0" w:color="auto"/>
              <w:left w:val="nil"/>
              <w:bottom w:val="single" w:sz="4" w:space="0" w:color="auto"/>
              <w:right w:val="single" w:sz="4" w:space="0" w:color="auto"/>
            </w:tcBorders>
            <w:noWrap/>
            <w:vAlign w:val="center"/>
            <w:hideMark/>
          </w:tcPr>
          <w:p w14:paraId="684FCADF" w14:textId="28276D3A" w:rsidR="008A0839" w:rsidRPr="00837F81" w:rsidDel="00164ED5" w:rsidRDefault="008A0839" w:rsidP="00482710">
            <w:pPr>
              <w:rPr>
                <w:del w:id="2987" w:author="Chuka Obi" w:date="2026-05-11T22:24:00Z" w16du:dateUtc="2026-05-11T21:24:00Z"/>
                <w:rFonts w:ascii="Calibri" w:hAnsi="Calibri" w:cs="Calibri"/>
                <w:color w:val="000000"/>
                <w:sz w:val="20"/>
                <w:szCs w:val="20"/>
              </w:rPr>
            </w:pPr>
            <w:del w:id="2988" w:author="Chuka Obi" w:date="2026-05-11T22:24:00Z" w16du:dateUtc="2026-05-11T21:24:00Z">
              <w:r w:rsidRPr="00837F81" w:rsidDel="00164ED5">
                <w:rPr>
                  <w:rFonts w:ascii="Calibri" w:hAnsi="Calibri" w:cs="Calibri"/>
                  <w:color w:val="000000"/>
                  <w:sz w:val="20"/>
                  <w:szCs w:val="20"/>
                </w:rPr>
                <w:delText>Feed gas Inlet Device</w:delText>
              </w:r>
            </w:del>
          </w:p>
        </w:tc>
        <w:tc>
          <w:tcPr>
            <w:tcW w:w="769" w:type="pct"/>
            <w:tcBorders>
              <w:top w:val="single" w:sz="4" w:space="0" w:color="auto"/>
              <w:left w:val="nil"/>
              <w:bottom w:val="single" w:sz="4" w:space="0" w:color="auto"/>
              <w:right w:val="single" w:sz="4" w:space="0" w:color="auto"/>
            </w:tcBorders>
            <w:noWrap/>
            <w:vAlign w:val="center"/>
            <w:hideMark/>
          </w:tcPr>
          <w:p w14:paraId="5826B5D6" w14:textId="18B60149" w:rsidR="008A0839" w:rsidRPr="00837F81" w:rsidDel="00164ED5" w:rsidRDefault="008A0839" w:rsidP="00482710">
            <w:pPr>
              <w:jc w:val="center"/>
              <w:rPr>
                <w:del w:id="2989" w:author="Chuka Obi" w:date="2026-05-11T22:24:00Z" w16du:dateUtc="2026-05-11T21:24:00Z"/>
                <w:rFonts w:ascii="Calibri" w:hAnsi="Calibri" w:cs="Calibri"/>
                <w:color w:val="000000"/>
                <w:sz w:val="20"/>
                <w:szCs w:val="20"/>
              </w:rPr>
            </w:pPr>
            <w:del w:id="2990"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single" w:sz="4" w:space="0" w:color="auto"/>
              <w:left w:val="nil"/>
              <w:bottom w:val="single" w:sz="4" w:space="0" w:color="auto"/>
              <w:right w:val="single" w:sz="4" w:space="0" w:color="auto"/>
            </w:tcBorders>
            <w:vAlign w:val="center"/>
          </w:tcPr>
          <w:p w14:paraId="7B053A2B" w14:textId="195C17A0" w:rsidR="008A0839" w:rsidRPr="00837F81" w:rsidDel="00164ED5" w:rsidRDefault="008A0839" w:rsidP="00482710">
            <w:pPr>
              <w:jc w:val="right"/>
              <w:rPr>
                <w:del w:id="2991" w:author="Chuka Obi" w:date="2026-05-11T22:24:00Z" w16du:dateUtc="2026-05-11T21:24:00Z"/>
                <w:rFonts w:ascii="Calibri" w:hAnsi="Calibri" w:cs="Calibri"/>
                <w:sz w:val="20"/>
                <w:szCs w:val="20"/>
              </w:rPr>
            </w:pPr>
          </w:p>
        </w:tc>
      </w:tr>
      <w:tr w:rsidR="008A0839" w:rsidRPr="00837F81" w:rsidDel="00164ED5" w14:paraId="71C782FC" w14:textId="7D712D5B" w:rsidTr="00482710">
        <w:trPr>
          <w:trHeight w:val="611"/>
          <w:del w:id="2992"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3C6F116D" w14:textId="5FF415E4" w:rsidR="008A0839" w:rsidRPr="00837F81" w:rsidDel="00164ED5" w:rsidRDefault="008A0839" w:rsidP="00482710">
            <w:pPr>
              <w:jc w:val="center"/>
              <w:rPr>
                <w:del w:id="2993" w:author="Chuka Obi" w:date="2026-05-11T22:24:00Z" w16du:dateUtc="2026-05-11T21:24:00Z"/>
                <w:rFonts w:ascii="Calibri" w:hAnsi="Calibri" w:cs="Calibri"/>
                <w:color w:val="000000"/>
                <w:sz w:val="20"/>
                <w:szCs w:val="20"/>
              </w:rPr>
            </w:pPr>
            <w:del w:id="2994" w:author="Chuka Obi" w:date="2026-05-11T22:24:00Z" w16du:dateUtc="2026-05-11T21:24:00Z">
              <w:r w:rsidRPr="00837F81" w:rsidDel="00164ED5">
                <w:rPr>
                  <w:rFonts w:ascii="Calibri" w:hAnsi="Calibri" w:cs="Calibri"/>
                  <w:color w:val="000000"/>
                  <w:sz w:val="20"/>
                  <w:szCs w:val="20"/>
                </w:rPr>
                <w:delText>3</w:delText>
              </w:r>
            </w:del>
          </w:p>
        </w:tc>
        <w:tc>
          <w:tcPr>
            <w:tcW w:w="1057" w:type="pct"/>
            <w:vMerge/>
            <w:tcBorders>
              <w:top w:val="single" w:sz="4" w:space="0" w:color="auto"/>
              <w:left w:val="single" w:sz="4" w:space="0" w:color="auto"/>
              <w:bottom w:val="nil"/>
              <w:right w:val="single" w:sz="4" w:space="0" w:color="auto"/>
            </w:tcBorders>
            <w:vAlign w:val="center"/>
            <w:hideMark/>
          </w:tcPr>
          <w:p w14:paraId="0BFC5014" w14:textId="31F8A944" w:rsidR="008A0839" w:rsidRPr="00837F81" w:rsidDel="00164ED5" w:rsidRDefault="008A0839" w:rsidP="00482710">
            <w:pPr>
              <w:rPr>
                <w:del w:id="2995"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6998BBB2" w14:textId="4326B9E3" w:rsidR="008A0839" w:rsidRPr="00837F81" w:rsidDel="00164ED5" w:rsidRDefault="008A0839" w:rsidP="00482710">
            <w:pPr>
              <w:rPr>
                <w:del w:id="2996" w:author="Chuka Obi" w:date="2026-05-11T22:24:00Z" w16du:dateUtc="2026-05-11T21:24:00Z"/>
                <w:rFonts w:ascii="Calibri" w:hAnsi="Calibri" w:cs="Calibri"/>
                <w:color w:val="000000"/>
                <w:sz w:val="20"/>
                <w:szCs w:val="20"/>
              </w:rPr>
            </w:pPr>
            <w:del w:id="2997" w:author="Chuka Obi" w:date="2026-05-11T22:24:00Z" w16du:dateUtc="2026-05-11T21:24:00Z">
              <w:r w:rsidRPr="00837F81" w:rsidDel="00164ED5">
                <w:rPr>
                  <w:rFonts w:ascii="Calibri" w:hAnsi="Calibri" w:cs="Calibri"/>
                  <w:color w:val="000000"/>
                  <w:sz w:val="20"/>
                  <w:szCs w:val="20"/>
                </w:rPr>
                <w:delText>Acid Gas Removal Unit</w:delText>
              </w:r>
            </w:del>
          </w:p>
        </w:tc>
        <w:tc>
          <w:tcPr>
            <w:tcW w:w="769" w:type="pct"/>
            <w:tcBorders>
              <w:top w:val="nil"/>
              <w:left w:val="nil"/>
              <w:bottom w:val="single" w:sz="4" w:space="0" w:color="auto"/>
              <w:right w:val="single" w:sz="4" w:space="0" w:color="auto"/>
            </w:tcBorders>
            <w:noWrap/>
            <w:vAlign w:val="center"/>
            <w:hideMark/>
          </w:tcPr>
          <w:p w14:paraId="236590DB" w14:textId="4803BE04" w:rsidR="008A0839" w:rsidRPr="00837F81" w:rsidDel="00164ED5" w:rsidRDefault="008A0839" w:rsidP="00482710">
            <w:pPr>
              <w:jc w:val="center"/>
              <w:rPr>
                <w:del w:id="2998" w:author="Chuka Obi" w:date="2026-05-11T22:24:00Z" w16du:dateUtc="2026-05-11T21:24:00Z"/>
                <w:rFonts w:ascii="Calibri" w:hAnsi="Calibri" w:cs="Calibri"/>
                <w:color w:val="000000"/>
                <w:sz w:val="20"/>
                <w:szCs w:val="20"/>
              </w:rPr>
            </w:pPr>
            <w:del w:id="2999"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72E20640" w14:textId="529D73D2" w:rsidR="008A0839" w:rsidRPr="00837F81" w:rsidDel="00164ED5" w:rsidRDefault="008A0839" w:rsidP="00482710">
            <w:pPr>
              <w:jc w:val="right"/>
              <w:rPr>
                <w:del w:id="3000" w:author="Chuka Obi" w:date="2026-05-11T22:24:00Z" w16du:dateUtc="2026-05-11T21:24:00Z"/>
                <w:rFonts w:ascii="Calibri" w:hAnsi="Calibri" w:cs="Calibri"/>
                <w:sz w:val="20"/>
                <w:szCs w:val="20"/>
              </w:rPr>
            </w:pPr>
          </w:p>
        </w:tc>
      </w:tr>
      <w:tr w:rsidR="008A0839" w:rsidRPr="00837F81" w:rsidDel="00164ED5" w14:paraId="3011EBB2" w14:textId="28577A2D" w:rsidTr="00482710">
        <w:trPr>
          <w:trHeight w:val="336"/>
          <w:del w:id="3001"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0DF8FE58" w14:textId="06115344" w:rsidR="008A0839" w:rsidRPr="00837F81" w:rsidDel="00164ED5" w:rsidRDefault="008A0839" w:rsidP="00482710">
            <w:pPr>
              <w:jc w:val="center"/>
              <w:rPr>
                <w:del w:id="3002" w:author="Chuka Obi" w:date="2026-05-11T22:24:00Z" w16du:dateUtc="2026-05-11T21:24:00Z"/>
                <w:rFonts w:ascii="Calibri" w:hAnsi="Calibri" w:cs="Calibri"/>
                <w:color w:val="000000"/>
                <w:sz w:val="20"/>
                <w:szCs w:val="20"/>
              </w:rPr>
            </w:pPr>
            <w:del w:id="3003" w:author="Chuka Obi" w:date="2026-05-11T22:24:00Z" w16du:dateUtc="2026-05-11T21:24:00Z">
              <w:r w:rsidRPr="00837F81" w:rsidDel="00164ED5">
                <w:rPr>
                  <w:rFonts w:ascii="Calibri" w:hAnsi="Calibri" w:cs="Calibri"/>
                  <w:color w:val="000000"/>
                  <w:sz w:val="20"/>
                  <w:szCs w:val="20"/>
                </w:rPr>
                <w:delText>4</w:delText>
              </w:r>
            </w:del>
          </w:p>
        </w:tc>
        <w:tc>
          <w:tcPr>
            <w:tcW w:w="1057" w:type="pct"/>
            <w:vMerge/>
            <w:tcBorders>
              <w:top w:val="single" w:sz="4" w:space="0" w:color="auto"/>
              <w:left w:val="single" w:sz="4" w:space="0" w:color="auto"/>
              <w:bottom w:val="nil"/>
              <w:right w:val="single" w:sz="4" w:space="0" w:color="auto"/>
            </w:tcBorders>
            <w:vAlign w:val="center"/>
            <w:hideMark/>
          </w:tcPr>
          <w:p w14:paraId="24422374" w14:textId="61B41811" w:rsidR="008A0839" w:rsidRPr="00837F81" w:rsidDel="00164ED5" w:rsidRDefault="008A0839" w:rsidP="00482710">
            <w:pPr>
              <w:rPr>
                <w:del w:id="3004"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1856D66F" w14:textId="4D136F2F" w:rsidR="008A0839" w:rsidRPr="00837F81" w:rsidDel="00164ED5" w:rsidRDefault="008A0839" w:rsidP="00482710">
            <w:pPr>
              <w:rPr>
                <w:del w:id="3005" w:author="Chuka Obi" w:date="2026-05-11T22:24:00Z" w16du:dateUtc="2026-05-11T21:24:00Z"/>
                <w:rFonts w:ascii="Calibri" w:hAnsi="Calibri" w:cs="Calibri"/>
                <w:color w:val="000000"/>
                <w:sz w:val="20"/>
                <w:szCs w:val="20"/>
              </w:rPr>
            </w:pPr>
            <w:del w:id="3006" w:author="Chuka Obi" w:date="2026-05-11T22:24:00Z" w16du:dateUtc="2026-05-11T21:24:00Z">
              <w:r w:rsidRPr="00837F81" w:rsidDel="00164ED5">
                <w:rPr>
                  <w:rFonts w:ascii="Calibri" w:hAnsi="Calibri" w:cs="Calibri"/>
                  <w:color w:val="000000"/>
                  <w:sz w:val="20"/>
                  <w:szCs w:val="20"/>
                </w:rPr>
                <w:delText>Dehydration Device</w:delText>
              </w:r>
            </w:del>
          </w:p>
        </w:tc>
        <w:tc>
          <w:tcPr>
            <w:tcW w:w="769" w:type="pct"/>
            <w:tcBorders>
              <w:top w:val="nil"/>
              <w:left w:val="nil"/>
              <w:bottom w:val="single" w:sz="4" w:space="0" w:color="auto"/>
              <w:right w:val="single" w:sz="4" w:space="0" w:color="auto"/>
            </w:tcBorders>
            <w:noWrap/>
            <w:vAlign w:val="center"/>
            <w:hideMark/>
          </w:tcPr>
          <w:p w14:paraId="566D2A21" w14:textId="15A1A4B9" w:rsidR="008A0839" w:rsidRPr="00837F81" w:rsidDel="00164ED5" w:rsidRDefault="008A0839" w:rsidP="00482710">
            <w:pPr>
              <w:jc w:val="center"/>
              <w:rPr>
                <w:del w:id="3007" w:author="Chuka Obi" w:date="2026-05-11T22:24:00Z" w16du:dateUtc="2026-05-11T21:24:00Z"/>
                <w:rFonts w:ascii="Calibri" w:hAnsi="Calibri" w:cs="Calibri"/>
                <w:color w:val="000000"/>
                <w:sz w:val="20"/>
                <w:szCs w:val="20"/>
              </w:rPr>
            </w:pPr>
            <w:del w:id="3008"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5E01B53F" w14:textId="75390A92" w:rsidR="008A0839" w:rsidRPr="00837F81" w:rsidDel="00164ED5" w:rsidRDefault="008A0839" w:rsidP="00482710">
            <w:pPr>
              <w:jc w:val="right"/>
              <w:rPr>
                <w:del w:id="3009" w:author="Chuka Obi" w:date="2026-05-11T22:24:00Z" w16du:dateUtc="2026-05-11T21:24:00Z"/>
                <w:rFonts w:ascii="Calibri" w:hAnsi="Calibri" w:cs="Calibri"/>
                <w:color w:val="000000"/>
                <w:sz w:val="20"/>
                <w:szCs w:val="20"/>
              </w:rPr>
            </w:pPr>
          </w:p>
        </w:tc>
      </w:tr>
      <w:tr w:rsidR="008A0839" w:rsidRPr="00837F81" w:rsidDel="00164ED5" w14:paraId="191DEF54" w14:textId="4758E4A1" w:rsidTr="00482710">
        <w:trPr>
          <w:trHeight w:val="336"/>
          <w:del w:id="3010"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3A8BE308" w14:textId="206951C9" w:rsidR="008A0839" w:rsidRPr="00837F81" w:rsidDel="00164ED5" w:rsidRDefault="008A0839" w:rsidP="00482710">
            <w:pPr>
              <w:jc w:val="center"/>
              <w:rPr>
                <w:del w:id="3011" w:author="Chuka Obi" w:date="2026-05-11T22:24:00Z" w16du:dateUtc="2026-05-11T21:24:00Z"/>
                <w:rFonts w:ascii="Calibri" w:hAnsi="Calibri" w:cs="Calibri"/>
                <w:color w:val="000000"/>
                <w:sz w:val="20"/>
                <w:szCs w:val="20"/>
              </w:rPr>
            </w:pPr>
            <w:del w:id="3012" w:author="Chuka Obi" w:date="2026-05-11T22:24:00Z" w16du:dateUtc="2026-05-11T21:24:00Z">
              <w:r w:rsidRPr="00837F81" w:rsidDel="00164ED5">
                <w:rPr>
                  <w:rFonts w:ascii="Calibri" w:hAnsi="Calibri" w:cs="Calibri"/>
                  <w:color w:val="000000"/>
                  <w:sz w:val="20"/>
                  <w:szCs w:val="20"/>
                </w:rPr>
                <w:delText>5</w:delText>
              </w:r>
            </w:del>
          </w:p>
        </w:tc>
        <w:tc>
          <w:tcPr>
            <w:tcW w:w="1057" w:type="pct"/>
            <w:vMerge/>
            <w:tcBorders>
              <w:top w:val="single" w:sz="4" w:space="0" w:color="auto"/>
              <w:left w:val="single" w:sz="4" w:space="0" w:color="auto"/>
              <w:bottom w:val="nil"/>
              <w:right w:val="single" w:sz="4" w:space="0" w:color="auto"/>
            </w:tcBorders>
            <w:vAlign w:val="center"/>
            <w:hideMark/>
          </w:tcPr>
          <w:p w14:paraId="23917BCE" w14:textId="03735348" w:rsidR="008A0839" w:rsidRPr="00837F81" w:rsidDel="00164ED5" w:rsidRDefault="008A0839" w:rsidP="00482710">
            <w:pPr>
              <w:rPr>
                <w:del w:id="3013"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1F4755C5" w14:textId="34905DBA" w:rsidR="008A0839" w:rsidRPr="00837F81" w:rsidDel="00164ED5" w:rsidRDefault="008A0839" w:rsidP="00482710">
            <w:pPr>
              <w:rPr>
                <w:del w:id="3014" w:author="Chuka Obi" w:date="2026-05-11T22:24:00Z" w16du:dateUtc="2026-05-11T21:24:00Z"/>
                <w:rFonts w:ascii="Calibri" w:hAnsi="Calibri" w:cs="Calibri"/>
                <w:color w:val="000000"/>
                <w:sz w:val="20"/>
                <w:szCs w:val="20"/>
              </w:rPr>
            </w:pPr>
            <w:del w:id="3015" w:author="Chuka Obi" w:date="2026-05-11T22:24:00Z" w16du:dateUtc="2026-05-11T21:24:00Z">
              <w:r w:rsidRPr="00837F81" w:rsidDel="00164ED5">
                <w:rPr>
                  <w:rFonts w:ascii="Calibri" w:hAnsi="Calibri" w:cs="Calibri"/>
                  <w:color w:val="000000"/>
                  <w:sz w:val="20"/>
                  <w:szCs w:val="20"/>
                </w:rPr>
                <w:delText>Heavy Hydrocarbon Removal Device</w:delText>
              </w:r>
            </w:del>
          </w:p>
        </w:tc>
        <w:tc>
          <w:tcPr>
            <w:tcW w:w="769" w:type="pct"/>
            <w:tcBorders>
              <w:top w:val="nil"/>
              <w:left w:val="nil"/>
              <w:bottom w:val="single" w:sz="4" w:space="0" w:color="auto"/>
              <w:right w:val="single" w:sz="4" w:space="0" w:color="auto"/>
            </w:tcBorders>
            <w:noWrap/>
            <w:vAlign w:val="center"/>
            <w:hideMark/>
          </w:tcPr>
          <w:p w14:paraId="0EB2286F" w14:textId="3D3837AB" w:rsidR="008A0839" w:rsidRPr="00837F81" w:rsidDel="00164ED5" w:rsidRDefault="008A0839" w:rsidP="00482710">
            <w:pPr>
              <w:jc w:val="center"/>
              <w:rPr>
                <w:del w:id="3016" w:author="Chuka Obi" w:date="2026-05-11T22:24:00Z" w16du:dateUtc="2026-05-11T21:24:00Z"/>
                <w:rFonts w:ascii="Calibri" w:hAnsi="Calibri" w:cs="Calibri"/>
                <w:color w:val="000000"/>
                <w:sz w:val="20"/>
                <w:szCs w:val="20"/>
              </w:rPr>
            </w:pPr>
            <w:del w:id="3017"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36E98985" w14:textId="30BC6AC5" w:rsidR="008A0839" w:rsidRPr="00837F81" w:rsidDel="00164ED5" w:rsidRDefault="008A0839" w:rsidP="00482710">
            <w:pPr>
              <w:jc w:val="right"/>
              <w:rPr>
                <w:del w:id="3018" w:author="Chuka Obi" w:date="2026-05-11T22:24:00Z" w16du:dateUtc="2026-05-11T21:24:00Z"/>
                <w:rFonts w:ascii="Calibri" w:hAnsi="Calibri" w:cs="Calibri"/>
                <w:color w:val="000000"/>
                <w:sz w:val="20"/>
                <w:szCs w:val="20"/>
              </w:rPr>
            </w:pPr>
          </w:p>
        </w:tc>
      </w:tr>
      <w:tr w:rsidR="008A0839" w:rsidRPr="00837F81" w:rsidDel="00164ED5" w14:paraId="5675635E" w14:textId="35BD93E7" w:rsidTr="00482710">
        <w:trPr>
          <w:trHeight w:val="336"/>
          <w:del w:id="3019"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2C732B87" w14:textId="337318D4" w:rsidR="008A0839" w:rsidRPr="00837F81" w:rsidDel="00164ED5" w:rsidRDefault="008A0839" w:rsidP="00482710">
            <w:pPr>
              <w:jc w:val="center"/>
              <w:rPr>
                <w:del w:id="3020" w:author="Chuka Obi" w:date="2026-05-11T22:24:00Z" w16du:dateUtc="2026-05-11T21:24:00Z"/>
                <w:rFonts w:ascii="Calibri" w:hAnsi="Calibri" w:cs="Calibri"/>
                <w:color w:val="000000"/>
                <w:sz w:val="20"/>
                <w:szCs w:val="20"/>
              </w:rPr>
            </w:pPr>
            <w:del w:id="3021" w:author="Chuka Obi" w:date="2026-05-11T22:24:00Z" w16du:dateUtc="2026-05-11T21:24:00Z">
              <w:r w:rsidRPr="00837F81" w:rsidDel="00164ED5">
                <w:rPr>
                  <w:rFonts w:ascii="Calibri" w:hAnsi="Calibri" w:cs="Calibri"/>
                  <w:color w:val="000000"/>
                  <w:sz w:val="20"/>
                  <w:szCs w:val="20"/>
                </w:rPr>
                <w:delText>6</w:delText>
              </w:r>
            </w:del>
          </w:p>
        </w:tc>
        <w:tc>
          <w:tcPr>
            <w:tcW w:w="1057" w:type="pct"/>
            <w:vMerge/>
            <w:tcBorders>
              <w:top w:val="single" w:sz="4" w:space="0" w:color="auto"/>
              <w:left w:val="single" w:sz="4" w:space="0" w:color="auto"/>
              <w:bottom w:val="nil"/>
              <w:right w:val="single" w:sz="4" w:space="0" w:color="auto"/>
            </w:tcBorders>
            <w:vAlign w:val="center"/>
            <w:hideMark/>
          </w:tcPr>
          <w:p w14:paraId="5959B4DB" w14:textId="618C5B59" w:rsidR="008A0839" w:rsidRPr="00837F81" w:rsidDel="00164ED5" w:rsidRDefault="008A0839" w:rsidP="00482710">
            <w:pPr>
              <w:rPr>
                <w:del w:id="3022"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617C1517" w14:textId="760A3F43" w:rsidR="008A0839" w:rsidRPr="00837F81" w:rsidDel="00164ED5" w:rsidRDefault="008A0839" w:rsidP="00482710">
            <w:pPr>
              <w:rPr>
                <w:del w:id="3023" w:author="Chuka Obi" w:date="2026-05-11T22:24:00Z" w16du:dateUtc="2026-05-11T21:24:00Z"/>
                <w:rFonts w:ascii="Calibri" w:hAnsi="Calibri" w:cs="Calibri"/>
                <w:color w:val="000000"/>
                <w:sz w:val="20"/>
                <w:szCs w:val="20"/>
              </w:rPr>
            </w:pPr>
            <w:del w:id="3024" w:author="Chuka Obi" w:date="2026-05-11T22:24:00Z" w16du:dateUtc="2026-05-11T21:24:00Z">
              <w:r w:rsidRPr="00837F81" w:rsidDel="00164ED5">
                <w:rPr>
                  <w:rFonts w:ascii="Calibri" w:hAnsi="Calibri" w:cs="Calibri"/>
                  <w:color w:val="000000"/>
                  <w:sz w:val="20"/>
                  <w:szCs w:val="20"/>
                </w:rPr>
                <w:delText>Cold Box</w:delText>
              </w:r>
            </w:del>
          </w:p>
        </w:tc>
        <w:tc>
          <w:tcPr>
            <w:tcW w:w="769" w:type="pct"/>
            <w:tcBorders>
              <w:top w:val="nil"/>
              <w:left w:val="nil"/>
              <w:bottom w:val="single" w:sz="4" w:space="0" w:color="auto"/>
              <w:right w:val="single" w:sz="4" w:space="0" w:color="auto"/>
            </w:tcBorders>
            <w:noWrap/>
            <w:vAlign w:val="center"/>
            <w:hideMark/>
          </w:tcPr>
          <w:p w14:paraId="704203E5" w14:textId="196BCEA2" w:rsidR="008A0839" w:rsidRPr="00837F81" w:rsidDel="00164ED5" w:rsidRDefault="008A0839" w:rsidP="00482710">
            <w:pPr>
              <w:jc w:val="center"/>
              <w:rPr>
                <w:del w:id="3025" w:author="Chuka Obi" w:date="2026-05-11T22:24:00Z" w16du:dateUtc="2026-05-11T21:24:00Z"/>
                <w:rFonts w:ascii="Calibri" w:hAnsi="Calibri" w:cs="Calibri"/>
                <w:sz w:val="20"/>
                <w:szCs w:val="20"/>
              </w:rPr>
            </w:pPr>
            <w:del w:id="3026" w:author="Chuka Obi" w:date="2026-05-11T22:24:00Z" w16du:dateUtc="2026-05-11T21:24:00Z">
              <w:r w:rsidRPr="00837F81" w:rsidDel="00164ED5">
                <w:rPr>
                  <w:rFonts w:ascii="Calibri" w:hAnsi="Calibri" w:cs="Calibri"/>
                  <w:sz w:val="20"/>
                  <w:szCs w:val="20"/>
                </w:rPr>
                <w:delText>1</w:delText>
              </w:r>
            </w:del>
          </w:p>
        </w:tc>
        <w:tc>
          <w:tcPr>
            <w:tcW w:w="914" w:type="pct"/>
            <w:tcBorders>
              <w:top w:val="nil"/>
              <w:left w:val="nil"/>
              <w:bottom w:val="single" w:sz="4" w:space="0" w:color="auto"/>
              <w:right w:val="single" w:sz="4" w:space="0" w:color="auto"/>
            </w:tcBorders>
            <w:vAlign w:val="center"/>
          </w:tcPr>
          <w:p w14:paraId="1D5B0814" w14:textId="57E2E023" w:rsidR="008A0839" w:rsidRPr="00837F81" w:rsidDel="00164ED5" w:rsidRDefault="008A0839" w:rsidP="00482710">
            <w:pPr>
              <w:jc w:val="right"/>
              <w:rPr>
                <w:del w:id="3027" w:author="Chuka Obi" w:date="2026-05-11T22:24:00Z" w16du:dateUtc="2026-05-11T21:24:00Z"/>
                <w:rFonts w:ascii="Calibri" w:hAnsi="Calibri" w:cs="Calibri"/>
                <w:sz w:val="20"/>
                <w:szCs w:val="20"/>
              </w:rPr>
            </w:pPr>
          </w:p>
        </w:tc>
      </w:tr>
      <w:tr w:rsidR="008A0839" w:rsidRPr="00837F81" w:rsidDel="00164ED5" w14:paraId="3BE32170" w14:textId="42330B89" w:rsidTr="00482710">
        <w:trPr>
          <w:trHeight w:val="336"/>
          <w:del w:id="3028"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7071E124" w14:textId="5BF00475" w:rsidR="008A0839" w:rsidRPr="00837F81" w:rsidDel="00164ED5" w:rsidRDefault="008A0839" w:rsidP="00482710">
            <w:pPr>
              <w:jc w:val="center"/>
              <w:rPr>
                <w:del w:id="3029" w:author="Chuka Obi" w:date="2026-05-11T22:24:00Z" w16du:dateUtc="2026-05-11T21:24:00Z"/>
                <w:rFonts w:ascii="Calibri" w:hAnsi="Calibri" w:cs="Calibri"/>
                <w:color w:val="000000"/>
                <w:sz w:val="20"/>
                <w:szCs w:val="20"/>
              </w:rPr>
            </w:pPr>
            <w:del w:id="3030" w:author="Chuka Obi" w:date="2026-05-11T22:24:00Z" w16du:dateUtc="2026-05-11T21:24:00Z">
              <w:r w:rsidRPr="00837F81" w:rsidDel="00164ED5">
                <w:rPr>
                  <w:rFonts w:ascii="Calibri" w:hAnsi="Calibri" w:cs="Calibri"/>
                  <w:color w:val="000000"/>
                  <w:sz w:val="20"/>
                  <w:szCs w:val="20"/>
                </w:rPr>
                <w:delText>7</w:delText>
              </w:r>
            </w:del>
          </w:p>
        </w:tc>
        <w:tc>
          <w:tcPr>
            <w:tcW w:w="1057" w:type="pct"/>
            <w:vMerge/>
            <w:tcBorders>
              <w:top w:val="single" w:sz="4" w:space="0" w:color="auto"/>
              <w:left w:val="single" w:sz="4" w:space="0" w:color="auto"/>
              <w:bottom w:val="nil"/>
              <w:right w:val="single" w:sz="4" w:space="0" w:color="auto"/>
            </w:tcBorders>
            <w:vAlign w:val="center"/>
            <w:hideMark/>
          </w:tcPr>
          <w:p w14:paraId="5BD71F22" w14:textId="21E7E063" w:rsidR="008A0839" w:rsidRPr="00837F81" w:rsidDel="00164ED5" w:rsidRDefault="008A0839" w:rsidP="00482710">
            <w:pPr>
              <w:rPr>
                <w:del w:id="3031"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66D23B55" w14:textId="7A9E3D50" w:rsidR="008A0839" w:rsidRPr="00837F81" w:rsidDel="00164ED5" w:rsidRDefault="008A0839" w:rsidP="00482710">
            <w:pPr>
              <w:rPr>
                <w:del w:id="3032" w:author="Chuka Obi" w:date="2026-05-11T22:24:00Z" w16du:dateUtc="2026-05-11T21:24:00Z"/>
                <w:rFonts w:ascii="Calibri" w:hAnsi="Calibri" w:cs="Calibri"/>
                <w:color w:val="000000"/>
                <w:sz w:val="20"/>
                <w:szCs w:val="20"/>
              </w:rPr>
            </w:pPr>
            <w:del w:id="3033" w:author="Chuka Obi" w:date="2026-05-11T22:24:00Z" w16du:dateUtc="2026-05-11T21:24:00Z">
              <w:r w:rsidRPr="00837F81" w:rsidDel="00164ED5">
                <w:rPr>
                  <w:rFonts w:ascii="Calibri" w:hAnsi="Calibri" w:cs="Calibri"/>
                  <w:color w:val="000000"/>
                  <w:sz w:val="20"/>
                  <w:szCs w:val="20"/>
                </w:rPr>
                <w:delText>Refrigerant Compressor</w:delText>
              </w:r>
            </w:del>
          </w:p>
        </w:tc>
        <w:tc>
          <w:tcPr>
            <w:tcW w:w="769" w:type="pct"/>
            <w:tcBorders>
              <w:top w:val="nil"/>
              <w:left w:val="nil"/>
              <w:bottom w:val="single" w:sz="4" w:space="0" w:color="auto"/>
              <w:right w:val="single" w:sz="4" w:space="0" w:color="auto"/>
            </w:tcBorders>
            <w:noWrap/>
            <w:vAlign w:val="center"/>
            <w:hideMark/>
          </w:tcPr>
          <w:p w14:paraId="2A3B1FDF" w14:textId="45086FFD" w:rsidR="008A0839" w:rsidRPr="00837F81" w:rsidDel="00164ED5" w:rsidRDefault="008A0839" w:rsidP="00482710">
            <w:pPr>
              <w:jc w:val="center"/>
              <w:rPr>
                <w:del w:id="3034" w:author="Chuka Obi" w:date="2026-05-11T22:24:00Z" w16du:dateUtc="2026-05-11T21:24:00Z"/>
                <w:rFonts w:ascii="Calibri" w:hAnsi="Calibri" w:cs="Calibri"/>
                <w:color w:val="000000"/>
                <w:sz w:val="20"/>
                <w:szCs w:val="20"/>
              </w:rPr>
            </w:pPr>
            <w:del w:id="3035"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43AB3E2F" w14:textId="6FBD09EF" w:rsidR="008A0839" w:rsidRPr="00837F81" w:rsidDel="00164ED5" w:rsidRDefault="008A0839" w:rsidP="00482710">
            <w:pPr>
              <w:jc w:val="right"/>
              <w:rPr>
                <w:del w:id="3036" w:author="Chuka Obi" w:date="2026-05-11T22:24:00Z" w16du:dateUtc="2026-05-11T21:24:00Z"/>
                <w:rFonts w:ascii="Calibri" w:hAnsi="Calibri" w:cs="Calibri"/>
                <w:color w:val="000000"/>
                <w:sz w:val="20"/>
                <w:szCs w:val="20"/>
              </w:rPr>
            </w:pPr>
          </w:p>
        </w:tc>
      </w:tr>
      <w:tr w:rsidR="008A0839" w:rsidRPr="00837F81" w:rsidDel="00164ED5" w14:paraId="24C2D840" w14:textId="58DA5155" w:rsidTr="00482710">
        <w:trPr>
          <w:trHeight w:val="336"/>
          <w:del w:id="3037"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1386A274" w14:textId="4AEDFA8C" w:rsidR="008A0839" w:rsidRPr="00837F81" w:rsidDel="00164ED5" w:rsidRDefault="008A0839" w:rsidP="00482710">
            <w:pPr>
              <w:jc w:val="center"/>
              <w:rPr>
                <w:del w:id="3038" w:author="Chuka Obi" w:date="2026-05-11T22:24:00Z" w16du:dateUtc="2026-05-11T21:24:00Z"/>
                <w:rFonts w:ascii="Calibri" w:hAnsi="Calibri" w:cs="Calibri"/>
                <w:color w:val="000000"/>
                <w:sz w:val="20"/>
                <w:szCs w:val="20"/>
              </w:rPr>
            </w:pPr>
            <w:del w:id="3039" w:author="Chuka Obi" w:date="2026-05-11T22:24:00Z" w16du:dateUtc="2026-05-11T21:24:00Z">
              <w:r w:rsidRPr="00837F81" w:rsidDel="00164ED5">
                <w:rPr>
                  <w:rFonts w:ascii="Calibri" w:hAnsi="Calibri" w:cs="Calibri"/>
                  <w:color w:val="000000"/>
                  <w:sz w:val="20"/>
                  <w:szCs w:val="20"/>
                </w:rPr>
                <w:delText>8</w:delText>
              </w:r>
            </w:del>
          </w:p>
        </w:tc>
        <w:tc>
          <w:tcPr>
            <w:tcW w:w="1057" w:type="pct"/>
            <w:vMerge/>
            <w:tcBorders>
              <w:top w:val="single" w:sz="4" w:space="0" w:color="auto"/>
              <w:left w:val="single" w:sz="4" w:space="0" w:color="auto"/>
              <w:bottom w:val="nil"/>
              <w:right w:val="single" w:sz="4" w:space="0" w:color="auto"/>
            </w:tcBorders>
            <w:vAlign w:val="center"/>
            <w:hideMark/>
          </w:tcPr>
          <w:p w14:paraId="2F12EAAC" w14:textId="26B1AF3E" w:rsidR="008A0839" w:rsidRPr="00837F81" w:rsidDel="00164ED5" w:rsidRDefault="008A0839" w:rsidP="00482710">
            <w:pPr>
              <w:rPr>
                <w:del w:id="3040"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03C19A9C" w14:textId="594ABDF4" w:rsidR="008A0839" w:rsidRPr="00837F81" w:rsidDel="00164ED5" w:rsidRDefault="008A0839" w:rsidP="00482710">
            <w:pPr>
              <w:rPr>
                <w:del w:id="3041" w:author="Chuka Obi" w:date="2026-05-11T22:24:00Z" w16du:dateUtc="2026-05-11T21:24:00Z"/>
                <w:rFonts w:ascii="Calibri" w:hAnsi="Calibri" w:cs="Calibri"/>
                <w:color w:val="000000"/>
                <w:sz w:val="20"/>
                <w:szCs w:val="20"/>
              </w:rPr>
            </w:pPr>
            <w:del w:id="3042" w:author="Chuka Obi" w:date="2026-05-11T22:24:00Z" w16du:dateUtc="2026-05-11T21:24:00Z">
              <w:r w:rsidRPr="00837F81" w:rsidDel="00164ED5">
                <w:rPr>
                  <w:rFonts w:ascii="Calibri" w:hAnsi="Calibri" w:cs="Calibri"/>
                  <w:color w:val="000000"/>
                  <w:sz w:val="20"/>
                  <w:szCs w:val="20"/>
                </w:rPr>
                <w:delText>Heat exchanger Separation Device</w:delText>
              </w:r>
            </w:del>
          </w:p>
        </w:tc>
        <w:tc>
          <w:tcPr>
            <w:tcW w:w="769" w:type="pct"/>
            <w:tcBorders>
              <w:top w:val="nil"/>
              <w:left w:val="nil"/>
              <w:bottom w:val="single" w:sz="4" w:space="0" w:color="auto"/>
              <w:right w:val="single" w:sz="4" w:space="0" w:color="auto"/>
            </w:tcBorders>
            <w:noWrap/>
            <w:vAlign w:val="center"/>
            <w:hideMark/>
          </w:tcPr>
          <w:p w14:paraId="35550925" w14:textId="1CEF53E7" w:rsidR="008A0839" w:rsidRPr="00837F81" w:rsidDel="00164ED5" w:rsidRDefault="008A0839" w:rsidP="00482710">
            <w:pPr>
              <w:jc w:val="center"/>
              <w:rPr>
                <w:del w:id="3043" w:author="Chuka Obi" w:date="2026-05-11T22:24:00Z" w16du:dateUtc="2026-05-11T21:24:00Z"/>
                <w:rFonts w:ascii="Calibri" w:hAnsi="Calibri" w:cs="Calibri"/>
                <w:color w:val="000000"/>
                <w:sz w:val="20"/>
                <w:szCs w:val="20"/>
              </w:rPr>
            </w:pPr>
            <w:del w:id="3044"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0A7AFA57" w14:textId="2472880E" w:rsidR="008A0839" w:rsidRPr="00837F81" w:rsidDel="00164ED5" w:rsidRDefault="008A0839" w:rsidP="00482710">
            <w:pPr>
              <w:jc w:val="right"/>
              <w:rPr>
                <w:del w:id="3045" w:author="Chuka Obi" w:date="2026-05-11T22:24:00Z" w16du:dateUtc="2026-05-11T21:24:00Z"/>
                <w:rFonts w:ascii="Calibri" w:hAnsi="Calibri" w:cs="Calibri"/>
                <w:color w:val="000000"/>
                <w:sz w:val="20"/>
                <w:szCs w:val="20"/>
              </w:rPr>
            </w:pPr>
          </w:p>
        </w:tc>
      </w:tr>
      <w:tr w:rsidR="008A0839" w:rsidRPr="00837F81" w:rsidDel="00164ED5" w14:paraId="4152AE8D" w14:textId="27C2358C" w:rsidTr="00482710">
        <w:trPr>
          <w:trHeight w:val="336"/>
          <w:del w:id="3046"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61EECAAB" w14:textId="2304F7F4" w:rsidR="008A0839" w:rsidRPr="00837F81" w:rsidDel="00164ED5" w:rsidRDefault="008A0839" w:rsidP="00482710">
            <w:pPr>
              <w:jc w:val="center"/>
              <w:rPr>
                <w:del w:id="3047" w:author="Chuka Obi" w:date="2026-05-11T22:24:00Z" w16du:dateUtc="2026-05-11T21:24:00Z"/>
                <w:rFonts w:ascii="Calibri" w:hAnsi="Calibri" w:cs="Calibri"/>
                <w:color w:val="000000"/>
                <w:sz w:val="20"/>
                <w:szCs w:val="20"/>
              </w:rPr>
            </w:pPr>
            <w:del w:id="3048" w:author="Chuka Obi" w:date="2026-05-11T22:24:00Z" w16du:dateUtc="2026-05-11T21:24:00Z">
              <w:r w:rsidRPr="00837F81" w:rsidDel="00164ED5">
                <w:rPr>
                  <w:rFonts w:ascii="Calibri" w:hAnsi="Calibri" w:cs="Calibri"/>
                  <w:color w:val="000000"/>
                  <w:sz w:val="20"/>
                  <w:szCs w:val="20"/>
                </w:rPr>
                <w:delText>9</w:delText>
              </w:r>
            </w:del>
          </w:p>
        </w:tc>
        <w:tc>
          <w:tcPr>
            <w:tcW w:w="1057" w:type="pct"/>
            <w:vMerge/>
            <w:tcBorders>
              <w:top w:val="single" w:sz="4" w:space="0" w:color="auto"/>
              <w:left w:val="single" w:sz="4" w:space="0" w:color="auto"/>
              <w:bottom w:val="nil"/>
              <w:right w:val="single" w:sz="4" w:space="0" w:color="auto"/>
            </w:tcBorders>
            <w:vAlign w:val="center"/>
            <w:hideMark/>
          </w:tcPr>
          <w:p w14:paraId="20E1DD89" w14:textId="10A91047" w:rsidR="008A0839" w:rsidRPr="00837F81" w:rsidDel="00164ED5" w:rsidRDefault="008A0839" w:rsidP="00482710">
            <w:pPr>
              <w:rPr>
                <w:del w:id="3049"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13FC9B54" w14:textId="413CBA64" w:rsidR="008A0839" w:rsidRPr="00837F81" w:rsidDel="00164ED5" w:rsidRDefault="008A0839" w:rsidP="00482710">
            <w:pPr>
              <w:rPr>
                <w:del w:id="3050" w:author="Chuka Obi" w:date="2026-05-11T22:24:00Z" w16du:dateUtc="2026-05-11T21:24:00Z"/>
                <w:rFonts w:ascii="Calibri" w:hAnsi="Calibri" w:cs="Calibri"/>
                <w:color w:val="000000"/>
                <w:sz w:val="20"/>
                <w:szCs w:val="20"/>
              </w:rPr>
            </w:pPr>
            <w:del w:id="3051" w:author="Chuka Obi" w:date="2026-05-11T22:24:00Z" w16du:dateUtc="2026-05-11T21:24:00Z">
              <w:r w:rsidRPr="00837F81" w:rsidDel="00164ED5">
                <w:rPr>
                  <w:rFonts w:ascii="Calibri" w:hAnsi="Calibri" w:cs="Calibri"/>
                  <w:color w:val="000000"/>
                  <w:sz w:val="20"/>
                  <w:szCs w:val="20"/>
                </w:rPr>
                <w:delText>Refrigerant makeup SKID</w:delText>
              </w:r>
            </w:del>
          </w:p>
        </w:tc>
        <w:tc>
          <w:tcPr>
            <w:tcW w:w="769" w:type="pct"/>
            <w:tcBorders>
              <w:top w:val="nil"/>
              <w:left w:val="nil"/>
              <w:bottom w:val="single" w:sz="4" w:space="0" w:color="auto"/>
              <w:right w:val="single" w:sz="4" w:space="0" w:color="auto"/>
            </w:tcBorders>
            <w:noWrap/>
            <w:vAlign w:val="center"/>
            <w:hideMark/>
          </w:tcPr>
          <w:p w14:paraId="5CDF8EBA" w14:textId="69924FB0" w:rsidR="008A0839" w:rsidRPr="00837F81" w:rsidDel="00164ED5" w:rsidRDefault="008A0839" w:rsidP="00482710">
            <w:pPr>
              <w:jc w:val="center"/>
              <w:rPr>
                <w:del w:id="3052" w:author="Chuka Obi" w:date="2026-05-11T22:24:00Z" w16du:dateUtc="2026-05-11T21:24:00Z"/>
                <w:rFonts w:ascii="Calibri" w:hAnsi="Calibri" w:cs="Calibri"/>
                <w:color w:val="000000"/>
                <w:sz w:val="20"/>
                <w:szCs w:val="20"/>
              </w:rPr>
            </w:pPr>
            <w:del w:id="3053"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6D2A8748" w14:textId="2D08055B" w:rsidR="008A0839" w:rsidRPr="00837F81" w:rsidDel="00164ED5" w:rsidRDefault="008A0839" w:rsidP="00482710">
            <w:pPr>
              <w:jc w:val="right"/>
              <w:rPr>
                <w:del w:id="3054" w:author="Chuka Obi" w:date="2026-05-11T22:24:00Z" w16du:dateUtc="2026-05-11T21:24:00Z"/>
                <w:rFonts w:ascii="Calibri" w:hAnsi="Calibri" w:cs="Calibri"/>
                <w:color w:val="000000"/>
                <w:sz w:val="20"/>
                <w:szCs w:val="20"/>
              </w:rPr>
            </w:pPr>
          </w:p>
        </w:tc>
      </w:tr>
      <w:tr w:rsidR="008A0839" w:rsidRPr="00837F81" w:rsidDel="00164ED5" w14:paraId="2777D8A8" w14:textId="6B993757" w:rsidTr="00482710">
        <w:trPr>
          <w:trHeight w:val="336"/>
          <w:del w:id="3055"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1BFF2347" w14:textId="1E1C15FF" w:rsidR="008A0839" w:rsidRPr="00837F81" w:rsidDel="00164ED5" w:rsidRDefault="008A0839" w:rsidP="00482710">
            <w:pPr>
              <w:jc w:val="center"/>
              <w:rPr>
                <w:del w:id="3056" w:author="Chuka Obi" w:date="2026-05-11T22:24:00Z" w16du:dateUtc="2026-05-11T21:24:00Z"/>
                <w:rFonts w:ascii="Calibri" w:hAnsi="Calibri" w:cs="Calibri"/>
                <w:color w:val="000000"/>
                <w:sz w:val="20"/>
                <w:szCs w:val="20"/>
              </w:rPr>
            </w:pPr>
            <w:del w:id="3057" w:author="Chuka Obi" w:date="2026-05-11T22:24:00Z" w16du:dateUtc="2026-05-11T21:24:00Z">
              <w:r w:rsidRPr="00837F81" w:rsidDel="00164ED5">
                <w:rPr>
                  <w:rFonts w:ascii="Calibri" w:hAnsi="Calibri" w:cs="Calibri"/>
                  <w:color w:val="000000"/>
                  <w:sz w:val="20"/>
                  <w:szCs w:val="20"/>
                </w:rPr>
                <w:delText>10</w:delText>
              </w:r>
            </w:del>
          </w:p>
        </w:tc>
        <w:tc>
          <w:tcPr>
            <w:tcW w:w="1057" w:type="pct"/>
            <w:vMerge/>
            <w:tcBorders>
              <w:top w:val="single" w:sz="4" w:space="0" w:color="auto"/>
              <w:left w:val="single" w:sz="4" w:space="0" w:color="auto"/>
              <w:bottom w:val="nil"/>
              <w:right w:val="single" w:sz="4" w:space="0" w:color="auto"/>
            </w:tcBorders>
            <w:vAlign w:val="center"/>
            <w:hideMark/>
          </w:tcPr>
          <w:p w14:paraId="25F91C48" w14:textId="36849F32" w:rsidR="008A0839" w:rsidRPr="00837F81" w:rsidDel="00164ED5" w:rsidRDefault="008A0839" w:rsidP="00482710">
            <w:pPr>
              <w:rPr>
                <w:del w:id="3058"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60BEC68D" w14:textId="4BF40A57" w:rsidR="008A0839" w:rsidRPr="00837F81" w:rsidDel="00164ED5" w:rsidRDefault="008A0839" w:rsidP="00482710">
            <w:pPr>
              <w:rPr>
                <w:del w:id="3059" w:author="Chuka Obi" w:date="2026-05-11T22:24:00Z" w16du:dateUtc="2026-05-11T21:24:00Z"/>
                <w:rFonts w:ascii="Calibri" w:hAnsi="Calibri" w:cs="Calibri"/>
                <w:color w:val="000000"/>
                <w:sz w:val="20"/>
                <w:szCs w:val="20"/>
              </w:rPr>
            </w:pPr>
            <w:del w:id="3060" w:author="Chuka Obi" w:date="2026-05-11T22:24:00Z" w16du:dateUtc="2026-05-11T21:24:00Z">
              <w:r w:rsidRPr="00837F81" w:rsidDel="00164ED5">
                <w:rPr>
                  <w:rFonts w:ascii="Calibri" w:hAnsi="Calibri" w:cs="Calibri"/>
                  <w:color w:val="000000"/>
                  <w:sz w:val="20"/>
                  <w:szCs w:val="20"/>
                </w:rPr>
                <w:delText>BOG Compressor</w:delText>
              </w:r>
            </w:del>
          </w:p>
        </w:tc>
        <w:tc>
          <w:tcPr>
            <w:tcW w:w="769" w:type="pct"/>
            <w:tcBorders>
              <w:top w:val="nil"/>
              <w:left w:val="nil"/>
              <w:bottom w:val="single" w:sz="4" w:space="0" w:color="auto"/>
              <w:right w:val="single" w:sz="4" w:space="0" w:color="auto"/>
            </w:tcBorders>
            <w:noWrap/>
            <w:vAlign w:val="center"/>
            <w:hideMark/>
          </w:tcPr>
          <w:p w14:paraId="11D40B9B" w14:textId="11040345" w:rsidR="008A0839" w:rsidRPr="00837F81" w:rsidDel="00164ED5" w:rsidRDefault="008A0839" w:rsidP="00482710">
            <w:pPr>
              <w:jc w:val="center"/>
              <w:rPr>
                <w:del w:id="3061" w:author="Chuka Obi" w:date="2026-05-11T22:24:00Z" w16du:dateUtc="2026-05-11T21:24:00Z"/>
                <w:rFonts w:ascii="Calibri" w:hAnsi="Calibri" w:cs="Calibri"/>
                <w:color w:val="000000"/>
                <w:sz w:val="20"/>
                <w:szCs w:val="20"/>
              </w:rPr>
            </w:pPr>
            <w:del w:id="3062" w:author="Chuka Obi" w:date="2026-05-11T22:24:00Z" w16du:dateUtc="2026-05-11T21:24:00Z">
              <w:r w:rsidRPr="00837F81" w:rsidDel="00164ED5">
                <w:rPr>
                  <w:rFonts w:ascii="Calibri" w:hAnsi="Calibri" w:cs="Calibri"/>
                  <w:color w:val="000000"/>
                  <w:sz w:val="20"/>
                  <w:szCs w:val="20"/>
                </w:rPr>
                <w:delText>2</w:delText>
              </w:r>
            </w:del>
          </w:p>
        </w:tc>
        <w:tc>
          <w:tcPr>
            <w:tcW w:w="914" w:type="pct"/>
            <w:tcBorders>
              <w:top w:val="nil"/>
              <w:left w:val="nil"/>
              <w:bottom w:val="single" w:sz="4" w:space="0" w:color="auto"/>
              <w:right w:val="single" w:sz="4" w:space="0" w:color="auto"/>
            </w:tcBorders>
            <w:vAlign w:val="center"/>
          </w:tcPr>
          <w:p w14:paraId="10040A09" w14:textId="61FE15DA" w:rsidR="008A0839" w:rsidRPr="00837F81" w:rsidDel="00164ED5" w:rsidRDefault="008A0839" w:rsidP="00482710">
            <w:pPr>
              <w:jc w:val="right"/>
              <w:rPr>
                <w:del w:id="3063" w:author="Chuka Obi" w:date="2026-05-11T22:24:00Z" w16du:dateUtc="2026-05-11T21:24:00Z"/>
                <w:rFonts w:ascii="Calibri" w:hAnsi="Calibri" w:cs="Calibri"/>
                <w:color w:val="000000"/>
                <w:sz w:val="20"/>
                <w:szCs w:val="20"/>
              </w:rPr>
            </w:pPr>
          </w:p>
        </w:tc>
      </w:tr>
      <w:tr w:rsidR="008A0839" w:rsidRPr="00837F81" w:rsidDel="00164ED5" w14:paraId="42BA2CDD" w14:textId="1FBFF2B2" w:rsidTr="00482710">
        <w:trPr>
          <w:trHeight w:val="680"/>
          <w:del w:id="3064"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3BBF5A3B" w14:textId="71689BC1" w:rsidR="008A0839" w:rsidRPr="00837F81" w:rsidDel="00164ED5" w:rsidRDefault="008A0839" w:rsidP="00482710">
            <w:pPr>
              <w:jc w:val="center"/>
              <w:rPr>
                <w:del w:id="3065" w:author="Chuka Obi" w:date="2026-05-11T22:24:00Z" w16du:dateUtc="2026-05-11T21:24:00Z"/>
                <w:rFonts w:ascii="Calibri" w:hAnsi="Calibri" w:cs="Calibri"/>
                <w:color w:val="000000"/>
                <w:sz w:val="20"/>
                <w:szCs w:val="20"/>
              </w:rPr>
            </w:pPr>
            <w:del w:id="3066" w:author="Chuka Obi" w:date="2026-05-11T22:24:00Z" w16du:dateUtc="2026-05-11T21:24:00Z">
              <w:r w:rsidRPr="00837F81" w:rsidDel="00164ED5">
                <w:rPr>
                  <w:rFonts w:ascii="Calibri" w:hAnsi="Calibri" w:cs="Calibri"/>
                  <w:color w:val="000000"/>
                  <w:sz w:val="20"/>
                  <w:szCs w:val="20"/>
                </w:rPr>
                <w:delText>11</w:delText>
              </w:r>
            </w:del>
          </w:p>
        </w:tc>
        <w:tc>
          <w:tcPr>
            <w:tcW w:w="1057" w:type="pct"/>
            <w:vMerge w:val="restart"/>
            <w:tcBorders>
              <w:top w:val="single" w:sz="4" w:space="0" w:color="auto"/>
              <w:left w:val="single" w:sz="4" w:space="0" w:color="auto"/>
              <w:bottom w:val="nil"/>
              <w:right w:val="single" w:sz="4" w:space="0" w:color="auto"/>
            </w:tcBorders>
            <w:vAlign w:val="center"/>
            <w:hideMark/>
          </w:tcPr>
          <w:p w14:paraId="36F561ED" w14:textId="1DB59B1F" w:rsidR="008A0839" w:rsidRPr="00837F81" w:rsidDel="00164ED5" w:rsidRDefault="008A0839" w:rsidP="00482710">
            <w:pPr>
              <w:jc w:val="center"/>
              <w:rPr>
                <w:del w:id="3067" w:author="Chuka Obi" w:date="2026-05-11T22:24:00Z" w16du:dateUtc="2026-05-11T21:24:00Z"/>
                <w:rFonts w:ascii="Calibri" w:hAnsi="Calibri" w:cs="Calibri"/>
                <w:b/>
                <w:bCs/>
                <w:color w:val="000000"/>
                <w:sz w:val="20"/>
                <w:szCs w:val="20"/>
              </w:rPr>
            </w:pPr>
            <w:del w:id="3068" w:author="Chuka Obi" w:date="2026-05-11T22:24:00Z" w16du:dateUtc="2026-05-11T21:24:00Z">
              <w:r w:rsidRPr="00837F81" w:rsidDel="00164ED5">
                <w:rPr>
                  <w:rFonts w:ascii="Calibri" w:hAnsi="Calibri" w:cs="Calibri"/>
                  <w:b/>
                  <w:bCs/>
                  <w:color w:val="000000"/>
                  <w:sz w:val="20"/>
                  <w:szCs w:val="20"/>
                </w:rPr>
                <w:delText>LNG storage and transportation unit</w:delText>
              </w:r>
            </w:del>
          </w:p>
        </w:tc>
        <w:tc>
          <w:tcPr>
            <w:tcW w:w="1683" w:type="pct"/>
            <w:tcBorders>
              <w:top w:val="nil"/>
              <w:left w:val="nil"/>
              <w:bottom w:val="single" w:sz="4" w:space="0" w:color="auto"/>
              <w:right w:val="single" w:sz="4" w:space="0" w:color="auto"/>
            </w:tcBorders>
            <w:noWrap/>
            <w:vAlign w:val="center"/>
            <w:hideMark/>
          </w:tcPr>
          <w:p w14:paraId="7EBA886D" w14:textId="13490445" w:rsidR="008A0839" w:rsidRPr="00837F81" w:rsidDel="00164ED5" w:rsidRDefault="008A0839" w:rsidP="00482710">
            <w:pPr>
              <w:rPr>
                <w:del w:id="3069" w:author="Chuka Obi" w:date="2026-05-11T22:24:00Z" w16du:dateUtc="2026-05-11T21:24:00Z"/>
                <w:rFonts w:ascii="Calibri" w:hAnsi="Calibri" w:cs="Calibri"/>
                <w:color w:val="000000"/>
                <w:sz w:val="20"/>
                <w:szCs w:val="20"/>
              </w:rPr>
            </w:pPr>
            <w:del w:id="3070" w:author="Chuka Obi" w:date="2026-05-11T22:24:00Z" w16du:dateUtc="2026-05-11T21:24:00Z">
              <w:r w:rsidRPr="00837F81" w:rsidDel="00164ED5">
                <w:rPr>
                  <w:rFonts w:ascii="Calibri" w:hAnsi="Calibri" w:cs="Calibri"/>
                  <w:color w:val="000000"/>
                  <w:sz w:val="20"/>
                  <w:szCs w:val="20"/>
                </w:rPr>
                <w:delText>LNG Tank</w:delText>
              </w:r>
            </w:del>
          </w:p>
        </w:tc>
        <w:tc>
          <w:tcPr>
            <w:tcW w:w="769" w:type="pct"/>
            <w:tcBorders>
              <w:top w:val="nil"/>
              <w:left w:val="nil"/>
              <w:bottom w:val="single" w:sz="4" w:space="0" w:color="auto"/>
              <w:right w:val="single" w:sz="4" w:space="0" w:color="auto"/>
            </w:tcBorders>
            <w:noWrap/>
            <w:vAlign w:val="center"/>
            <w:hideMark/>
          </w:tcPr>
          <w:p w14:paraId="5510BACD" w14:textId="67837DD0" w:rsidR="008A0839" w:rsidRPr="00837F81" w:rsidDel="00164ED5" w:rsidRDefault="008A0839" w:rsidP="00482710">
            <w:pPr>
              <w:jc w:val="center"/>
              <w:rPr>
                <w:del w:id="3071" w:author="Chuka Obi" w:date="2026-05-11T22:24:00Z" w16du:dateUtc="2026-05-11T21:24:00Z"/>
                <w:rFonts w:ascii="Calibri" w:hAnsi="Calibri" w:cs="Calibri"/>
                <w:color w:val="000000"/>
                <w:sz w:val="20"/>
                <w:szCs w:val="20"/>
              </w:rPr>
            </w:pPr>
            <w:del w:id="3072" w:author="Chuka Obi" w:date="2026-05-11T22:24:00Z" w16du:dateUtc="2026-05-11T21:24:00Z">
              <w:r w:rsidRPr="00837F81" w:rsidDel="00164ED5">
                <w:rPr>
                  <w:rFonts w:ascii="Calibri" w:hAnsi="Calibri" w:cs="Calibri"/>
                  <w:color w:val="000000"/>
                  <w:sz w:val="20"/>
                  <w:szCs w:val="20"/>
                </w:rPr>
                <w:delText>6</w:delText>
              </w:r>
            </w:del>
          </w:p>
        </w:tc>
        <w:tc>
          <w:tcPr>
            <w:tcW w:w="914" w:type="pct"/>
            <w:tcBorders>
              <w:top w:val="nil"/>
              <w:left w:val="nil"/>
              <w:bottom w:val="single" w:sz="4" w:space="0" w:color="auto"/>
              <w:right w:val="single" w:sz="4" w:space="0" w:color="auto"/>
            </w:tcBorders>
            <w:vAlign w:val="center"/>
          </w:tcPr>
          <w:p w14:paraId="5E0F4013" w14:textId="3A7E70F3" w:rsidR="008A0839" w:rsidRPr="00837F81" w:rsidDel="00164ED5" w:rsidRDefault="008A0839" w:rsidP="00482710">
            <w:pPr>
              <w:jc w:val="right"/>
              <w:rPr>
                <w:del w:id="3073" w:author="Chuka Obi" w:date="2026-05-11T22:24:00Z" w16du:dateUtc="2026-05-11T21:24:00Z"/>
                <w:rFonts w:ascii="Calibri" w:hAnsi="Calibri" w:cs="Calibri"/>
                <w:color w:val="000000"/>
                <w:sz w:val="20"/>
                <w:szCs w:val="20"/>
              </w:rPr>
            </w:pPr>
          </w:p>
        </w:tc>
      </w:tr>
      <w:tr w:rsidR="008A0839" w:rsidRPr="00837F81" w:rsidDel="00164ED5" w14:paraId="15919DE5" w14:textId="40442A4B" w:rsidTr="00482710">
        <w:trPr>
          <w:trHeight w:val="336"/>
          <w:del w:id="3074"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7B57F8FE" w14:textId="03ED8283" w:rsidR="008A0839" w:rsidRPr="00837F81" w:rsidDel="00164ED5" w:rsidRDefault="008A0839" w:rsidP="00482710">
            <w:pPr>
              <w:jc w:val="center"/>
              <w:rPr>
                <w:del w:id="3075" w:author="Chuka Obi" w:date="2026-05-11T22:24:00Z" w16du:dateUtc="2026-05-11T21:24:00Z"/>
                <w:rFonts w:ascii="Calibri" w:hAnsi="Calibri" w:cs="Calibri"/>
                <w:color w:val="000000"/>
                <w:sz w:val="20"/>
                <w:szCs w:val="20"/>
              </w:rPr>
            </w:pPr>
            <w:del w:id="3076" w:author="Chuka Obi" w:date="2026-05-11T22:24:00Z" w16du:dateUtc="2026-05-11T21:24:00Z">
              <w:r w:rsidRPr="00837F81" w:rsidDel="00164ED5">
                <w:rPr>
                  <w:rFonts w:ascii="Calibri" w:hAnsi="Calibri" w:cs="Calibri"/>
                  <w:color w:val="000000"/>
                  <w:sz w:val="20"/>
                  <w:szCs w:val="20"/>
                </w:rPr>
                <w:delText>12</w:delText>
              </w:r>
            </w:del>
          </w:p>
        </w:tc>
        <w:tc>
          <w:tcPr>
            <w:tcW w:w="1057" w:type="pct"/>
            <w:vMerge/>
            <w:tcBorders>
              <w:top w:val="single" w:sz="4" w:space="0" w:color="auto"/>
              <w:left w:val="single" w:sz="4" w:space="0" w:color="auto"/>
              <w:bottom w:val="nil"/>
              <w:right w:val="single" w:sz="4" w:space="0" w:color="auto"/>
            </w:tcBorders>
            <w:vAlign w:val="center"/>
            <w:hideMark/>
          </w:tcPr>
          <w:p w14:paraId="78F818E3" w14:textId="49B47C55" w:rsidR="008A0839" w:rsidRPr="00837F81" w:rsidDel="00164ED5" w:rsidRDefault="008A0839" w:rsidP="00482710">
            <w:pPr>
              <w:rPr>
                <w:del w:id="3077"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60DFBCF7" w14:textId="6424058E" w:rsidR="008A0839" w:rsidRPr="00837F81" w:rsidDel="00164ED5" w:rsidRDefault="008A0839" w:rsidP="00482710">
            <w:pPr>
              <w:rPr>
                <w:del w:id="3078" w:author="Chuka Obi" w:date="2026-05-11T22:24:00Z" w16du:dateUtc="2026-05-11T21:24:00Z"/>
                <w:rFonts w:ascii="Calibri" w:hAnsi="Calibri" w:cs="Calibri"/>
                <w:color w:val="000000"/>
                <w:sz w:val="20"/>
                <w:szCs w:val="20"/>
              </w:rPr>
            </w:pPr>
            <w:del w:id="3079" w:author="Chuka Obi" w:date="2026-05-11T22:24:00Z" w16du:dateUtc="2026-05-11T21:24:00Z">
              <w:r w:rsidRPr="00837F81" w:rsidDel="00164ED5">
                <w:rPr>
                  <w:rFonts w:ascii="Calibri" w:hAnsi="Calibri" w:cs="Calibri"/>
                  <w:color w:val="000000"/>
                  <w:sz w:val="20"/>
                  <w:szCs w:val="20"/>
                </w:rPr>
                <w:delText>Condensate Tank</w:delText>
              </w:r>
            </w:del>
          </w:p>
        </w:tc>
        <w:tc>
          <w:tcPr>
            <w:tcW w:w="769" w:type="pct"/>
            <w:tcBorders>
              <w:top w:val="nil"/>
              <w:left w:val="nil"/>
              <w:bottom w:val="single" w:sz="4" w:space="0" w:color="auto"/>
              <w:right w:val="single" w:sz="4" w:space="0" w:color="auto"/>
            </w:tcBorders>
            <w:noWrap/>
            <w:vAlign w:val="center"/>
            <w:hideMark/>
          </w:tcPr>
          <w:p w14:paraId="02613D5B" w14:textId="7BDAA053" w:rsidR="008A0839" w:rsidRPr="00837F81" w:rsidDel="00164ED5" w:rsidRDefault="008A0839" w:rsidP="00482710">
            <w:pPr>
              <w:jc w:val="center"/>
              <w:rPr>
                <w:del w:id="3080" w:author="Chuka Obi" w:date="2026-05-11T22:24:00Z" w16du:dateUtc="2026-05-11T21:24:00Z"/>
                <w:rFonts w:ascii="Calibri" w:hAnsi="Calibri" w:cs="Calibri"/>
                <w:color w:val="000000"/>
                <w:sz w:val="20"/>
                <w:szCs w:val="20"/>
              </w:rPr>
            </w:pPr>
            <w:del w:id="3081"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065A2DA6" w14:textId="0D458D23" w:rsidR="008A0839" w:rsidRPr="00837F81" w:rsidDel="00164ED5" w:rsidRDefault="008A0839" w:rsidP="00482710">
            <w:pPr>
              <w:jc w:val="right"/>
              <w:rPr>
                <w:del w:id="3082" w:author="Chuka Obi" w:date="2026-05-11T22:24:00Z" w16du:dateUtc="2026-05-11T21:24:00Z"/>
                <w:rFonts w:ascii="Calibri" w:hAnsi="Calibri" w:cs="Calibri"/>
                <w:color w:val="000000"/>
                <w:sz w:val="20"/>
                <w:szCs w:val="20"/>
              </w:rPr>
            </w:pPr>
          </w:p>
        </w:tc>
      </w:tr>
      <w:tr w:rsidR="008A0839" w:rsidRPr="00837F81" w:rsidDel="00164ED5" w14:paraId="2FAD903B" w14:textId="0399EDE7" w:rsidTr="00482710">
        <w:trPr>
          <w:trHeight w:val="336"/>
          <w:del w:id="3083"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0E6316D0" w14:textId="227FACA9" w:rsidR="008A0839" w:rsidRPr="00837F81" w:rsidDel="00164ED5" w:rsidRDefault="008A0839" w:rsidP="00482710">
            <w:pPr>
              <w:jc w:val="center"/>
              <w:rPr>
                <w:del w:id="3084" w:author="Chuka Obi" w:date="2026-05-11T22:24:00Z" w16du:dateUtc="2026-05-11T21:24:00Z"/>
                <w:rFonts w:ascii="Calibri" w:hAnsi="Calibri" w:cs="Calibri"/>
                <w:color w:val="000000"/>
                <w:sz w:val="20"/>
                <w:szCs w:val="20"/>
              </w:rPr>
            </w:pPr>
            <w:del w:id="3085" w:author="Chuka Obi" w:date="2026-05-11T22:24:00Z" w16du:dateUtc="2026-05-11T21:24:00Z">
              <w:r w:rsidRPr="00837F81" w:rsidDel="00164ED5">
                <w:rPr>
                  <w:rFonts w:ascii="Calibri" w:hAnsi="Calibri" w:cs="Calibri"/>
                  <w:color w:val="000000"/>
                  <w:sz w:val="20"/>
                  <w:szCs w:val="20"/>
                </w:rPr>
                <w:delText>13</w:delText>
              </w:r>
            </w:del>
          </w:p>
        </w:tc>
        <w:tc>
          <w:tcPr>
            <w:tcW w:w="1057" w:type="pct"/>
            <w:vMerge/>
            <w:tcBorders>
              <w:top w:val="single" w:sz="4" w:space="0" w:color="auto"/>
              <w:left w:val="single" w:sz="4" w:space="0" w:color="auto"/>
              <w:bottom w:val="nil"/>
              <w:right w:val="single" w:sz="4" w:space="0" w:color="auto"/>
            </w:tcBorders>
            <w:vAlign w:val="center"/>
            <w:hideMark/>
          </w:tcPr>
          <w:p w14:paraId="0A6EDB05" w14:textId="170F9920" w:rsidR="008A0839" w:rsidRPr="00837F81" w:rsidDel="00164ED5" w:rsidRDefault="008A0839" w:rsidP="00482710">
            <w:pPr>
              <w:rPr>
                <w:del w:id="3086"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59D4FDCC" w14:textId="53B2CA7D" w:rsidR="008A0839" w:rsidRPr="00837F81" w:rsidDel="00164ED5" w:rsidRDefault="008A0839" w:rsidP="00482710">
            <w:pPr>
              <w:rPr>
                <w:del w:id="3087" w:author="Chuka Obi" w:date="2026-05-11T22:24:00Z" w16du:dateUtc="2026-05-11T21:24:00Z"/>
                <w:rFonts w:ascii="Calibri" w:hAnsi="Calibri" w:cs="Calibri"/>
                <w:color w:val="000000"/>
                <w:sz w:val="20"/>
                <w:szCs w:val="20"/>
              </w:rPr>
            </w:pPr>
            <w:del w:id="3088" w:author="Chuka Obi" w:date="2026-05-11T22:24:00Z" w16du:dateUtc="2026-05-11T21:24:00Z">
              <w:r w:rsidRPr="00837F81" w:rsidDel="00164ED5">
                <w:rPr>
                  <w:rFonts w:ascii="Calibri" w:hAnsi="Calibri" w:cs="Calibri"/>
                  <w:color w:val="000000"/>
                  <w:sz w:val="20"/>
                  <w:szCs w:val="20"/>
                </w:rPr>
                <w:delText>LNG Loading Pump SKID</w:delText>
              </w:r>
            </w:del>
          </w:p>
        </w:tc>
        <w:tc>
          <w:tcPr>
            <w:tcW w:w="769" w:type="pct"/>
            <w:tcBorders>
              <w:top w:val="nil"/>
              <w:left w:val="nil"/>
              <w:bottom w:val="single" w:sz="4" w:space="0" w:color="auto"/>
              <w:right w:val="single" w:sz="4" w:space="0" w:color="auto"/>
            </w:tcBorders>
            <w:noWrap/>
            <w:vAlign w:val="center"/>
            <w:hideMark/>
          </w:tcPr>
          <w:p w14:paraId="5B1950AD" w14:textId="159FBC5A" w:rsidR="008A0839" w:rsidRPr="00837F81" w:rsidDel="00164ED5" w:rsidRDefault="008A0839" w:rsidP="00482710">
            <w:pPr>
              <w:jc w:val="center"/>
              <w:rPr>
                <w:del w:id="3089" w:author="Chuka Obi" w:date="2026-05-11T22:24:00Z" w16du:dateUtc="2026-05-11T21:24:00Z"/>
                <w:rFonts w:ascii="Calibri" w:hAnsi="Calibri" w:cs="Calibri"/>
                <w:color w:val="000000"/>
                <w:sz w:val="20"/>
                <w:szCs w:val="20"/>
              </w:rPr>
            </w:pPr>
            <w:del w:id="3090"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230F12E7" w14:textId="2C0980AB" w:rsidR="008A0839" w:rsidRPr="00837F81" w:rsidDel="00164ED5" w:rsidRDefault="008A0839" w:rsidP="00482710">
            <w:pPr>
              <w:jc w:val="right"/>
              <w:rPr>
                <w:del w:id="3091" w:author="Chuka Obi" w:date="2026-05-11T22:24:00Z" w16du:dateUtc="2026-05-11T21:24:00Z"/>
                <w:rFonts w:ascii="Calibri" w:hAnsi="Calibri" w:cs="Calibri"/>
                <w:color w:val="000000"/>
                <w:sz w:val="20"/>
                <w:szCs w:val="20"/>
              </w:rPr>
            </w:pPr>
          </w:p>
        </w:tc>
      </w:tr>
      <w:tr w:rsidR="008A0839" w:rsidRPr="00837F81" w:rsidDel="00164ED5" w14:paraId="5E1D13AD" w14:textId="4B8DD940" w:rsidTr="00482710">
        <w:trPr>
          <w:trHeight w:val="336"/>
          <w:del w:id="3092"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3082FA28" w14:textId="4985D4A0" w:rsidR="008A0839" w:rsidRPr="00837F81" w:rsidDel="00164ED5" w:rsidRDefault="008A0839" w:rsidP="00482710">
            <w:pPr>
              <w:jc w:val="center"/>
              <w:rPr>
                <w:del w:id="3093" w:author="Chuka Obi" w:date="2026-05-11T22:24:00Z" w16du:dateUtc="2026-05-11T21:24:00Z"/>
                <w:rFonts w:ascii="Calibri" w:hAnsi="Calibri" w:cs="Calibri"/>
                <w:color w:val="000000"/>
                <w:sz w:val="20"/>
                <w:szCs w:val="20"/>
              </w:rPr>
            </w:pPr>
            <w:del w:id="3094" w:author="Chuka Obi" w:date="2026-05-11T22:24:00Z" w16du:dateUtc="2026-05-11T21:24:00Z">
              <w:r w:rsidRPr="00837F81" w:rsidDel="00164ED5">
                <w:rPr>
                  <w:rFonts w:ascii="Calibri" w:hAnsi="Calibri" w:cs="Calibri"/>
                  <w:color w:val="000000"/>
                  <w:sz w:val="20"/>
                  <w:szCs w:val="20"/>
                </w:rPr>
                <w:delText>14</w:delText>
              </w:r>
            </w:del>
          </w:p>
        </w:tc>
        <w:tc>
          <w:tcPr>
            <w:tcW w:w="1057" w:type="pct"/>
            <w:vMerge/>
            <w:tcBorders>
              <w:top w:val="single" w:sz="4" w:space="0" w:color="auto"/>
              <w:left w:val="single" w:sz="4" w:space="0" w:color="auto"/>
              <w:bottom w:val="nil"/>
              <w:right w:val="single" w:sz="4" w:space="0" w:color="auto"/>
            </w:tcBorders>
            <w:vAlign w:val="center"/>
            <w:hideMark/>
          </w:tcPr>
          <w:p w14:paraId="2BC39864" w14:textId="2E3ADCC3" w:rsidR="008A0839" w:rsidRPr="00837F81" w:rsidDel="00164ED5" w:rsidRDefault="008A0839" w:rsidP="00482710">
            <w:pPr>
              <w:rPr>
                <w:del w:id="3095"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09B9EF3A" w14:textId="195CF1D0" w:rsidR="008A0839" w:rsidRPr="00837F81" w:rsidDel="00164ED5" w:rsidRDefault="008A0839" w:rsidP="00482710">
            <w:pPr>
              <w:rPr>
                <w:del w:id="3096" w:author="Chuka Obi" w:date="2026-05-11T22:24:00Z" w16du:dateUtc="2026-05-11T21:24:00Z"/>
                <w:rFonts w:ascii="Calibri" w:hAnsi="Calibri" w:cs="Calibri"/>
                <w:color w:val="000000"/>
                <w:sz w:val="20"/>
                <w:szCs w:val="20"/>
              </w:rPr>
            </w:pPr>
            <w:del w:id="3097" w:author="Chuka Obi" w:date="2026-05-11T22:24:00Z" w16du:dateUtc="2026-05-11T21:24:00Z">
              <w:r w:rsidRPr="00837F81" w:rsidDel="00164ED5">
                <w:rPr>
                  <w:rFonts w:ascii="Calibri" w:hAnsi="Calibri" w:cs="Calibri"/>
                  <w:color w:val="000000"/>
                  <w:sz w:val="20"/>
                  <w:szCs w:val="20"/>
                </w:rPr>
                <w:delText>Condensate Loading Pump</w:delText>
              </w:r>
            </w:del>
          </w:p>
        </w:tc>
        <w:tc>
          <w:tcPr>
            <w:tcW w:w="769" w:type="pct"/>
            <w:tcBorders>
              <w:top w:val="nil"/>
              <w:left w:val="nil"/>
              <w:bottom w:val="single" w:sz="4" w:space="0" w:color="auto"/>
              <w:right w:val="single" w:sz="4" w:space="0" w:color="auto"/>
            </w:tcBorders>
            <w:noWrap/>
            <w:vAlign w:val="center"/>
            <w:hideMark/>
          </w:tcPr>
          <w:p w14:paraId="3D1B2EB4" w14:textId="55D8D7F7" w:rsidR="008A0839" w:rsidRPr="00837F81" w:rsidDel="00164ED5" w:rsidRDefault="008A0839" w:rsidP="00482710">
            <w:pPr>
              <w:jc w:val="center"/>
              <w:rPr>
                <w:del w:id="3098" w:author="Chuka Obi" w:date="2026-05-11T22:24:00Z" w16du:dateUtc="2026-05-11T21:24:00Z"/>
                <w:rFonts w:ascii="Calibri" w:hAnsi="Calibri" w:cs="Calibri"/>
                <w:color w:val="000000"/>
                <w:sz w:val="20"/>
                <w:szCs w:val="20"/>
              </w:rPr>
            </w:pPr>
            <w:del w:id="3099" w:author="Chuka Obi" w:date="2026-05-11T22:24:00Z" w16du:dateUtc="2026-05-11T21:24:00Z">
              <w:r w:rsidRPr="00837F81" w:rsidDel="00164ED5">
                <w:rPr>
                  <w:rFonts w:ascii="Calibri" w:hAnsi="Calibri" w:cs="Calibri"/>
                  <w:color w:val="000000"/>
                  <w:sz w:val="20"/>
                  <w:szCs w:val="20"/>
                </w:rPr>
                <w:delText>2</w:delText>
              </w:r>
            </w:del>
          </w:p>
        </w:tc>
        <w:tc>
          <w:tcPr>
            <w:tcW w:w="914" w:type="pct"/>
            <w:tcBorders>
              <w:top w:val="nil"/>
              <w:left w:val="nil"/>
              <w:bottom w:val="single" w:sz="4" w:space="0" w:color="auto"/>
              <w:right w:val="single" w:sz="4" w:space="0" w:color="auto"/>
            </w:tcBorders>
            <w:vAlign w:val="center"/>
          </w:tcPr>
          <w:p w14:paraId="4134B6B3" w14:textId="7AE202AE" w:rsidR="008A0839" w:rsidRPr="00837F81" w:rsidDel="00164ED5" w:rsidRDefault="008A0839" w:rsidP="00482710">
            <w:pPr>
              <w:jc w:val="right"/>
              <w:rPr>
                <w:del w:id="3100" w:author="Chuka Obi" w:date="2026-05-11T22:24:00Z" w16du:dateUtc="2026-05-11T21:24:00Z"/>
                <w:rFonts w:ascii="Calibri" w:hAnsi="Calibri" w:cs="Calibri"/>
                <w:color w:val="000000"/>
                <w:sz w:val="20"/>
                <w:szCs w:val="20"/>
              </w:rPr>
            </w:pPr>
          </w:p>
        </w:tc>
      </w:tr>
      <w:tr w:rsidR="008A0839" w:rsidRPr="00837F81" w:rsidDel="00164ED5" w14:paraId="7B6AA10B" w14:textId="7B65AA58" w:rsidTr="00482710">
        <w:trPr>
          <w:trHeight w:val="672"/>
          <w:del w:id="3101"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1C88C451" w14:textId="3C6051B2" w:rsidR="008A0839" w:rsidRPr="00837F81" w:rsidDel="00164ED5" w:rsidRDefault="008A0839" w:rsidP="00482710">
            <w:pPr>
              <w:jc w:val="center"/>
              <w:rPr>
                <w:del w:id="3102" w:author="Chuka Obi" w:date="2026-05-11T22:24:00Z" w16du:dateUtc="2026-05-11T21:24:00Z"/>
                <w:rFonts w:ascii="Calibri" w:hAnsi="Calibri" w:cs="Calibri"/>
                <w:color w:val="000000"/>
                <w:sz w:val="20"/>
                <w:szCs w:val="20"/>
              </w:rPr>
            </w:pPr>
            <w:del w:id="3103" w:author="Chuka Obi" w:date="2026-05-11T22:24:00Z" w16du:dateUtc="2026-05-11T21:24:00Z">
              <w:r w:rsidRPr="00837F81" w:rsidDel="00164ED5">
                <w:rPr>
                  <w:rFonts w:ascii="Calibri" w:hAnsi="Calibri" w:cs="Calibri"/>
                  <w:color w:val="000000"/>
                  <w:sz w:val="20"/>
                  <w:szCs w:val="20"/>
                </w:rPr>
                <w:delText>15</w:delText>
              </w:r>
            </w:del>
          </w:p>
        </w:tc>
        <w:tc>
          <w:tcPr>
            <w:tcW w:w="1057" w:type="pct"/>
            <w:vMerge/>
            <w:tcBorders>
              <w:top w:val="single" w:sz="4" w:space="0" w:color="auto"/>
              <w:left w:val="single" w:sz="4" w:space="0" w:color="auto"/>
              <w:bottom w:val="nil"/>
              <w:right w:val="single" w:sz="4" w:space="0" w:color="auto"/>
            </w:tcBorders>
            <w:vAlign w:val="center"/>
            <w:hideMark/>
          </w:tcPr>
          <w:p w14:paraId="45E0238E" w14:textId="562AF899" w:rsidR="008A0839" w:rsidRPr="00837F81" w:rsidDel="00164ED5" w:rsidRDefault="008A0839" w:rsidP="00482710">
            <w:pPr>
              <w:rPr>
                <w:del w:id="3104"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42C0C70B" w14:textId="30471ABA" w:rsidR="008A0839" w:rsidRPr="00837F81" w:rsidDel="00164ED5" w:rsidRDefault="008A0839" w:rsidP="00482710">
            <w:pPr>
              <w:rPr>
                <w:del w:id="3105" w:author="Chuka Obi" w:date="2026-05-11T22:24:00Z" w16du:dateUtc="2026-05-11T21:24:00Z"/>
                <w:rFonts w:ascii="Calibri" w:hAnsi="Calibri" w:cs="Calibri"/>
                <w:color w:val="000000"/>
                <w:sz w:val="20"/>
                <w:szCs w:val="20"/>
              </w:rPr>
            </w:pPr>
            <w:del w:id="3106" w:author="Chuka Obi" w:date="2026-05-11T22:24:00Z" w16du:dateUtc="2026-05-11T21:24:00Z">
              <w:r w:rsidRPr="00837F81" w:rsidDel="00164ED5">
                <w:rPr>
                  <w:rFonts w:ascii="Calibri" w:hAnsi="Calibri" w:cs="Calibri"/>
                  <w:color w:val="000000"/>
                  <w:sz w:val="20"/>
                  <w:szCs w:val="20"/>
                </w:rPr>
                <w:delText>LNG Loading SKID</w:delText>
              </w:r>
            </w:del>
          </w:p>
        </w:tc>
        <w:tc>
          <w:tcPr>
            <w:tcW w:w="769" w:type="pct"/>
            <w:tcBorders>
              <w:top w:val="nil"/>
              <w:left w:val="nil"/>
              <w:bottom w:val="single" w:sz="4" w:space="0" w:color="auto"/>
              <w:right w:val="single" w:sz="4" w:space="0" w:color="auto"/>
            </w:tcBorders>
            <w:noWrap/>
            <w:vAlign w:val="center"/>
            <w:hideMark/>
          </w:tcPr>
          <w:p w14:paraId="78A0BD45" w14:textId="4CB7371B" w:rsidR="008A0839" w:rsidRPr="00837F81" w:rsidDel="00164ED5" w:rsidRDefault="008A0839" w:rsidP="00482710">
            <w:pPr>
              <w:jc w:val="center"/>
              <w:rPr>
                <w:del w:id="3107" w:author="Chuka Obi" w:date="2026-05-11T22:24:00Z" w16du:dateUtc="2026-05-11T21:24:00Z"/>
                <w:rFonts w:ascii="Calibri" w:hAnsi="Calibri" w:cs="Calibri"/>
                <w:color w:val="000000"/>
                <w:sz w:val="20"/>
                <w:szCs w:val="20"/>
              </w:rPr>
            </w:pPr>
            <w:del w:id="3108"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4DB4EEC3" w14:textId="2BC9E512" w:rsidR="008A0839" w:rsidRPr="00837F81" w:rsidDel="00164ED5" w:rsidRDefault="008A0839" w:rsidP="00482710">
            <w:pPr>
              <w:jc w:val="right"/>
              <w:rPr>
                <w:del w:id="3109" w:author="Chuka Obi" w:date="2026-05-11T22:24:00Z" w16du:dateUtc="2026-05-11T21:24:00Z"/>
                <w:rFonts w:ascii="Calibri" w:hAnsi="Calibri" w:cs="Calibri"/>
                <w:color w:val="000000"/>
                <w:sz w:val="20"/>
                <w:szCs w:val="20"/>
              </w:rPr>
            </w:pPr>
          </w:p>
        </w:tc>
      </w:tr>
      <w:tr w:rsidR="008A0839" w:rsidRPr="00837F81" w:rsidDel="00164ED5" w14:paraId="0D41C6F2" w14:textId="0813844A" w:rsidTr="00482710">
        <w:trPr>
          <w:trHeight w:val="672"/>
          <w:del w:id="3110"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44B10E98" w14:textId="1C08CACF" w:rsidR="008A0839" w:rsidRPr="00837F81" w:rsidDel="00164ED5" w:rsidRDefault="008A0839" w:rsidP="00482710">
            <w:pPr>
              <w:jc w:val="center"/>
              <w:rPr>
                <w:del w:id="3111" w:author="Chuka Obi" w:date="2026-05-11T22:24:00Z" w16du:dateUtc="2026-05-11T21:24:00Z"/>
                <w:rFonts w:ascii="Calibri" w:hAnsi="Calibri" w:cs="Calibri"/>
                <w:color w:val="000000"/>
                <w:sz w:val="20"/>
                <w:szCs w:val="20"/>
              </w:rPr>
            </w:pPr>
            <w:del w:id="3112" w:author="Chuka Obi" w:date="2026-05-11T22:24:00Z" w16du:dateUtc="2026-05-11T21:24:00Z">
              <w:r w:rsidRPr="00837F81" w:rsidDel="00164ED5">
                <w:rPr>
                  <w:rFonts w:ascii="Calibri" w:hAnsi="Calibri" w:cs="Calibri"/>
                  <w:color w:val="000000"/>
                  <w:sz w:val="20"/>
                  <w:szCs w:val="20"/>
                </w:rPr>
                <w:delText>16</w:delText>
              </w:r>
            </w:del>
          </w:p>
        </w:tc>
        <w:tc>
          <w:tcPr>
            <w:tcW w:w="1057" w:type="pct"/>
            <w:vMerge/>
            <w:tcBorders>
              <w:top w:val="single" w:sz="4" w:space="0" w:color="auto"/>
              <w:left w:val="single" w:sz="4" w:space="0" w:color="auto"/>
              <w:bottom w:val="nil"/>
              <w:right w:val="single" w:sz="4" w:space="0" w:color="auto"/>
            </w:tcBorders>
            <w:vAlign w:val="center"/>
            <w:hideMark/>
          </w:tcPr>
          <w:p w14:paraId="5789B0C3" w14:textId="185922FF" w:rsidR="008A0839" w:rsidRPr="00837F81" w:rsidDel="00164ED5" w:rsidRDefault="008A0839" w:rsidP="00482710">
            <w:pPr>
              <w:rPr>
                <w:del w:id="3113"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584F16FC" w14:textId="55172192" w:rsidR="008A0839" w:rsidRPr="00837F81" w:rsidDel="00164ED5" w:rsidRDefault="008A0839" w:rsidP="00482710">
            <w:pPr>
              <w:rPr>
                <w:del w:id="3114" w:author="Chuka Obi" w:date="2026-05-11T22:24:00Z" w16du:dateUtc="2026-05-11T21:24:00Z"/>
                <w:rFonts w:ascii="Calibri" w:hAnsi="Calibri" w:cs="Calibri"/>
                <w:color w:val="000000"/>
                <w:sz w:val="20"/>
                <w:szCs w:val="20"/>
              </w:rPr>
            </w:pPr>
            <w:del w:id="3115" w:author="Chuka Obi" w:date="2026-05-11T22:24:00Z" w16du:dateUtc="2026-05-11T21:24:00Z">
              <w:r w:rsidRPr="00837F81" w:rsidDel="00164ED5">
                <w:rPr>
                  <w:rFonts w:ascii="Calibri" w:hAnsi="Calibri" w:cs="Calibri"/>
                  <w:color w:val="000000"/>
                  <w:sz w:val="20"/>
                  <w:szCs w:val="20"/>
                </w:rPr>
                <w:delText>Condensate Loading SKID</w:delText>
              </w:r>
            </w:del>
          </w:p>
        </w:tc>
        <w:tc>
          <w:tcPr>
            <w:tcW w:w="769" w:type="pct"/>
            <w:tcBorders>
              <w:top w:val="nil"/>
              <w:left w:val="nil"/>
              <w:bottom w:val="single" w:sz="4" w:space="0" w:color="auto"/>
              <w:right w:val="single" w:sz="4" w:space="0" w:color="auto"/>
            </w:tcBorders>
            <w:noWrap/>
            <w:vAlign w:val="center"/>
            <w:hideMark/>
          </w:tcPr>
          <w:p w14:paraId="6D319BD5" w14:textId="1EAC12E6" w:rsidR="008A0839" w:rsidRPr="00837F81" w:rsidDel="00164ED5" w:rsidRDefault="008A0839" w:rsidP="00482710">
            <w:pPr>
              <w:jc w:val="center"/>
              <w:rPr>
                <w:del w:id="3116" w:author="Chuka Obi" w:date="2026-05-11T22:24:00Z" w16du:dateUtc="2026-05-11T21:24:00Z"/>
                <w:rFonts w:ascii="Calibri" w:hAnsi="Calibri" w:cs="Calibri"/>
                <w:color w:val="000000"/>
                <w:sz w:val="20"/>
                <w:szCs w:val="20"/>
              </w:rPr>
            </w:pPr>
            <w:del w:id="3117"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25031FF3" w14:textId="4A5DB5C8" w:rsidR="008A0839" w:rsidRPr="00837F81" w:rsidDel="00164ED5" w:rsidRDefault="008A0839" w:rsidP="00482710">
            <w:pPr>
              <w:jc w:val="right"/>
              <w:rPr>
                <w:del w:id="3118" w:author="Chuka Obi" w:date="2026-05-11T22:24:00Z" w16du:dateUtc="2026-05-11T21:24:00Z"/>
                <w:rFonts w:ascii="Calibri" w:hAnsi="Calibri" w:cs="Calibri"/>
                <w:color w:val="000000"/>
                <w:sz w:val="20"/>
                <w:szCs w:val="20"/>
              </w:rPr>
            </w:pPr>
          </w:p>
        </w:tc>
      </w:tr>
      <w:tr w:rsidR="008A0839" w:rsidRPr="00837F81" w:rsidDel="00164ED5" w14:paraId="199E36CD" w14:textId="0EFD9A0D" w:rsidTr="00482710">
        <w:trPr>
          <w:trHeight w:val="401"/>
          <w:del w:id="3119"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2F79F55A" w14:textId="360326C9" w:rsidR="008A0839" w:rsidRPr="00837F81" w:rsidDel="00164ED5" w:rsidRDefault="008A0839" w:rsidP="00482710">
            <w:pPr>
              <w:jc w:val="center"/>
              <w:rPr>
                <w:del w:id="3120" w:author="Chuka Obi" w:date="2026-05-11T22:24:00Z" w16du:dateUtc="2026-05-11T21:24:00Z"/>
                <w:rFonts w:ascii="Calibri" w:hAnsi="Calibri" w:cs="Calibri"/>
                <w:color w:val="000000"/>
                <w:sz w:val="20"/>
                <w:szCs w:val="20"/>
              </w:rPr>
            </w:pPr>
            <w:del w:id="3121" w:author="Chuka Obi" w:date="2026-05-11T22:24:00Z" w16du:dateUtc="2026-05-11T21:24:00Z">
              <w:r w:rsidRPr="00837F81" w:rsidDel="00164ED5">
                <w:rPr>
                  <w:rFonts w:ascii="Calibri" w:hAnsi="Calibri" w:cs="Calibri"/>
                  <w:color w:val="000000"/>
                  <w:sz w:val="20"/>
                  <w:szCs w:val="20"/>
                </w:rPr>
                <w:delText>17</w:delText>
              </w:r>
            </w:del>
          </w:p>
        </w:tc>
        <w:tc>
          <w:tcPr>
            <w:tcW w:w="1057" w:type="pct"/>
            <w:vMerge w:val="restart"/>
            <w:tcBorders>
              <w:top w:val="single" w:sz="4" w:space="0" w:color="auto"/>
              <w:left w:val="single" w:sz="4" w:space="0" w:color="auto"/>
              <w:bottom w:val="nil"/>
              <w:right w:val="single" w:sz="4" w:space="0" w:color="auto"/>
            </w:tcBorders>
            <w:vAlign w:val="center"/>
            <w:hideMark/>
          </w:tcPr>
          <w:p w14:paraId="74C64373" w14:textId="6E7D0A79" w:rsidR="008A0839" w:rsidRPr="00837F81" w:rsidDel="00164ED5" w:rsidRDefault="008A0839" w:rsidP="00482710">
            <w:pPr>
              <w:jc w:val="center"/>
              <w:rPr>
                <w:del w:id="3122" w:author="Chuka Obi" w:date="2026-05-11T22:24:00Z" w16du:dateUtc="2026-05-11T21:24:00Z"/>
                <w:rFonts w:ascii="Calibri" w:hAnsi="Calibri" w:cs="Calibri"/>
                <w:b/>
                <w:bCs/>
                <w:color w:val="000000"/>
                <w:sz w:val="20"/>
                <w:szCs w:val="20"/>
              </w:rPr>
            </w:pPr>
            <w:del w:id="3123" w:author="Chuka Obi" w:date="2026-05-11T22:24:00Z" w16du:dateUtc="2026-05-11T21:24:00Z">
              <w:r w:rsidRPr="00837F81" w:rsidDel="00164ED5">
                <w:rPr>
                  <w:rFonts w:ascii="Calibri" w:hAnsi="Calibri" w:cs="Calibri"/>
                  <w:b/>
                  <w:bCs/>
                  <w:color w:val="000000"/>
                  <w:sz w:val="20"/>
                  <w:szCs w:val="20"/>
                </w:rPr>
                <w:delText xml:space="preserve"> Utility Facility  </w:delText>
              </w:r>
            </w:del>
          </w:p>
        </w:tc>
        <w:tc>
          <w:tcPr>
            <w:tcW w:w="1683" w:type="pct"/>
            <w:tcBorders>
              <w:top w:val="nil"/>
              <w:left w:val="nil"/>
              <w:bottom w:val="single" w:sz="4" w:space="0" w:color="auto"/>
              <w:right w:val="single" w:sz="4" w:space="0" w:color="auto"/>
            </w:tcBorders>
            <w:noWrap/>
            <w:vAlign w:val="center"/>
            <w:hideMark/>
          </w:tcPr>
          <w:p w14:paraId="75169719" w14:textId="191A405F" w:rsidR="008A0839" w:rsidRPr="00837F81" w:rsidDel="00164ED5" w:rsidRDefault="008A0839" w:rsidP="00482710">
            <w:pPr>
              <w:rPr>
                <w:del w:id="3124" w:author="Chuka Obi" w:date="2026-05-11T22:24:00Z" w16du:dateUtc="2026-05-11T21:24:00Z"/>
                <w:rFonts w:ascii="Calibri" w:hAnsi="Calibri" w:cs="Calibri"/>
                <w:color w:val="000000"/>
                <w:sz w:val="20"/>
                <w:szCs w:val="20"/>
              </w:rPr>
            </w:pPr>
            <w:del w:id="3125" w:author="Chuka Obi" w:date="2026-05-11T22:24:00Z" w16du:dateUtc="2026-05-11T21:24:00Z">
              <w:r w:rsidRPr="00837F81" w:rsidDel="00164ED5">
                <w:rPr>
                  <w:rFonts w:ascii="Calibri" w:hAnsi="Calibri" w:cs="Calibri"/>
                  <w:color w:val="000000"/>
                  <w:sz w:val="20"/>
                  <w:szCs w:val="20"/>
                </w:rPr>
                <w:delText>Instrument Air and Nitrogen Producing Device</w:delText>
              </w:r>
            </w:del>
          </w:p>
        </w:tc>
        <w:tc>
          <w:tcPr>
            <w:tcW w:w="769" w:type="pct"/>
            <w:tcBorders>
              <w:top w:val="nil"/>
              <w:left w:val="nil"/>
              <w:bottom w:val="single" w:sz="4" w:space="0" w:color="auto"/>
              <w:right w:val="single" w:sz="4" w:space="0" w:color="auto"/>
            </w:tcBorders>
            <w:noWrap/>
            <w:vAlign w:val="center"/>
            <w:hideMark/>
          </w:tcPr>
          <w:p w14:paraId="7EAF91E4" w14:textId="4B90E03A" w:rsidR="008A0839" w:rsidRPr="00837F81" w:rsidDel="00164ED5" w:rsidRDefault="008A0839" w:rsidP="00482710">
            <w:pPr>
              <w:jc w:val="center"/>
              <w:rPr>
                <w:del w:id="3126" w:author="Chuka Obi" w:date="2026-05-11T22:24:00Z" w16du:dateUtc="2026-05-11T21:24:00Z"/>
                <w:rFonts w:ascii="Calibri" w:hAnsi="Calibri" w:cs="Calibri"/>
                <w:color w:val="000000"/>
                <w:sz w:val="20"/>
                <w:szCs w:val="20"/>
              </w:rPr>
            </w:pPr>
            <w:del w:id="3127"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3D482162" w14:textId="0FF6ED63" w:rsidR="008A0839" w:rsidRPr="00837F81" w:rsidDel="00164ED5" w:rsidRDefault="008A0839" w:rsidP="00482710">
            <w:pPr>
              <w:jc w:val="right"/>
              <w:rPr>
                <w:del w:id="3128" w:author="Chuka Obi" w:date="2026-05-11T22:24:00Z" w16du:dateUtc="2026-05-11T21:24:00Z"/>
                <w:rFonts w:ascii="Calibri" w:hAnsi="Calibri" w:cs="Calibri"/>
                <w:color w:val="000000"/>
                <w:sz w:val="20"/>
                <w:szCs w:val="20"/>
              </w:rPr>
            </w:pPr>
          </w:p>
        </w:tc>
      </w:tr>
      <w:tr w:rsidR="008A0839" w:rsidRPr="00837F81" w:rsidDel="00164ED5" w14:paraId="58376077" w14:textId="4F21B27F" w:rsidTr="00482710">
        <w:trPr>
          <w:trHeight w:val="401"/>
          <w:del w:id="3129"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65A917A9" w14:textId="046730D9" w:rsidR="008A0839" w:rsidRPr="00837F81" w:rsidDel="00164ED5" w:rsidRDefault="008A0839" w:rsidP="00482710">
            <w:pPr>
              <w:jc w:val="center"/>
              <w:rPr>
                <w:del w:id="3130" w:author="Chuka Obi" w:date="2026-05-11T22:24:00Z" w16du:dateUtc="2026-05-11T21:24:00Z"/>
                <w:rFonts w:ascii="Calibri" w:hAnsi="Calibri" w:cs="Calibri"/>
                <w:color w:val="000000"/>
                <w:sz w:val="20"/>
                <w:szCs w:val="20"/>
              </w:rPr>
            </w:pPr>
            <w:del w:id="3131" w:author="Chuka Obi" w:date="2026-05-11T22:24:00Z" w16du:dateUtc="2026-05-11T21:24:00Z">
              <w:r w:rsidRPr="00837F81" w:rsidDel="00164ED5">
                <w:rPr>
                  <w:rFonts w:ascii="Calibri" w:hAnsi="Calibri" w:cs="Calibri"/>
                  <w:color w:val="000000"/>
                  <w:sz w:val="20"/>
                  <w:szCs w:val="20"/>
                </w:rPr>
                <w:delText>18</w:delText>
              </w:r>
            </w:del>
          </w:p>
        </w:tc>
        <w:tc>
          <w:tcPr>
            <w:tcW w:w="1057" w:type="pct"/>
            <w:vMerge/>
            <w:tcBorders>
              <w:top w:val="single" w:sz="4" w:space="0" w:color="auto"/>
              <w:left w:val="single" w:sz="4" w:space="0" w:color="auto"/>
              <w:bottom w:val="nil"/>
              <w:right w:val="single" w:sz="4" w:space="0" w:color="auto"/>
            </w:tcBorders>
            <w:vAlign w:val="center"/>
            <w:hideMark/>
          </w:tcPr>
          <w:p w14:paraId="22FD8949" w14:textId="05C9991A" w:rsidR="008A0839" w:rsidRPr="00837F81" w:rsidDel="00164ED5" w:rsidRDefault="008A0839" w:rsidP="00482710">
            <w:pPr>
              <w:rPr>
                <w:del w:id="3132"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738875A8" w14:textId="6E870E18" w:rsidR="008A0839" w:rsidRPr="00837F81" w:rsidDel="00164ED5" w:rsidRDefault="008A0839" w:rsidP="00482710">
            <w:pPr>
              <w:rPr>
                <w:del w:id="3133" w:author="Chuka Obi" w:date="2026-05-11T22:24:00Z" w16du:dateUtc="2026-05-11T21:24:00Z"/>
                <w:rFonts w:ascii="Calibri" w:hAnsi="Calibri" w:cs="Calibri"/>
                <w:color w:val="000000"/>
                <w:sz w:val="20"/>
                <w:szCs w:val="20"/>
              </w:rPr>
            </w:pPr>
            <w:del w:id="3134" w:author="Chuka Obi" w:date="2026-05-11T22:24:00Z" w16du:dateUtc="2026-05-11T21:24:00Z">
              <w:r w:rsidRPr="00837F81" w:rsidDel="00164ED5">
                <w:rPr>
                  <w:rFonts w:ascii="Calibri" w:hAnsi="Calibri" w:cs="Calibri"/>
                  <w:color w:val="000000"/>
                  <w:sz w:val="20"/>
                  <w:szCs w:val="20"/>
                </w:rPr>
                <w:delText>Desalinated water Device</w:delText>
              </w:r>
            </w:del>
          </w:p>
        </w:tc>
        <w:tc>
          <w:tcPr>
            <w:tcW w:w="769" w:type="pct"/>
            <w:tcBorders>
              <w:top w:val="nil"/>
              <w:left w:val="nil"/>
              <w:bottom w:val="single" w:sz="4" w:space="0" w:color="auto"/>
              <w:right w:val="single" w:sz="4" w:space="0" w:color="auto"/>
            </w:tcBorders>
            <w:noWrap/>
            <w:vAlign w:val="center"/>
            <w:hideMark/>
          </w:tcPr>
          <w:p w14:paraId="55169A74" w14:textId="5483B85D" w:rsidR="008A0839" w:rsidRPr="00837F81" w:rsidDel="00164ED5" w:rsidRDefault="008A0839" w:rsidP="00482710">
            <w:pPr>
              <w:jc w:val="center"/>
              <w:rPr>
                <w:del w:id="3135" w:author="Chuka Obi" w:date="2026-05-11T22:24:00Z" w16du:dateUtc="2026-05-11T21:24:00Z"/>
                <w:rFonts w:ascii="Calibri" w:hAnsi="Calibri" w:cs="Calibri"/>
                <w:color w:val="000000"/>
                <w:sz w:val="20"/>
                <w:szCs w:val="20"/>
              </w:rPr>
            </w:pPr>
            <w:del w:id="3136"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556F52B8" w14:textId="5C449C01" w:rsidR="008A0839" w:rsidRPr="00837F81" w:rsidDel="00164ED5" w:rsidRDefault="008A0839" w:rsidP="00482710">
            <w:pPr>
              <w:jc w:val="right"/>
              <w:rPr>
                <w:del w:id="3137" w:author="Chuka Obi" w:date="2026-05-11T22:24:00Z" w16du:dateUtc="2026-05-11T21:24:00Z"/>
                <w:rFonts w:ascii="Calibri" w:hAnsi="Calibri" w:cs="Calibri"/>
                <w:color w:val="000000"/>
                <w:sz w:val="20"/>
                <w:szCs w:val="20"/>
              </w:rPr>
            </w:pPr>
          </w:p>
        </w:tc>
      </w:tr>
      <w:tr w:rsidR="008A0839" w:rsidRPr="00837F81" w:rsidDel="00164ED5" w14:paraId="18148336" w14:textId="7040AD3E" w:rsidTr="00482710">
        <w:trPr>
          <w:trHeight w:val="401"/>
          <w:del w:id="3138"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5F7C8FAB" w14:textId="014DE486" w:rsidR="008A0839" w:rsidRPr="00837F81" w:rsidDel="00164ED5" w:rsidRDefault="008A0839" w:rsidP="00482710">
            <w:pPr>
              <w:jc w:val="center"/>
              <w:rPr>
                <w:del w:id="3139" w:author="Chuka Obi" w:date="2026-05-11T22:24:00Z" w16du:dateUtc="2026-05-11T21:24:00Z"/>
                <w:rFonts w:ascii="Calibri" w:hAnsi="Calibri" w:cs="Calibri"/>
                <w:color w:val="000000"/>
                <w:sz w:val="20"/>
                <w:szCs w:val="20"/>
              </w:rPr>
            </w:pPr>
            <w:del w:id="3140" w:author="Chuka Obi" w:date="2026-05-11T22:24:00Z" w16du:dateUtc="2026-05-11T21:24:00Z">
              <w:r w:rsidRPr="00837F81" w:rsidDel="00164ED5">
                <w:rPr>
                  <w:rFonts w:ascii="Calibri" w:hAnsi="Calibri" w:cs="Calibri"/>
                  <w:color w:val="000000"/>
                  <w:sz w:val="20"/>
                  <w:szCs w:val="20"/>
                </w:rPr>
                <w:delText>19</w:delText>
              </w:r>
            </w:del>
          </w:p>
        </w:tc>
        <w:tc>
          <w:tcPr>
            <w:tcW w:w="1057" w:type="pct"/>
            <w:vMerge/>
            <w:tcBorders>
              <w:top w:val="single" w:sz="4" w:space="0" w:color="auto"/>
              <w:left w:val="single" w:sz="4" w:space="0" w:color="auto"/>
              <w:bottom w:val="nil"/>
              <w:right w:val="single" w:sz="4" w:space="0" w:color="auto"/>
            </w:tcBorders>
            <w:vAlign w:val="center"/>
            <w:hideMark/>
          </w:tcPr>
          <w:p w14:paraId="48A0762D" w14:textId="244489A6" w:rsidR="008A0839" w:rsidRPr="00837F81" w:rsidDel="00164ED5" w:rsidRDefault="008A0839" w:rsidP="00482710">
            <w:pPr>
              <w:rPr>
                <w:del w:id="3141"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4EE27B22" w14:textId="5AE490C9" w:rsidR="008A0839" w:rsidRPr="00837F81" w:rsidDel="00164ED5" w:rsidRDefault="008A0839" w:rsidP="00482710">
            <w:pPr>
              <w:rPr>
                <w:del w:id="3142" w:author="Chuka Obi" w:date="2026-05-11T22:24:00Z" w16du:dateUtc="2026-05-11T21:24:00Z"/>
                <w:rFonts w:ascii="Calibri" w:hAnsi="Calibri" w:cs="Calibri"/>
                <w:color w:val="000000"/>
                <w:sz w:val="20"/>
                <w:szCs w:val="20"/>
              </w:rPr>
            </w:pPr>
            <w:del w:id="3143" w:author="Chuka Obi" w:date="2026-05-11T22:24:00Z" w16du:dateUtc="2026-05-11T21:24:00Z">
              <w:r w:rsidRPr="00837F81" w:rsidDel="00164ED5">
                <w:rPr>
                  <w:rFonts w:ascii="Calibri" w:hAnsi="Calibri" w:cs="Calibri"/>
                  <w:color w:val="000000"/>
                  <w:sz w:val="20"/>
                  <w:szCs w:val="20"/>
                </w:rPr>
                <w:delText>Heat transfer Oil Heating Device</w:delText>
              </w:r>
            </w:del>
          </w:p>
        </w:tc>
        <w:tc>
          <w:tcPr>
            <w:tcW w:w="769" w:type="pct"/>
            <w:tcBorders>
              <w:top w:val="nil"/>
              <w:left w:val="nil"/>
              <w:bottom w:val="single" w:sz="4" w:space="0" w:color="auto"/>
              <w:right w:val="single" w:sz="4" w:space="0" w:color="auto"/>
            </w:tcBorders>
            <w:noWrap/>
            <w:vAlign w:val="center"/>
            <w:hideMark/>
          </w:tcPr>
          <w:p w14:paraId="619A9892" w14:textId="6A36055D" w:rsidR="008A0839" w:rsidRPr="00837F81" w:rsidDel="00164ED5" w:rsidRDefault="008A0839" w:rsidP="00482710">
            <w:pPr>
              <w:jc w:val="center"/>
              <w:rPr>
                <w:del w:id="3144" w:author="Chuka Obi" w:date="2026-05-11T22:24:00Z" w16du:dateUtc="2026-05-11T21:24:00Z"/>
                <w:rFonts w:ascii="Calibri" w:hAnsi="Calibri" w:cs="Calibri"/>
                <w:color w:val="000000"/>
                <w:sz w:val="20"/>
                <w:szCs w:val="20"/>
              </w:rPr>
            </w:pPr>
            <w:del w:id="3145"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502BB7EB" w14:textId="3578A437" w:rsidR="008A0839" w:rsidRPr="00837F81" w:rsidDel="00164ED5" w:rsidRDefault="008A0839" w:rsidP="00482710">
            <w:pPr>
              <w:jc w:val="right"/>
              <w:rPr>
                <w:del w:id="3146" w:author="Chuka Obi" w:date="2026-05-11T22:24:00Z" w16du:dateUtc="2026-05-11T21:24:00Z"/>
                <w:rFonts w:ascii="Calibri" w:hAnsi="Calibri" w:cs="Calibri"/>
                <w:color w:val="000000"/>
                <w:sz w:val="20"/>
                <w:szCs w:val="20"/>
              </w:rPr>
            </w:pPr>
          </w:p>
        </w:tc>
      </w:tr>
      <w:tr w:rsidR="008A0839" w:rsidRPr="00837F81" w:rsidDel="00164ED5" w14:paraId="67FA785F" w14:textId="54B46445" w:rsidTr="00482710">
        <w:trPr>
          <w:trHeight w:val="401"/>
          <w:del w:id="3147"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65FA5EA5" w14:textId="325D5AC1" w:rsidR="008A0839" w:rsidRPr="00837F81" w:rsidDel="00164ED5" w:rsidRDefault="008A0839" w:rsidP="00482710">
            <w:pPr>
              <w:jc w:val="center"/>
              <w:rPr>
                <w:del w:id="3148" w:author="Chuka Obi" w:date="2026-05-11T22:24:00Z" w16du:dateUtc="2026-05-11T21:24:00Z"/>
                <w:rFonts w:ascii="Calibri" w:hAnsi="Calibri" w:cs="Calibri"/>
                <w:color w:val="000000"/>
                <w:sz w:val="20"/>
                <w:szCs w:val="20"/>
              </w:rPr>
            </w:pPr>
            <w:del w:id="3149" w:author="Chuka Obi" w:date="2026-05-11T22:24:00Z" w16du:dateUtc="2026-05-11T21:24:00Z">
              <w:r w:rsidRPr="00837F81" w:rsidDel="00164ED5">
                <w:rPr>
                  <w:rFonts w:ascii="Calibri" w:hAnsi="Calibri" w:cs="Calibri"/>
                  <w:color w:val="000000"/>
                  <w:sz w:val="20"/>
                  <w:szCs w:val="20"/>
                </w:rPr>
                <w:delText>20</w:delText>
              </w:r>
            </w:del>
          </w:p>
        </w:tc>
        <w:tc>
          <w:tcPr>
            <w:tcW w:w="1057" w:type="pct"/>
            <w:vMerge/>
            <w:tcBorders>
              <w:top w:val="single" w:sz="4" w:space="0" w:color="auto"/>
              <w:left w:val="single" w:sz="4" w:space="0" w:color="auto"/>
              <w:bottom w:val="nil"/>
              <w:right w:val="single" w:sz="4" w:space="0" w:color="auto"/>
            </w:tcBorders>
            <w:vAlign w:val="center"/>
            <w:hideMark/>
          </w:tcPr>
          <w:p w14:paraId="510DCA57" w14:textId="426F7A80" w:rsidR="008A0839" w:rsidRPr="00837F81" w:rsidDel="00164ED5" w:rsidRDefault="008A0839" w:rsidP="00482710">
            <w:pPr>
              <w:rPr>
                <w:del w:id="3150"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191842C0" w14:textId="334EEFBC" w:rsidR="008A0839" w:rsidRPr="00837F81" w:rsidDel="00164ED5" w:rsidRDefault="008A0839" w:rsidP="00482710">
            <w:pPr>
              <w:rPr>
                <w:del w:id="3151" w:author="Chuka Obi" w:date="2026-05-11T22:24:00Z" w16du:dateUtc="2026-05-11T21:24:00Z"/>
                <w:rFonts w:ascii="Calibri" w:hAnsi="Calibri" w:cs="Calibri"/>
                <w:color w:val="000000"/>
                <w:sz w:val="20"/>
                <w:szCs w:val="20"/>
              </w:rPr>
            </w:pPr>
            <w:del w:id="3152" w:author="Chuka Obi" w:date="2026-05-11T22:24:00Z" w16du:dateUtc="2026-05-11T21:24:00Z">
              <w:r w:rsidRPr="00837F81" w:rsidDel="00164ED5">
                <w:rPr>
                  <w:rFonts w:ascii="Calibri" w:hAnsi="Calibri" w:cs="Calibri"/>
                  <w:color w:val="000000"/>
                  <w:sz w:val="20"/>
                  <w:szCs w:val="20"/>
                </w:rPr>
                <w:delText>Cooling tower</w:delText>
              </w:r>
            </w:del>
          </w:p>
        </w:tc>
        <w:tc>
          <w:tcPr>
            <w:tcW w:w="769" w:type="pct"/>
            <w:tcBorders>
              <w:top w:val="nil"/>
              <w:left w:val="nil"/>
              <w:bottom w:val="single" w:sz="4" w:space="0" w:color="auto"/>
              <w:right w:val="single" w:sz="4" w:space="0" w:color="auto"/>
            </w:tcBorders>
            <w:noWrap/>
            <w:vAlign w:val="center"/>
            <w:hideMark/>
          </w:tcPr>
          <w:p w14:paraId="52C57CBE" w14:textId="70750372" w:rsidR="008A0839" w:rsidRPr="00837F81" w:rsidDel="00164ED5" w:rsidRDefault="008A0839" w:rsidP="00482710">
            <w:pPr>
              <w:jc w:val="center"/>
              <w:rPr>
                <w:del w:id="3153" w:author="Chuka Obi" w:date="2026-05-11T22:24:00Z" w16du:dateUtc="2026-05-11T21:24:00Z"/>
                <w:rFonts w:ascii="Calibri" w:hAnsi="Calibri" w:cs="Calibri"/>
                <w:color w:val="000000"/>
                <w:sz w:val="20"/>
                <w:szCs w:val="20"/>
              </w:rPr>
            </w:pPr>
            <w:del w:id="3154"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68225F86" w14:textId="541214CA" w:rsidR="008A0839" w:rsidRPr="00837F81" w:rsidDel="00164ED5" w:rsidRDefault="008A0839" w:rsidP="00482710">
            <w:pPr>
              <w:jc w:val="right"/>
              <w:rPr>
                <w:del w:id="3155" w:author="Chuka Obi" w:date="2026-05-11T22:24:00Z" w16du:dateUtc="2026-05-11T21:24:00Z"/>
                <w:rFonts w:ascii="Calibri" w:hAnsi="Calibri" w:cs="Calibri"/>
                <w:color w:val="000000"/>
                <w:sz w:val="20"/>
                <w:szCs w:val="20"/>
              </w:rPr>
            </w:pPr>
          </w:p>
        </w:tc>
      </w:tr>
      <w:tr w:rsidR="008A0839" w:rsidRPr="00837F81" w:rsidDel="00164ED5" w14:paraId="106DF16A" w14:textId="7A54CE29" w:rsidTr="00482710">
        <w:trPr>
          <w:trHeight w:val="401"/>
          <w:del w:id="3156"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0EE8C369" w14:textId="31185419" w:rsidR="008A0839" w:rsidRPr="00837F81" w:rsidDel="00164ED5" w:rsidRDefault="008A0839" w:rsidP="00482710">
            <w:pPr>
              <w:jc w:val="center"/>
              <w:rPr>
                <w:del w:id="3157" w:author="Chuka Obi" w:date="2026-05-11T22:24:00Z" w16du:dateUtc="2026-05-11T21:24:00Z"/>
                <w:rFonts w:ascii="Calibri" w:hAnsi="Calibri" w:cs="Calibri"/>
                <w:color w:val="000000"/>
                <w:sz w:val="20"/>
                <w:szCs w:val="20"/>
              </w:rPr>
            </w:pPr>
            <w:del w:id="3158" w:author="Chuka Obi" w:date="2026-05-11T22:24:00Z" w16du:dateUtc="2026-05-11T21:24:00Z">
              <w:r w:rsidRPr="00837F81" w:rsidDel="00164ED5">
                <w:rPr>
                  <w:rFonts w:ascii="Calibri" w:hAnsi="Calibri" w:cs="Calibri"/>
                  <w:color w:val="000000"/>
                  <w:sz w:val="20"/>
                  <w:szCs w:val="20"/>
                </w:rPr>
                <w:delText>21</w:delText>
              </w:r>
            </w:del>
          </w:p>
        </w:tc>
        <w:tc>
          <w:tcPr>
            <w:tcW w:w="1057" w:type="pct"/>
            <w:vMerge/>
            <w:tcBorders>
              <w:top w:val="single" w:sz="4" w:space="0" w:color="auto"/>
              <w:left w:val="single" w:sz="4" w:space="0" w:color="auto"/>
              <w:bottom w:val="nil"/>
              <w:right w:val="single" w:sz="4" w:space="0" w:color="auto"/>
            </w:tcBorders>
            <w:vAlign w:val="center"/>
            <w:hideMark/>
          </w:tcPr>
          <w:p w14:paraId="129D4008" w14:textId="0D5F168E" w:rsidR="008A0839" w:rsidRPr="00837F81" w:rsidDel="00164ED5" w:rsidRDefault="008A0839" w:rsidP="00482710">
            <w:pPr>
              <w:rPr>
                <w:del w:id="3159"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35AE1ED1" w14:textId="208F5577" w:rsidR="008A0839" w:rsidRPr="00837F81" w:rsidDel="00164ED5" w:rsidRDefault="008A0839" w:rsidP="00482710">
            <w:pPr>
              <w:rPr>
                <w:del w:id="3160" w:author="Chuka Obi" w:date="2026-05-11T22:24:00Z" w16du:dateUtc="2026-05-11T21:24:00Z"/>
                <w:rFonts w:ascii="Calibri" w:hAnsi="Calibri" w:cs="Calibri"/>
                <w:color w:val="000000"/>
                <w:sz w:val="20"/>
                <w:szCs w:val="20"/>
              </w:rPr>
            </w:pPr>
            <w:del w:id="3161" w:author="Chuka Obi" w:date="2026-05-11T22:24:00Z" w16du:dateUtc="2026-05-11T21:24:00Z">
              <w:r w:rsidRPr="00837F81" w:rsidDel="00164ED5">
                <w:rPr>
                  <w:rFonts w:ascii="Calibri" w:hAnsi="Calibri" w:cs="Calibri"/>
                  <w:color w:val="000000"/>
                  <w:sz w:val="20"/>
                  <w:szCs w:val="20"/>
                </w:rPr>
                <w:delText>Circulating Water Pump</w:delText>
              </w:r>
            </w:del>
          </w:p>
        </w:tc>
        <w:tc>
          <w:tcPr>
            <w:tcW w:w="769" w:type="pct"/>
            <w:tcBorders>
              <w:top w:val="nil"/>
              <w:left w:val="nil"/>
              <w:bottom w:val="single" w:sz="4" w:space="0" w:color="auto"/>
              <w:right w:val="single" w:sz="4" w:space="0" w:color="auto"/>
            </w:tcBorders>
            <w:noWrap/>
            <w:vAlign w:val="center"/>
            <w:hideMark/>
          </w:tcPr>
          <w:p w14:paraId="73E0FC55" w14:textId="4FB65D01" w:rsidR="008A0839" w:rsidRPr="00837F81" w:rsidDel="00164ED5" w:rsidRDefault="008A0839" w:rsidP="00482710">
            <w:pPr>
              <w:jc w:val="center"/>
              <w:rPr>
                <w:del w:id="3162" w:author="Chuka Obi" w:date="2026-05-11T22:24:00Z" w16du:dateUtc="2026-05-11T21:24:00Z"/>
                <w:rFonts w:ascii="Calibri" w:hAnsi="Calibri" w:cs="Calibri"/>
                <w:color w:val="000000"/>
                <w:sz w:val="20"/>
                <w:szCs w:val="20"/>
              </w:rPr>
            </w:pPr>
            <w:del w:id="3163" w:author="Chuka Obi" w:date="2026-05-11T22:24:00Z" w16du:dateUtc="2026-05-11T21:24:00Z">
              <w:r w:rsidRPr="00837F81" w:rsidDel="00164ED5">
                <w:rPr>
                  <w:rFonts w:ascii="Calibri" w:hAnsi="Calibri" w:cs="Calibri"/>
                  <w:color w:val="000000"/>
                  <w:sz w:val="20"/>
                  <w:szCs w:val="20"/>
                </w:rPr>
                <w:delText>3</w:delText>
              </w:r>
            </w:del>
          </w:p>
        </w:tc>
        <w:tc>
          <w:tcPr>
            <w:tcW w:w="914" w:type="pct"/>
            <w:tcBorders>
              <w:top w:val="nil"/>
              <w:left w:val="nil"/>
              <w:bottom w:val="single" w:sz="4" w:space="0" w:color="auto"/>
              <w:right w:val="single" w:sz="4" w:space="0" w:color="auto"/>
            </w:tcBorders>
            <w:vAlign w:val="center"/>
          </w:tcPr>
          <w:p w14:paraId="5E3AE709" w14:textId="221AD472" w:rsidR="008A0839" w:rsidRPr="00837F81" w:rsidDel="00164ED5" w:rsidRDefault="008A0839" w:rsidP="00482710">
            <w:pPr>
              <w:jc w:val="right"/>
              <w:rPr>
                <w:del w:id="3164" w:author="Chuka Obi" w:date="2026-05-11T22:24:00Z" w16du:dateUtc="2026-05-11T21:24:00Z"/>
                <w:rFonts w:ascii="Calibri" w:hAnsi="Calibri" w:cs="Calibri"/>
                <w:color w:val="000000"/>
                <w:sz w:val="20"/>
                <w:szCs w:val="20"/>
              </w:rPr>
            </w:pPr>
          </w:p>
        </w:tc>
      </w:tr>
      <w:tr w:rsidR="008A0839" w:rsidRPr="00837F81" w:rsidDel="00164ED5" w14:paraId="5063A1AA" w14:textId="2CA20103" w:rsidTr="00482710">
        <w:trPr>
          <w:trHeight w:val="401"/>
          <w:del w:id="3165"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64D33078" w14:textId="2276C81C" w:rsidR="008A0839" w:rsidRPr="00837F81" w:rsidDel="00164ED5" w:rsidRDefault="008A0839" w:rsidP="00482710">
            <w:pPr>
              <w:jc w:val="center"/>
              <w:rPr>
                <w:del w:id="3166" w:author="Chuka Obi" w:date="2026-05-11T22:24:00Z" w16du:dateUtc="2026-05-11T21:24:00Z"/>
                <w:rFonts w:ascii="Calibri" w:hAnsi="Calibri" w:cs="Calibri"/>
                <w:color w:val="000000"/>
                <w:sz w:val="20"/>
                <w:szCs w:val="20"/>
              </w:rPr>
            </w:pPr>
            <w:del w:id="3167" w:author="Chuka Obi" w:date="2026-05-11T22:24:00Z" w16du:dateUtc="2026-05-11T21:24:00Z">
              <w:r w:rsidRPr="00837F81" w:rsidDel="00164ED5">
                <w:rPr>
                  <w:rFonts w:ascii="Calibri" w:hAnsi="Calibri" w:cs="Calibri"/>
                  <w:color w:val="000000"/>
                  <w:sz w:val="20"/>
                  <w:szCs w:val="20"/>
                </w:rPr>
                <w:delText>22</w:delText>
              </w:r>
            </w:del>
          </w:p>
        </w:tc>
        <w:tc>
          <w:tcPr>
            <w:tcW w:w="1057" w:type="pct"/>
            <w:vMerge/>
            <w:tcBorders>
              <w:top w:val="single" w:sz="4" w:space="0" w:color="auto"/>
              <w:left w:val="single" w:sz="4" w:space="0" w:color="auto"/>
              <w:bottom w:val="nil"/>
              <w:right w:val="single" w:sz="4" w:space="0" w:color="auto"/>
            </w:tcBorders>
            <w:vAlign w:val="center"/>
            <w:hideMark/>
          </w:tcPr>
          <w:p w14:paraId="14F757F1" w14:textId="41E78F5F" w:rsidR="008A0839" w:rsidRPr="00837F81" w:rsidDel="00164ED5" w:rsidRDefault="008A0839" w:rsidP="00482710">
            <w:pPr>
              <w:rPr>
                <w:del w:id="3168"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6FF5850D" w14:textId="5D63D5B2" w:rsidR="008A0839" w:rsidRPr="00837F81" w:rsidDel="00164ED5" w:rsidRDefault="008A0839" w:rsidP="00482710">
            <w:pPr>
              <w:rPr>
                <w:del w:id="3169" w:author="Chuka Obi" w:date="2026-05-11T22:24:00Z" w16du:dateUtc="2026-05-11T21:24:00Z"/>
                <w:rFonts w:ascii="Calibri" w:hAnsi="Calibri" w:cs="Calibri"/>
                <w:color w:val="000000"/>
                <w:sz w:val="20"/>
                <w:szCs w:val="20"/>
              </w:rPr>
            </w:pPr>
            <w:del w:id="3170" w:author="Chuka Obi" w:date="2026-05-11T22:24:00Z" w16du:dateUtc="2026-05-11T21:24:00Z">
              <w:r w:rsidRPr="00837F81" w:rsidDel="00164ED5">
                <w:rPr>
                  <w:rFonts w:ascii="Calibri" w:hAnsi="Calibri" w:cs="Calibri"/>
                  <w:color w:val="000000"/>
                  <w:sz w:val="20"/>
                  <w:szCs w:val="20"/>
                </w:rPr>
                <w:delText>Booster Water Pump</w:delText>
              </w:r>
            </w:del>
          </w:p>
        </w:tc>
        <w:tc>
          <w:tcPr>
            <w:tcW w:w="769" w:type="pct"/>
            <w:tcBorders>
              <w:top w:val="nil"/>
              <w:left w:val="nil"/>
              <w:bottom w:val="single" w:sz="4" w:space="0" w:color="auto"/>
              <w:right w:val="single" w:sz="4" w:space="0" w:color="auto"/>
            </w:tcBorders>
            <w:noWrap/>
            <w:vAlign w:val="center"/>
            <w:hideMark/>
          </w:tcPr>
          <w:p w14:paraId="38FE2F05" w14:textId="489016B5" w:rsidR="008A0839" w:rsidRPr="00837F81" w:rsidDel="00164ED5" w:rsidRDefault="008A0839" w:rsidP="00482710">
            <w:pPr>
              <w:jc w:val="center"/>
              <w:rPr>
                <w:del w:id="3171" w:author="Chuka Obi" w:date="2026-05-11T22:24:00Z" w16du:dateUtc="2026-05-11T21:24:00Z"/>
                <w:rFonts w:ascii="Calibri" w:hAnsi="Calibri" w:cs="Calibri"/>
                <w:color w:val="000000"/>
                <w:sz w:val="20"/>
                <w:szCs w:val="20"/>
              </w:rPr>
            </w:pPr>
            <w:del w:id="3172" w:author="Chuka Obi" w:date="2026-05-11T22:24:00Z" w16du:dateUtc="2026-05-11T21:24:00Z">
              <w:r w:rsidRPr="00837F81" w:rsidDel="00164ED5">
                <w:rPr>
                  <w:rFonts w:ascii="Calibri" w:hAnsi="Calibri" w:cs="Calibri"/>
                  <w:color w:val="000000"/>
                  <w:sz w:val="20"/>
                  <w:szCs w:val="20"/>
                </w:rPr>
                <w:delText>2</w:delText>
              </w:r>
            </w:del>
          </w:p>
        </w:tc>
        <w:tc>
          <w:tcPr>
            <w:tcW w:w="914" w:type="pct"/>
            <w:tcBorders>
              <w:top w:val="nil"/>
              <w:left w:val="nil"/>
              <w:bottom w:val="single" w:sz="4" w:space="0" w:color="auto"/>
              <w:right w:val="single" w:sz="4" w:space="0" w:color="auto"/>
            </w:tcBorders>
            <w:vAlign w:val="center"/>
          </w:tcPr>
          <w:p w14:paraId="6DB37375" w14:textId="5AC40288" w:rsidR="008A0839" w:rsidRPr="00837F81" w:rsidDel="00164ED5" w:rsidRDefault="008A0839" w:rsidP="00482710">
            <w:pPr>
              <w:jc w:val="right"/>
              <w:rPr>
                <w:del w:id="3173" w:author="Chuka Obi" w:date="2026-05-11T22:24:00Z" w16du:dateUtc="2026-05-11T21:24:00Z"/>
                <w:rFonts w:ascii="Calibri" w:hAnsi="Calibri" w:cs="Calibri"/>
                <w:color w:val="000000"/>
                <w:sz w:val="20"/>
                <w:szCs w:val="20"/>
              </w:rPr>
            </w:pPr>
          </w:p>
        </w:tc>
      </w:tr>
      <w:tr w:rsidR="008A0839" w:rsidRPr="00837F81" w:rsidDel="00164ED5" w14:paraId="3596668D" w14:textId="23DE3348" w:rsidTr="00482710">
        <w:trPr>
          <w:trHeight w:val="401"/>
          <w:del w:id="3174"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193DDD7D" w14:textId="493D8F2C" w:rsidR="008A0839" w:rsidRPr="00837F81" w:rsidDel="00164ED5" w:rsidRDefault="008A0839" w:rsidP="00482710">
            <w:pPr>
              <w:jc w:val="center"/>
              <w:rPr>
                <w:del w:id="3175" w:author="Chuka Obi" w:date="2026-05-11T22:24:00Z" w16du:dateUtc="2026-05-11T21:24:00Z"/>
                <w:rFonts w:ascii="Calibri" w:hAnsi="Calibri" w:cs="Calibri"/>
                <w:color w:val="000000"/>
                <w:sz w:val="20"/>
                <w:szCs w:val="20"/>
              </w:rPr>
            </w:pPr>
            <w:del w:id="3176" w:author="Chuka Obi" w:date="2026-05-11T22:24:00Z" w16du:dateUtc="2026-05-11T21:24:00Z">
              <w:r w:rsidRPr="00837F81" w:rsidDel="00164ED5">
                <w:rPr>
                  <w:rFonts w:ascii="Calibri" w:hAnsi="Calibri" w:cs="Calibri"/>
                  <w:color w:val="000000"/>
                  <w:sz w:val="20"/>
                  <w:szCs w:val="20"/>
                </w:rPr>
                <w:delText>23</w:delText>
              </w:r>
            </w:del>
          </w:p>
        </w:tc>
        <w:tc>
          <w:tcPr>
            <w:tcW w:w="1057" w:type="pct"/>
            <w:vMerge/>
            <w:tcBorders>
              <w:top w:val="single" w:sz="4" w:space="0" w:color="auto"/>
              <w:left w:val="single" w:sz="4" w:space="0" w:color="auto"/>
              <w:bottom w:val="nil"/>
              <w:right w:val="single" w:sz="4" w:space="0" w:color="auto"/>
            </w:tcBorders>
            <w:vAlign w:val="center"/>
            <w:hideMark/>
          </w:tcPr>
          <w:p w14:paraId="7566B902" w14:textId="59AA6DAA" w:rsidR="008A0839" w:rsidRPr="00837F81" w:rsidDel="00164ED5" w:rsidRDefault="008A0839" w:rsidP="00482710">
            <w:pPr>
              <w:rPr>
                <w:del w:id="3177"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00D46F33" w14:textId="35EF4CA4" w:rsidR="008A0839" w:rsidRPr="00837F81" w:rsidDel="00164ED5" w:rsidRDefault="008A0839" w:rsidP="00482710">
            <w:pPr>
              <w:rPr>
                <w:del w:id="3178" w:author="Chuka Obi" w:date="2026-05-11T22:24:00Z" w16du:dateUtc="2026-05-11T21:24:00Z"/>
                <w:rFonts w:ascii="Calibri" w:hAnsi="Calibri" w:cs="Calibri"/>
                <w:color w:val="000000"/>
                <w:sz w:val="20"/>
                <w:szCs w:val="20"/>
              </w:rPr>
            </w:pPr>
            <w:del w:id="3179" w:author="Chuka Obi" w:date="2026-05-11T22:24:00Z" w16du:dateUtc="2026-05-11T21:24:00Z">
              <w:r w:rsidRPr="00837F81" w:rsidDel="00164ED5">
                <w:rPr>
                  <w:rFonts w:ascii="Calibri" w:hAnsi="Calibri" w:cs="Calibri"/>
                  <w:color w:val="000000"/>
                  <w:sz w:val="20"/>
                  <w:szCs w:val="20"/>
                </w:rPr>
                <w:delText>Analyzer system</w:delText>
              </w:r>
            </w:del>
          </w:p>
        </w:tc>
        <w:tc>
          <w:tcPr>
            <w:tcW w:w="769" w:type="pct"/>
            <w:tcBorders>
              <w:top w:val="nil"/>
              <w:left w:val="nil"/>
              <w:bottom w:val="single" w:sz="4" w:space="0" w:color="auto"/>
              <w:right w:val="single" w:sz="4" w:space="0" w:color="auto"/>
            </w:tcBorders>
            <w:noWrap/>
            <w:vAlign w:val="center"/>
            <w:hideMark/>
          </w:tcPr>
          <w:p w14:paraId="70BAB989" w14:textId="3D07A95F" w:rsidR="008A0839" w:rsidRPr="00837F81" w:rsidDel="00164ED5" w:rsidRDefault="008A0839" w:rsidP="00482710">
            <w:pPr>
              <w:jc w:val="center"/>
              <w:rPr>
                <w:del w:id="3180" w:author="Chuka Obi" w:date="2026-05-11T22:24:00Z" w16du:dateUtc="2026-05-11T21:24:00Z"/>
                <w:rFonts w:ascii="Calibri" w:hAnsi="Calibri" w:cs="Calibri"/>
                <w:color w:val="000000"/>
                <w:sz w:val="20"/>
                <w:szCs w:val="20"/>
              </w:rPr>
            </w:pPr>
            <w:del w:id="3181"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54BFD7FC" w14:textId="69F98131" w:rsidR="008A0839" w:rsidRPr="00837F81" w:rsidDel="00164ED5" w:rsidRDefault="008A0839" w:rsidP="00482710">
            <w:pPr>
              <w:jc w:val="right"/>
              <w:rPr>
                <w:del w:id="3182" w:author="Chuka Obi" w:date="2026-05-11T22:24:00Z" w16du:dateUtc="2026-05-11T21:24:00Z"/>
                <w:rFonts w:ascii="Calibri" w:hAnsi="Calibri" w:cs="Calibri"/>
                <w:color w:val="000000"/>
                <w:sz w:val="20"/>
                <w:szCs w:val="20"/>
              </w:rPr>
            </w:pPr>
          </w:p>
        </w:tc>
      </w:tr>
      <w:tr w:rsidR="008A0839" w:rsidRPr="00837F81" w:rsidDel="00164ED5" w14:paraId="47DF974D" w14:textId="2C6EBF6F" w:rsidTr="00482710">
        <w:trPr>
          <w:trHeight w:val="401"/>
          <w:del w:id="3183"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65E9114D" w14:textId="34D9642D" w:rsidR="008A0839" w:rsidRPr="00837F81" w:rsidDel="00164ED5" w:rsidRDefault="008A0839" w:rsidP="00482710">
            <w:pPr>
              <w:jc w:val="center"/>
              <w:rPr>
                <w:del w:id="3184" w:author="Chuka Obi" w:date="2026-05-11T22:24:00Z" w16du:dateUtc="2026-05-11T21:24:00Z"/>
                <w:rFonts w:ascii="Calibri" w:hAnsi="Calibri" w:cs="Calibri"/>
                <w:color w:val="000000"/>
                <w:sz w:val="20"/>
                <w:szCs w:val="20"/>
              </w:rPr>
            </w:pPr>
            <w:del w:id="3185" w:author="Chuka Obi" w:date="2026-05-11T22:24:00Z" w16du:dateUtc="2026-05-11T21:24:00Z">
              <w:r w:rsidRPr="00837F81" w:rsidDel="00164ED5">
                <w:rPr>
                  <w:rFonts w:ascii="Calibri" w:hAnsi="Calibri" w:cs="Calibri"/>
                  <w:color w:val="000000"/>
                  <w:sz w:val="20"/>
                  <w:szCs w:val="20"/>
                </w:rPr>
                <w:delText>24</w:delText>
              </w:r>
            </w:del>
          </w:p>
        </w:tc>
        <w:tc>
          <w:tcPr>
            <w:tcW w:w="1057" w:type="pct"/>
            <w:vMerge/>
            <w:tcBorders>
              <w:top w:val="single" w:sz="4" w:space="0" w:color="auto"/>
              <w:left w:val="single" w:sz="4" w:space="0" w:color="auto"/>
              <w:bottom w:val="nil"/>
              <w:right w:val="single" w:sz="4" w:space="0" w:color="auto"/>
            </w:tcBorders>
            <w:vAlign w:val="center"/>
            <w:hideMark/>
          </w:tcPr>
          <w:p w14:paraId="3949AE42" w14:textId="12E4D7F6" w:rsidR="008A0839" w:rsidRPr="00837F81" w:rsidDel="00164ED5" w:rsidRDefault="008A0839" w:rsidP="00482710">
            <w:pPr>
              <w:rPr>
                <w:del w:id="3186"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5AAEFA68" w14:textId="077DC016" w:rsidR="008A0839" w:rsidRPr="00837F81" w:rsidDel="00164ED5" w:rsidRDefault="008A0839" w:rsidP="00482710">
            <w:pPr>
              <w:rPr>
                <w:del w:id="3187" w:author="Chuka Obi" w:date="2026-05-11T22:24:00Z" w16du:dateUtc="2026-05-11T21:24:00Z"/>
                <w:rFonts w:ascii="Calibri" w:hAnsi="Calibri" w:cs="Calibri"/>
                <w:sz w:val="20"/>
                <w:szCs w:val="20"/>
              </w:rPr>
            </w:pPr>
            <w:del w:id="3188" w:author="Chuka Obi" w:date="2026-05-11T22:24:00Z" w16du:dateUtc="2026-05-11T21:24:00Z">
              <w:r w:rsidRPr="00837F81" w:rsidDel="00164ED5">
                <w:rPr>
                  <w:rFonts w:ascii="Calibri" w:hAnsi="Calibri" w:cs="Calibri"/>
                  <w:sz w:val="20"/>
                  <w:szCs w:val="20"/>
                </w:rPr>
                <w:delText>Flare system</w:delText>
              </w:r>
            </w:del>
          </w:p>
        </w:tc>
        <w:tc>
          <w:tcPr>
            <w:tcW w:w="769" w:type="pct"/>
            <w:tcBorders>
              <w:top w:val="nil"/>
              <w:left w:val="nil"/>
              <w:bottom w:val="single" w:sz="4" w:space="0" w:color="auto"/>
              <w:right w:val="single" w:sz="4" w:space="0" w:color="auto"/>
            </w:tcBorders>
            <w:noWrap/>
            <w:vAlign w:val="center"/>
            <w:hideMark/>
          </w:tcPr>
          <w:p w14:paraId="05C95F39" w14:textId="48A02C21" w:rsidR="008A0839" w:rsidRPr="00837F81" w:rsidDel="00164ED5" w:rsidRDefault="008A0839" w:rsidP="00482710">
            <w:pPr>
              <w:jc w:val="center"/>
              <w:rPr>
                <w:del w:id="3189" w:author="Chuka Obi" w:date="2026-05-11T22:24:00Z" w16du:dateUtc="2026-05-11T21:24:00Z"/>
                <w:rFonts w:ascii="Calibri" w:hAnsi="Calibri" w:cs="Calibri"/>
                <w:sz w:val="20"/>
                <w:szCs w:val="20"/>
              </w:rPr>
            </w:pPr>
            <w:del w:id="3190" w:author="Chuka Obi" w:date="2026-05-11T22:24:00Z" w16du:dateUtc="2026-05-11T21:24:00Z">
              <w:r w:rsidRPr="00837F81" w:rsidDel="00164ED5">
                <w:rPr>
                  <w:rFonts w:ascii="Calibri" w:hAnsi="Calibri" w:cs="Calibri"/>
                  <w:sz w:val="20"/>
                  <w:szCs w:val="20"/>
                </w:rPr>
                <w:delText>1</w:delText>
              </w:r>
            </w:del>
          </w:p>
        </w:tc>
        <w:tc>
          <w:tcPr>
            <w:tcW w:w="914" w:type="pct"/>
            <w:tcBorders>
              <w:top w:val="nil"/>
              <w:left w:val="nil"/>
              <w:bottom w:val="single" w:sz="4" w:space="0" w:color="auto"/>
              <w:right w:val="single" w:sz="4" w:space="0" w:color="auto"/>
            </w:tcBorders>
            <w:vAlign w:val="center"/>
          </w:tcPr>
          <w:p w14:paraId="2D91D887" w14:textId="43C9B698" w:rsidR="008A0839" w:rsidRPr="00837F81" w:rsidDel="00164ED5" w:rsidRDefault="008A0839" w:rsidP="00482710">
            <w:pPr>
              <w:jc w:val="right"/>
              <w:rPr>
                <w:del w:id="3191" w:author="Chuka Obi" w:date="2026-05-11T22:24:00Z" w16du:dateUtc="2026-05-11T21:24:00Z"/>
                <w:rFonts w:ascii="Calibri" w:hAnsi="Calibri" w:cs="Calibri"/>
                <w:sz w:val="20"/>
                <w:szCs w:val="20"/>
              </w:rPr>
            </w:pPr>
          </w:p>
        </w:tc>
      </w:tr>
      <w:tr w:rsidR="008A0839" w:rsidRPr="00837F81" w:rsidDel="00164ED5" w14:paraId="041E1D80" w14:textId="7BD99FA6" w:rsidTr="00482710">
        <w:trPr>
          <w:trHeight w:val="540"/>
          <w:del w:id="3192"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67BC4EFE" w14:textId="7A67B41A" w:rsidR="008A0839" w:rsidRPr="00837F81" w:rsidDel="00164ED5" w:rsidRDefault="008A0839" w:rsidP="00482710">
            <w:pPr>
              <w:jc w:val="center"/>
              <w:rPr>
                <w:del w:id="3193" w:author="Chuka Obi" w:date="2026-05-11T22:24:00Z" w16du:dateUtc="2026-05-11T21:24:00Z"/>
                <w:rFonts w:ascii="Calibri" w:hAnsi="Calibri" w:cs="Calibri"/>
                <w:color w:val="000000"/>
                <w:sz w:val="20"/>
                <w:szCs w:val="20"/>
              </w:rPr>
            </w:pPr>
            <w:del w:id="3194" w:author="Chuka Obi" w:date="2026-05-11T22:24:00Z" w16du:dateUtc="2026-05-11T21:24:00Z">
              <w:r w:rsidRPr="00837F81" w:rsidDel="00164ED5">
                <w:rPr>
                  <w:rFonts w:ascii="Calibri" w:hAnsi="Calibri" w:cs="Calibri"/>
                  <w:color w:val="000000"/>
                  <w:sz w:val="20"/>
                  <w:szCs w:val="20"/>
                </w:rPr>
                <w:delText>25</w:delText>
              </w:r>
            </w:del>
          </w:p>
        </w:tc>
        <w:tc>
          <w:tcPr>
            <w:tcW w:w="1057" w:type="pct"/>
            <w:vMerge/>
            <w:tcBorders>
              <w:top w:val="single" w:sz="4" w:space="0" w:color="auto"/>
              <w:left w:val="single" w:sz="4" w:space="0" w:color="auto"/>
              <w:bottom w:val="nil"/>
              <w:right w:val="single" w:sz="4" w:space="0" w:color="auto"/>
            </w:tcBorders>
            <w:vAlign w:val="center"/>
            <w:hideMark/>
          </w:tcPr>
          <w:p w14:paraId="3E2F674D" w14:textId="77753FE7" w:rsidR="008A0839" w:rsidRPr="00837F81" w:rsidDel="00164ED5" w:rsidRDefault="008A0839" w:rsidP="00482710">
            <w:pPr>
              <w:rPr>
                <w:del w:id="3195"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3B9AC692" w14:textId="6966085E" w:rsidR="008A0839" w:rsidRPr="00837F81" w:rsidDel="00164ED5" w:rsidRDefault="008A0839" w:rsidP="00482710">
            <w:pPr>
              <w:rPr>
                <w:del w:id="3196" w:author="Chuka Obi" w:date="2026-05-11T22:24:00Z" w16du:dateUtc="2026-05-11T21:24:00Z"/>
                <w:rFonts w:ascii="Calibri" w:hAnsi="Calibri" w:cs="Calibri"/>
                <w:color w:val="000000"/>
                <w:sz w:val="20"/>
                <w:szCs w:val="20"/>
              </w:rPr>
            </w:pPr>
            <w:del w:id="3197" w:author="Chuka Obi" w:date="2026-05-11T22:24:00Z" w16du:dateUtc="2026-05-11T21:24:00Z">
              <w:r w:rsidRPr="00837F81" w:rsidDel="00164ED5">
                <w:rPr>
                  <w:rFonts w:ascii="Calibri" w:hAnsi="Calibri" w:cs="Calibri"/>
                  <w:color w:val="000000"/>
                  <w:sz w:val="20"/>
                  <w:szCs w:val="20"/>
                </w:rPr>
                <w:delText>Control system</w:delText>
              </w:r>
            </w:del>
          </w:p>
        </w:tc>
        <w:tc>
          <w:tcPr>
            <w:tcW w:w="769" w:type="pct"/>
            <w:tcBorders>
              <w:top w:val="nil"/>
              <w:left w:val="nil"/>
              <w:bottom w:val="single" w:sz="4" w:space="0" w:color="auto"/>
              <w:right w:val="single" w:sz="4" w:space="0" w:color="auto"/>
            </w:tcBorders>
            <w:noWrap/>
            <w:vAlign w:val="center"/>
            <w:hideMark/>
          </w:tcPr>
          <w:p w14:paraId="3BC0A176" w14:textId="035C9559" w:rsidR="008A0839" w:rsidRPr="00837F81" w:rsidDel="00164ED5" w:rsidRDefault="008A0839" w:rsidP="00482710">
            <w:pPr>
              <w:jc w:val="center"/>
              <w:rPr>
                <w:del w:id="3198" w:author="Chuka Obi" w:date="2026-05-11T22:24:00Z" w16du:dateUtc="2026-05-11T21:24:00Z"/>
                <w:rFonts w:ascii="Calibri" w:hAnsi="Calibri" w:cs="Calibri"/>
                <w:color w:val="000000"/>
                <w:sz w:val="20"/>
                <w:szCs w:val="20"/>
              </w:rPr>
            </w:pPr>
            <w:del w:id="3199"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3C6B4F5C" w14:textId="11DA396C" w:rsidR="008A0839" w:rsidRPr="00837F81" w:rsidDel="00164ED5" w:rsidRDefault="008A0839" w:rsidP="00482710">
            <w:pPr>
              <w:jc w:val="right"/>
              <w:rPr>
                <w:del w:id="3200" w:author="Chuka Obi" w:date="2026-05-11T22:24:00Z" w16du:dateUtc="2026-05-11T21:24:00Z"/>
                <w:rFonts w:ascii="Calibri" w:hAnsi="Calibri" w:cs="Calibri"/>
                <w:color w:val="000000"/>
                <w:sz w:val="20"/>
                <w:szCs w:val="20"/>
              </w:rPr>
            </w:pPr>
          </w:p>
        </w:tc>
      </w:tr>
      <w:tr w:rsidR="008A0839" w:rsidRPr="00837F81" w:rsidDel="00164ED5" w14:paraId="4C04D35B" w14:textId="05C622F1" w:rsidTr="00482710">
        <w:trPr>
          <w:trHeight w:val="1080"/>
          <w:del w:id="3201"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125E6C7A" w14:textId="209FE12F" w:rsidR="008A0839" w:rsidRPr="00837F81" w:rsidDel="00164ED5" w:rsidRDefault="008A0839" w:rsidP="00482710">
            <w:pPr>
              <w:jc w:val="center"/>
              <w:rPr>
                <w:del w:id="3202" w:author="Chuka Obi" w:date="2026-05-11T22:24:00Z" w16du:dateUtc="2026-05-11T21:24:00Z"/>
                <w:rFonts w:ascii="Calibri" w:hAnsi="Calibri" w:cs="Calibri"/>
                <w:color w:val="000000"/>
                <w:sz w:val="20"/>
                <w:szCs w:val="20"/>
              </w:rPr>
            </w:pPr>
            <w:del w:id="3203" w:author="Chuka Obi" w:date="2026-05-11T22:24:00Z" w16du:dateUtc="2026-05-11T21:24:00Z">
              <w:r w:rsidRPr="00837F81" w:rsidDel="00164ED5">
                <w:rPr>
                  <w:rFonts w:ascii="Calibri" w:hAnsi="Calibri" w:cs="Calibri"/>
                  <w:color w:val="000000"/>
                  <w:sz w:val="20"/>
                  <w:szCs w:val="20"/>
                </w:rPr>
                <w:delText>26</w:delText>
              </w:r>
            </w:del>
          </w:p>
        </w:tc>
        <w:tc>
          <w:tcPr>
            <w:tcW w:w="1057" w:type="pct"/>
            <w:vMerge/>
            <w:tcBorders>
              <w:top w:val="single" w:sz="4" w:space="0" w:color="auto"/>
              <w:left w:val="single" w:sz="4" w:space="0" w:color="auto"/>
              <w:bottom w:val="nil"/>
              <w:right w:val="single" w:sz="4" w:space="0" w:color="auto"/>
            </w:tcBorders>
            <w:vAlign w:val="center"/>
            <w:hideMark/>
          </w:tcPr>
          <w:p w14:paraId="4B7447E8" w14:textId="308E97A6" w:rsidR="008A0839" w:rsidRPr="00837F81" w:rsidDel="00164ED5" w:rsidRDefault="008A0839" w:rsidP="00482710">
            <w:pPr>
              <w:rPr>
                <w:del w:id="3204"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46F762FA" w14:textId="1F42C495" w:rsidR="008A0839" w:rsidRPr="00837F81" w:rsidDel="00164ED5" w:rsidRDefault="008A0839" w:rsidP="00482710">
            <w:pPr>
              <w:rPr>
                <w:del w:id="3205" w:author="Chuka Obi" w:date="2026-05-11T22:24:00Z" w16du:dateUtc="2026-05-11T21:24:00Z"/>
                <w:rFonts w:ascii="Calibri" w:hAnsi="Calibri" w:cs="Calibri"/>
                <w:color w:val="000000"/>
                <w:sz w:val="20"/>
                <w:szCs w:val="20"/>
              </w:rPr>
            </w:pPr>
            <w:del w:id="3206" w:author="Chuka Obi" w:date="2026-05-11T22:24:00Z" w16du:dateUtc="2026-05-11T21:24:00Z">
              <w:r w:rsidRPr="00837F81" w:rsidDel="00164ED5">
                <w:rPr>
                  <w:rFonts w:ascii="Calibri" w:hAnsi="Calibri" w:cs="Calibri"/>
                  <w:color w:val="000000"/>
                  <w:sz w:val="20"/>
                  <w:szCs w:val="20"/>
                </w:rPr>
                <w:delText>lighting system</w:delText>
              </w:r>
            </w:del>
          </w:p>
        </w:tc>
        <w:tc>
          <w:tcPr>
            <w:tcW w:w="769" w:type="pct"/>
            <w:tcBorders>
              <w:top w:val="nil"/>
              <w:left w:val="nil"/>
              <w:bottom w:val="single" w:sz="4" w:space="0" w:color="auto"/>
              <w:right w:val="single" w:sz="4" w:space="0" w:color="auto"/>
            </w:tcBorders>
            <w:noWrap/>
            <w:vAlign w:val="center"/>
            <w:hideMark/>
          </w:tcPr>
          <w:p w14:paraId="1B9CE68A" w14:textId="3E18632F" w:rsidR="008A0839" w:rsidRPr="00837F81" w:rsidDel="00164ED5" w:rsidRDefault="008A0839" w:rsidP="00482710">
            <w:pPr>
              <w:jc w:val="center"/>
              <w:rPr>
                <w:del w:id="3207" w:author="Chuka Obi" w:date="2026-05-11T22:24:00Z" w16du:dateUtc="2026-05-11T21:24:00Z"/>
                <w:rFonts w:ascii="Calibri" w:hAnsi="Calibri" w:cs="Calibri"/>
                <w:color w:val="000000"/>
                <w:sz w:val="20"/>
                <w:szCs w:val="20"/>
              </w:rPr>
            </w:pPr>
            <w:del w:id="3208"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0D3DD095" w14:textId="48A1E474" w:rsidR="008A0839" w:rsidRPr="00837F81" w:rsidDel="00164ED5" w:rsidRDefault="008A0839" w:rsidP="00482710">
            <w:pPr>
              <w:jc w:val="right"/>
              <w:rPr>
                <w:del w:id="3209" w:author="Chuka Obi" w:date="2026-05-11T22:24:00Z" w16du:dateUtc="2026-05-11T21:24:00Z"/>
                <w:rFonts w:ascii="Calibri" w:hAnsi="Calibri" w:cs="Calibri"/>
                <w:color w:val="000000"/>
                <w:sz w:val="20"/>
                <w:szCs w:val="20"/>
              </w:rPr>
            </w:pPr>
          </w:p>
        </w:tc>
      </w:tr>
      <w:tr w:rsidR="008A0839" w:rsidRPr="00837F81" w:rsidDel="00164ED5" w14:paraId="5226B686" w14:textId="18933E84" w:rsidTr="00482710">
        <w:trPr>
          <w:trHeight w:val="1080"/>
          <w:del w:id="3210"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702D2FA9" w14:textId="66FF0E49" w:rsidR="008A0839" w:rsidRPr="00837F81" w:rsidDel="00164ED5" w:rsidRDefault="008A0839" w:rsidP="00482710">
            <w:pPr>
              <w:jc w:val="center"/>
              <w:rPr>
                <w:del w:id="3211" w:author="Chuka Obi" w:date="2026-05-11T22:24:00Z" w16du:dateUtc="2026-05-11T21:24:00Z"/>
                <w:rFonts w:ascii="Calibri" w:hAnsi="Calibri" w:cs="Calibri"/>
                <w:color w:val="000000"/>
                <w:sz w:val="20"/>
                <w:szCs w:val="20"/>
              </w:rPr>
            </w:pPr>
            <w:del w:id="3212" w:author="Chuka Obi" w:date="2026-05-11T22:24:00Z" w16du:dateUtc="2026-05-11T21:24:00Z">
              <w:r w:rsidRPr="00837F81" w:rsidDel="00164ED5">
                <w:rPr>
                  <w:rFonts w:ascii="Calibri" w:hAnsi="Calibri" w:cs="Calibri"/>
                  <w:color w:val="000000"/>
                  <w:sz w:val="20"/>
                  <w:szCs w:val="20"/>
                </w:rPr>
                <w:delText>27</w:delText>
              </w:r>
            </w:del>
          </w:p>
        </w:tc>
        <w:tc>
          <w:tcPr>
            <w:tcW w:w="1057" w:type="pct"/>
            <w:vMerge/>
            <w:tcBorders>
              <w:top w:val="single" w:sz="4" w:space="0" w:color="auto"/>
              <w:left w:val="single" w:sz="4" w:space="0" w:color="auto"/>
              <w:bottom w:val="nil"/>
              <w:right w:val="single" w:sz="4" w:space="0" w:color="auto"/>
            </w:tcBorders>
            <w:vAlign w:val="center"/>
            <w:hideMark/>
          </w:tcPr>
          <w:p w14:paraId="108A4BED" w14:textId="61D3E6CD" w:rsidR="008A0839" w:rsidRPr="00837F81" w:rsidDel="00164ED5" w:rsidRDefault="008A0839" w:rsidP="00482710">
            <w:pPr>
              <w:rPr>
                <w:del w:id="3213"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248F7B5F" w14:textId="4E1F33B4" w:rsidR="008A0839" w:rsidRPr="00837F81" w:rsidDel="00164ED5" w:rsidRDefault="008A0839" w:rsidP="00482710">
            <w:pPr>
              <w:rPr>
                <w:del w:id="3214" w:author="Chuka Obi" w:date="2026-05-11T22:24:00Z" w16du:dateUtc="2026-05-11T21:24:00Z"/>
                <w:rFonts w:ascii="Calibri" w:hAnsi="Calibri" w:cs="Calibri"/>
                <w:color w:val="000000"/>
                <w:sz w:val="20"/>
                <w:szCs w:val="20"/>
              </w:rPr>
            </w:pPr>
            <w:del w:id="3215" w:author="Chuka Obi" w:date="2026-05-11T22:24:00Z" w16du:dateUtc="2026-05-11T21:24:00Z">
              <w:r w:rsidRPr="00837F81" w:rsidDel="00164ED5">
                <w:rPr>
                  <w:rFonts w:ascii="Calibri" w:hAnsi="Calibri" w:cs="Calibri"/>
                  <w:color w:val="000000"/>
                  <w:sz w:val="20"/>
                  <w:szCs w:val="20"/>
                </w:rPr>
                <w:delText>Grounding System</w:delText>
              </w:r>
            </w:del>
          </w:p>
        </w:tc>
        <w:tc>
          <w:tcPr>
            <w:tcW w:w="769" w:type="pct"/>
            <w:tcBorders>
              <w:top w:val="nil"/>
              <w:left w:val="nil"/>
              <w:bottom w:val="single" w:sz="4" w:space="0" w:color="auto"/>
              <w:right w:val="single" w:sz="4" w:space="0" w:color="auto"/>
            </w:tcBorders>
            <w:noWrap/>
            <w:vAlign w:val="center"/>
            <w:hideMark/>
          </w:tcPr>
          <w:p w14:paraId="2F7CAECC" w14:textId="511BD78A" w:rsidR="008A0839" w:rsidRPr="00837F81" w:rsidDel="00164ED5" w:rsidRDefault="008A0839" w:rsidP="00482710">
            <w:pPr>
              <w:jc w:val="center"/>
              <w:rPr>
                <w:del w:id="3216" w:author="Chuka Obi" w:date="2026-05-11T22:24:00Z" w16du:dateUtc="2026-05-11T21:24:00Z"/>
                <w:rFonts w:ascii="Calibri" w:hAnsi="Calibri" w:cs="Calibri"/>
                <w:color w:val="000000"/>
                <w:sz w:val="20"/>
                <w:szCs w:val="20"/>
              </w:rPr>
            </w:pPr>
            <w:del w:id="3217"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13DA7174" w14:textId="3428B422" w:rsidR="008A0839" w:rsidRPr="00837F81" w:rsidDel="00164ED5" w:rsidRDefault="008A0839" w:rsidP="00482710">
            <w:pPr>
              <w:jc w:val="right"/>
              <w:rPr>
                <w:del w:id="3218" w:author="Chuka Obi" w:date="2026-05-11T22:24:00Z" w16du:dateUtc="2026-05-11T21:24:00Z"/>
                <w:rFonts w:ascii="Calibri" w:hAnsi="Calibri" w:cs="Calibri"/>
                <w:color w:val="000000"/>
                <w:sz w:val="20"/>
                <w:szCs w:val="20"/>
              </w:rPr>
            </w:pPr>
          </w:p>
        </w:tc>
      </w:tr>
      <w:tr w:rsidR="008A0839" w:rsidRPr="00837F81" w:rsidDel="00164ED5" w14:paraId="6E495FFC" w14:textId="160D8644" w:rsidTr="00482710">
        <w:trPr>
          <w:trHeight w:val="630"/>
          <w:del w:id="3219"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323503FA" w14:textId="0CC9B0E6" w:rsidR="008A0839" w:rsidRPr="00837F81" w:rsidDel="00164ED5" w:rsidRDefault="008A0839" w:rsidP="00482710">
            <w:pPr>
              <w:jc w:val="center"/>
              <w:rPr>
                <w:del w:id="3220" w:author="Chuka Obi" w:date="2026-05-11T22:24:00Z" w16du:dateUtc="2026-05-11T21:24:00Z"/>
                <w:rFonts w:ascii="Calibri" w:hAnsi="Calibri" w:cs="Calibri"/>
                <w:color w:val="000000"/>
                <w:sz w:val="20"/>
                <w:szCs w:val="20"/>
              </w:rPr>
            </w:pPr>
            <w:del w:id="3221" w:author="Chuka Obi" w:date="2026-05-11T22:24:00Z" w16du:dateUtc="2026-05-11T21:24:00Z">
              <w:r w:rsidRPr="00837F81" w:rsidDel="00164ED5">
                <w:rPr>
                  <w:rFonts w:ascii="Calibri" w:hAnsi="Calibri" w:cs="Calibri"/>
                  <w:color w:val="000000"/>
                  <w:sz w:val="20"/>
                  <w:szCs w:val="20"/>
                </w:rPr>
                <w:delText>28</w:delText>
              </w:r>
            </w:del>
          </w:p>
        </w:tc>
        <w:tc>
          <w:tcPr>
            <w:tcW w:w="1057" w:type="pct"/>
            <w:vMerge/>
            <w:tcBorders>
              <w:top w:val="single" w:sz="4" w:space="0" w:color="auto"/>
              <w:left w:val="single" w:sz="4" w:space="0" w:color="auto"/>
              <w:bottom w:val="nil"/>
              <w:right w:val="single" w:sz="4" w:space="0" w:color="auto"/>
            </w:tcBorders>
            <w:vAlign w:val="center"/>
            <w:hideMark/>
          </w:tcPr>
          <w:p w14:paraId="36E66ABB" w14:textId="3094327C" w:rsidR="008A0839" w:rsidRPr="00837F81" w:rsidDel="00164ED5" w:rsidRDefault="008A0839" w:rsidP="00482710">
            <w:pPr>
              <w:rPr>
                <w:del w:id="3222"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vAlign w:val="center"/>
            <w:hideMark/>
          </w:tcPr>
          <w:p w14:paraId="40996AC4" w14:textId="792225EE" w:rsidR="008A0839" w:rsidRPr="00837F81" w:rsidDel="00164ED5" w:rsidRDefault="008A0839" w:rsidP="00482710">
            <w:pPr>
              <w:rPr>
                <w:del w:id="3223" w:author="Chuka Obi" w:date="2026-05-11T22:24:00Z" w16du:dateUtc="2026-05-11T21:24:00Z"/>
                <w:rFonts w:ascii="Calibri" w:hAnsi="Calibri" w:cs="Calibri"/>
                <w:color w:val="000000"/>
                <w:sz w:val="20"/>
                <w:szCs w:val="20"/>
              </w:rPr>
            </w:pPr>
            <w:del w:id="3224" w:author="Chuka Obi" w:date="2026-05-11T22:24:00Z" w16du:dateUtc="2026-05-11T21:24:00Z">
              <w:r w:rsidRPr="00837F81" w:rsidDel="00164ED5">
                <w:rPr>
                  <w:rFonts w:ascii="Calibri" w:hAnsi="Calibri" w:cs="Calibri"/>
                  <w:color w:val="000000"/>
                  <w:sz w:val="20"/>
                  <w:szCs w:val="20"/>
                </w:rPr>
                <w:delText>Fire protection device</w:delText>
              </w:r>
            </w:del>
          </w:p>
        </w:tc>
        <w:tc>
          <w:tcPr>
            <w:tcW w:w="769" w:type="pct"/>
            <w:tcBorders>
              <w:top w:val="nil"/>
              <w:left w:val="nil"/>
              <w:bottom w:val="single" w:sz="4" w:space="0" w:color="auto"/>
              <w:right w:val="single" w:sz="4" w:space="0" w:color="auto"/>
            </w:tcBorders>
            <w:noWrap/>
            <w:vAlign w:val="center"/>
            <w:hideMark/>
          </w:tcPr>
          <w:p w14:paraId="58A1AB15" w14:textId="1FC5EACD" w:rsidR="008A0839" w:rsidRPr="00837F81" w:rsidDel="00164ED5" w:rsidRDefault="008A0839" w:rsidP="00482710">
            <w:pPr>
              <w:jc w:val="center"/>
              <w:rPr>
                <w:del w:id="3225" w:author="Chuka Obi" w:date="2026-05-11T22:24:00Z" w16du:dateUtc="2026-05-11T21:24:00Z"/>
                <w:rFonts w:ascii="Calibri" w:hAnsi="Calibri" w:cs="Calibri"/>
                <w:color w:val="000000"/>
                <w:sz w:val="20"/>
                <w:szCs w:val="20"/>
              </w:rPr>
            </w:pPr>
            <w:del w:id="3226"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57866CCC" w14:textId="06CD8900" w:rsidR="008A0839" w:rsidRPr="00837F81" w:rsidDel="00164ED5" w:rsidRDefault="008A0839" w:rsidP="00482710">
            <w:pPr>
              <w:jc w:val="right"/>
              <w:rPr>
                <w:del w:id="3227" w:author="Chuka Obi" w:date="2026-05-11T22:24:00Z" w16du:dateUtc="2026-05-11T21:24:00Z"/>
                <w:rFonts w:ascii="Calibri" w:hAnsi="Calibri" w:cs="Calibri"/>
                <w:color w:val="000000"/>
                <w:sz w:val="20"/>
                <w:szCs w:val="20"/>
              </w:rPr>
            </w:pPr>
          </w:p>
        </w:tc>
      </w:tr>
      <w:tr w:rsidR="008A0839" w:rsidRPr="00837F81" w:rsidDel="00164ED5" w14:paraId="1595AF92" w14:textId="6AF38FB8" w:rsidTr="00482710">
        <w:trPr>
          <w:trHeight w:val="641"/>
          <w:del w:id="3228"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0FF43C6A" w14:textId="1FFC528C" w:rsidR="008A0839" w:rsidRPr="00837F81" w:rsidDel="00164ED5" w:rsidRDefault="008A0839" w:rsidP="00482710">
            <w:pPr>
              <w:jc w:val="center"/>
              <w:rPr>
                <w:del w:id="3229" w:author="Chuka Obi" w:date="2026-05-11T22:24:00Z" w16du:dateUtc="2026-05-11T21:24:00Z"/>
                <w:rFonts w:ascii="Calibri" w:hAnsi="Calibri" w:cs="Calibri"/>
                <w:color w:val="000000"/>
                <w:sz w:val="20"/>
                <w:szCs w:val="20"/>
              </w:rPr>
            </w:pPr>
            <w:del w:id="3230" w:author="Chuka Obi" w:date="2026-05-11T22:24:00Z" w16du:dateUtc="2026-05-11T21:24:00Z">
              <w:r w:rsidRPr="00837F81" w:rsidDel="00164ED5">
                <w:rPr>
                  <w:rFonts w:ascii="Calibri" w:hAnsi="Calibri" w:cs="Calibri"/>
                  <w:color w:val="000000"/>
                  <w:sz w:val="20"/>
                  <w:szCs w:val="20"/>
                </w:rPr>
                <w:delText>29</w:delText>
              </w:r>
            </w:del>
          </w:p>
        </w:tc>
        <w:tc>
          <w:tcPr>
            <w:tcW w:w="1057" w:type="pct"/>
            <w:vMerge/>
            <w:tcBorders>
              <w:top w:val="single" w:sz="4" w:space="0" w:color="auto"/>
              <w:left w:val="single" w:sz="4" w:space="0" w:color="auto"/>
              <w:bottom w:val="nil"/>
              <w:right w:val="single" w:sz="4" w:space="0" w:color="auto"/>
            </w:tcBorders>
            <w:vAlign w:val="center"/>
            <w:hideMark/>
          </w:tcPr>
          <w:p w14:paraId="27BE5758" w14:textId="2DF78B4B" w:rsidR="008A0839" w:rsidRPr="00837F81" w:rsidDel="00164ED5" w:rsidRDefault="008A0839" w:rsidP="00482710">
            <w:pPr>
              <w:rPr>
                <w:del w:id="3231"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vAlign w:val="center"/>
            <w:hideMark/>
          </w:tcPr>
          <w:p w14:paraId="4C29A495" w14:textId="12BA2CBD" w:rsidR="008A0839" w:rsidRPr="00837F81" w:rsidDel="00164ED5" w:rsidRDefault="008A0839" w:rsidP="00482710">
            <w:pPr>
              <w:rPr>
                <w:del w:id="3232" w:author="Chuka Obi" w:date="2026-05-11T22:24:00Z" w16du:dateUtc="2026-05-11T21:24:00Z"/>
                <w:rFonts w:ascii="Calibri" w:hAnsi="Calibri" w:cs="Calibri"/>
                <w:color w:val="000000"/>
                <w:sz w:val="20"/>
                <w:szCs w:val="20"/>
              </w:rPr>
            </w:pPr>
            <w:del w:id="3233" w:author="Chuka Obi" w:date="2026-05-11T22:24:00Z" w16du:dateUtc="2026-05-11T21:24:00Z">
              <w:r w:rsidRPr="00837F81" w:rsidDel="00164ED5">
                <w:rPr>
                  <w:rFonts w:ascii="Calibri" w:hAnsi="Calibri" w:cs="Calibri"/>
                  <w:color w:val="000000"/>
                  <w:sz w:val="20"/>
                  <w:szCs w:val="20"/>
                </w:rPr>
                <w:delText>Fire Water Tank</w:delText>
              </w:r>
            </w:del>
          </w:p>
        </w:tc>
        <w:tc>
          <w:tcPr>
            <w:tcW w:w="769" w:type="pct"/>
            <w:tcBorders>
              <w:top w:val="nil"/>
              <w:left w:val="nil"/>
              <w:bottom w:val="single" w:sz="4" w:space="0" w:color="auto"/>
              <w:right w:val="single" w:sz="4" w:space="0" w:color="auto"/>
            </w:tcBorders>
            <w:noWrap/>
            <w:vAlign w:val="center"/>
            <w:hideMark/>
          </w:tcPr>
          <w:p w14:paraId="749BCB42" w14:textId="0B7CFF45" w:rsidR="008A0839" w:rsidRPr="00837F81" w:rsidDel="00164ED5" w:rsidRDefault="008A0839" w:rsidP="00482710">
            <w:pPr>
              <w:jc w:val="center"/>
              <w:rPr>
                <w:del w:id="3234" w:author="Chuka Obi" w:date="2026-05-11T22:24:00Z" w16du:dateUtc="2026-05-11T21:24:00Z"/>
                <w:rFonts w:ascii="Calibri" w:hAnsi="Calibri" w:cs="Calibri"/>
                <w:color w:val="000000"/>
                <w:sz w:val="20"/>
                <w:szCs w:val="20"/>
              </w:rPr>
            </w:pPr>
            <w:del w:id="3235"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5C773B2F" w14:textId="5559A3F3" w:rsidR="008A0839" w:rsidRPr="00837F81" w:rsidDel="00164ED5" w:rsidRDefault="008A0839" w:rsidP="00482710">
            <w:pPr>
              <w:jc w:val="right"/>
              <w:rPr>
                <w:del w:id="3236" w:author="Chuka Obi" w:date="2026-05-11T22:24:00Z" w16du:dateUtc="2026-05-11T21:24:00Z"/>
                <w:rFonts w:ascii="Calibri" w:hAnsi="Calibri" w:cs="Calibri"/>
                <w:color w:val="000000"/>
                <w:sz w:val="20"/>
                <w:szCs w:val="20"/>
              </w:rPr>
            </w:pPr>
          </w:p>
        </w:tc>
      </w:tr>
      <w:tr w:rsidR="008A0839" w:rsidRPr="00837F81" w:rsidDel="00164ED5" w14:paraId="47D0EA8B" w14:textId="171195FD" w:rsidTr="00482710">
        <w:trPr>
          <w:trHeight w:val="701"/>
          <w:del w:id="3237"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2A7D29EA" w14:textId="77EB1D6F" w:rsidR="008A0839" w:rsidRPr="00837F81" w:rsidDel="00164ED5" w:rsidRDefault="008A0839" w:rsidP="00482710">
            <w:pPr>
              <w:jc w:val="center"/>
              <w:rPr>
                <w:del w:id="3238" w:author="Chuka Obi" w:date="2026-05-11T22:24:00Z" w16du:dateUtc="2026-05-11T21:24:00Z"/>
                <w:rFonts w:ascii="Calibri" w:hAnsi="Calibri" w:cs="Calibri"/>
                <w:color w:val="000000"/>
                <w:sz w:val="20"/>
                <w:szCs w:val="20"/>
              </w:rPr>
            </w:pPr>
            <w:del w:id="3239" w:author="Chuka Obi" w:date="2026-05-11T22:24:00Z" w16du:dateUtc="2026-05-11T21:24:00Z">
              <w:r w:rsidRPr="00837F81" w:rsidDel="00164ED5">
                <w:rPr>
                  <w:rFonts w:ascii="Calibri" w:hAnsi="Calibri" w:cs="Calibri"/>
                  <w:color w:val="000000"/>
                  <w:sz w:val="20"/>
                  <w:szCs w:val="20"/>
                </w:rPr>
                <w:delText>30</w:delText>
              </w:r>
            </w:del>
          </w:p>
        </w:tc>
        <w:tc>
          <w:tcPr>
            <w:tcW w:w="1057" w:type="pct"/>
            <w:vMerge/>
            <w:tcBorders>
              <w:top w:val="single" w:sz="4" w:space="0" w:color="auto"/>
              <w:left w:val="single" w:sz="4" w:space="0" w:color="auto"/>
              <w:bottom w:val="nil"/>
              <w:right w:val="single" w:sz="4" w:space="0" w:color="auto"/>
            </w:tcBorders>
            <w:vAlign w:val="center"/>
            <w:hideMark/>
          </w:tcPr>
          <w:p w14:paraId="1EBDC07D" w14:textId="11D51AD2" w:rsidR="008A0839" w:rsidRPr="00837F81" w:rsidDel="00164ED5" w:rsidRDefault="008A0839" w:rsidP="00482710">
            <w:pPr>
              <w:rPr>
                <w:del w:id="3240"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708E4403" w14:textId="44B92741" w:rsidR="008A0839" w:rsidRPr="00837F81" w:rsidDel="00164ED5" w:rsidRDefault="008A0839" w:rsidP="00482710">
            <w:pPr>
              <w:rPr>
                <w:del w:id="3241" w:author="Chuka Obi" w:date="2026-05-11T22:24:00Z" w16du:dateUtc="2026-05-11T21:24:00Z"/>
                <w:rFonts w:ascii="Calibri" w:hAnsi="Calibri" w:cs="Calibri"/>
                <w:color w:val="000000"/>
                <w:sz w:val="20"/>
                <w:szCs w:val="20"/>
              </w:rPr>
            </w:pPr>
            <w:del w:id="3242" w:author="Chuka Obi" w:date="2026-05-11T22:24:00Z" w16du:dateUtc="2026-05-11T21:24:00Z">
              <w:r w:rsidRPr="00837F81" w:rsidDel="00164ED5">
                <w:rPr>
                  <w:rFonts w:ascii="Calibri" w:hAnsi="Calibri" w:cs="Calibri"/>
                  <w:color w:val="000000"/>
                  <w:sz w:val="20"/>
                  <w:szCs w:val="20"/>
                </w:rPr>
                <w:delText>Gas generator Set</w:delText>
              </w:r>
            </w:del>
          </w:p>
        </w:tc>
        <w:tc>
          <w:tcPr>
            <w:tcW w:w="769" w:type="pct"/>
            <w:tcBorders>
              <w:top w:val="nil"/>
              <w:left w:val="nil"/>
              <w:bottom w:val="single" w:sz="4" w:space="0" w:color="auto"/>
              <w:right w:val="single" w:sz="4" w:space="0" w:color="auto"/>
            </w:tcBorders>
            <w:noWrap/>
            <w:vAlign w:val="center"/>
            <w:hideMark/>
          </w:tcPr>
          <w:p w14:paraId="1CD427AB" w14:textId="0A248DA1" w:rsidR="008A0839" w:rsidRPr="00837F81" w:rsidDel="00164ED5" w:rsidRDefault="008A0839" w:rsidP="00482710">
            <w:pPr>
              <w:jc w:val="center"/>
              <w:rPr>
                <w:del w:id="3243" w:author="Chuka Obi" w:date="2026-05-11T22:24:00Z" w16du:dateUtc="2026-05-11T21:24:00Z"/>
                <w:rFonts w:ascii="Calibri" w:hAnsi="Calibri" w:cs="Calibri"/>
                <w:color w:val="000000"/>
                <w:sz w:val="20"/>
                <w:szCs w:val="20"/>
              </w:rPr>
            </w:pPr>
            <w:del w:id="3244"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08BED738" w14:textId="375A1CDA" w:rsidR="008A0839" w:rsidRPr="00837F81" w:rsidDel="00164ED5" w:rsidRDefault="008A0839" w:rsidP="00482710">
            <w:pPr>
              <w:jc w:val="right"/>
              <w:rPr>
                <w:del w:id="3245" w:author="Chuka Obi" w:date="2026-05-11T22:24:00Z" w16du:dateUtc="2026-05-11T21:24:00Z"/>
                <w:rFonts w:ascii="Calibri" w:hAnsi="Calibri" w:cs="Calibri"/>
                <w:color w:val="000000"/>
                <w:sz w:val="20"/>
                <w:szCs w:val="20"/>
              </w:rPr>
            </w:pPr>
          </w:p>
        </w:tc>
      </w:tr>
      <w:tr w:rsidR="008A0839" w:rsidRPr="00837F81" w:rsidDel="00164ED5" w14:paraId="6D5DE4AB" w14:textId="450EC672" w:rsidTr="00482710">
        <w:trPr>
          <w:trHeight w:val="701"/>
          <w:del w:id="3246"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34C2C085" w14:textId="43D7DF69" w:rsidR="008A0839" w:rsidRPr="00837F81" w:rsidDel="00164ED5" w:rsidRDefault="008A0839" w:rsidP="00482710">
            <w:pPr>
              <w:jc w:val="center"/>
              <w:rPr>
                <w:del w:id="3247" w:author="Chuka Obi" w:date="2026-05-11T22:24:00Z" w16du:dateUtc="2026-05-11T21:24:00Z"/>
                <w:rFonts w:ascii="Calibri" w:hAnsi="Calibri" w:cs="Calibri"/>
                <w:color w:val="000000"/>
                <w:sz w:val="20"/>
                <w:szCs w:val="20"/>
              </w:rPr>
            </w:pPr>
            <w:del w:id="3248" w:author="Chuka Obi" w:date="2026-05-11T22:24:00Z" w16du:dateUtc="2026-05-11T21:24:00Z">
              <w:r w:rsidRPr="00837F81" w:rsidDel="00164ED5">
                <w:rPr>
                  <w:rFonts w:ascii="Calibri" w:hAnsi="Calibri" w:cs="Calibri"/>
                  <w:color w:val="000000"/>
                  <w:sz w:val="20"/>
                  <w:szCs w:val="20"/>
                </w:rPr>
                <w:delText>31</w:delText>
              </w:r>
            </w:del>
          </w:p>
        </w:tc>
        <w:tc>
          <w:tcPr>
            <w:tcW w:w="1057" w:type="pct"/>
            <w:vMerge/>
            <w:tcBorders>
              <w:top w:val="single" w:sz="4" w:space="0" w:color="auto"/>
              <w:left w:val="single" w:sz="4" w:space="0" w:color="auto"/>
              <w:bottom w:val="nil"/>
              <w:right w:val="single" w:sz="4" w:space="0" w:color="auto"/>
            </w:tcBorders>
            <w:vAlign w:val="center"/>
            <w:hideMark/>
          </w:tcPr>
          <w:p w14:paraId="2E6088FB" w14:textId="4BA29F94" w:rsidR="008A0839" w:rsidRPr="00837F81" w:rsidDel="00164ED5" w:rsidRDefault="008A0839" w:rsidP="00482710">
            <w:pPr>
              <w:rPr>
                <w:del w:id="3249"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4873D6C8" w14:textId="3BA91D1D" w:rsidR="008A0839" w:rsidRPr="00837F81" w:rsidDel="00164ED5" w:rsidRDefault="008A0839" w:rsidP="00482710">
            <w:pPr>
              <w:rPr>
                <w:del w:id="3250" w:author="Chuka Obi" w:date="2026-05-11T22:24:00Z" w16du:dateUtc="2026-05-11T21:24:00Z"/>
                <w:rFonts w:ascii="Calibri" w:hAnsi="Calibri" w:cs="Calibri"/>
                <w:color w:val="000000"/>
                <w:sz w:val="20"/>
                <w:szCs w:val="20"/>
              </w:rPr>
            </w:pPr>
            <w:del w:id="3251" w:author="Chuka Obi" w:date="2026-05-11T22:24:00Z" w16du:dateUtc="2026-05-11T21:24:00Z">
              <w:r w:rsidRPr="00837F81" w:rsidDel="00164ED5">
                <w:rPr>
                  <w:rFonts w:ascii="Calibri" w:hAnsi="Calibri" w:cs="Calibri"/>
                  <w:color w:val="000000"/>
                  <w:sz w:val="20"/>
                  <w:szCs w:val="20"/>
                </w:rPr>
                <w:delText>Power Transformation And Distribution</w:delText>
              </w:r>
            </w:del>
          </w:p>
        </w:tc>
        <w:tc>
          <w:tcPr>
            <w:tcW w:w="769" w:type="pct"/>
            <w:tcBorders>
              <w:top w:val="nil"/>
              <w:left w:val="nil"/>
              <w:bottom w:val="single" w:sz="4" w:space="0" w:color="auto"/>
              <w:right w:val="single" w:sz="4" w:space="0" w:color="auto"/>
            </w:tcBorders>
            <w:noWrap/>
            <w:vAlign w:val="center"/>
            <w:hideMark/>
          </w:tcPr>
          <w:p w14:paraId="1F038914" w14:textId="506AA0E7" w:rsidR="008A0839" w:rsidRPr="00837F81" w:rsidDel="00164ED5" w:rsidRDefault="008A0839" w:rsidP="00482710">
            <w:pPr>
              <w:jc w:val="center"/>
              <w:rPr>
                <w:del w:id="3252" w:author="Chuka Obi" w:date="2026-05-11T22:24:00Z" w16du:dateUtc="2026-05-11T21:24:00Z"/>
                <w:rFonts w:ascii="Calibri" w:hAnsi="Calibri" w:cs="Calibri"/>
                <w:color w:val="000000"/>
                <w:sz w:val="20"/>
                <w:szCs w:val="20"/>
              </w:rPr>
            </w:pPr>
            <w:del w:id="3253"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75D4D069" w14:textId="25ABA612" w:rsidR="008A0839" w:rsidRPr="00837F81" w:rsidDel="00164ED5" w:rsidRDefault="008A0839" w:rsidP="00482710">
            <w:pPr>
              <w:jc w:val="right"/>
              <w:rPr>
                <w:del w:id="3254" w:author="Chuka Obi" w:date="2026-05-11T22:24:00Z" w16du:dateUtc="2026-05-11T21:24:00Z"/>
                <w:rFonts w:ascii="Calibri" w:hAnsi="Calibri" w:cs="Calibri"/>
                <w:color w:val="000000"/>
                <w:sz w:val="20"/>
                <w:szCs w:val="20"/>
              </w:rPr>
            </w:pPr>
          </w:p>
        </w:tc>
      </w:tr>
      <w:tr w:rsidR="008A0839" w:rsidRPr="00837F81" w:rsidDel="00164ED5" w14:paraId="45F27253" w14:textId="39911795" w:rsidTr="00482710">
        <w:trPr>
          <w:trHeight w:val="671"/>
          <w:del w:id="3255"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461A6676" w14:textId="43EC991E" w:rsidR="008A0839" w:rsidRPr="00837F81" w:rsidDel="00164ED5" w:rsidRDefault="008A0839" w:rsidP="00482710">
            <w:pPr>
              <w:jc w:val="center"/>
              <w:rPr>
                <w:del w:id="3256" w:author="Chuka Obi" w:date="2026-05-11T22:24:00Z" w16du:dateUtc="2026-05-11T21:24:00Z"/>
                <w:rFonts w:ascii="Calibri" w:hAnsi="Calibri" w:cs="Calibri"/>
                <w:color w:val="000000"/>
                <w:sz w:val="20"/>
                <w:szCs w:val="20"/>
              </w:rPr>
            </w:pPr>
            <w:del w:id="3257" w:author="Chuka Obi" w:date="2026-05-11T22:24:00Z" w16du:dateUtc="2026-05-11T21:24:00Z">
              <w:r w:rsidRPr="00837F81" w:rsidDel="00164ED5">
                <w:rPr>
                  <w:rFonts w:ascii="Calibri" w:hAnsi="Calibri" w:cs="Calibri"/>
                  <w:color w:val="000000"/>
                  <w:sz w:val="20"/>
                  <w:szCs w:val="20"/>
                </w:rPr>
                <w:delText>32</w:delText>
              </w:r>
            </w:del>
          </w:p>
        </w:tc>
        <w:tc>
          <w:tcPr>
            <w:tcW w:w="1057" w:type="pct"/>
            <w:vMerge/>
            <w:tcBorders>
              <w:top w:val="single" w:sz="4" w:space="0" w:color="auto"/>
              <w:left w:val="single" w:sz="4" w:space="0" w:color="auto"/>
              <w:bottom w:val="nil"/>
              <w:right w:val="single" w:sz="4" w:space="0" w:color="auto"/>
            </w:tcBorders>
            <w:vAlign w:val="center"/>
            <w:hideMark/>
          </w:tcPr>
          <w:p w14:paraId="7DD99DE5" w14:textId="66BAF18F" w:rsidR="008A0839" w:rsidRPr="00837F81" w:rsidDel="00164ED5" w:rsidRDefault="008A0839" w:rsidP="00482710">
            <w:pPr>
              <w:rPr>
                <w:del w:id="3258"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vAlign w:val="center"/>
            <w:hideMark/>
          </w:tcPr>
          <w:p w14:paraId="208B6303" w14:textId="0927D7B2" w:rsidR="008A0839" w:rsidRPr="00837F81" w:rsidDel="00164ED5" w:rsidRDefault="008A0839" w:rsidP="00482710">
            <w:pPr>
              <w:rPr>
                <w:del w:id="3259" w:author="Chuka Obi" w:date="2026-05-11T22:24:00Z" w16du:dateUtc="2026-05-11T21:24:00Z"/>
                <w:rFonts w:ascii="Calibri" w:hAnsi="Calibri" w:cs="Calibri"/>
                <w:color w:val="000000"/>
                <w:sz w:val="20"/>
                <w:szCs w:val="20"/>
              </w:rPr>
            </w:pPr>
            <w:del w:id="3260" w:author="Chuka Obi" w:date="2026-05-11T22:24:00Z" w16du:dateUtc="2026-05-11T21:24:00Z">
              <w:r w:rsidRPr="00837F81" w:rsidDel="00164ED5">
                <w:rPr>
                  <w:rFonts w:ascii="Calibri" w:hAnsi="Calibri" w:cs="Calibri"/>
                  <w:color w:val="000000"/>
                  <w:sz w:val="20"/>
                  <w:szCs w:val="20"/>
                </w:rPr>
                <w:delText>Emergency diesel generator set</w:delText>
              </w:r>
            </w:del>
          </w:p>
        </w:tc>
        <w:tc>
          <w:tcPr>
            <w:tcW w:w="769" w:type="pct"/>
            <w:tcBorders>
              <w:top w:val="nil"/>
              <w:left w:val="nil"/>
              <w:bottom w:val="single" w:sz="4" w:space="0" w:color="auto"/>
              <w:right w:val="single" w:sz="4" w:space="0" w:color="auto"/>
            </w:tcBorders>
            <w:noWrap/>
            <w:vAlign w:val="center"/>
            <w:hideMark/>
          </w:tcPr>
          <w:p w14:paraId="1E6237A5" w14:textId="54C258D1" w:rsidR="008A0839" w:rsidRPr="00837F81" w:rsidDel="00164ED5" w:rsidRDefault="008A0839" w:rsidP="00482710">
            <w:pPr>
              <w:jc w:val="center"/>
              <w:rPr>
                <w:del w:id="3261" w:author="Chuka Obi" w:date="2026-05-11T22:24:00Z" w16du:dateUtc="2026-05-11T21:24:00Z"/>
                <w:rFonts w:ascii="Calibri" w:hAnsi="Calibri" w:cs="Calibri"/>
                <w:color w:val="000000"/>
                <w:sz w:val="20"/>
                <w:szCs w:val="20"/>
              </w:rPr>
            </w:pPr>
            <w:del w:id="3262"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6C98C2AB" w14:textId="3ED62D35" w:rsidR="008A0839" w:rsidRPr="00837F81" w:rsidDel="00164ED5" w:rsidRDefault="008A0839" w:rsidP="00482710">
            <w:pPr>
              <w:jc w:val="right"/>
              <w:rPr>
                <w:del w:id="3263" w:author="Chuka Obi" w:date="2026-05-11T22:24:00Z" w16du:dateUtc="2026-05-11T21:24:00Z"/>
                <w:rFonts w:ascii="Calibri" w:hAnsi="Calibri" w:cs="Calibri"/>
                <w:color w:val="000000"/>
                <w:sz w:val="20"/>
                <w:szCs w:val="20"/>
              </w:rPr>
            </w:pPr>
          </w:p>
        </w:tc>
      </w:tr>
      <w:tr w:rsidR="008A0839" w:rsidRPr="00837F81" w:rsidDel="00164ED5" w14:paraId="3E47348E" w14:textId="294ABF28" w:rsidTr="00482710">
        <w:trPr>
          <w:trHeight w:val="401"/>
          <w:del w:id="3264"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0118BB30" w14:textId="266887FB" w:rsidR="008A0839" w:rsidRPr="00837F81" w:rsidDel="00164ED5" w:rsidRDefault="008A0839" w:rsidP="00482710">
            <w:pPr>
              <w:jc w:val="center"/>
              <w:rPr>
                <w:del w:id="3265" w:author="Chuka Obi" w:date="2026-05-11T22:24:00Z" w16du:dateUtc="2026-05-11T21:24:00Z"/>
                <w:rFonts w:ascii="Calibri" w:hAnsi="Calibri" w:cs="Calibri"/>
                <w:color w:val="000000"/>
                <w:sz w:val="20"/>
                <w:szCs w:val="20"/>
              </w:rPr>
            </w:pPr>
            <w:del w:id="3266" w:author="Chuka Obi" w:date="2026-05-11T22:24:00Z" w16du:dateUtc="2026-05-11T21:24:00Z">
              <w:r w:rsidRPr="00837F81" w:rsidDel="00164ED5">
                <w:rPr>
                  <w:rFonts w:ascii="Calibri" w:hAnsi="Calibri" w:cs="Calibri"/>
                  <w:color w:val="000000"/>
                  <w:sz w:val="20"/>
                  <w:szCs w:val="20"/>
                </w:rPr>
                <w:delText>33</w:delText>
              </w:r>
            </w:del>
          </w:p>
        </w:tc>
        <w:tc>
          <w:tcPr>
            <w:tcW w:w="1057" w:type="pct"/>
            <w:vMerge/>
            <w:tcBorders>
              <w:top w:val="single" w:sz="4" w:space="0" w:color="auto"/>
              <w:left w:val="single" w:sz="4" w:space="0" w:color="auto"/>
              <w:bottom w:val="nil"/>
              <w:right w:val="single" w:sz="4" w:space="0" w:color="auto"/>
            </w:tcBorders>
            <w:vAlign w:val="center"/>
            <w:hideMark/>
          </w:tcPr>
          <w:p w14:paraId="2CD1DC88" w14:textId="13355E36" w:rsidR="008A0839" w:rsidRPr="00837F81" w:rsidDel="00164ED5" w:rsidRDefault="008A0839" w:rsidP="00482710">
            <w:pPr>
              <w:rPr>
                <w:del w:id="3267"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vAlign w:val="center"/>
            <w:hideMark/>
          </w:tcPr>
          <w:p w14:paraId="0A061AD0" w14:textId="24D659DA" w:rsidR="008A0839" w:rsidRPr="00837F81" w:rsidDel="00164ED5" w:rsidRDefault="008A0839" w:rsidP="00482710">
            <w:pPr>
              <w:rPr>
                <w:del w:id="3268" w:author="Chuka Obi" w:date="2026-05-11T22:24:00Z" w16du:dateUtc="2026-05-11T21:24:00Z"/>
                <w:rFonts w:ascii="Calibri" w:hAnsi="Calibri" w:cs="Calibri"/>
                <w:color w:val="000000"/>
                <w:sz w:val="20"/>
                <w:szCs w:val="20"/>
              </w:rPr>
            </w:pPr>
            <w:del w:id="3269" w:author="Chuka Obi" w:date="2026-05-11T22:24:00Z" w16du:dateUtc="2026-05-11T21:24:00Z">
              <w:r w:rsidRPr="00837F81" w:rsidDel="00164ED5">
                <w:rPr>
                  <w:rFonts w:ascii="Calibri" w:hAnsi="Calibri" w:cs="Calibri"/>
                  <w:color w:val="000000"/>
                  <w:sz w:val="20"/>
                  <w:szCs w:val="20"/>
                </w:rPr>
                <w:delText>Weighbridge</w:delText>
              </w:r>
            </w:del>
          </w:p>
        </w:tc>
        <w:tc>
          <w:tcPr>
            <w:tcW w:w="769" w:type="pct"/>
            <w:tcBorders>
              <w:top w:val="nil"/>
              <w:left w:val="nil"/>
              <w:bottom w:val="single" w:sz="4" w:space="0" w:color="auto"/>
              <w:right w:val="single" w:sz="4" w:space="0" w:color="auto"/>
            </w:tcBorders>
            <w:noWrap/>
            <w:vAlign w:val="center"/>
            <w:hideMark/>
          </w:tcPr>
          <w:p w14:paraId="273F4E88" w14:textId="49C1C8B8" w:rsidR="008A0839" w:rsidRPr="00837F81" w:rsidDel="00164ED5" w:rsidRDefault="008A0839" w:rsidP="00482710">
            <w:pPr>
              <w:jc w:val="center"/>
              <w:rPr>
                <w:del w:id="3270" w:author="Chuka Obi" w:date="2026-05-11T22:24:00Z" w16du:dateUtc="2026-05-11T21:24:00Z"/>
                <w:rFonts w:ascii="Calibri" w:hAnsi="Calibri" w:cs="Calibri"/>
                <w:color w:val="000000"/>
                <w:sz w:val="20"/>
                <w:szCs w:val="20"/>
              </w:rPr>
            </w:pPr>
            <w:del w:id="3271"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1F9EB464" w14:textId="2A3E0B78" w:rsidR="008A0839" w:rsidRPr="00837F81" w:rsidDel="00164ED5" w:rsidRDefault="008A0839" w:rsidP="00482710">
            <w:pPr>
              <w:jc w:val="right"/>
              <w:rPr>
                <w:del w:id="3272" w:author="Chuka Obi" w:date="2026-05-11T22:24:00Z" w16du:dateUtc="2026-05-11T21:24:00Z"/>
                <w:rFonts w:ascii="Calibri" w:hAnsi="Calibri" w:cs="Calibri"/>
                <w:color w:val="000000"/>
                <w:sz w:val="20"/>
                <w:szCs w:val="20"/>
              </w:rPr>
            </w:pPr>
          </w:p>
        </w:tc>
      </w:tr>
      <w:tr w:rsidR="008A0839" w:rsidRPr="00837F81" w:rsidDel="00164ED5" w14:paraId="5CD524A7" w14:textId="51EB0B9E" w:rsidTr="00482710">
        <w:trPr>
          <w:trHeight w:val="672"/>
          <w:del w:id="3273"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4CB809C5" w14:textId="541ED214" w:rsidR="008A0839" w:rsidRPr="00837F81" w:rsidDel="00164ED5" w:rsidRDefault="008A0839" w:rsidP="00482710">
            <w:pPr>
              <w:jc w:val="center"/>
              <w:rPr>
                <w:del w:id="3274" w:author="Chuka Obi" w:date="2026-05-11T22:24:00Z" w16du:dateUtc="2026-05-11T21:24:00Z"/>
                <w:rFonts w:ascii="Calibri" w:hAnsi="Calibri" w:cs="Calibri"/>
                <w:color w:val="000000"/>
                <w:sz w:val="20"/>
                <w:szCs w:val="20"/>
              </w:rPr>
            </w:pPr>
            <w:del w:id="3275" w:author="Chuka Obi" w:date="2026-05-11T22:24:00Z" w16du:dateUtc="2026-05-11T21:24:00Z">
              <w:r w:rsidRPr="00837F81" w:rsidDel="00164ED5">
                <w:rPr>
                  <w:rFonts w:ascii="Calibri" w:hAnsi="Calibri" w:cs="Calibri"/>
                  <w:color w:val="000000"/>
                  <w:sz w:val="20"/>
                  <w:szCs w:val="20"/>
                </w:rPr>
                <w:delText>34</w:delText>
              </w:r>
            </w:del>
          </w:p>
        </w:tc>
        <w:tc>
          <w:tcPr>
            <w:tcW w:w="1057" w:type="pct"/>
            <w:vMerge w:val="restart"/>
            <w:tcBorders>
              <w:top w:val="single" w:sz="4" w:space="0" w:color="auto"/>
              <w:left w:val="single" w:sz="4" w:space="0" w:color="auto"/>
              <w:bottom w:val="single" w:sz="4" w:space="0" w:color="auto"/>
              <w:right w:val="single" w:sz="4" w:space="0" w:color="auto"/>
            </w:tcBorders>
            <w:vAlign w:val="center"/>
            <w:hideMark/>
          </w:tcPr>
          <w:p w14:paraId="4B5BB0C5" w14:textId="44D57986" w:rsidR="008A0839" w:rsidRPr="00837F81" w:rsidDel="00164ED5" w:rsidRDefault="008A0839" w:rsidP="00482710">
            <w:pPr>
              <w:jc w:val="center"/>
              <w:rPr>
                <w:del w:id="3276" w:author="Chuka Obi" w:date="2026-05-11T22:24:00Z" w16du:dateUtc="2026-05-11T21:24:00Z"/>
                <w:rFonts w:ascii="Calibri" w:hAnsi="Calibri" w:cs="Calibri"/>
                <w:b/>
                <w:bCs/>
                <w:color w:val="000000"/>
                <w:sz w:val="20"/>
                <w:szCs w:val="20"/>
              </w:rPr>
            </w:pPr>
            <w:del w:id="3277" w:author="Chuka Obi" w:date="2026-05-11T22:24:00Z" w16du:dateUtc="2026-05-11T21:24:00Z">
              <w:r w:rsidRPr="00837F81" w:rsidDel="00164ED5">
                <w:rPr>
                  <w:rFonts w:ascii="Calibri" w:hAnsi="Calibri" w:cs="Calibri"/>
                  <w:b/>
                  <w:bCs/>
                  <w:color w:val="000000"/>
                  <w:sz w:val="20"/>
                  <w:szCs w:val="20"/>
                </w:rPr>
                <w:delText>Civil</w:delText>
              </w:r>
            </w:del>
          </w:p>
        </w:tc>
        <w:tc>
          <w:tcPr>
            <w:tcW w:w="1683" w:type="pct"/>
            <w:tcBorders>
              <w:top w:val="nil"/>
              <w:left w:val="nil"/>
              <w:bottom w:val="single" w:sz="4" w:space="0" w:color="auto"/>
              <w:right w:val="single" w:sz="4" w:space="0" w:color="auto"/>
            </w:tcBorders>
            <w:noWrap/>
            <w:vAlign w:val="center"/>
            <w:hideMark/>
          </w:tcPr>
          <w:p w14:paraId="1799461E" w14:textId="4761CB38" w:rsidR="008A0839" w:rsidRPr="00837F81" w:rsidDel="00164ED5" w:rsidRDefault="008A0839" w:rsidP="00482710">
            <w:pPr>
              <w:rPr>
                <w:del w:id="3278" w:author="Chuka Obi" w:date="2026-05-11T22:24:00Z" w16du:dateUtc="2026-05-11T21:24:00Z"/>
                <w:rFonts w:ascii="Calibri" w:hAnsi="Calibri" w:cs="Calibri"/>
                <w:color w:val="000000"/>
                <w:sz w:val="20"/>
                <w:szCs w:val="20"/>
              </w:rPr>
            </w:pPr>
            <w:del w:id="3279" w:author="Chuka Obi" w:date="2026-05-11T22:24:00Z" w16du:dateUtc="2026-05-11T21:24:00Z">
              <w:r w:rsidRPr="00837F81" w:rsidDel="00164ED5">
                <w:rPr>
                  <w:rFonts w:ascii="Calibri" w:hAnsi="Calibri" w:cs="Calibri"/>
                  <w:color w:val="000000"/>
                  <w:sz w:val="20"/>
                  <w:szCs w:val="20"/>
                </w:rPr>
                <w:delText>Process equipment area</w:delText>
              </w:r>
            </w:del>
          </w:p>
        </w:tc>
        <w:tc>
          <w:tcPr>
            <w:tcW w:w="769" w:type="pct"/>
            <w:tcBorders>
              <w:top w:val="nil"/>
              <w:left w:val="nil"/>
              <w:bottom w:val="single" w:sz="4" w:space="0" w:color="auto"/>
              <w:right w:val="single" w:sz="4" w:space="0" w:color="auto"/>
            </w:tcBorders>
            <w:noWrap/>
            <w:vAlign w:val="center"/>
            <w:hideMark/>
          </w:tcPr>
          <w:p w14:paraId="6E23AA7D" w14:textId="4DE017A6" w:rsidR="008A0839" w:rsidRPr="00837F81" w:rsidDel="00164ED5" w:rsidRDefault="008A0839" w:rsidP="00482710">
            <w:pPr>
              <w:jc w:val="center"/>
              <w:rPr>
                <w:del w:id="3280" w:author="Chuka Obi" w:date="2026-05-11T22:24:00Z" w16du:dateUtc="2026-05-11T21:24:00Z"/>
                <w:rFonts w:ascii="Calibri" w:hAnsi="Calibri" w:cs="Calibri"/>
                <w:color w:val="000000"/>
                <w:sz w:val="20"/>
                <w:szCs w:val="20"/>
              </w:rPr>
            </w:pPr>
            <w:del w:id="3281"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4BF62F90" w14:textId="28F81FDC" w:rsidR="008A0839" w:rsidRPr="00837F81" w:rsidDel="00164ED5" w:rsidRDefault="008A0839" w:rsidP="00482710">
            <w:pPr>
              <w:jc w:val="right"/>
              <w:rPr>
                <w:del w:id="3282" w:author="Chuka Obi" w:date="2026-05-11T22:24:00Z" w16du:dateUtc="2026-05-11T21:24:00Z"/>
                <w:rFonts w:ascii="Calibri" w:hAnsi="Calibri" w:cs="Calibri"/>
                <w:color w:val="000000"/>
                <w:sz w:val="20"/>
                <w:szCs w:val="20"/>
              </w:rPr>
            </w:pPr>
          </w:p>
        </w:tc>
      </w:tr>
      <w:tr w:rsidR="008A0839" w:rsidRPr="00837F81" w:rsidDel="00164ED5" w14:paraId="7EBECD41" w14:textId="7B6337C7" w:rsidTr="00482710">
        <w:trPr>
          <w:trHeight w:val="1008"/>
          <w:del w:id="3283"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77EC07FC" w14:textId="74AA5A51" w:rsidR="008A0839" w:rsidRPr="00837F81" w:rsidDel="00164ED5" w:rsidRDefault="008A0839" w:rsidP="00482710">
            <w:pPr>
              <w:jc w:val="center"/>
              <w:rPr>
                <w:del w:id="3284" w:author="Chuka Obi" w:date="2026-05-11T22:24:00Z" w16du:dateUtc="2026-05-11T21:24:00Z"/>
                <w:rFonts w:ascii="Calibri" w:hAnsi="Calibri" w:cs="Calibri"/>
                <w:color w:val="000000"/>
                <w:sz w:val="20"/>
                <w:szCs w:val="20"/>
              </w:rPr>
            </w:pPr>
            <w:del w:id="3285" w:author="Chuka Obi" w:date="2026-05-11T22:24:00Z" w16du:dateUtc="2026-05-11T21:24:00Z">
              <w:r w:rsidRPr="00837F81" w:rsidDel="00164ED5">
                <w:rPr>
                  <w:rFonts w:ascii="Calibri" w:hAnsi="Calibri" w:cs="Calibri"/>
                  <w:color w:val="000000"/>
                  <w:sz w:val="20"/>
                  <w:szCs w:val="20"/>
                </w:rPr>
                <w:delText>35</w:delText>
              </w:r>
            </w:del>
          </w:p>
        </w:tc>
        <w:tc>
          <w:tcPr>
            <w:tcW w:w="1057" w:type="pct"/>
            <w:vMerge/>
            <w:tcBorders>
              <w:top w:val="single" w:sz="4" w:space="0" w:color="auto"/>
              <w:left w:val="single" w:sz="4" w:space="0" w:color="auto"/>
              <w:bottom w:val="single" w:sz="4" w:space="0" w:color="auto"/>
              <w:right w:val="single" w:sz="4" w:space="0" w:color="auto"/>
            </w:tcBorders>
            <w:vAlign w:val="center"/>
            <w:hideMark/>
          </w:tcPr>
          <w:p w14:paraId="34FB4F46" w14:textId="4657C2AC" w:rsidR="008A0839" w:rsidRPr="00837F81" w:rsidDel="00164ED5" w:rsidRDefault="008A0839" w:rsidP="00482710">
            <w:pPr>
              <w:rPr>
                <w:del w:id="3286"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281D0CAB" w14:textId="760B7EF1" w:rsidR="008A0839" w:rsidRPr="00837F81" w:rsidDel="00164ED5" w:rsidRDefault="008A0839" w:rsidP="00482710">
            <w:pPr>
              <w:rPr>
                <w:del w:id="3287" w:author="Chuka Obi" w:date="2026-05-11T22:24:00Z" w16du:dateUtc="2026-05-11T21:24:00Z"/>
                <w:rFonts w:ascii="Calibri" w:hAnsi="Calibri" w:cs="Calibri"/>
                <w:color w:val="000000"/>
                <w:sz w:val="20"/>
                <w:szCs w:val="20"/>
              </w:rPr>
            </w:pPr>
            <w:del w:id="3288" w:author="Chuka Obi" w:date="2026-05-11T22:24:00Z" w16du:dateUtc="2026-05-11T21:24:00Z">
              <w:r w:rsidRPr="00837F81" w:rsidDel="00164ED5">
                <w:rPr>
                  <w:rFonts w:ascii="Calibri" w:hAnsi="Calibri" w:cs="Calibri"/>
                  <w:color w:val="000000"/>
                  <w:sz w:val="20"/>
                  <w:szCs w:val="20"/>
                </w:rPr>
                <w:delText>Office and living areas</w:delText>
              </w:r>
            </w:del>
          </w:p>
        </w:tc>
        <w:tc>
          <w:tcPr>
            <w:tcW w:w="769" w:type="pct"/>
            <w:tcBorders>
              <w:top w:val="nil"/>
              <w:left w:val="nil"/>
              <w:bottom w:val="single" w:sz="4" w:space="0" w:color="auto"/>
              <w:right w:val="single" w:sz="4" w:space="0" w:color="auto"/>
            </w:tcBorders>
            <w:noWrap/>
            <w:vAlign w:val="center"/>
            <w:hideMark/>
          </w:tcPr>
          <w:p w14:paraId="7D7BC699" w14:textId="74A8A5DB" w:rsidR="008A0839" w:rsidRPr="00837F81" w:rsidDel="00164ED5" w:rsidRDefault="008A0839" w:rsidP="00482710">
            <w:pPr>
              <w:jc w:val="center"/>
              <w:rPr>
                <w:del w:id="3289" w:author="Chuka Obi" w:date="2026-05-11T22:24:00Z" w16du:dateUtc="2026-05-11T21:24:00Z"/>
                <w:rFonts w:ascii="Calibri" w:hAnsi="Calibri" w:cs="Calibri"/>
                <w:color w:val="000000"/>
                <w:sz w:val="20"/>
                <w:szCs w:val="20"/>
              </w:rPr>
            </w:pPr>
            <w:del w:id="3290"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6B2D5D82" w14:textId="04EFB79A" w:rsidR="008A0839" w:rsidRPr="00837F81" w:rsidDel="00164ED5" w:rsidRDefault="008A0839" w:rsidP="00482710">
            <w:pPr>
              <w:jc w:val="right"/>
              <w:rPr>
                <w:del w:id="3291" w:author="Chuka Obi" w:date="2026-05-11T22:24:00Z" w16du:dateUtc="2026-05-11T21:24:00Z"/>
                <w:rFonts w:ascii="Calibri" w:hAnsi="Calibri" w:cs="Calibri"/>
                <w:color w:val="000000"/>
                <w:sz w:val="20"/>
                <w:szCs w:val="20"/>
              </w:rPr>
            </w:pPr>
          </w:p>
        </w:tc>
      </w:tr>
      <w:tr w:rsidR="008A0839" w:rsidRPr="00837F81" w:rsidDel="00164ED5" w14:paraId="2122B259" w14:textId="30BE77FA" w:rsidTr="00482710">
        <w:trPr>
          <w:trHeight w:val="911"/>
          <w:del w:id="3292"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78D52E6C" w14:textId="7E52B331" w:rsidR="008A0839" w:rsidRPr="00837F81" w:rsidDel="00164ED5" w:rsidRDefault="008A0839" w:rsidP="00482710">
            <w:pPr>
              <w:jc w:val="center"/>
              <w:rPr>
                <w:del w:id="3293" w:author="Chuka Obi" w:date="2026-05-11T22:24:00Z" w16du:dateUtc="2026-05-11T21:24:00Z"/>
                <w:rFonts w:ascii="Calibri" w:hAnsi="Calibri" w:cs="Calibri"/>
                <w:color w:val="000000"/>
                <w:sz w:val="20"/>
                <w:szCs w:val="20"/>
              </w:rPr>
            </w:pPr>
            <w:del w:id="3294" w:author="Chuka Obi" w:date="2026-05-11T22:24:00Z" w16du:dateUtc="2026-05-11T21:24:00Z">
              <w:r w:rsidRPr="00837F81" w:rsidDel="00164ED5">
                <w:rPr>
                  <w:rFonts w:ascii="Calibri" w:hAnsi="Calibri" w:cs="Calibri"/>
                  <w:color w:val="000000"/>
                  <w:sz w:val="20"/>
                  <w:szCs w:val="20"/>
                </w:rPr>
                <w:delText>36</w:delText>
              </w:r>
            </w:del>
          </w:p>
        </w:tc>
        <w:tc>
          <w:tcPr>
            <w:tcW w:w="1057" w:type="pct"/>
            <w:vMerge/>
            <w:tcBorders>
              <w:top w:val="single" w:sz="4" w:space="0" w:color="auto"/>
              <w:left w:val="single" w:sz="4" w:space="0" w:color="auto"/>
              <w:bottom w:val="single" w:sz="4" w:space="0" w:color="auto"/>
              <w:right w:val="single" w:sz="4" w:space="0" w:color="auto"/>
            </w:tcBorders>
            <w:vAlign w:val="center"/>
            <w:hideMark/>
          </w:tcPr>
          <w:p w14:paraId="2562D029" w14:textId="45B16AEB" w:rsidR="008A0839" w:rsidRPr="00837F81" w:rsidDel="00164ED5" w:rsidRDefault="008A0839" w:rsidP="00482710">
            <w:pPr>
              <w:rPr>
                <w:del w:id="3295"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5AD87029" w14:textId="65B6A646" w:rsidR="008A0839" w:rsidRPr="00837F81" w:rsidDel="00164ED5" w:rsidRDefault="008A0839" w:rsidP="00482710">
            <w:pPr>
              <w:rPr>
                <w:del w:id="3296" w:author="Chuka Obi" w:date="2026-05-11T22:24:00Z" w16du:dateUtc="2026-05-11T21:24:00Z"/>
                <w:rFonts w:ascii="Calibri" w:hAnsi="Calibri" w:cs="Calibri"/>
                <w:color w:val="000000"/>
                <w:sz w:val="20"/>
                <w:szCs w:val="20"/>
              </w:rPr>
            </w:pPr>
            <w:del w:id="3297" w:author="Chuka Obi" w:date="2026-05-11T22:24:00Z" w16du:dateUtc="2026-05-11T21:24:00Z">
              <w:r w:rsidRPr="00837F81" w:rsidDel="00164ED5">
                <w:rPr>
                  <w:rFonts w:ascii="Calibri" w:hAnsi="Calibri" w:cs="Calibri"/>
                  <w:color w:val="000000"/>
                  <w:sz w:val="20"/>
                  <w:szCs w:val="20"/>
                </w:rPr>
                <w:delText>others</w:delText>
              </w:r>
            </w:del>
          </w:p>
        </w:tc>
        <w:tc>
          <w:tcPr>
            <w:tcW w:w="769" w:type="pct"/>
            <w:tcBorders>
              <w:top w:val="nil"/>
              <w:left w:val="nil"/>
              <w:bottom w:val="single" w:sz="4" w:space="0" w:color="auto"/>
              <w:right w:val="single" w:sz="4" w:space="0" w:color="auto"/>
            </w:tcBorders>
            <w:noWrap/>
            <w:vAlign w:val="center"/>
            <w:hideMark/>
          </w:tcPr>
          <w:p w14:paraId="3C53C8BC" w14:textId="79E2092E" w:rsidR="008A0839" w:rsidRPr="00837F81" w:rsidDel="00164ED5" w:rsidRDefault="008A0839" w:rsidP="00482710">
            <w:pPr>
              <w:jc w:val="center"/>
              <w:rPr>
                <w:del w:id="3298" w:author="Chuka Obi" w:date="2026-05-11T22:24:00Z" w16du:dateUtc="2026-05-11T21:24:00Z"/>
                <w:rFonts w:ascii="Calibri" w:hAnsi="Calibri" w:cs="Calibri"/>
                <w:color w:val="000000"/>
                <w:sz w:val="20"/>
                <w:szCs w:val="20"/>
              </w:rPr>
            </w:pPr>
            <w:del w:id="3299"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7F3F128A" w14:textId="6F87330D" w:rsidR="008A0839" w:rsidRPr="00837F81" w:rsidDel="00164ED5" w:rsidRDefault="008A0839" w:rsidP="00482710">
            <w:pPr>
              <w:jc w:val="right"/>
              <w:rPr>
                <w:del w:id="3300" w:author="Chuka Obi" w:date="2026-05-11T22:24:00Z" w16du:dateUtc="2026-05-11T21:24:00Z"/>
                <w:rFonts w:ascii="Calibri" w:hAnsi="Calibri" w:cs="Calibri"/>
                <w:color w:val="000000"/>
                <w:sz w:val="20"/>
                <w:szCs w:val="20"/>
              </w:rPr>
            </w:pPr>
          </w:p>
        </w:tc>
      </w:tr>
      <w:tr w:rsidR="008A0839" w:rsidRPr="00837F81" w:rsidDel="00164ED5" w14:paraId="397914DC" w14:textId="20DC065D" w:rsidTr="00482710">
        <w:trPr>
          <w:cantSplit/>
          <w:trHeight w:val="1134"/>
          <w:del w:id="3301"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4B20CF3B" w14:textId="21155FAC" w:rsidR="008A0839" w:rsidRPr="00837F81" w:rsidDel="00164ED5" w:rsidRDefault="008A0839" w:rsidP="00482710">
            <w:pPr>
              <w:jc w:val="center"/>
              <w:rPr>
                <w:del w:id="3302" w:author="Chuka Obi" w:date="2026-05-11T22:24:00Z" w16du:dateUtc="2026-05-11T21:24:00Z"/>
                <w:rFonts w:ascii="Calibri" w:hAnsi="Calibri" w:cs="Calibri"/>
                <w:color w:val="000000"/>
                <w:sz w:val="20"/>
                <w:szCs w:val="20"/>
              </w:rPr>
            </w:pPr>
            <w:del w:id="3303" w:author="Chuka Obi" w:date="2026-05-11T22:24:00Z" w16du:dateUtc="2026-05-11T21:24:00Z">
              <w:r w:rsidRPr="00837F81" w:rsidDel="00164ED5">
                <w:rPr>
                  <w:rFonts w:ascii="Calibri" w:hAnsi="Calibri" w:cs="Calibri"/>
                  <w:color w:val="000000"/>
                  <w:sz w:val="20"/>
                  <w:szCs w:val="20"/>
                </w:rPr>
                <w:delText>37</w:delText>
              </w:r>
            </w:del>
          </w:p>
        </w:tc>
        <w:tc>
          <w:tcPr>
            <w:tcW w:w="1057" w:type="pct"/>
            <w:tcBorders>
              <w:top w:val="nil"/>
              <w:left w:val="nil"/>
              <w:bottom w:val="single" w:sz="4" w:space="0" w:color="auto"/>
              <w:right w:val="single" w:sz="4" w:space="0" w:color="auto"/>
            </w:tcBorders>
            <w:vAlign w:val="center"/>
            <w:hideMark/>
          </w:tcPr>
          <w:p w14:paraId="44BAEE8A" w14:textId="51FAA4CB" w:rsidR="008A0839" w:rsidRPr="00837F81" w:rsidDel="00164ED5" w:rsidRDefault="008A0839" w:rsidP="00482710">
            <w:pPr>
              <w:jc w:val="center"/>
              <w:rPr>
                <w:del w:id="3304" w:author="Chuka Obi" w:date="2026-05-11T22:24:00Z" w16du:dateUtc="2026-05-11T21:24:00Z"/>
                <w:rFonts w:ascii="Calibri" w:hAnsi="Calibri" w:cs="Calibri"/>
                <w:b/>
                <w:bCs/>
                <w:color w:val="000000"/>
                <w:sz w:val="20"/>
                <w:szCs w:val="20"/>
              </w:rPr>
            </w:pPr>
            <w:del w:id="3305" w:author="Chuka Obi" w:date="2026-05-11T22:24:00Z" w16du:dateUtc="2026-05-11T21:24:00Z">
              <w:r w:rsidRPr="00837F81" w:rsidDel="00164ED5">
                <w:rPr>
                  <w:rFonts w:ascii="Calibri" w:hAnsi="Calibri" w:cs="Calibri"/>
                  <w:b/>
                  <w:bCs/>
                  <w:color w:val="000000"/>
                  <w:sz w:val="20"/>
                  <w:szCs w:val="20"/>
                </w:rPr>
                <w:delText>Installation</w:delText>
              </w:r>
            </w:del>
          </w:p>
        </w:tc>
        <w:tc>
          <w:tcPr>
            <w:tcW w:w="1683" w:type="pct"/>
            <w:tcBorders>
              <w:top w:val="nil"/>
              <w:left w:val="nil"/>
              <w:bottom w:val="single" w:sz="4" w:space="0" w:color="auto"/>
              <w:right w:val="single" w:sz="4" w:space="0" w:color="auto"/>
            </w:tcBorders>
            <w:vAlign w:val="center"/>
            <w:hideMark/>
          </w:tcPr>
          <w:p w14:paraId="525DF162" w14:textId="2DE93F48" w:rsidR="008A0839" w:rsidRPr="00837F81" w:rsidDel="00164ED5" w:rsidRDefault="008A0839" w:rsidP="00482710">
            <w:pPr>
              <w:rPr>
                <w:del w:id="3306" w:author="Chuka Obi" w:date="2026-05-11T22:24:00Z" w16du:dateUtc="2026-05-11T21:24:00Z"/>
                <w:rFonts w:ascii="Calibri" w:hAnsi="Calibri" w:cs="Calibri"/>
                <w:sz w:val="20"/>
                <w:szCs w:val="20"/>
              </w:rPr>
            </w:pPr>
            <w:del w:id="3307" w:author="Chuka Obi" w:date="2026-05-11T22:24:00Z" w16du:dateUtc="2026-05-11T21:24:00Z">
              <w:r w:rsidRPr="00837F81" w:rsidDel="00164ED5">
                <w:rPr>
                  <w:rFonts w:ascii="Calibri" w:hAnsi="Calibri" w:cs="Calibri"/>
                  <w:sz w:val="20"/>
                  <w:szCs w:val="20"/>
                </w:rPr>
                <w:delText> </w:delText>
              </w:r>
            </w:del>
          </w:p>
        </w:tc>
        <w:tc>
          <w:tcPr>
            <w:tcW w:w="769" w:type="pct"/>
            <w:tcBorders>
              <w:top w:val="nil"/>
              <w:left w:val="nil"/>
              <w:bottom w:val="single" w:sz="4" w:space="0" w:color="auto"/>
              <w:right w:val="single" w:sz="4" w:space="0" w:color="auto"/>
            </w:tcBorders>
            <w:noWrap/>
            <w:vAlign w:val="center"/>
            <w:hideMark/>
          </w:tcPr>
          <w:p w14:paraId="790220DA" w14:textId="34BAC0A8" w:rsidR="008A0839" w:rsidRPr="00837F81" w:rsidDel="00164ED5" w:rsidRDefault="008A0839" w:rsidP="00482710">
            <w:pPr>
              <w:jc w:val="center"/>
              <w:rPr>
                <w:del w:id="3308" w:author="Chuka Obi" w:date="2026-05-11T22:24:00Z" w16du:dateUtc="2026-05-11T21:24:00Z"/>
                <w:rFonts w:ascii="Calibri" w:hAnsi="Calibri" w:cs="Calibri"/>
                <w:color w:val="000000"/>
                <w:sz w:val="20"/>
                <w:szCs w:val="20"/>
              </w:rPr>
            </w:pPr>
            <w:del w:id="3309"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36941779" w14:textId="7B7DB6D5" w:rsidR="008A0839" w:rsidRPr="00837F81" w:rsidDel="00164ED5" w:rsidRDefault="008A0839" w:rsidP="00482710">
            <w:pPr>
              <w:jc w:val="right"/>
              <w:rPr>
                <w:del w:id="3310" w:author="Chuka Obi" w:date="2026-05-11T22:24:00Z" w16du:dateUtc="2026-05-11T21:24:00Z"/>
                <w:rFonts w:ascii="Calibri" w:hAnsi="Calibri" w:cs="Calibri"/>
                <w:sz w:val="20"/>
                <w:szCs w:val="20"/>
              </w:rPr>
            </w:pPr>
          </w:p>
        </w:tc>
      </w:tr>
      <w:tr w:rsidR="008A0839" w:rsidRPr="00837F81" w:rsidDel="00164ED5" w14:paraId="79DD34D8" w14:textId="51D3B4AF" w:rsidTr="00482710">
        <w:trPr>
          <w:trHeight w:val="1344"/>
          <w:del w:id="3311"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7521FBFC" w14:textId="1F024A91" w:rsidR="008A0839" w:rsidRPr="00837F81" w:rsidDel="00164ED5" w:rsidRDefault="008A0839" w:rsidP="00482710">
            <w:pPr>
              <w:jc w:val="center"/>
              <w:rPr>
                <w:del w:id="3312" w:author="Chuka Obi" w:date="2026-05-11T22:24:00Z" w16du:dateUtc="2026-05-11T21:24:00Z"/>
                <w:rFonts w:ascii="Calibri" w:hAnsi="Calibri" w:cs="Calibri"/>
                <w:color w:val="000000"/>
                <w:sz w:val="20"/>
                <w:szCs w:val="20"/>
              </w:rPr>
            </w:pPr>
            <w:del w:id="3313" w:author="Chuka Obi" w:date="2026-05-11T22:24:00Z" w16du:dateUtc="2026-05-11T21:24:00Z">
              <w:r w:rsidRPr="00837F81" w:rsidDel="00164ED5">
                <w:rPr>
                  <w:rFonts w:ascii="Calibri" w:hAnsi="Calibri" w:cs="Calibri"/>
                  <w:color w:val="000000"/>
                  <w:sz w:val="20"/>
                  <w:szCs w:val="20"/>
                </w:rPr>
                <w:delText>38</w:delText>
              </w:r>
            </w:del>
          </w:p>
        </w:tc>
        <w:tc>
          <w:tcPr>
            <w:tcW w:w="1057" w:type="pct"/>
            <w:vMerge w:val="restart"/>
            <w:tcBorders>
              <w:top w:val="nil"/>
              <w:left w:val="single" w:sz="4" w:space="0" w:color="auto"/>
              <w:bottom w:val="single" w:sz="4" w:space="0" w:color="000000"/>
              <w:right w:val="single" w:sz="4" w:space="0" w:color="auto"/>
            </w:tcBorders>
            <w:vAlign w:val="center"/>
            <w:hideMark/>
          </w:tcPr>
          <w:p w14:paraId="33CCD800" w14:textId="53EEE77A" w:rsidR="008A0839" w:rsidRPr="00837F81" w:rsidDel="00164ED5" w:rsidRDefault="008A0839" w:rsidP="00482710">
            <w:pPr>
              <w:jc w:val="center"/>
              <w:rPr>
                <w:del w:id="3314" w:author="Chuka Obi" w:date="2026-05-11T22:24:00Z" w16du:dateUtc="2026-05-11T21:24:00Z"/>
                <w:rFonts w:ascii="Calibri" w:hAnsi="Calibri" w:cs="Calibri"/>
                <w:b/>
                <w:bCs/>
                <w:color w:val="000000"/>
                <w:sz w:val="20"/>
                <w:szCs w:val="20"/>
              </w:rPr>
            </w:pPr>
            <w:del w:id="3315" w:author="Chuka Obi" w:date="2026-05-11T22:24:00Z" w16du:dateUtc="2026-05-11T21:24:00Z">
              <w:r w:rsidRPr="00837F81" w:rsidDel="00164ED5">
                <w:rPr>
                  <w:rFonts w:ascii="Calibri" w:hAnsi="Calibri" w:cs="Calibri"/>
                  <w:b/>
                  <w:bCs/>
                  <w:color w:val="000000"/>
                  <w:sz w:val="20"/>
                  <w:szCs w:val="20"/>
                </w:rPr>
                <w:delText>Commissioning</w:delText>
              </w:r>
            </w:del>
          </w:p>
        </w:tc>
        <w:tc>
          <w:tcPr>
            <w:tcW w:w="1683" w:type="pct"/>
            <w:tcBorders>
              <w:top w:val="nil"/>
              <w:left w:val="nil"/>
              <w:bottom w:val="single" w:sz="4" w:space="0" w:color="auto"/>
              <w:right w:val="single" w:sz="4" w:space="0" w:color="auto"/>
            </w:tcBorders>
            <w:noWrap/>
            <w:vAlign w:val="center"/>
            <w:hideMark/>
          </w:tcPr>
          <w:p w14:paraId="54874FBD" w14:textId="3305C128" w:rsidR="008A0839" w:rsidRPr="00837F81" w:rsidDel="00164ED5" w:rsidRDefault="008A0839" w:rsidP="00482710">
            <w:pPr>
              <w:rPr>
                <w:del w:id="3316" w:author="Chuka Obi" w:date="2026-05-11T22:24:00Z" w16du:dateUtc="2026-05-11T21:24:00Z"/>
                <w:rFonts w:ascii="Calibri" w:hAnsi="Calibri" w:cs="Calibri"/>
                <w:sz w:val="20"/>
                <w:szCs w:val="20"/>
              </w:rPr>
            </w:pPr>
            <w:del w:id="3317" w:author="Chuka Obi" w:date="2026-05-11T22:24:00Z" w16du:dateUtc="2026-05-11T21:24:00Z">
              <w:r w:rsidRPr="00837F81" w:rsidDel="00164ED5">
                <w:rPr>
                  <w:rFonts w:ascii="Calibri" w:hAnsi="Calibri" w:cs="Calibri"/>
                  <w:sz w:val="20"/>
                  <w:szCs w:val="20"/>
                </w:rPr>
                <w:delText>Manpower</w:delText>
              </w:r>
            </w:del>
          </w:p>
        </w:tc>
        <w:tc>
          <w:tcPr>
            <w:tcW w:w="769" w:type="pct"/>
            <w:tcBorders>
              <w:top w:val="nil"/>
              <w:left w:val="nil"/>
              <w:bottom w:val="single" w:sz="4" w:space="0" w:color="auto"/>
              <w:right w:val="single" w:sz="4" w:space="0" w:color="auto"/>
            </w:tcBorders>
            <w:noWrap/>
            <w:vAlign w:val="center"/>
            <w:hideMark/>
          </w:tcPr>
          <w:p w14:paraId="660AFA65" w14:textId="08B4E9D4" w:rsidR="008A0839" w:rsidRPr="00837F81" w:rsidDel="00164ED5" w:rsidRDefault="008A0839" w:rsidP="00482710">
            <w:pPr>
              <w:jc w:val="center"/>
              <w:rPr>
                <w:del w:id="3318" w:author="Chuka Obi" w:date="2026-05-11T22:24:00Z" w16du:dateUtc="2026-05-11T21:24:00Z"/>
                <w:rFonts w:ascii="Calibri" w:hAnsi="Calibri" w:cs="Calibri"/>
                <w:sz w:val="20"/>
                <w:szCs w:val="20"/>
              </w:rPr>
            </w:pPr>
            <w:del w:id="3319" w:author="Chuka Obi" w:date="2026-05-11T22:24:00Z" w16du:dateUtc="2026-05-11T21:24:00Z">
              <w:r w:rsidRPr="00837F81" w:rsidDel="00164ED5">
                <w:rPr>
                  <w:rFonts w:ascii="Calibri" w:hAnsi="Calibri" w:cs="Calibri"/>
                  <w:sz w:val="20"/>
                  <w:szCs w:val="20"/>
                </w:rPr>
                <w:delText>1</w:delText>
              </w:r>
            </w:del>
          </w:p>
        </w:tc>
        <w:tc>
          <w:tcPr>
            <w:tcW w:w="914" w:type="pct"/>
            <w:tcBorders>
              <w:top w:val="nil"/>
              <w:left w:val="nil"/>
              <w:bottom w:val="single" w:sz="4" w:space="0" w:color="auto"/>
              <w:right w:val="single" w:sz="4" w:space="0" w:color="auto"/>
            </w:tcBorders>
            <w:vAlign w:val="center"/>
          </w:tcPr>
          <w:p w14:paraId="609E071F" w14:textId="1F7B21FD" w:rsidR="008A0839" w:rsidRPr="00837F81" w:rsidDel="00164ED5" w:rsidRDefault="008A0839" w:rsidP="00482710">
            <w:pPr>
              <w:jc w:val="right"/>
              <w:rPr>
                <w:del w:id="3320" w:author="Chuka Obi" w:date="2026-05-11T22:24:00Z" w16du:dateUtc="2026-05-11T21:24:00Z"/>
                <w:rFonts w:ascii="Calibri" w:hAnsi="Calibri" w:cs="Calibri"/>
                <w:sz w:val="20"/>
                <w:szCs w:val="20"/>
              </w:rPr>
            </w:pPr>
          </w:p>
        </w:tc>
      </w:tr>
      <w:tr w:rsidR="008A0839" w:rsidRPr="00837F81" w:rsidDel="00164ED5" w14:paraId="177083BB" w14:textId="6B462A16" w:rsidTr="00482710">
        <w:trPr>
          <w:trHeight w:val="1031"/>
          <w:del w:id="3321"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3641478B" w14:textId="1F5C0B3B" w:rsidR="008A0839" w:rsidRPr="00837F81" w:rsidDel="00164ED5" w:rsidRDefault="008A0839" w:rsidP="00482710">
            <w:pPr>
              <w:jc w:val="center"/>
              <w:rPr>
                <w:del w:id="3322" w:author="Chuka Obi" w:date="2026-05-11T22:24:00Z" w16du:dateUtc="2026-05-11T21:24:00Z"/>
                <w:rFonts w:ascii="Calibri" w:hAnsi="Calibri" w:cs="Calibri"/>
                <w:color w:val="000000"/>
                <w:sz w:val="20"/>
                <w:szCs w:val="20"/>
              </w:rPr>
            </w:pPr>
            <w:del w:id="3323" w:author="Chuka Obi" w:date="2026-05-11T22:24:00Z" w16du:dateUtc="2026-05-11T21:24:00Z">
              <w:r w:rsidRPr="00837F81" w:rsidDel="00164ED5">
                <w:rPr>
                  <w:rFonts w:ascii="Calibri" w:hAnsi="Calibri" w:cs="Calibri"/>
                  <w:color w:val="000000"/>
                  <w:sz w:val="20"/>
                  <w:szCs w:val="20"/>
                </w:rPr>
                <w:delText>39</w:delText>
              </w:r>
            </w:del>
          </w:p>
        </w:tc>
        <w:tc>
          <w:tcPr>
            <w:tcW w:w="1057" w:type="pct"/>
            <w:vMerge/>
            <w:tcBorders>
              <w:top w:val="nil"/>
              <w:left w:val="single" w:sz="4" w:space="0" w:color="auto"/>
              <w:bottom w:val="single" w:sz="4" w:space="0" w:color="000000"/>
              <w:right w:val="single" w:sz="4" w:space="0" w:color="auto"/>
            </w:tcBorders>
            <w:vAlign w:val="center"/>
            <w:hideMark/>
          </w:tcPr>
          <w:p w14:paraId="016269C1" w14:textId="29278EB5" w:rsidR="008A0839" w:rsidRPr="00837F81" w:rsidDel="00164ED5" w:rsidRDefault="008A0839" w:rsidP="00482710">
            <w:pPr>
              <w:rPr>
                <w:del w:id="3324" w:author="Chuka Obi" w:date="2026-05-11T22:24:00Z" w16du:dateUtc="2026-05-11T21:24:00Z"/>
                <w:rFonts w:ascii="Calibri" w:hAnsi="Calibri" w:cs="Calibri"/>
                <w:b/>
                <w:bCs/>
                <w:color w:val="000000"/>
                <w:sz w:val="20"/>
                <w:szCs w:val="20"/>
              </w:rPr>
            </w:pPr>
          </w:p>
        </w:tc>
        <w:tc>
          <w:tcPr>
            <w:tcW w:w="1683" w:type="pct"/>
            <w:tcBorders>
              <w:top w:val="nil"/>
              <w:left w:val="nil"/>
              <w:bottom w:val="single" w:sz="4" w:space="0" w:color="auto"/>
              <w:right w:val="single" w:sz="4" w:space="0" w:color="auto"/>
            </w:tcBorders>
            <w:noWrap/>
            <w:vAlign w:val="center"/>
            <w:hideMark/>
          </w:tcPr>
          <w:p w14:paraId="377FC4D1" w14:textId="5A2252D1" w:rsidR="008A0839" w:rsidRPr="00837F81" w:rsidDel="00164ED5" w:rsidRDefault="008A0839" w:rsidP="00482710">
            <w:pPr>
              <w:rPr>
                <w:del w:id="3325" w:author="Chuka Obi" w:date="2026-05-11T22:24:00Z" w16du:dateUtc="2026-05-11T21:24:00Z"/>
                <w:rFonts w:ascii="Calibri" w:hAnsi="Calibri" w:cs="Calibri"/>
                <w:sz w:val="20"/>
                <w:szCs w:val="20"/>
              </w:rPr>
            </w:pPr>
            <w:del w:id="3326" w:author="Chuka Obi" w:date="2026-05-11T22:24:00Z" w16du:dateUtc="2026-05-11T21:24:00Z">
              <w:r w:rsidRPr="00837F81" w:rsidDel="00164ED5">
                <w:rPr>
                  <w:rFonts w:ascii="Calibri" w:hAnsi="Calibri" w:cs="Calibri"/>
                  <w:sz w:val="20"/>
                  <w:szCs w:val="20"/>
                </w:rPr>
                <w:delText>Commissioning materials</w:delText>
              </w:r>
            </w:del>
          </w:p>
        </w:tc>
        <w:tc>
          <w:tcPr>
            <w:tcW w:w="769" w:type="pct"/>
            <w:tcBorders>
              <w:top w:val="nil"/>
              <w:left w:val="nil"/>
              <w:bottom w:val="single" w:sz="4" w:space="0" w:color="auto"/>
              <w:right w:val="single" w:sz="4" w:space="0" w:color="auto"/>
            </w:tcBorders>
            <w:noWrap/>
            <w:vAlign w:val="center"/>
            <w:hideMark/>
          </w:tcPr>
          <w:p w14:paraId="3BAE4624" w14:textId="53F15C68" w:rsidR="008A0839" w:rsidRPr="00837F81" w:rsidDel="00164ED5" w:rsidRDefault="008A0839" w:rsidP="00482710">
            <w:pPr>
              <w:jc w:val="center"/>
              <w:rPr>
                <w:del w:id="3327" w:author="Chuka Obi" w:date="2026-05-11T22:24:00Z" w16du:dateUtc="2026-05-11T21:24:00Z"/>
                <w:rFonts w:ascii="Calibri" w:hAnsi="Calibri" w:cs="Calibri"/>
                <w:sz w:val="20"/>
                <w:szCs w:val="20"/>
              </w:rPr>
            </w:pPr>
            <w:del w:id="3328" w:author="Chuka Obi" w:date="2026-05-11T22:24:00Z" w16du:dateUtc="2026-05-11T21:24:00Z">
              <w:r w:rsidRPr="00837F81" w:rsidDel="00164ED5">
                <w:rPr>
                  <w:rFonts w:ascii="Calibri" w:hAnsi="Calibri" w:cs="Calibri"/>
                  <w:sz w:val="20"/>
                  <w:szCs w:val="20"/>
                </w:rPr>
                <w:delText>1</w:delText>
              </w:r>
            </w:del>
          </w:p>
        </w:tc>
        <w:tc>
          <w:tcPr>
            <w:tcW w:w="914" w:type="pct"/>
            <w:tcBorders>
              <w:top w:val="nil"/>
              <w:left w:val="nil"/>
              <w:bottom w:val="single" w:sz="4" w:space="0" w:color="auto"/>
              <w:right w:val="single" w:sz="4" w:space="0" w:color="auto"/>
            </w:tcBorders>
            <w:vAlign w:val="center"/>
          </w:tcPr>
          <w:p w14:paraId="6553C75E" w14:textId="6D72E19D" w:rsidR="008A0839" w:rsidRPr="00837F81" w:rsidDel="00164ED5" w:rsidRDefault="008A0839" w:rsidP="00482710">
            <w:pPr>
              <w:jc w:val="right"/>
              <w:rPr>
                <w:del w:id="3329" w:author="Chuka Obi" w:date="2026-05-11T22:24:00Z" w16du:dateUtc="2026-05-11T21:24:00Z"/>
                <w:rFonts w:ascii="Calibri" w:hAnsi="Calibri" w:cs="Calibri"/>
                <w:sz w:val="20"/>
                <w:szCs w:val="20"/>
              </w:rPr>
            </w:pPr>
          </w:p>
        </w:tc>
      </w:tr>
      <w:tr w:rsidR="008A0839" w:rsidRPr="00837F81" w:rsidDel="00164ED5" w14:paraId="24A367AD" w14:textId="20DF6A70" w:rsidTr="00482710">
        <w:trPr>
          <w:cantSplit/>
          <w:trHeight w:val="1134"/>
          <w:del w:id="3330" w:author="Chuka Obi" w:date="2026-05-11T22:24:00Z" w16du:dateUtc="2026-05-11T21:24:00Z"/>
        </w:trPr>
        <w:tc>
          <w:tcPr>
            <w:tcW w:w="577" w:type="pct"/>
            <w:tcBorders>
              <w:top w:val="nil"/>
              <w:left w:val="single" w:sz="8" w:space="0" w:color="auto"/>
              <w:bottom w:val="single" w:sz="4" w:space="0" w:color="auto"/>
              <w:right w:val="single" w:sz="4" w:space="0" w:color="auto"/>
            </w:tcBorders>
            <w:noWrap/>
            <w:vAlign w:val="center"/>
            <w:hideMark/>
          </w:tcPr>
          <w:p w14:paraId="527A54E7" w14:textId="34E5CE01" w:rsidR="008A0839" w:rsidRPr="00837F81" w:rsidDel="00164ED5" w:rsidRDefault="008A0839" w:rsidP="00482710">
            <w:pPr>
              <w:jc w:val="center"/>
              <w:rPr>
                <w:del w:id="3331" w:author="Chuka Obi" w:date="2026-05-11T22:24:00Z" w16du:dateUtc="2026-05-11T21:24:00Z"/>
                <w:rFonts w:ascii="Calibri" w:hAnsi="Calibri" w:cs="Calibri"/>
                <w:color w:val="000000"/>
                <w:sz w:val="20"/>
                <w:szCs w:val="20"/>
              </w:rPr>
            </w:pPr>
            <w:del w:id="3332" w:author="Chuka Obi" w:date="2026-05-11T22:24:00Z" w16du:dateUtc="2026-05-11T21:24:00Z">
              <w:r w:rsidRPr="00837F81" w:rsidDel="00164ED5">
                <w:rPr>
                  <w:rFonts w:ascii="Calibri" w:hAnsi="Calibri" w:cs="Calibri"/>
                  <w:color w:val="000000"/>
                  <w:sz w:val="20"/>
                  <w:szCs w:val="20"/>
                </w:rPr>
                <w:delText>40</w:delText>
              </w:r>
            </w:del>
          </w:p>
        </w:tc>
        <w:tc>
          <w:tcPr>
            <w:tcW w:w="1057" w:type="pct"/>
            <w:tcBorders>
              <w:top w:val="nil"/>
              <w:left w:val="single" w:sz="4" w:space="0" w:color="auto"/>
              <w:bottom w:val="single" w:sz="4" w:space="0" w:color="auto"/>
              <w:right w:val="single" w:sz="4" w:space="0" w:color="auto"/>
            </w:tcBorders>
            <w:vAlign w:val="center"/>
            <w:hideMark/>
          </w:tcPr>
          <w:p w14:paraId="3A18160F" w14:textId="3D4A3D7B" w:rsidR="008A0839" w:rsidRPr="00837F81" w:rsidDel="00164ED5" w:rsidRDefault="008A0839" w:rsidP="00482710">
            <w:pPr>
              <w:jc w:val="center"/>
              <w:rPr>
                <w:del w:id="3333" w:author="Chuka Obi" w:date="2026-05-11T22:24:00Z" w16du:dateUtc="2026-05-11T21:24:00Z"/>
                <w:rFonts w:ascii="Calibri" w:hAnsi="Calibri" w:cs="Calibri"/>
                <w:b/>
                <w:bCs/>
                <w:color w:val="000000"/>
                <w:sz w:val="20"/>
                <w:szCs w:val="20"/>
              </w:rPr>
            </w:pPr>
            <w:del w:id="3334" w:author="Chuka Obi" w:date="2026-05-11T22:24:00Z" w16du:dateUtc="2026-05-11T21:24:00Z">
              <w:r w:rsidRPr="00837F81" w:rsidDel="00164ED5">
                <w:rPr>
                  <w:rFonts w:ascii="Calibri" w:hAnsi="Calibri" w:cs="Calibri"/>
                  <w:b/>
                  <w:bCs/>
                  <w:color w:val="000000"/>
                  <w:sz w:val="20"/>
                  <w:szCs w:val="20"/>
                </w:rPr>
                <w:delText>Transportation</w:delText>
              </w:r>
            </w:del>
          </w:p>
        </w:tc>
        <w:tc>
          <w:tcPr>
            <w:tcW w:w="1683" w:type="pct"/>
            <w:tcBorders>
              <w:top w:val="nil"/>
              <w:left w:val="nil"/>
              <w:bottom w:val="single" w:sz="4" w:space="0" w:color="auto"/>
              <w:right w:val="single" w:sz="4" w:space="0" w:color="auto"/>
            </w:tcBorders>
            <w:noWrap/>
            <w:vAlign w:val="center"/>
            <w:hideMark/>
          </w:tcPr>
          <w:p w14:paraId="491305C1" w14:textId="0B7573DF" w:rsidR="008A0839" w:rsidRPr="00837F81" w:rsidDel="00164ED5" w:rsidRDefault="008A0839" w:rsidP="00482710">
            <w:pPr>
              <w:rPr>
                <w:del w:id="3335" w:author="Chuka Obi" w:date="2026-05-11T22:24:00Z" w16du:dateUtc="2026-05-11T21:24:00Z"/>
                <w:rFonts w:ascii="Calibri" w:hAnsi="Calibri" w:cs="Calibri"/>
                <w:color w:val="000000"/>
                <w:sz w:val="20"/>
                <w:szCs w:val="20"/>
              </w:rPr>
            </w:pPr>
            <w:del w:id="3336" w:author="Chuka Obi" w:date="2026-05-11T22:24:00Z" w16du:dateUtc="2026-05-11T21:24:00Z">
              <w:r w:rsidRPr="00837F81" w:rsidDel="00164ED5">
                <w:rPr>
                  <w:rFonts w:ascii="Calibri" w:hAnsi="Calibri" w:cs="Calibri"/>
                  <w:color w:val="000000"/>
                  <w:sz w:val="20"/>
                  <w:szCs w:val="20"/>
                </w:rPr>
                <w:delText>Logistics</w:delText>
              </w:r>
            </w:del>
          </w:p>
        </w:tc>
        <w:tc>
          <w:tcPr>
            <w:tcW w:w="769" w:type="pct"/>
            <w:tcBorders>
              <w:top w:val="nil"/>
              <w:left w:val="nil"/>
              <w:bottom w:val="single" w:sz="4" w:space="0" w:color="auto"/>
              <w:right w:val="single" w:sz="4" w:space="0" w:color="auto"/>
            </w:tcBorders>
            <w:noWrap/>
            <w:vAlign w:val="center"/>
            <w:hideMark/>
          </w:tcPr>
          <w:p w14:paraId="79D0A1D0" w14:textId="57D9E268" w:rsidR="008A0839" w:rsidRPr="00837F81" w:rsidDel="00164ED5" w:rsidRDefault="008A0839" w:rsidP="00482710">
            <w:pPr>
              <w:jc w:val="center"/>
              <w:rPr>
                <w:del w:id="3337" w:author="Chuka Obi" w:date="2026-05-11T22:24:00Z" w16du:dateUtc="2026-05-11T21:24:00Z"/>
                <w:rFonts w:ascii="Calibri" w:hAnsi="Calibri" w:cs="Calibri"/>
                <w:color w:val="000000"/>
                <w:sz w:val="20"/>
                <w:szCs w:val="20"/>
              </w:rPr>
            </w:pPr>
            <w:del w:id="3338" w:author="Chuka Obi" w:date="2026-05-11T22:24:00Z" w16du:dateUtc="2026-05-11T21:24:00Z">
              <w:r w:rsidRPr="00837F81" w:rsidDel="00164ED5">
                <w:rPr>
                  <w:rFonts w:ascii="Calibri" w:hAnsi="Calibri" w:cs="Calibri"/>
                  <w:color w:val="000000"/>
                  <w:sz w:val="20"/>
                  <w:szCs w:val="20"/>
                </w:rPr>
                <w:delText>1</w:delText>
              </w:r>
            </w:del>
          </w:p>
        </w:tc>
        <w:tc>
          <w:tcPr>
            <w:tcW w:w="914" w:type="pct"/>
            <w:tcBorders>
              <w:top w:val="nil"/>
              <w:left w:val="nil"/>
              <w:bottom w:val="single" w:sz="4" w:space="0" w:color="auto"/>
              <w:right w:val="single" w:sz="4" w:space="0" w:color="auto"/>
            </w:tcBorders>
            <w:vAlign w:val="center"/>
          </w:tcPr>
          <w:p w14:paraId="53FB30AC" w14:textId="5CCF899E" w:rsidR="008A0839" w:rsidRPr="00837F81" w:rsidDel="00164ED5" w:rsidRDefault="008A0839" w:rsidP="00482710">
            <w:pPr>
              <w:jc w:val="right"/>
              <w:rPr>
                <w:del w:id="3339" w:author="Chuka Obi" w:date="2026-05-11T22:24:00Z" w16du:dateUtc="2026-05-11T21:24:00Z"/>
                <w:rFonts w:ascii="Calibri" w:hAnsi="Calibri" w:cs="Calibri"/>
                <w:color w:val="000000"/>
                <w:sz w:val="20"/>
                <w:szCs w:val="20"/>
              </w:rPr>
            </w:pPr>
          </w:p>
        </w:tc>
      </w:tr>
    </w:tbl>
    <w:p w14:paraId="66D93841" w14:textId="77777777" w:rsidR="009E7CA7" w:rsidRPr="009E7CA7" w:rsidRDefault="009E7CA7" w:rsidP="00290F15"/>
    <w:p w14:paraId="366522CC" w14:textId="77777777" w:rsidR="008B3961" w:rsidRPr="00837F81" w:rsidRDefault="008B3961"/>
    <w:p w14:paraId="21684613" w14:textId="20EFB6F8" w:rsidR="008B3961" w:rsidRDefault="00F71D08">
      <w:r>
        <w:t>Payment Schedule</w:t>
      </w:r>
    </w:p>
    <w:tbl>
      <w:tblPr>
        <w:tblStyle w:val="TableGrid"/>
        <w:tblW w:w="9805" w:type="dxa"/>
        <w:tblLook w:val="04A0" w:firstRow="1" w:lastRow="0" w:firstColumn="1" w:lastColumn="0" w:noHBand="0" w:noVBand="1"/>
      </w:tblPr>
      <w:tblGrid>
        <w:gridCol w:w="1885"/>
        <w:gridCol w:w="7920"/>
      </w:tblGrid>
      <w:tr w:rsidR="00F71D08" w14:paraId="24997040" w14:textId="77777777" w:rsidTr="00E732FF">
        <w:tc>
          <w:tcPr>
            <w:tcW w:w="1885" w:type="dxa"/>
          </w:tcPr>
          <w:p w14:paraId="62EBAD19" w14:textId="2D6C0507" w:rsidR="00F71D08" w:rsidRDefault="00D7760A">
            <w:r>
              <w:rPr>
                <w:b/>
                <w:bCs/>
              </w:rPr>
              <w:t>M</w:t>
            </w:r>
            <w:r w:rsidR="00E732FF" w:rsidRPr="00E732FF">
              <w:rPr>
                <w:b/>
                <w:bCs/>
              </w:rPr>
              <w:t>ilestone</w:t>
            </w:r>
          </w:p>
        </w:tc>
        <w:tc>
          <w:tcPr>
            <w:tcW w:w="7920" w:type="dxa"/>
          </w:tcPr>
          <w:p w14:paraId="065C78F8" w14:textId="372BD0F5" w:rsidR="00F71D08" w:rsidRPr="00D7760A" w:rsidRDefault="00E732FF">
            <w:pPr>
              <w:rPr>
                <w:b/>
                <w:bCs/>
              </w:rPr>
            </w:pPr>
            <w:r w:rsidRPr="00D7760A">
              <w:rPr>
                <w:b/>
                <w:bCs/>
              </w:rPr>
              <w:t>Description</w:t>
            </w:r>
          </w:p>
        </w:tc>
      </w:tr>
      <w:tr w:rsidR="00F71D08" w14:paraId="4632590E" w14:textId="77777777" w:rsidTr="00E732FF">
        <w:tc>
          <w:tcPr>
            <w:tcW w:w="1885" w:type="dxa"/>
          </w:tcPr>
          <w:p w14:paraId="2D741CE5" w14:textId="68111629" w:rsidR="00F71D08" w:rsidRDefault="00D7760A">
            <w:r w:rsidRPr="00E732FF">
              <w:rPr>
                <w:b/>
                <w:bCs/>
              </w:rPr>
              <w:t>Payment milestone</w:t>
            </w:r>
          </w:p>
        </w:tc>
        <w:tc>
          <w:tcPr>
            <w:tcW w:w="7920" w:type="dxa"/>
          </w:tcPr>
          <w:p w14:paraId="1A66FD03" w14:textId="7F2EE7ED" w:rsidR="00F71D08" w:rsidRPr="00F71D08" w:rsidRDefault="00F71D08" w:rsidP="00E95405">
            <w:pPr>
              <w:jc w:val="both"/>
            </w:pPr>
            <w:r w:rsidRPr="00F71D08">
              <w:t xml:space="preserve">• </w:t>
            </w:r>
            <w:r w:rsidRPr="00F71D08">
              <w:rPr>
                <w:b/>
                <w:bCs/>
              </w:rPr>
              <w:t xml:space="preserve">1st Milestone ($): </w:t>
            </w:r>
            <w:r w:rsidRPr="00F71D08">
              <w:t>Deliverables will include</w:t>
            </w:r>
            <w:r w:rsidR="00E732FF">
              <w:t xml:space="preserve"> </w:t>
            </w:r>
            <w:r w:rsidRPr="00F71D08">
              <w:t xml:space="preserve">100% of FEED and, 100% of DED. </w:t>
            </w:r>
            <w:del w:id="3340" w:author="Chuka Obi" w:date="2026-05-11T22:33:00Z" w16du:dateUtc="2026-05-11T21:33:00Z">
              <w:r w:rsidRPr="00F71D08" w:rsidDel="003E0DA2">
                <w:delText>Payment to made</w:delText>
              </w:r>
              <w:r w:rsidR="00E732FF" w:rsidDel="003E0DA2">
                <w:delText xml:space="preserve"> </w:delText>
              </w:r>
              <w:r w:rsidRPr="00F71D08" w:rsidDel="003E0DA2">
                <w:delText>immediately after contract execution. (</w:delText>
              </w:r>
            </w:del>
            <w:r w:rsidRPr="00F71D08">
              <w:t>Duration – 3</w:t>
            </w:r>
          </w:p>
          <w:p w14:paraId="7C050E37" w14:textId="36448AF4" w:rsidR="00F71D08" w:rsidRDefault="00F71D08" w:rsidP="00910776">
            <w:pPr>
              <w:jc w:val="both"/>
            </w:pPr>
            <w:r w:rsidRPr="00F71D08">
              <w:t>Months)</w:t>
            </w:r>
          </w:p>
          <w:p w14:paraId="211A9F84" w14:textId="77777777" w:rsidR="00AE1FCB" w:rsidRPr="00F71D08" w:rsidRDefault="00AE1FCB" w:rsidP="00E732FF">
            <w:pPr>
              <w:jc w:val="both"/>
            </w:pPr>
          </w:p>
          <w:p w14:paraId="1B952DC9" w14:textId="42C76F07" w:rsidR="00F71D08" w:rsidRPr="00F71D08" w:rsidRDefault="00F71D08" w:rsidP="00E95405">
            <w:pPr>
              <w:jc w:val="both"/>
            </w:pPr>
            <w:r w:rsidRPr="00F71D08">
              <w:t xml:space="preserve">• </w:t>
            </w:r>
            <w:r w:rsidRPr="00F71D08">
              <w:rPr>
                <w:b/>
                <w:bCs/>
              </w:rPr>
              <w:t xml:space="preserve">2nd Milestone ($): </w:t>
            </w:r>
            <w:r w:rsidRPr="00F71D08">
              <w:t>Deliverables will</w:t>
            </w:r>
            <w:r w:rsidR="00E732FF">
              <w:t xml:space="preserve"> </w:t>
            </w:r>
            <w:r w:rsidRPr="00F71D08">
              <w:t>include part procurement and fabrication of the core</w:t>
            </w:r>
            <w:r w:rsidR="00E732FF">
              <w:t xml:space="preserve"> </w:t>
            </w:r>
            <w:r w:rsidRPr="00F71D08">
              <w:t>LNG processing units in China (Duration – 3.5</w:t>
            </w:r>
          </w:p>
          <w:p w14:paraId="450A366F" w14:textId="77FB467E" w:rsidR="00F71D08" w:rsidRDefault="00F71D08" w:rsidP="00910776">
            <w:pPr>
              <w:jc w:val="both"/>
            </w:pPr>
            <w:r w:rsidRPr="00F71D08">
              <w:t>Months)</w:t>
            </w:r>
          </w:p>
          <w:p w14:paraId="11D42CD7" w14:textId="77777777" w:rsidR="00AE1FCB" w:rsidRPr="00F71D08" w:rsidRDefault="00AE1FCB" w:rsidP="00E732FF">
            <w:pPr>
              <w:jc w:val="both"/>
            </w:pPr>
          </w:p>
          <w:p w14:paraId="508E0AAF" w14:textId="45535D1C" w:rsidR="00F71D08" w:rsidRDefault="00F71D08" w:rsidP="00E732FF">
            <w:pPr>
              <w:jc w:val="both"/>
            </w:pPr>
            <w:r w:rsidRPr="00F71D08">
              <w:t xml:space="preserve">• </w:t>
            </w:r>
            <w:r w:rsidRPr="00F71D08">
              <w:rPr>
                <w:b/>
                <w:bCs/>
              </w:rPr>
              <w:t xml:space="preserve">3rd Milestone ($): </w:t>
            </w:r>
            <w:r w:rsidRPr="00F71D08">
              <w:t>Deliverables include but</w:t>
            </w:r>
            <w:r w:rsidR="00E732FF">
              <w:t xml:space="preserve"> </w:t>
            </w:r>
            <w:r w:rsidRPr="00F71D08">
              <w:t>not limited to part procurement, civil works and</w:t>
            </w:r>
            <w:r w:rsidR="00E732FF">
              <w:t xml:space="preserve"> </w:t>
            </w:r>
            <w:r w:rsidRPr="00F71D08">
              <w:t>construction of the project site. (Duration – 3 Months)</w:t>
            </w:r>
          </w:p>
          <w:p w14:paraId="1C0A6095" w14:textId="77777777" w:rsidR="00AE1FCB" w:rsidRPr="00F71D08" w:rsidRDefault="00AE1FCB" w:rsidP="00E732FF">
            <w:pPr>
              <w:jc w:val="both"/>
            </w:pPr>
          </w:p>
          <w:p w14:paraId="2BF90E33" w14:textId="592822B0" w:rsidR="00F71D08" w:rsidRDefault="00F71D08" w:rsidP="00E732FF">
            <w:pPr>
              <w:jc w:val="both"/>
            </w:pPr>
            <w:r w:rsidRPr="00F71D08">
              <w:t xml:space="preserve">• </w:t>
            </w:r>
            <w:r w:rsidRPr="00F71D08">
              <w:rPr>
                <w:b/>
                <w:bCs/>
              </w:rPr>
              <w:t xml:space="preserve">4th Milestone ($): </w:t>
            </w:r>
            <w:r w:rsidRPr="00F71D08">
              <w:t>Deliverables include but</w:t>
            </w:r>
            <w:r w:rsidR="00E732FF">
              <w:t xml:space="preserve"> </w:t>
            </w:r>
            <w:r w:rsidRPr="00F71D08">
              <w:t>are not limited to 100% of distribution equipment</w:t>
            </w:r>
            <w:r w:rsidR="00E732FF">
              <w:t xml:space="preserve"> </w:t>
            </w:r>
            <w:r w:rsidRPr="00F71D08">
              <w:t>procurement. Duration (3 Months).</w:t>
            </w:r>
          </w:p>
          <w:p w14:paraId="7776F0C5" w14:textId="77777777" w:rsidR="00AE1FCB" w:rsidRPr="00F71D08" w:rsidRDefault="00AE1FCB" w:rsidP="00E732FF">
            <w:pPr>
              <w:jc w:val="both"/>
            </w:pPr>
          </w:p>
          <w:p w14:paraId="3036452F" w14:textId="13E472F7" w:rsidR="00F71D08" w:rsidDel="00910776" w:rsidRDefault="00F71D08" w:rsidP="00910776">
            <w:pPr>
              <w:jc w:val="both"/>
              <w:rPr>
                <w:del w:id="3341" w:author="Chuka Obi" w:date="2026-05-11T21:31:00Z" w16du:dateUtc="2026-05-11T20:31:00Z"/>
              </w:rPr>
              <w:pPrChange w:id="3342" w:author="Chuka Obi" w:date="2026-05-11T21:31:00Z" w16du:dateUtc="2026-05-11T20:31:00Z">
                <w:pPr>
                  <w:jc w:val="both"/>
                </w:pPr>
              </w:pPrChange>
            </w:pPr>
            <w:r w:rsidRPr="00F71D08">
              <w:t xml:space="preserve">• </w:t>
            </w:r>
            <w:r w:rsidRPr="00F71D08">
              <w:rPr>
                <w:b/>
                <w:bCs/>
              </w:rPr>
              <w:t xml:space="preserve">Balance ($): </w:t>
            </w:r>
            <w:r w:rsidRPr="00F71D08">
              <w:t>The remaining amount will be</w:t>
            </w:r>
            <w:r w:rsidR="00E732FF">
              <w:t xml:space="preserve"> </w:t>
            </w:r>
            <w:r w:rsidRPr="00F71D08">
              <w:t>equipment financing provided by the contractor with</w:t>
            </w:r>
            <w:r w:rsidR="00E732FF">
              <w:t xml:space="preserve"> </w:t>
            </w:r>
            <w:r w:rsidRPr="00F71D08">
              <w:t>conditions including but not limited to the following:</w:t>
            </w:r>
            <w:r w:rsidR="00E732FF">
              <w:t xml:space="preserve"> </w:t>
            </w:r>
            <w:r w:rsidRPr="00F71D08">
              <w:t>0% annual interest rate to be paid back within 36</w:t>
            </w:r>
            <w:r w:rsidR="00E732FF">
              <w:t xml:space="preserve"> </w:t>
            </w:r>
            <w:r w:rsidRPr="00F71D08">
              <w:t>months and payback to commence 1 month after startup</w:t>
            </w:r>
            <w:r w:rsidR="00E732FF">
              <w:t xml:space="preserve"> </w:t>
            </w:r>
            <w:r w:rsidRPr="00F71D08">
              <w:t>of beneficial operation</w:t>
            </w:r>
            <w:r w:rsidRPr="00F71D08">
              <w:rPr>
                <w:b/>
                <w:bCs/>
              </w:rPr>
              <w:t xml:space="preserve">. </w:t>
            </w:r>
            <w:del w:id="3343" w:author="Chuka Obi" w:date="2026-05-11T21:31:00Z" w16du:dateUtc="2026-05-11T20:31:00Z">
              <w:r w:rsidRPr="00F71D08" w:rsidDel="00910776">
                <w:delText>Detailed information on</w:delText>
              </w:r>
              <w:r w:rsidR="00E732FF" w:rsidDel="00910776">
                <w:delText xml:space="preserve"> </w:delText>
              </w:r>
              <w:r w:rsidRPr="00F71D08" w:rsidDel="00910776">
                <w:delText>financing terms will be provided in a separate</w:delText>
              </w:r>
              <w:r w:rsidR="00E732FF" w:rsidDel="00910776">
                <w:delText xml:space="preserve"> </w:delText>
              </w:r>
              <w:r w:rsidRPr="00F71D08" w:rsidDel="00910776">
                <w:delText>financing agreement to be signed by the</w:delText>
              </w:r>
              <w:r w:rsidR="00E732FF" w:rsidDel="00910776">
                <w:delText xml:space="preserve"> </w:delText>
              </w:r>
              <w:r w:rsidR="00D7760A" w:rsidRPr="00F71D08" w:rsidDel="00910776">
                <w:delText>parties. (</w:delText>
              </w:r>
              <w:r w:rsidRPr="00F71D08" w:rsidDel="00910776">
                <w:delText>Duration – 2.5 Months)</w:delText>
              </w:r>
            </w:del>
          </w:p>
          <w:p w14:paraId="5A854845" w14:textId="4995CF27" w:rsidR="00F71D08" w:rsidRDefault="00F71D08" w:rsidP="00910776">
            <w:pPr>
              <w:jc w:val="both"/>
            </w:pPr>
          </w:p>
        </w:tc>
      </w:tr>
    </w:tbl>
    <w:p w14:paraId="05C6BD81" w14:textId="77777777" w:rsidR="00F71D08" w:rsidRPr="00837F81" w:rsidRDefault="00F71D08"/>
    <w:p w14:paraId="38550CE3" w14:textId="77777777" w:rsidR="008B3961" w:rsidRPr="00837F81" w:rsidRDefault="00D74028">
      <w:pPr>
        <w:pStyle w:val="Heading2"/>
        <w:spacing w:before="360" w:after="240"/>
      </w:pPr>
      <w:bookmarkStart w:id="3344" w:name="_Toc229430470"/>
      <w:r w:rsidRPr="00837F81">
        <w:rPr>
          <w:sz w:val="28"/>
          <w:szCs w:val="28"/>
        </w:rPr>
        <w:t>Schedule F: Insurance Requirements</w:t>
      </w:r>
      <w:bookmarkEnd w:id="3344"/>
    </w:p>
    <w:p w14:paraId="31DC2CF8" w14:textId="77777777" w:rsidR="008B3961" w:rsidRPr="00837F81" w:rsidRDefault="00D74028">
      <w:pPr>
        <w:spacing w:after="200" w:line="276" w:lineRule="auto"/>
        <w:jc w:val="both"/>
      </w:pPr>
      <w:r w:rsidRPr="00837F81">
        <w:t>To be prepared by the Contractor for Owner approval. This Schedule shall specify:</w:t>
      </w:r>
    </w:p>
    <w:p w14:paraId="66B5EB07" w14:textId="77777777" w:rsidR="008B3961" w:rsidRPr="00837F81" w:rsidRDefault="00D74028">
      <w:pPr>
        <w:spacing w:after="200" w:line="276" w:lineRule="auto"/>
        <w:ind w:left="720"/>
        <w:jc w:val="both"/>
      </w:pPr>
      <w:r w:rsidRPr="00837F81">
        <w:t>(a) Contractor’s required insurance types, minimum limits and deductibles</w:t>
      </w:r>
    </w:p>
    <w:p w14:paraId="6C064993" w14:textId="77777777" w:rsidR="008B3961" w:rsidRPr="00837F81" w:rsidRDefault="00D74028">
      <w:pPr>
        <w:spacing w:after="200" w:line="276" w:lineRule="auto"/>
        <w:ind w:left="720"/>
        <w:jc w:val="both"/>
      </w:pPr>
      <w:r w:rsidRPr="00837F81">
        <w:t>(b) Owner’s insurance (if applicable)</w:t>
      </w:r>
    </w:p>
    <w:p w14:paraId="48418B08" w14:textId="77777777" w:rsidR="008B3961" w:rsidRPr="00837F81" w:rsidRDefault="00D74028">
      <w:pPr>
        <w:spacing w:after="200" w:line="276" w:lineRule="auto"/>
        <w:ind w:left="720"/>
        <w:jc w:val="both"/>
      </w:pPr>
      <w:r w:rsidRPr="00837F81">
        <w:lastRenderedPageBreak/>
        <w:t>(c) General insurance requirements (additional insured, insurer ratings, waiver of subrogation)</w:t>
      </w:r>
    </w:p>
    <w:p w14:paraId="157F8AB3" w14:textId="77777777" w:rsidR="008B3961" w:rsidRPr="00837F81" w:rsidRDefault="008B3961"/>
    <w:p w14:paraId="58F8B1DE" w14:textId="77777777" w:rsidR="008B3961" w:rsidRPr="00837F81" w:rsidRDefault="00D74028">
      <w:pPr>
        <w:spacing w:after="200" w:line="276" w:lineRule="auto"/>
        <w:jc w:val="both"/>
      </w:pPr>
      <w:r w:rsidRPr="00837F81">
        <w:rPr>
          <w:b/>
          <w:bCs/>
        </w:rPr>
        <w:t>Insurance Sizing Guidance:</w:t>
      </w:r>
    </w:p>
    <w:p w14:paraId="57CC7E5E" w14:textId="77777777" w:rsidR="008B3961" w:rsidRPr="00837F81" w:rsidRDefault="00D74028">
      <w:pPr>
        <w:spacing w:after="200" w:line="276" w:lineRule="auto"/>
        <w:ind w:left="720"/>
        <w:jc w:val="both"/>
      </w:pPr>
      <w:r w:rsidRPr="00837F81">
        <w:t>The following minimum sizing principles shall apply when the Contractor proposes coverage limits:</w:t>
      </w:r>
    </w:p>
    <w:p w14:paraId="5B18CB7E" w14:textId="77777777" w:rsidR="008B3961" w:rsidRPr="00837F81" w:rsidRDefault="00D74028">
      <w:pPr>
        <w:spacing w:after="200" w:line="276" w:lineRule="auto"/>
        <w:ind w:left="720"/>
        <w:jc w:val="both"/>
      </w:pPr>
      <w:r w:rsidRPr="00837F81">
        <w:t>(i) Construction All-Risk (CAR): minimum cover equal to the full reinstatement value of the Facility (not less than the Contract Price), including coverage for materials in transit and stored off-site;</w:t>
      </w:r>
    </w:p>
    <w:p w14:paraId="61437777" w14:textId="77777777" w:rsidR="008B3961" w:rsidRPr="00837F81" w:rsidRDefault="00D74028">
      <w:pPr>
        <w:spacing w:after="200" w:line="276" w:lineRule="auto"/>
        <w:ind w:left="720"/>
        <w:jc w:val="both"/>
      </w:pPr>
      <w:r w:rsidRPr="00837F81">
        <w:t>(ii) Third Party Liability: minimum cover commensurate with the risk profile and location of the Project, taking into account proximity to populated areas, environmental sensitivity, and the nature of materials being handled;</w:t>
      </w:r>
    </w:p>
    <w:p w14:paraId="552B2039" w14:textId="77777777" w:rsidR="008B3961" w:rsidRPr="00837F81" w:rsidRDefault="00D74028">
      <w:pPr>
        <w:spacing w:after="200" w:line="276" w:lineRule="auto"/>
        <w:ind w:left="720"/>
        <w:jc w:val="both"/>
      </w:pPr>
      <w:r w:rsidRPr="00837F81">
        <w:t>(v) All insurers shall carry a minimum rating of A- (AM Best) or BBB+ (S&amp;P) or equivalent; and</w:t>
      </w:r>
    </w:p>
    <w:p w14:paraId="72801E52" w14:textId="77777777" w:rsidR="008B3961" w:rsidRPr="00837F81" w:rsidRDefault="00D74028">
      <w:pPr>
        <w:spacing w:after="200" w:line="276" w:lineRule="auto"/>
        <w:ind w:left="720"/>
        <w:jc w:val="both"/>
      </w:pPr>
      <w:r w:rsidRPr="00837F81">
        <w:t>(vi) All deductibles shall be for the Contractor’s own account and shall not reduce the coverage available to the Owner.</w:t>
      </w:r>
    </w:p>
    <w:p w14:paraId="3818140B" w14:textId="77777777" w:rsidR="008B3961" w:rsidRPr="00837F81" w:rsidRDefault="008B3961"/>
    <w:p w14:paraId="0EC5C530" w14:textId="77777777" w:rsidR="008B3961" w:rsidRPr="00837F81" w:rsidRDefault="00D74028">
      <w:pPr>
        <w:pStyle w:val="Heading2"/>
        <w:spacing w:before="360" w:after="240"/>
      </w:pPr>
      <w:bookmarkStart w:id="3345" w:name="_Toc229430471"/>
      <w:r w:rsidRPr="00837F81">
        <w:rPr>
          <w:sz w:val="28"/>
          <w:szCs w:val="28"/>
        </w:rPr>
        <w:t>Schedule G: Form of Change Order</w:t>
      </w:r>
      <w:bookmarkEnd w:id="3345"/>
    </w:p>
    <w:p w14:paraId="0FB27094" w14:textId="62531DE7" w:rsidR="008B3961" w:rsidRPr="00837F81" w:rsidRDefault="00D74028" w:rsidP="00114025">
      <w:pPr>
        <w:spacing w:after="200" w:line="276" w:lineRule="auto"/>
        <w:jc w:val="both"/>
      </w:pPr>
      <w:r w:rsidRPr="00837F81">
        <w:t xml:space="preserve">To be prepared by the Owner. </w:t>
      </w:r>
    </w:p>
    <w:p w14:paraId="4B95A65F" w14:textId="77777777" w:rsidR="008B3961" w:rsidRPr="00837F81" w:rsidRDefault="008B3961"/>
    <w:p w14:paraId="471C64BA" w14:textId="77777777" w:rsidR="008B3961" w:rsidRPr="00837F81" w:rsidRDefault="00D74028">
      <w:pPr>
        <w:pStyle w:val="Heading2"/>
        <w:spacing w:before="360" w:after="240"/>
      </w:pPr>
      <w:bookmarkStart w:id="3346" w:name="_Toc229430472"/>
      <w:r w:rsidRPr="00837F81">
        <w:rPr>
          <w:sz w:val="28"/>
          <w:szCs w:val="28"/>
        </w:rPr>
        <w:t>Schedule J: Forms of Completion Certificates</w:t>
      </w:r>
      <w:bookmarkEnd w:id="3346"/>
    </w:p>
    <w:p w14:paraId="6446A704" w14:textId="45E704B6" w:rsidR="008B3961" w:rsidRPr="00837F81" w:rsidRDefault="00D74028" w:rsidP="00114025">
      <w:pPr>
        <w:spacing w:after="200" w:line="276" w:lineRule="auto"/>
        <w:jc w:val="both"/>
      </w:pPr>
      <w:r w:rsidRPr="00837F81">
        <w:t xml:space="preserve">To be prepared by the Owner. </w:t>
      </w:r>
    </w:p>
    <w:p w14:paraId="058242DC" w14:textId="77777777" w:rsidR="008B3961" w:rsidRPr="00837F81" w:rsidRDefault="008B3961"/>
    <w:p w14:paraId="714BB5CE" w14:textId="77777777" w:rsidR="008B3961" w:rsidRPr="00837F81" w:rsidRDefault="00D74028">
      <w:pPr>
        <w:pStyle w:val="Heading2"/>
        <w:spacing w:before="360" w:after="240"/>
      </w:pPr>
      <w:bookmarkStart w:id="3347" w:name="_Toc229430473"/>
      <w:r w:rsidRPr="00837F81">
        <w:rPr>
          <w:sz w:val="28"/>
          <w:szCs w:val="28"/>
        </w:rPr>
        <w:t>Schedule K: NCDMB / Nigerian Content Plan</w:t>
      </w:r>
      <w:bookmarkEnd w:id="3347"/>
    </w:p>
    <w:p w14:paraId="008A8F69" w14:textId="77777777" w:rsidR="008B3961" w:rsidRPr="00837F81" w:rsidRDefault="00D74028">
      <w:pPr>
        <w:spacing w:after="200" w:line="276" w:lineRule="auto"/>
        <w:jc w:val="both"/>
      </w:pPr>
      <w:r w:rsidRPr="00837F81">
        <w:t>To be prepared by the Contractor (where applicable). This Schedule shall include:</w:t>
      </w:r>
    </w:p>
    <w:p w14:paraId="5EAC4E17" w14:textId="77777777" w:rsidR="008B3961" w:rsidRPr="00837F81" w:rsidRDefault="00D74028">
      <w:pPr>
        <w:spacing w:after="200" w:line="276" w:lineRule="auto"/>
        <w:ind w:left="720"/>
        <w:jc w:val="both"/>
      </w:pPr>
      <w:r w:rsidRPr="00837F81">
        <w:t>(a) Nigerian content targets by category (engineering, fabrication, procurement, manpower, subcontracting)</w:t>
      </w:r>
    </w:p>
    <w:p w14:paraId="133CA2E0" w14:textId="77777777" w:rsidR="008B3961" w:rsidRPr="00837F81" w:rsidRDefault="00D74028">
      <w:pPr>
        <w:spacing w:after="200" w:line="276" w:lineRule="auto"/>
        <w:ind w:left="720"/>
        <w:jc w:val="both"/>
      </w:pPr>
      <w:r w:rsidRPr="00837F81">
        <w:t>(b) Quarterly reporting requirements</w:t>
      </w:r>
    </w:p>
    <w:p w14:paraId="18411424" w14:textId="77777777" w:rsidR="008B3961" w:rsidRPr="00837F81" w:rsidRDefault="00D74028">
      <w:r w:rsidRPr="00837F81">
        <w:lastRenderedPageBreak/>
        <w:br w:type="page"/>
      </w:r>
    </w:p>
    <w:p w14:paraId="61610276" w14:textId="77777777" w:rsidR="008B3961" w:rsidRPr="00837F81" w:rsidRDefault="00D74028">
      <w:r w:rsidRPr="00837F81">
        <w:lastRenderedPageBreak/>
        <w:br w:type="page"/>
      </w:r>
    </w:p>
    <w:p w14:paraId="206222AA" w14:textId="240190F8" w:rsidR="005F3705" w:rsidRPr="00837F81" w:rsidRDefault="005F3705">
      <w:pPr>
        <w:spacing w:before="480" w:after="240"/>
        <w:jc w:val="center"/>
        <w:rPr>
          <w:b/>
          <w:bCs/>
          <w:sz w:val="32"/>
          <w:szCs w:val="32"/>
          <w:u w:val="single"/>
        </w:rPr>
      </w:pPr>
      <w:r w:rsidRPr="00837F81">
        <w:rPr>
          <w:b/>
          <w:bCs/>
          <w:sz w:val="32"/>
          <w:szCs w:val="32"/>
          <w:u w:val="single"/>
        </w:rPr>
        <w:lastRenderedPageBreak/>
        <w:t>CONTRACT PRICE BREAKDOWN, SCOPE OF WORK AND PAYMEMT TERMS</w:t>
      </w:r>
    </w:p>
    <w:p w14:paraId="6B233CED" w14:textId="41E55133" w:rsidR="005F3705" w:rsidRPr="00837F81" w:rsidRDefault="005F3705">
      <w:pPr>
        <w:spacing w:before="480" w:after="240"/>
        <w:jc w:val="center"/>
        <w:rPr>
          <w:b/>
          <w:bCs/>
          <w:sz w:val="32"/>
          <w:szCs w:val="32"/>
          <w:u w:val="single"/>
        </w:rPr>
      </w:pPr>
    </w:p>
    <w:p w14:paraId="1568EA2C" w14:textId="109E605B" w:rsidR="005F3705" w:rsidRPr="00837F81" w:rsidDel="00910776" w:rsidRDefault="00EA37BC">
      <w:pPr>
        <w:spacing w:before="480" w:after="240"/>
        <w:jc w:val="center"/>
        <w:rPr>
          <w:del w:id="3348" w:author="Chuka Obi" w:date="2026-05-11T21:31:00Z" w16du:dateUtc="2026-05-11T20:31:00Z"/>
          <w:b/>
          <w:bCs/>
          <w:sz w:val="32"/>
          <w:szCs w:val="32"/>
          <w:u w:val="single"/>
        </w:rPr>
      </w:pPr>
      <w:del w:id="3349" w:author="Chuka Obi" w:date="2026-05-11T21:31:00Z" w16du:dateUtc="2026-05-11T20:31:00Z">
        <w:r w:rsidRPr="00837F81" w:rsidDel="00910776">
          <w:rPr>
            <w:b/>
            <w:bCs/>
            <w:sz w:val="32"/>
            <w:szCs w:val="32"/>
            <w:u w:val="single"/>
          </w:rPr>
          <w:delText>A</w:delText>
        </w:r>
        <w:r w:rsidR="005F3705" w:rsidRPr="00837F81" w:rsidDel="00910776">
          <w:rPr>
            <w:b/>
            <w:bCs/>
            <w:sz w:val="32"/>
            <w:szCs w:val="32"/>
            <w:u w:val="single"/>
          </w:rPr>
          <w:delText>PG-10% OF CONTRACT PRICE</w:delText>
        </w:r>
      </w:del>
    </w:p>
    <w:p w14:paraId="65B9A190" w14:textId="77777777" w:rsidR="005F3705" w:rsidRPr="00837F81" w:rsidRDefault="005F3705">
      <w:pPr>
        <w:spacing w:before="480" w:after="240"/>
        <w:jc w:val="center"/>
        <w:rPr>
          <w:b/>
          <w:bCs/>
          <w:sz w:val="32"/>
          <w:szCs w:val="32"/>
          <w:u w:val="single"/>
        </w:rPr>
      </w:pPr>
    </w:p>
    <w:p w14:paraId="20B258BC" w14:textId="77777777" w:rsidR="005F3705" w:rsidRPr="00837F81" w:rsidRDefault="005F3705">
      <w:pPr>
        <w:spacing w:before="480" w:after="240"/>
        <w:jc w:val="center"/>
        <w:rPr>
          <w:b/>
          <w:bCs/>
          <w:sz w:val="32"/>
          <w:szCs w:val="32"/>
          <w:u w:val="single"/>
        </w:rPr>
      </w:pPr>
    </w:p>
    <w:p w14:paraId="0944D6CB" w14:textId="77777777" w:rsidR="005F3705" w:rsidRPr="00837F81" w:rsidRDefault="005F3705">
      <w:pPr>
        <w:spacing w:before="480" w:after="240"/>
        <w:jc w:val="center"/>
        <w:rPr>
          <w:b/>
          <w:bCs/>
          <w:sz w:val="32"/>
          <w:szCs w:val="32"/>
          <w:u w:val="single"/>
        </w:rPr>
      </w:pPr>
    </w:p>
    <w:p w14:paraId="61A8427B" w14:textId="7502D8D2" w:rsidR="008B3961" w:rsidRPr="00837F81" w:rsidRDefault="00D74028">
      <w:pPr>
        <w:spacing w:before="480" w:after="240"/>
        <w:jc w:val="center"/>
      </w:pPr>
      <w:r w:rsidRPr="00837F81">
        <w:rPr>
          <w:b/>
          <w:bCs/>
          <w:sz w:val="32"/>
          <w:szCs w:val="32"/>
          <w:u w:val="single"/>
        </w:rPr>
        <w:t>SCHEDULE I: FORMS OF PERFORMANCE SECURITY</w:t>
      </w:r>
    </w:p>
    <w:p w14:paraId="0F0B4BD1" w14:textId="77777777" w:rsidR="008B3961" w:rsidRPr="00837F81" w:rsidRDefault="008B3961"/>
    <w:p w14:paraId="3F685051" w14:textId="1D4D2F76" w:rsidR="008B3961" w:rsidRPr="00837F81" w:rsidDel="009177C0" w:rsidRDefault="00D74028">
      <w:pPr>
        <w:spacing w:after="300" w:line="276" w:lineRule="auto"/>
        <w:jc w:val="center"/>
        <w:rPr>
          <w:del w:id="3350" w:author="Chuka Obi" w:date="2026-05-11T20:05:00Z" w16du:dateUtc="2026-05-11T19:05:00Z"/>
        </w:rPr>
      </w:pPr>
      <w:del w:id="3351" w:author="Chuka Obi" w:date="2026-05-11T20:05:00Z" w16du:dateUtc="2026-05-11T19:05:00Z">
        <w:r w:rsidRPr="00837F81" w:rsidDel="009177C0">
          <w:rPr>
            <w:b/>
            <w:bCs/>
            <w:sz w:val="28"/>
            <w:szCs w:val="28"/>
          </w:rPr>
          <w:delText>SCHEDULE I-1: FORM OF ADVANCE PAYMENT GUARANTEE</w:delText>
        </w:r>
      </w:del>
    </w:p>
    <w:p w14:paraId="1FDE0087" w14:textId="352288D3" w:rsidR="008B3961" w:rsidRPr="00837F81" w:rsidDel="009177C0" w:rsidRDefault="008B3961">
      <w:pPr>
        <w:rPr>
          <w:del w:id="3352" w:author="Chuka Obi" w:date="2026-05-11T20:05:00Z" w16du:dateUtc="2026-05-11T19:05:00Z"/>
        </w:rPr>
      </w:pPr>
    </w:p>
    <w:p w14:paraId="22C7115D" w14:textId="42B0328A" w:rsidR="008B3961" w:rsidRPr="00837F81" w:rsidDel="009177C0" w:rsidRDefault="00D74028">
      <w:pPr>
        <w:spacing w:after="200" w:line="276" w:lineRule="auto"/>
        <w:jc w:val="center"/>
        <w:rPr>
          <w:del w:id="3353" w:author="Chuka Obi" w:date="2026-05-11T20:05:00Z" w16du:dateUtc="2026-05-11T19:05:00Z"/>
        </w:rPr>
      </w:pPr>
      <w:del w:id="3354" w:author="Chuka Obi" w:date="2026-05-11T20:05:00Z" w16du:dateUtc="2026-05-11T19:05:00Z">
        <w:r w:rsidRPr="00837F81" w:rsidDel="009177C0">
          <w:rPr>
            <w:b/>
            <w:bCs/>
          </w:rPr>
          <w:delText>IRREVOCABLE BANK GUARANTEE — ADVANCE PAYMENT</w:delText>
        </w:r>
      </w:del>
    </w:p>
    <w:p w14:paraId="49F1D9DA" w14:textId="31073F7B" w:rsidR="008B3961" w:rsidRPr="00837F81" w:rsidDel="009177C0" w:rsidRDefault="00D74028">
      <w:pPr>
        <w:spacing w:after="300" w:line="276" w:lineRule="auto"/>
        <w:jc w:val="center"/>
        <w:rPr>
          <w:del w:id="3355" w:author="Chuka Obi" w:date="2026-05-11T20:05:00Z" w16du:dateUtc="2026-05-11T19:05:00Z"/>
        </w:rPr>
      </w:pPr>
      <w:del w:id="3356" w:author="Chuka Obi" w:date="2026-05-11T20:05:00Z" w16du:dateUtc="2026-05-11T19:05:00Z">
        <w:r w:rsidRPr="00837F81" w:rsidDel="009177C0">
          <w:rPr>
            <w:i/>
            <w:iCs/>
          </w:rPr>
          <w:delText>(Subject to URDG 758)</w:delText>
        </w:r>
      </w:del>
    </w:p>
    <w:p w14:paraId="5E3F5B75" w14:textId="7E1B2B38" w:rsidR="008B3961" w:rsidRPr="00837F81" w:rsidDel="009177C0" w:rsidRDefault="008B3961">
      <w:pPr>
        <w:rPr>
          <w:del w:id="3357" w:author="Chuka Obi" w:date="2026-05-11T20:05:00Z" w16du:dateUtc="2026-05-11T19:05:00Z"/>
        </w:rPr>
      </w:pPr>
    </w:p>
    <w:p w14:paraId="3FA47A7C" w14:textId="462BFF86" w:rsidR="008B3961" w:rsidRPr="00837F81" w:rsidDel="009177C0" w:rsidRDefault="00D74028">
      <w:pPr>
        <w:spacing w:after="200" w:line="276" w:lineRule="auto"/>
        <w:ind w:left="720"/>
        <w:jc w:val="both"/>
        <w:rPr>
          <w:del w:id="3358" w:author="Chuka Obi" w:date="2026-05-11T20:05:00Z" w16du:dateUtc="2026-05-11T19:05:00Z"/>
        </w:rPr>
      </w:pPr>
      <w:del w:id="3359" w:author="Chuka Obi" w:date="2026-05-11T20:05:00Z" w16du:dateUtc="2026-05-11T19:05:00Z">
        <w:r w:rsidRPr="00837F81" w:rsidDel="009177C0">
          <w:delText>Guarantee No.:          ___________</w:delText>
        </w:r>
      </w:del>
    </w:p>
    <w:p w14:paraId="23FBBEDD" w14:textId="2C45437E" w:rsidR="008B3961" w:rsidRPr="00837F81" w:rsidDel="009177C0" w:rsidRDefault="00D74028">
      <w:pPr>
        <w:spacing w:after="200" w:line="276" w:lineRule="auto"/>
        <w:ind w:left="720"/>
        <w:jc w:val="both"/>
        <w:rPr>
          <w:del w:id="3360" w:author="Chuka Obi" w:date="2026-05-11T20:05:00Z" w16du:dateUtc="2026-05-11T19:05:00Z"/>
        </w:rPr>
      </w:pPr>
      <w:del w:id="3361" w:author="Chuka Obi" w:date="2026-05-11T20:05:00Z" w16du:dateUtc="2026-05-11T19:05:00Z">
        <w:r w:rsidRPr="00837F81" w:rsidDel="009177C0">
          <w:delText>Date of Issue:          ___________</w:delText>
        </w:r>
      </w:del>
    </w:p>
    <w:p w14:paraId="0BD5F9A2" w14:textId="0B6E77EC" w:rsidR="008B3961" w:rsidRPr="00837F81" w:rsidDel="009177C0" w:rsidRDefault="00D74028">
      <w:pPr>
        <w:spacing w:after="200" w:line="276" w:lineRule="auto"/>
        <w:ind w:left="720"/>
        <w:jc w:val="both"/>
        <w:rPr>
          <w:del w:id="3362" w:author="Chuka Obi" w:date="2026-05-11T20:05:00Z" w16du:dateUtc="2026-05-11T19:05:00Z"/>
        </w:rPr>
      </w:pPr>
      <w:del w:id="3363" w:author="Chuka Obi" w:date="2026-05-11T20:05:00Z" w16du:dateUtc="2026-05-11T19:05:00Z">
        <w:r w:rsidRPr="00837F81" w:rsidDel="009177C0">
          <w:delText>Issuing Bank:           [Bank Name and Address]</w:delText>
        </w:r>
      </w:del>
    </w:p>
    <w:p w14:paraId="2AD66B0F" w14:textId="27FB3D14" w:rsidR="008B3961" w:rsidRPr="00837F81" w:rsidDel="009177C0" w:rsidRDefault="008B3961">
      <w:pPr>
        <w:rPr>
          <w:del w:id="3364" w:author="Chuka Obi" w:date="2026-05-11T20:05:00Z" w16du:dateUtc="2026-05-11T19:05:00Z"/>
        </w:rPr>
      </w:pPr>
    </w:p>
    <w:p w14:paraId="7ED5E28E" w14:textId="2821B35C" w:rsidR="008B3961" w:rsidRPr="00837F81" w:rsidDel="009177C0" w:rsidRDefault="00D74028">
      <w:pPr>
        <w:spacing w:after="200" w:line="276" w:lineRule="auto"/>
        <w:ind w:left="720"/>
        <w:jc w:val="both"/>
        <w:rPr>
          <w:del w:id="3365" w:author="Chuka Obi" w:date="2026-05-11T20:05:00Z" w16du:dateUtc="2026-05-11T19:05:00Z"/>
        </w:rPr>
      </w:pPr>
      <w:del w:id="3366" w:author="Chuka Obi" w:date="2026-05-11T20:05:00Z" w16du:dateUtc="2026-05-11T19:05:00Z">
        <w:r w:rsidRPr="00837F81" w:rsidDel="009177C0">
          <w:delText>Beneficiary:            [Owner Entity Name and Address]</w:delText>
        </w:r>
      </w:del>
    </w:p>
    <w:p w14:paraId="6E61660F" w14:textId="5700301E" w:rsidR="008B3961" w:rsidRPr="00837F81" w:rsidDel="009177C0" w:rsidRDefault="00D74028">
      <w:pPr>
        <w:spacing w:after="200" w:line="276" w:lineRule="auto"/>
        <w:ind w:left="720"/>
        <w:jc w:val="both"/>
        <w:rPr>
          <w:del w:id="3367" w:author="Chuka Obi" w:date="2026-05-11T20:05:00Z" w16du:dateUtc="2026-05-11T19:05:00Z"/>
        </w:rPr>
      </w:pPr>
      <w:del w:id="3368" w:author="Chuka Obi" w:date="2026-05-11T20:05:00Z" w16du:dateUtc="2026-05-11T19:05:00Z">
        <w:r w:rsidRPr="00837F81" w:rsidDel="009177C0">
          <w:delText>Applicant:              [Contractor Entity Name and Address]</w:delText>
        </w:r>
      </w:del>
    </w:p>
    <w:p w14:paraId="29952CAF" w14:textId="3D42C9C9" w:rsidR="008B3961" w:rsidRPr="00837F81" w:rsidDel="009177C0" w:rsidRDefault="008B3961">
      <w:pPr>
        <w:rPr>
          <w:del w:id="3369" w:author="Chuka Obi" w:date="2026-05-11T20:05:00Z" w16du:dateUtc="2026-05-11T19:05:00Z"/>
        </w:rPr>
      </w:pPr>
    </w:p>
    <w:p w14:paraId="5AE00A51" w14:textId="3B547CBD" w:rsidR="008B3961" w:rsidRPr="00837F81" w:rsidDel="009177C0" w:rsidRDefault="00D74028">
      <w:pPr>
        <w:spacing w:after="200" w:line="276" w:lineRule="auto"/>
        <w:ind w:left="720"/>
        <w:jc w:val="both"/>
        <w:rPr>
          <w:del w:id="3370" w:author="Chuka Obi" w:date="2026-05-11T20:05:00Z" w16du:dateUtc="2026-05-11T19:05:00Z"/>
        </w:rPr>
      </w:pPr>
      <w:del w:id="3371" w:author="Chuka Obi" w:date="2026-05-11T20:05:00Z" w16du:dateUtc="2026-05-11T19:05:00Z">
        <w:r w:rsidRPr="00837F81" w:rsidDel="009177C0">
          <w:delText>Underlying Relationship: EPC Agreement dated [___] between the Beneficiary and the Applicant for the [Project Name] (the “Underlying Agreement”)</w:delText>
        </w:r>
      </w:del>
    </w:p>
    <w:p w14:paraId="5FF8AFF9" w14:textId="33423222" w:rsidR="008B3961" w:rsidRPr="00837F81" w:rsidDel="009177C0" w:rsidRDefault="008B3961">
      <w:pPr>
        <w:rPr>
          <w:del w:id="3372" w:author="Chuka Obi" w:date="2026-05-11T20:05:00Z" w16du:dateUtc="2026-05-11T19:05:00Z"/>
        </w:rPr>
      </w:pPr>
    </w:p>
    <w:p w14:paraId="6283C889" w14:textId="02A840AC" w:rsidR="008B3961" w:rsidRPr="00837F81" w:rsidDel="009177C0" w:rsidRDefault="00D74028">
      <w:pPr>
        <w:spacing w:after="200" w:line="276" w:lineRule="auto"/>
        <w:ind w:left="720"/>
        <w:jc w:val="both"/>
        <w:rPr>
          <w:del w:id="3373" w:author="Chuka Obi" w:date="2026-05-11T20:05:00Z" w16du:dateUtc="2026-05-11T19:05:00Z"/>
        </w:rPr>
      </w:pPr>
      <w:del w:id="3374" w:author="Chuka Obi" w:date="2026-05-11T20:05:00Z" w16du:dateUtc="2026-05-11T19:05:00Z">
        <w:r w:rsidRPr="00837F81" w:rsidDel="009177C0">
          <w:delText>Guarantee Amount:       [Currency] [Amount in figures] ([Amount in words])</w:delText>
        </w:r>
      </w:del>
    </w:p>
    <w:p w14:paraId="74B10AE1" w14:textId="3AB86CD6" w:rsidR="008B3961" w:rsidRPr="00837F81" w:rsidDel="009177C0" w:rsidRDefault="00D74028">
      <w:pPr>
        <w:spacing w:after="200" w:line="276" w:lineRule="auto"/>
        <w:ind w:left="720"/>
        <w:jc w:val="both"/>
        <w:rPr>
          <w:del w:id="3375" w:author="Chuka Obi" w:date="2026-05-11T20:05:00Z" w16du:dateUtc="2026-05-11T19:05:00Z"/>
        </w:rPr>
      </w:pPr>
      <w:del w:id="3376" w:author="Chuka Obi" w:date="2026-05-11T20:05:00Z" w16du:dateUtc="2026-05-11T19:05:00Z">
        <w:r w:rsidRPr="00837F81" w:rsidDel="009177C0">
          <w:delText xml:space="preserve">                        Being the amount of advance/milestone payment(s) under the Underlying Agreement.</w:delText>
        </w:r>
      </w:del>
    </w:p>
    <w:p w14:paraId="46FB5525" w14:textId="50342373" w:rsidR="008B3961" w:rsidRPr="00837F81" w:rsidDel="009177C0" w:rsidRDefault="008B3961">
      <w:pPr>
        <w:rPr>
          <w:del w:id="3377" w:author="Chuka Obi" w:date="2026-05-11T20:05:00Z" w16du:dateUtc="2026-05-11T19:05:00Z"/>
        </w:rPr>
      </w:pPr>
    </w:p>
    <w:p w14:paraId="32FE4C93" w14:textId="024100B1" w:rsidR="008B3961" w:rsidRPr="00837F81" w:rsidDel="009177C0" w:rsidRDefault="00D74028">
      <w:pPr>
        <w:spacing w:after="200" w:line="276" w:lineRule="auto"/>
        <w:ind w:left="720"/>
        <w:jc w:val="both"/>
        <w:rPr>
          <w:del w:id="3378" w:author="Chuka Obi" w:date="2026-05-11T20:05:00Z" w16du:dateUtc="2026-05-11T19:05:00Z"/>
        </w:rPr>
      </w:pPr>
      <w:del w:id="3379" w:author="Chuka Obi" w:date="2026-05-11T20:05:00Z" w16du:dateUtc="2026-05-11T19:05:00Z">
        <w:r w:rsidRPr="00837F81" w:rsidDel="009177C0">
          <w:delText>We, [Bank Name] (the “Guarantor”), hereby irrevocably undertake to pay the Beneficiary any amount or amounts not exceeding in aggregate the Guarantee Amount, upon receipt by us of the Beneficiary’s complying demand.</w:delText>
        </w:r>
      </w:del>
    </w:p>
    <w:p w14:paraId="60CC7EF7" w14:textId="12C43CA0" w:rsidR="008B3961" w:rsidRPr="00837F81" w:rsidDel="009177C0" w:rsidRDefault="008B3961">
      <w:pPr>
        <w:rPr>
          <w:del w:id="3380" w:author="Chuka Obi" w:date="2026-05-11T20:05:00Z" w16du:dateUtc="2026-05-11T19:05:00Z"/>
        </w:rPr>
      </w:pPr>
    </w:p>
    <w:p w14:paraId="202FA239" w14:textId="4D7AA3F8" w:rsidR="008B3961" w:rsidRPr="00837F81" w:rsidDel="009177C0" w:rsidRDefault="00D74028">
      <w:pPr>
        <w:spacing w:after="200" w:line="276" w:lineRule="auto"/>
        <w:ind w:left="720"/>
        <w:jc w:val="both"/>
        <w:rPr>
          <w:del w:id="3381" w:author="Chuka Obi" w:date="2026-05-11T20:05:00Z" w16du:dateUtc="2026-05-11T19:05:00Z"/>
        </w:rPr>
      </w:pPr>
      <w:del w:id="3382" w:author="Chuka Obi" w:date="2026-05-11T20:05:00Z" w16du:dateUtc="2026-05-11T19:05:00Z">
        <w:r w:rsidRPr="00837F81" w:rsidDel="009177C0">
          <w:delTex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delText>
        </w:r>
      </w:del>
    </w:p>
    <w:p w14:paraId="5E6F2C0A" w14:textId="74F1347C" w:rsidR="008B3961" w:rsidRPr="00837F81" w:rsidDel="009177C0" w:rsidRDefault="008B3961">
      <w:pPr>
        <w:rPr>
          <w:del w:id="3383" w:author="Chuka Obi" w:date="2026-05-11T20:05:00Z" w16du:dateUtc="2026-05-11T19:05:00Z"/>
        </w:rPr>
      </w:pPr>
    </w:p>
    <w:p w14:paraId="69F95279" w14:textId="5767B2EE" w:rsidR="008B3961" w:rsidRPr="00837F81" w:rsidDel="009177C0" w:rsidRDefault="00D74028">
      <w:pPr>
        <w:spacing w:after="200" w:line="276" w:lineRule="auto"/>
        <w:ind w:left="720"/>
        <w:jc w:val="both"/>
        <w:rPr>
          <w:del w:id="3384" w:author="Chuka Obi" w:date="2026-05-11T20:05:00Z" w16du:dateUtc="2026-05-11T19:05:00Z"/>
        </w:rPr>
      </w:pPr>
      <w:del w:id="3385" w:author="Chuka Obi" w:date="2026-05-11T20:05:00Z" w16du:dateUtc="2026-05-11T19:05:00Z">
        <w:r w:rsidRPr="00837F81" w:rsidDel="009177C0">
          <w:delText>The Guarantee Amount shall be automatically reduced by the amounts specified in any reduction certificate(s) issued by the Beneficiary to us, confirming the value of Work performed or Equipment delivered by the Applicant against the relevant advance/milestone payment.</w:delText>
        </w:r>
      </w:del>
    </w:p>
    <w:p w14:paraId="1CDDD9CE" w14:textId="404828D5" w:rsidR="008B3961" w:rsidRPr="00837F81" w:rsidDel="009177C0" w:rsidRDefault="008B3961">
      <w:pPr>
        <w:rPr>
          <w:del w:id="3386" w:author="Chuka Obi" w:date="2026-05-11T20:05:00Z" w16du:dateUtc="2026-05-11T19:05:00Z"/>
        </w:rPr>
      </w:pPr>
    </w:p>
    <w:p w14:paraId="05F97241" w14:textId="330E8E50" w:rsidR="008B3961" w:rsidRPr="00837F81" w:rsidDel="009177C0" w:rsidRDefault="00D74028">
      <w:pPr>
        <w:spacing w:after="200" w:line="276" w:lineRule="auto"/>
        <w:ind w:left="720"/>
        <w:jc w:val="both"/>
        <w:rPr>
          <w:del w:id="3387" w:author="Chuka Obi" w:date="2026-05-11T20:05:00Z" w16du:dateUtc="2026-05-11T19:05:00Z"/>
        </w:rPr>
      </w:pPr>
      <w:del w:id="3388" w:author="Chuka Obi" w:date="2026-05-11T20:05:00Z" w16du:dateUtc="2026-05-11T19:05:00Z">
        <w:r w:rsidRPr="00837F81" w:rsidDel="009177C0">
          <w:delText>Expiry Date:            [___] or upon the Guarantee Amount being reduced to zero, whichever is earlier.</w:delText>
        </w:r>
      </w:del>
    </w:p>
    <w:p w14:paraId="4DA0E6DA" w14:textId="50766C4D" w:rsidR="008B3961" w:rsidRPr="00837F81" w:rsidDel="009177C0" w:rsidRDefault="008B3961">
      <w:pPr>
        <w:rPr>
          <w:del w:id="3389" w:author="Chuka Obi" w:date="2026-05-11T20:05:00Z" w16du:dateUtc="2026-05-11T19:05:00Z"/>
        </w:rPr>
      </w:pPr>
    </w:p>
    <w:p w14:paraId="30C51EB9" w14:textId="425C4A1F" w:rsidR="008B3961" w:rsidRPr="00837F81" w:rsidDel="009177C0" w:rsidRDefault="00D74028">
      <w:pPr>
        <w:spacing w:after="200" w:line="276" w:lineRule="auto"/>
        <w:ind w:left="720"/>
        <w:jc w:val="both"/>
        <w:rPr>
          <w:del w:id="3390" w:author="Chuka Obi" w:date="2026-05-11T20:05:00Z" w16du:dateUtc="2026-05-11T19:05:00Z"/>
        </w:rPr>
      </w:pPr>
      <w:del w:id="3391" w:author="Chuka Obi" w:date="2026-05-11T20:05:00Z" w16du:dateUtc="2026-05-11T19:05:00Z">
        <w:r w:rsidRPr="00837F81" w:rsidDel="009177C0">
          <w:delText>This Guarantee is subject to the Uniform Rules for Demand Guarantees (URDG) 2010 Revision, ICC Publication No. 758.</w:delText>
        </w:r>
      </w:del>
    </w:p>
    <w:p w14:paraId="15387DC5" w14:textId="6994527D" w:rsidR="008B3961" w:rsidRPr="00837F81" w:rsidDel="009177C0" w:rsidRDefault="008B3961">
      <w:pPr>
        <w:rPr>
          <w:del w:id="3392" w:author="Chuka Obi" w:date="2026-05-11T20:05:00Z" w16du:dateUtc="2026-05-11T19:05:00Z"/>
        </w:rPr>
      </w:pPr>
    </w:p>
    <w:p w14:paraId="333DAAE3" w14:textId="7A2D6D55" w:rsidR="008B3961" w:rsidRPr="00837F81" w:rsidDel="009177C0" w:rsidRDefault="008B3961">
      <w:pPr>
        <w:rPr>
          <w:del w:id="3393" w:author="Chuka Obi" w:date="2026-05-11T20:05:00Z" w16du:dateUtc="2026-05-11T19:05:00Z"/>
        </w:rPr>
      </w:pPr>
    </w:p>
    <w:p w14:paraId="5FD18268" w14:textId="0F3C5992" w:rsidR="008B3961" w:rsidRPr="00837F81" w:rsidDel="009177C0" w:rsidRDefault="00D74028">
      <w:pPr>
        <w:spacing w:after="200" w:line="276" w:lineRule="auto"/>
        <w:ind w:left="720"/>
        <w:jc w:val="both"/>
        <w:rPr>
          <w:del w:id="3394" w:author="Chuka Obi" w:date="2026-05-11T20:05:00Z" w16du:dateUtc="2026-05-11T19:05:00Z"/>
        </w:rPr>
      </w:pPr>
      <w:del w:id="3395" w:author="Chuka Obi" w:date="2026-05-11T20:05:00Z" w16du:dateUtc="2026-05-11T19:05:00Z">
        <w:r w:rsidRPr="00837F81" w:rsidDel="009177C0">
          <w:delText>_________________________________________</w:delText>
        </w:r>
      </w:del>
    </w:p>
    <w:p w14:paraId="0384B59D" w14:textId="06CFFB53" w:rsidR="008B3961" w:rsidRPr="00837F81" w:rsidDel="009177C0" w:rsidRDefault="00D74028">
      <w:pPr>
        <w:spacing w:after="200" w:line="276" w:lineRule="auto"/>
        <w:ind w:left="720"/>
        <w:jc w:val="both"/>
        <w:rPr>
          <w:del w:id="3396" w:author="Chuka Obi" w:date="2026-05-11T20:05:00Z" w16du:dateUtc="2026-05-11T19:05:00Z"/>
        </w:rPr>
      </w:pPr>
      <w:del w:id="3397" w:author="Chuka Obi" w:date="2026-05-11T20:05:00Z" w16du:dateUtc="2026-05-11T19:05:00Z">
        <w:r w:rsidRPr="00837F81" w:rsidDel="009177C0">
          <w:delText>For and on behalf of [Bank Name]</w:delText>
        </w:r>
      </w:del>
    </w:p>
    <w:p w14:paraId="1537F5BF" w14:textId="57227288" w:rsidR="008B3961" w:rsidRPr="00837F81" w:rsidDel="009177C0" w:rsidRDefault="00D74028">
      <w:pPr>
        <w:spacing w:after="200" w:line="276" w:lineRule="auto"/>
        <w:ind w:left="720"/>
        <w:jc w:val="both"/>
        <w:rPr>
          <w:del w:id="3398" w:author="Chuka Obi" w:date="2026-05-11T20:05:00Z" w16du:dateUtc="2026-05-11T19:05:00Z"/>
        </w:rPr>
      </w:pPr>
      <w:del w:id="3399" w:author="Chuka Obi" w:date="2026-05-11T20:05:00Z" w16du:dateUtc="2026-05-11T19:05:00Z">
        <w:r w:rsidRPr="00837F81" w:rsidDel="009177C0">
          <w:delText>Authorized Signatory</w:delText>
        </w:r>
      </w:del>
    </w:p>
    <w:p w14:paraId="1EDB4C39" w14:textId="4E6D4D89" w:rsidR="008B3961" w:rsidRPr="00837F81" w:rsidDel="009177C0" w:rsidRDefault="00D74028">
      <w:pPr>
        <w:spacing w:after="200" w:line="276" w:lineRule="auto"/>
        <w:ind w:left="720"/>
        <w:jc w:val="both"/>
        <w:rPr>
          <w:del w:id="3400" w:author="Chuka Obi" w:date="2026-05-11T20:05:00Z" w16du:dateUtc="2026-05-11T19:05:00Z"/>
        </w:rPr>
      </w:pPr>
      <w:del w:id="3401" w:author="Chuka Obi" w:date="2026-05-11T20:05:00Z" w16du:dateUtc="2026-05-11T19:05:00Z">
        <w:r w:rsidRPr="00837F81" w:rsidDel="009177C0">
          <w:delText>Name:   ________________________</w:delText>
        </w:r>
      </w:del>
    </w:p>
    <w:p w14:paraId="5E07E426" w14:textId="25AAC972" w:rsidR="008B3961" w:rsidRPr="00837F81" w:rsidDel="009177C0" w:rsidRDefault="00D74028">
      <w:pPr>
        <w:spacing w:after="200" w:line="276" w:lineRule="auto"/>
        <w:ind w:left="720"/>
        <w:jc w:val="both"/>
        <w:rPr>
          <w:del w:id="3402" w:author="Chuka Obi" w:date="2026-05-11T20:05:00Z" w16du:dateUtc="2026-05-11T19:05:00Z"/>
        </w:rPr>
      </w:pPr>
      <w:del w:id="3403" w:author="Chuka Obi" w:date="2026-05-11T20:05:00Z" w16du:dateUtc="2026-05-11T19:05:00Z">
        <w:r w:rsidRPr="00837F81" w:rsidDel="009177C0">
          <w:delText>Title:  ________________________</w:delText>
        </w:r>
      </w:del>
    </w:p>
    <w:p w14:paraId="6FC85D8B" w14:textId="04E20AD4" w:rsidR="008B3961" w:rsidRPr="00837F81" w:rsidDel="009177C0" w:rsidRDefault="00D74028">
      <w:pPr>
        <w:rPr>
          <w:del w:id="3404" w:author="Chuka Obi" w:date="2026-05-11T20:05:00Z" w16du:dateUtc="2026-05-11T19:05:00Z"/>
        </w:rPr>
      </w:pPr>
      <w:del w:id="3405" w:author="Chuka Obi" w:date="2026-05-11T20:05:00Z" w16du:dateUtc="2026-05-11T19:05:00Z">
        <w:r w:rsidRPr="00837F81" w:rsidDel="009177C0">
          <w:br w:type="page"/>
        </w:r>
      </w:del>
    </w:p>
    <w:p w14:paraId="74B9923B" w14:textId="4E34D61A" w:rsidR="008B3961" w:rsidRPr="00837F81" w:rsidRDefault="00D74028">
      <w:pPr>
        <w:spacing w:after="300" w:line="276" w:lineRule="auto"/>
        <w:jc w:val="center"/>
      </w:pPr>
      <w:r w:rsidRPr="00837F81">
        <w:rPr>
          <w:b/>
          <w:bCs/>
          <w:sz w:val="28"/>
          <w:szCs w:val="28"/>
        </w:rPr>
        <w:t>SCHEDULE I-</w:t>
      </w:r>
      <w:ins w:id="3406" w:author="Chuka Obi" w:date="2026-05-11T20:06:00Z" w16du:dateUtc="2026-05-11T19:06:00Z">
        <w:r w:rsidR="009177C0">
          <w:rPr>
            <w:b/>
            <w:bCs/>
            <w:sz w:val="28"/>
            <w:szCs w:val="28"/>
          </w:rPr>
          <w:t>1</w:t>
        </w:r>
      </w:ins>
      <w:del w:id="3407" w:author="Chuka Obi" w:date="2026-05-11T20:06:00Z" w16du:dateUtc="2026-05-11T19:06:00Z">
        <w:r w:rsidRPr="00837F81" w:rsidDel="009177C0">
          <w:rPr>
            <w:b/>
            <w:bCs/>
            <w:sz w:val="28"/>
            <w:szCs w:val="28"/>
          </w:rPr>
          <w:delText>2</w:delText>
        </w:r>
      </w:del>
      <w:r w:rsidRPr="00837F81">
        <w:rPr>
          <w:b/>
          <w:bCs/>
          <w:sz w:val="28"/>
          <w:szCs w:val="28"/>
        </w:rPr>
        <w:t>: FORM OF PERFORMANCE BOND</w:t>
      </w:r>
    </w:p>
    <w:p w14:paraId="0E2BE17D" w14:textId="77777777" w:rsidR="008B3961" w:rsidRPr="00837F81" w:rsidRDefault="008B3961"/>
    <w:p w14:paraId="44763C38" w14:textId="77777777" w:rsidR="008B3961" w:rsidRPr="00837F81" w:rsidRDefault="00D74028">
      <w:pPr>
        <w:spacing w:after="200" w:line="276" w:lineRule="auto"/>
        <w:jc w:val="center"/>
      </w:pPr>
      <w:r w:rsidRPr="00837F81">
        <w:rPr>
          <w:b/>
          <w:bCs/>
        </w:rPr>
        <w:t>IRREVOCABLE BANK GUARANTEE — PERFORMANCE</w:t>
      </w:r>
    </w:p>
    <w:p w14:paraId="06F118F3" w14:textId="77777777" w:rsidR="008B3961" w:rsidRPr="00837F81" w:rsidRDefault="00D74028">
      <w:pPr>
        <w:spacing w:after="300" w:line="276" w:lineRule="auto"/>
        <w:jc w:val="center"/>
      </w:pPr>
      <w:r w:rsidRPr="00837F81">
        <w:rPr>
          <w:i/>
          <w:iCs/>
        </w:rPr>
        <w:t>(Subject to URDG 758)</w:t>
      </w:r>
    </w:p>
    <w:p w14:paraId="6A56C544" w14:textId="77777777" w:rsidR="008B3961" w:rsidRPr="00837F81" w:rsidRDefault="008B3961"/>
    <w:p w14:paraId="1DDABB3D" w14:textId="77777777" w:rsidR="008B3961" w:rsidRPr="00837F81" w:rsidRDefault="00D74028">
      <w:pPr>
        <w:spacing w:after="200" w:line="276" w:lineRule="auto"/>
        <w:ind w:left="720"/>
        <w:jc w:val="both"/>
      </w:pPr>
      <w:r w:rsidRPr="00837F81">
        <w:t>Guarantee No.:          ___________</w:t>
      </w:r>
    </w:p>
    <w:p w14:paraId="6B4DDE76" w14:textId="77777777" w:rsidR="008B3961" w:rsidRPr="00837F81" w:rsidRDefault="00D74028">
      <w:pPr>
        <w:spacing w:after="200" w:line="276" w:lineRule="auto"/>
        <w:ind w:left="720"/>
        <w:jc w:val="both"/>
      </w:pPr>
      <w:r w:rsidRPr="00837F81">
        <w:t>Date of Issue:          ___________</w:t>
      </w:r>
    </w:p>
    <w:p w14:paraId="255C43C3" w14:textId="77777777" w:rsidR="008B3961" w:rsidRPr="00837F81" w:rsidRDefault="00D74028">
      <w:pPr>
        <w:spacing w:after="200" w:line="276" w:lineRule="auto"/>
        <w:ind w:left="720"/>
        <w:jc w:val="both"/>
      </w:pPr>
      <w:r w:rsidRPr="00837F81">
        <w:t>Issuing Bank:           [Bank Name and Address]</w:t>
      </w:r>
    </w:p>
    <w:p w14:paraId="5FA06315" w14:textId="77777777" w:rsidR="008B3961" w:rsidRPr="00837F81" w:rsidRDefault="008B3961"/>
    <w:p w14:paraId="27061544" w14:textId="12FD9967" w:rsidR="008B3961" w:rsidRPr="00837F81" w:rsidRDefault="00D74028">
      <w:pPr>
        <w:spacing w:after="200" w:line="276" w:lineRule="auto"/>
        <w:ind w:left="720"/>
        <w:jc w:val="both"/>
      </w:pPr>
      <w:r w:rsidRPr="00837F81">
        <w:t xml:space="preserve">Beneficiary:           </w:t>
      </w:r>
      <w:r w:rsidR="009061B7" w:rsidRPr="00837F81">
        <w:rPr>
          <w:i/>
          <w:iCs/>
          <w:color w:val="0000FF"/>
        </w:rPr>
        <w:t>South Atlantic LNG West Africa Ltd</w:t>
      </w:r>
      <w:ins w:id="3408" w:author="Chuka Obi" w:date="2026-05-11T21:52:00Z" w16du:dateUtc="2026-05-11T20:52:00Z">
        <w:r w:rsidR="00D713E9">
          <w:rPr>
            <w:i/>
            <w:iCs/>
            <w:color w:val="0000FF"/>
          </w:rPr>
          <w:t>, of</w:t>
        </w:r>
      </w:ins>
      <w:r w:rsidR="009061B7" w:rsidRPr="00837F81">
        <w:rPr>
          <w:i/>
          <w:iCs/>
          <w:color w:val="0000FF"/>
        </w:rPr>
        <w:t xml:space="preserve"> </w:t>
      </w:r>
      <w:del w:id="3409" w:author="Chuka Obi" w:date="2026-05-11T21:51:00Z" w16du:dateUtc="2026-05-11T20:51:00Z">
        <w:r w:rsidR="009061B7" w:rsidRPr="00837F81" w:rsidDel="00D713E9">
          <w:rPr>
            <w:i/>
            <w:iCs/>
            <w:color w:val="0000FF"/>
          </w:rPr>
          <w:delText xml:space="preserve">and </w:delText>
        </w:r>
      </w:del>
      <w:ins w:id="3410" w:author="Chuka Obi" w:date="2026-05-11T21:51:00Z" w16du:dateUtc="2026-05-11T20:51:00Z">
        <w:r w:rsidR="00D713E9" w:rsidRPr="00837F81">
          <w:rPr>
            <w:i/>
            <w:iCs/>
            <w:color w:val="0000FF"/>
          </w:rPr>
          <w:t xml:space="preserve"> </w:t>
        </w:r>
      </w:ins>
      <w:r w:rsidR="009061B7" w:rsidRPr="00837F81">
        <w:rPr>
          <w:i/>
          <w:iCs/>
          <w:color w:val="0000FF"/>
        </w:rPr>
        <w:t>H20, Onikoyi Lane, Parkview Estate, Ikoyi, Lagos, Nigeria</w:t>
      </w:r>
      <w:r w:rsidRPr="00837F81">
        <w:t xml:space="preserve"> </w:t>
      </w:r>
    </w:p>
    <w:p w14:paraId="2F6A961D" w14:textId="5AB005CD" w:rsidR="008B3961" w:rsidRPr="00837F81" w:rsidRDefault="00D74028">
      <w:pPr>
        <w:spacing w:after="200" w:line="276" w:lineRule="auto"/>
        <w:ind w:left="720"/>
        <w:jc w:val="both"/>
      </w:pPr>
      <w:r w:rsidRPr="00837F81">
        <w:t xml:space="preserve">Applicant:           </w:t>
      </w:r>
      <w:ins w:id="3411" w:author="Chuka Obi" w:date="2026-05-11T21:56:00Z" w16du:dateUtc="2026-05-11T20:56:00Z">
        <w:r w:rsidR="00D713E9">
          <w:t>Peiyang Chemical Engineering Service Corporation PTE LTD</w:t>
        </w:r>
      </w:ins>
      <w:del w:id="3412" w:author="Chuka Obi" w:date="2026-05-11T21:56:00Z" w16du:dateUtc="2026-05-11T20:56:00Z">
        <w:r w:rsidR="009061B7" w:rsidRPr="00837F81" w:rsidDel="00D713E9">
          <w:rPr>
            <w:i/>
            <w:iCs/>
            <w:color w:val="0000FF"/>
          </w:rPr>
          <w:delText>Peiyang Chemical Equipment Co. Ltd</w:delText>
        </w:r>
      </w:del>
      <w:ins w:id="3413" w:author="Chuka Obi" w:date="2026-05-11T21:51:00Z" w16du:dateUtc="2026-05-11T20:51:00Z">
        <w:r w:rsidR="00D713E9" w:rsidRPr="00D713E9">
          <w:rPr>
            <w:i/>
            <w:iCs/>
            <w:color w:val="0000FF"/>
          </w:rPr>
          <w:t>,</w:t>
        </w:r>
        <w:r w:rsidR="00D713E9">
          <w:rPr>
            <w:i/>
            <w:iCs/>
            <w:color w:val="0000FF"/>
          </w:rPr>
          <w:t xml:space="preserve"> </w:t>
        </w:r>
        <w:r w:rsidR="00D713E9" w:rsidRPr="00D713E9">
          <w:rPr>
            <w:i/>
            <w:iCs/>
            <w:color w:val="0000FF"/>
          </w:rPr>
          <w:t>of No. 17, Aroozoo Lane, Singapore, 539807</w:t>
        </w:r>
      </w:ins>
      <w:del w:id="3414" w:author="Chuka Obi" w:date="2026-05-11T21:51:00Z" w16du:dateUtc="2026-05-11T20:51:00Z">
        <w:r w:rsidR="009061B7" w:rsidRPr="00837F81" w:rsidDel="00D713E9">
          <w:rPr>
            <w:i/>
            <w:iCs/>
            <w:color w:val="0000FF"/>
          </w:rPr>
          <w:delText>.and 16B Zaire Crescent Maitama, Abuja, Nigeria</w:delText>
        </w:r>
        <w:r w:rsidRPr="00837F81" w:rsidDel="00D713E9">
          <w:delText xml:space="preserve"> </w:delText>
        </w:r>
      </w:del>
      <w:r w:rsidRPr="00837F81">
        <w:t xml:space="preserve"> </w:t>
      </w:r>
    </w:p>
    <w:p w14:paraId="270DAA28" w14:textId="77777777" w:rsidR="008B3961" w:rsidRPr="00837F81" w:rsidRDefault="008B3961"/>
    <w:p w14:paraId="52458F48" w14:textId="17CC3F55" w:rsidR="008B3961" w:rsidRPr="00837F81" w:rsidRDefault="00D74028">
      <w:pPr>
        <w:spacing w:after="200" w:line="276" w:lineRule="auto"/>
        <w:ind w:left="720"/>
        <w:jc w:val="both"/>
      </w:pPr>
      <w:r w:rsidRPr="00837F81">
        <w:t xml:space="preserve">Underlying Relationship: EPC Agreement dated [___] between the Beneficiary and the Applicant for the </w:t>
      </w:r>
      <w:r w:rsidR="0020374F" w:rsidRPr="00837F81">
        <w:t xml:space="preserve">5MMSCFD Mini-LNG Gas Project </w:t>
      </w:r>
      <w:r w:rsidRPr="00837F81">
        <w:t>(the “Underlying Agreement”)</w:t>
      </w:r>
    </w:p>
    <w:p w14:paraId="51969353" w14:textId="77777777" w:rsidR="008B3961" w:rsidRPr="00837F81" w:rsidRDefault="008B3961"/>
    <w:p w14:paraId="189EACA6" w14:textId="40D8F3BD" w:rsidR="008B3961" w:rsidRPr="00837F81" w:rsidRDefault="00D74028">
      <w:pPr>
        <w:spacing w:after="200" w:line="276" w:lineRule="auto"/>
        <w:ind w:left="720"/>
        <w:jc w:val="both"/>
      </w:pPr>
      <w:r w:rsidRPr="00837F81">
        <w:lastRenderedPageBreak/>
        <w:t>Guarantee Amount:       [</w:t>
      </w:r>
      <w:ins w:id="3415" w:author="Chuka Obi" w:date="2026-05-11T21:52:00Z" w16du:dateUtc="2026-05-11T20:52:00Z">
        <w:r w:rsidR="00D713E9">
          <w:t>USD</w:t>
        </w:r>
      </w:ins>
      <w:del w:id="3416" w:author="Chuka Obi" w:date="2026-05-11T21:52:00Z" w16du:dateUtc="2026-05-11T20:52:00Z">
        <w:r w:rsidRPr="00837F81" w:rsidDel="00D713E9">
          <w:delText>Currency</w:delText>
        </w:r>
      </w:del>
      <w:r w:rsidRPr="00837F81">
        <w:t>] [Amount in figures] ([Amount in words])</w:t>
      </w:r>
    </w:p>
    <w:p w14:paraId="1A521973" w14:textId="77777777" w:rsidR="008B3961" w:rsidRPr="00837F81" w:rsidRDefault="00D74028">
      <w:pPr>
        <w:spacing w:after="200" w:line="276" w:lineRule="auto"/>
        <w:ind w:left="720"/>
        <w:jc w:val="both"/>
      </w:pPr>
      <w:r w:rsidRPr="00837F81">
        <w:t xml:space="preserve">                        Being [10]% of the Contract Price under the Underlying Agreement.</w:t>
      </w:r>
    </w:p>
    <w:p w14:paraId="5AA70CA5" w14:textId="77777777" w:rsidR="008B3961" w:rsidRPr="00837F81" w:rsidRDefault="008B3961"/>
    <w:p w14:paraId="559CF4CD" w14:textId="77777777" w:rsidR="008B3961" w:rsidRPr="00837F81" w:rsidRDefault="00D74028">
      <w:pPr>
        <w:spacing w:after="200" w:line="276" w:lineRule="auto"/>
        <w:ind w:left="720"/>
        <w:jc w:val="both"/>
      </w:pPr>
      <w:r w:rsidRPr="00837F81">
        <w:t>We, [Bank Name] (the “Guarantor”), hereby irrevocably undertake to pay the Beneficiary any amount or amounts not exceeding in aggregate the Guarantee Amount, upon receipt by us of the Beneficiary’s complying demand.</w:t>
      </w:r>
    </w:p>
    <w:p w14:paraId="016834AB" w14:textId="6E36E0B3" w:rsidR="008B3961" w:rsidRPr="00837F81" w:rsidDel="00D713E9" w:rsidRDefault="008B3961">
      <w:pPr>
        <w:rPr>
          <w:del w:id="3417" w:author="Chuka Obi" w:date="2026-05-11T21:53:00Z" w16du:dateUtc="2026-05-11T20:53:00Z"/>
        </w:rPr>
      </w:pPr>
    </w:p>
    <w:p w14:paraId="061C830D" w14:textId="77777777" w:rsidR="00D713E9" w:rsidRPr="00D713E9" w:rsidRDefault="00D713E9" w:rsidP="00D713E9">
      <w:pPr>
        <w:pStyle w:val="font-claude-response-body"/>
        <w:ind w:left="720"/>
        <w:jc w:val="both"/>
        <w:rPr>
          <w:ins w:id="3418" w:author="Chuka Obi" w:date="2026-05-11T21:52:00Z" w16du:dateUtc="2026-05-11T20:52:00Z"/>
        </w:rPr>
        <w:pPrChange w:id="3419" w:author="Chuka Obi" w:date="2026-05-11T21:53:00Z" w16du:dateUtc="2026-05-11T20:53:00Z">
          <w:pPr>
            <w:pStyle w:val="font-claude-response-body"/>
          </w:pPr>
        </w:pPrChange>
      </w:pPr>
      <w:ins w:id="3420" w:author="Chuka Obi" w:date="2026-05-11T21:52:00Z" w16du:dateUtc="2026-05-11T20:52:00Z">
        <w:r w:rsidRPr="00D713E9">
          <w:rPr>
            <w:rStyle w:val="Emphasis"/>
            <w:i w:val="0"/>
            <w:iCs w:val="0"/>
            <w:rPrChange w:id="3421" w:author="Chuka Obi" w:date="2026-05-11T21:53:00Z" w16du:dateUtc="2026-05-11T20:53:00Z">
              <w:rPr>
                <w:rStyle w:val="Emphasis"/>
              </w:rPr>
            </w:rPrChange>
          </w:rPr>
          <w:t>A demand under this Guarantee shall be accompanied by the Beneficiary's written statement signed by the Beneficiary's authorised representative confirming that the Beneficiary is making demand under this Guarantee in accordance with the Underlying Agreement. The Guarantor shall not be entitled to inquire into the underlying facts and shall pay in accordance with the terms of this Guarantee.</w:t>
        </w:r>
      </w:ins>
    </w:p>
    <w:p w14:paraId="15B92F95" w14:textId="4130BF02" w:rsidR="008B3961" w:rsidRPr="00837F81" w:rsidDel="00D713E9" w:rsidRDefault="00D74028">
      <w:pPr>
        <w:spacing w:after="200" w:line="276" w:lineRule="auto"/>
        <w:ind w:left="720"/>
        <w:jc w:val="both"/>
        <w:rPr>
          <w:del w:id="3422" w:author="Chuka Obi" w:date="2026-05-11T21:52:00Z" w16du:dateUtc="2026-05-11T20:52:00Z"/>
        </w:rPr>
      </w:pPr>
      <w:del w:id="3423" w:author="Chuka Obi" w:date="2026-05-11T21:52:00Z" w16du:dateUtc="2026-05-11T20:52:00Z">
        <w:r w:rsidRPr="00837F81" w:rsidDel="00D713E9">
          <w:delTex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delText>
        </w:r>
      </w:del>
    </w:p>
    <w:p w14:paraId="7C632817" w14:textId="77777777" w:rsidR="008B3961" w:rsidRPr="00837F81" w:rsidRDefault="008B3961"/>
    <w:p w14:paraId="0305F235" w14:textId="77777777" w:rsidR="008B3961" w:rsidRPr="00837F81" w:rsidRDefault="00D74028">
      <w:pPr>
        <w:spacing w:after="200" w:line="276" w:lineRule="auto"/>
        <w:ind w:left="720"/>
        <w:jc w:val="both"/>
      </w:pPr>
      <w:r w:rsidRPr="00837F81">
        <w:t>This Guarantee covers the Applicant’s obligations during the construction phase of the Project, from the date of issuance through to Substantial Completion of the Facility, including but not limited to the Applicant’s obligations to achieve Mechanical Completion, complete Commissioning, pass the Performance Test and achieve Substantial Completion by the Guaranteed Substantial Completion Date.</w:t>
      </w:r>
    </w:p>
    <w:p w14:paraId="16299015" w14:textId="77777777" w:rsidR="008B3961" w:rsidRPr="00837F81" w:rsidRDefault="008B3961"/>
    <w:p w14:paraId="53892B47" w14:textId="77777777" w:rsidR="008B3961" w:rsidRPr="00837F81" w:rsidRDefault="00D74028">
      <w:pPr>
        <w:spacing w:after="200" w:line="276" w:lineRule="auto"/>
        <w:ind w:left="720"/>
        <w:jc w:val="both"/>
      </w:pPr>
      <w:r w:rsidRPr="00837F81">
        <w:t>Expiry Date:            [twenty-eight (28)] Days after the date of Substantial Completion under the Underlying Agreement, provided that this Guarantee shall not expire if a complying demand has been received by us on or before the Expiry Date.</w:t>
      </w:r>
    </w:p>
    <w:p w14:paraId="504E35BB" w14:textId="77777777" w:rsidR="008B3961" w:rsidRPr="00837F81" w:rsidRDefault="008B3961"/>
    <w:p w14:paraId="63703933" w14:textId="5AFE2AA4" w:rsidR="008B3961" w:rsidRPr="00837F81" w:rsidRDefault="00D74028">
      <w:pPr>
        <w:spacing w:after="200" w:line="276" w:lineRule="auto"/>
        <w:ind w:left="720"/>
        <w:jc w:val="both"/>
      </w:pPr>
      <w:r w:rsidRPr="00837F81">
        <w:t xml:space="preserve">Extension:              If the Expiry Date requires extension, the Applicant shall procure such extension and deliver evidence thereof to the Beneficiary not later than [thirty (30)] Days before the scheduled Expiry Date. If the Applicant fails to </w:t>
      </w:r>
      <w:del w:id="3424" w:author="Chuka Obi" w:date="2026-05-11T21:53:00Z" w16du:dateUtc="2026-05-11T20:53:00Z">
        <w:r w:rsidRPr="00837F81" w:rsidDel="00D713E9">
          <w:delText xml:space="preserve">extend </w:delText>
        </w:r>
      </w:del>
      <w:ins w:id="3425" w:author="Chuka Obi" w:date="2026-05-11T21:53:00Z" w16du:dateUtc="2026-05-11T20:53:00Z">
        <w:r w:rsidR="00D713E9">
          <w:t>procure such extension by</w:t>
        </w:r>
      </w:ins>
      <w:ins w:id="3426" w:author="Chuka Obi" w:date="2026-05-11T21:54:00Z" w16du:dateUtc="2026-05-11T20:54:00Z">
        <w:r w:rsidR="00D713E9">
          <w:t xml:space="preserve"> such date,</w:t>
        </w:r>
      </w:ins>
      <w:del w:id="3427" w:author="Chuka Obi" w:date="2026-05-11T21:54:00Z" w16du:dateUtc="2026-05-11T20:54:00Z">
        <w:r w:rsidRPr="00837F81" w:rsidDel="00D713E9">
          <w:delText>this Guarantee,</w:delText>
        </w:r>
      </w:del>
      <w:r w:rsidRPr="00837F81">
        <w:t xml:space="preserve"> the Beneficiary shall be entitled to make a demand under this Guarantee</w:t>
      </w:r>
      <w:ins w:id="3428" w:author="Chuka Obi" w:date="2026-05-11T21:54:00Z" w16du:dateUtc="2026-05-11T20:54:00Z">
        <w:r w:rsidR="00D713E9">
          <w:t xml:space="preserve"> f</w:t>
        </w:r>
        <w:r w:rsidR="00D713E9">
          <w:t>or the full unutilised Guarantee Amount, without any further justification, and the Guarantor shall pay such amount in accordance with the terms of this Guarantee.</w:t>
        </w:r>
      </w:ins>
      <w:del w:id="3429" w:author="Chuka Obi" w:date="2026-05-11T21:54:00Z" w16du:dateUtc="2026-05-11T20:54:00Z">
        <w:r w:rsidRPr="00837F81" w:rsidDel="00D713E9">
          <w:delText>.</w:delText>
        </w:r>
      </w:del>
    </w:p>
    <w:p w14:paraId="634F3371" w14:textId="77777777" w:rsidR="008B3961" w:rsidRPr="00837F81" w:rsidRDefault="008B3961"/>
    <w:p w14:paraId="70754EB0" w14:textId="77777777" w:rsidR="008B3961" w:rsidRPr="00837F81" w:rsidRDefault="00D74028">
      <w:pPr>
        <w:spacing w:after="200" w:line="276" w:lineRule="auto"/>
        <w:ind w:left="720"/>
        <w:jc w:val="both"/>
      </w:pPr>
      <w:r w:rsidRPr="00837F81">
        <w:t>This Guarantee is subject to the Uniform Rules for Demand Guarantees (URDG) 2010 Revision, ICC Publication No. 758.</w:t>
      </w:r>
    </w:p>
    <w:p w14:paraId="5F58B191" w14:textId="77777777" w:rsidR="008B3961" w:rsidRPr="00837F81" w:rsidRDefault="008B3961"/>
    <w:p w14:paraId="68A0FCA3" w14:textId="77777777" w:rsidR="008B3961" w:rsidRPr="00837F81" w:rsidRDefault="008B3961"/>
    <w:p w14:paraId="0308E7D0" w14:textId="77777777" w:rsidR="008B3961" w:rsidRPr="00837F81" w:rsidRDefault="00D74028">
      <w:pPr>
        <w:spacing w:after="200" w:line="276" w:lineRule="auto"/>
        <w:ind w:left="720"/>
        <w:jc w:val="both"/>
      </w:pPr>
      <w:r w:rsidRPr="00837F81">
        <w:t>_________________________________________</w:t>
      </w:r>
    </w:p>
    <w:p w14:paraId="07B1CDF0" w14:textId="77777777" w:rsidR="008B3961" w:rsidRPr="00837F81" w:rsidRDefault="00D74028">
      <w:pPr>
        <w:spacing w:after="200" w:line="276" w:lineRule="auto"/>
        <w:ind w:left="720"/>
        <w:jc w:val="both"/>
      </w:pPr>
      <w:r w:rsidRPr="00837F81">
        <w:t>For and on behalf of [Bank Name]</w:t>
      </w:r>
    </w:p>
    <w:p w14:paraId="4B362C95" w14:textId="77777777" w:rsidR="008B3961" w:rsidRPr="00837F81" w:rsidRDefault="00D74028">
      <w:pPr>
        <w:spacing w:after="200" w:line="276" w:lineRule="auto"/>
        <w:ind w:left="720"/>
        <w:jc w:val="both"/>
      </w:pPr>
      <w:r w:rsidRPr="00837F81">
        <w:lastRenderedPageBreak/>
        <w:t>Authorized Signatory</w:t>
      </w:r>
    </w:p>
    <w:p w14:paraId="78592A08" w14:textId="77777777" w:rsidR="008B3961" w:rsidRPr="00837F81" w:rsidRDefault="00D74028">
      <w:pPr>
        <w:spacing w:after="200" w:line="276" w:lineRule="auto"/>
        <w:ind w:left="720"/>
        <w:jc w:val="both"/>
      </w:pPr>
      <w:r w:rsidRPr="00837F81">
        <w:t>Name:   ________________________</w:t>
      </w:r>
    </w:p>
    <w:p w14:paraId="0FAE64A1" w14:textId="77777777" w:rsidR="008B3961" w:rsidRPr="00837F81" w:rsidRDefault="00D74028">
      <w:pPr>
        <w:spacing w:after="200" w:line="276" w:lineRule="auto"/>
        <w:ind w:left="720"/>
        <w:jc w:val="both"/>
      </w:pPr>
      <w:r w:rsidRPr="00837F81">
        <w:t>Title:  ________________________</w:t>
      </w:r>
    </w:p>
    <w:p w14:paraId="3057215F" w14:textId="77777777" w:rsidR="008B3961" w:rsidRPr="00837F81" w:rsidRDefault="00D74028">
      <w:r w:rsidRPr="00837F81">
        <w:br w:type="page"/>
      </w:r>
    </w:p>
    <w:p w14:paraId="19A80BC9" w14:textId="5E0039C0" w:rsidR="008B3961" w:rsidRPr="00837F81" w:rsidRDefault="00D74028">
      <w:pPr>
        <w:spacing w:after="300" w:line="276" w:lineRule="auto"/>
        <w:jc w:val="center"/>
      </w:pPr>
      <w:r w:rsidRPr="00837F81">
        <w:rPr>
          <w:b/>
          <w:bCs/>
          <w:sz w:val="28"/>
          <w:szCs w:val="28"/>
        </w:rPr>
        <w:lastRenderedPageBreak/>
        <w:t>SCHEDULE I-</w:t>
      </w:r>
      <w:ins w:id="3430" w:author="Chuka Obi" w:date="2026-05-11T20:34:00Z" w16du:dateUtc="2026-05-11T19:34:00Z">
        <w:r w:rsidR="00027F27">
          <w:rPr>
            <w:b/>
            <w:bCs/>
            <w:sz w:val="28"/>
            <w:szCs w:val="28"/>
          </w:rPr>
          <w:t>2</w:t>
        </w:r>
      </w:ins>
      <w:del w:id="3431" w:author="Chuka Obi" w:date="2026-05-11T20:34:00Z" w16du:dateUtc="2026-05-11T19:34:00Z">
        <w:r w:rsidRPr="00837F81" w:rsidDel="00027F27">
          <w:rPr>
            <w:b/>
            <w:bCs/>
            <w:sz w:val="28"/>
            <w:szCs w:val="28"/>
          </w:rPr>
          <w:delText>3</w:delText>
        </w:r>
      </w:del>
      <w:r w:rsidRPr="00837F81">
        <w:rPr>
          <w:b/>
          <w:bCs/>
          <w:sz w:val="28"/>
          <w:szCs w:val="28"/>
        </w:rPr>
        <w:t>: FORM OF RETENTION BOND</w:t>
      </w:r>
    </w:p>
    <w:p w14:paraId="5ED8E26D" w14:textId="77777777" w:rsidR="008B3961" w:rsidRPr="00837F81" w:rsidRDefault="008B3961"/>
    <w:p w14:paraId="41736995" w14:textId="77777777" w:rsidR="008B3961" w:rsidRPr="00837F81" w:rsidRDefault="00D74028">
      <w:pPr>
        <w:spacing w:after="200" w:line="276" w:lineRule="auto"/>
        <w:jc w:val="center"/>
      </w:pPr>
      <w:r w:rsidRPr="00837F81">
        <w:rPr>
          <w:b/>
          <w:bCs/>
        </w:rPr>
        <w:t>IRREVOCABLE BANK GUARANTEE — RETENTION / WARRANTY</w:t>
      </w:r>
    </w:p>
    <w:p w14:paraId="03A647E2" w14:textId="77777777" w:rsidR="008B3961" w:rsidRPr="00837F81" w:rsidRDefault="00D74028">
      <w:pPr>
        <w:spacing w:after="300" w:line="276" w:lineRule="auto"/>
        <w:jc w:val="center"/>
      </w:pPr>
      <w:r w:rsidRPr="00837F81">
        <w:rPr>
          <w:i/>
          <w:iCs/>
        </w:rPr>
        <w:t>(Subject to URDG 758)</w:t>
      </w:r>
    </w:p>
    <w:p w14:paraId="1D2058E9" w14:textId="77777777" w:rsidR="008B3961" w:rsidRPr="00837F81" w:rsidRDefault="008B3961"/>
    <w:p w14:paraId="7CFF91C5" w14:textId="77777777" w:rsidR="008B3961" w:rsidRPr="00837F81" w:rsidRDefault="00D74028">
      <w:pPr>
        <w:spacing w:after="200" w:line="276" w:lineRule="auto"/>
        <w:ind w:left="720"/>
        <w:jc w:val="both"/>
      </w:pPr>
      <w:r w:rsidRPr="00837F81">
        <w:t>Guarantee No.:          ___________</w:t>
      </w:r>
    </w:p>
    <w:p w14:paraId="73883C6E" w14:textId="77777777" w:rsidR="008B3961" w:rsidRPr="00837F81" w:rsidRDefault="00D74028">
      <w:pPr>
        <w:spacing w:after="200" w:line="276" w:lineRule="auto"/>
        <w:ind w:left="720"/>
        <w:jc w:val="both"/>
      </w:pPr>
      <w:r w:rsidRPr="00837F81">
        <w:t>Date of Issue:          ___________</w:t>
      </w:r>
    </w:p>
    <w:p w14:paraId="4C83508E" w14:textId="77777777" w:rsidR="008B3961" w:rsidRPr="00837F81" w:rsidRDefault="00D74028">
      <w:pPr>
        <w:spacing w:after="200" w:line="276" w:lineRule="auto"/>
        <w:ind w:left="720"/>
        <w:jc w:val="both"/>
      </w:pPr>
      <w:r w:rsidRPr="00837F81">
        <w:t>Issuing Bank:           [Bank Name and Address]</w:t>
      </w:r>
    </w:p>
    <w:p w14:paraId="64B63685" w14:textId="77777777" w:rsidR="008B3961" w:rsidRPr="00837F81" w:rsidRDefault="008B3961"/>
    <w:p w14:paraId="3D566B7A" w14:textId="62B07A2B" w:rsidR="008B3961" w:rsidRPr="00837F81" w:rsidRDefault="00D74028">
      <w:pPr>
        <w:spacing w:after="200" w:line="276" w:lineRule="auto"/>
        <w:ind w:left="720"/>
        <w:jc w:val="both"/>
      </w:pPr>
      <w:r w:rsidRPr="00837F81">
        <w:t xml:space="preserve">Beneficiary:         </w:t>
      </w:r>
      <w:r w:rsidR="009061B7" w:rsidRPr="00837F81">
        <w:rPr>
          <w:i/>
          <w:iCs/>
          <w:color w:val="0000FF"/>
        </w:rPr>
        <w:t>South Atlantic LNG West Africa Ltd,</w:t>
      </w:r>
      <w:r w:rsidR="0020374F" w:rsidRPr="00837F81">
        <w:rPr>
          <w:i/>
          <w:iCs/>
          <w:color w:val="0000FF"/>
        </w:rPr>
        <w:t xml:space="preserve"> </w:t>
      </w:r>
      <w:del w:id="3432" w:author="Chuka Obi" w:date="2026-05-11T21:54:00Z" w16du:dateUtc="2026-05-11T20:54:00Z">
        <w:r w:rsidR="0020374F" w:rsidRPr="00837F81" w:rsidDel="00D713E9">
          <w:rPr>
            <w:i/>
            <w:iCs/>
            <w:color w:val="0000FF"/>
          </w:rPr>
          <w:delText>and</w:delText>
        </w:r>
        <w:r w:rsidR="009061B7" w:rsidRPr="00837F81" w:rsidDel="00D713E9">
          <w:rPr>
            <w:i/>
            <w:iCs/>
            <w:color w:val="0000FF"/>
          </w:rPr>
          <w:delText xml:space="preserve"> </w:delText>
        </w:r>
      </w:del>
      <w:ins w:id="3433" w:author="Chuka Obi" w:date="2026-05-11T21:54:00Z" w16du:dateUtc="2026-05-11T20:54:00Z">
        <w:r w:rsidR="00D713E9">
          <w:rPr>
            <w:i/>
            <w:iCs/>
            <w:color w:val="0000FF"/>
          </w:rPr>
          <w:t>of</w:t>
        </w:r>
        <w:r w:rsidR="00D713E9" w:rsidRPr="00837F81">
          <w:rPr>
            <w:i/>
            <w:iCs/>
            <w:color w:val="0000FF"/>
          </w:rPr>
          <w:t xml:space="preserve"> </w:t>
        </w:r>
      </w:ins>
      <w:r w:rsidR="009061B7" w:rsidRPr="00837F81">
        <w:rPr>
          <w:i/>
          <w:iCs/>
          <w:color w:val="0000FF"/>
        </w:rPr>
        <w:t>H20, Onikoyi Lane, Parkview Estate, Ikoyi, Lagos, Nigeria</w:t>
      </w:r>
      <w:r w:rsidRPr="00837F81">
        <w:t xml:space="preserve">   </w:t>
      </w:r>
    </w:p>
    <w:p w14:paraId="3765F506" w14:textId="6DA70138" w:rsidR="008B3961" w:rsidRPr="00837F81" w:rsidDel="00D713E9" w:rsidRDefault="00D74028">
      <w:pPr>
        <w:spacing w:after="200" w:line="276" w:lineRule="auto"/>
        <w:ind w:left="720"/>
        <w:jc w:val="both"/>
        <w:rPr>
          <w:del w:id="3434" w:author="Chuka Obi" w:date="2026-05-11T21:55:00Z" w16du:dateUtc="2026-05-11T20:55:00Z"/>
        </w:rPr>
      </w:pPr>
      <w:r w:rsidRPr="00837F81">
        <w:t xml:space="preserve">Applicant:           </w:t>
      </w:r>
      <w:ins w:id="3435" w:author="Chuka Obi" w:date="2026-05-11T21:56:00Z" w16du:dateUtc="2026-05-11T20:56:00Z">
        <w:r w:rsidR="00D713E9">
          <w:t>Peiyang Chemical Engineering Service Corporation PTE LTD</w:t>
        </w:r>
      </w:ins>
      <w:del w:id="3436" w:author="Chuka Obi" w:date="2026-05-11T21:56:00Z" w16du:dateUtc="2026-05-11T20:56:00Z">
        <w:r w:rsidR="0020374F" w:rsidRPr="00837F81" w:rsidDel="00D713E9">
          <w:rPr>
            <w:i/>
            <w:iCs/>
            <w:color w:val="0000FF"/>
          </w:rPr>
          <w:delText>Peiyang Chemical Equipment Co. Ltd</w:delText>
        </w:r>
      </w:del>
      <w:r w:rsidR="0020374F" w:rsidRPr="00837F81">
        <w:rPr>
          <w:i/>
          <w:iCs/>
          <w:color w:val="0000FF"/>
        </w:rPr>
        <w:t xml:space="preserve">., </w:t>
      </w:r>
      <w:ins w:id="3437" w:author="Chuka Obi" w:date="2026-05-11T21:55:00Z" w16du:dateUtc="2026-05-11T20:55:00Z">
        <w:r w:rsidR="00D713E9" w:rsidRPr="00D713E9">
          <w:rPr>
            <w:i/>
            <w:iCs/>
            <w:color w:val="0000FF"/>
          </w:rPr>
          <w:t xml:space="preserve">of No. 17, Aroozoo Lane, Singapore, 539807 </w:t>
        </w:r>
      </w:ins>
      <w:del w:id="3438" w:author="Chuka Obi" w:date="2026-05-11T21:55:00Z" w16du:dateUtc="2026-05-11T20:55:00Z">
        <w:r w:rsidR="0020374F" w:rsidRPr="00837F81" w:rsidDel="00D713E9">
          <w:rPr>
            <w:i/>
            <w:iCs/>
            <w:color w:val="0000FF"/>
          </w:rPr>
          <w:delText>and 16B Zaire Crescent Maitama, Abuja, Nigeria</w:delText>
        </w:r>
        <w:r w:rsidRPr="00837F81" w:rsidDel="00D713E9">
          <w:delText xml:space="preserve">   </w:delText>
        </w:r>
      </w:del>
    </w:p>
    <w:p w14:paraId="5D75A884" w14:textId="77777777" w:rsidR="008B3961" w:rsidRPr="00837F81" w:rsidRDefault="008B3961" w:rsidP="00D713E9">
      <w:pPr>
        <w:spacing w:after="200" w:line="276" w:lineRule="auto"/>
        <w:ind w:left="720"/>
        <w:jc w:val="both"/>
      </w:pPr>
    </w:p>
    <w:p w14:paraId="05CEB8C8" w14:textId="11A6686A" w:rsidR="008B3961" w:rsidRPr="00837F81" w:rsidRDefault="00D74028">
      <w:pPr>
        <w:spacing w:after="200" w:line="276" w:lineRule="auto"/>
        <w:ind w:left="720"/>
        <w:jc w:val="both"/>
      </w:pPr>
      <w:r w:rsidRPr="00837F81">
        <w:t xml:space="preserve">Underlying Relationship: EPC Agreement dated [___] between the Beneficiary and the Applicant for the </w:t>
      </w:r>
      <w:r w:rsidR="00501CE2" w:rsidRPr="00837F81">
        <w:t xml:space="preserve">5MMSCFD Mini-LNG Gas Project </w:t>
      </w:r>
      <w:r w:rsidRPr="00837F81">
        <w:t xml:space="preserve"> (the “Underlying Agreement”)</w:t>
      </w:r>
    </w:p>
    <w:p w14:paraId="6693888D" w14:textId="77777777" w:rsidR="008B3961" w:rsidRPr="00837F81" w:rsidRDefault="008B3961"/>
    <w:p w14:paraId="44EA7665" w14:textId="71025A4D" w:rsidR="008B3961" w:rsidRPr="00837F81" w:rsidRDefault="00D74028">
      <w:pPr>
        <w:spacing w:after="200" w:line="276" w:lineRule="auto"/>
        <w:ind w:left="720"/>
        <w:jc w:val="both"/>
      </w:pPr>
      <w:r w:rsidRPr="00837F81">
        <w:t>Guarantee Amount:       [</w:t>
      </w:r>
      <w:del w:id="3439" w:author="Chuka Obi" w:date="2026-05-11T21:55:00Z" w16du:dateUtc="2026-05-11T20:55:00Z">
        <w:r w:rsidRPr="00837F81" w:rsidDel="00D713E9">
          <w:delText>Currency</w:delText>
        </w:r>
      </w:del>
      <w:ins w:id="3440" w:author="Chuka Obi" w:date="2026-05-11T21:55:00Z" w16du:dateUtc="2026-05-11T20:55:00Z">
        <w:r w:rsidR="00D713E9">
          <w:t>USD</w:t>
        </w:r>
      </w:ins>
      <w:r w:rsidRPr="00837F81">
        <w:t>] [Amount in figures] ([Amount in words])</w:t>
      </w:r>
    </w:p>
    <w:p w14:paraId="71CCCD1E" w14:textId="77777777" w:rsidR="008B3961" w:rsidRPr="00837F81" w:rsidRDefault="00D74028">
      <w:pPr>
        <w:spacing w:after="200" w:line="276" w:lineRule="auto"/>
        <w:ind w:left="720"/>
        <w:jc w:val="both"/>
      </w:pPr>
      <w:r w:rsidRPr="00837F81">
        <w:t xml:space="preserve">                        Being [5]% of the Contract Price under the Underlying Agreement.</w:t>
      </w:r>
    </w:p>
    <w:p w14:paraId="58E5DC3A" w14:textId="77777777" w:rsidR="008B3961" w:rsidRPr="00837F81" w:rsidRDefault="008B3961"/>
    <w:p w14:paraId="053E7F4E" w14:textId="77777777" w:rsidR="008B3961" w:rsidRPr="00837F81" w:rsidRDefault="00D74028">
      <w:pPr>
        <w:spacing w:after="200" w:line="276" w:lineRule="auto"/>
        <w:ind w:left="720"/>
        <w:jc w:val="both"/>
      </w:pPr>
      <w:r w:rsidRPr="00837F81">
        <w:t>We, [Bank Name] (the “Guarantor”), hereby irrevocably undertake to pay the Beneficiary any amount or amounts not exceeding in aggregate the Guarantee Amount, upon receipt by us of the Beneficiary’s complying demand.</w:t>
      </w:r>
    </w:p>
    <w:p w14:paraId="49A68BD5" w14:textId="77777777" w:rsidR="008B3961" w:rsidRPr="00837F81" w:rsidRDefault="008B3961"/>
    <w:p w14:paraId="37F8CA6C" w14:textId="77777777" w:rsidR="00D713E9" w:rsidRPr="00D713E9" w:rsidRDefault="00D713E9" w:rsidP="00D713E9">
      <w:pPr>
        <w:ind w:left="720"/>
        <w:rPr>
          <w:ins w:id="3441" w:author="Chuka Obi" w:date="2026-05-11T21:57:00Z" w16du:dateUtc="2026-05-11T20:57:00Z"/>
        </w:rPr>
        <w:pPrChange w:id="3442" w:author="Chuka Obi" w:date="2026-05-11T21:57:00Z" w16du:dateUtc="2026-05-11T20:57:00Z">
          <w:pPr/>
        </w:pPrChange>
      </w:pPr>
      <w:ins w:id="3443" w:author="Chuka Obi" w:date="2026-05-11T21:57:00Z" w16du:dateUtc="2026-05-11T20:57:00Z">
        <w:r w:rsidRPr="00D713E9">
          <w:t>A demand under this Guarantee shall be accompanied by the Beneficiary's written statement signed by the Beneficiary's authorised representative confirming that the Beneficiary is making demand under this Guarantee in accordance with the Underlying Agreement. The Guarantor shall not be entitled to inquire into the underlying facts and shall pay in accordance with the terms of this Guarantee.</w:t>
        </w:r>
      </w:ins>
    </w:p>
    <w:p w14:paraId="154F4293" w14:textId="702AE0A3" w:rsidR="008B3961" w:rsidRPr="00837F81" w:rsidDel="00D713E9" w:rsidRDefault="00D74028">
      <w:pPr>
        <w:spacing w:after="200" w:line="276" w:lineRule="auto"/>
        <w:ind w:left="720"/>
        <w:jc w:val="both"/>
        <w:rPr>
          <w:del w:id="3444" w:author="Chuka Obi" w:date="2026-05-11T21:57:00Z" w16du:dateUtc="2026-05-11T20:57:00Z"/>
        </w:rPr>
      </w:pPr>
      <w:del w:id="3445" w:author="Chuka Obi" w:date="2026-05-11T21:57:00Z" w16du:dateUtc="2026-05-11T20:57:00Z">
        <w:r w:rsidRPr="00837F81" w:rsidDel="00D713E9">
          <w:delText>A demand under this Guarantee shall be supported by the Beneficiary’s statement (whether in the demand itself or in a separate signed document accompanying or identifying the demand) indicating in what respect the Applicant is in breach of its post-Substantial Completion obligations under the Underlying Agreement.</w:delText>
        </w:r>
      </w:del>
    </w:p>
    <w:p w14:paraId="1CB9ACDD" w14:textId="77777777" w:rsidR="008B3961" w:rsidRPr="00837F81" w:rsidRDefault="008B3961"/>
    <w:p w14:paraId="1A295B40" w14:textId="77777777" w:rsidR="008B3961" w:rsidRPr="00837F81" w:rsidRDefault="00D74028">
      <w:pPr>
        <w:spacing w:after="200" w:line="276" w:lineRule="auto"/>
        <w:ind w:left="720"/>
        <w:jc w:val="both"/>
      </w:pPr>
      <w:r w:rsidRPr="00837F81">
        <w:t>This Guarantee covers the Applicant’s obligations during the Defect Correction Period and until Final Completion, including but not limited to: correction of Defects; completion of Punchlist items; compliance with Warranty obligations under Article 12 of the Underlying Agreement; and payment of any Performance Liquidated Damages.</w:t>
      </w:r>
    </w:p>
    <w:p w14:paraId="3F9E6C3C" w14:textId="77777777" w:rsidR="008B3961" w:rsidRPr="00837F81" w:rsidRDefault="008B3961"/>
    <w:p w14:paraId="3BAB064D" w14:textId="09257FB6" w:rsidR="008B3961" w:rsidRPr="00837F81" w:rsidRDefault="00D74028">
      <w:pPr>
        <w:spacing w:after="200" w:line="276" w:lineRule="auto"/>
        <w:ind w:left="720"/>
        <w:jc w:val="both"/>
      </w:pPr>
      <w:r w:rsidRPr="00837F81">
        <w:t xml:space="preserve">Expiry Date:            [twenty-eight (28)] Days after the </w:t>
      </w:r>
      <w:del w:id="3446" w:author="Chuka Obi" w:date="2026-05-11T22:08:00Z" w16du:dateUtc="2026-05-11T21:08:00Z">
        <w:r w:rsidRPr="00837F81" w:rsidDel="00E95405">
          <w:delText>later of:</w:delText>
        </w:r>
      </w:del>
      <w:ins w:id="3447" w:author="Chuka Obi" w:date="2026-05-11T22:08:00Z" w16du:dateUtc="2026-05-11T21:08:00Z">
        <w:r w:rsidR="00E95405">
          <w:t>expiry of the</w:t>
        </w:r>
      </w:ins>
      <w:r w:rsidRPr="00837F81">
        <w:t xml:space="preserve"> </w:t>
      </w:r>
      <w:del w:id="3448" w:author="Chuka Obi" w:date="2026-05-11T22:07:00Z" w16du:dateUtc="2026-05-11T21:07:00Z">
        <w:r w:rsidRPr="00837F81" w:rsidDel="00E95405">
          <w:delText>(a)</w:delText>
        </w:r>
      </w:del>
      <w:r w:rsidRPr="00837F81">
        <w:t xml:space="preserve"> </w:t>
      </w:r>
      <w:del w:id="3449" w:author="Chuka Obi" w:date="2026-05-11T21:58:00Z" w16du:dateUtc="2026-05-11T20:58:00Z">
        <w:r w:rsidRPr="00837F81" w:rsidDel="00D713E9">
          <w:delText xml:space="preserve">Final </w:delText>
        </w:r>
      </w:del>
      <w:ins w:id="3450" w:author="Chuka Obi" w:date="2026-05-11T21:58:00Z" w16du:dateUtc="2026-05-11T20:58:00Z">
        <w:r w:rsidR="00D713E9">
          <w:t>Defect</w:t>
        </w:r>
        <w:r w:rsidR="00D713E9" w:rsidRPr="00837F81">
          <w:t xml:space="preserve"> </w:t>
        </w:r>
      </w:ins>
      <w:del w:id="3451" w:author="Chuka Obi" w:date="2026-05-11T22:07:00Z" w16du:dateUtc="2026-05-11T21:07:00Z">
        <w:r w:rsidRPr="00837F81" w:rsidDel="00E95405">
          <w:delText>Completion</w:delText>
        </w:r>
      </w:del>
      <w:ins w:id="3452" w:author="Chuka Obi" w:date="2026-05-11T22:07:00Z" w16du:dateUtc="2026-05-11T21:07:00Z">
        <w:r w:rsidR="00E95405">
          <w:t>Correction</w:t>
        </w:r>
        <w:r w:rsidR="00E95405">
          <w:t xml:space="preserve"> </w:t>
        </w:r>
      </w:ins>
      <w:ins w:id="3453" w:author="Chuka Obi" w:date="2026-05-11T21:58:00Z" w16du:dateUtc="2026-05-11T20:58:00Z">
        <w:r w:rsidR="00D713E9">
          <w:t>Period (incl</w:t>
        </w:r>
      </w:ins>
      <w:ins w:id="3454" w:author="Chuka Obi" w:date="2026-05-11T21:59:00Z" w16du:dateUtc="2026-05-11T20:59:00Z">
        <w:r w:rsidR="00D713E9">
          <w:t xml:space="preserve">uding </w:t>
        </w:r>
        <w:r w:rsidR="00D713E9">
          <w:t>any extensions pursuant to Section 12.2(c) of the</w:t>
        </w:r>
        <w:r w:rsidR="00D713E9">
          <w:t xml:space="preserve"> </w:t>
        </w:r>
      </w:ins>
      <w:del w:id="3455" w:author="Chuka Obi" w:date="2026-05-11T21:59:00Z" w16du:dateUtc="2026-05-11T20:59:00Z">
        <w:r w:rsidRPr="00837F81" w:rsidDel="00D713E9">
          <w:delText xml:space="preserve"> under the </w:delText>
        </w:r>
      </w:del>
      <w:r w:rsidRPr="00837F81">
        <w:t>Underlying Agreement</w:t>
      </w:r>
      <w:ins w:id="3456" w:author="Chuka Obi" w:date="2026-05-11T22:00:00Z" w16du:dateUtc="2026-05-11T21:00:00Z">
        <w:r w:rsidR="00D713E9">
          <w:t>), provided that this Guarantee shall not expire if a complying</w:t>
        </w:r>
      </w:ins>
      <w:ins w:id="3457" w:author="Chuka Obi" w:date="2026-05-11T22:01:00Z" w16du:dateUtc="2026-05-11T21:01:00Z">
        <w:r w:rsidR="00D713E9">
          <w:t xml:space="preserve"> demand has been received by the </w:t>
        </w:r>
      </w:ins>
      <w:ins w:id="3458" w:author="Chuka Obi" w:date="2026-05-11T22:07:00Z" w16du:dateUtc="2026-05-11T21:07:00Z">
        <w:r w:rsidR="00E95405">
          <w:t>Guarantor</w:t>
        </w:r>
      </w:ins>
      <w:ins w:id="3459" w:author="Chuka Obi" w:date="2026-05-11T22:01:00Z" w16du:dateUtc="2026-05-11T21:01:00Z">
        <w:r w:rsidR="00D713E9">
          <w:t xml:space="preserve"> on or before the Expiry Date.</w:t>
        </w:r>
      </w:ins>
      <w:del w:id="3460" w:author="Chuka Obi" w:date="2026-05-11T22:00:00Z" w16du:dateUtc="2026-05-11T21:00:00Z">
        <w:r w:rsidRPr="00837F81" w:rsidDel="00D713E9">
          <w:delText>;</w:delText>
        </w:r>
      </w:del>
      <w:r w:rsidRPr="00837F81">
        <w:t xml:space="preserve"> </w:t>
      </w:r>
      <w:del w:id="3461" w:author="Chuka Obi" w:date="2026-05-11T22:01:00Z" w16du:dateUtc="2026-05-11T21:01:00Z">
        <w:r w:rsidRPr="00837F81" w:rsidDel="00D713E9">
          <w:delText>and (b) expiry of the Defect Correction Period (including any extensions pursuant to Section 12.2(c) of the Underlying Agreement).</w:delText>
        </w:r>
      </w:del>
    </w:p>
    <w:p w14:paraId="2B1D7CE9" w14:textId="77777777" w:rsidR="008B3961" w:rsidRPr="00837F81" w:rsidRDefault="008B3961"/>
    <w:p w14:paraId="254DAE51" w14:textId="6BCF0D30" w:rsidR="008B3961" w:rsidRPr="00837F81" w:rsidRDefault="00D74028">
      <w:pPr>
        <w:spacing w:after="200" w:line="276" w:lineRule="auto"/>
        <w:ind w:left="720"/>
        <w:jc w:val="both"/>
      </w:pPr>
      <w:r w:rsidRPr="00837F81">
        <w:t xml:space="preserve">Extension:              If the Defect Correction Period is extended in respect of any repaired or replaced item, the Applicant shall procure a corresponding extension of this Guarantee. If the Applicant fails to </w:t>
      </w:r>
      <w:del w:id="3462" w:author="Chuka Obi" w:date="2026-05-11T21:57:00Z" w16du:dateUtc="2026-05-11T20:57:00Z">
        <w:r w:rsidRPr="00837F81" w:rsidDel="00D713E9">
          <w:delText>extend this</w:delText>
        </w:r>
      </w:del>
      <w:ins w:id="3463" w:author="Chuka Obi" w:date="2026-05-11T21:57:00Z" w16du:dateUtc="2026-05-11T20:57:00Z">
        <w:r w:rsidR="00D713E9">
          <w:t xml:space="preserve">procure </w:t>
        </w:r>
      </w:ins>
      <w:ins w:id="3464" w:author="Chuka Obi" w:date="2026-05-11T21:58:00Z" w16du:dateUtc="2026-05-11T20:58:00Z">
        <w:r w:rsidR="00D713E9">
          <w:t xml:space="preserve">such extension by such date, </w:t>
        </w:r>
      </w:ins>
      <w:del w:id="3465" w:author="Chuka Obi" w:date="2026-05-11T21:58:00Z" w16du:dateUtc="2026-05-11T20:58:00Z">
        <w:r w:rsidRPr="00837F81" w:rsidDel="00D713E9">
          <w:delText xml:space="preserve"> Guarantee, </w:delText>
        </w:r>
      </w:del>
      <w:r w:rsidRPr="00837F81">
        <w:t>the Beneficiary shall be entitled to make a demand under this Guarantee</w:t>
      </w:r>
      <w:ins w:id="3466" w:author="Chuka Obi" w:date="2026-05-11T21:58:00Z" w16du:dateUtc="2026-05-11T20:58:00Z">
        <w:r w:rsidR="00D713E9">
          <w:t xml:space="preserve"> </w:t>
        </w:r>
        <w:r w:rsidR="00D713E9">
          <w:t>for the full unutilised Guarantee Amount, without any further justification, and the Guarantor shall pay such amount in accordance with the terms of this Guarantee.</w:t>
        </w:r>
      </w:ins>
      <w:del w:id="3467" w:author="Chuka Obi" w:date="2026-05-11T21:58:00Z" w16du:dateUtc="2026-05-11T20:58:00Z">
        <w:r w:rsidRPr="00837F81" w:rsidDel="00D713E9">
          <w:delText>.</w:delText>
        </w:r>
      </w:del>
    </w:p>
    <w:p w14:paraId="302531B1" w14:textId="77777777" w:rsidR="008B3961" w:rsidRPr="00837F81" w:rsidRDefault="008B3961"/>
    <w:p w14:paraId="1DF02C18" w14:textId="77777777" w:rsidR="008B3961" w:rsidRPr="00837F81" w:rsidRDefault="00D74028">
      <w:pPr>
        <w:spacing w:after="200" w:line="276" w:lineRule="auto"/>
        <w:ind w:left="720"/>
        <w:jc w:val="both"/>
      </w:pPr>
      <w:r w:rsidRPr="00837F81">
        <w:t>This Guarantee is subject to the Uniform Rules for Demand Guarantees (URDG) 2010 Revision, ICC Publication No. 758.</w:t>
      </w:r>
    </w:p>
    <w:p w14:paraId="21D85190" w14:textId="77777777" w:rsidR="008B3961" w:rsidRPr="00837F81" w:rsidRDefault="008B3961"/>
    <w:p w14:paraId="02BDC7AD" w14:textId="77777777" w:rsidR="008B3961" w:rsidRPr="00837F81" w:rsidRDefault="008B3961"/>
    <w:p w14:paraId="45A1DA77" w14:textId="77777777" w:rsidR="008B3961" w:rsidRPr="00837F81" w:rsidRDefault="00D74028">
      <w:pPr>
        <w:spacing w:after="200" w:line="276" w:lineRule="auto"/>
        <w:ind w:left="720"/>
        <w:jc w:val="both"/>
      </w:pPr>
      <w:r w:rsidRPr="00837F81">
        <w:t>_________________________________________</w:t>
      </w:r>
    </w:p>
    <w:p w14:paraId="6D46DDEC" w14:textId="77777777" w:rsidR="008B3961" w:rsidRPr="00837F81" w:rsidRDefault="00D74028">
      <w:pPr>
        <w:spacing w:after="200" w:line="276" w:lineRule="auto"/>
        <w:ind w:left="720"/>
        <w:jc w:val="both"/>
      </w:pPr>
      <w:r w:rsidRPr="00837F81">
        <w:t>For and on behalf of [Bank Name]</w:t>
      </w:r>
    </w:p>
    <w:p w14:paraId="52BC9DA5" w14:textId="77777777" w:rsidR="008B3961" w:rsidRPr="00837F81" w:rsidRDefault="00D74028">
      <w:pPr>
        <w:spacing w:after="200" w:line="276" w:lineRule="auto"/>
        <w:ind w:left="720"/>
        <w:jc w:val="both"/>
      </w:pPr>
      <w:r w:rsidRPr="00837F81">
        <w:t>Authorized Signatory</w:t>
      </w:r>
    </w:p>
    <w:p w14:paraId="28F8A6F9" w14:textId="77777777" w:rsidR="008B3961" w:rsidRPr="00837F81" w:rsidRDefault="00D74028">
      <w:pPr>
        <w:spacing w:after="200" w:line="276" w:lineRule="auto"/>
        <w:ind w:left="720"/>
        <w:jc w:val="both"/>
      </w:pPr>
      <w:r w:rsidRPr="00837F81">
        <w:t>Name:   ________________________</w:t>
      </w:r>
    </w:p>
    <w:p w14:paraId="662A64BD" w14:textId="77777777" w:rsidR="008B3961" w:rsidRPr="00837F81" w:rsidRDefault="00D74028">
      <w:pPr>
        <w:spacing w:after="200" w:line="276" w:lineRule="auto"/>
        <w:ind w:left="720"/>
        <w:jc w:val="both"/>
      </w:pPr>
      <w:r w:rsidRPr="00837F81">
        <w:t>Title:  ________________________</w:t>
      </w:r>
    </w:p>
    <w:p w14:paraId="03678F0A" w14:textId="77777777" w:rsidR="008B3961" w:rsidRPr="00837F81" w:rsidRDefault="00D74028">
      <w:r w:rsidRPr="00837F81">
        <w:br w:type="page"/>
      </w:r>
    </w:p>
    <w:p w14:paraId="36E72715" w14:textId="77777777" w:rsidR="008B3961" w:rsidRPr="00837F81" w:rsidRDefault="00D74028">
      <w:pPr>
        <w:spacing w:before="480" w:after="240"/>
        <w:jc w:val="center"/>
      </w:pPr>
      <w:r w:rsidRPr="00837F81">
        <w:rPr>
          <w:b/>
          <w:bCs/>
          <w:sz w:val="32"/>
          <w:szCs w:val="32"/>
          <w:u w:val="single"/>
        </w:rPr>
        <w:lastRenderedPageBreak/>
        <w:t>EXECUTION</w:t>
      </w:r>
    </w:p>
    <w:p w14:paraId="5CD33029" w14:textId="77777777" w:rsidR="008B3961" w:rsidRPr="00837F81" w:rsidRDefault="008B3961"/>
    <w:p w14:paraId="2CEB8570" w14:textId="77777777" w:rsidR="008B3961" w:rsidRPr="00837F81" w:rsidRDefault="00D74028">
      <w:pPr>
        <w:spacing w:after="200" w:line="276" w:lineRule="auto"/>
        <w:jc w:val="both"/>
      </w:pPr>
      <w:r w:rsidRPr="00837F81">
        <w:t>IN WITNESS WHEREOF, the Parties have caused this Agreement to be executed and delivered by their duly authorized representatives as of the date first written above.</w:t>
      </w:r>
    </w:p>
    <w:p w14:paraId="626AECC8" w14:textId="77777777" w:rsidR="008B3961" w:rsidRPr="00837F81" w:rsidRDefault="008B3961"/>
    <w:p w14:paraId="3B0A9F5B" w14:textId="77777777" w:rsidR="008B3961" w:rsidRPr="00837F81" w:rsidRDefault="008B3961"/>
    <w:p w14:paraId="219032B6" w14:textId="77777777" w:rsidR="008B3961" w:rsidRPr="00837F81" w:rsidRDefault="00D74028">
      <w:pPr>
        <w:spacing w:after="200" w:line="276" w:lineRule="auto"/>
        <w:jc w:val="both"/>
      </w:pPr>
      <w:r w:rsidRPr="00837F81">
        <w:rPr>
          <w:b/>
          <w:bCs/>
        </w:rPr>
        <w:t>FOR AND ON BEHALF OF THE OWNER:</w:t>
      </w:r>
    </w:p>
    <w:p w14:paraId="33F642FD" w14:textId="5F6733D9" w:rsidR="008B3961" w:rsidRPr="00837F81" w:rsidRDefault="0079743F">
      <w:pPr>
        <w:spacing w:after="200" w:line="276" w:lineRule="auto"/>
        <w:jc w:val="both"/>
      </w:pPr>
      <w:r w:rsidRPr="00837F81">
        <w:rPr>
          <w:b/>
          <w:bCs/>
        </w:rPr>
        <w:t xml:space="preserve">SOUTH ATLANTIC </w:t>
      </w:r>
      <w:r w:rsidR="0006523E" w:rsidRPr="00837F81">
        <w:rPr>
          <w:b/>
          <w:bCs/>
        </w:rPr>
        <w:t>LNG WEST AFRICA LIMITED</w:t>
      </w:r>
    </w:p>
    <w:p w14:paraId="0974B9B5" w14:textId="77777777" w:rsidR="008B3961" w:rsidRPr="00837F81" w:rsidRDefault="008B3961"/>
    <w:p w14:paraId="5E050767" w14:textId="77777777" w:rsidR="008B3961" w:rsidRPr="00837F81" w:rsidRDefault="008B3961"/>
    <w:p w14:paraId="01F9F288" w14:textId="77777777" w:rsidR="008B3961" w:rsidRPr="00837F81" w:rsidRDefault="00D74028">
      <w:pPr>
        <w:spacing w:after="200" w:line="276" w:lineRule="auto"/>
        <w:jc w:val="both"/>
      </w:pPr>
      <w:r w:rsidRPr="00837F81">
        <w:t>_________________________________________</w:t>
      </w:r>
    </w:p>
    <w:p w14:paraId="6CDA0566" w14:textId="77777777" w:rsidR="008B3961" w:rsidRPr="00837F81" w:rsidRDefault="00D74028">
      <w:pPr>
        <w:spacing w:after="200" w:line="276" w:lineRule="auto"/>
        <w:jc w:val="both"/>
      </w:pPr>
      <w:r w:rsidRPr="00837F81">
        <w:t>Authorized Signature</w:t>
      </w:r>
    </w:p>
    <w:p w14:paraId="030E0A87" w14:textId="77777777" w:rsidR="008B3961" w:rsidRPr="00837F81" w:rsidRDefault="008B3961"/>
    <w:p w14:paraId="4CB699CF" w14:textId="77777777" w:rsidR="008B3961" w:rsidRPr="00837F81" w:rsidRDefault="00D74028">
      <w:pPr>
        <w:spacing w:after="200" w:line="276" w:lineRule="auto"/>
        <w:jc w:val="both"/>
      </w:pPr>
      <w:r w:rsidRPr="00837F81">
        <w:t>Name: _________________________________</w:t>
      </w:r>
    </w:p>
    <w:p w14:paraId="14377FF5" w14:textId="77777777" w:rsidR="008B3961" w:rsidRPr="00837F81" w:rsidRDefault="00D74028">
      <w:pPr>
        <w:spacing w:after="200" w:line="276" w:lineRule="auto"/>
        <w:jc w:val="both"/>
      </w:pPr>
      <w:r w:rsidRPr="00837F81">
        <w:t>Title: __________________________________</w:t>
      </w:r>
    </w:p>
    <w:p w14:paraId="303497BF" w14:textId="77777777" w:rsidR="008B3961" w:rsidRPr="00837F81" w:rsidRDefault="00D74028">
      <w:pPr>
        <w:spacing w:after="200" w:line="276" w:lineRule="auto"/>
        <w:jc w:val="both"/>
      </w:pPr>
      <w:r w:rsidRPr="00837F81">
        <w:t>Date: __________________________________</w:t>
      </w:r>
    </w:p>
    <w:p w14:paraId="6CAE47A3" w14:textId="77777777" w:rsidR="008B3961" w:rsidRPr="00837F81" w:rsidRDefault="008B3961"/>
    <w:p w14:paraId="74FF1C77" w14:textId="77777777" w:rsidR="008B3961" w:rsidRPr="00837F81" w:rsidRDefault="00D74028">
      <w:pPr>
        <w:spacing w:after="200" w:line="276" w:lineRule="auto"/>
        <w:jc w:val="both"/>
      </w:pPr>
      <w:r w:rsidRPr="00837F81">
        <w:rPr>
          <w:b/>
          <w:bCs/>
          <w:u w:val="single"/>
        </w:rPr>
        <w:t>WITNESS:</w:t>
      </w:r>
    </w:p>
    <w:p w14:paraId="79F402C7" w14:textId="77777777" w:rsidR="008B3961" w:rsidRPr="00837F81" w:rsidRDefault="008B3961"/>
    <w:p w14:paraId="211B8EBF" w14:textId="77777777" w:rsidR="008B3961" w:rsidRPr="00837F81" w:rsidRDefault="00D74028">
      <w:pPr>
        <w:spacing w:after="200" w:line="276" w:lineRule="auto"/>
        <w:jc w:val="both"/>
      </w:pPr>
      <w:r w:rsidRPr="00837F81">
        <w:t>_________________________________________</w:t>
      </w:r>
    </w:p>
    <w:p w14:paraId="393FF201" w14:textId="77777777" w:rsidR="008B3961" w:rsidRPr="00837F81" w:rsidRDefault="00D74028">
      <w:pPr>
        <w:spacing w:after="200" w:line="276" w:lineRule="auto"/>
        <w:jc w:val="both"/>
      </w:pPr>
      <w:r w:rsidRPr="00837F81">
        <w:t>Authorized Signature</w:t>
      </w:r>
    </w:p>
    <w:p w14:paraId="6533E82D" w14:textId="77777777" w:rsidR="008B3961" w:rsidRPr="00837F81" w:rsidRDefault="00D74028">
      <w:pPr>
        <w:spacing w:after="200" w:line="276" w:lineRule="auto"/>
        <w:jc w:val="both"/>
      </w:pPr>
      <w:r w:rsidRPr="00837F81">
        <w:t>Name: _________________________________</w:t>
      </w:r>
    </w:p>
    <w:p w14:paraId="135F020F" w14:textId="77777777" w:rsidR="008B3961" w:rsidRPr="00837F81" w:rsidRDefault="00D74028">
      <w:pPr>
        <w:spacing w:after="200" w:line="276" w:lineRule="auto"/>
        <w:jc w:val="both"/>
      </w:pPr>
      <w:r w:rsidRPr="00837F81">
        <w:t>Title: __________________________________</w:t>
      </w:r>
    </w:p>
    <w:p w14:paraId="3EDEA8A8" w14:textId="77777777" w:rsidR="008B3961" w:rsidRPr="00837F81" w:rsidRDefault="00D74028">
      <w:pPr>
        <w:spacing w:after="200" w:line="276" w:lineRule="auto"/>
        <w:jc w:val="both"/>
      </w:pPr>
      <w:r w:rsidRPr="00837F81">
        <w:t>Date: __________________________________</w:t>
      </w:r>
    </w:p>
    <w:p w14:paraId="7EF8F923" w14:textId="77777777" w:rsidR="008B3961" w:rsidRPr="00837F81" w:rsidRDefault="008B3961"/>
    <w:p w14:paraId="307AB830" w14:textId="77777777" w:rsidR="008B3961" w:rsidRPr="00837F81" w:rsidRDefault="008B3961"/>
    <w:p w14:paraId="6EF8E8AB" w14:textId="77777777" w:rsidR="008B3961" w:rsidRPr="00837F81" w:rsidRDefault="008B3961"/>
    <w:p w14:paraId="5E02E327" w14:textId="77777777" w:rsidR="008B3961" w:rsidRPr="00837F81" w:rsidRDefault="00D74028">
      <w:pPr>
        <w:spacing w:after="200" w:line="276" w:lineRule="auto"/>
        <w:jc w:val="both"/>
      </w:pPr>
      <w:r w:rsidRPr="00837F81">
        <w:rPr>
          <w:b/>
          <w:bCs/>
        </w:rPr>
        <w:t>FOR AND ON BEHALF OF THE CONTRACTOR:</w:t>
      </w:r>
    </w:p>
    <w:p w14:paraId="2FD132C0" w14:textId="17866612" w:rsidR="008B3961" w:rsidRPr="00837F81" w:rsidRDefault="00E95405">
      <w:pPr>
        <w:spacing w:after="200" w:line="276" w:lineRule="auto"/>
        <w:jc w:val="both"/>
      </w:pPr>
      <w:ins w:id="3468" w:author="Chuka Obi" w:date="2026-05-11T22:08:00Z" w16du:dateUtc="2026-05-11T21:08:00Z">
        <w:r>
          <w:t xml:space="preserve">PEIYANG CHEMICAL ENGINEERING SERVICE </w:t>
        </w:r>
        <w:r>
          <w:rPr>
            <w:rStyle w:val="Strong"/>
          </w:rPr>
          <w:t>CORPORATION</w:t>
        </w:r>
        <w:r>
          <w:t xml:space="preserve"> PTE LTD</w:t>
        </w:r>
      </w:ins>
      <w:del w:id="3469" w:author="Chuka Obi" w:date="2026-05-11T22:08:00Z" w16du:dateUtc="2026-05-11T21:08:00Z">
        <w:r w:rsidR="00483B1C" w:rsidRPr="00837F81" w:rsidDel="00E95405">
          <w:rPr>
            <w:b/>
            <w:bCs/>
          </w:rPr>
          <w:delText>PEIYANG CHEMICAL EQUIPMENT CO. LTD</w:delText>
        </w:r>
      </w:del>
      <w:r w:rsidR="00483B1C" w:rsidRPr="00837F81">
        <w:rPr>
          <w:b/>
          <w:bCs/>
        </w:rPr>
        <w:t>.</w:t>
      </w:r>
    </w:p>
    <w:p w14:paraId="0794B297" w14:textId="77777777" w:rsidR="008B3961" w:rsidRPr="00837F81" w:rsidRDefault="008B3961"/>
    <w:p w14:paraId="6E93FF3A" w14:textId="77777777" w:rsidR="008B3961" w:rsidRPr="00837F81" w:rsidRDefault="008B3961"/>
    <w:p w14:paraId="3EB35300" w14:textId="77777777" w:rsidR="008B3961" w:rsidRPr="00837F81" w:rsidRDefault="00D74028">
      <w:pPr>
        <w:spacing w:after="200" w:line="276" w:lineRule="auto"/>
        <w:jc w:val="both"/>
      </w:pPr>
      <w:r w:rsidRPr="00837F81">
        <w:lastRenderedPageBreak/>
        <w:t>_________________________________________</w:t>
      </w:r>
    </w:p>
    <w:p w14:paraId="0083F54E" w14:textId="77777777" w:rsidR="008B3961" w:rsidRPr="00837F81" w:rsidRDefault="00D74028">
      <w:pPr>
        <w:spacing w:after="200" w:line="276" w:lineRule="auto"/>
        <w:jc w:val="both"/>
      </w:pPr>
      <w:r w:rsidRPr="00837F81">
        <w:t>Authorized Signature</w:t>
      </w:r>
    </w:p>
    <w:p w14:paraId="61665DB1" w14:textId="77777777" w:rsidR="008B3961" w:rsidRPr="00837F81" w:rsidRDefault="008B3961"/>
    <w:p w14:paraId="2F253D86" w14:textId="77777777" w:rsidR="008B3961" w:rsidRPr="00837F81" w:rsidRDefault="00D74028">
      <w:pPr>
        <w:spacing w:after="200" w:line="276" w:lineRule="auto"/>
        <w:jc w:val="both"/>
      </w:pPr>
      <w:r w:rsidRPr="00837F81">
        <w:t>Name: _________________________________</w:t>
      </w:r>
    </w:p>
    <w:p w14:paraId="42B6040A" w14:textId="77777777" w:rsidR="008B3961" w:rsidRPr="00837F81" w:rsidRDefault="00D74028">
      <w:pPr>
        <w:spacing w:after="200" w:line="276" w:lineRule="auto"/>
        <w:jc w:val="both"/>
      </w:pPr>
      <w:r w:rsidRPr="00837F81">
        <w:t>Title: __________________________________</w:t>
      </w:r>
    </w:p>
    <w:p w14:paraId="5BC5BC9D" w14:textId="77777777" w:rsidR="008B3961" w:rsidRPr="00837F81" w:rsidRDefault="00D74028">
      <w:pPr>
        <w:spacing w:after="200" w:line="276" w:lineRule="auto"/>
        <w:jc w:val="both"/>
      </w:pPr>
      <w:r w:rsidRPr="00837F81">
        <w:t>Date: __________________________________</w:t>
      </w:r>
    </w:p>
    <w:p w14:paraId="4BE1A9BA" w14:textId="77777777" w:rsidR="008B3961" w:rsidRPr="00837F81" w:rsidRDefault="008B3961"/>
    <w:p w14:paraId="2B39247B" w14:textId="77777777" w:rsidR="008B3961" w:rsidRPr="00837F81" w:rsidRDefault="00D74028">
      <w:pPr>
        <w:spacing w:after="200" w:line="276" w:lineRule="auto"/>
        <w:jc w:val="both"/>
      </w:pPr>
      <w:r w:rsidRPr="00837F81">
        <w:rPr>
          <w:b/>
          <w:bCs/>
          <w:u w:val="single"/>
        </w:rPr>
        <w:t>WITNESS:</w:t>
      </w:r>
    </w:p>
    <w:p w14:paraId="4A394957" w14:textId="77777777" w:rsidR="008B3961" w:rsidRPr="00837F81" w:rsidRDefault="008B3961"/>
    <w:p w14:paraId="12BF7376" w14:textId="77777777" w:rsidR="008B3961" w:rsidRPr="00837F81" w:rsidRDefault="00D74028">
      <w:pPr>
        <w:spacing w:after="200" w:line="276" w:lineRule="auto"/>
        <w:jc w:val="both"/>
      </w:pPr>
      <w:r w:rsidRPr="00837F81">
        <w:t>_________________________________________</w:t>
      </w:r>
    </w:p>
    <w:p w14:paraId="55BD3C13" w14:textId="77777777" w:rsidR="008B3961" w:rsidRPr="00837F81" w:rsidRDefault="00D74028">
      <w:pPr>
        <w:spacing w:after="200" w:line="276" w:lineRule="auto"/>
        <w:jc w:val="both"/>
      </w:pPr>
      <w:r w:rsidRPr="00837F81">
        <w:t>Authorized Signature</w:t>
      </w:r>
    </w:p>
    <w:p w14:paraId="57B6864F" w14:textId="77777777" w:rsidR="008B3961" w:rsidRPr="00837F81" w:rsidRDefault="00D74028">
      <w:pPr>
        <w:spacing w:after="200" w:line="276" w:lineRule="auto"/>
        <w:jc w:val="both"/>
      </w:pPr>
      <w:r w:rsidRPr="00837F81">
        <w:t>Name: _________________________________</w:t>
      </w:r>
    </w:p>
    <w:p w14:paraId="104B63A3" w14:textId="77777777" w:rsidR="008B3961" w:rsidRPr="00837F81" w:rsidRDefault="00D74028">
      <w:pPr>
        <w:spacing w:after="200" w:line="276" w:lineRule="auto"/>
        <w:jc w:val="both"/>
      </w:pPr>
      <w:r w:rsidRPr="00837F81">
        <w:t>Title: __________________________________</w:t>
      </w:r>
    </w:p>
    <w:p w14:paraId="373A1D03" w14:textId="77777777" w:rsidR="008B3961" w:rsidRDefault="00D74028">
      <w:pPr>
        <w:spacing w:after="200" w:line="276" w:lineRule="auto"/>
        <w:jc w:val="both"/>
      </w:pPr>
      <w:r w:rsidRPr="00837F81">
        <w:t>Date: __________________________________</w:t>
      </w:r>
    </w:p>
    <w:sectPr w:rsidR="008B3961" w:rsidSect="00610626">
      <w:pgSz w:w="12240" w:h="15840"/>
      <w:pgMar w:top="1440" w:right="1440" w:bottom="1440" w:left="1440"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72" w:author="Akintunde Fasuba" w:date="2026-05-11T14:09:00Z" w:initials="AF">
    <w:p w14:paraId="4F48225B" w14:textId="45790F48" w:rsidR="00006952" w:rsidRDefault="00006952">
      <w:pPr>
        <w:pStyle w:val="CommentText"/>
      </w:pPr>
      <w:r>
        <w:rPr>
          <w:rStyle w:val="CommentReference"/>
        </w:rPr>
        <w:annotationRef/>
      </w:r>
      <w:r w:rsidR="00516DCC">
        <w:t>Not later than 30 days</w:t>
      </w:r>
    </w:p>
  </w:comment>
  <w:comment w:id="989" w:author="Akintunde Fasuba" w:date="2026-05-11T15:03:00Z" w:initials="AF">
    <w:p w14:paraId="73332953" w14:textId="296294C4" w:rsidR="00131659" w:rsidRDefault="00131659">
      <w:pPr>
        <w:pStyle w:val="CommentText"/>
      </w:pPr>
      <w:r>
        <w:rPr>
          <w:rStyle w:val="CommentReference"/>
        </w:rPr>
        <w:annotationRef/>
      </w:r>
      <w:r w:rsidR="00AF15C5">
        <w:t>Rephrased section</w:t>
      </w:r>
    </w:p>
  </w:comment>
  <w:comment w:id="1017" w:author="Akintunde Fasuba" w:date="2026-05-11T15:58:00Z" w:initials="AF">
    <w:p w14:paraId="306469AB" w14:textId="59B00142" w:rsidR="008B487A" w:rsidRDefault="008B487A">
      <w:pPr>
        <w:pStyle w:val="CommentText"/>
      </w:pPr>
      <w:r>
        <w:rPr>
          <w:rStyle w:val="CommentReference"/>
        </w:rPr>
        <w:annotationRef/>
      </w:r>
      <w:r>
        <w:t xml:space="preserve">This part should be </w:t>
      </w:r>
      <w:r w:rsidR="005317B4">
        <w:t>deleted if the APG would be removed and replaced with first milestone payment.</w:t>
      </w:r>
    </w:p>
  </w:comment>
  <w:comment w:id="1016" w:author="Chuka Obi" w:date="2026-05-11T19:16:00Z" w:initials="CO">
    <w:p w14:paraId="3EE19DF3" w14:textId="77777777" w:rsidR="0000794F" w:rsidRDefault="0000794F" w:rsidP="0000794F">
      <w:r>
        <w:rPr>
          <w:rStyle w:val="CommentReference"/>
        </w:rPr>
        <w:annotationRef/>
      </w:r>
      <w:r>
        <w:rPr>
          <w:sz w:val="20"/>
          <w:szCs w:val="20"/>
        </w:rPr>
        <w:t>No more advance/down payment — clause is now meaningless.</w:t>
      </w:r>
    </w:p>
  </w:comment>
  <w:comment w:id="1056" w:author="G Elias" w:date="2026-05-08T15:16:00Z" w:initials="G Elias">
    <w:p w14:paraId="057E031B" w14:textId="77777777" w:rsidR="00E11454" w:rsidRDefault="00E11454" w:rsidP="00E11454">
      <w:pPr>
        <w:pStyle w:val="CommentText"/>
      </w:pPr>
      <w:r>
        <w:rPr>
          <w:rStyle w:val="CommentReference"/>
        </w:rPr>
        <w:annotationRef/>
      </w:r>
      <w:r>
        <w:t>To b confirmed.</w:t>
      </w:r>
    </w:p>
  </w:comment>
  <w:comment w:id="1219" w:author="Chuka Obi" w:date="2026-05-11T20:54:00Z" w:initials="CO">
    <w:p w14:paraId="40C9BC53" w14:textId="77777777" w:rsidR="00FA4817" w:rsidRDefault="00FA4817" w:rsidP="00FA4817">
      <w:r>
        <w:rPr>
          <w:rStyle w:val="CommentReference"/>
        </w:rPr>
        <w:annotationRef/>
      </w:r>
      <w:r>
        <w:rPr>
          <w:sz w:val="20"/>
          <w:szCs w:val="20"/>
        </w:rPr>
        <w:t>Three small additions to Article 10 to make the licenses work in standard commercial scenarios — sale of the Facility, project financing enforcement, and engagement of operators. Your ownership of the IP is unchanged, your restrictions on reverse-engineering and use for other facilities are unchanged. We're only making the licenses follow the asset so we don't have to renegotiate with you every time we refinance or change operators.</w:t>
      </w:r>
    </w:p>
  </w:comment>
  <w:comment w:id="1292" w:author="Chuka Obi" w:date="2026-05-11T21:16:00Z" w:initials="CO">
    <w:p w14:paraId="0FF69569" w14:textId="77777777" w:rsidR="0022657F" w:rsidRDefault="0022657F" w:rsidP="0022657F">
      <w:r>
        <w:rPr>
          <w:rStyle w:val="CommentReference"/>
        </w:rPr>
        <w:annotationRef/>
      </w:r>
      <w:r>
        <w:rPr>
          <w:sz w:val="20"/>
          <w:szCs w:val="20"/>
        </w:rPr>
        <w:t>Just aligning 15.5(a) and (b) with 15.6 (Termination for Convenience) so Owner Default and Term-for-Conv have the same recovery mechanism. You should never recover less on Owner Default than on Term-for-Conv — and the current 'pecuniary loss' wording is undefined, which creates uncertainty for both sides. Itemised heads of recovery with the same 5% lost-profit cap as 15.6 is the standard EPC position."</w:t>
      </w:r>
    </w:p>
    <w:p w14:paraId="50329372" w14:textId="77777777" w:rsidR="0022657F" w:rsidRDefault="0022657F" w:rsidP="0022657F"/>
  </w:comment>
  <w:comment w:id="1317" w:author="Chuka Obi" w:date="2026-05-11T19:20:00Z" w:initials="CO">
    <w:p w14:paraId="4575EEF3" w14:textId="77777777" w:rsidR="0000794F" w:rsidRDefault="0000794F" w:rsidP="0000794F">
      <w:r>
        <w:rPr>
          <w:rStyle w:val="CommentReference"/>
        </w:rPr>
        <w:annotationRef/>
      </w:r>
      <w:r>
        <w:rPr>
          <w:sz w:val="20"/>
          <w:szCs w:val="20"/>
        </w:rPr>
        <w:t>Aligns with 13.3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48225B" w15:done="0"/>
  <w15:commentEx w15:paraId="73332953" w15:done="0"/>
  <w15:commentEx w15:paraId="306469AB" w15:done="0"/>
  <w15:commentEx w15:paraId="3EE19DF3" w15:done="0"/>
  <w15:commentEx w15:paraId="057E031B" w15:done="0"/>
  <w15:commentEx w15:paraId="40C9BC53" w15:done="0"/>
  <w15:commentEx w15:paraId="50329372" w15:done="0"/>
  <w15:commentEx w15:paraId="4575EE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C28B2F" w16cex:dateUtc="2026-05-11T13:09:00Z"/>
  <w16cex:commentExtensible w16cex:durableId="797E08C5" w16cex:dateUtc="2026-05-11T14:03:00Z"/>
  <w16cex:commentExtensible w16cex:durableId="0985A394" w16cex:dateUtc="2026-05-11T14:58:00Z"/>
  <w16cex:commentExtensible w16cex:durableId="0C7DC724" w16cex:dateUtc="2026-05-11T18:16:00Z"/>
  <w16cex:commentExtensible w16cex:durableId="08442367" w16cex:dateUtc="2026-05-08T14:16:00Z"/>
  <w16cex:commentExtensible w16cex:durableId="29765162" w16cex:dateUtc="2026-05-11T19:54:00Z"/>
  <w16cex:commentExtensible w16cex:durableId="33FD843A" w16cex:dateUtc="2026-05-11T20:16:00Z"/>
  <w16cex:commentExtensible w16cex:durableId="0107E077" w16cex:dateUtc="2026-05-11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48225B" w16cid:durableId="74C28B2F"/>
  <w16cid:commentId w16cid:paraId="73332953" w16cid:durableId="797E08C5"/>
  <w16cid:commentId w16cid:paraId="306469AB" w16cid:durableId="0985A394"/>
  <w16cid:commentId w16cid:paraId="3EE19DF3" w16cid:durableId="0C7DC724"/>
  <w16cid:commentId w16cid:paraId="057E031B" w16cid:durableId="08442367"/>
  <w16cid:commentId w16cid:paraId="40C9BC53" w16cid:durableId="29765162"/>
  <w16cid:commentId w16cid:paraId="50329372" w16cid:durableId="33FD843A"/>
  <w16cid:commentId w16cid:paraId="4575EEF3" w16cid:durableId="0107E0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FF444" w14:textId="77777777" w:rsidR="00610ED1" w:rsidRDefault="00610ED1">
      <w:r>
        <w:separator/>
      </w:r>
    </w:p>
  </w:endnote>
  <w:endnote w:type="continuationSeparator" w:id="0">
    <w:p w14:paraId="7C94DE6C" w14:textId="77777777" w:rsidR="00610ED1" w:rsidRDefault="00610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935B" w14:textId="77777777" w:rsidR="00827ECB" w:rsidRDefault="00827ECB">
    <w:pPr>
      <w:pBdr>
        <w:top w:val="single" w:sz="1" w:space="8" w:color="CCCCCC"/>
      </w:pBdr>
      <w:spacing w:before="2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76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05D64" w14:textId="77777777" w:rsidR="00610ED1" w:rsidRDefault="00610ED1">
      <w:r>
        <w:separator/>
      </w:r>
    </w:p>
  </w:footnote>
  <w:footnote w:type="continuationSeparator" w:id="0">
    <w:p w14:paraId="5844D79F" w14:textId="77777777" w:rsidR="00610ED1" w:rsidRDefault="00610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B4DF" w14:textId="5CC24377" w:rsidR="00827ECB" w:rsidRDefault="00827ECB">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637"/>
    <w:multiLevelType w:val="hybridMultilevel"/>
    <w:tmpl w:val="19C88B3C"/>
    <w:lvl w:ilvl="0" w:tplc="7934588C">
      <w:start w:val="1"/>
      <w:numFmt w:val="decimal"/>
      <w:lvlText w:val="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4F497A"/>
    <w:multiLevelType w:val="hybridMultilevel"/>
    <w:tmpl w:val="CEF2AE48"/>
    <w:lvl w:ilvl="0" w:tplc="FFFFFFFF">
      <w:start w:val="1"/>
      <w:numFmt w:val="lowerLetter"/>
      <w:lvlText w:val="(%1)"/>
      <w:lvlJc w:val="left"/>
      <w:pPr>
        <w:ind w:left="1440" w:hanging="360"/>
      </w:pPr>
    </w:lvl>
    <w:lvl w:ilvl="1" w:tplc="1814FB64">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E70E8E"/>
    <w:multiLevelType w:val="multilevel"/>
    <w:tmpl w:val="075EFE84"/>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7E2020"/>
    <w:multiLevelType w:val="hybridMultilevel"/>
    <w:tmpl w:val="30A6DF5A"/>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04335545"/>
    <w:multiLevelType w:val="hybridMultilevel"/>
    <w:tmpl w:val="8F7E6506"/>
    <w:lvl w:ilvl="0" w:tplc="20000001">
      <w:start w:val="1"/>
      <w:numFmt w:val="bullet"/>
      <w:lvlText w:val=""/>
      <w:lvlJc w:val="left"/>
      <w:pPr>
        <w:ind w:left="144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7ED3C66"/>
    <w:multiLevelType w:val="hybridMultilevel"/>
    <w:tmpl w:val="D7160B80"/>
    <w:lvl w:ilvl="0" w:tplc="DD3605AC">
      <w:start w:val="1"/>
      <w:numFmt w:val="lowerLetter"/>
      <w:lvlText w:val="(%1)"/>
      <w:lvlJc w:val="left"/>
      <w:pPr>
        <w:ind w:left="1140" w:hanging="360"/>
      </w:pPr>
      <w:rPr>
        <w:rFonts w:hint="default"/>
      </w:rPr>
    </w:lvl>
    <w:lvl w:ilvl="1" w:tplc="20000019" w:tentative="1">
      <w:start w:val="1"/>
      <w:numFmt w:val="lowerLetter"/>
      <w:lvlText w:val="%2."/>
      <w:lvlJc w:val="left"/>
      <w:pPr>
        <w:ind w:left="1860" w:hanging="360"/>
      </w:pPr>
    </w:lvl>
    <w:lvl w:ilvl="2" w:tplc="2000001B" w:tentative="1">
      <w:start w:val="1"/>
      <w:numFmt w:val="lowerRoman"/>
      <w:lvlText w:val="%3."/>
      <w:lvlJc w:val="right"/>
      <w:pPr>
        <w:ind w:left="2580" w:hanging="180"/>
      </w:pPr>
    </w:lvl>
    <w:lvl w:ilvl="3" w:tplc="2000000F" w:tentative="1">
      <w:start w:val="1"/>
      <w:numFmt w:val="decimal"/>
      <w:lvlText w:val="%4."/>
      <w:lvlJc w:val="left"/>
      <w:pPr>
        <w:ind w:left="3300" w:hanging="360"/>
      </w:pPr>
    </w:lvl>
    <w:lvl w:ilvl="4" w:tplc="20000019" w:tentative="1">
      <w:start w:val="1"/>
      <w:numFmt w:val="lowerLetter"/>
      <w:lvlText w:val="%5."/>
      <w:lvlJc w:val="left"/>
      <w:pPr>
        <w:ind w:left="4020" w:hanging="360"/>
      </w:pPr>
    </w:lvl>
    <w:lvl w:ilvl="5" w:tplc="2000001B" w:tentative="1">
      <w:start w:val="1"/>
      <w:numFmt w:val="lowerRoman"/>
      <w:lvlText w:val="%6."/>
      <w:lvlJc w:val="right"/>
      <w:pPr>
        <w:ind w:left="4740" w:hanging="180"/>
      </w:pPr>
    </w:lvl>
    <w:lvl w:ilvl="6" w:tplc="2000000F" w:tentative="1">
      <w:start w:val="1"/>
      <w:numFmt w:val="decimal"/>
      <w:lvlText w:val="%7."/>
      <w:lvlJc w:val="left"/>
      <w:pPr>
        <w:ind w:left="5460" w:hanging="360"/>
      </w:pPr>
    </w:lvl>
    <w:lvl w:ilvl="7" w:tplc="20000019" w:tentative="1">
      <w:start w:val="1"/>
      <w:numFmt w:val="lowerLetter"/>
      <w:lvlText w:val="%8."/>
      <w:lvlJc w:val="left"/>
      <w:pPr>
        <w:ind w:left="6180" w:hanging="360"/>
      </w:pPr>
    </w:lvl>
    <w:lvl w:ilvl="8" w:tplc="2000001B" w:tentative="1">
      <w:start w:val="1"/>
      <w:numFmt w:val="lowerRoman"/>
      <w:lvlText w:val="%9."/>
      <w:lvlJc w:val="right"/>
      <w:pPr>
        <w:ind w:left="6900" w:hanging="180"/>
      </w:pPr>
    </w:lvl>
  </w:abstractNum>
  <w:abstractNum w:abstractNumId="6" w15:restartNumberingAfterBreak="0">
    <w:nsid w:val="0B1302F6"/>
    <w:multiLevelType w:val="hybridMultilevel"/>
    <w:tmpl w:val="6430F5CE"/>
    <w:lvl w:ilvl="0" w:tplc="453C8546">
      <w:start w:val="1"/>
      <w:numFmt w:val="lowerLetter"/>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7" w15:restartNumberingAfterBreak="0">
    <w:nsid w:val="0CFB299C"/>
    <w:multiLevelType w:val="multilevel"/>
    <w:tmpl w:val="E738F7E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E076825"/>
    <w:multiLevelType w:val="hybridMultilevel"/>
    <w:tmpl w:val="308CB188"/>
    <w:lvl w:ilvl="0" w:tplc="8E1ADE6E">
      <w:start w:val="1"/>
      <w:numFmt w:val="decimal"/>
      <w:lvlText w:val="5.%1"/>
      <w:lvlJc w:val="left"/>
      <w:pPr>
        <w:ind w:left="86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EEA5DF9"/>
    <w:multiLevelType w:val="hybridMultilevel"/>
    <w:tmpl w:val="E9D6485A"/>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13875D46"/>
    <w:multiLevelType w:val="hybridMultilevel"/>
    <w:tmpl w:val="DBDAC514"/>
    <w:lvl w:ilvl="0" w:tplc="F874467C">
      <w:start w:val="1"/>
      <w:numFmt w:val="decimal"/>
      <w:lvlText w:val="(%1)"/>
      <w:lvlJc w:val="left"/>
      <w:pPr>
        <w:ind w:left="1440" w:hanging="360"/>
      </w:pPr>
      <w:rPr>
        <w:rFonts w:hint="default"/>
      </w:rPr>
    </w:lvl>
    <w:lvl w:ilvl="1" w:tplc="D1764090">
      <w:start w:val="1"/>
      <w:numFmt w:val="decimal"/>
      <w:lvlText w:val="3.%2"/>
      <w:lvlJc w:val="left"/>
      <w:pPr>
        <w:ind w:left="2160" w:hanging="360"/>
      </w:pPr>
      <w:rPr>
        <w:rFonts w:hint="default"/>
      </w:rPr>
    </w:lvl>
    <w:lvl w:ilvl="2" w:tplc="07EE9C6E">
      <w:start w:val="1"/>
      <w:numFmt w:val="lowerLetter"/>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6C41BEF"/>
    <w:multiLevelType w:val="hybridMultilevel"/>
    <w:tmpl w:val="38E8828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 w15:restartNumberingAfterBreak="0">
    <w:nsid w:val="17E31A1B"/>
    <w:multiLevelType w:val="hybridMultilevel"/>
    <w:tmpl w:val="96F0DA58"/>
    <w:lvl w:ilvl="0" w:tplc="FFFFFFFF">
      <w:start w:val="1"/>
      <w:numFmt w:val="lowerLetter"/>
      <w:lvlText w:val="(%1)"/>
      <w:lvlJc w:val="left"/>
      <w:pPr>
        <w:ind w:left="1440" w:hanging="360"/>
      </w:pPr>
      <w:rPr>
        <w:rFonts w:hint="default"/>
      </w:rPr>
    </w:lvl>
    <w:lvl w:ilvl="1" w:tplc="04090013">
      <w:start w:val="1"/>
      <w:numFmt w:val="upp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D161DF9"/>
    <w:multiLevelType w:val="hybridMultilevel"/>
    <w:tmpl w:val="5DC00D9E"/>
    <w:lvl w:ilvl="0" w:tplc="6B24AEE0">
      <w:start w:val="6"/>
      <w:numFmt w:val="lowerLetter"/>
      <w:lvlText w:val="(%1)"/>
      <w:lvlJc w:val="left"/>
      <w:pPr>
        <w:ind w:left="720" w:hanging="360"/>
      </w:pPr>
      <w:rPr>
        <w:rFonts w:hint="default"/>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D9339B4"/>
    <w:multiLevelType w:val="hybridMultilevel"/>
    <w:tmpl w:val="E684EFD2"/>
    <w:lvl w:ilvl="0" w:tplc="76283754">
      <w:start w:val="1"/>
      <w:numFmt w:val="lowerRoman"/>
      <w:lvlText w:val="(%1)"/>
      <w:lvlJc w:val="lef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tentative="1">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15" w15:restartNumberingAfterBreak="0">
    <w:nsid w:val="1F02574D"/>
    <w:multiLevelType w:val="multilevel"/>
    <w:tmpl w:val="026AF496"/>
    <w:lvl w:ilvl="0">
      <w:start w:val="3"/>
      <w:numFmt w:val="decimal"/>
      <w:lvlText w:val="%1."/>
      <w:lvlJc w:val="left"/>
      <w:pPr>
        <w:ind w:left="480" w:hanging="480"/>
      </w:pPr>
      <w:rPr>
        <w:rFonts w:hint="default"/>
      </w:rPr>
    </w:lvl>
    <w:lvl w:ilvl="1">
      <w:start w:val="14"/>
      <w:numFmt w:val="decimal"/>
      <w:lvlText w:val="%1.%2."/>
      <w:lvlJc w:val="left"/>
      <w:pPr>
        <w:ind w:left="840" w:hanging="48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1F791C59"/>
    <w:multiLevelType w:val="multilevel"/>
    <w:tmpl w:val="8876A4B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FC5704D"/>
    <w:multiLevelType w:val="multilevel"/>
    <w:tmpl w:val="F83802C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271015A"/>
    <w:multiLevelType w:val="hybridMultilevel"/>
    <w:tmpl w:val="CF708B34"/>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9" w15:restartNumberingAfterBreak="0">
    <w:nsid w:val="258C12C3"/>
    <w:multiLevelType w:val="multilevel"/>
    <w:tmpl w:val="094867C0"/>
    <w:lvl w:ilvl="0">
      <w:start w:val="4"/>
      <w:numFmt w:val="decimal"/>
      <w:lvlText w:val="%1."/>
      <w:lvlJc w:val="left"/>
      <w:pPr>
        <w:ind w:left="480" w:hanging="480"/>
      </w:pPr>
      <w:rPr>
        <w:rFonts w:hint="default"/>
      </w:rPr>
    </w:lvl>
    <w:lvl w:ilvl="1">
      <w:start w:val="1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DBB206B"/>
    <w:multiLevelType w:val="hybridMultilevel"/>
    <w:tmpl w:val="48DCB3B6"/>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1" w15:restartNumberingAfterBreak="0">
    <w:nsid w:val="2EA24ABE"/>
    <w:multiLevelType w:val="hybridMultilevel"/>
    <w:tmpl w:val="1CA657F0"/>
    <w:lvl w:ilvl="0" w:tplc="EDD48BD6">
      <w:start w:val="1"/>
      <w:numFmt w:val="lowerLetter"/>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30625FE5"/>
    <w:multiLevelType w:val="multilevel"/>
    <w:tmpl w:val="19E0208E"/>
    <w:lvl w:ilvl="0">
      <w:start w:val="1"/>
      <w:numFmt w:val="lowerLetter"/>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3" w15:restartNumberingAfterBreak="0">
    <w:nsid w:val="38654398"/>
    <w:multiLevelType w:val="hybridMultilevel"/>
    <w:tmpl w:val="0F34B200"/>
    <w:lvl w:ilvl="0" w:tplc="7EC4C1D8">
      <w:start w:val="1"/>
      <w:numFmt w:val="decimal"/>
      <w:lvlText w:val="4.%1"/>
      <w:lvlJc w:val="left"/>
      <w:pPr>
        <w:ind w:left="720" w:hanging="360"/>
      </w:pPr>
      <w:rPr>
        <w:rFonts w:hint="default"/>
      </w:rPr>
    </w:lvl>
    <w:lvl w:ilvl="1" w:tplc="797AB28C">
      <w:start w:val="1"/>
      <w:numFmt w:val="lowerLetter"/>
      <w:lvlText w:val="(%2)"/>
      <w:lvlJc w:val="left"/>
      <w:pPr>
        <w:ind w:left="1440" w:hanging="360"/>
      </w:pPr>
      <w:rPr>
        <w:rFonts w:hint="default"/>
      </w:rPr>
    </w:lvl>
    <w:lvl w:ilvl="2" w:tplc="76283754">
      <w:start w:val="1"/>
      <w:numFmt w:val="lowerRoman"/>
      <w:lvlText w:val="(%3)"/>
      <w:lvlJc w:val="left"/>
      <w:pPr>
        <w:ind w:left="1713"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97B660C"/>
    <w:multiLevelType w:val="hybridMultilevel"/>
    <w:tmpl w:val="CFCE92AA"/>
    <w:lvl w:ilvl="0" w:tplc="F8DEFC46">
      <w:start w:val="1"/>
      <w:numFmt w:val="lowerRoman"/>
      <w:lvlText w:val="(%1)"/>
      <w:lvlJc w:val="left"/>
      <w:pPr>
        <w:ind w:left="1854" w:hanging="72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25" w15:restartNumberingAfterBreak="0">
    <w:nsid w:val="3ABC7DF6"/>
    <w:multiLevelType w:val="hybridMultilevel"/>
    <w:tmpl w:val="236EB0D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6" w15:restartNumberingAfterBreak="0">
    <w:nsid w:val="3E1B6310"/>
    <w:multiLevelType w:val="multilevel"/>
    <w:tmpl w:val="395831C2"/>
    <w:lvl w:ilvl="0">
      <w:start w:val="1"/>
      <w:numFmt w:val="lowerLetter"/>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7" w15:restartNumberingAfterBreak="0">
    <w:nsid w:val="459E7E36"/>
    <w:multiLevelType w:val="hybridMultilevel"/>
    <w:tmpl w:val="5392A2B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8" w15:restartNumberingAfterBreak="0">
    <w:nsid w:val="483A294D"/>
    <w:multiLevelType w:val="hybridMultilevel"/>
    <w:tmpl w:val="10A83F40"/>
    <w:lvl w:ilvl="0" w:tplc="212ABA24">
      <w:start w:val="1"/>
      <w:numFmt w:val="lowerRoman"/>
      <w:lvlText w:val="(%1)"/>
      <w:lvlJc w:val="left"/>
      <w:pPr>
        <w:ind w:left="1996" w:hanging="360"/>
      </w:pPr>
      <w:rPr>
        <w:rFonts w:hint="default"/>
      </w:rPr>
    </w:lvl>
    <w:lvl w:ilvl="1" w:tplc="212ABA24">
      <w:start w:val="1"/>
      <w:numFmt w:val="lowerRoman"/>
      <w:lvlText w:val="(%2)"/>
      <w:lvlJc w:val="left"/>
      <w:pPr>
        <w:ind w:left="1364" w:hanging="360"/>
      </w:pPr>
      <w:rPr>
        <w:rFonts w:hint="default"/>
      </w:rPr>
    </w:lvl>
    <w:lvl w:ilvl="2" w:tplc="D5522BDC">
      <w:start w:val="1"/>
      <w:numFmt w:val="lowerLetter"/>
      <w:lvlText w:val="(%3)"/>
      <w:lvlJc w:val="left"/>
      <w:pPr>
        <w:ind w:left="3616" w:hanging="360"/>
      </w:pPr>
      <w:rPr>
        <w:rFonts w:hint="default"/>
        <w:b w:val="0"/>
        <w:bCs w:val="0"/>
      </w:rPr>
    </w:lvl>
    <w:lvl w:ilvl="3" w:tplc="2000000F">
      <w:start w:val="1"/>
      <w:numFmt w:val="decimal"/>
      <w:lvlText w:val="%4."/>
      <w:lvlJc w:val="left"/>
      <w:pPr>
        <w:ind w:left="4156" w:hanging="360"/>
      </w:pPr>
    </w:lvl>
    <w:lvl w:ilvl="4" w:tplc="20000019" w:tentative="1">
      <w:start w:val="1"/>
      <w:numFmt w:val="lowerLetter"/>
      <w:lvlText w:val="%5."/>
      <w:lvlJc w:val="left"/>
      <w:pPr>
        <w:ind w:left="4876" w:hanging="360"/>
      </w:pPr>
    </w:lvl>
    <w:lvl w:ilvl="5" w:tplc="2000001B" w:tentative="1">
      <w:start w:val="1"/>
      <w:numFmt w:val="lowerRoman"/>
      <w:lvlText w:val="%6."/>
      <w:lvlJc w:val="right"/>
      <w:pPr>
        <w:ind w:left="5596" w:hanging="180"/>
      </w:pPr>
    </w:lvl>
    <w:lvl w:ilvl="6" w:tplc="2000000F" w:tentative="1">
      <w:start w:val="1"/>
      <w:numFmt w:val="decimal"/>
      <w:lvlText w:val="%7."/>
      <w:lvlJc w:val="left"/>
      <w:pPr>
        <w:ind w:left="6316" w:hanging="360"/>
      </w:pPr>
    </w:lvl>
    <w:lvl w:ilvl="7" w:tplc="20000019" w:tentative="1">
      <w:start w:val="1"/>
      <w:numFmt w:val="lowerLetter"/>
      <w:lvlText w:val="%8."/>
      <w:lvlJc w:val="left"/>
      <w:pPr>
        <w:ind w:left="7036" w:hanging="360"/>
      </w:pPr>
    </w:lvl>
    <w:lvl w:ilvl="8" w:tplc="2000001B" w:tentative="1">
      <w:start w:val="1"/>
      <w:numFmt w:val="lowerRoman"/>
      <w:lvlText w:val="%9."/>
      <w:lvlJc w:val="right"/>
      <w:pPr>
        <w:ind w:left="7756" w:hanging="180"/>
      </w:pPr>
    </w:lvl>
  </w:abstractNum>
  <w:abstractNum w:abstractNumId="29" w15:restartNumberingAfterBreak="0">
    <w:nsid w:val="49370193"/>
    <w:multiLevelType w:val="hybridMultilevel"/>
    <w:tmpl w:val="16AAD3F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4B030344"/>
    <w:multiLevelType w:val="multilevel"/>
    <w:tmpl w:val="E77AF600"/>
    <w:lvl w:ilvl="0">
      <w:start w:val="11"/>
      <w:numFmt w:val="decimal"/>
      <w:lvlText w:val="%1"/>
      <w:lvlJc w:val="left"/>
      <w:pPr>
        <w:ind w:left="420" w:hanging="420"/>
      </w:pPr>
      <w:rPr>
        <w:rFonts w:eastAsia="SimSun" w:hint="default"/>
      </w:rPr>
    </w:lvl>
    <w:lvl w:ilvl="1">
      <w:start w:val="8"/>
      <w:numFmt w:val="decimal"/>
      <w:lvlText w:val="%1.%2"/>
      <w:lvlJc w:val="left"/>
      <w:pPr>
        <w:ind w:left="780" w:hanging="420"/>
      </w:pPr>
      <w:rPr>
        <w:rFonts w:eastAsia="SimSun" w:hint="default"/>
      </w:rPr>
    </w:lvl>
    <w:lvl w:ilvl="2">
      <w:start w:val="1"/>
      <w:numFmt w:val="decimal"/>
      <w:lvlText w:val="%1.%2.%3"/>
      <w:lvlJc w:val="left"/>
      <w:pPr>
        <w:ind w:left="1440" w:hanging="720"/>
      </w:pPr>
      <w:rPr>
        <w:rFonts w:eastAsia="SimSun" w:hint="default"/>
      </w:rPr>
    </w:lvl>
    <w:lvl w:ilvl="3">
      <w:start w:val="1"/>
      <w:numFmt w:val="decimal"/>
      <w:lvlText w:val="%1.%2.%3.%4"/>
      <w:lvlJc w:val="left"/>
      <w:pPr>
        <w:ind w:left="1800" w:hanging="720"/>
      </w:pPr>
      <w:rPr>
        <w:rFonts w:eastAsia="SimSun" w:hint="default"/>
      </w:rPr>
    </w:lvl>
    <w:lvl w:ilvl="4">
      <w:start w:val="1"/>
      <w:numFmt w:val="decimal"/>
      <w:lvlText w:val="%1.%2.%3.%4.%5"/>
      <w:lvlJc w:val="left"/>
      <w:pPr>
        <w:ind w:left="2520" w:hanging="1080"/>
      </w:pPr>
      <w:rPr>
        <w:rFonts w:eastAsia="SimSun" w:hint="default"/>
      </w:rPr>
    </w:lvl>
    <w:lvl w:ilvl="5">
      <w:start w:val="1"/>
      <w:numFmt w:val="decimal"/>
      <w:lvlText w:val="%1.%2.%3.%4.%5.%6"/>
      <w:lvlJc w:val="left"/>
      <w:pPr>
        <w:ind w:left="2880" w:hanging="1080"/>
      </w:pPr>
      <w:rPr>
        <w:rFonts w:eastAsia="SimSun" w:hint="default"/>
      </w:rPr>
    </w:lvl>
    <w:lvl w:ilvl="6">
      <w:start w:val="1"/>
      <w:numFmt w:val="decimal"/>
      <w:lvlText w:val="%1.%2.%3.%4.%5.%6.%7"/>
      <w:lvlJc w:val="left"/>
      <w:pPr>
        <w:ind w:left="3600" w:hanging="1440"/>
      </w:pPr>
      <w:rPr>
        <w:rFonts w:eastAsia="SimSun" w:hint="default"/>
      </w:rPr>
    </w:lvl>
    <w:lvl w:ilvl="7">
      <w:start w:val="1"/>
      <w:numFmt w:val="decimal"/>
      <w:lvlText w:val="%1.%2.%3.%4.%5.%6.%7.%8"/>
      <w:lvlJc w:val="left"/>
      <w:pPr>
        <w:ind w:left="3960" w:hanging="1440"/>
      </w:pPr>
      <w:rPr>
        <w:rFonts w:eastAsia="SimSun" w:hint="default"/>
      </w:rPr>
    </w:lvl>
    <w:lvl w:ilvl="8">
      <w:start w:val="1"/>
      <w:numFmt w:val="decimal"/>
      <w:lvlText w:val="%1.%2.%3.%4.%5.%6.%7.%8.%9"/>
      <w:lvlJc w:val="left"/>
      <w:pPr>
        <w:ind w:left="4680" w:hanging="1800"/>
      </w:pPr>
      <w:rPr>
        <w:rFonts w:eastAsia="SimSun" w:hint="default"/>
      </w:rPr>
    </w:lvl>
  </w:abstractNum>
  <w:abstractNum w:abstractNumId="31" w15:restartNumberingAfterBreak="0">
    <w:nsid w:val="4BB179C6"/>
    <w:multiLevelType w:val="hybridMultilevel"/>
    <w:tmpl w:val="3A16E3D6"/>
    <w:lvl w:ilvl="0" w:tplc="34EA6C22">
      <w:start w:val="1"/>
      <w:numFmt w:val="lowerLetter"/>
      <w:lvlText w:val="%1)"/>
      <w:lvlJc w:val="left"/>
      <w:pPr>
        <w:ind w:left="720" w:hanging="360"/>
      </w:pPr>
      <w:rPr>
        <w:rFonts w:eastAsia="Calibri" w:cs="Times New Roman" w:hint="default"/>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4FC452AA"/>
    <w:multiLevelType w:val="multilevel"/>
    <w:tmpl w:val="1AE66ED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FC904FB"/>
    <w:multiLevelType w:val="hybridMultilevel"/>
    <w:tmpl w:val="C422CB00"/>
    <w:lvl w:ilvl="0" w:tplc="9C54E6BE">
      <w:start w:val="1"/>
      <w:numFmt w:val="lowerLetter"/>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4" w15:restartNumberingAfterBreak="0">
    <w:nsid w:val="5199187A"/>
    <w:multiLevelType w:val="hybridMultilevel"/>
    <w:tmpl w:val="4D529D74"/>
    <w:lvl w:ilvl="0" w:tplc="212ABA24">
      <w:start w:val="1"/>
      <w:numFmt w:val="lowerRoman"/>
      <w:lvlText w:val="(%1)"/>
      <w:lvlJc w:val="left"/>
      <w:pPr>
        <w:ind w:left="2421" w:hanging="360"/>
      </w:pPr>
      <w:rPr>
        <w:rFonts w:hint="default"/>
      </w:rPr>
    </w:lvl>
    <w:lvl w:ilvl="1" w:tplc="20000019" w:tentative="1">
      <w:start w:val="1"/>
      <w:numFmt w:val="lowerLetter"/>
      <w:lvlText w:val="%2."/>
      <w:lvlJc w:val="left"/>
      <w:pPr>
        <w:ind w:left="3141" w:hanging="360"/>
      </w:pPr>
    </w:lvl>
    <w:lvl w:ilvl="2" w:tplc="2000001B" w:tentative="1">
      <w:start w:val="1"/>
      <w:numFmt w:val="lowerRoman"/>
      <w:lvlText w:val="%3."/>
      <w:lvlJc w:val="right"/>
      <w:pPr>
        <w:ind w:left="3861" w:hanging="180"/>
      </w:pPr>
    </w:lvl>
    <w:lvl w:ilvl="3" w:tplc="2000000F" w:tentative="1">
      <w:start w:val="1"/>
      <w:numFmt w:val="decimal"/>
      <w:lvlText w:val="%4."/>
      <w:lvlJc w:val="left"/>
      <w:pPr>
        <w:ind w:left="4581" w:hanging="360"/>
      </w:pPr>
    </w:lvl>
    <w:lvl w:ilvl="4" w:tplc="20000019" w:tentative="1">
      <w:start w:val="1"/>
      <w:numFmt w:val="lowerLetter"/>
      <w:lvlText w:val="%5."/>
      <w:lvlJc w:val="left"/>
      <w:pPr>
        <w:ind w:left="5301" w:hanging="360"/>
      </w:pPr>
    </w:lvl>
    <w:lvl w:ilvl="5" w:tplc="2000001B" w:tentative="1">
      <w:start w:val="1"/>
      <w:numFmt w:val="lowerRoman"/>
      <w:lvlText w:val="%6."/>
      <w:lvlJc w:val="right"/>
      <w:pPr>
        <w:ind w:left="6021" w:hanging="180"/>
      </w:pPr>
    </w:lvl>
    <w:lvl w:ilvl="6" w:tplc="2000000F" w:tentative="1">
      <w:start w:val="1"/>
      <w:numFmt w:val="decimal"/>
      <w:lvlText w:val="%7."/>
      <w:lvlJc w:val="left"/>
      <w:pPr>
        <w:ind w:left="6741" w:hanging="360"/>
      </w:pPr>
    </w:lvl>
    <w:lvl w:ilvl="7" w:tplc="20000019" w:tentative="1">
      <w:start w:val="1"/>
      <w:numFmt w:val="lowerLetter"/>
      <w:lvlText w:val="%8."/>
      <w:lvlJc w:val="left"/>
      <w:pPr>
        <w:ind w:left="7461" w:hanging="360"/>
      </w:pPr>
    </w:lvl>
    <w:lvl w:ilvl="8" w:tplc="2000001B" w:tentative="1">
      <w:start w:val="1"/>
      <w:numFmt w:val="lowerRoman"/>
      <w:lvlText w:val="%9."/>
      <w:lvlJc w:val="right"/>
      <w:pPr>
        <w:ind w:left="8181" w:hanging="180"/>
      </w:pPr>
    </w:lvl>
  </w:abstractNum>
  <w:abstractNum w:abstractNumId="35" w15:restartNumberingAfterBreak="0">
    <w:nsid w:val="526358A7"/>
    <w:multiLevelType w:val="hybridMultilevel"/>
    <w:tmpl w:val="9794809E"/>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6" w15:restartNumberingAfterBreak="0">
    <w:nsid w:val="543E052C"/>
    <w:multiLevelType w:val="hybridMultilevel"/>
    <w:tmpl w:val="B1CED2EC"/>
    <w:lvl w:ilvl="0" w:tplc="33A465C0">
      <w:start w:val="1"/>
      <w:numFmt w:val="lowerLetter"/>
      <w:lvlText w:val="(%1)"/>
      <w:lvlJc w:val="left"/>
      <w:pPr>
        <w:ind w:left="927" w:hanging="360"/>
      </w:pPr>
      <w:rPr>
        <w:rFonts w:eastAsia="SimSun" w:hint="default"/>
      </w:rPr>
    </w:lvl>
    <w:lvl w:ilvl="1" w:tplc="212ABA24">
      <w:start w:val="1"/>
      <w:numFmt w:val="lowerRoman"/>
      <w:lvlText w:val="(%2)"/>
      <w:lvlJc w:val="left"/>
      <w:pPr>
        <w:ind w:left="1364" w:hanging="360"/>
      </w:pPr>
      <w:rPr>
        <w:rFonts w:hint="default"/>
      </w:r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37" w15:restartNumberingAfterBreak="0">
    <w:nsid w:val="59560B83"/>
    <w:multiLevelType w:val="hybridMultilevel"/>
    <w:tmpl w:val="1CB0DB80"/>
    <w:lvl w:ilvl="0" w:tplc="AE382B78">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8" w15:restartNumberingAfterBreak="0">
    <w:nsid w:val="5BDB334C"/>
    <w:multiLevelType w:val="hybridMultilevel"/>
    <w:tmpl w:val="322898A8"/>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9" w15:restartNumberingAfterBreak="0">
    <w:nsid w:val="5BF62E04"/>
    <w:multiLevelType w:val="hybridMultilevel"/>
    <w:tmpl w:val="574EA7FE"/>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0" w15:restartNumberingAfterBreak="0">
    <w:nsid w:val="5C296435"/>
    <w:multiLevelType w:val="hybridMultilevel"/>
    <w:tmpl w:val="D39A4BE8"/>
    <w:lvl w:ilvl="0" w:tplc="1814FB64">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5DBA78D2"/>
    <w:multiLevelType w:val="hybridMultilevel"/>
    <w:tmpl w:val="BEC056E2"/>
    <w:lvl w:ilvl="0" w:tplc="3B8A98A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2" w15:restartNumberingAfterBreak="0">
    <w:nsid w:val="628A11F3"/>
    <w:multiLevelType w:val="multilevel"/>
    <w:tmpl w:val="A71080AE"/>
    <w:lvl w:ilvl="0">
      <w:start w:val="4"/>
      <w:numFmt w:val="decimal"/>
      <w:lvlText w:val="%1."/>
      <w:lvlJc w:val="left"/>
      <w:pPr>
        <w:ind w:left="480" w:hanging="480"/>
      </w:pPr>
      <w:rPr>
        <w:rFonts w:hint="default"/>
      </w:rPr>
    </w:lvl>
    <w:lvl w:ilvl="1">
      <w:start w:val="1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4236CF8"/>
    <w:multiLevelType w:val="multilevel"/>
    <w:tmpl w:val="571058C8"/>
    <w:lvl w:ilvl="0">
      <w:start w:val="3"/>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6512355D"/>
    <w:multiLevelType w:val="multilevel"/>
    <w:tmpl w:val="B9FEC30E"/>
    <w:lvl w:ilvl="0">
      <w:start w:val="1"/>
      <w:numFmt w:val="lowerLetter"/>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5" w15:restartNumberingAfterBreak="0">
    <w:nsid w:val="65B51303"/>
    <w:multiLevelType w:val="hybridMultilevel"/>
    <w:tmpl w:val="BA48CF58"/>
    <w:lvl w:ilvl="0" w:tplc="0D001652">
      <w:start w:val="1"/>
      <w:numFmt w:val="lowerRoman"/>
      <w:lvlText w:val="(%1)"/>
      <w:lvlJc w:val="left"/>
      <w:pPr>
        <w:ind w:left="1713" w:hanging="72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46" w15:restartNumberingAfterBreak="0">
    <w:nsid w:val="69175AB8"/>
    <w:multiLevelType w:val="hybridMultilevel"/>
    <w:tmpl w:val="15FE1BC8"/>
    <w:lvl w:ilvl="0" w:tplc="76283754">
      <w:start w:val="1"/>
      <w:numFmt w:val="lowerRoman"/>
      <w:lvlText w:val="(%1)"/>
      <w:lvlJc w:val="left"/>
      <w:pPr>
        <w:ind w:left="720" w:hanging="360"/>
      </w:pPr>
      <w:rPr>
        <w:rFonts w:hint="default"/>
      </w:rPr>
    </w:lvl>
    <w:lvl w:ilvl="1" w:tplc="76283754">
      <w:start w:val="1"/>
      <w:numFmt w:val="lowerRoman"/>
      <w:lvlText w:val="(%2)"/>
      <w:lvlJc w:val="left"/>
      <w:pPr>
        <w:ind w:left="1440" w:hanging="360"/>
      </w:pPr>
      <w:rPr>
        <w:rFonts w:hint="default"/>
      </w:rPr>
    </w:lvl>
    <w:lvl w:ilvl="2" w:tplc="20000001">
      <w:start w:val="1"/>
      <w:numFmt w:val="bullet"/>
      <w:lvlText w:val=""/>
      <w:lvlJc w:val="left"/>
      <w:pPr>
        <w:ind w:left="1364" w:hanging="360"/>
      </w:pPr>
      <w:rPr>
        <w:rFonts w:ascii="Symbol" w:hAnsi="Symbol" w:hint="default"/>
      </w:rPr>
    </w:lvl>
    <w:lvl w:ilvl="3" w:tplc="39DC1C7C">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696D48C6"/>
    <w:multiLevelType w:val="multilevel"/>
    <w:tmpl w:val="A5FAF90C"/>
    <w:lvl w:ilvl="0">
      <w:start w:val="1"/>
      <w:numFmt w:val="decimal"/>
      <w:lvlText w:val="%1."/>
      <w:lvlJc w:val="left"/>
      <w:pPr>
        <w:ind w:left="360" w:hanging="360"/>
      </w:pPr>
      <w:rPr>
        <w:rFonts w:hint="default"/>
        <w:b/>
        <w:bCs w:val="0"/>
        <w:u w:val="none"/>
      </w:rPr>
    </w:lvl>
    <w:lvl w:ilvl="1">
      <w:start w:val="1"/>
      <w:numFmt w:val="decimal"/>
      <w:lvlText w:val="%1.%2."/>
      <w:lvlJc w:val="left"/>
      <w:pPr>
        <w:ind w:left="720" w:hanging="720"/>
      </w:pPr>
      <w:rPr>
        <w:rFonts w:hint="default"/>
        <w:b w:val="0"/>
        <w:bCs w:val="0"/>
        <w:u w:val="none"/>
      </w:rPr>
    </w:lvl>
    <w:lvl w:ilvl="2">
      <w:start w:val="1"/>
      <w:numFmt w:val="decimal"/>
      <w:lvlText w:val="1.2.%3."/>
      <w:lvlJc w:val="left"/>
      <w:pPr>
        <w:ind w:left="1713" w:hanging="720"/>
      </w:pPr>
      <w:rPr>
        <w:rFonts w:hint="default"/>
        <w:b w:val="0"/>
        <w:bCs w:val="0"/>
        <w:sz w:val="24"/>
        <w:szCs w:val="24"/>
        <w:u w:val="none"/>
      </w:rPr>
    </w:lvl>
    <w:lvl w:ilvl="3">
      <w:start w:val="1"/>
      <w:numFmt w:val="decimal"/>
      <w:lvlText w:val="%1.%2.%3.%4."/>
      <w:lvlJc w:val="left"/>
      <w:pPr>
        <w:ind w:left="1080" w:hanging="1080"/>
      </w:pPr>
      <w:rPr>
        <w:rFonts w:hint="default"/>
        <w:b w:val="0"/>
        <w:bCs w:val="0"/>
        <w:u w:val="none"/>
      </w:rPr>
    </w:lvl>
    <w:lvl w:ilvl="4">
      <w:start w:val="1"/>
      <w:numFmt w:val="decimal"/>
      <w:lvlText w:val="%1.%2.%3.%4.%5."/>
      <w:lvlJc w:val="left"/>
      <w:pPr>
        <w:ind w:left="1440" w:hanging="1440"/>
      </w:pPr>
      <w:rPr>
        <w:rFonts w:hint="default"/>
        <w:b w:val="0"/>
        <w:bCs w:val="0"/>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800" w:hanging="1800"/>
      </w:pPr>
      <w:rPr>
        <w:rFonts w:hint="default"/>
        <w:u w:val="none"/>
      </w:rPr>
    </w:lvl>
    <w:lvl w:ilvl="7">
      <w:start w:val="1"/>
      <w:numFmt w:val="decimal"/>
      <w:lvlText w:val="%1.%2.%3.%4.%5.%6.%7.%8."/>
      <w:lvlJc w:val="left"/>
      <w:pPr>
        <w:ind w:left="2160" w:hanging="2160"/>
      </w:pPr>
      <w:rPr>
        <w:rFonts w:hint="default"/>
        <w:u w:val="none"/>
      </w:rPr>
    </w:lvl>
    <w:lvl w:ilvl="8">
      <w:start w:val="1"/>
      <w:numFmt w:val="decimal"/>
      <w:lvlText w:val="%1.%2.%3.%4.%5.%6.%7.%8.%9."/>
      <w:lvlJc w:val="left"/>
      <w:pPr>
        <w:ind w:left="2160" w:hanging="2160"/>
      </w:pPr>
      <w:rPr>
        <w:rFonts w:hint="default"/>
        <w:u w:val="none"/>
      </w:rPr>
    </w:lvl>
  </w:abstractNum>
  <w:abstractNum w:abstractNumId="48" w15:restartNumberingAfterBreak="0">
    <w:nsid w:val="6C6522AE"/>
    <w:multiLevelType w:val="hybridMultilevel"/>
    <w:tmpl w:val="58DC8AEA"/>
    <w:lvl w:ilvl="0" w:tplc="A18E3B18">
      <w:start w:val="1"/>
      <w:numFmt w:val="lowerLetter"/>
      <w:lvlText w:val="%1."/>
      <w:lvlJc w:val="left"/>
      <w:pPr>
        <w:ind w:left="1440" w:hanging="360"/>
      </w:pPr>
      <w:rPr>
        <w:rFonts w:ascii="Times New Roman" w:eastAsiaTheme="minorHAnsi" w:hAnsi="Times New Roman" w:cs="Times New Roman"/>
      </w:rPr>
    </w:lvl>
    <w:lvl w:ilvl="1" w:tplc="0C000003">
      <w:numFmt w:val="decimal"/>
      <w:lvlText w:val="o"/>
      <w:lvlJc w:val="left"/>
      <w:pPr>
        <w:ind w:left="2160" w:hanging="360"/>
      </w:pPr>
      <w:rPr>
        <w:rFonts w:ascii="Courier New" w:hAnsi="Courier New" w:cs="Courier New" w:hint="default"/>
      </w:rPr>
    </w:lvl>
    <w:lvl w:ilvl="2" w:tplc="0C000005">
      <w:numFmt w:val="decimal"/>
      <w:lvlText w:val=""/>
      <w:lvlJc w:val="left"/>
      <w:pPr>
        <w:ind w:left="2880" w:hanging="360"/>
      </w:pPr>
      <w:rPr>
        <w:rFonts w:ascii="Wingdings" w:hAnsi="Wingdings" w:hint="default"/>
      </w:rPr>
    </w:lvl>
    <w:lvl w:ilvl="3" w:tplc="0C000001">
      <w:numFmt w:val="decimal"/>
      <w:lvlText w:val=""/>
      <w:lvlJc w:val="left"/>
      <w:pPr>
        <w:ind w:left="3600" w:hanging="360"/>
      </w:pPr>
      <w:rPr>
        <w:rFonts w:ascii="Symbol" w:hAnsi="Symbol" w:hint="default"/>
      </w:rPr>
    </w:lvl>
    <w:lvl w:ilvl="4" w:tplc="0C000003">
      <w:numFmt w:val="decimal"/>
      <w:lvlText w:val="o"/>
      <w:lvlJc w:val="left"/>
      <w:pPr>
        <w:ind w:left="4320" w:hanging="360"/>
      </w:pPr>
      <w:rPr>
        <w:rFonts w:ascii="Courier New" w:hAnsi="Courier New" w:cs="Courier New" w:hint="default"/>
      </w:rPr>
    </w:lvl>
    <w:lvl w:ilvl="5" w:tplc="0C000005">
      <w:numFmt w:val="decimal"/>
      <w:lvlText w:val=""/>
      <w:lvlJc w:val="left"/>
      <w:pPr>
        <w:ind w:left="5040" w:hanging="360"/>
      </w:pPr>
      <w:rPr>
        <w:rFonts w:ascii="Wingdings" w:hAnsi="Wingdings" w:hint="default"/>
      </w:rPr>
    </w:lvl>
    <w:lvl w:ilvl="6" w:tplc="0C000001">
      <w:numFmt w:val="decimal"/>
      <w:lvlText w:val=""/>
      <w:lvlJc w:val="left"/>
      <w:pPr>
        <w:ind w:left="5760" w:hanging="360"/>
      </w:pPr>
      <w:rPr>
        <w:rFonts w:ascii="Symbol" w:hAnsi="Symbol" w:hint="default"/>
      </w:rPr>
    </w:lvl>
    <w:lvl w:ilvl="7" w:tplc="0C000003">
      <w:numFmt w:val="decimal"/>
      <w:lvlText w:val="o"/>
      <w:lvlJc w:val="left"/>
      <w:pPr>
        <w:ind w:left="6480" w:hanging="360"/>
      </w:pPr>
      <w:rPr>
        <w:rFonts w:ascii="Courier New" w:hAnsi="Courier New" w:cs="Courier New" w:hint="default"/>
      </w:rPr>
    </w:lvl>
    <w:lvl w:ilvl="8" w:tplc="0C000005">
      <w:numFmt w:val="decimal"/>
      <w:lvlText w:val=""/>
      <w:lvlJc w:val="left"/>
      <w:pPr>
        <w:ind w:left="7200" w:hanging="360"/>
      </w:pPr>
      <w:rPr>
        <w:rFonts w:ascii="Wingdings" w:hAnsi="Wingdings" w:hint="default"/>
      </w:rPr>
    </w:lvl>
  </w:abstractNum>
  <w:abstractNum w:abstractNumId="49" w15:restartNumberingAfterBreak="0">
    <w:nsid w:val="746F226B"/>
    <w:multiLevelType w:val="hybridMultilevel"/>
    <w:tmpl w:val="6EFE84EE"/>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1">
      <w:start w:val="1"/>
      <w:numFmt w:val="bullet"/>
      <w:lvlText w:val=""/>
      <w:lvlJc w:val="left"/>
      <w:pPr>
        <w:ind w:left="1440" w:hanging="360"/>
      </w:pPr>
      <w:rPr>
        <w:rFonts w:ascii="Symbol" w:hAnsi="Symbol" w:hint="default"/>
      </w:r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0" w15:restartNumberingAfterBreak="0">
    <w:nsid w:val="77210169"/>
    <w:multiLevelType w:val="hybridMultilevel"/>
    <w:tmpl w:val="98F2E7E4"/>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1" w15:restartNumberingAfterBreak="0">
    <w:nsid w:val="7B071859"/>
    <w:multiLevelType w:val="hybridMultilevel"/>
    <w:tmpl w:val="70224358"/>
    <w:lvl w:ilvl="0" w:tplc="797AB28C">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757881"/>
    <w:multiLevelType w:val="hybridMultilevel"/>
    <w:tmpl w:val="7C380608"/>
    <w:lvl w:ilvl="0" w:tplc="4530B4F6">
      <w:start w:val="1"/>
      <w:numFmt w:val="decimal"/>
      <w:lvlText w:val="2.%1."/>
      <w:lvlJc w:val="left"/>
      <w:pPr>
        <w:ind w:left="720" w:hanging="360"/>
      </w:pPr>
      <w:rPr>
        <w:rFonts w:hint="default"/>
      </w:rPr>
    </w:lvl>
    <w:lvl w:ilvl="1" w:tplc="BE509DDC">
      <w:start w:val="1"/>
      <w:numFmt w:val="lowerLetter"/>
      <w:lvlText w:val="(%2)"/>
      <w:lvlJc w:val="left"/>
      <w:pPr>
        <w:ind w:left="1460" w:hanging="380"/>
      </w:pPr>
      <w:rPr>
        <w:rFonts w:hint="default"/>
      </w:rPr>
    </w:lvl>
    <w:lvl w:ilvl="2" w:tplc="212ABA24">
      <w:start w:val="1"/>
      <w:numFmt w:val="lowerRoman"/>
      <w:lvlText w:val="(%3)"/>
      <w:lvlJc w:val="left"/>
      <w:pPr>
        <w:ind w:left="1364"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3" w15:restartNumberingAfterBreak="0">
    <w:nsid w:val="7D092367"/>
    <w:multiLevelType w:val="hybridMultilevel"/>
    <w:tmpl w:val="9BF20024"/>
    <w:lvl w:ilvl="0" w:tplc="D1C64C98">
      <w:start w:val="1"/>
      <w:numFmt w:val="bullet"/>
      <w:lvlText w:val="●"/>
      <w:lvlJc w:val="left"/>
      <w:pPr>
        <w:ind w:left="720" w:hanging="360"/>
      </w:pPr>
    </w:lvl>
    <w:lvl w:ilvl="1" w:tplc="C234D51A">
      <w:start w:val="1"/>
      <w:numFmt w:val="bullet"/>
      <w:lvlText w:val="○"/>
      <w:lvlJc w:val="left"/>
      <w:pPr>
        <w:ind w:left="1440" w:hanging="360"/>
      </w:pPr>
    </w:lvl>
    <w:lvl w:ilvl="2" w:tplc="EBF47A42">
      <w:start w:val="1"/>
      <w:numFmt w:val="bullet"/>
      <w:lvlText w:val="■"/>
      <w:lvlJc w:val="left"/>
      <w:pPr>
        <w:ind w:left="2160" w:hanging="360"/>
      </w:pPr>
    </w:lvl>
    <w:lvl w:ilvl="3" w:tplc="A7060810">
      <w:start w:val="1"/>
      <w:numFmt w:val="bullet"/>
      <w:lvlText w:val="●"/>
      <w:lvlJc w:val="left"/>
      <w:pPr>
        <w:ind w:left="2880" w:hanging="360"/>
      </w:pPr>
    </w:lvl>
    <w:lvl w:ilvl="4" w:tplc="D23A7FA6">
      <w:start w:val="1"/>
      <w:numFmt w:val="bullet"/>
      <w:lvlText w:val="○"/>
      <w:lvlJc w:val="left"/>
      <w:pPr>
        <w:ind w:left="3600" w:hanging="360"/>
      </w:pPr>
    </w:lvl>
    <w:lvl w:ilvl="5" w:tplc="70ACDC44">
      <w:start w:val="1"/>
      <w:numFmt w:val="bullet"/>
      <w:lvlText w:val="■"/>
      <w:lvlJc w:val="left"/>
      <w:pPr>
        <w:ind w:left="4320" w:hanging="360"/>
      </w:pPr>
    </w:lvl>
    <w:lvl w:ilvl="6" w:tplc="E0ACC016">
      <w:start w:val="1"/>
      <w:numFmt w:val="bullet"/>
      <w:lvlText w:val="●"/>
      <w:lvlJc w:val="left"/>
      <w:pPr>
        <w:ind w:left="5040" w:hanging="360"/>
      </w:pPr>
    </w:lvl>
    <w:lvl w:ilvl="7" w:tplc="7D9C5F82">
      <w:start w:val="1"/>
      <w:numFmt w:val="bullet"/>
      <w:lvlText w:val="●"/>
      <w:lvlJc w:val="left"/>
      <w:pPr>
        <w:ind w:left="5760" w:hanging="360"/>
      </w:pPr>
    </w:lvl>
    <w:lvl w:ilvl="8" w:tplc="6096C21E">
      <w:start w:val="1"/>
      <w:numFmt w:val="bullet"/>
      <w:lvlText w:val="●"/>
      <w:lvlJc w:val="left"/>
      <w:pPr>
        <w:ind w:left="6480" w:hanging="360"/>
      </w:pPr>
    </w:lvl>
  </w:abstractNum>
  <w:abstractNum w:abstractNumId="54" w15:restartNumberingAfterBreak="0">
    <w:nsid w:val="7D364777"/>
    <w:multiLevelType w:val="hybridMultilevel"/>
    <w:tmpl w:val="70224358"/>
    <w:lvl w:ilvl="0" w:tplc="FFFFFFFF">
      <w:start w:val="1"/>
      <w:numFmt w:val="lowerLetter"/>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DB02F96"/>
    <w:multiLevelType w:val="hybridMultilevel"/>
    <w:tmpl w:val="4260C30A"/>
    <w:lvl w:ilvl="0" w:tplc="20000001">
      <w:start w:val="1"/>
      <w:numFmt w:val="bullet"/>
      <w:lvlText w:val=""/>
      <w:lvlJc w:val="left"/>
      <w:pPr>
        <w:ind w:left="1440" w:hanging="360"/>
      </w:pPr>
      <w:rPr>
        <w:rFonts w:ascii="Symbol" w:hAnsi="Symbol" w:hint="default"/>
      </w:r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1">
      <w:start w:val="1"/>
      <w:numFmt w:val="bullet"/>
      <w:lvlText w:val=""/>
      <w:lvlJc w:val="left"/>
      <w:pPr>
        <w:ind w:left="1364" w:hanging="360"/>
      </w:pPr>
      <w:rPr>
        <w:rFonts w:ascii="Symbol" w:hAnsi="Symbol" w:hint="default"/>
      </w:r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6" w15:restartNumberingAfterBreak="0">
    <w:nsid w:val="7E710381"/>
    <w:multiLevelType w:val="hybridMultilevel"/>
    <w:tmpl w:val="315E41A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1435520733">
    <w:abstractNumId w:val="53"/>
    <w:lvlOverride w:ilvl="0">
      <w:startOverride w:val="1"/>
    </w:lvlOverride>
  </w:num>
  <w:num w:numId="2" w16cid:durableId="1516571554">
    <w:abstractNumId w:val="48"/>
  </w:num>
  <w:num w:numId="3" w16cid:durableId="1273971445">
    <w:abstractNumId w:val="13"/>
  </w:num>
  <w:num w:numId="4" w16cid:durableId="665016763">
    <w:abstractNumId w:val="29"/>
  </w:num>
  <w:num w:numId="5" w16cid:durableId="546381893">
    <w:abstractNumId w:val="33"/>
  </w:num>
  <w:num w:numId="6" w16cid:durableId="2001305185">
    <w:abstractNumId w:val="47"/>
  </w:num>
  <w:num w:numId="7" w16cid:durableId="1180847958">
    <w:abstractNumId w:val="32"/>
  </w:num>
  <w:num w:numId="8" w16cid:durableId="1072237523">
    <w:abstractNumId w:val="1"/>
  </w:num>
  <w:num w:numId="9" w16cid:durableId="1824201048">
    <w:abstractNumId w:val="45"/>
  </w:num>
  <w:num w:numId="10" w16cid:durableId="387385541">
    <w:abstractNumId w:val="39"/>
  </w:num>
  <w:num w:numId="11" w16cid:durableId="1800806803">
    <w:abstractNumId w:val="14"/>
  </w:num>
  <w:num w:numId="12" w16cid:durableId="990526926">
    <w:abstractNumId w:val="52"/>
  </w:num>
  <w:num w:numId="13" w16cid:durableId="967390729">
    <w:abstractNumId w:val="17"/>
  </w:num>
  <w:num w:numId="14" w16cid:durableId="1736514983">
    <w:abstractNumId w:val="7"/>
  </w:num>
  <w:num w:numId="15" w16cid:durableId="1398938289">
    <w:abstractNumId w:val="16"/>
  </w:num>
  <w:num w:numId="16" w16cid:durableId="1786341466">
    <w:abstractNumId w:val="44"/>
  </w:num>
  <w:num w:numId="17" w16cid:durableId="1442265422">
    <w:abstractNumId w:val="10"/>
  </w:num>
  <w:num w:numId="18" w16cid:durableId="134445749">
    <w:abstractNumId w:val="22"/>
  </w:num>
  <w:num w:numId="19" w16cid:durableId="524557393">
    <w:abstractNumId w:val="37"/>
  </w:num>
  <w:num w:numId="20" w16cid:durableId="735862833">
    <w:abstractNumId w:val="20"/>
  </w:num>
  <w:num w:numId="21" w16cid:durableId="551964513">
    <w:abstractNumId w:val="35"/>
  </w:num>
  <w:num w:numId="22" w16cid:durableId="1121341167">
    <w:abstractNumId w:val="11"/>
  </w:num>
  <w:num w:numId="23" w16cid:durableId="462308645">
    <w:abstractNumId w:val="49"/>
  </w:num>
  <w:num w:numId="24" w16cid:durableId="83379113">
    <w:abstractNumId w:val="4"/>
  </w:num>
  <w:num w:numId="25" w16cid:durableId="418714388">
    <w:abstractNumId w:val="41"/>
  </w:num>
  <w:num w:numId="26" w16cid:durableId="1507400393">
    <w:abstractNumId w:val="38"/>
  </w:num>
  <w:num w:numId="27" w16cid:durableId="1984387957">
    <w:abstractNumId w:val="43"/>
  </w:num>
  <w:num w:numId="28" w16cid:durableId="1382482557">
    <w:abstractNumId w:val="40"/>
  </w:num>
  <w:num w:numId="29" w16cid:durableId="1237328277">
    <w:abstractNumId w:val="25"/>
  </w:num>
  <w:num w:numId="30" w16cid:durableId="85853919">
    <w:abstractNumId w:val="31"/>
  </w:num>
  <w:num w:numId="31" w16cid:durableId="1720320632">
    <w:abstractNumId w:val="5"/>
  </w:num>
  <w:num w:numId="32" w16cid:durableId="938030428">
    <w:abstractNumId w:val="6"/>
  </w:num>
  <w:num w:numId="33" w16cid:durableId="1121801609">
    <w:abstractNumId w:val="36"/>
  </w:num>
  <w:num w:numId="34" w16cid:durableId="1709451934">
    <w:abstractNumId w:val="15"/>
  </w:num>
  <w:num w:numId="35" w16cid:durableId="52394683">
    <w:abstractNumId w:val="18"/>
  </w:num>
  <w:num w:numId="36" w16cid:durableId="405153239">
    <w:abstractNumId w:val="26"/>
  </w:num>
  <w:num w:numId="37" w16cid:durableId="367607479">
    <w:abstractNumId w:val="23"/>
  </w:num>
  <w:num w:numId="38" w16cid:durableId="1623607588">
    <w:abstractNumId w:val="19"/>
  </w:num>
  <w:num w:numId="39" w16cid:durableId="1293244347">
    <w:abstractNumId w:val="55"/>
  </w:num>
  <w:num w:numId="40" w16cid:durableId="1538009399">
    <w:abstractNumId w:val="42"/>
  </w:num>
  <w:num w:numId="41" w16cid:durableId="282351552">
    <w:abstractNumId w:val="50"/>
  </w:num>
  <w:num w:numId="42" w16cid:durableId="97144203">
    <w:abstractNumId w:val="46"/>
  </w:num>
  <w:num w:numId="43" w16cid:durableId="782965537">
    <w:abstractNumId w:val="24"/>
  </w:num>
  <w:num w:numId="44" w16cid:durableId="399714155">
    <w:abstractNumId w:val="8"/>
  </w:num>
  <w:num w:numId="45" w16cid:durableId="631667370">
    <w:abstractNumId w:val="28"/>
  </w:num>
  <w:num w:numId="46" w16cid:durableId="758599744">
    <w:abstractNumId w:val="2"/>
  </w:num>
  <w:num w:numId="47" w16cid:durableId="1639652049">
    <w:abstractNumId w:val="21"/>
  </w:num>
  <w:num w:numId="48" w16cid:durableId="810945500">
    <w:abstractNumId w:val="34"/>
  </w:num>
  <w:num w:numId="49" w16cid:durableId="796530973">
    <w:abstractNumId w:val="0"/>
  </w:num>
  <w:num w:numId="50" w16cid:durableId="1877541923">
    <w:abstractNumId w:val="56"/>
  </w:num>
  <w:num w:numId="51" w16cid:durableId="2100442530">
    <w:abstractNumId w:val="9"/>
  </w:num>
  <w:num w:numId="52" w16cid:durableId="1251114542">
    <w:abstractNumId w:val="3"/>
  </w:num>
  <w:num w:numId="53" w16cid:durableId="1907911517">
    <w:abstractNumId w:val="30"/>
  </w:num>
  <w:num w:numId="54" w16cid:durableId="1523472766">
    <w:abstractNumId w:val="27"/>
  </w:num>
  <w:num w:numId="55" w16cid:durableId="1598369447">
    <w:abstractNumId w:val="51"/>
  </w:num>
  <w:num w:numId="56" w16cid:durableId="1961377341">
    <w:abstractNumId w:val="54"/>
  </w:num>
  <w:num w:numId="57" w16cid:durableId="672800180">
    <w:abstractNumId w:val="12"/>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uka Obi">
    <w15:presenceInfo w15:providerId="Windows Live" w15:userId="e466b01c8b02fbbd"/>
  </w15:person>
  <w15:person w15:author="Akintunde Fasuba">
    <w15:presenceInfo w15:providerId="Windows Live" w15:userId="35025f9e06793a7a"/>
  </w15:person>
  <w15:person w15:author="G Elias">
    <w15:presenceInfo w15:providerId="None" w15:userId="G Eli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61"/>
    <w:rsid w:val="00006952"/>
    <w:rsid w:val="0000794F"/>
    <w:rsid w:val="0001164D"/>
    <w:rsid w:val="000133C7"/>
    <w:rsid w:val="00013802"/>
    <w:rsid w:val="00027295"/>
    <w:rsid w:val="00027F27"/>
    <w:rsid w:val="0003006C"/>
    <w:rsid w:val="0003293F"/>
    <w:rsid w:val="0003501E"/>
    <w:rsid w:val="0004051C"/>
    <w:rsid w:val="000409EC"/>
    <w:rsid w:val="00042F56"/>
    <w:rsid w:val="000456CD"/>
    <w:rsid w:val="00050DB5"/>
    <w:rsid w:val="00051978"/>
    <w:rsid w:val="00062050"/>
    <w:rsid w:val="0006523E"/>
    <w:rsid w:val="000652E3"/>
    <w:rsid w:val="00066343"/>
    <w:rsid w:val="000739D3"/>
    <w:rsid w:val="00083CDC"/>
    <w:rsid w:val="000956E2"/>
    <w:rsid w:val="000A354C"/>
    <w:rsid w:val="000A6033"/>
    <w:rsid w:val="000A7786"/>
    <w:rsid w:val="000B3D9D"/>
    <w:rsid w:val="000D1BFD"/>
    <w:rsid w:val="000D324B"/>
    <w:rsid w:val="000D3741"/>
    <w:rsid w:val="000D4A5C"/>
    <w:rsid w:val="000D4AE6"/>
    <w:rsid w:val="000E3DDB"/>
    <w:rsid w:val="000E7E69"/>
    <w:rsid w:val="000F4104"/>
    <w:rsid w:val="000F60C6"/>
    <w:rsid w:val="001019BC"/>
    <w:rsid w:val="00104536"/>
    <w:rsid w:val="00106937"/>
    <w:rsid w:val="00111DD4"/>
    <w:rsid w:val="00114025"/>
    <w:rsid w:val="0011559C"/>
    <w:rsid w:val="0011582B"/>
    <w:rsid w:val="001169CA"/>
    <w:rsid w:val="0011738A"/>
    <w:rsid w:val="00117E06"/>
    <w:rsid w:val="00117E5D"/>
    <w:rsid w:val="00131282"/>
    <w:rsid w:val="00131659"/>
    <w:rsid w:val="0013548E"/>
    <w:rsid w:val="001362D4"/>
    <w:rsid w:val="00136E8A"/>
    <w:rsid w:val="0013743F"/>
    <w:rsid w:val="001379D4"/>
    <w:rsid w:val="0014265E"/>
    <w:rsid w:val="00142A8D"/>
    <w:rsid w:val="00152649"/>
    <w:rsid w:val="00153F92"/>
    <w:rsid w:val="00154F1F"/>
    <w:rsid w:val="00160DF2"/>
    <w:rsid w:val="00164ED5"/>
    <w:rsid w:val="00165505"/>
    <w:rsid w:val="00171374"/>
    <w:rsid w:val="0017236D"/>
    <w:rsid w:val="001846B5"/>
    <w:rsid w:val="00186EB5"/>
    <w:rsid w:val="00190393"/>
    <w:rsid w:val="0019198B"/>
    <w:rsid w:val="001A228E"/>
    <w:rsid w:val="001B654A"/>
    <w:rsid w:val="001B6966"/>
    <w:rsid w:val="001C0BAC"/>
    <w:rsid w:val="001C68F8"/>
    <w:rsid w:val="001C6D78"/>
    <w:rsid w:val="001D08D4"/>
    <w:rsid w:val="001D4490"/>
    <w:rsid w:val="001D5113"/>
    <w:rsid w:val="001D651C"/>
    <w:rsid w:val="001E2A3D"/>
    <w:rsid w:val="001E3987"/>
    <w:rsid w:val="001E79DC"/>
    <w:rsid w:val="001E7C22"/>
    <w:rsid w:val="001F58FC"/>
    <w:rsid w:val="0020374F"/>
    <w:rsid w:val="00205733"/>
    <w:rsid w:val="00207014"/>
    <w:rsid w:val="0020729B"/>
    <w:rsid w:val="0021185A"/>
    <w:rsid w:val="00211A5D"/>
    <w:rsid w:val="00221851"/>
    <w:rsid w:val="0022657F"/>
    <w:rsid w:val="0022691F"/>
    <w:rsid w:val="002322D6"/>
    <w:rsid w:val="00233092"/>
    <w:rsid w:val="00234D49"/>
    <w:rsid w:val="00235CAB"/>
    <w:rsid w:val="00236D0F"/>
    <w:rsid w:val="00241734"/>
    <w:rsid w:val="0024631B"/>
    <w:rsid w:val="00246BAD"/>
    <w:rsid w:val="002470FE"/>
    <w:rsid w:val="00252C96"/>
    <w:rsid w:val="0028247A"/>
    <w:rsid w:val="0028421C"/>
    <w:rsid w:val="0028462D"/>
    <w:rsid w:val="00287769"/>
    <w:rsid w:val="00290F15"/>
    <w:rsid w:val="00294FC9"/>
    <w:rsid w:val="002967B2"/>
    <w:rsid w:val="00297655"/>
    <w:rsid w:val="002A4AEA"/>
    <w:rsid w:val="002A6873"/>
    <w:rsid w:val="002A74F2"/>
    <w:rsid w:val="002B48EA"/>
    <w:rsid w:val="002B5E25"/>
    <w:rsid w:val="002B6147"/>
    <w:rsid w:val="002C66E3"/>
    <w:rsid w:val="002D5F2C"/>
    <w:rsid w:val="002D74E8"/>
    <w:rsid w:val="002F74D0"/>
    <w:rsid w:val="00303E8E"/>
    <w:rsid w:val="003054BD"/>
    <w:rsid w:val="003064E5"/>
    <w:rsid w:val="00310804"/>
    <w:rsid w:val="0031288E"/>
    <w:rsid w:val="003170BC"/>
    <w:rsid w:val="0031774C"/>
    <w:rsid w:val="00325168"/>
    <w:rsid w:val="003263EE"/>
    <w:rsid w:val="0033511D"/>
    <w:rsid w:val="003361F0"/>
    <w:rsid w:val="00337DB8"/>
    <w:rsid w:val="0034380E"/>
    <w:rsid w:val="00343AFE"/>
    <w:rsid w:val="00346A89"/>
    <w:rsid w:val="0035772E"/>
    <w:rsid w:val="00370B84"/>
    <w:rsid w:val="003720C9"/>
    <w:rsid w:val="003757EC"/>
    <w:rsid w:val="00384854"/>
    <w:rsid w:val="00385DF7"/>
    <w:rsid w:val="00386606"/>
    <w:rsid w:val="003877AD"/>
    <w:rsid w:val="003A579E"/>
    <w:rsid w:val="003A72FF"/>
    <w:rsid w:val="003D1000"/>
    <w:rsid w:val="003E0DA2"/>
    <w:rsid w:val="003E2BBA"/>
    <w:rsid w:val="003E5DA2"/>
    <w:rsid w:val="003E70B6"/>
    <w:rsid w:val="003E7D4A"/>
    <w:rsid w:val="00402C7C"/>
    <w:rsid w:val="00426D98"/>
    <w:rsid w:val="00430166"/>
    <w:rsid w:val="004306CD"/>
    <w:rsid w:val="00430B44"/>
    <w:rsid w:val="0044062E"/>
    <w:rsid w:val="00441EB2"/>
    <w:rsid w:val="00457785"/>
    <w:rsid w:val="00460F0F"/>
    <w:rsid w:val="0046411A"/>
    <w:rsid w:val="004655C0"/>
    <w:rsid w:val="00467981"/>
    <w:rsid w:val="004714AA"/>
    <w:rsid w:val="00471D58"/>
    <w:rsid w:val="004809C2"/>
    <w:rsid w:val="00482710"/>
    <w:rsid w:val="00483B1C"/>
    <w:rsid w:val="004A0C42"/>
    <w:rsid w:val="004A6506"/>
    <w:rsid w:val="004A65FF"/>
    <w:rsid w:val="004A6D3D"/>
    <w:rsid w:val="004B528E"/>
    <w:rsid w:val="004C094F"/>
    <w:rsid w:val="004C72AB"/>
    <w:rsid w:val="004D5E80"/>
    <w:rsid w:val="004F429C"/>
    <w:rsid w:val="00500F46"/>
    <w:rsid w:val="00501CE2"/>
    <w:rsid w:val="005059C3"/>
    <w:rsid w:val="00511E92"/>
    <w:rsid w:val="00512C46"/>
    <w:rsid w:val="00516DCC"/>
    <w:rsid w:val="0052234C"/>
    <w:rsid w:val="005246AB"/>
    <w:rsid w:val="0052598F"/>
    <w:rsid w:val="005317B4"/>
    <w:rsid w:val="005401F4"/>
    <w:rsid w:val="0054076D"/>
    <w:rsid w:val="005415D4"/>
    <w:rsid w:val="00545229"/>
    <w:rsid w:val="0054689A"/>
    <w:rsid w:val="00555240"/>
    <w:rsid w:val="00556091"/>
    <w:rsid w:val="00556F9E"/>
    <w:rsid w:val="00557121"/>
    <w:rsid w:val="00561764"/>
    <w:rsid w:val="00563469"/>
    <w:rsid w:val="0056484B"/>
    <w:rsid w:val="00573DD3"/>
    <w:rsid w:val="00574A46"/>
    <w:rsid w:val="00576D80"/>
    <w:rsid w:val="005835BD"/>
    <w:rsid w:val="0059000D"/>
    <w:rsid w:val="00591A85"/>
    <w:rsid w:val="00594656"/>
    <w:rsid w:val="005A526A"/>
    <w:rsid w:val="005A6CE7"/>
    <w:rsid w:val="005A73AF"/>
    <w:rsid w:val="005B1BC9"/>
    <w:rsid w:val="005B759C"/>
    <w:rsid w:val="005C5BA1"/>
    <w:rsid w:val="005D3A72"/>
    <w:rsid w:val="005D5C79"/>
    <w:rsid w:val="005D6FD9"/>
    <w:rsid w:val="005E26F2"/>
    <w:rsid w:val="005E3B67"/>
    <w:rsid w:val="005F26E3"/>
    <w:rsid w:val="005F3705"/>
    <w:rsid w:val="005F4782"/>
    <w:rsid w:val="00605895"/>
    <w:rsid w:val="00610626"/>
    <w:rsid w:val="00610ED1"/>
    <w:rsid w:val="00612A81"/>
    <w:rsid w:val="006268EA"/>
    <w:rsid w:val="00634314"/>
    <w:rsid w:val="00634BE4"/>
    <w:rsid w:val="00636B83"/>
    <w:rsid w:val="00640D26"/>
    <w:rsid w:val="00641819"/>
    <w:rsid w:val="00641DA2"/>
    <w:rsid w:val="00644E85"/>
    <w:rsid w:val="00652CB4"/>
    <w:rsid w:val="00652E66"/>
    <w:rsid w:val="0065376E"/>
    <w:rsid w:val="00657BED"/>
    <w:rsid w:val="0066132D"/>
    <w:rsid w:val="00664782"/>
    <w:rsid w:val="00675EDC"/>
    <w:rsid w:val="00681D4E"/>
    <w:rsid w:val="00685830"/>
    <w:rsid w:val="00695118"/>
    <w:rsid w:val="0069562C"/>
    <w:rsid w:val="00695936"/>
    <w:rsid w:val="0069617F"/>
    <w:rsid w:val="006A1AC7"/>
    <w:rsid w:val="006A3A5C"/>
    <w:rsid w:val="006B29E4"/>
    <w:rsid w:val="006B45C9"/>
    <w:rsid w:val="006B730D"/>
    <w:rsid w:val="006C4B92"/>
    <w:rsid w:val="006C60B6"/>
    <w:rsid w:val="006D4C86"/>
    <w:rsid w:val="006D5122"/>
    <w:rsid w:val="006E0598"/>
    <w:rsid w:val="006E1C60"/>
    <w:rsid w:val="006E5DCF"/>
    <w:rsid w:val="006F10B2"/>
    <w:rsid w:val="006F2256"/>
    <w:rsid w:val="006F3EAF"/>
    <w:rsid w:val="006F5C14"/>
    <w:rsid w:val="00701D89"/>
    <w:rsid w:val="00703CA9"/>
    <w:rsid w:val="007108AE"/>
    <w:rsid w:val="00712240"/>
    <w:rsid w:val="00717829"/>
    <w:rsid w:val="0072350C"/>
    <w:rsid w:val="00724F45"/>
    <w:rsid w:val="007342DB"/>
    <w:rsid w:val="00746ABC"/>
    <w:rsid w:val="00746EB6"/>
    <w:rsid w:val="00751A45"/>
    <w:rsid w:val="00754ADC"/>
    <w:rsid w:val="00761558"/>
    <w:rsid w:val="00764526"/>
    <w:rsid w:val="00770D44"/>
    <w:rsid w:val="0077791F"/>
    <w:rsid w:val="00777EFF"/>
    <w:rsid w:val="007821AC"/>
    <w:rsid w:val="0079061F"/>
    <w:rsid w:val="0079743F"/>
    <w:rsid w:val="007A1FBD"/>
    <w:rsid w:val="007B19E4"/>
    <w:rsid w:val="007C1092"/>
    <w:rsid w:val="007C30D5"/>
    <w:rsid w:val="007C47C4"/>
    <w:rsid w:val="007C5FC0"/>
    <w:rsid w:val="007C6FFE"/>
    <w:rsid w:val="007D3221"/>
    <w:rsid w:val="007F1AA9"/>
    <w:rsid w:val="007F2AA1"/>
    <w:rsid w:val="0080220A"/>
    <w:rsid w:val="00811367"/>
    <w:rsid w:val="00821A83"/>
    <w:rsid w:val="008259BB"/>
    <w:rsid w:val="00827ECB"/>
    <w:rsid w:val="008324E5"/>
    <w:rsid w:val="008335AE"/>
    <w:rsid w:val="0083371B"/>
    <w:rsid w:val="00837F81"/>
    <w:rsid w:val="00843721"/>
    <w:rsid w:val="0086213F"/>
    <w:rsid w:val="00865D2C"/>
    <w:rsid w:val="0086664E"/>
    <w:rsid w:val="00867F84"/>
    <w:rsid w:val="00871142"/>
    <w:rsid w:val="00874B8F"/>
    <w:rsid w:val="00875998"/>
    <w:rsid w:val="00877F4C"/>
    <w:rsid w:val="00882A0A"/>
    <w:rsid w:val="008872F5"/>
    <w:rsid w:val="00887B2A"/>
    <w:rsid w:val="00890E38"/>
    <w:rsid w:val="008A0839"/>
    <w:rsid w:val="008A27BD"/>
    <w:rsid w:val="008A3118"/>
    <w:rsid w:val="008A5DC2"/>
    <w:rsid w:val="008A75D2"/>
    <w:rsid w:val="008B3961"/>
    <w:rsid w:val="008B3E88"/>
    <w:rsid w:val="008B487A"/>
    <w:rsid w:val="008B627B"/>
    <w:rsid w:val="008B7899"/>
    <w:rsid w:val="008C13D7"/>
    <w:rsid w:val="008C29D3"/>
    <w:rsid w:val="008C3640"/>
    <w:rsid w:val="008C3C23"/>
    <w:rsid w:val="008D2084"/>
    <w:rsid w:val="008D496F"/>
    <w:rsid w:val="008D6269"/>
    <w:rsid w:val="008D661F"/>
    <w:rsid w:val="0090190B"/>
    <w:rsid w:val="00901F6E"/>
    <w:rsid w:val="009049B0"/>
    <w:rsid w:val="009061B7"/>
    <w:rsid w:val="00906329"/>
    <w:rsid w:val="00907D07"/>
    <w:rsid w:val="00910776"/>
    <w:rsid w:val="00912003"/>
    <w:rsid w:val="0091291C"/>
    <w:rsid w:val="009149CF"/>
    <w:rsid w:val="00916822"/>
    <w:rsid w:val="009177C0"/>
    <w:rsid w:val="00917F06"/>
    <w:rsid w:val="009225A8"/>
    <w:rsid w:val="0093162E"/>
    <w:rsid w:val="0094731C"/>
    <w:rsid w:val="00950ACC"/>
    <w:rsid w:val="00952D56"/>
    <w:rsid w:val="009543CF"/>
    <w:rsid w:val="00957F6D"/>
    <w:rsid w:val="00975964"/>
    <w:rsid w:val="00975F5E"/>
    <w:rsid w:val="00976CAC"/>
    <w:rsid w:val="0099085A"/>
    <w:rsid w:val="009956A5"/>
    <w:rsid w:val="009A0C53"/>
    <w:rsid w:val="009A2F7C"/>
    <w:rsid w:val="009A6D81"/>
    <w:rsid w:val="009B5E7A"/>
    <w:rsid w:val="009C172E"/>
    <w:rsid w:val="009C1CE2"/>
    <w:rsid w:val="009C292D"/>
    <w:rsid w:val="009C49E6"/>
    <w:rsid w:val="009C799D"/>
    <w:rsid w:val="009D3419"/>
    <w:rsid w:val="009E0884"/>
    <w:rsid w:val="009E1C14"/>
    <w:rsid w:val="009E20DB"/>
    <w:rsid w:val="009E7CA7"/>
    <w:rsid w:val="009F1A60"/>
    <w:rsid w:val="009F2330"/>
    <w:rsid w:val="00A060BC"/>
    <w:rsid w:val="00A07D8D"/>
    <w:rsid w:val="00A10C42"/>
    <w:rsid w:val="00A154CF"/>
    <w:rsid w:val="00A1643E"/>
    <w:rsid w:val="00A22196"/>
    <w:rsid w:val="00A324D9"/>
    <w:rsid w:val="00A36565"/>
    <w:rsid w:val="00A36BEB"/>
    <w:rsid w:val="00A37036"/>
    <w:rsid w:val="00A4224F"/>
    <w:rsid w:val="00A62A4D"/>
    <w:rsid w:val="00A64D06"/>
    <w:rsid w:val="00A66B5E"/>
    <w:rsid w:val="00A72F6E"/>
    <w:rsid w:val="00A83930"/>
    <w:rsid w:val="00A85312"/>
    <w:rsid w:val="00A874E9"/>
    <w:rsid w:val="00AA618B"/>
    <w:rsid w:val="00AA6294"/>
    <w:rsid w:val="00AA79B8"/>
    <w:rsid w:val="00AC7469"/>
    <w:rsid w:val="00AC7545"/>
    <w:rsid w:val="00AC7D08"/>
    <w:rsid w:val="00AD1B5B"/>
    <w:rsid w:val="00AD4C46"/>
    <w:rsid w:val="00AE0494"/>
    <w:rsid w:val="00AE1FCB"/>
    <w:rsid w:val="00AE251E"/>
    <w:rsid w:val="00AE2E16"/>
    <w:rsid w:val="00AF0E7B"/>
    <w:rsid w:val="00AF15C5"/>
    <w:rsid w:val="00AF565D"/>
    <w:rsid w:val="00B2370F"/>
    <w:rsid w:val="00B30947"/>
    <w:rsid w:val="00B314DD"/>
    <w:rsid w:val="00B371F6"/>
    <w:rsid w:val="00B41FE3"/>
    <w:rsid w:val="00B45AB1"/>
    <w:rsid w:val="00B476A6"/>
    <w:rsid w:val="00B50CF4"/>
    <w:rsid w:val="00B527A7"/>
    <w:rsid w:val="00B62C68"/>
    <w:rsid w:val="00B83D00"/>
    <w:rsid w:val="00B873BC"/>
    <w:rsid w:val="00B900EC"/>
    <w:rsid w:val="00B92466"/>
    <w:rsid w:val="00B946CD"/>
    <w:rsid w:val="00B96F30"/>
    <w:rsid w:val="00BA1FA5"/>
    <w:rsid w:val="00BA2EC1"/>
    <w:rsid w:val="00BA3A7C"/>
    <w:rsid w:val="00BB5EE4"/>
    <w:rsid w:val="00BC2919"/>
    <w:rsid w:val="00BC6159"/>
    <w:rsid w:val="00BD5188"/>
    <w:rsid w:val="00BD5B0A"/>
    <w:rsid w:val="00BF0D40"/>
    <w:rsid w:val="00C00889"/>
    <w:rsid w:val="00C03AA4"/>
    <w:rsid w:val="00C03C68"/>
    <w:rsid w:val="00C12037"/>
    <w:rsid w:val="00C151CA"/>
    <w:rsid w:val="00C221D2"/>
    <w:rsid w:val="00C225B2"/>
    <w:rsid w:val="00C238F6"/>
    <w:rsid w:val="00C3517A"/>
    <w:rsid w:val="00C45574"/>
    <w:rsid w:val="00C45C13"/>
    <w:rsid w:val="00C52634"/>
    <w:rsid w:val="00C5701A"/>
    <w:rsid w:val="00C60A37"/>
    <w:rsid w:val="00C62EB5"/>
    <w:rsid w:val="00C7053D"/>
    <w:rsid w:val="00C80001"/>
    <w:rsid w:val="00C84A5E"/>
    <w:rsid w:val="00C9147E"/>
    <w:rsid w:val="00C91497"/>
    <w:rsid w:val="00C92BDC"/>
    <w:rsid w:val="00C959DC"/>
    <w:rsid w:val="00C974DF"/>
    <w:rsid w:val="00CA2971"/>
    <w:rsid w:val="00CA457D"/>
    <w:rsid w:val="00CA77CA"/>
    <w:rsid w:val="00CB5F42"/>
    <w:rsid w:val="00CC2624"/>
    <w:rsid w:val="00CD1BE3"/>
    <w:rsid w:val="00CE15AF"/>
    <w:rsid w:val="00CF02C7"/>
    <w:rsid w:val="00CF0385"/>
    <w:rsid w:val="00CF75A4"/>
    <w:rsid w:val="00D05CD8"/>
    <w:rsid w:val="00D10511"/>
    <w:rsid w:val="00D11438"/>
    <w:rsid w:val="00D11E39"/>
    <w:rsid w:val="00D157E2"/>
    <w:rsid w:val="00D174D3"/>
    <w:rsid w:val="00D25255"/>
    <w:rsid w:val="00D30FF4"/>
    <w:rsid w:val="00D44247"/>
    <w:rsid w:val="00D529A4"/>
    <w:rsid w:val="00D63017"/>
    <w:rsid w:val="00D66F58"/>
    <w:rsid w:val="00D67252"/>
    <w:rsid w:val="00D70095"/>
    <w:rsid w:val="00D713E9"/>
    <w:rsid w:val="00D73DB7"/>
    <w:rsid w:val="00D74028"/>
    <w:rsid w:val="00D7714D"/>
    <w:rsid w:val="00D7760A"/>
    <w:rsid w:val="00D821CC"/>
    <w:rsid w:val="00D87FC9"/>
    <w:rsid w:val="00D90F9B"/>
    <w:rsid w:val="00DA1D9E"/>
    <w:rsid w:val="00DA20ED"/>
    <w:rsid w:val="00DA2385"/>
    <w:rsid w:val="00DA2BAE"/>
    <w:rsid w:val="00DA658E"/>
    <w:rsid w:val="00DA72B7"/>
    <w:rsid w:val="00DA7BF0"/>
    <w:rsid w:val="00DB4B3E"/>
    <w:rsid w:val="00DB70B7"/>
    <w:rsid w:val="00DD0585"/>
    <w:rsid w:val="00DD21FB"/>
    <w:rsid w:val="00DD5238"/>
    <w:rsid w:val="00DD5A0B"/>
    <w:rsid w:val="00DD6704"/>
    <w:rsid w:val="00DE2DD4"/>
    <w:rsid w:val="00DE75BB"/>
    <w:rsid w:val="00DE7E45"/>
    <w:rsid w:val="00DF319C"/>
    <w:rsid w:val="00DF4966"/>
    <w:rsid w:val="00DF5F7B"/>
    <w:rsid w:val="00E02860"/>
    <w:rsid w:val="00E04242"/>
    <w:rsid w:val="00E04536"/>
    <w:rsid w:val="00E11454"/>
    <w:rsid w:val="00E11575"/>
    <w:rsid w:val="00E21437"/>
    <w:rsid w:val="00E22B5E"/>
    <w:rsid w:val="00E2540A"/>
    <w:rsid w:val="00E3485A"/>
    <w:rsid w:val="00E37980"/>
    <w:rsid w:val="00E42B11"/>
    <w:rsid w:val="00E63D49"/>
    <w:rsid w:val="00E6571E"/>
    <w:rsid w:val="00E65B4D"/>
    <w:rsid w:val="00E70141"/>
    <w:rsid w:val="00E732FF"/>
    <w:rsid w:val="00E75A0E"/>
    <w:rsid w:val="00E8278F"/>
    <w:rsid w:val="00E868FC"/>
    <w:rsid w:val="00E86EEB"/>
    <w:rsid w:val="00E921EA"/>
    <w:rsid w:val="00E95405"/>
    <w:rsid w:val="00E974C7"/>
    <w:rsid w:val="00EA37BC"/>
    <w:rsid w:val="00EA4840"/>
    <w:rsid w:val="00EA5B2F"/>
    <w:rsid w:val="00EC1BFB"/>
    <w:rsid w:val="00EC31BA"/>
    <w:rsid w:val="00EC5387"/>
    <w:rsid w:val="00EC55B2"/>
    <w:rsid w:val="00ED1277"/>
    <w:rsid w:val="00ED2244"/>
    <w:rsid w:val="00ED23DF"/>
    <w:rsid w:val="00ED7212"/>
    <w:rsid w:val="00EE2147"/>
    <w:rsid w:val="00EE3344"/>
    <w:rsid w:val="00EE7D87"/>
    <w:rsid w:val="00EE7DCF"/>
    <w:rsid w:val="00EF0480"/>
    <w:rsid w:val="00EF7E1F"/>
    <w:rsid w:val="00F03102"/>
    <w:rsid w:val="00F236F9"/>
    <w:rsid w:val="00F302F2"/>
    <w:rsid w:val="00F30ED1"/>
    <w:rsid w:val="00F327B2"/>
    <w:rsid w:val="00F33E57"/>
    <w:rsid w:val="00F34A9B"/>
    <w:rsid w:val="00F37A99"/>
    <w:rsid w:val="00F40A65"/>
    <w:rsid w:val="00F461A1"/>
    <w:rsid w:val="00F5368C"/>
    <w:rsid w:val="00F56F2E"/>
    <w:rsid w:val="00F649F8"/>
    <w:rsid w:val="00F65131"/>
    <w:rsid w:val="00F71D08"/>
    <w:rsid w:val="00F75505"/>
    <w:rsid w:val="00F80DA8"/>
    <w:rsid w:val="00F8145C"/>
    <w:rsid w:val="00F83F81"/>
    <w:rsid w:val="00F85963"/>
    <w:rsid w:val="00F91CB6"/>
    <w:rsid w:val="00FA0237"/>
    <w:rsid w:val="00FA1A4C"/>
    <w:rsid w:val="00FA3658"/>
    <w:rsid w:val="00FA4817"/>
    <w:rsid w:val="00FB0582"/>
    <w:rsid w:val="00FB12CB"/>
    <w:rsid w:val="00FB1C4C"/>
    <w:rsid w:val="00FB4E8F"/>
    <w:rsid w:val="00FB6F85"/>
    <w:rsid w:val="00FB700A"/>
    <w:rsid w:val="00FC1ABF"/>
    <w:rsid w:val="00FC3815"/>
    <w:rsid w:val="00FC4D30"/>
    <w:rsid w:val="00FC7C9B"/>
    <w:rsid w:val="00FD2D07"/>
    <w:rsid w:val="00FD6DB5"/>
    <w:rsid w:val="00FE1299"/>
    <w:rsid w:val="00FE2B59"/>
    <w:rsid w:val="00FF13F4"/>
    <w:rsid w:val="00FF6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194D"/>
  <w15:docId w15:val="{0DE0434C-1EAD-0C42-A63D-E37BB011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00" w:after="180"/>
      <w:outlineLvl w:val="1"/>
    </w:pPr>
    <w:rPr>
      <w:b/>
      <w:bCs/>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List Paragraph 1,Table bullet,Indent Paragraph,Sub bullet,Lettre d'introduction,List Paragraph1,Heading2,Use Case List Paragraph,Resume Title,Citation List,heading 4,Ha,List Paragraph_Table bullets,Graphic,CBS List Item 2,Number Bullets,b"/>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FB4E8F"/>
  </w:style>
  <w:style w:type="character" w:customStyle="1" w:styleId="UnresolvedMention1">
    <w:name w:val="Unresolved Mention1"/>
    <w:basedOn w:val="DefaultParagraphFont"/>
    <w:uiPriority w:val="99"/>
    <w:semiHidden/>
    <w:unhideWhenUsed/>
    <w:rsid w:val="009061B7"/>
    <w:rPr>
      <w:color w:val="605E5C"/>
      <w:shd w:val="clear" w:color="auto" w:fill="E1DFDD"/>
    </w:rPr>
  </w:style>
  <w:style w:type="paragraph" w:styleId="TOC1">
    <w:name w:val="toc 1"/>
    <w:basedOn w:val="Normal"/>
    <w:next w:val="Normal"/>
    <w:autoRedefine/>
    <w:uiPriority w:val="39"/>
    <w:unhideWhenUsed/>
    <w:rsid w:val="001D5113"/>
    <w:pPr>
      <w:spacing w:after="100"/>
    </w:pPr>
  </w:style>
  <w:style w:type="paragraph" w:styleId="TOC2">
    <w:name w:val="toc 2"/>
    <w:basedOn w:val="Normal"/>
    <w:next w:val="Normal"/>
    <w:autoRedefine/>
    <w:uiPriority w:val="39"/>
    <w:unhideWhenUsed/>
    <w:rsid w:val="001D5113"/>
    <w:pPr>
      <w:spacing w:after="100"/>
      <w:ind w:left="240"/>
    </w:pPr>
  </w:style>
  <w:style w:type="paragraph" w:styleId="TOC3">
    <w:name w:val="toc 3"/>
    <w:basedOn w:val="Normal"/>
    <w:next w:val="Normal"/>
    <w:autoRedefine/>
    <w:uiPriority w:val="39"/>
    <w:unhideWhenUsed/>
    <w:rsid w:val="001D5113"/>
    <w:pPr>
      <w:spacing w:after="100"/>
      <w:ind w:left="480"/>
    </w:pPr>
  </w:style>
  <w:style w:type="paragraph" w:styleId="TOC4">
    <w:name w:val="toc 4"/>
    <w:basedOn w:val="Normal"/>
    <w:next w:val="Normal"/>
    <w:autoRedefine/>
    <w:uiPriority w:val="39"/>
    <w:unhideWhenUsed/>
    <w:rsid w:val="001D5113"/>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D511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D511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D511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D511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D5113"/>
    <w:pPr>
      <w:spacing w:after="100" w:line="278" w:lineRule="auto"/>
      <w:ind w:left="1920"/>
    </w:pPr>
    <w:rPr>
      <w:rFonts w:asciiTheme="minorHAnsi" w:eastAsiaTheme="minorEastAsia" w:hAnsiTheme="minorHAnsi" w:cstheme="minorBidi"/>
      <w:kern w:val="2"/>
      <w14:ligatures w14:val="standardContextual"/>
    </w:rPr>
  </w:style>
  <w:style w:type="paragraph" w:styleId="Header">
    <w:name w:val="header"/>
    <w:basedOn w:val="Normal"/>
    <w:link w:val="HeaderChar"/>
    <w:uiPriority w:val="99"/>
    <w:unhideWhenUsed/>
    <w:rsid w:val="00DA20ED"/>
    <w:pPr>
      <w:tabs>
        <w:tab w:val="center" w:pos="4680"/>
        <w:tab w:val="right" w:pos="9360"/>
      </w:tabs>
    </w:pPr>
  </w:style>
  <w:style w:type="character" w:customStyle="1" w:styleId="HeaderChar">
    <w:name w:val="Header Char"/>
    <w:basedOn w:val="DefaultParagraphFont"/>
    <w:link w:val="Header"/>
    <w:uiPriority w:val="99"/>
    <w:rsid w:val="00DA20ED"/>
  </w:style>
  <w:style w:type="paragraph" w:styleId="Footer">
    <w:name w:val="footer"/>
    <w:basedOn w:val="Normal"/>
    <w:link w:val="FooterChar"/>
    <w:uiPriority w:val="99"/>
    <w:unhideWhenUsed/>
    <w:rsid w:val="00DA20ED"/>
    <w:pPr>
      <w:tabs>
        <w:tab w:val="center" w:pos="4680"/>
        <w:tab w:val="right" w:pos="9360"/>
      </w:tabs>
    </w:pPr>
  </w:style>
  <w:style w:type="character" w:customStyle="1" w:styleId="FooterChar">
    <w:name w:val="Footer Char"/>
    <w:basedOn w:val="DefaultParagraphFont"/>
    <w:link w:val="Footer"/>
    <w:uiPriority w:val="99"/>
    <w:rsid w:val="00DA20ED"/>
  </w:style>
  <w:style w:type="paragraph" w:styleId="BalloonText">
    <w:name w:val="Balloon Text"/>
    <w:basedOn w:val="Normal"/>
    <w:link w:val="BalloonTextChar"/>
    <w:uiPriority w:val="99"/>
    <w:semiHidden/>
    <w:unhideWhenUsed/>
    <w:rsid w:val="00574A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46"/>
    <w:rPr>
      <w:rFonts w:ascii="Segoe UI" w:hAnsi="Segoe UI" w:cs="Segoe UI"/>
      <w:sz w:val="18"/>
      <w:szCs w:val="18"/>
    </w:rPr>
  </w:style>
  <w:style w:type="character" w:styleId="CommentReference">
    <w:name w:val="annotation reference"/>
    <w:basedOn w:val="DefaultParagraphFont"/>
    <w:uiPriority w:val="99"/>
    <w:semiHidden/>
    <w:unhideWhenUsed/>
    <w:rsid w:val="00574A46"/>
    <w:rPr>
      <w:sz w:val="16"/>
      <w:szCs w:val="16"/>
    </w:rPr>
  </w:style>
  <w:style w:type="paragraph" w:styleId="CommentText">
    <w:name w:val="annotation text"/>
    <w:basedOn w:val="Normal"/>
    <w:link w:val="CommentTextChar"/>
    <w:uiPriority w:val="99"/>
    <w:unhideWhenUsed/>
    <w:rsid w:val="00574A46"/>
    <w:rPr>
      <w:sz w:val="20"/>
      <w:szCs w:val="20"/>
    </w:rPr>
  </w:style>
  <w:style w:type="character" w:customStyle="1" w:styleId="CommentTextChar">
    <w:name w:val="Comment Text Char"/>
    <w:basedOn w:val="DefaultParagraphFont"/>
    <w:link w:val="CommentText"/>
    <w:uiPriority w:val="99"/>
    <w:rsid w:val="00574A46"/>
    <w:rPr>
      <w:sz w:val="20"/>
      <w:szCs w:val="20"/>
    </w:rPr>
  </w:style>
  <w:style w:type="paragraph" w:styleId="CommentSubject">
    <w:name w:val="annotation subject"/>
    <w:basedOn w:val="CommentText"/>
    <w:next w:val="CommentText"/>
    <w:link w:val="CommentSubjectChar"/>
    <w:uiPriority w:val="99"/>
    <w:semiHidden/>
    <w:unhideWhenUsed/>
    <w:rsid w:val="00574A46"/>
    <w:rPr>
      <w:b/>
      <w:bCs/>
    </w:rPr>
  </w:style>
  <w:style w:type="character" w:customStyle="1" w:styleId="CommentSubjectChar">
    <w:name w:val="Comment Subject Char"/>
    <w:basedOn w:val="CommentTextChar"/>
    <w:link w:val="CommentSubject"/>
    <w:uiPriority w:val="99"/>
    <w:semiHidden/>
    <w:rsid w:val="00574A46"/>
    <w:rPr>
      <w:b/>
      <w:bCs/>
      <w:sz w:val="20"/>
      <w:szCs w:val="20"/>
    </w:rPr>
  </w:style>
  <w:style w:type="character" w:styleId="UnresolvedMention">
    <w:name w:val="Unresolved Mention"/>
    <w:basedOn w:val="DefaultParagraphFont"/>
    <w:uiPriority w:val="99"/>
    <w:semiHidden/>
    <w:unhideWhenUsed/>
    <w:rsid w:val="00512C46"/>
    <w:rPr>
      <w:color w:val="605E5C"/>
      <w:shd w:val="clear" w:color="auto" w:fill="E1DFDD"/>
    </w:rPr>
  </w:style>
  <w:style w:type="character" w:customStyle="1" w:styleId="normaltextrun">
    <w:name w:val="normaltextrun"/>
    <w:basedOn w:val="DefaultParagraphFont"/>
    <w:rsid w:val="009A2F7C"/>
  </w:style>
  <w:style w:type="character" w:customStyle="1" w:styleId="eop">
    <w:name w:val="eop"/>
    <w:basedOn w:val="DefaultParagraphFont"/>
    <w:rsid w:val="009A2F7C"/>
  </w:style>
  <w:style w:type="character" w:customStyle="1" w:styleId="ListParagraphChar">
    <w:name w:val="List Paragraph Char"/>
    <w:aliases w:val="List Paragraph 1 Char,Table bullet Char,Indent Paragraph Char,Sub bullet Char,Lettre d'introduction Char,List Paragraph1 Char,Heading2 Char,Use Case List Paragraph Char,Resume Title Char,Citation List Char,heading 4 Char,Ha Char"/>
    <w:link w:val="ListParagraph"/>
    <w:uiPriority w:val="1"/>
    <w:qFormat/>
    <w:locked/>
    <w:rsid w:val="00652E66"/>
  </w:style>
  <w:style w:type="table" w:styleId="TableGrid">
    <w:name w:val="Table Grid"/>
    <w:basedOn w:val="TableNormal"/>
    <w:uiPriority w:val="39"/>
    <w:rsid w:val="00F71D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FA4817"/>
    <w:pPr>
      <w:spacing w:before="100" w:beforeAutospacing="1" w:after="100" w:afterAutospacing="1"/>
    </w:pPr>
    <w:rPr>
      <w:rFonts w:eastAsia="Times New Roman"/>
    </w:rPr>
  </w:style>
  <w:style w:type="character" w:styleId="Emphasis">
    <w:name w:val="Emphasis"/>
    <w:basedOn w:val="DefaultParagraphFont"/>
    <w:uiPriority w:val="20"/>
    <w:qFormat/>
    <w:rsid w:val="00D713E9"/>
    <w:rPr>
      <w:i/>
      <w:iCs/>
    </w:rPr>
  </w:style>
  <w:style w:type="character" w:styleId="Strong">
    <w:name w:val="Strong"/>
    <w:basedOn w:val="DefaultParagraphFont"/>
    <w:uiPriority w:val="22"/>
    <w:qFormat/>
    <w:rsid w:val="00E954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5C331-7EE2-DB48-A1F0-E1298B837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101</Pages>
  <Words>31259</Words>
  <Characters>166926</Characters>
  <Application>Microsoft Office Word</Application>
  <DocSecurity>0</DocSecurity>
  <Lines>41731</Lines>
  <Paragraphs>19818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Chuka Obi</cp:lastModifiedBy>
  <cp:revision>3</cp:revision>
  <dcterms:created xsi:type="dcterms:W3CDTF">2026-05-11T21:26:00Z</dcterms:created>
  <dcterms:modified xsi:type="dcterms:W3CDTF">2026-05-11T21:33:00Z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b4c76dc2-83b5-44be-88dd-bf20741abfe2</vt:lpwstr>
  </property>
</Properties>
</file>