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6411B5" w14:textId="77777777" w:rsidR="008B3961" w:rsidRDefault="008B3961">
      <w:pPr>
        <w:rPr>
          <w:lang w:eastAsia="zh-CN"/>
        </w:rPr>
      </w:pPr>
    </w:p>
    <w:p w14:paraId="3E082FE2" w14:textId="77777777" w:rsidR="008B3961" w:rsidRDefault="008B3961"/>
    <w:p w14:paraId="5B21D6EE" w14:textId="77777777" w:rsidR="008B3961" w:rsidRDefault="008B3961"/>
    <w:p w14:paraId="3C3F3C88" w14:textId="77777777" w:rsidR="008B3961" w:rsidRDefault="008B3961"/>
    <w:p w14:paraId="24B79AC0" w14:textId="77777777" w:rsidR="008B3961" w:rsidRDefault="00D74028">
      <w:pPr>
        <w:jc w:val="center"/>
      </w:pPr>
      <w:r>
        <w:rPr>
          <w:b/>
          <w:bCs/>
          <w:sz w:val="48"/>
          <w:szCs w:val="48"/>
        </w:rPr>
        <w:t>ENGINEERING, PROCUREMENT</w:t>
      </w:r>
    </w:p>
    <w:p w14:paraId="32B88F7E" w14:textId="77777777" w:rsidR="008B3961" w:rsidRDefault="00D74028">
      <w:pPr>
        <w:spacing w:after="400"/>
        <w:jc w:val="center"/>
      </w:pPr>
      <w:r>
        <w:rPr>
          <w:b/>
          <w:bCs/>
          <w:sz w:val="48"/>
          <w:szCs w:val="48"/>
        </w:rPr>
        <w:t>AND CONSTRUCTION AGREEMENT</w:t>
      </w:r>
    </w:p>
    <w:p w14:paraId="6D65A325" w14:textId="77777777" w:rsidR="008B3961" w:rsidRDefault="00D74028">
      <w:pPr>
        <w:spacing w:after="200"/>
        <w:jc w:val="center"/>
      </w:pPr>
      <w:r>
        <w:rPr>
          <w:sz w:val="28"/>
          <w:szCs w:val="28"/>
        </w:rPr>
        <w:t>for the</w:t>
      </w:r>
    </w:p>
    <w:p w14:paraId="6F30C27E" w14:textId="532F86AA" w:rsidR="008B3961" w:rsidRDefault="00FB4E8F">
      <w:pPr>
        <w:spacing w:after="400"/>
        <w:jc w:val="center"/>
      </w:pPr>
      <w:r>
        <w:rPr>
          <w:b/>
          <w:bCs/>
          <w:i/>
          <w:iCs/>
          <w:color w:val="0000FF"/>
          <w:sz w:val="36"/>
          <w:szCs w:val="36"/>
        </w:rPr>
        <w:t>5 MMSCFD MINI-LIQU</w:t>
      </w:r>
      <w:r w:rsidR="0069562C">
        <w:rPr>
          <w:b/>
          <w:bCs/>
          <w:i/>
          <w:iCs/>
          <w:color w:val="0000FF"/>
          <w:sz w:val="36"/>
          <w:szCs w:val="36"/>
        </w:rPr>
        <w:t>EFIED NATURAL GAS PROJECT</w:t>
      </w:r>
      <w:r w:rsidR="001D5113">
        <w:rPr>
          <w:b/>
          <w:bCs/>
          <w:i/>
          <w:iCs/>
          <w:color w:val="0000FF"/>
          <w:sz w:val="36"/>
          <w:szCs w:val="36"/>
        </w:rPr>
        <w:t xml:space="preserve"> </w:t>
      </w:r>
    </w:p>
    <w:p w14:paraId="3CA245F3" w14:textId="77777777" w:rsidR="008B3961" w:rsidRDefault="008B3961"/>
    <w:p w14:paraId="38623D97" w14:textId="2B741D79" w:rsidR="008B3961" w:rsidRDefault="00D74028">
      <w:pPr>
        <w:spacing w:after="200"/>
        <w:jc w:val="center"/>
      </w:pPr>
      <w:del w:id="0" w:author="Microsoft account" w:date="2026-03-16T15:29:00Z">
        <w:r w:rsidDel="004306CD">
          <w:rPr>
            <w:sz w:val="28"/>
            <w:szCs w:val="28"/>
          </w:rPr>
          <w:delText>by</w:delText>
        </w:r>
      </w:del>
      <w:ins w:id="1" w:author="Microsoft account" w:date="2026-03-16T15:29:00Z">
        <w:r w:rsidR="004306CD">
          <w:rPr>
            <w:sz w:val="28"/>
            <w:szCs w:val="28"/>
          </w:rPr>
          <w:t>By</w:t>
        </w:r>
      </w:ins>
      <w:r>
        <w:rPr>
          <w:sz w:val="28"/>
          <w:szCs w:val="28"/>
        </w:rPr>
        <w:t xml:space="preserve"> and between</w:t>
      </w:r>
    </w:p>
    <w:p w14:paraId="2BE19A2E" w14:textId="7BC893F1" w:rsidR="008B3961" w:rsidRDefault="0069562C">
      <w:pPr>
        <w:spacing w:after="200"/>
        <w:jc w:val="center"/>
      </w:pPr>
      <w:r>
        <w:rPr>
          <w:b/>
          <w:bCs/>
          <w:i/>
          <w:iCs/>
          <w:color w:val="0000FF"/>
          <w:sz w:val="32"/>
          <w:szCs w:val="32"/>
        </w:rPr>
        <w:t>SOUTH ATLANTIC LNG WEST AFRICA LIMITED</w:t>
      </w:r>
    </w:p>
    <w:p w14:paraId="08E4A5C4" w14:textId="1DED138C" w:rsidR="008B3961" w:rsidRDefault="00D74028">
      <w:pPr>
        <w:spacing w:after="200"/>
        <w:jc w:val="center"/>
      </w:pPr>
      <w:del w:id="2" w:author="Microsoft account" w:date="2026-03-16T15:29:00Z">
        <w:r w:rsidDel="004306CD">
          <w:rPr>
            <w:sz w:val="28"/>
            <w:szCs w:val="28"/>
          </w:rPr>
          <w:delText>as</w:delText>
        </w:r>
      </w:del>
      <w:ins w:id="3" w:author="Microsoft account" w:date="2026-03-16T15:29:00Z">
        <w:r w:rsidR="004306CD">
          <w:rPr>
            <w:sz w:val="28"/>
            <w:szCs w:val="28"/>
          </w:rPr>
          <w:t>As</w:t>
        </w:r>
      </w:ins>
      <w:r>
        <w:rPr>
          <w:sz w:val="28"/>
          <w:szCs w:val="28"/>
        </w:rPr>
        <w:t xml:space="preserve"> Owner</w:t>
      </w:r>
    </w:p>
    <w:p w14:paraId="46B7F584" w14:textId="0FE161B5" w:rsidR="008B3961" w:rsidRDefault="00D74028">
      <w:pPr>
        <w:spacing w:after="200"/>
        <w:jc w:val="center"/>
      </w:pPr>
      <w:del w:id="4" w:author="Microsoft account" w:date="2026-03-16T15:29:00Z">
        <w:r w:rsidDel="004306CD">
          <w:rPr>
            <w:sz w:val="28"/>
            <w:szCs w:val="28"/>
          </w:rPr>
          <w:delText>and</w:delText>
        </w:r>
      </w:del>
      <w:ins w:id="5" w:author="Microsoft account" w:date="2026-03-16T15:29:00Z">
        <w:r w:rsidR="004306CD">
          <w:rPr>
            <w:sz w:val="28"/>
            <w:szCs w:val="28"/>
          </w:rPr>
          <w:t>And</w:t>
        </w:r>
      </w:ins>
    </w:p>
    <w:p w14:paraId="1A52B454" w14:textId="0ACB71A7" w:rsidR="008B3961" w:rsidRDefault="00A10C42">
      <w:pPr>
        <w:spacing w:after="200"/>
        <w:jc w:val="center"/>
      </w:pPr>
      <w:del w:id="6" w:author="Microsoft account" w:date="2026-03-16T15:29:00Z">
        <w:r w:rsidDel="004306CD">
          <w:rPr>
            <w:b/>
            <w:bCs/>
            <w:i/>
            <w:iCs/>
            <w:color w:val="0000FF"/>
            <w:sz w:val="32"/>
            <w:szCs w:val="32"/>
          </w:rPr>
          <w:delText xml:space="preserve">PEIYANG CHEMICAL </w:delText>
        </w:r>
        <w:r w:rsidR="004A65FF" w:rsidDel="004306CD">
          <w:rPr>
            <w:b/>
            <w:bCs/>
            <w:i/>
            <w:iCs/>
            <w:color w:val="0000FF"/>
            <w:sz w:val="32"/>
            <w:szCs w:val="32"/>
          </w:rPr>
          <w:delText xml:space="preserve">EQUIPMENT </w:delText>
        </w:r>
        <w:r w:rsidR="0028247A" w:rsidDel="004306CD">
          <w:rPr>
            <w:b/>
            <w:bCs/>
            <w:i/>
            <w:iCs/>
            <w:color w:val="0000FF"/>
            <w:sz w:val="32"/>
            <w:szCs w:val="32"/>
          </w:rPr>
          <w:delText>CO. LTD</w:delText>
        </w:r>
      </w:del>
      <w:ins w:id="7" w:author="Microsoft account" w:date="2026-03-16T15:29:00Z">
        <w:r w:rsidR="004306CD" w:rsidRPr="004306CD">
          <w:rPr>
            <w:b/>
            <w:bCs/>
            <w:i/>
            <w:iCs/>
            <w:color w:val="0000FF"/>
            <w:sz w:val="32"/>
            <w:szCs w:val="32"/>
          </w:rPr>
          <w:t>PEIYANG CHEMICAL ENGINEERING SERVICE CORPORATION PTE LTD</w:t>
        </w:r>
      </w:ins>
      <w:r w:rsidR="0028247A">
        <w:rPr>
          <w:b/>
          <w:bCs/>
          <w:i/>
          <w:iCs/>
          <w:color w:val="0000FF"/>
          <w:sz w:val="32"/>
          <w:szCs w:val="32"/>
        </w:rPr>
        <w:t>.</w:t>
      </w:r>
    </w:p>
    <w:p w14:paraId="71DCB927" w14:textId="07738C9B" w:rsidR="008B3961" w:rsidRDefault="00D74028">
      <w:pPr>
        <w:spacing w:after="400"/>
        <w:jc w:val="center"/>
      </w:pPr>
      <w:del w:id="8" w:author="Microsoft account" w:date="2026-03-16T15:29:00Z">
        <w:r w:rsidDel="004306CD">
          <w:rPr>
            <w:sz w:val="28"/>
            <w:szCs w:val="28"/>
          </w:rPr>
          <w:delText>as</w:delText>
        </w:r>
      </w:del>
      <w:ins w:id="9" w:author="Microsoft account" w:date="2026-03-16T15:29:00Z">
        <w:r w:rsidR="004306CD">
          <w:rPr>
            <w:sz w:val="28"/>
            <w:szCs w:val="28"/>
          </w:rPr>
          <w:t>As</w:t>
        </w:r>
      </w:ins>
      <w:r>
        <w:rPr>
          <w:sz w:val="28"/>
          <w:szCs w:val="28"/>
        </w:rPr>
        <w:t xml:space="preserve"> Contractor</w:t>
      </w:r>
    </w:p>
    <w:p w14:paraId="3BB807AD" w14:textId="77777777" w:rsidR="008B3961" w:rsidRDefault="008B3961"/>
    <w:p w14:paraId="1E0B5117" w14:textId="77777777" w:rsidR="008B3961" w:rsidRDefault="00D74028">
      <w:pPr>
        <w:spacing w:after="200"/>
        <w:jc w:val="center"/>
      </w:pPr>
      <w:r>
        <w:rPr>
          <w:sz w:val="28"/>
          <w:szCs w:val="28"/>
        </w:rPr>
        <w:t>Dated as of the _____ Day of _____________, 20___</w:t>
      </w:r>
    </w:p>
    <w:p w14:paraId="33329FA5" w14:textId="77777777" w:rsidR="008B3961" w:rsidRDefault="008B3961"/>
    <w:p w14:paraId="382350F0" w14:textId="77777777" w:rsidR="008B3961" w:rsidRDefault="008B3961"/>
    <w:p w14:paraId="3DE4D26A" w14:textId="77777777" w:rsidR="008B3961" w:rsidRDefault="008B3961"/>
    <w:p w14:paraId="0E691470" w14:textId="77777777" w:rsidR="008B3961" w:rsidRDefault="00D74028">
      <w:pPr>
        <w:spacing w:after="100"/>
        <w:jc w:val="center"/>
      </w:pPr>
      <w:r>
        <w:rPr>
          <w:b/>
          <w:bCs/>
        </w:rPr>
        <w:t>— CONFIDENTIAL —</w:t>
      </w:r>
    </w:p>
    <w:p w14:paraId="25170133" w14:textId="77777777" w:rsidR="008B3961" w:rsidRDefault="00D74028">
      <w:r>
        <w:br w:type="page"/>
      </w:r>
    </w:p>
    <w:p w14:paraId="7E95C988" w14:textId="77777777" w:rsidR="008B3961" w:rsidRDefault="00D74028">
      <w:pPr>
        <w:spacing w:before="480" w:after="240"/>
        <w:jc w:val="center"/>
      </w:pPr>
      <w:r>
        <w:rPr>
          <w:b/>
          <w:bCs/>
          <w:sz w:val="32"/>
          <w:szCs w:val="32"/>
          <w:u w:val="single"/>
        </w:rPr>
        <w:lastRenderedPageBreak/>
        <w:t>TABLE OF CONTENTS</w:t>
      </w:r>
    </w:p>
    <w:p w14:paraId="5FB8A497" w14:textId="19D0DCFE" w:rsidR="002B48EA" w:rsidRDefault="00FD6DB5">
      <w:pPr>
        <w:pStyle w:val="TOC1"/>
        <w:tabs>
          <w:tab w:val="right" w:leader="dot" w:pos="9350"/>
        </w:tabs>
        <w:rPr>
          <w:rFonts w:asciiTheme="minorHAnsi" w:eastAsiaTheme="minorEastAsia" w:hAnsiTheme="minorHAnsi" w:cstheme="minorBidi"/>
          <w:noProof/>
          <w:kern w:val="2"/>
          <w14:ligatures w14:val="standardContextual"/>
        </w:rPr>
      </w:pPr>
      <w:r>
        <w:rPr>
          <w:i/>
          <w:iCs/>
          <w:sz w:val="20"/>
          <w:szCs w:val="20"/>
        </w:rPr>
        <w:fldChar w:fldCharType="begin"/>
      </w:r>
      <w:r>
        <w:rPr>
          <w:i/>
          <w:iCs/>
          <w:sz w:val="20"/>
          <w:szCs w:val="20"/>
        </w:rPr>
        <w:instrText xml:space="preserve"> TOC \o "1-3" \h \z \u </w:instrText>
      </w:r>
      <w:r>
        <w:rPr>
          <w:i/>
          <w:iCs/>
          <w:sz w:val="20"/>
          <w:szCs w:val="20"/>
        </w:rPr>
        <w:fldChar w:fldCharType="separate"/>
      </w:r>
      <w:hyperlink w:anchor="_Toc224520746" w:history="1">
        <w:r w:rsidR="002B48EA" w:rsidRPr="007D3FD8">
          <w:rPr>
            <w:rStyle w:val="Hyperlink"/>
            <w:noProof/>
          </w:rPr>
          <w:t>1. DEFINITIONS</w:t>
        </w:r>
        <w:r w:rsidR="002B48EA">
          <w:rPr>
            <w:noProof/>
            <w:webHidden/>
          </w:rPr>
          <w:tab/>
        </w:r>
        <w:r w:rsidR="002B48EA">
          <w:rPr>
            <w:noProof/>
            <w:webHidden/>
          </w:rPr>
          <w:fldChar w:fldCharType="begin"/>
        </w:r>
        <w:r w:rsidR="002B48EA">
          <w:rPr>
            <w:noProof/>
            <w:webHidden/>
          </w:rPr>
          <w:instrText xml:space="preserve"> PAGEREF _Toc224520746 \h </w:instrText>
        </w:r>
        <w:r w:rsidR="002B48EA">
          <w:rPr>
            <w:noProof/>
            <w:webHidden/>
          </w:rPr>
        </w:r>
        <w:r w:rsidR="002B48EA">
          <w:rPr>
            <w:noProof/>
            <w:webHidden/>
          </w:rPr>
          <w:fldChar w:fldCharType="separate"/>
        </w:r>
        <w:r w:rsidR="002B48EA">
          <w:rPr>
            <w:noProof/>
            <w:webHidden/>
          </w:rPr>
          <w:t>10</w:t>
        </w:r>
        <w:r w:rsidR="002B48EA">
          <w:rPr>
            <w:noProof/>
            <w:webHidden/>
          </w:rPr>
          <w:fldChar w:fldCharType="end"/>
        </w:r>
      </w:hyperlink>
    </w:p>
    <w:p w14:paraId="498F30A3" w14:textId="21374773"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47" w:history="1">
        <w:r w:rsidR="002B48EA" w:rsidRPr="007D3FD8">
          <w:rPr>
            <w:rStyle w:val="Hyperlink"/>
            <w:noProof/>
          </w:rPr>
          <w:t>1.1  General Definitions</w:t>
        </w:r>
        <w:r w:rsidR="002B48EA">
          <w:rPr>
            <w:noProof/>
            <w:webHidden/>
          </w:rPr>
          <w:tab/>
        </w:r>
        <w:r w:rsidR="002B48EA">
          <w:rPr>
            <w:noProof/>
            <w:webHidden/>
          </w:rPr>
          <w:fldChar w:fldCharType="begin"/>
        </w:r>
        <w:r w:rsidR="002B48EA">
          <w:rPr>
            <w:noProof/>
            <w:webHidden/>
          </w:rPr>
          <w:instrText xml:space="preserve"> PAGEREF _Toc224520747 \h </w:instrText>
        </w:r>
        <w:r w:rsidR="002B48EA">
          <w:rPr>
            <w:noProof/>
            <w:webHidden/>
          </w:rPr>
        </w:r>
        <w:r w:rsidR="002B48EA">
          <w:rPr>
            <w:noProof/>
            <w:webHidden/>
          </w:rPr>
          <w:fldChar w:fldCharType="separate"/>
        </w:r>
        <w:r w:rsidR="002B48EA">
          <w:rPr>
            <w:noProof/>
            <w:webHidden/>
          </w:rPr>
          <w:t>10</w:t>
        </w:r>
        <w:r w:rsidR="002B48EA">
          <w:rPr>
            <w:noProof/>
            <w:webHidden/>
          </w:rPr>
          <w:fldChar w:fldCharType="end"/>
        </w:r>
      </w:hyperlink>
    </w:p>
    <w:p w14:paraId="1549B9C1" w14:textId="463EBEE2"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748" w:history="1">
        <w:r w:rsidR="002B48EA" w:rsidRPr="007D3FD8">
          <w:rPr>
            <w:rStyle w:val="Hyperlink"/>
            <w:noProof/>
          </w:rPr>
          <w:t>2. RELATIONSHIP OF OWNER, CONTRACTOR AND SUBCONTRACTORS</w:t>
        </w:r>
        <w:r w:rsidR="002B48EA">
          <w:rPr>
            <w:noProof/>
            <w:webHidden/>
          </w:rPr>
          <w:tab/>
        </w:r>
        <w:r w:rsidR="002B48EA">
          <w:rPr>
            <w:noProof/>
            <w:webHidden/>
          </w:rPr>
          <w:fldChar w:fldCharType="begin"/>
        </w:r>
        <w:r w:rsidR="002B48EA">
          <w:rPr>
            <w:noProof/>
            <w:webHidden/>
          </w:rPr>
          <w:instrText xml:space="preserve"> PAGEREF _Toc224520748 \h </w:instrText>
        </w:r>
        <w:r w:rsidR="002B48EA">
          <w:rPr>
            <w:noProof/>
            <w:webHidden/>
          </w:rPr>
        </w:r>
        <w:r w:rsidR="002B48EA">
          <w:rPr>
            <w:noProof/>
            <w:webHidden/>
          </w:rPr>
          <w:fldChar w:fldCharType="separate"/>
        </w:r>
        <w:r w:rsidR="002B48EA">
          <w:rPr>
            <w:noProof/>
            <w:webHidden/>
          </w:rPr>
          <w:t>15</w:t>
        </w:r>
        <w:r w:rsidR="002B48EA">
          <w:rPr>
            <w:noProof/>
            <w:webHidden/>
          </w:rPr>
          <w:fldChar w:fldCharType="end"/>
        </w:r>
      </w:hyperlink>
    </w:p>
    <w:p w14:paraId="4867E11A" w14:textId="283DFCCF"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49" w:history="1">
        <w:r w:rsidR="002B48EA" w:rsidRPr="007D3FD8">
          <w:rPr>
            <w:rStyle w:val="Hyperlink"/>
            <w:noProof/>
          </w:rPr>
          <w:t>2.1  Status of Contractor</w:t>
        </w:r>
        <w:r w:rsidR="002B48EA">
          <w:rPr>
            <w:noProof/>
            <w:webHidden/>
          </w:rPr>
          <w:tab/>
        </w:r>
        <w:r w:rsidR="002B48EA">
          <w:rPr>
            <w:noProof/>
            <w:webHidden/>
          </w:rPr>
          <w:fldChar w:fldCharType="begin"/>
        </w:r>
        <w:r w:rsidR="002B48EA">
          <w:rPr>
            <w:noProof/>
            <w:webHidden/>
          </w:rPr>
          <w:instrText xml:space="preserve"> PAGEREF _Toc224520749 \h </w:instrText>
        </w:r>
        <w:r w:rsidR="002B48EA">
          <w:rPr>
            <w:noProof/>
            <w:webHidden/>
          </w:rPr>
        </w:r>
        <w:r w:rsidR="002B48EA">
          <w:rPr>
            <w:noProof/>
            <w:webHidden/>
          </w:rPr>
          <w:fldChar w:fldCharType="separate"/>
        </w:r>
        <w:r w:rsidR="002B48EA">
          <w:rPr>
            <w:noProof/>
            <w:webHidden/>
          </w:rPr>
          <w:t>15</w:t>
        </w:r>
        <w:r w:rsidR="002B48EA">
          <w:rPr>
            <w:noProof/>
            <w:webHidden/>
          </w:rPr>
          <w:fldChar w:fldCharType="end"/>
        </w:r>
      </w:hyperlink>
    </w:p>
    <w:p w14:paraId="543380EE" w14:textId="584BA44B"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50" w:history="1">
        <w:r w:rsidR="002B48EA" w:rsidRPr="007D3FD8">
          <w:rPr>
            <w:rStyle w:val="Hyperlink"/>
            <w:noProof/>
          </w:rPr>
          <w:t>2.2  Key Personnel and Contractor’s Representative</w:t>
        </w:r>
        <w:r w:rsidR="002B48EA">
          <w:rPr>
            <w:noProof/>
            <w:webHidden/>
          </w:rPr>
          <w:tab/>
        </w:r>
        <w:r w:rsidR="002B48EA">
          <w:rPr>
            <w:noProof/>
            <w:webHidden/>
          </w:rPr>
          <w:fldChar w:fldCharType="begin"/>
        </w:r>
        <w:r w:rsidR="002B48EA">
          <w:rPr>
            <w:noProof/>
            <w:webHidden/>
          </w:rPr>
          <w:instrText xml:space="preserve"> PAGEREF _Toc224520750 \h </w:instrText>
        </w:r>
        <w:r w:rsidR="002B48EA">
          <w:rPr>
            <w:noProof/>
            <w:webHidden/>
          </w:rPr>
        </w:r>
        <w:r w:rsidR="002B48EA">
          <w:rPr>
            <w:noProof/>
            <w:webHidden/>
          </w:rPr>
          <w:fldChar w:fldCharType="separate"/>
        </w:r>
        <w:r w:rsidR="002B48EA">
          <w:rPr>
            <w:noProof/>
            <w:webHidden/>
          </w:rPr>
          <w:t>15</w:t>
        </w:r>
        <w:r w:rsidR="002B48EA">
          <w:rPr>
            <w:noProof/>
            <w:webHidden/>
          </w:rPr>
          <w:fldChar w:fldCharType="end"/>
        </w:r>
      </w:hyperlink>
    </w:p>
    <w:p w14:paraId="56E6062C" w14:textId="0EAF3149"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51" w:history="1">
        <w:r w:rsidR="002B48EA" w:rsidRPr="007D3FD8">
          <w:rPr>
            <w:rStyle w:val="Hyperlink"/>
            <w:noProof/>
          </w:rPr>
          <w:t>2.3  Subcontractors</w:t>
        </w:r>
        <w:r w:rsidR="002B48EA">
          <w:rPr>
            <w:noProof/>
            <w:webHidden/>
          </w:rPr>
          <w:tab/>
        </w:r>
        <w:r w:rsidR="002B48EA">
          <w:rPr>
            <w:noProof/>
            <w:webHidden/>
          </w:rPr>
          <w:fldChar w:fldCharType="begin"/>
        </w:r>
        <w:r w:rsidR="002B48EA">
          <w:rPr>
            <w:noProof/>
            <w:webHidden/>
          </w:rPr>
          <w:instrText xml:space="preserve"> PAGEREF _Toc224520751 \h </w:instrText>
        </w:r>
        <w:r w:rsidR="002B48EA">
          <w:rPr>
            <w:noProof/>
            <w:webHidden/>
          </w:rPr>
        </w:r>
        <w:r w:rsidR="002B48EA">
          <w:rPr>
            <w:noProof/>
            <w:webHidden/>
          </w:rPr>
          <w:fldChar w:fldCharType="separate"/>
        </w:r>
        <w:r w:rsidR="002B48EA">
          <w:rPr>
            <w:noProof/>
            <w:webHidden/>
          </w:rPr>
          <w:t>15</w:t>
        </w:r>
        <w:r w:rsidR="002B48EA">
          <w:rPr>
            <w:noProof/>
            <w:webHidden/>
          </w:rPr>
          <w:fldChar w:fldCharType="end"/>
        </w:r>
      </w:hyperlink>
    </w:p>
    <w:p w14:paraId="5187AC69" w14:textId="65C954DF"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52" w:history="1">
        <w:r w:rsidR="002B48EA" w:rsidRPr="007D3FD8">
          <w:rPr>
            <w:rStyle w:val="Hyperlink"/>
            <w:noProof/>
          </w:rPr>
          <w:t>2.4  Contractor Acknowledgements</w:t>
        </w:r>
        <w:r w:rsidR="002B48EA">
          <w:rPr>
            <w:noProof/>
            <w:webHidden/>
          </w:rPr>
          <w:tab/>
        </w:r>
        <w:r w:rsidR="002B48EA">
          <w:rPr>
            <w:noProof/>
            <w:webHidden/>
          </w:rPr>
          <w:fldChar w:fldCharType="begin"/>
        </w:r>
        <w:r w:rsidR="002B48EA">
          <w:rPr>
            <w:noProof/>
            <w:webHidden/>
          </w:rPr>
          <w:instrText xml:space="preserve"> PAGEREF _Toc224520752 \h </w:instrText>
        </w:r>
        <w:r w:rsidR="002B48EA">
          <w:rPr>
            <w:noProof/>
            <w:webHidden/>
          </w:rPr>
        </w:r>
        <w:r w:rsidR="002B48EA">
          <w:rPr>
            <w:noProof/>
            <w:webHidden/>
          </w:rPr>
          <w:fldChar w:fldCharType="separate"/>
        </w:r>
        <w:r w:rsidR="002B48EA">
          <w:rPr>
            <w:noProof/>
            <w:webHidden/>
          </w:rPr>
          <w:t>16</w:t>
        </w:r>
        <w:r w:rsidR="002B48EA">
          <w:rPr>
            <w:noProof/>
            <w:webHidden/>
          </w:rPr>
          <w:fldChar w:fldCharType="end"/>
        </w:r>
      </w:hyperlink>
    </w:p>
    <w:p w14:paraId="5CEE1D99" w14:textId="165B8024"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753" w:history="1">
        <w:r w:rsidR="002B48EA" w:rsidRPr="007D3FD8">
          <w:rPr>
            <w:rStyle w:val="Hyperlink"/>
            <w:noProof/>
          </w:rPr>
          <w:t>3. CONTRACTOR’S RESPONSIBILITIES</w:t>
        </w:r>
        <w:r w:rsidR="002B48EA">
          <w:rPr>
            <w:noProof/>
            <w:webHidden/>
          </w:rPr>
          <w:tab/>
        </w:r>
        <w:r w:rsidR="002B48EA">
          <w:rPr>
            <w:noProof/>
            <w:webHidden/>
          </w:rPr>
          <w:fldChar w:fldCharType="begin"/>
        </w:r>
        <w:r w:rsidR="002B48EA">
          <w:rPr>
            <w:noProof/>
            <w:webHidden/>
          </w:rPr>
          <w:instrText xml:space="preserve"> PAGEREF _Toc224520753 \h </w:instrText>
        </w:r>
        <w:r w:rsidR="002B48EA">
          <w:rPr>
            <w:noProof/>
            <w:webHidden/>
          </w:rPr>
        </w:r>
        <w:r w:rsidR="002B48EA">
          <w:rPr>
            <w:noProof/>
            <w:webHidden/>
          </w:rPr>
          <w:fldChar w:fldCharType="separate"/>
        </w:r>
        <w:r w:rsidR="002B48EA">
          <w:rPr>
            <w:noProof/>
            <w:webHidden/>
          </w:rPr>
          <w:t>17</w:t>
        </w:r>
        <w:r w:rsidR="002B48EA">
          <w:rPr>
            <w:noProof/>
            <w:webHidden/>
          </w:rPr>
          <w:fldChar w:fldCharType="end"/>
        </w:r>
      </w:hyperlink>
    </w:p>
    <w:p w14:paraId="35F24E2D" w14:textId="3E5F7172"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54" w:history="1">
        <w:r w:rsidR="002B48EA" w:rsidRPr="007D3FD8">
          <w:rPr>
            <w:rStyle w:val="Hyperlink"/>
            <w:noProof/>
          </w:rPr>
          <w:t>3.1  Scope of Work</w:t>
        </w:r>
        <w:r w:rsidR="002B48EA">
          <w:rPr>
            <w:noProof/>
            <w:webHidden/>
          </w:rPr>
          <w:tab/>
        </w:r>
        <w:r w:rsidR="002B48EA">
          <w:rPr>
            <w:noProof/>
            <w:webHidden/>
          </w:rPr>
          <w:fldChar w:fldCharType="begin"/>
        </w:r>
        <w:r w:rsidR="002B48EA">
          <w:rPr>
            <w:noProof/>
            <w:webHidden/>
          </w:rPr>
          <w:instrText xml:space="preserve"> PAGEREF _Toc224520754 \h </w:instrText>
        </w:r>
        <w:r w:rsidR="002B48EA">
          <w:rPr>
            <w:noProof/>
            <w:webHidden/>
          </w:rPr>
        </w:r>
        <w:r w:rsidR="002B48EA">
          <w:rPr>
            <w:noProof/>
            <w:webHidden/>
          </w:rPr>
          <w:fldChar w:fldCharType="separate"/>
        </w:r>
        <w:r w:rsidR="002B48EA">
          <w:rPr>
            <w:noProof/>
            <w:webHidden/>
          </w:rPr>
          <w:t>17</w:t>
        </w:r>
        <w:r w:rsidR="002B48EA">
          <w:rPr>
            <w:noProof/>
            <w:webHidden/>
          </w:rPr>
          <w:fldChar w:fldCharType="end"/>
        </w:r>
      </w:hyperlink>
    </w:p>
    <w:p w14:paraId="2BADD4CA" w14:textId="22493842"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55" w:history="1">
        <w:r w:rsidR="002B48EA" w:rsidRPr="007D3FD8">
          <w:rPr>
            <w:rStyle w:val="Hyperlink"/>
            <w:noProof/>
          </w:rPr>
          <w:t>3.2  Standard of Care</w:t>
        </w:r>
        <w:r w:rsidR="002B48EA">
          <w:rPr>
            <w:noProof/>
            <w:webHidden/>
          </w:rPr>
          <w:tab/>
        </w:r>
        <w:r w:rsidR="002B48EA">
          <w:rPr>
            <w:noProof/>
            <w:webHidden/>
          </w:rPr>
          <w:fldChar w:fldCharType="begin"/>
        </w:r>
        <w:r w:rsidR="002B48EA">
          <w:rPr>
            <w:noProof/>
            <w:webHidden/>
          </w:rPr>
          <w:instrText xml:space="preserve"> PAGEREF _Toc224520755 \h </w:instrText>
        </w:r>
        <w:r w:rsidR="002B48EA">
          <w:rPr>
            <w:noProof/>
            <w:webHidden/>
          </w:rPr>
        </w:r>
        <w:r w:rsidR="002B48EA">
          <w:rPr>
            <w:noProof/>
            <w:webHidden/>
          </w:rPr>
          <w:fldChar w:fldCharType="separate"/>
        </w:r>
        <w:r w:rsidR="002B48EA">
          <w:rPr>
            <w:noProof/>
            <w:webHidden/>
          </w:rPr>
          <w:t>17</w:t>
        </w:r>
        <w:r w:rsidR="002B48EA">
          <w:rPr>
            <w:noProof/>
            <w:webHidden/>
          </w:rPr>
          <w:fldChar w:fldCharType="end"/>
        </w:r>
      </w:hyperlink>
    </w:p>
    <w:p w14:paraId="46C904F3" w14:textId="0EDCC374"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56" w:history="1">
        <w:r w:rsidR="002B48EA" w:rsidRPr="007D3FD8">
          <w:rPr>
            <w:rStyle w:val="Hyperlink"/>
            <w:noProof/>
          </w:rPr>
          <w:t>3.3  Design and Engineering</w:t>
        </w:r>
        <w:r w:rsidR="002B48EA">
          <w:rPr>
            <w:noProof/>
            <w:webHidden/>
          </w:rPr>
          <w:tab/>
        </w:r>
        <w:r w:rsidR="002B48EA">
          <w:rPr>
            <w:noProof/>
            <w:webHidden/>
          </w:rPr>
          <w:fldChar w:fldCharType="begin"/>
        </w:r>
        <w:r w:rsidR="002B48EA">
          <w:rPr>
            <w:noProof/>
            <w:webHidden/>
          </w:rPr>
          <w:instrText xml:space="preserve"> PAGEREF _Toc224520756 \h </w:instrText>
        </w:r>
        <w:r w:rsidR="002B48EA">
          <w:rPr>
            <w:noProof/>
            <w:webHidden/>
          </w:rPr>
        </w:r>
        <w:r w:rsidR="002B48EA">
          <w:rPr>
            <w:noProof/>
            <w:webHidden/>
          </w:rPr>
          <w:fldChar w:fldCharType="separate"/>
        </w:r>
        <w:r w:rsidR="002B48EA">
          <w:rPr>
            <w:noProof/>
            <w:webHidden/>
          </w:rPr>
          <w:t>18</w:t>
        </w:r>
        <w:r w:rsidR="002B48EA">
          <w:rPr>
            <w:noProof/>
            <w:webHidden/>
          </w:rPr>
          <w:fldChar w:fldCharType="end"/>
        </w:r>
      </w:hyperlink>
    </w:p>
    <w:p w14:paraId="28CFC7A1" w14:textId="119BAE24"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57" w:history="1">
        <w:r w:rsidR="002B48EA" w:rsidRPr="007D3FD8">
          <w:rPr>
            <w:rStyle w:val="Hyperlink"/>
            <w:noProof/>
          </w:rPr>
          <w:t>3.4  Compliance with Laws</w:t>
        </w:r>
        <w:r w:rsidR="002B48EA">
          <w:rPr>
            <w:noProof/>
            <w:webHidden/>
          </w:rPr>
          <w:tab/>
        </w:r>
        <w:r w:rsidR="002B48EA">
          <w:rPr>
            <w:noProof/>
            <w:webHidden/>
          </w:rPr>
          <w:fldChar w:fldCharType="begin"/>
        </w:r>
        <w:r w:rsidR="002B48EA">
          <w:rPr>
            <w:noProof/>
            <w:webHidden/>
          </w:rPr>
          <w:instrText xml:space="preserve"> PAGEREF _Toc224520757 \h </w:instrText>
        </w:r>
        <w:r w:rsidR="002B48EA">
          <w:rPr>
            <w:noProof/>
            <w:webHidden/>
          </w:rPr>
        </w:r>
        <w:r w:rsidR="002B48EA">
          <w:rPr>
            <w:noProof/>
            <w:webHidden/>
          </w:rPr>
          <w:fldChar w:fldCharType="separate"/>
        </w:r>
        <w:r w:rsidR="002B48EA">
          <w:rPr>
            <w:noProof/>
            <w:webHidden/>
          </w:rPr>
          <w:t>18</w:t>
        </w:r>
        <w:r w:rsidR="002B48EA">
          <w:rPr>
            <w:noProof/>
            <w:webHidden/>
          </w:rPr>
          <w:fldChar w:fldCharType="end"/>
        </w:r>
      </w:hyperlink>
    </w:p>
    <w:p w14:paraId="462A2DCD" w14:textId="36609EF7"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58" w:history="1">
        <w:r w:rsidR="002B48EA" w:rsidRPr="007D3FD8">
          <w:rPr>
            <w:rStyle w:val="Hyperlink"/>
            <w:noProof/>
          </w:rPr>
          <w:t>3.5  HSE Plan and Security</w:t>
        </w:r>
        <w:r w:rsidR="002B48EA">
          <w:rPr>
            <w:noProof/>
            <w:webHidden/>
          </w:rPr>
          <w:tab/>
        </w:r>
        <w:r w:rsidR="002B48EA">
          <w:rPr>
            <w:noProof/>
            <w:webHidden/>
          </w:rPr>
          <w:fldChar w:fldCharType="begin"/>
        </w:r>
        <w:r w:rsidR="002B48EA">
          <w:rPr>
            <w:noProof/>
            <w:webHidden/>
          </w:rPr>
          <w:instrText xml:space="preserve"> PAGEREF _Toc224520758 \h </w:instrText>
        </w:r>
        <w:r w:rsidR="002B48EA">
          <w:rPr>
            <w:noProof/>
            <w:webHidden/>
          </w:rPr>
        </w:r>
        <w:r w:rsidR="002B48EA">
          <w:rPr>
            <w:noProof/>
            <w:webHidden/>
          </w:rPr>
          <w:fldChar w:fldCharType="separate"/>
        </w:r>
        <w:r w:rsidR="002B48EA">
          <w:rPr>
            <w:noProof/>
            <w:webHidden/>
          </w:rPr>
          <w:t>18</w:t>
        </w:r>
        <w:r w:rsidR="002B48EA">
          <w:rPr>
            <w:noProof/>
            <w:webHidden/>
          </w:rPr>
          <w:fldChar w:fldCharType="end"/>
        </w:r>
      </w:hyperlink>
    </w:p>
    <w:p w14:paraId="5B2BE1CB" w14:textId="486B2DEC"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59" w:history="1">
        <w:r w:rsidR="002B48EA" w:rsidRPr="007D3FD8">
          <w:rPr>
            <w:rStyle w:val="Hyperlink"/>
            <w:noProof/>
          </w:rPr>
          <w:t>3.6  Quality Assurance and Quality Control</w:t>
        </w:r>
        <w:r w:rsidR="002B48EA">
          <w:rPr>
            <w:noProof/>
            <w:webHidden/>
          </w:rPr>
          <w:tab/>
        </w:r>
        <w:r w:rsidR="002B48EA">
          <w:rPr>
            <w:noProof/>
            <w:webHidden/>
          </w:rPr>
          <w:fldChar w:fldCharType="begin"/>
        </w:r>
        <w:r w:rsidR="002B48EA">
          <w:rPr>
            <w:noProof/>
            <w:webHidden/>
          </w:rPr>
          <w:instrText xml:space="preserve"> PAGEREF _Toc224520759 \h </w:instrText>
        </w:r>
        <w:r w:rsidR="002B48EA">
          <w:rPr>
            <w:noProof/>
            <w:webHidden/>
          </w:rPr>
        </w:r>
        <w:r w:rsidR="002B48EA">
          <w:rPr>
            <w:noProof/>
            <w:webHidden/>
          </w:rPr>
          <w:fldChar w:fldCharType="separate"/>
        </w:r>
        <w:r w:rsidR="002B48EA">
          <w:rPr>
            <w:noProof/>
            <w:webHidden/>
          </w:rPr>
          <w:t>18</w:t>
        </w:r>
        <w:r w:rsidR="002B48EA">
          <w:rPr>
            <w:noProof/>
            <w:webHidden/>
          </w:rPr>
          <w:fldChar w:fldCharType="end"/>
        </w:r>
      </w:hyperlink>
    </w:p>
    <w:p w14:paraId="3D821E29" w14:textId="3391E4A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60" w:history="1">
        <w:r w:rsidR="002B48EA" w:rsidRPr="007D3FD8">
          <w:rPr>
            <w:rStyle w:val="Hyperlink"/>
            <w:noProof/>
          </w:rPr>
          <w:t>3.7  Reports and Records</w:t>
        </w:r>
        <w:r w:rsidR="002B48EA">
          <w:rPr>
            <w:noProof/>
            <w:webHidden/>
          </w:rPr>
          <w:tab/>
        </w:r>
        <w:r w:rsidR="002B48EA">
          <w:rPr>
            <w:noProof/>
            <w:webHidden/>
          </w:rPr>
          <w:fldChar w:fldCharType="begin"/>
        </w:r>
        <w:r w:rsidR="002B48EA">
          <w:rPr>
            <w:noProof/>
            <w:webHidden/>
          </w:rPr>
          <w:instrText xml:space="preserve"> PAGEREF _Toc224520760 \h </w:instrText>
        </w:r>
        <w:r w:rsidR="002B48EA">
          <w:rPr>
            <w:noProof/>
            <w:webHidden/>
          </w:rPr>
        </w:r>
        <w:r w:rsidR="002B48EA">
          <w:rPr>
            <w:noProof/>
            <w:webHidden/>
          </w:rPr>
          <w:fldChar w:fldCharType="separate"/>
        </w:r>
        <w:r w:rsidR="002B48EA">
          <w:rPr>
            <w:noProof/>
            <w:webHidden/>
          </w:rPr>
          <w:t>19</w:t>
        </w:r>
        <w:r w:rsidR="002B48EA">
          <w:rPr>
            <w:noProof/>
            <w:webHidden/>
          </w:rPr>
          <w:fldChar w:fldCharType="end"/>
        </w:r>
      </w:hyperlink>
    </w:p>
    <w:p w14:paraId="43CBD692" w14:textId="0A6F8D5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61" w:history="1">
        <w:r w:rsidR="002B48EA" w:rsidRPr="007D3FD8">
          <w:rPr>
            <w:rStyle w:val="Hyperlink"/>
            <w:noProof/>
          </w:rPr>
          <w:t>3.8  Taxes</w:t>
        </w:r>
        <w:r w:rsidR="002B48EA">
          <w:rPr>
            <w:noProof/>
            <w:webHidden/>
          </w:rPr>
          <w:tab/>
        </w:r>
        <w:r w:rsidR="002B48EA">
          <w:rPr>
            <w:noProof/>
            <w:webHidden/>
          </w:rPr>
          <w:fldChar w:fldCharType="begin"/>
        </w:r>
        <w:r w:rsidR="002B48EA">
          <w:rPr>
            <w:noProof/>
            <w:webHidden/>
          </w:rPr>
          <w:instrText xml:space="preserve"> PAGEREF _Toc224520761 \h </w:instrText>
        </w:r>
        <w:r w:rsidR="002B48EA">
          <w:rPr>
            <w:noProof/>
            <w:webHidden/>
          </w:rPr>
        </w:r>
        <w:r w:rsidR="002B48EA">
          <w:rPr>
            <w:noProof/>
            <w:webHidden/>
          </w:rPr>
          <w:fldChar w:fldCharType="separate"/>
        </w:r>
        <w:r w:rsidR="002B48EA">
          <w:rPr>
            <w:noProof/>
            <w:webHidden/>
          </w:rPr>
          <w:t>19</w:t>
        </w:r>
        <w:r w:rsidR="002B48EA">
          <w:rPr>
            <w:noProof/>
            <w:webHidden/>
          </w:rPr>
          <w:fldChar w:fldCharType="end"/>
        </w:r>
      </w:hyperlink>
    </w:p>
    <w:p w14:paraId="7DF38A68" w14:textId="3055A3EA"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62" w:history="1">
        <w:r w:rsidR="002B48EA" w:rsidRPr="007D3FD8">
          <w:rPr>
            <w:rStyle w:val="Hyperlink"/>
            <w:noProof/>
          </w:rPr>
          <w:t>3.9  Spare Parts</w:t>
        </w:r>
        <w:r w:rsidR="002B48EA">
          <w:rPr>
            <w:noProof/>
            <w:webHidden/>
          </w:rPr>
          <w:tab/>
        </w:r>
        <w:r w:rsidR="002B48EA">
          <w:rPr>
            <w:noProof/>
            <w:webHidden/>
          </w:rPr>
          <w:fldChar w:fldCharType="begin"/>
        </w:r>
        <w:r w:rsidR="002B48EA">
          <w:rPr>
            <w:noProof/>
            <w:webHidden/>
          </w:rPr>
          <w:instrText xml:space="preserve"> PAGEREF _Toc224520762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0311C327" w14:textId="60FF5DD9"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63" w:history="1">
        <w:r w:rsidR="002B48EA" w:rsidRPr="007D3FD8">
          <w:rPr>
            <w:rStyle w:val="Hyperlink"/>
            <w:noProof/>
          </w:rPr>
          <w:t>3.10  Training</w:t>
        </w:r>
        <w:r w:rsidR="002B48EA">
          <w:rPr>
            <w:noProof/>
            <w:webHidden/>
          </w:rPr>
          <w:tab/>
        </w:r>
        <w:r w:rsidR="002B48EA">
          <w:rPr>
            <w:noProof/>
            <w:webHidden/>
          </w:rPr>
          <w:fldChar w:fldCharType="begin"/>
        </w:r>
        <w:r w:rsidR="002B48EA">
          <w:rPr>
            <w:noProof/>
            <w:webHidden/>
          </w:rPr>
          <w:instrText xml:space="preserve"> PAGEREF _Toc224520763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5B785CF3" w14:textId="4D175C9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64" w:history="1">
        <w:r w:rsidR="002B48EA" w:rsidRPr="007D3FD8">
          <w:rPr>
            <w:rStyle w:val="Hyperlink"/>
            <w:noProof/>
          </w:rPr>
          <w:t>3.11  Clean-Up</w:t>
        </w:r>
        <w:r w:rsidR="002B48EA">
          <w:rPr>
            <w:noProof/>
            <w:webHidden/>
          </w:rPr>
          <w:tab/>
        </w:r>
        <w:r w:rsidR="002B48EA">
          <w:rPr>
            <w:noProof/>
            <w:webHidden/>
          </w:rPr>
          <w:fldChar w:fldCharType="begin"/>
        </w:r>
        <w:r w:rsidR="002B48EA">
          <w:rPr>
            <w:noProof/>
            <w:webHidden/>
          </w:rPr>
          <w:instrText xml:space="preserve"> PAGEREF _Toc224520764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3392AF72" w14:textId="4D85BE62"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65" w:history="1">
        <w:r w:rsidR="002B48EA" w:rsidRPr="007D3FD8">
          <w:rPr>
            <w:rStyle w:val="Hyperlink"/>
            <w:noProof/>
          </w:rPr>
          <w:t>3.12  Cooperation with Others</w:t>
        </w:r>
        <w:r w:rsidR="002B48EA">
          <w:rPr>
            <w:noProof/>
            <w:webHidden/>
          </w:rPr>
          <w:tab/>
        </w:r>
        <w:r w:rsidR="002B48EA">
          <w:rPr>
            <w:noProof/>
            <w:webHidden/>
          </w:rPr>
          <w:fldChar w:fldCharType="begin"/>
        </w:r>
        <w:r w:rsidR="002B48EA">
          <w:rPr>
            <w:noProof/>
            <w:webHidden/>
          </w:rPr>
          <w:instrText xml:space="preserve"> PAGEREF _Toc224520765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1D6178BD" w14:textId="6954E15B"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66" w:history="1">
        <w:r w:rsidR="002B48EA" w:rsidRPr="007D3FD8">
          <w:rPr>
            <w:rStyle w:val="Hyperlink"/>
            <w:noProof/>
          </w:rPr>
          <w:t>3.13  Environmental Management</w:t>
        </w:r>
        <w:r w:rsidR="002B48EA">
          <w:rPr>
            <w:noProof/>
            <w:webHidden/>
          </w:rPr>
          <w:tab/>
        </w:r>
        <w:r w:rsidR="002B48EA">
          <w:rPr>
            <w:noProof/>
            <w:webHidden/>
          </w:rPr>
          <w:fldChar w:fldCharType="begin"/>
        </w:r>
        <w:r w:rsidR="002B48EA">
          <w:rPr>
            <w:noProof/>
            <w:webHidden/>
          </w:rPr>
          <w:instrText xml:space="preserve"> PAGEREF _Toc224520766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3F61B9B6" w14:textId="2330CD9A"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767" w:history="1">
        <w:r w:rsidR="002B48EA" w:rsidRPr="007D3FD8">
          <w:rPr>
            <w:rStyle w:val="Hyperlink"/>
            <w:noProof/>
          </w:rPr>
          <w:t>4. OWNER’S RESPONSIBILITIES</w:t>
        </w:r>
        <w:r w:rsidR="002B48EA">
          <w:rPr>
            <w:noProof/>
            <w:webHidden/>
          </w:rPr>
          <w:tab/>
        </w:r>
        <w:r w:rsidR="002B48EA">
          <w:rPr>
            <w:noProof/>
            <w:webHidden/>
          </w:rPr>
          <w:fldChar w:fldCharType="begin"/>
        </w:r>
        <w:r w:rsidR="002B48EA">
          <w:rPr>
            <w:noProof/>
            <w:webHidden/>
          </w:rPr>
          <w:instrText xml:space="preserve"> PAGEREF _Toc224520767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231E46CC" w14:textId="65BFD955"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68" w:history="1">
        <w:r w:rsidR="002B48EA" w:rsidRPr="007D3FD8">
          <w:rPr>
            <w:rStyle w:val="Hyperlink"/>
            <w:noProof/>
          </w:rPr>
          <w:t>4.1  Payment</w:t>
        </w:r>
        <w:r w:rsidR="002B48EA">
          <w:rPr>
            <w:noProof/>
            <w:webHidden/>
          </w:rPr>
          <w:tab/>
        </w:r>
        <w:r w:rsidR="002B48EA">
          <w:rPr>
            <w:noProof/>
            <w:webHidden/>
          </w:rPr>
          <w:fldChar w:fldCharType="begin"/>
        </w:r>
        <w:r w:rsidR="002B48EA">
          <w:rPr>
            <w:noProof/>
            <w:webHidden/>
          </w:rPr>
          <w:instrText xml:space="preserve"> PAGEREF _Toc224520768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5B8EC51E" w14:textId="2E3ABBC2"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69" w:history="1">
        <w:r w:rsidR="002B48EA" w:rsidRPr="007D3FD8">
          <w:rPr>
            <w:rStyle w:val="Hyperlink"/>
            <w:noProof/>
          </w:rPr>
          <w:t>4.2  Site Access</w:t>
        </w:r>
        <w:r w:rsidR="002B48EA">
          <w:rPr>
            <w:noProof/>
            <w:webHidden/>
          </w:rPr>
          <w:tab/>
        </w:r>
        <w:r w:rsidR="002B48EA">
          <w:rPr>
            <w:noProof/>
            <w:webHidden/>
          </w:rPr>
          <w:fldChar w:fldCharType="begin"/>
        </w:r>
        <w:r w:rsidR="002B48EA">
          <w:rPr>
            <w:noProof/>
            <w:webHidden/>
          </w:rPr>
          <w:instrText xml:space="preserve"> PAGEREF _Toc224520769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0F2CF4E8" w14:textId="5CE6E25C"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70" w:history="1">
        <w:r w:rsidR="002B48EA" w:rsidRPr="007D3FD8">
          <w:rPr>
            <w:rStyle w:val="Hyperlink"/>
            <w:noProof/>
          </w:rPr>
          <w:t>4.3  Owner Permits</w:t>
        </w:r>
        <w:r w:rsidR="002B48EA">
          <w:rPr>
            <w:noProof/>
            <w:webHidden/>
          </w:rPr>
          <w:tab/>
        </w:r>
        <w:r w:rsidR="002B48EA">
          <w:rPr>
            <w:noProof/>
            <w:webHidden/>
          </w:rPr>
          <w:fldChar w:fldCharType="begin"/>
        </w:r>
        <w:r w:rsidR="002B48EA">
          <w:rPr>
            <w:noProof/>
            <w:webHidden/>
          </w:rPr>
          <w:instrText xml:space="preserve"> PAGEREF _Toc224520770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4ABC1610" w14:textId="6CCF7CBB"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71" w:history="1">
        <w:r w:rsidR="002B48EA" w:rsidRPr="007D3FD8">
          <w:rPr>
            <w:rStyle w:val="Hyperlink"/>
            <w:noProof/>
          </w:rPr>
          <w:t>4.4  Feedstock</w:t>
        </w:r>
        <w:r w:rsidR="002B48EA">
          <w:rPr>
            <w:noProof/>
            <w:webHidden/>
          </w:rPr>
          <w:tab/>
        </w:r>
        <w:r w:rsidR="002B48EA">
          <w:rPr>
            <w:noProof/>
            <w:webHidden/>
          </w:rPr>
          <w:fldChar w:fldCharType="begin"/>
        </w:r>
        <w:r w:rsidR="002B48EA">
          <w:rPr>
            <w:noProof/>
            <w:webHidden/>
          </w:rPr>
          <w:instrText xml:space="preserve"> PAGEREF _Toc224520771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2CA73CFB" w14:textId="31F852F6"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72" w:history="1">
        <w:r w:rsidR="002B48EA" w:rsidRPr="007D3FD8">
          <w:rPr>
            <w:rStyle w:val="Hyperlink"/>
            <w:noProof/>
          </w:rPr>
          <w:t>4.5  Security</w:t>
        </w:r>
        <w:r w:rsidR="002B48EA">
          <w:rPr>
            <w:noProof/>
            <w:webHidden/>
          </w:rPr>
          <w:tab/>
        </w:r>
        <w:r w:rsidR="002B48EA">
          <w:rPr>
            <w:noProof/>
            <w:webHidden/>
          </w:rPr>
          <w:fldChar w:fldCharType="begin"/>
        </w:r>
        <w:r w:rsidR="002B48EA">
          <w:rPr>
            <w:noProof/>
            <w:webHidden/>
          </w:rPr>
          <w:instrText xml:space="preserve"> PAGEREF _Toc224520772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26DB2281" w14:textId="1B7A63CF"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73" w:history="1">
        <w:r w:rsidR="002B48EA" w:rsidRPr="007D3FD8">
          <w:rPr>
            <w:rStyle w:val="Hyperlink"/>
            <w:noProof/>
          </w:rPr>
          <w:t>4.6  Customs and Import Duties</w:t>
        </w:r>
        <w:r w:rsidR="002B48EA">
          <w:rPr>
            <w:noProof/>
            <w:webHidden/>
          </w:rPr>
          <w:tab/>
        </w:r>
        <w:r w:rsidR="002B48EA">
          <w:rPr>
            <w:noProof/>
            <w:webHidden/>
          </w:rPr>
          <w:fldChar w:fldCharType="begin"/>
        </w:r>
        <w:r w:rsidR="002B48EA">
          <w:rPr>
            <w:noProof/>
            <w:webHidden/>
          </w:rPr>
          <w:instrText xml:space="preserve"> PAGEREF _Toc224520773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3FC786FB" w14:textId="43BDC38D"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74" w:history="1">
        <w:r w:rsidR="002B48EA" w:rsidRPr="007D3FD8">
          <w:rPr>
            <w:rStyle w:val="Hyperlink"/>
            <w:noProof/>
          </w:rPr>
          <w:t>4.7  Geotechnical and Environmental Surveys</w:t>
        </w:r>
        <w:r w:rsidR="002B48EA">
          <w:rPr>
            <w:noProof/>
            <w:webHidden/>
          </w:rPr>
          <w:tab/>
        </w:r>
        <w:r w:rsidR="002B48EA">
          <w:rPr>
            <w:noProof/>
            <w:webHidden/>
          </w:rPr>
          <w:fldChar w:fldCharType="begin"/>
        </w:r>
        <w:r w:rsidR="002B48EA">
          <w:rPr>
            <w:noProof/>
            <w:webHidden/>
          </w:rPr>
          <w:instrText xml:space="preserve"> PAGEREF _Toc224520774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64921609" w14:textId="49D7A7E1"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75" w:history="1">
        <w:r w:rsidR="002B48EA" w:rsidRPr="007D3FD8">
          <w:rPr>
            <w:rStyle w:val="Hyperlink"/>
            <w:noProof/>
          </w:rPr>
          <w:t>4.8  Community Relations</w:t>
        </w:r>
        <w:r w:rsidR="002B48EA">
          <w:rPr>
            <w:noProof/>
            <w:webHidden/>
          </w:rPr>
          <w:tab/>
        </w:r>
        <w:r w:rsidR="002B48EA">
          <w:rPr>
            <w:noProof/>
            <w:webHidden/>
          </w:rPr>
          <w:fldChar w:fldCharType="begin"/>
        </w:r>
        <w:r w:rsidR="002B48EA">
          <w:rPr>
            <w:noProof/>
            <w:webHidden/>
          </w:rPr>
          <w:instrText xml:space="preserve"> PAGEREF _Toc224520775 \h </w:instrText>
        </w:r>
        <w:r w:rsidR="002B48EA">
          <w:rPr>
            <w:noProof/>
            <w:webHidden/>
          </w:rPr>
        </w:r>
        <w:r w:rsidR="002B48EA">
          <w:rPr>
            <w:noProof/>
            <w:webHidden/>
          </w:rPr>
          <w:fldChar w:fldCharType="separate"/>
        </w:r>
        <w:r w:rsidR="002B48EA">
          <w:rPr>
            <w:noProof/>
            <w:webHidden/>
          </w:rPr>
          <w:t>23</w:t>
        </w:r>
        <w:r w:rsidR="002B48EA">
          <w:rPr>
            <w:noProof/>
            <w:webHidden/>
          </w:rPr>
          <w:fldChar w:fldCharType="end"/>
        </w:r>
      </w:hyperlink>
    </w:p>
    <w:p w14:paraId="536442B7" w14:textId="2C92DE10"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76" w:history="1">
        <w:r w:rsidR="002B48EA" w:rsidRPr="007D3FD8">
          <w:rPr>
            <w:rStyle w:val="Hyperlink"/>
            <w:noProof/>
          </w:rPr>
          <w:t>4.9  Owner’s Representative</w:t>
        </w:r>
        <w:r w:rsidR="002B48EA">
          <w:rPr>
            <w:noProof/>
            <w:webHidden/>
          </w:rPr>
          <w:tab/>
        </w:r>
        <w:r w:rsidR="002B48EA">
          <w:rPr>
            <w:noProof/>
            <w:webHidden/>
          </w:rPr>
          <w:fldChar w:fldCharType="begin"/>
        </w:r>
        <w:r w:rsidR="002B48EA">
          <w:rPr>
            <w:noProof/>
            <w:webHidden/>
          </w:rPr>
          <w:instrText xml:space="preserve"> PAGEREF _Toc224520776 \h </w:instrText>
        </w:r>
        <w:r w:rsidR="002B48EA">
          <w:rPr>
            <w:noProof/>
            <w:webHidden/>
          </w:rPr>
        </w:r>
        <w:r w:rsidR="002B48EA">
          <w:rPr>
            <w:noProof/>
            <w:webHidden/>
          </w:rPr>
          <w:fldChar w:fldCharType="separate"/>
        </w:r>
        <w:r w:rsidR="002B48EA">
          <w:rPr>
            <w:noProof/>
            <w:webHidden/>
          </w:rPr>
          <w:t>23</w:t>
        </w:r>
        <w:r w:rsidR="002B48EA">
          <w:rPr>
            <w:noProof/>
            <w:webHidden/>
          </w:rPr>
          <w:fldChar w:fldCharType="end"/>
        </w:r>
      </w:hyperlink>
    </w:p>
    <w:p w14:paraId="48605274" w14:textId="3F20ED4B"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77" w:history="1">
        <w:r w:rsidR="002B48EA" w:rsidRPr="007D3FD8">
          <w:rPr>
            <w:rStyle w:val="Hyperlink"/>
            <w:noProof/>
          </w:rPr>
          <w:t>4.10  Review Obligations</w:t>
        </w:r>
        <w:r w:rsidR="002B48EA">
          <w:rPr>
            <w:noProof/>
            <w:webHidden/>
          </w:rPr>
          <w:tab/>
        </w:r>
        <w:r w:rsidR="002B48EA">
          <w:rPr>
            <w:noProof/>
            <w:webHidden/>
          </w:rPr>
          <w:fldChar w:fldCharType="begin"/>
        </w:r>
        <w:r w:rsidR="002B48EA">
          <w:rPr>
            <w:noProof/>
            <w:webHidden/>
          </w:rPr>
          <w:instrText xml:space="preserve"> PAGEREF _Toc224520777 \h </w:instrText>
        </w:r>
        <w:r w:rsidR="002B48EA">
          <w:rPr>
            <w:noProof/>
            <w:webHidden/>
          </w:rPr>
        </w:r>
        <w:r w:rsidR="002B48EA">
          <w:rPr>
            <w:noProof/>
            <w:webHidden/>
          </w:rPr>
          <w:fldChar w:fldCharType="separate"/>
        </w:r>
        <w:r w:rsidR="002B48EA">
          <w:rPr>
            <w:noProof/>
            <w:webHidden/>
          </w:rPr>
          <w:t>23</w:t>
        </w:r>
        <w:r w:rsidR="002B48EA">
          <w:rPr>
            <w:noProof/>
            <w:webHidden/>
          </w:rPr>
          <w:fldChar w:fldCharType="end"/>
        </w:r>
      </w:hyperlink>
    </w:p>
    <w:p w14:paraId="3247FC2A" w14:textId="3833177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78" w:history="1">
        <w:r w:rsidR="002B48EA" w:rsidRPr="007D3FD8">
          <w:rPr>
            <w:rStyle w:val="Hyperlink"/>
            <w:noProof/>
          </w:rPr>
          <w:t>4.11  Financing</w:t>
        </w:r>
        <w:r w:rsidR="002B48EA">
          <w:rPr>
            <w:noProof/>
            <w:webHidden/>
          </w:rPr>
          <w:tab/>
        </w:r>
        <w:r w:rsidR="002B48EA">
          <w:rPr>
            <w:noProof/>
            <w:webHidden/>
          </w:rPr>
          <w:fldChar w:fldCharType="begin"/>
        </w:r>
        <w:r w:rsidR="002B48EA">
          <w:rPr>
            <w:noProof/>
            <w:webHidden/>
          </w:rPr>
          <w:instrText xml:space="preserve"> PAGEREF _Toc224520778 \h </w:instrText>
        </w:r>
        <w:r w:rsidR="002B48EA">
          <w:rPr>
            <w:noProof/>
            <w:webHidden/>
          </w:rPr>
        </w:r>
        <w:r w:rsidR="002B48EA">
          <w:rPr>
            <w:noProof/>
            <w:webHidden/>
          </w:rPr>
          <w:fldChar w:fldCharType="separate"/>
        </w:r>
        <w:r w:rsidR="002B48EA">
          <w:rPr>
            <w:noProof/>
            <w:webHidden/>
          </w:rPr>
          <w:t>23</w:t>
        </w:r>
        <w:r w:rsidR="002B48EA">
          <w:rPr>
            <w:noProof/>
            <w:webHidden/>
          </w:rPr>
          <w:fldChar w:fldCharType="end"/>
        </w:r>
      </w:hyperlink>
    </w:p>
    <w:p w14:paraId="0EA1B0CD" w14:textId="2D658C9F"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779" w:history="1">
        <w:r w:rsidR="002B48EA" w:rsidRPr="007D3FD8">
          <w:rPr>
            <w:rStyle w:val="Hyperlink"/>
            <w:noProof/>
          </w:rPr>
          <w:t>5. COMMENCEMENT OF WORK AND PROJECT SCHEDULE</w:t>
        </w:r>
        <w:r w:rsidR="002B48EA">
          <w:rPr>
            <w:noProof/>
            <w:webHidden/>
          </w:rPr>
          <w:tab/>
        </w:r>
        <w:r w:rsidR="002B48EA">
          <w:rPr>
            <w:noProof/>
            <w:webHidden/>
          </w:rPr>
          <w:fldChar w:fldCharType="begin"/>
        </w:r>
        <w:r w:rsidR="002B48EA">
          <w:rPr>
            <w:noProof/>
            <w:webHidden/>
          </w:rPr>
          <w:instrText xml:space="preserve"> PAGEREF _Toc224520779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6C085E45" w14:textId="77FCC47B"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80" w:history="1">
        <w:r w:rsidR="002B48EA" w:rsidRPr="007D3FD8">
          <w:rPr>
            <w:rStyle w:val="Hyperlink"/>
            <w:noProof/>
          </w:rPr>
          <w:t>5.1  Effective Date and Notice to Proceed</w:t>
        </w:r>
        <w:r w:rsidR="002B48EA">
          <w:rPr>
            <w:noProof/>
            <w:webHidden/>
          </w:rPr>
          <w:tab/>
        </w:r>
        <w:r w:rsidR="002B48EA">
          <w:rPr>
            <w:noProof/>
            <w:webHidden/>
          </w:rPr>
          <w:fldChar w:fldCharType="begin"/>
        </w:r>
        <w:r w:rsidR="002B48EA">
          <w:rPr>
            <w:noProof/>
            <w:webHidden/>
          </w:rPr>
          <w:instrText xml:space="preserve"> PAGEREF _Toc224520780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181566F1" w14:textId="2B0F9322"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81" w:history="1">
        <w:r w:rsidR="002B48EA" w:rsidRPr="007D3FD8">
          <w:rPr>
            <w:rStyle w:val="Hyperlink"/>
            <w:noProof/>
          </w:rPr>
          <w:t>5.2  Conditions Precedent to NTP</w:t>
        </w:r>
        <w:r w:rsidR="002B48EA">
          <w:rPr>
            <w:noProof/>
            <w:webHidden/>
          </w:rPr>
          <w:tab/>
        </w:r>
        <w:r w:rsidR="002B48EA">
          <w:rPr>
            <w:noProof/>
            <w:webHidden/>
          </w:rPr>
          <w:fldChar w:fldCharType="begin"/>
        </w:r>
        <w:r w:rsidR="002B48EA">
          <w:rPr>
            <w:noProof/>
            <w:webHidden/>
          </w:rPr>
          <w:instrText xml:space="preserve"> PAGEREF _Toc224520781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081AF85B" w14:textId="1186952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82" w:history="1">
        <w:r w:rsidR="002B48EA" w:rsidRPr="007D3FD8">
          <w:rPr>
            <w:rStyle w:val="Hyperlink"/>
            <w:noProof/>
          </w:rPr>
          <w:t>5.3  Project Schedule</w:t>
        </w:r>
        <w:r w:rsidR="002B48EA">
          <w:rPr>
            <w:noProof/>
            <w:webHidden/>
          </w:rPr>
          <w:tab/>
        </w:r>
        <w:r w:rsidR="002B48EA">
          <w:rPr>
            <w:noProof/>
            <w:webHidden/>
          </w:rPr>
          <w:fldChar w:fldCharType="begin"/>
        </w:r>
        <w:r w:rsidR="002B48EA">
          <w:rPr>
            <w:noProof/>
            <w:webHidden/>
          </w:rPr>
          <w:instrText xml:space="preserve"> PAGEREF _Toc224520782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0DB67582" w14:textId="25E3BBCA"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83" w:history="1">
        <w:r w:rsidR="002B48EA" w:rsidRPr="007D3FD8">
          <w:rPr>
            <w:rStyle w:val="Hyperlink"/>
            <w:noProof/>
          </w:rPr>
          <w:t>5.4  Delay and Recovery Schedule</w:t>
        </w:r>
        <w:r w:rsidR="002B48EA">
          <w:rPr>
            <w:noProof/>
            <w:webHidden/>
          </w:rPr>
          <w:tab/>
        </w:r>
        <w:r w:rsidR="002B48EA">
          <w:rPr>
            <w:noProof/>
            <w:webHidden/>
          </w:rPr>
          <w:fldChar w:fldCharType="begin"/>
        </w:r>
        <w:r w:rsidR="002B48EA">
          <w:rPr>
            <w:noProof/>
            <w:webHidden/>
          </w:rPr>
          <w:instrText xml:space="preserve"> PAGEREF _Toc224520783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2BC6A36A" w14:textId="4322D5D0"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84" w:history="1">
        <w:r w:rsidR="002B48EA" w:rsidRPr="007D3FD8">
          <w:rPr>
            <w:rStyle w:val="Hyperlink"/>
            <w:noProof/>
          </w:rPr>
          <w:t>5.5  Acceleration</w:t>
        </w:r>
        <w:r w:rsidR="002B48EA">
          <w:rPr>
            <w:noProof/>
            <w:webHidden/>
          </w:rPr>
          <w:tab/>
        </w:r>
        <w:r w:rsidR="002B48EA">
          <w:rPr>
            <w:noProof/>
            <w:webHidden/>
          </w:rPr>
          <w:fldChar w:fldCharType="begin"/>
        </w:r>
        <w:r w:rsidR="002B48EA">
          <w:rPr>
            <w:noProof/>
            <w:webHidden/>
          </w:rPr>
          <w:instrText xml:space="preserve"> PAGEREF _Toc224520784 \h </w:instrText>
        </w:r>
        <w:r w:rsidR="002B48EA">
          <w:rPr>
            <w:noProof/>
            <w:webHidden/>
          </w:rPr>
        </w:r>
        <w:r w:rsidR="002B48EA">
          <w:rPr>
            <w:noProof/>
            <w:webHidden/>
          </w:rPr>
          <w:fldChar w:fldCharType="separate"/>
        </w:r>
        <w:r w:rsidR="002B48EA">
          <w:rPr>
            <w:noProof/>
            <w:webHidden/>
          </w:rPr>
          <w:t>25</w:t>
        </w:r>
        <w:r w:rsidR="002B48EA">
          <w:rPr>
            <w:noProof/>
            <w:webHidden/>
          </w:rPr>
          <w:fldChar w:fldCharType="end"/>
        </w:r>
      </w:hyperlink>
    </w:p>
    <w:p w14:paraId="7E77F345" w14:textId="5DDF3327"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785" w:history="1">
        <w:r w:rsidR="002B48EA" w:rsidRPr="007D3FD8">
          <w:rPr>
            <w:rStyle w:val="Hyperlink"/>
            <w:noProof/>
          </w:rPr>
          <w:t>6. CHANGES AND FORCE MAJEURE</w:t>
        </w:r>
        <w:r w:rsidR="002B48EA">
          <w:rPr>
            <w:noProof/>
            <w:webHidden/>
          </w:rPr>
          <w:tab/>
        </w:r>
        <w:r w:rsidR="002B48EA">
          <w:rPr>
            <w:noProof/>
            <w:webHidden/>
          </w:rPr>
          <w:fldChar w:fldCharType="begin"/>
        </w:r>
        <w:r w:rsidR="002B48EA">
          <w:rPr>
            <w:noProof/>
            <w:webHidden/>
          </w:rPr>
          <w:instrText xml:space="preserve"> PAGEREF _Toc224520785 \h </w:instrText>
        </w:r>
        <w:r w:rsidR="002B48EA">
          <w:rPr>
            <w:noProof/>
            <w:webHidden/>
          </w:rPr>
        </w:r>
        <w:r w:rsidR="002B48EA">
          <w:rPr>
            <w:noProof/>
            <w:webHidden/>
          </w:rPr>
          <w:fldChar w:fldCharType="separate"/>
        </w:r>
        <w:r w:rsidR="002B48EA">
          <w:rPr>
            <w:noProof/>
            <w:webHidden/>
          </w:rPr>
          <w:t>26</w:t>
        </w:r>
        <w:r w:rsidR="002B48EA">
          <w:rPr>
            <w:noProof/>
            <w:webHidden/>
          </w:rPr>
          <w:fldChar w:fldCharType="end"/>
        </w:r>
      </w:hyperlink>
    </w:p>
    <w:p w14:paraId="5ABC8F22" w14:textId="45AD5F69"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86" w:history="1">
        <w:r w:rsidR="002B48EA" w:rsidRPr="007D3FD8">
          <w:rPr>
            <w:rStyle w:val="Hyperlink"/>
            <w:noProof/>
          </w:rPr>
          <w:t>6.1  Change Orders Requested by Owner</w:t>
        </w:r>
        <w:r w:rsidR="002B48EA">
          <w:rPr>
            <w:noProof/>
            <w:webHidden/>
          </w:rPr>
          <w:tab/>
        </w:r>
        <w:r w:rsidR="002B48EA">
          <w:rPr>
            <w:noProof/>
            <w:webHidden/>
          </w:rPr>
          <w:fldChar w:fldCharType="begin"/>
        </w:r>
        <w:r w:rsidR="002B48EA">
          <w:rPr>
            <w:noProof/>
            <w:webHidden/>
          </w:rPr>
          <w:instrText xml:space="preserve"> PAGEREF _Toc224520786 \h </w:instrText>
        </w:r>
        <w:r w:rsidR="002B48EA">
          <w:rPr>
            <w:noProof/>
            <w:webHidden/>
          </w:rPr>
        </w:r>
        <w:r w:rsidR="002B48EA">
          <w:rPr>
            <w:noProof/>
            <w:webHidden/>
          </w:rPr>
          <w:fldChar w:fldCharType="separate"/>
        </w:r>
        <w:r w:rsidR="002B48EA">
          <w:rPr>
            <w:noProof/>
            <w:webHidden/>
          </w:rPr>
          <w:t>26</w:t>
        </w:r>
        <w:r w:rsidR="002B48EA">
          <w:rPr>
            <w:noProof/>
            <w:webHidden/>
          </w:rPr>
          <w:fldChar w:fldCharType="end"/>
        </w:r>
      </w:hyperlink>
    </w:p>
    <w:p w14:paraId="0ECBE8F1" w14:textId="46D5DA27"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87" w:history="1">
        <w:r w:rsidR="002B48EA" w:rsidRPr="007D3FD8">
          <w:rPr>
            <w:rStyle w:val="Hyperlink"/>
            <w:noProof/>
          </w:rPr>
          <w:t>6.2  Change Orders Requested by Contractor</w:t>
        </w:r>
        <w:r w:rsidR="002B48EA">
          <w:rPr>
            <w:noProof/>
            <w:webHidden/>
          </w:rPr>
          <w:tab/>
        </w:r>
        <w:r w:rsidR="002B48EA">
          <w:rPr>
            <w:noProof/>
            <w:webHidden/>
          </w:rPr>
          <w:fldChar w:fldCharType="begin"/>
        </w:r>
        <w:r w:rsidR="002B48EA">
          <w:rPr>
            <w:noProof/>
            <w:webHidden/>
          </w:rPr>
          <w:instrText xml:space="preserve"> PAGEREF _Toc224520787 \h </w:instrText>
        </w:r>
        <w:r w:rsidR="002B48EA">
          <w:rPr>
            <w:noProof/>
            <w:webHidden/>
          </w:rPr>
        </w:r>
        <w:r w:rsidR="002B48EA">
          <w:rPr>
            <w:noProof/>
            <w:webHidden/>
          </w:rPr>
          <w:fldChar w:fldCharType="separate"/>
        </w:r>
        <w:r w:rsidR="002B48EA">
          <w:rPr>
            <w:noProof/>
            <w:webHidden/>
          </w:rPr>
          <w:t>26</w:t>
        </w:r>
        <w:r w:rsidR="002B48EA">
          <w:rPr>
            <w:noProof/>
            <w:webHidden/>
          </w:rPr>
          <w:fldChar w:fldCharType="end"/>
        </w:r>
      </w:hyperlink>
    </w:p>
    <w:p w14:paraId="3FB41402" w14:textId="5B91443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88" w:history="1">
        <w:r w:rsidR="002B48EA" w:rsidRPr="007D3FD8">
          <w:rPr>
            <w:rStyle w:val="Hyperlink"/>
            <w:noProof/>
          </w:rPr>
          <w:t>6.3  Change Orders Required by Government</w:t>
        </w:r>
        <w:r w:rsidR="002B48EA">
          <w:rPr>
            <w:noProof/>
            <w:webHidden/>
          </w:rPr>
          <w:tab/>
        </w:r>
        <w:r w:rsidR="002B48EA">
          <w:rPr>
            <w:noProof/>
            <w:webHidden/>
          </w:rPr>
          <w:fldChar w:fldCharType="begin"/>
        </w:r>
        <w:r w:rsidR="002B48EA">
          <w:rPr>
            <w:noProof/>
            <w:webHidden/>
          </w:rPr>
          <w:instrText xml:space="preserve"> PAGEREF _Toc224520788 \h </w:instrText>
        </w:r>
        <w:r w:rsidR="002B48EA">
          <w:rPr>
            <w:noProof/>
            <w:webHidden/>
          </w:rPr>
        </w:r>
        <w:r w:rsidR="002B48EA">
          <w:rPr>
            <w:noProof/>
            <w:webHidden/>
          </w:rPr>
          <w:fldChar w:fldCharType="separate"/>
        </w:r>
        <w:r w:rsidR="002B48EA">
          <w:rPr>
            <w:noProof/>
            <w:webHidden/>
          </w:rPr>
          <w:t>26</w:t>
        </w:r>
        <w:r w:rsidR="002B48EA">
          <w:rPr>
            <w:noProof/>
            <w:webHidden/>
          </w:rPr>
          <w:fldChar w:fldCharType="end"/>
        </w:r>
      </w:hyperlink>
    </w:p>
    <w:p w14:paraId="7A705BE0" w14:textId="206C03A9"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89" w:history="1">
        <w:r w:rsidR="002B48EA" w:rsidRPr="007D3FD8">
          <w:rPr>
            <w:rStyle w:val="Hyperlink"/>
            <w:noProof/>
          </w:rPr>
          <w:t>6.4  Changes Due to Contractor Errors</w:t>
        </w:r>
        <w:r w:rsidR="002B48EA">
          <w:rPr>
            <w:noProof/>
            <w:webHidden/>
          </w:rPr>
          <w:tab/>
        </w:r>
        <w:r w:rsidR="002B48EA">
          <w:rPr>
            <w:noProof/>
            <w:webHidden/>
          </w:rPr>
          <w:fldChar w:fldCharType="begin"/>
        </w:r>
        <w:r w:rsidR="002B48EA">
          <w:rPr>
            <w:noProof/>
            <w:webHidden/>
          </w:rPr>
          <w:instrText xml:space="preserve"> PAGEREF _Toc224520789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4381A7B2" w14:textId="0EA271C5"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90" w:history="1">
        <w:r w:rsidR="002B48EA" w:rsidRPr="007D3FD8">
          <w:rPr>
            <w:rStyle w:val="Hyperlink"/>
            <w:noProof/>
          </w:rPr>
          <w:t>6.5  No Adjustment Except by Change Order</w:t>
        </w:r>
        <w:r w:rsidR="002B48EA">
          <w:rPr>
            <w:noProof/>
            <w:webHidden/>
          </w:rPr>
          <w:tab/>
        </w:r>
        <w:r w:rsidR="002B48EA">
          <w:rPr>
            <w:noProof/>
            <w:webHidden/>
          </w:rPr>
          <w:fldChar w:fldCharType="begin"/>
        </w:r>
        <w:r w:rsidR="002B48EA">
          <w:rPr>
            <w:noProof/>
            <w:webHidden/>
          </w:rPr>
          <w:instrText xml:space="preserve"> PAGEREF _Toc224520790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600B3326" w14:textId="7A62482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91" w:history="1">
        <w:r w:rsidR="002B48EA" w:rsidRPr="007D3FD8">
          <w:rPr>
            <w:rStyle w:val="Hyperlink"/>
            <w:noProof/>
          </w:rPr>
          <w:t>6.6  Timing Requirements</w:t>
        </w:r>
        <w:r w:rsidR="002B48EA">
          <w:rPr>
            <w:noProof/>
            <w:webHidden/>
          </w:rPr>
          <w:tab/>
        </w:r>
        <w:r w:rsidR="002B48EA">
          <w:rPr>
            <w:noProof/>
            <w:webHidden/>
          </w:rPr>
          <w:fldChar w:fldCharType="begin"/>
        </w:r>
        <w:r w:rsidR="002B48EA">
          <w:rPr>
            <w:noProof/>
            <w:webHidden/>
          </w:rPr>
          <w:instrText xml:space="preserve"> PAGEREF _Toc224520791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28B630B1" w14:textId="40AEA01F"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92" w:history="1">
        <w:r w:rsidR="002B48EA" w:rsidRPr="007D3FD8">
          <w:rPr>
            <w:rStyle w:val="Hyperlink"/>
            <w:noProof/>
          </w:rPr>
          <w:t>6.7  Records</w:t>
        </w:r>
        <w:r w:rsidR="002B48EA">
          <w:rPr>
            <w:noProof/>
            <w:webHidden/>
          </w:rPr>
          <w:tab/>
        </w:r>
        <w:r w:rsidR="002B48EA">
          <w:rPr>
            <w:noProof/>
            <w:webHidden/>
          </w:rPr>
          <w:fldChar w:fldCharType="begin"/>
        </w:r>
        <w:r w:rsidR="002B48EA">
          <w:rPr>
            <w:noProof/>
            <w:webHidden/>
          </w:rPr>
          <w:instrText xml:space="preserve"> PAGEREF _Toc224520792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7076C1C0" w14:textId="1DD7E1C0"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93" w:history="1">
        <w:r w:rsidR="002B48EA" w:rsidRPr="007D3FD8">
          <w:rPr>
            <w:rStyle w:val="Hyperlink"/>
            <w:noProof/>
          </w:rPr>
          <w:t>6.8  Force Majeure</w:t>
        </w:r>
        <w:r w:rsidR="002B48EA">
          <w:rPr>
            <w:noProof/>
            <w:webHidden/>
          </w:rPr>
          <w:tab/>
        </w:r>
        <w:r w:rsidR="002B48EA">
          <w:rPr>
            <w:noProof/>
            <w:webHidden/>
          </w:rPr>
          <w:fldChar w:fldCharType="begin"/>
        </w:r>
        <w:r w:rsidR="002B48EA">
          <w:rPr>
            <w:noProof/>
            <w:webHidden/>
          </w:rPr>
          <w:instrText xml:space="preserve"> PAGEREF _Toc224520793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16F3DF95" w14:textId="51992B25"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794" w:history="1">
        <w:r w:rsidR="002B48EA" w:rsidRPr="007D3FD8">
          <w:rPr>
            <w:rStyle w:val="Hyperlink"/>
            <w:noProof/>
          </w:rPr>
          <w:t>7. CONTRACT PRICE AND PAYMENT</w:t>
        </w:r>
        <w:r w:rsidR="002B48EA">
          <w:rPr>
            <w:noProof/>
            <w:webHidden/>
          </w:rPr>
          <w:tab/>
        </w:r>
        <w:r w:rsidR="002B48EA">
          <w:rPr>
            <w:noProof/>
            <w:webHidden/>
          </w:rPr>
          <w:fldChar w:fldCharType="begin"/>
        </w:r>
        <w:r w:rsidR="002B48EA">
          <w:rPr>
            <w:noProof/>
            <w:webHidden/>
          </w:rPr>
          <w:instrText xml:space="preserve"> PAGEREF _Toc224520794 \h </w:instrText>
        </w:r>
        <w:r w:rsidR="002B48EA">
          <w:rPr>
            <w:noProof/>
            <w:webHidden/>
          </w:rPr>
        </w:r>
        <w:r w:rsidR="002B48EA">
          <w:rPr>
            <w:noProof/>
            <w:webHidden/>
          </w:rPr>
          <w:fldChar w:fldCharType="separate"/>
        </w:r>
        <w:r w:rsidR="002B48EA">
          <w:rPr>
            <w:noProof/>
            <w:webHidden/>
          </w:rPr>
          <w:t>28</w:t>
        </w:r>
        <w:r w:rsidR="002B48EA">
          <w:rPr>
            <w:noProof/>
            <w:webHidden/>
          </w:rPr>
          <w:fldChar w:fldCharType="end"/>
        </w:r>
      </w:hyperlink>
    </w:p>
    <w:p w14:paraId="24D52222" w14:textId="6710CC77"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95" w:history="1">
        <w:r w:rsidR="002B48EA" w:rsidRPr="007D3FD8">
          <w:rPr>
            <w:rStyle w:val="Hyperlink"/>
            <w:noProof/>
          </w:rPr>
          <w:t>7.1  Contract Price</w:t>
        </w:r>
        <w:r w:rsidR="002B48EA">
          <w:rPr>
            <w:noProof/>
            <w:webHidden/>
          </w:rPr>
          <w:tab/>
        </w:r>
        <w:r w:rsidR="002B48EA">
          <w:rPr>
            <w:noProof/>
            <w:webHidden/>
          </w:rPr>
          <w:fldChar w:fldCharType="begin"/>
        </w:r>
        <w:r w:rsidR="002B48EA">
          <w:rPr>
            <w:noProof/>
            <w:webHidden/>
          </w:rPr>
          <w:instrText xml:space="preserve"> PAGEREF _Toc224520795 \h </w:instrText>
        </w:r>
        <w:r w:rsidR="002B48EA">
          <w:rPr>
            <w:noProof/>
            <w:webHidden/>
          </w:rPr>
        </w:r>
        <w:r w:rsidR="002B48EA">
          <w:rPr>
            <w:noProof/>
            <w:webHidden/>
          </w:rPr>
          <w:fldChar w:fldCharType="separate"/>
        </w:r>
        <w:r w:rsidR="002B48EA">
          <w:rPr>
            <w:noProof/>
            <w:webHidden/>
          </w:rPr>
          <w:t>28</w:t>
        </w:r>
        <w:r w:rsidR="002B48EA">
          <w:rPr>
            <w:noProof/>
            <w:webHidden/>
          </w:rPr>
          <w:fldChar w:fldCharType="end"/>
        </w:r>
      </w:hyperlink>
    </w:p>
    <w:p w14:paraId="1F8B4560" w14:textId="0B1AB648"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96" w:history="1">
        <w:r w:rsidR="002B48EA" w:rsidRPr="007D3FD8">
          <w:rPr>
            <w:rStyle w:val="Hyperlink"/>
            <w:noProof/>
          </w:rPr>
          <w:t>7.2  Payment Milestones</w:t>
        </w:r>
        <w:r w:rsidR="002B48EA">
          <w:rPr>
            <w:noProof/>
            <w:webHidden/>
          </w:rPr>
          <w:tab/>
        </w:r>
        <w:r w:rsidR="002B48EA">
          <w:rPr>
            <w:noProof/>
            <w:webHidden/>
          </w:rPr>
          <w:fldChar w:fldCharType="begin"/>
        </w:r>
        <w:r w:rsidR="002B48EA">
          <w:rPr>
            <w:noProof/>
            <w:webHidden/>
          </w:rPr>
          <w:instrText xml:space="preserve"> PAGEREF _Toc224520796 \h </w:instrText>
        </w:r>
        <w:r w:rsidR="002B48EA">
          <w:rPr>
            <w:noProof/>
            <w:webHidden/>
          </w:rPr>
        </w:r>
        <w:r w:rsidR="002B48EA">
          <w:rPr>
            <w:noProof/>
            <w:webHidden/>
          </w:rPr>
          <w:fldChar w:fldCharType="separate"/>
        </w:r>
        <w:r w:rsidR="002B48EA">
          <w:rPr>
            <w:noProof/>
            <w:webHidden/>
          </w:rPr>
          <w:t>29</w:t>
        </w:r>
        <w:r w:rsidR="002B48EA">
          <w:rPr>
            <w:noProof/>
            <w:webHidden/>
          </w:rPr>
          <w:fldChar w:fldCharType="end"/>
        </w:r>
      </w:hyperlink>
    </w:p>
    <w:p w14:paraId="3CF1313E" w14:textId="2AFC973B"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97" w:history="1">
        <w:r w:rsidR="002B48EA" w:rsidRPr="007D3FD8">
          <w:rPr>
            <w:rStyle w:val="Hyperlink"/>
            <w:noProof/>
          </w:rPr>
          <w:t>7.3  Advance Payment</w:t>
        </w:r>
        <w:r w:rsidR="002B48EA">
          <w:rPr>
            <w:noProof/>
            <w:webHidden/>
          </w:rPr>
          <w:tab/>
        </w:r>
        <w:r w:rsidR="002B48EA">
          <w:rPr>
            <w:noProof/>
            <w:webHidden/>
          </w:rPr>
          <w:fldChar w:fldCharType="begin"/>
        </w:r>
        <w:r w:rsidR="002B48EA">
          <w:rPr>
            <w:noProof/>
            <w:webHidden/>
          </w:rPr>
          <w:instrText xml:space="preserve"> PAGEREF _Toc224520797 \h </w:instrText>
        </w:r>
        <w:r w:rsidR="002B48EA">
          <w:rPr>
            <w:noProof/>
            <w:webHidden/>
          </w:rPr>
        </w:r>
        <w:r w:rsidR="002B48EA">
          <w:rPr>
            <w:noProof/>
            <w:webHidden/>
          </w:rPr>
          <w:fldChar w:fldCharType="separate"/>
        </w:r>
        <w:r w:rsidR="002B48EA">
          <w:rPr>
            <w:noProof/>
            <w:webHidden/>
          </w:rPr>
          <w:t>29</w:t>
        </w:r>
        <w:r w:rsidR="002B48EA">
          <w:rPr>
            <w:noProof/>
            <w:webHidden/>
          </w:rPr>
          <w:fldChar w:fldCharType="end"/>
        </w:r>
      </w:hyperlink>
    </w:p>
    <w:p w14:paraId="0BFAE84D" w14:textId="0BE74F51"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98" w:history="1">
        <w:r w:rsidR="002B48EA" w:rsidRPr="007D3FD8">
          <w:rPr>
            <w:rStyle w:val="Hyperlink"/>
            <w:noProof/>
          </w:rPr>
          <w:t>7.4  Final Payment</w:t>
        </w:r>
        <w:r w:rsidR="002B48EA">
          <w:rPr>
            <w:noProof/>
            <w:webHidden/>
          </w:rPr>
          <w:tab/>
        </w:r>
        <w:r w:rsidR="002B48EA">
          <w:rPr>
            <w:noProof/>
            <w:webHidden/>
          </w:rPr>
          <w:fldChar w:fldCharType="begin"/>
        </w:r>
        <w:r w:rsidR="002B48EA">
          <w:rPr>
            <w:noProof/>
            <w:webHidden/>
          </w:rPr>
          <w:instrText xml:space="preserve"> PAGEREF _Toc224520798 \h </w:instrText>
        </w:r>
        <w:r w:rsidR="002B48EA">
          <w:rPr>
            <w:noProof/>
            <w:webHidden/>
          </w:rPr>
        </w:r>
        <w:r w:rsidR="002B48EA">
          <w:rPr>
            <w:noProof/>
            <w:webHidden/>
          </w:rPr>
          <w:fldChar w:fldCharType="separate"/>
        </w:r>
        <w:r w:rsidR="002B48EA">
          <w:rPr>
            <w:noProof/>
            <w:webHidden/>
          </w:rPr>
          <w:t>29</w:t>
        </w:r>
        <w:r w:rsidR="002B48EA">
          <w:rPr>
            <w:noProof/>
            <w:webHidden/>
          </w:rPr>
          <w:fldChar w:fldCharType="end"/>
        </w:r>
      </w:hyperlink>
    </w:p>
    <w:p w14:paraId="33AE7E1B" w14:textId="324AF032"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799" w:history="1">
        <w:r w:rsidR="002B48EA" w:rsidRPr="007D3FD8">
          <w:rPr>
            <w:rStyle w:val="Hyperlink"/>
            <w:noProof/>
          </w:rPr>
          <w:t>7.5  Payments Withheld</w:t>
        </w:r>
        <w:r w:rsidR="002B48EA">
          <w:rPr>
            <w:noProof/>
            <w:webHidden/>
          </w:rPr>
          <w:tab/>
        </w:r>
        <w:r w:rsidR="002B48EA">
          <w:rPr>
            <w:noProof/>
            <w:webHidden/>
          </w:rPr>
          <w:fldChar w:fldCharType="begin"/>
        </w:r>
        <w:r w:rsidR="002B48EA">
          <w:rPr>
            <w:noProof/>
            <w:webHidden/>
          </w:rPr>
          <w:instrText xml:space="preserve"> PAGEREF _Toc224520799 \h </w:instrText>
        </w:r>
        <w:r w:rsidR="002B48EA">
          <w:rPr>
            <w:noProof/>
            <w:webHidden/>
          </w:rPr>
        </w:r>
        <w:r w:rsidR="002B48EA">
          <w:rPr>
            <w:noProof/>
            <w:webHidden/>
          </w:rPr>
          <w:fldChar w:fldCharType="separate"/>
        </w:r>
        <w:r w:rsidR="002B48EA">
          <w:rPr>
            <w:noProof/>
            <w:webHidden/>
          </w:rPr>
          <w:t>29</w:t>
        </w:r>
        <w:r w:rsidR="002B48EA">
          <w:rPr>
            <w:noProof/>
            <w:webHidden/>
          </w:rPr>
          <w:fldChar w:fldCharType="end"/>
        </w:r>
      </w:hyperlink>
    </w:p>
    <w:p w14:paraId="4828AB1F" w14:textId="52B60C01"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00" w:history="1">
        <w:r w:rsidR="002B48EA" w:rsidRPr="007D3FD8">
          <w:rPr>
            <w:rStyle w:val="Hyperlink"/>
            <w:noProof/>
          </w:rPr>
          <w:t>7.6  Payment Not Acceptance</w:t>
        </w:r>
        <w:r w:rsidR="002B48EA">
          <w:rPr>
            <w:noProof/>
            <w:webHidden/>
          </w:rPr>
          <w:tab/>
        </w:r>
        <w:r w:rsidR="002B48EA">
          <w:rPr>
            <w:noProof/>
            <w:webHidden/>
          </w:rPr>
          <w:fldChar w:fldCharType="begin"/>
        </w:r>
        <w:r w:rsidR="002B48EA">
          <w:rPr>
            <w:noProof/>
            <w:webHidden/>
          </w:rPr>
          <w:instrText xml:space="preserve"> PAGEREF _Toc224520800 \h </w:instrText>
        </w:r>
        <w:r w:rsidR="002B48EA">
          <w:rPr>
            <w:noProof/>
            <w:webHidden/>
          </w:rPr>
        </w:r>
        <w:r w:rsidR="002B48EA">
          <w:rPr>
            <w:noProof/>
            <w:webHidden/>
          </w:rPr>
          <w:fldChar w:fldCharType="separate"/>
        </w:r>
        <w:r w:rsidR="002B48EA">
          <w:rPr>
            <w:noProof/>
            <w:webHidden/>
          </w:rPr>
          <w:t>30</w:t>
        </w:r>
        <w:r w:rsidR="002B48EA">
          <w:rPr>
            <w:noProof/>
            <w:webHidden/>
          </w:rPr>
          <w:fldChar w:fldCharType="end"/>
        </w:r>
      </w:hyperlink>
    </w:p>
    <w:p w14:paraId="5B39B1E1" w14:textId="2B8A26A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01" w:history="1">
        <w:r w:rsidR="002B48EA" w:rsidRPr="007D3FD8">
          <w:rPr>
            <w:rStyle w:val="Hyperlink"/>
            <w:noProof/>
          </w:rPr>
          <w:t>7.7  Offset</w:t>
        </w:r>
        <w:r w:rsidR="002B48EA">
          <w:rPr>
            <w:noProof/>
            <w:webHidden/>
          </w:rPr>
          <w:tab/>
        </w:r>
        <w:r w:rsidR="002B48EA">
          <w:rPr>
            <w:noProof/>
            <w:webHidden/>
          </w:rPr>
          <w:fldChar w:fldCharType="begin"/>
        </w:r>
        <w:r w:rsidR="002B48EA">
          <w:rPr>
            <w:noProof/>
            <w:webHidden/>
          </w:rPr>
          <w:instrText xml:space="preserve"> PAGEREF _Toc224520801 \h </w:instrText>
        </w:r>
        <w:r w:rsidR="002B48EA">
          <w:rPr>
            <w:noProof/>
            <w:webHidden/>
          </w:rPr>
        </w:r>
        <w:r w:rsidR="002B48EA">
          <w:rPr>
            <w:noProof/>
            <w:webHidden/>
          </w:rPr>
          <w:fldChar w:fldCharType="separate"/>
        </w:r>
        <w:r w:rsidR="002B48EA">
          <w:rPr>
            <w:noProof/>
            <w:webHidden/>
          </w:rPr>
          <w:t>30</w:t>
        </w:r>
        <w:r w:rsidR="002B48EA">
          <w:rPr>
            <w:noProof/>
            <w:webHidden/>
          </w:rPr>
          <w:fldChar w:fldCharType="end"/>
        </w:r>
      </w:hyperlink>
    </w:p>
    <w:p w14:paraId="4F69FAF9" w14:textId="4600BDBE"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802" w:history="1">
        <w:r w:rsidR="002B48EA" w:rsidRPr="007D3FD8">
          <w:rPr>
            <w:rStyle w:val="Hyperlink"/>
            <w:noProof/>
          </w:rPr>
          <w:t>8. TITLE AND RISK OF LOSS</w:t>
        </w:r>
        <w:r w:rsidR="002B48EA">
          <w:rPr>
            <w:noProof/>
            <w:webHidden/>
          </w:rPr>
          <w:tab/>
        </w:r>
        <w:r w:rsidR="002B48EA">
          <w:rPr>
            <w:noProof/>
            <w:webHidden/>
          </w:rPr>
          <w:fldChar w:fldCharType="begin"/>
        </w:r>
        <w:r w:rsidR="002B48EA">
          <w:rPr>
            <w:noProof/>
            <w:webHidden/>
          </w:rPr>
          <w:instrText xml:space="preserve"> PAGEREF _Toc224520802 \h </w:instrText>
        </w:r>
        <w:r w:rsidR="002B48EA">
          <w:rPr>
            <w:noProof/>
            <w:webHidden/>
          </w:rPr>
        </w:r>
        <w:r w:rsidR="002B48EA">
          <w:rPr>
            <w:noProof/>
            <w:webHidden/>
          </w:rPr>
          <w:fldChar w:fldCharType="separate"/>
        </w:r>
        <w:r w:rsidR="002B48EA">
          <w:rPr>
            <w:noProof/>
            <w:webHidden/>
          </w:rPr>
          <w:t>31</w:t>
        </w:r>
        <w:r w:rsidR="002B48EA">
          <w:rPr>
            <w:noProof/>
            <w:webHidden/>
          </w:rPr>
          <w:fldChar w:fldCharType="end"/>
        </w:r>
      </w:hyperlink>
    </w:p>
    <w:p w14:paraId="2FCE146D" w14:textId="1E12FAA3"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03" w:history="1">
        <w:r w:rsidR="002B48EA" w:rsidRPr="007D3FD8">
          <w:rPr>
            <w:rStyle w:val="Hyperlink"/>
            <w:noProof/>
          </w:rPr>
          <w:t>8.1  Passing of Title</w:t>
        </w:r>
        <w:r w:rsidR="002B48EA">
          <w:rPr>
            <w:noProof/>
            <w:webHidden/>
          </w:rPr>
          <w:tab/>
        </w:r>
        <w:r w:rsidR="002B48EA">
          <w:rPr>
            <w:noProof/>
            <w:webHidden/>
          </w:rPr>
          <w:fldChar w:fldCharType="begin"/>
        </w:r>
        <w:r w:rsidR="002B48EA">
          <w:rPr>
            <w:noProof/>
            <w:webHidden/>
          </w:rPr>
          <w:instrText xml:space="preserve"> PAGEREF _Toc224520803 \h </w:instrText>
        </w:r>
        <w:r w:rsidR="002B48EA">
          <w:rPr>
            <w:noProof/>
            <w:webHidden/>
          </w:rPr>
        </w:r>
        <w:r w:rsidR="002B48EA">
          <w:rPr>
            <w:noProof/>
            <w:webHidden/>
          </w:rPr>
          <w:fldChar w:fldCharType="separate"/>
        </w:r>
        <w:r w:rsidR="002B48EA">
          <w:rPr>
            <w:noProof/>
            <w:webHidden/>
          </w:rPr>
          <w:t>31</w:t>
        </w:r>
        <w:r w:rsidR="002B48EA">
          <w:rPr>
            <w:noProof/>
            <w:webHidden/>
          </w:rPr>
          <w:fldChar w:fldCharType="end"/>
        </w:r>
      </w:hyperlink>
    </w:p>
    <w:p w14:paraId="0FF257A4" w14:textId="1FB9C387"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04" w:history="1">
        <w:r w:rsidR="002B48EA" w:rsidRPr="007D3FD8">
          <w:rPr>
            <w:rStyle w:val="Hyperlink"/>
            <w:noProof/>
          </w:rPr>
          <w:t>8.2  Risk of Loss</w:t>
        </w:r>
        <w:r w:rsidR="002B48EA">
          <w:rPr>
            <w:noProof/>
            <w:webHidden/>
          </w:rPr>
          <w:tab/>
        </w:r>
        <w:r w:rsidR="002B48EA">
          <w:rPr>
            <w:noProof/>
            <w:webHidden/>
          </w:rPr>
          <w:fldChar w:fldCharType="begin"/>
        </w:r>
        <w:r w:rsidR="002B48EA">
          <w:rPr>
            <w:noProof/>
            <w:webHidden/>
          </w:rPr>
          <w:instrText xml:space="preserve"> PAGEREF _Toc224520804 \h </w:instrText>
        </w:r>
        <w:r w:rsidR="002B48EA">
          <w:rPr>
            <w:noProof/>
            <w:webHidden/>
          </w:rPr>
        </w:r>
        <w:r w:rsidR="002B48EA">
          <w:rPr>
            <w:noProof/>
            <w:webHidden/>
          </w:rPr>
          <w:fldChar w:fldCharType="separate"/>
        </w:r>
        <w:r w:rsidR="002B48EA">
          <w:rPr>
            <w:noProof/>
            <w:webHidden/>
          </w:rPr>
          <w:t>31</w:t>
        </w:r>
        <w:r w:rsidR="002B48EA">
          <w:rPr>
            <w:noProof/>
            <w:webHidden/>
          </w:rPr>
          <w:fldChar w:fldCharType="end"/>
        </w:r>
      </w:hyperlink>
    </w:p>
    <w:p w14:paraId="5F18F156" w14:textId="65D47E9F"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805" w:history="1">
        <w:r w:rsidR="002B48EA" w:rsidRPr="007D3FD8">
          <w:rPr>
            <w:rStyle w:val="Hyperlink"/>
            <w:noProof/>
          </w:rPr>
          <w:t>9. INSURANCE, PERFORMANCE SECURITY AND PARENT GUARANTEE</w:t>
        </w:r>
        <w:r w:rsidR="002B48EA">
          <w:rPr>
            <w:noProof/>
            <w:webHidden/>
          </w:rPr>
          <w:tab/>
        </w:r>
        <w:r w:rsidR="002B48EA">
          <w:rPr>
            <w:noProof/>
            <w:webHidden/>
          </w:rPr>
          <w:fldChar w:fldCharType="begin"/>
        </w:r>
        <w:r w:rsidR="002B48EA">
          <w:rPr>
            <w:noProof/>
            <w:webHidden/>
          </w:rPr>
          <w:instrText xml:space="preserve"> PAGEREF _Toc224520805 \h </w:instrText>
        </w:r>
        <w:r w:rsidR="002B48EA">
          <w:rPr>
            <w:noProof/>
            <w:webHidden/>
          </w:rPr>
        </w:r>
        <w:r w:rsidR="002B48EA">
          <w:rPr>
            <w:noProof/>
            <w:webHidden/>
          </w:rPr>
          <w:fldChar w:fldCharType="separate"/>
        </w:r>
        <w:r w:rsidR="002B48EA">
          <w:rPr>
            <w:noProof/>
            <w:webHidden/>
          </w:rPr>
          <w:t>32</w:t>
        </w:r>
        <w:r w:rsidR="002B48EA">
          <w:rPr>
            <w:noProof/>
            <w:webHidden/>
          </w:rPr>
          <w:fldChar w:fldCharType="end"/>
        </w:r>
      </w:hyperlink>
    </w:p>
    <w:p w14:paraId="5AEF6A60" w14:textId="443A7BF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06" w:history="1">
        <w:r w:rsidR="002B48EA" w:rsidRPr="007D3FD8">
          <w:rPr>
            <w:rStyle w:val="Hyperlink"/>
            <w:noProof/>
          </w:rPr>
          <w:t>9.1  Contractor’s Insurance</w:t>
        </w:r>
        <w:r w:rsidR="002B48EA">
          <w:rPr>
            <w:noProof/>
            <w:webHidden/>
          </w:rPr>
          <w:tab/>
        </w:r>
        <w:r w:rsidR="002B48EA">
          <w:rPr>
            <w:noProof/>
            <w:webHidden/>
          </w:rPr>
          <w:fldChar w:fldCharType="begin"/>
        </w:r>
        <w:r w:rsidR="002B48EA">
          <w:rPr>
            <w:noProof/>
            <w:webHidden/>
          </w:rPr>
          <w:instrText xml:space="preserve"> PAGEREF _Toc224520806 \h </w:instrText>
        </w:r>
        <w:r w:rsidR="002B48EA">
          <w:rPr>
            <w:noProof/>
            <w:webHidden/>
          </w:rPr>
        </w:r>
        <w:r w:rsidR="002B48EA">
          <w:rPr>
            <w:noProof/>
            <w:webHidden/>
          </w:rPr>
          <w:fldChar w:fldCharType="separate"/>
        </w:r>
        <w:r w:rsidR="002B48EA">
          <w:rPr>
            <w:noProof/>
            <w:webHidden/>
          </w:rPr>
          <w:t>32</w:t>
        </w:r>
        <w:r w:rsidR="002B48EA">
          <w:rPr>
            <w:noProof/>
            <w:webHidden/>
          </w:rPr>
          <w:fldChar w:fldCharType="end"/>
        </w:r>
      </w:hyperlink>
    </w:p>
    <w:p w14:paraId="2DD0C190" w14:textId="0CB599DA"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07" w:history="1">
        <w:r w:rsidR="002B48EA" w:rsidRPr="007D3FD8">
          <w:rPr>
            <w:rStyle w:val="Hyperlink"/>
            <w:noProof/>
          </w:rPr>
          <w:t>9.2  Performance Security — General</w:t>
        </w:r>
        <w:r w:rsidR="002B48EA">
          <w:rPr>
            <w:noProof/>
            <w:webHidden/>
          </w:rPr>
          <w:tab/>
        </w:r>
        <w:r w:rsidR="002B48EA">
          <w:rPr>
            <w:noProof/>
            <w:webHidden/>
          </w:rPr>
          <w:fldChar w:fldCharType="begin"/>
        </w:r>
        <w:r w:rsidR="002B48EA">
          <w:rPr>
            <w:noProof/>
            <w:webHidden/>
          </w:rPr>
          <w:instrText xml:space="preserve"> PAGEREF _Toc224520807 \h </w:instrText>
        </w:r>
        <w:r w:rsidR="002B48EA">
          <w:rPr>
            <w:noProof/>
            <w:webHidden/>
          </w:rPr>
        </w:r>
        <w:r w:rsidR="002B48EA">
          <w:rPr>
            <w:noProof/>
            <w:webHidden/>
          </w:rPr>
          <w:fldChar w:fldCharType="separate"/>
        </w:r>
        <w:r w:rsidR="002B48EA">
          <w:rPr>
            <w:noProof/>
            <w:webHidden/>
          </w:rPr>
          <w:t>32</w:t>
        </w:r>
        <w:r w:rsidR="002B48EA">
          <w:rPr>
            <w:noProof/>
            <w:webHidden/>
          </w:rPr>
          <w:fldChar w:fldCharType="end"/>
        </w:r>
      </w:hyperlink>
    </w:p>
    <w:p w14:paraId="3C9E7F3D" w14:textId="6ACC5765"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08" w:history="1">
        <w:r w:rsidR="002B48EA" w:rsidRPr="007D3FD8">
          <w:rPr>
            <w:rStyle w:val="Hyperlink"/>
            <w:noProof/>
          </w:rPr>
          <w:t>9.3  Advance Payment Guarantee</w:t>
        </w:r>
        <w:r w:rsidR="002B48EA">
          <w:rPr>
            <w:noProof/>
            <w:webHidden/>
          </w:rPr>
          <w:tab/>
        </w:r>
        <w:r w:rsidR="002B48EA">
          <w:rPr>
            <w:noProof/>
            <w:webHidden/>
          </w:rPr>
          <w:fldChar w:fldCharType="begin"/>
        </w:r>
        <w:r w:rsidR="002B48EA">
          <w:rPr>
            <w:noProof/>
            <w:webHidden/>
          </w:rPr>
          <w:instrText xml:space="preserve"> PAGEREF _Toc224520808 \h </w:instrText>
        </w:r>
        <w:r w:rsidR="002B48EA">
          <w:rPr>
            <w:noProof/>
            <w:webHidden/>
          </w:rPr>
        </w:r>
        <w:r w:rsidR="002B48EA">
          <w:rPr>
            <w:noProof/>
            <w:webHidden/>
          </w:rPr>
          <w:fldChar w:fldCharType="separate"/>
        </w:r>
        <w:r w:rsidR="002B48EA">
          <w:rPr>
            <w:noProof/>
            <w:webHidden/>
          </w:rPr>
          <w:t>33</w:t>
        </w:r>
        <w:r w:rsidR="002B48EA">
          <w:rPr>
            <w:noProof/>
            <w:webHidden/>
          </w:rPr>
          <w:fldChar w:fldCharType="end"/>
        </w:r>
      </w:hyperlink>
    </w:p>
    <w:p w14:paraId="27841D68" w14:textId="3E7E2A33" w:rsidR="002B48EA" w:rsidRDefault="00356BBC">
      <w:pPr>
        <w:pStyle w:val="TOC3"/>
        <w:tabs>
          <w:tab w:val="right" w:leader="dot" w:pos="9350"/>
        </w:tabs>
        <w:rPr>
          <w:rFonts w:asciiTheme="minorHAnsi" w:eastAsiaTheme="minorEastAsia" w:hAnsiTheme="minorHAnsi" w:cstheme="minorBidi"/>
          <w:noProof/>
          <w:kern w:val="2"/>
          <w14:ligatures w14:val="standardContextual"/>
        </w:rPr>
      </w:pPr>
      <w:hyperlink w:anchor="_Toc224520809" w:history="1">
        <w:r w:rsidR="002B48EA" w:rsidRPr="007D3FD8">
          <w:rPr>
            <w:rStyle w:val="Hyperlink"/>
            <w:noProof/>
          </w:rPr>
          <w:t>9.3.1  Issuance and Amount</w:t>
        </w:r>
        <w:r w:rsidR="002B48EA">
          <w:rPr>
            <w:noProof/>
            <w:webHidden/>
          </w:rPr>
          <w:tab/>
        </w:r>
        <w:r w:rsidR="002B48EA">
          <w:rPr>
            <w:noProof/>
            <w:webHidden/>
          </w:rPr>
          <w:fldChar w:fldCharType="begin"/>
        </w:r>
        <w:r w:rsidR="002B48EA">
          <w:rPr>
            <w:noProof/>
            <w:webHidden/>
          </w:rPr>
          <w:instrText xml:space="preserve"> PAGEREF _Toc224520809 \h </w:instrText>
        </w:r>
        <w:r w:rsidR="002B48EA">
          <w:rPr>
            <w:noProof/>
            <w:webHidden/>
          </w:rPr>
        </w:r>
        <w:r w:rsidR="002B48EA">
          <w:rPr>
            <w:noProof/>
            <w:webHidden/>
          </w:rPr>
          <w:fldChar w:fldCharType="separate"/>
        </w:r>
        <w:r w:rsidR="002B48EA">
          <w:rPr>
            <w:noProof/>
            <w:webHidden/>
          </w:rPr>
          <w:t>33</w:t>
        </w:r>
        <w:r w:rsidR="002B48EA">
          <w:rPr>
            <w:noProof/>
            <w:webHidden/>
          </w:rPr>
          <w:fldChar w:fldCharType="end"/>
        </w:r>
      </w:hyperlink>
    </w:p>
    <w:p w14:paraId="1268D4E2" w14:textId="0A14F385" w:rsidR="002B48EA" w:rsidRDefault="00356BBC">
      <w:pPr>
        <w:pStyle w:val="TOC3"/>
        <w:tabs>
          <w:tab w:val="right" w:leader="dot" w:pos="9350"/>
        </w:tabs>
        <w:rPr>
          <w:rFonts w:asciiTheme="minorHAnsi" w:eastAsiaTheme="minorEastAsia" w:hAnsiTheme="minorHAnsi" w:cstheme="minorBidi"/>
          <w:noProof/>
          <w:kern w:val="2"/>
          <w14:ligatures w14:val="standardContextual"/>
        </w:rPr>
      </w:pPr>
      <w:hyperlink w:anchor="_Toc224520810" w:history="1">
        <w:r w:rsidR="002B48EA" w:rsidRPr="007D3FD8">
          <w:rPr>
            <w:rStyle w:val="Hyperlink"/>
            <w:noProof/>
          </w:rPr>
          <w:t>9.3.2  Progressive Reduction</w:t>
        </w:r>
        <w:r w:rsidR="002B48EA">
          <w:rPr>
            <w:noProof/>
            <w:webHidden/>
          </w:rPr>
          <w:tab/>
        </w:r>
        <w:r w:rsidR="002B48EA">
          <w:rPr>
            <w:noProof/>
            <w:webHidden/>
          </w:rPr>
          <w:fldChar w:fldCharType="begin"/>
        </w:r>
        <w:r w:rsidR="002B48EA">
          <w:rPr>
            <w:noProof/>
            <w:webHidden/>
          </w:rPr>
          <w:instrText xml:space="preserve"> PAGEREF _Toc224520810 \h </w:instrText>
        </w:r>
        <w:r w:rsidR="002B48EA">
          <w:rPr>
            <w:noProof/>
            <w:webHidden/>
          </w:rPr>
        </w:r>
        <w:r w:rsidR="002B48EA">
          <w:rPr>
            <w:noProof/>
            <w:webHidden/>
          </w:rPr>
          <w:fldChar w:fldCharType="separate"/>
        </w:r>
        <w:r w:rsidR="002B48EA">
          <w:rPr>
            <w:noProof/>
            <w:webHidden/>
          </w:rPr>
          <w:t>33</w:t>
        </w:r>
        <w:r w:rsidR="002B48EA">
          <w:rPr>
            <w:noProof/>
            <w:webHidden/>
          </w:rPr>
          <w:fldChar w:fldCharType="end"/>
        </w:r>
      </w:hyperlink>
    </w:p>
    <w:p w14:paraId="5ABB9B1F" w14:textId="7D7A9D44" w:rsidR="002B48EA" w:rsidRDefault="00356BBC">
      <w:pPr>
        <w:pStyle w:val="TOC3"/>
        <w:tabs>
          <w:tab w:val="right" w:leader="dot" w:pos="9350"/>
        </w:tabs>
        <w:rPr>
          <w:rFonts w:asciiTheme="minorHAnsi" w:eastAsiaTheme="minorEastAsia" w:hAnsiTheme="minorHAnsi" w:cstheme="minorBidi"/>
          <w:noProof/>
          <w:kern w:val="2"/>
          <w14:ligatures w14:val="standardContextual"/>
        </w:rPr>
      </w:pPr>
      <w:hyperlink w:anchor="_Toc224520811" w:history="1">
        <w:r w:rsidR="002B48EA" w:rsidRPr="007D3FD8">
          <w:rPr>
            <w:rStyle w:val="Hyperlink"/>
            <w:noProof/>
          </w:rPr>
          <w:t>9.3.3  Expiry</w:t>
        </w:r>
        <w:r w:rsidR="002B48EA">
          <w:rPr>
            <w:noProof/>
            <w:webHidden/>
          </w:rPr>
          <w:tab/>
        </w:r>
        <w:r w:rsidR="002B48EA">
          <w:rPr>
            <w:noProof/>
            <w:webHidden/>
          </w:rPr>
          <w:fldChar w:fldCharType="begin"/>
        </w:r>
        <w:r w:rsidR="002B48EA">
          <w:rPr>
            <w:noProof/>
            <w:webHidden/>
          </w:rPr>
          <w:instrText xml:space="preserve"> PAGEREF _Toc224520811 \h </w:instrText>
        </w:r>
        <w:r w:rsidR="002B48EA">
          <w:rPr>
            <w:noProof/>
            <w:webHidden/>
          </w:rPr>
        </w:r>
        <w:r w:rsidR="002B48EA">
          <w:rPr>
            <w:noProof/>
            <w:webHidden/>
          </w:rPr>
          <w:fldChar w:fldCharType="separate"/>
        </w:r>
        <w:r w:rsidR="002B48EA">
          <w:rPr>
            <w:noProof/>
            <w:webHidden/>
          </w:rPr>
          <w:t>33</w:t>
        </w:r>
        <w:r w:rsidR="002B48EA">
          <w:rPr>
            <w:noProof/>
            <w:webHidden/>
          </w:rPr>
          <w:fldChar w:fldCharType="end"/>
        </w:r>
      </w:hyperlink>
    </w:p>
    <w:p w14:paraId="6A3AD6DD" w14:textId="132F1C58" w:rsidR="002B48EA" w:rsidRDefault="00356BBC">
      <w:pPr>
        <w:pStyle w:val="TOC3"/>
        <w:tabs>
          <w:tab w:val="right" w:leader="dot" w:pos="9350"/>
        </w:tabs>
        <w:rPr>
          <w:rFonts w:asciiTheme="minorHAnsi" w:eastAsiaTheme="minorEastAsia" w:hAnsiTheme="minorHAnsi" w:cstheme="minorBidi"/>
          <w:noProof/>
          <w:kern w:val="2"/>
          <w14:ligatures w14:val="standardContextual"/>
        </w:rPr>
      </w:pPr>
      <w:hyperlink w:anchor="_Toc224520812" w:history="1">
        <w:r w:rsidR="002B48EA" w:rsidRPr="007D3FD8">
          <w:rPr>
            <w:rStyle w:val="Hyperlink"/>
            <w:noProof/>
          </w:rPr>
          <w:t>9.3.4  Owner’s Right to Draw</w:t>
        </w:r>
        <w:r w:rsidR="002B48EA">
          <w:rPr>
            <w:noProof/>
            <w:webHidden/>
          </w:rPr>
          <w:tab/>
        </w:r>
        <w:r w:rsidR="002B48EA">
          <w:rPr>
            <w:noProof/>
            <w:webHidden/>
          </w:rPr>
          <w:fldChar w:fldCharType="begin"/>
        </w:r>
        <w:r w:rsidR="002B48EA">
          <w:rPr>
            <w:noProof/>
            <w:webHidden/>
          </w:rPr>
          <w:instrText xml:space="preserve"> PAGEREF _Toc224520812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6E51DDFC" w14:textId="0603040C"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13" w:history="1">
        <w:r w:rsidR="002B48EA" w:rsidRPr="007D3FD8">
          <w:rPr>
            <w:rStyle w:val="Hyperlink"/>
            <w:noProof/>
          </w:rPr>
          <w:t>9.4  Performance Bond</w:t>
        </w:r>
        <w:r w:rsidR="002B48EA">
          <w:rPr>
            <w:noProof/>
            <w:webHidden/>
          </w:rPr>
          <w:tab/>
        </w:r>
        <w:r w:rsidR="002B48EA">
          <w:rPr>
            <w:noProof/>
            <w:webHidden/>
          </w:rPr>
          <w:fldChar w:fldCharType="begin"/>
        </w:r>
        <w:r w:rsidR="002B48EA">
          <w:rPr>
            <w:noProof/>
            <w:webHidden/>
          </w:rPr>
          <w:instrText xml:space="preserve"> PAGEREF _Toc224520813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55BDF67F" w14:textId="061B7938" w:rsidR="002B48EA" w:rsidRDefault="00356BBC">
      <w:pPr>
        <w:pStyle w:val="TOC3"/>
        <w:tabs>
          <w:tab w:val="right" w:leader="dot" w:pos="9350"/>
        </w:tabs>
        <w:rPr>
          <w:rFonts w:asciiTheme="minorHAnsi" w:eastAsiaTheme="minorEastAsia" w:hAnsiTheme="minorHAnsi" w:cstheme="minorBidi"/>
          <w:noProof/>
          <w:kern w:val="2"/>
          <w14:ligatures w14:val="standardContextual"/>
        </w:rPr>
      </w:pPr>
      <w:hyperlink w:anchor="_Toc224520814" w:history="1">
        <w:r w:rsidR="002B48EA" w:rsidRPr="007D3FD8">
          <w:rPr>
            <w:rStyle w:val="Hyperlink"/>
            <w:noProof/>
          </w:rPr>
          <w:t>9.4.1  Issuance and Amount</w:t>
        </w:r>
        <w:r w:rsidR="002B48EA">
          <w:rPr>
            <w:noProof/>
            <w:webHidden/>
          </w:rPr>
          <w:tab/>
        </w:r>
        <w:r w:rsidR="002B48EA">
          <w:rPr>
            <w:noProof/>
            <w:webHidden/>
          </w:rPr>
          <w:fldChar w:fldCharType="begin"/>
        </w:r>
        <w:r w:rsidR="002B48EA">
          <w:rPr>
            <w:noProof/>
            <w:webHidden/>
          </w:rPr>
          <w:instrText xml:space="preserve"> PAGEREF _Toc224520814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73A639D4" w14:textId="6C6ED9BF" w:rsidR="002B48EA" w:rsidRDefault="00356BBC">
      <w:pPr>
        <w:pStyle w:val="TOC3"/>
        <w:tabs>
          <w:tab w:val="right" w:leader="dot" w:pos="9350"/>
        </w:tabs>
        <w:rPr>
          <w:rFonts w:asciiTheme="minorHAnsi" w:eastAsiaTheme="minorEastAsia" w:hAnsiTheme="minorHAnsi" w:cstheme="minorBidi"/>
          <w:noProof/>
          <w:kern w:val="2"/>
          <w14:ligatures w14:val="standardContextual"/>
        </w:rPr>
      </w:pPr>
      <w:hyperlink w:anchor="_Toc224520815" w:history="1">
        <w:r w:rsidR="002B48EA" w:rsidRPr="007D3FD8">
          <w:rPr>
            <w:rStyle w:val="Hyperlink"/>
            <w:noProof/>
          </w:rPr>
          <w:t>9.4.2  Validity Period</w:t>
        </w:r>
        <w:r w:rsidR="002B48EA">
          <w:rPr>
            <w:noProof/>
            <w:webHidden/>
          </w:rPr>
          <w:tab/>
        </w:r>
        <w:r w:rsidR="002B48EA">
          <w:rPr>
            <w:noProof/>
            <w:webHidden/>
          </w:rPr>
          <w:fldChar w:fldCharType="begin"/>
        </w:r>
        <w:r w:rsidR="002B48EA">
          <w:rPr>
            <w:noProof/>
            <w:webHidden/>
          </w:rPr>
          <w:instrText xml:space="preserve"> PAGEREF _Toc224520815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4B057619" w14:textId="03C99CAF" w:rsidR="002B48EA" w:rsidRDefault="00356BBC">
      <w:pPr>
        <w:pStyle w:val="TOC3"/>
        <w:tabs>
          <w:tab w:val="right" w:leader="dot" w:pos="9350"/>
        </w:tabs>
        <w:rPr>
          <w:rFonts w:asciiTheme="minorHAnsi" w:eastAsiaTheme="minorEastAsia" w:hAnsiTheme="minorHAnsi" w:cstheme="minorBidi"/>
          <w:noProof/>
          <w:kern w:val="2"/>
          <w14:ligatures w14:val="standardContextual"/>
        </w:rPr>
      </w:pPr>
      <w:hyperlink w:anchor="_Toc224520816" w:history="1">
        <w:r w:rsidR="002B48EA" w:rsidRPr="007D3FD8">
          <w:rPr>
            <w:rStyle w:val="Hyperlink"/>
            <w:noProof/>
          </w:rPr>
          <w:t>9.4.3  Transition to Retention Bond</w:t>
        </w:r>
        <w:r w:rsidR="002B48EA">
          <w:rPr>
            <w:noProof/>
            <w:webHidden/>
          </w:rPr>
          <w:tab/>
        </w:r>
        <w:r w:rsidR="002B48EA">
          <w:rPr>
            <w:noProof/>
            <w:webHidden/>
          </w:rPr>
          <w:fldChar w:fldCharType="begin"/>
        </w:r>
        <w:r w:rsidR="002B48EA">
          <w:rPr>
            <w:noProof/>
            <w:webHidden/>
          </w:rPr>
          <w:instrText xml:space="preserve"> PAGEREF _Toc224520816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2B906F21" w14:textId="7300EE9A" w:rsidR="002B48EA" w:rsidRDefault="00356BBC">
      <w:pPr>
        <w:pStyle w:val="TOC3"/>
        <w:tabs>
          <w:tab w:val="right" w:leader="dot" w:pos="9350"/>
        </w:tabs>
        <w:rPr>
          <w:rFonts w:asciiTheme="minorHAnsi" w:eastAsiaTheme="minorEastAsia" w:hAnsiTheme="minorHAnsi" w:cstheme="minorBidi"/>
          <w:noProof/>
          <w:kern w:val="2"/>
          <w14:ligatures w14:val="standardContextual"/>
        </w:rPr>
      </w:pPr>
      <w:hyperlink w:anchor="_Toc224520817" w:history="1">
        <w:r w:rsidR="002B48EA" w:rsidRPr="007D3FD8">
          <w:rPr>
            <w:rStyle w:val="Hyperlink"/>
            <w:noProof/>
          </w:rPr>
          <w:t>9.4.4  Owner’s Right to Draw</w:t>
        </w:r>
        <w:r w:rsidR="002B48EA">
          <w:rPr>
            <w:noProof/>
            <w:webHidden/>
          </w:rPr>
          <w:tab/>
        </w:r>
        <w:r w:rsidR="002B48EA">
          <w:rPr>
            <w:noProof/>
            <w:webHidden/>
          </w:rPr>
          <w:fldChar w:fldCharType="begin"/>
        </w:r>
        <w:r w:rsidR="002B48EA">
          <w:rPr>
            <w:noProof/>
            <w:webHidden/>
          </w:rPr>
          <w:instrText xml:space="preserve"> PAGEREF _Toc224520817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5F041ADB" w14:textId="5D51FFAC"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18" w:history="1">
        <w:r w:rsidR="002B48EA" w:rsidRPr="007D3FD8">
          <w:rPr>
            <w:rStyle w:val="Hyperlink"/>
            <w:noProof/>
          </w:rPr>
          <w:t>9.5  Retention Bond</w:t>
        </w:r>
        <w:r w:rsidR="002B48EA">
          <w:rPr>
            <w:noProof/>
            <w:webHidden/>
          </w:rPr>
          <w:tab/>
        </w:r>
        <w:r w:rsidR="002B48EA">
          <w:rPr>
            <w:noProof/>
            <w:webHidden/>
          </w:rPr>
          <w:fldChar w:fldCharType="begin"/>
        </w:r>
        <w:r w:rsidR="002B48EA">
          <w:rPr>
            <w:noProof/>
            <w:webHidden/>
          </w:rPr>
          <w:instrText xml:space="preserve"> PAGEREF _Toc224520818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3B87238B" w14:textId="4884BF46" w:rsidR="002B48EA" w:rsidRDefault="00356BBC">
      <w:pPr>
        <w:pStyle w:val="TOC3"/>
        <w:tabs>
          <w:tab w:val="right" w:leader="dot" w:pos="9350"/>
        </w:tabs>
        <w:rPr>
          <w:rFonts w:asciiTheme="minorHAnsi" w:eastAsiaTheme="minorEastAsia" w:hAnsiTheme="minorHAnsi" w:cstheme="minorBidi"/>
          <w:noProof/>
          <w:kern w:val="2"/>
          <w14:ligatures w14:val="standardContextual"/>
        </w:rPr>
      </w:pPr>
      <w:hyperlink w:anchor="_Toc224520819" w:history="1">
        <w:r w:rsidR="002B48EA" w:rsidRPr="007D3FD8">
          <w:rPr>
            <w:rStyle w:val="Hyperlink"/>
            <w:noProof/>
          </w:rPr>
          <w:t>9.5.1  Issuance and Amount</w:t>
        </w:r>
        <w:r w:rsidR="002B48EA">
          <w:rPr>
            <w:noProof/>
            <w:webHidden/>
          </w:rPr>
          <w:tab/>
        </w:r>
        <w:r w:rsidR="002B48EA">
          <w:rPr>
            <w:noProof/>
            <w:webHidden/>
          </w:rPr>
          <w:fldChar w:fldCharType="begin"/>
        </w:r>
        <w:r w:rsidR="002B48EA">
          <w:rPr>
            <w:noProof/>
            <w:webHidden/>
          </w:rPr>
          <w:instrText xml:space="preserve"> PAGEREF _Toc224520819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4A6B591F" w14:textId="5CC9CE73" w:rsidR="002B48EA" w:rsidRDefault="00356BBC">
      <w:pPr>
        <w:pStyle w:val="TOC3"/>
        <w:tabs>
          <w:tab w:val="right" w:leader="dot" w:pos="9350"/>
        </w:tabs>
        <w:rPr>
          <w:rFonts w:asciiTheme="minorHAnsi" w:eastAsiaTheme="minorEastAsia" w:hAnsiTheme="minorHAnsi" w:cstheme="minorBidi"/>
          <w:noProof/>
          <w:kern w:val="2"/>
          <w14:ligatures w14:val="standardContextual"/>
        </w:rPr>
      </w:pPr>
      <w:hyperlink w:anchor="_Toc224520820" w:history="1">
        <w:r w:rsidR="002B48EA" w:rsidRPr="007D3FD8">
          <w:rPr>
            <w:rStyle w:val="Hyperlink"/>
            <w:noProof/>
          </w:rPr>
          <w:t>9.5.2  Retention Bond Delivery</w:t>
        </w:r>
        <w:r w:rsidR="002B48EA">
          <w:rPr>
            <w:noProof/>
            <w:webHidden/>
          </w:rPr>
          <w:tab/>
        </w:r>
        <w:r w:rsidR="002B48EA">
          <w:rPr>
            <w:noProof/>
            <w:webHidden/>
          </w:rPr>
          <w:fldChar w:fldCharType="begin"/>
        </w:r>
        <w:r w:rsidR="002B48EA">
          <w:rPr>
            <w:noProof/>
            <w:webHidden/>
          </w:rPr>
          <w:instrText xml:space="preserve"> PAGEREF _Toc224520820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1346DAFF" w14:textId="7A398A35" w:rsidR="002B48EA" w:rsidRDefault="00356BBC">
      <w:pPr>
        <w:pStyle w:val="TOC3"/>
        <w:tabs>
          <w:tab w:val="right" w:leader="dot" w:pos="9350"/>
        </w:tabs>
        <w:rPr>
          <w:rFonts w:asciiTheme="minorHAnsi" w:eastAsiaTheme="minorEastAsia" w:hAnsiTheme="minorHAnsi" w:cstheme="minorBidi"/>
          <w:noProof/>
          <w:kern w:val="2"/>
          <w14:ligatures w14:val="standardContextual"/>
        </w:rPr>
      </w:pPr>
      <w:hyperlink w:anchor="_Toc224520821" w:history="1">
        <w:r w:rsidR="002B48EA" w:rsidRPr="007D3FD8">
          <w:rPr>
            <w:rStyle w:val="Hyperlink"/>
            <w:noProof/>
          </w:rPr>
          <w:t>9.5.3  Validity Period</w:t>
        </w:r>
        <w:r w:rsidR="002B48EA">
          <w:rPr>
            <w:noProof/>
            <w:webHidden/>
          </w:rPr>
          <w:tab/>
        </w:r>
        <w:r w:rsidR="002B48EA">
          <w:rPr>
            <w:noProof/>
            <w:webHidden/>
          </w:rPr>
          <w:fldChar w:fldCharType="begin"/>
        </w:r>
        <w:r w:rsidR="002B48EA">
          <w:rPr>
            <w:noProof/>
            <w:webHidden/>
          </w:rPr>
          <w:instrText xml:space="preserve"> PAGEREF _Toc224520821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204C2F39" w14:textId="750DE6FE" w:rsidR="002B48EA" w:rsidRDefault="00356BBC">
      <w:pPr>
        <w:pStyle w:val="TOC3"/>
        <w:tabs>
          <w:tab w:val="right" w:leader="dot" w:pos="9350"/>
        </w:tabs>
        <w:rPr>
          <w:rFonts w:asciiTheme="minorHAnsi" w:eastAsiaTheme="minorEastAsia" w:hAnsiTheme="minorHAnsi" w:cstheme="minorBidi"/>
          <w:noProof/>
          <w:kern w:val="2"/>
          <w14:ligatures w14:val="standardContextual"/>
        </w:rPr>
      </w:pPr>
      <w:hyperlink w:anchor="_Toc224520822" w:history="1">
        <w:r w:rsidR="002B48EA" w:rsidRPr="007D3FD8">
          <w:rPr>
            <w:rStyle w:val="Hyperlink"/>
            <w:noProof/>
          </w:rPr>
          <w:t>9.5.4  Owner’s Right to Draw</w:t>
        </w:r>
        <w:r w:rsidR="002B48EA">
          <w:rPr>
            <w:noProof/>
            <w:webHidden/>
          </w:rPr>
          <w:tab/>
        </w:r>
        <w:r w:rsidR="002B48EA">
          <w:rPr>
            <w:noProof/>
            <w:webHidden/>
          </w:rPr>
          <w:fldChar w:fldCharType="begin"/>
        </w:r>
        <w:r w:rsidR="002B48EA">
          <w:rPr>
            <w:noProof/>
            <w:webHidden/>
          </w:rPr>
          <w:instrText xml:space="preserve"> PAGEREF _Toc224520822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25BC553B" w14:textId="54BDEBC3"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23" w:history="1">
        <w:r w:rsidR="002B48EA" w:rsidRPr="007D3FD8">
          <w:rPr>
            <w:rStyle w:val="Hyperlink"/>
            <w:noProof/>
          </w:rPr>
          <w:t>9.6  General Provisions Applicable to All Guarantees</w:t>
        </w:r>
        <w:r w:rsidR="002B48EA">
          <w:rPr>
            <w:noProof/>
            <w:webHidden/>
          </w:rPr>
          <w:tab/>
        </w:r>
        <w:r w:rsidR="002B48EA">
          <w:rPr>
            <w:noProof/>
            <w:webHidden/>
          </w:rPr>
          <w:fldChar w:fldCharType="begin"/>
        </w:r>
        <w:r w:rsidR="002B48EA">
          <w:rPr>
            <w:noProof/>
            <w:webHidden/>
          </w:rPr>
          <w:instrText xml:space="preserve"> PAGEREF _Toc224520823 \h </w:instrText>
        </w:r>
        <w:r w:rsidR="002B48EA">
          <w:rPr>
            <w:noProof/>
            <w:webHidden/>
          </w:rPr>
        </w:r>
        <w:r w:rsidR="002B48EA">
          <w:rPr>
            <w:noProof/>
            <w:webHidden/>
          </w:rPr>
          <w:fldChar w:fldCharType="separate"/>
        </w:r>
        <w:r w:rsidR="002B48EA">
          <w:rPr>
            <w:noProof/>
            <w:webHidden/>
          </w:rPr>
          <w:t>36</w:t>
        </w:r>
        <w:r w:rsidR="002B48EA">
          <w:rPr>
            <w:noProof/>
            <w:webHidden/>
          </w:rPr>
          <w:fldChar w:fldCharType="end"/>
        </w:r>
      </w:hyperlink>
    </w:p>
    <w:p w14:paraId="451E82C3" w14:textId="4B5C2188"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24" w:history="1">
        <w:r w:rsidR="002B48EA" w:rsidRPr="007D3FD8">
          <w:rPr>
            <w:rStyle w:val="Hyperlink"/>
            <w:noProof/>
          </w:rPr>
          <w:t>9.7  Owner’s Insurance</w:t>
        </w:r>
        <w:r w:rsidR="002B48EA">
          <w:rPr>
            <w:noProof/>
            <w:webHidden/>
          </w:rPr>
          <w:tab/>
        </w:r>
        <w:r w:rsidR="002B48EA">
          <w:rPr>
            <w:noProof/>
            <w:webHidden/>
          </w:rPr>
          <w:fldChar w:fldCharType="begin"/>
        </w:r>
        <w:r w:rsidR="002B48EA">
          <w:rPr>
            <w:noProof/>
            <w:webHidden/>
          </w:rPr>
          <w:instrText xml:space="preserve"> PAGEREF _Toc224520824 \h </w:instrText>
        </w:r>
        <w:r w:rsidR="002B48EA">
          <w:rPr>
            <w:noProof/>
            <w:webHidden/>
          </w:rPr>
        </w:r>
        <w:r w:rsidR="002B48EA">
          <w:rPr>
            <w:noProof/>
            <w:webHidden/>
          </w:rPr>
          <w:fldChar w:fldCharType="separate"/>
        </w:r>
        <w:r w:rsidR="002B48EA">
          <w:rPr>
            <w:noProof/>
            <w:webHidden/>
          </w:rPr>
          <w:t>36</w:t>
        </w:r>
        <w:r w:rsidR="002B48EA">
          <w:rPr>
            <w:noProof/>
            <w:webHidden/>
          </w:rPr>
          <w:fldChar w:fldCharType="end"/>
        </w:r>
      </w:hyperlink>
    </w:p>
    <w:p w14:paraId="3E8B53DF" w14:textId="33897B77"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825" w:history="1">
        <w:r w:rsidR="002B48EA" w:rsidRPr="007D3FD8">
          <w:rPr>
            <w:rStyle w:val="Hyperlink"/>
            <w:noProof/>
          </w:rPr>
          <w:t>10. OWNERSHIP OF DOCUMENTATION AND INTELLECTUAL PROPERTY</w:t>
        </w:r>
        <w:r w:rsidR="002B48EA">
          <w:rPr>
            <w:noProof/>
            <w:webHidden/>
          </w:rPr>
          <w:tab/>
        </w:r>
        <w:r w:rsidR="002B48EA">
          <w:rPr>
            <w:noProof/>
            <w:webHidden/>
          </w:rPr>
          <w:fldChar w:fldCharType="begin"/>
        </w:r>
        <w:r w:rsidR="002B48EA">
          <w:rPr>
            <w:noProof/>
            <w:webHidden/>
          </w:rPr>
          <w:instrText xml:space="preserve"> PAGEREF _Toc224520825 \h </w:instrText>
        </w:r>
        <w:r w:rsidR="002B48EA">
          <w:rPr>
            <w:noProof/>
            <w:webHidden/>
          </w:rPr>
        </w:r>
        <w:r w:rsidR="002B48EA">
          <w:rPr>
            <w:noProof/>
            <w:webHidden/>
          </w:rPr>
          <w:fldChar w:fldCharType="separate"/>
        </w:r>
        <w:r w:rsidR="002B48EA">
          <w:rPr>
            <w:noProof/>
            <w:webHidden/>
          </w:rPr>
          <w:t>37</w:t>
        </w:r>
        <w:r w:rsidR="002B48EA">
          <w:rPr>
            <w:noProof/>
            <w:webHidden/>
          </w:rPr>
          <w:fldChar w:fldCharType="end"/>
        </w:r>
      </w:hyperlink>
    </w:p>
    <w:p w14:paraId="021D7479" w14:textId="3D715B69"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26" w:history="1">
        <w:r w:rsidR="002B48EA" w:rsidRPr="007D3FD8">
          <w:rPr>
            <w:rStyle w:val="Hyperlink"/>
            <w:noProof/>
          </w:rPr>
          <w:t>10.1  Work Product</w:t>
        </w:r>
        <w:r w:rsidR="002B48EA">
          <w:rPr>
            <w:noProof/>
            <w:webHidden/>
          </w:rPr>
          <w:tab/>
        </w:r>
        <w:r w:rsidR="002B48EA">
          <w:rPr>
            <w:noProof/>
            <w:webHidden/>
          </w:rPr>
          <w:fldChar w:fldCharType="begin"/>
        </w:r>
        <w:r w:rsidR="002B48EA">
          <w:rPr>
            <w:noProof/>
            <w:webHidden/>
          </w:rPr>
          <w:instrText xml:space="preserve"> PAGEREF _Toc224520826 \h </w:instrText>
        </w:r>
        <w:r w:rsidR="002B48EA">
          <w:rPr>
            <w:noProof/>
            <w:webHidden/>
          </w:rPr>
        </w:r>
        <w:r w:rsidR="002B48EA">
          <w:rPr>
            <w:noProof/>
            <w:webHidden/>
          </w:rPr>
          <w:fldChar w:fldCharType="separate"/>
        </w:r>
        <w:r w:rsidR="002B48EA">
          <w:rPr>
            <w:noProof/>
            <w:webHidden/>
          </w:rPr>
          <w:t>37</w:t>
        </w:r>
        <w:r w:rsidR="002B48EA">
          <w:rPr>
            <w:noProof/>
            <w:webHidden/>
          </w:rPr>
          <w:fldChar w:fldCharType="end"/>
        </w:r>
      </w:hyperlink>
    </w:p>
    <w:p w14:paraId="3F09ECFF" w14:textId="077776FD"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27" w:history="1">
        <w:r w:rsidR="002B48EA" w:rsidRPr="007D3FD8">
          <w:rPr>
            <w:rStyle w:val="Hyperlink"/>
            <w:noProof/>
          </w:rPr>
          <w:t>10.2  Contractor’s Pre-Existing IP</w:t>
        </w:r>
        <w:r w:rsidR="002B48EA">
          <w:rPr>
            <w:noProof/>
            <w:webHidden/>
          </w:rPr>
          <w:tab/>
        </w:r>
        <w:r w:rsidR="002B48EA">
          <w:rPr>
            <w:noProof/>
            <w:webHidden/>
          </w:rPr>
          <w:fldChar w:fldCharType="begin"/>
        </w:r>
        <w:r w:rsidR="002B48EA">
          <w:rPr>
            <w:noProof/>
            <w:webHidden/>
          </w:rPr>
          <w:instrText xml:space="preserve"> PAGEREF _Toc224520827 \h </w:instrText>
        </w:r>
        <w:r w:rsidR="002B48EA">
          <w:rPr>
            <w:noProof/>
            <w:webHidden/>
          </w:rPr>
        </w:r>
        <w:r w:rsidR="002B48EA">
          <w:rPr>
            <w:noProof/>
            <w:webHidden/>
          </w:rPr>
          <w:fldChar w:fldCharType="separate"/>
        </w:r>
        <w:r w:rsidR="002B48EA">
          <w:rPr>
            <w:noProof/>
            <w:webHidden/>
          </w:rPr>
          <w:t>37</w:t>
        </w:r>
        <w:r w:rsidR="002B48EA">
          <w:rPr>
            <w:noProof/>
            <w:webHidden/>
          </w:rPr>
          <w:fldChar w:fldCharType="end"/>
        </w:r>
      </w:hyperlink>
    </w:p>
    <w:p w14:paraId="7AD5BE77" w14:textId="17CD811D"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28" w:history="1">
        <w:r w:rsidR="002B48EA" w:rsidRPr="007D3FD8">
          <w:rPr>
            <w:rStyle w:val="Hyperlink"/>
            <w:noProof/>
          </w:rPr>
          <w:t>10.3  Documentation Deliverables</w:t>
        </w:r>
        <w:r w:rsidR="002B48EA">
          <w:rPr>
            <w:noProof/>
            <w:webHidden/>
          </w:rPr>
          <w:tab/>
        </w:r>
        <w:r w:rsidR="002B48EA">
          <w:rPr>
            <w:noProof/>
            <w:webHidden/>
          </w:rPr>
          <w:fldChar w:fldCharType="begin"/>
        </w:r>
        <w:r w:rsidR="002B48EA">
          <w:rPr>
            <w:noProof/>
            <w:webHidden/>
          </w:rPr>
          <w:instrText xml:space="preserve"> PAGEREF _Toc224520828 \h </w:instrText>
        </w:r>
        <w:r w:rsidR="002B48EA">
          <w:rPr>
            <w:noProof/>
            <w:webHidden/>
          </w:rPr>
        </w:r>
        <w:r w:rsidR="002B48EA">
          <w:rPr>
            <w:noProof/>
            <w:webHidden/>
          </w:rPr>
          <w:fldChar w:fldCharType="separate"/>
        </w:r>
        <w:r w:rsidR="002B48EA">
          <w:rPr>
            <w:noProof/>
            <w:webHidden/>
          </w:rPr>
          <w:t>37</w:t>
        </w:r>
        <w:r w:rsidR="002B48EA">
          <w:rPr>
            <w:noProof/>
            <w:webHidden/>
          </w:rPr>
          <w:fldChar w:fldCharType="end"/>
        </w:r>
      </w:hyperlink>
    </w:p>
    <w:p w14:paraId="74F8C52D" w14:textId="23949C1D"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829" w:history="1">
        <w:r w:rsidR="002B48EA" w:rsidRPr="007D3FD8">
          <w:rPr>
            <w:rStyle w:val="Hyperlink"/>
            <w:noProof/>
          </w:rPr>
          <w:t>11. COMPLETION</w:t>
        </w:r>
        <w:r w:rsidR="002B48EA">
          <w:rPr>
            <w:noProof/>
            <w:webHidden/>
          </w:rPr>
          <w:tab/>
        </w:r>
        <w:r w:rsidR="002B48EA">
          <w:rPr>
            <w:noProof/>
            <w:webHidden/>
          </w:rPr>
          <w:fldChar w:fldCharType="begin"/>
        </w:r>
        <w:r w:rsidR="002B48EA">
          <w:rPr>
            <w:noProof/>
            <w:webHidden/>
          </w:rPr>
          <w:instrText xml:space="preserve"> PAGEREF _Toc224520829 \h </w:instrText>
        </w:r>
        <w:r w:rsidR="002B48EA">
          <w:rPr>
            <w:noProof/>
            <w:webHidden/>
          </w:rPr>
        </w:r>
        <w:r w:rsidR="002B48EA">
          <w:rPr>
            <w:noProof/>
            <w:webHidden/>
          </w:rPr>
          <w:fldChar w:fldCharType="separate"/>
        </w:r>
        <w:r w:rsidR="002B48EA">
          <w:rPr>
            <w:noProof/>
            <w:webHidden/>
          </w:rPr>
          <w:t>38</w:t>
        </w:r>
        <w:r w:rsidR="002B48EA">
          <w:rPr>
            <w:noProof/>
            <w:webHidden/>
          </w:rPr>
          <w:fldChar w:fldCharType="end"/>
        </w:r>
      </w:hyperlink>
    </w:p>
    <w:p w14:paraId="06B14969" w14:textId="0345B83D"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30" w:history="1">
        <w:r w:rsidR="002B48EA" w:rsidRPr="007D3FD8">
          <w:rPr>
            <w:rStyle w:val="Hyperlink"/>
            <w:noProof/>
          </w:rPr>
          <w:t>11.1  Ready for Start-Up (RFSU)</w:t>
        </w:r>
        <w:r w:rsidR="002B48EA">
          <w:rPr>
            <w:noProof/>
            <w:webHidden/>
          </w:rPr>
          <w:tab/>
        </w:r>
        <w:r w:rsidR="002B48EA">
          <w:rPr>
            <w:noProof/>
            <w:webHidden/>
          </w:rPr>
          <w:fldChar w:fldCharType="begin"/>
        </w:r>
        <w:r w:rsidR="002B48EA">
          <w:rPr>
            <w:noProof/>
            <w:webHidden/>
          </w:rPr>
          <w:instrText xml:space="preserve"> PAGEREF _Toc224520830 \h </w:instrText>
        </w:r>
        <w:r w:rsidR="002B48EA">
          <w:rPr>
            <w:noProof/>
            <w:webHidden/>
          </w:rPr>
        </w:r>
        <w:r w:rsidR="002B48EA">
          <w:rPr>
            <w:noProof/>
            <w:webHidden/>
          </w:rPr>
          <w:fldChar w:fldCharType="separate"/>
        </w:r>
        <w:r w:rsidR="002B48EA">
          <w:rPr>
            <w:noProof/>
            <w:webHidden/>
          </w:rPr>
          <w:t>38</w:t>
        </w:r>
        <w:r w:rsidR="002B48EA">
          <w:rPr>
            <w:noProof/>
            <w:webHidden/>
          </w:rPr>
          <w:fldChar w:fldCharType="end"/>
        </w:r>
      </w:hyperlink>
    </w:p>
    <w:p w14:paraId="5A59F093" w14:textId="03E422C3"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31" w:history="1">
        <w:r w:rsidR="002B48EA" w:rsidRPr="007D3FD8">
          <w:rPr>
            <w:rStyle w:val="Hyperlink"/>
            <w:noProof/>
          </w:rPr>
          <w:t>11.2  Substantial Completion</w:t>
        </w:r>
        <w:r w:rsidR="002B48EA">
          <w:rPr>
            <w:noProof/>
            <w:webHidden/>
          </w:rPr>
          <w:tab/>
        </w:r>
        <w:r w:rsidR="002B48EA">
          <w:rPr>
            <w:noProof/>
            <w:webHidden/>
          </w:rPr>
          <w:fldChar w:fldCharType="begin"/>
        </w:r>
        <w:r w:rsidR="002B48EA">
          <w:rPr>
            <w:noProof/>
            <w:webHidden/>
          </w:rPr>
          <w:instrText xml:space="preserve"> PAGEREF _Toc224520831 \h </w:instrText>
        </w:r>
        <w:r w:rsidR="002B48EA">
          <w:rPr>
            <w:noProof/>
            <w:webHidden/>
          </w:rPr>
        </w:r>
        <w:r w:rsidR="002B48EA">
          <w:rPr>
            <w:noProof/>
            <w:webHidden/>
          </w:rPr>
          <w:fldChar w:fldCharType="separate"/>
        </w:r>
        <w:r w:rsidR="002B48EA">
          <w:rPr>
            <w:noProof/>
            <w:webHidden/>
          </w:rPr>
          <w:t>38</w:t>
        </w:r>
        <w:r w:rsidR="002B48EA">
          <w:rPr>
            <w:noProof/>
            <w:webHidden/>
          </w:rPr>
          <w:fldChar w:fldCharType="end"/>
        </w:r>
      </w:hyperlink>
    </w:p>
    <w:p w14:paraId="476F106B" w14:textId="0BB121CF"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32" w:history="1">
        <w:r w:rsidR="002B48EA" w:rsidRPr="007D3FD8">
          <w:rPr>
            <w:rStyle w:val="Hyperlink"/>
            <w:noProof/>
          </w:rPr>
          <w:t>11.3  Performance Test</w:t>
        </w:r>
        <w:r w:rsidR="002B48EA">
          <w:rPr>
            <w:noProof/>
            <w:webHidden/>
          </w:rPr>
          <w:tab/>
        </w:r>
        <w:r w:rsidR="002B48EA">
          <w:rPr>
            <w:noProof/>
            <w:webHidden/>
          </w:rPr>
          <w:fldChar w:fldCharType="begin"/>
        </w:r>
        <w:r w:rsidR="002B48EA">
          <w:rPr>
            <w:noProof/>
            <w:webHidden/>
          </w:rPr>
          <w:instrText xml:space="preserve"> PAGEREF _Toc224520832 \h </w:instrText>
        </w:r>
        <w:r w:rsidR="002B48EA">
          <w:rPr>
            <w:noProof/>
            <w:webHidden/>
          </w:rPr>
        </w:r>
        <w:r w:rsidR="002B48EA">
          <w:rPr>
            <w:noProof/>
            <w:webHidden/>
          </w:rPr>
          <w:fldChar w:fldCharType="separate"/>
        </w:r>
        <w:r w:rsidR="002B48EA">
          <w:rPr>
            <w:noProof/>
            <w:webHidden/>
          </w:rPr>
          <w:t>38</w:t>
        </w:r>
        <w:r w:rsidR="002B48EA">
          <w:rPr>
            <w:noProof/>
            <w:webHidden/>
          </w:rPr>
          <w:fldChar w:fldCharType="end"/>
        </w:r>
      </w:hyperlink>
    </w:p>
    <w:p w14:paraId="0AD5AA9F" w14:textId="094A0537"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33" w:history="1">
        <w:r w:rsidR="002B48EA" w:rsidRPr="007D3FD8">
          <w:rPr>
            <w:rStyle w:val="Hyperlink"/>
            <w:noProof/>
          </w:rPr>
          <w:t>11.4  Punchlist</w:t>
        </w:r>
        <w:r w:rsidR="002B48EA">
          <w:rPr>
            <w:noProof/>
            <w:webHidden/>
          </w:rPr>
          <w:tab/>
        </w:r>
        <w:r w:rsidR="002B48EA">
          <w:rPr>
            <w:noProof/>
            <w:webHidden/>
          </w:rPr>
          <w:fldChar w:fldCharType="begin"/>
        </w:r>
        <w:r w:rsidR="002B48EA">
          <w:rPr>
            <w:noProof/>
            <w:webHidden/>
          </w:rPr>
          <w:instrText xml:space="preserve"> PAGEREF _Toc224520833 \h </w:instrText>
        </w:r>
        <w:r w:rsidR="002B48EA">
          <w:rPr>
            <w:noProof/>
            <w:webHidden/>
          </w:rPr>
        </w:r>
        <w:r w:rsidR="002B48EA">
          <w:rPr>
            <w:noProof/>
            <w:webHidden/>
          </w:rPr>
          <w:fldChar w:fldCharType="separate"/>
        </w:r>
        <w:r w:rsidR="002B48EA">
          <w:rPr>
            <w:noProof/>
            <w:webHidden/>
          </w:rPr>
          <w:t>39</w:t>
        </w:r>
        <w:r w:rsidR="002B48EA">
          <w:rPr>
            <w:noProof/>
            <w:webHidden/>
          </w:rPr>
          <w:fldChar w:fldCharType="end"/>
        </w:r>
      </w:hyperlink>
    </w:p>
    <w:p w14:paraId="41FF4FC2" w14:textId="37AB270F"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34" w:history="1">
        <w:r w:rsidR="002B48EA" w:rsidRPr="007D3FD8">
          <w:rPr>
            <w:rStyle w:val="Hyperlink"/>
            <w:noProof/>
          </w:rPr>
          <w:t>11.5  Final Completion</w:t>
        </w:r>
        <w:r w:rsidR="002B48EA">
          <w:rPr>
            <w:noProof/>
            <w:webHidden/>
          </w:rPr>
          <w:tab/>
        </w:r>
        <w:r w:rsidR="002B48EA">
          <w:rPr>
            <w:noProof/>
            <w:webHidden/>
          </w:rPr>
          <w:fldChar w:fldCharType="begin"/>
        </w:r>
        <w:r w:rsidR="002B48EA">
          <w:rPr>
            <w:noProof/>
            <w:webHidden/>
          </w:rPr>
          <w:instrText xml:space="preserve"> PAGEREF _Toc224520834 \h </w:instrText>
        </w:r>
        <w:r w:rsidR="002B48EA">
          <w:rPr>
            <w:noProof/>
            <w:webHidden/>
          </w:rPr>
        </w:r>
        <w:r w:rsidR="002B48EA">
          <w:rPr>
            <w:noProof/>
            <w:webHidden/>
          </w:rPr>
          <w:fldChar w:fldCharType="separate"/>
        </w:r>
        <w:r w:rsidR="002B48EA">
          <w:rPr>
            <w:noProof/>
            <w:webHidden/>
          </w:rPr>
          <w:t>39</w:t>
        </w:r>
        <w:r w:rsidR="002B48EA">
          <w:rPr>
            <w:noProof/>
            <w:webHidden/>
          </w:rPr>
          <w:fldChar w:fldCharType="end"/>
        </w:r>
      </w:hyperlink>
    </w:p>
    <w:p w14:paraId="7AA38F94" w14:textId="5593B248"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35" w:history="1">
        <w:r w:rsidR="002B48EA" w:rsidRPr="007D3FD8">
          <w:rPr>
            <w:rStyle w:val="Hyperlink"/>
            <w:noProof/>
          </w:rPr>
          <w:t>11.6  Consequences of Failure to Achieve Substantial Completion</w:t>
        </w:r>
        <w:r w:rsidR="002B48EA">
          <w:rPr>
            <w:noProof/>
            <w:webHidden/>
          </w:rPr>
          <w:tab/>
        </w:r>
        <w:r w:rsidR="002B48EA">
          <w:rPr>
            <w:noProof/>
            <w:webHidden/>
          </w:rPr>
          <w:fldChar w:fldCharType="begin"/>
        </w:r>
        <w:r w:rsidR="002B48EA">
          <w:rPr>
            <w:noProof/>
            <w:webHidden/>
          </w:rPr>
          <w:instrText xml:space="preserve"> PAGEREF _Toc224520835 \h </w:instrText>
        </w:r>
        <w:r w:rsidR="002B48EA">
          <w:rPr>
            <w:noProof/>
            <w:webHidden/>
          </w:rPr>
        </w:r>
        <w:r w:rsidR="002B48EA">
          <w:rPr>
            <w:noProof/>
            <w:webHidden/>
          </w:rPr>
          <w:fldChar w:fldCharType="separate"/>
        </w:r>
        <w:r w:rsidR="002B48EA">
          <w:rPr>
            <w:noProof/>
            <w:webHidden/>
          </w:rPr>
          <w:t>39</w:t>
        </w:r>
        <w:r w:rsidR="002B48EA">
          <w:rPr>
            <w:noProof/>
            <w:webHidden/>
          </w:rPr>
          <w:fldChar w:fldCharType="end"/>
        </w:r>
      </w:hyperlink>
    </w:p>
    <w:p w14:paraId="6FC81341" w14:textId="7E8FBEFA"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36" w:history="1">
        <w:r w:rsidR="002B48EA" w:rsidRPr="007D3FD8">
          <w:rPr>
            <w:rStyle w:val="Hyperlink"/>
            <w:noProof/>
          </w:rPr>
          <w:t>11.7  Owner’s Right to Use</w:t>
        </w:r>
        <w:r w:rsidR="002B48EA">
          <w:rPr>
            <w:noProof/>
            <w:webHidden/>
          </w:rPr>
          <w:tab/>
        </w:r>
        <w:r w:rsidR="002B48EA">
          <w:rPr>
            <w:noProof/>
            <w:webHidden/>
          </w:rPr>
          <w:fldChar w:fldCharType="begin"/>
        </w:r>
        <w:r w:rsidR="002B48EA">
          <w:rPr>
            <w:noProof/>
            <w:webHidden/>
          </w:rPr>
          <w:instrText xml:space="preserve"> PAGEREF _Toc224520836 \h </w:instrText>
        </w:r>
        <w:r w:rsidR="002B48EA">
          <w:rPr>
            <w:noProof/>
            <w:webHidden/>
          </w:rPr>
        </w:r>
        <w:r w:rsidR="002B48EA">
          <w:rPr>
            <w:noProof/>
            <w:webHidden/>
          </w:rPr>
          <w:fldChar w:fldCharType="separate"/>
        </w:r>
        <w:r w:rsidR="002B48EA">
          <w:rPr>
            <w:noProof/>
            <w:webHidden/>
          </w:rPr>
          <w:t>40</w:t>
        </w:r>
        <w:r w:rsidR="002B48EA">
          <w:rPr>
            <w:noProof/>
            <w:webHidden/>
          </w:rPr>
          <w:fldChar w:fldCharType="end"/>
        </w:r>
      </w:hyperlink>
    </w:p>
    <w:p w14:paraId="6997936E" w14:textId="3A7F9D4E"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837" w:history="1">
        <w:r w:rsidR="002B48EA" w:rsidRPr="007D3FD8">
          <w:rPr>
            <w:rStyle w:val="Hyperlink"/>
            <w:noProof/>
          </w:rPr>
          <w:t>12. WARRANTY AND CORRECTION OF WORK</w:t>
        </w:r>
        <w:r w:rsidR="002B48EA">
          <w:rPr>
            <w:noProof/>
            <w:webHidden/>
          </w:rPr>
          <w:tab/>
        </w:r>
        <w:r w:rsidR="002B48EA">
          <w:rPr>
            <w:noProof/>
            <w:webHidden/>
          </w:rPr>
          <w:fldChar w:fldCharType="begin"/>
        </w:r>
        <w:r w:rsidR="002B48EA">
          <w:rPr>
            <w:noProof/>
            <w:webHidden/>
          </w:rPr>
          <w:instrText xml:space="preserve"> PAGEREF _Toc224520837 \h </w:instrText>
        </w:r>
        <w:r w:rsidR="002B48EA">
          <w:rPr>
            <w:noProof/>
            <w:webHidden/>
          </w:rPr>
        </w:r>
        <w:r w:rsidR="002B48EA">
          <w:rPr>
            <w:noProof/>
            <w:webHidden/>
          </w:rPr>
          <w:fldChar w:fldCharType="separate"/>
        </w:r>
        <w:r w:rsidR="002B48EA">
          <w:rPr>
            <w:noProof/>
            <w:webHidden/>
          </w:rPr>
          <w:t>41</w:t>
        </w:r>
        <w:r w:rsidR="002B48EA">
          <w:rPr>
            <w:noProof/>
            <w:webHidden/>
          </w:rPr>
          <w:fldChar w:fldCharType="end"/>
        </w:r>
      </w:hyperlink>
    </w:p>
    <w:p w14:paraId="76FFD5AC" w14:textId="60866C28"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38" w:history="1">
        <w:r w:rsidR="002B48EA" w:rsidRPr="007D3FD8">
          <w:rPr>
            <w:rStyle w:val="Hyperlink"/>
            <w:noProof/>
          </w:rPr>
          <w:t>12.1  Warranty</w:t>
        </w:r>
        <w:r w:rsidR="002B48EA">
          <w:rPr>
            <w:noProof/>
            <w:webHidden/>
          </w:rPr>
          <w:tab/>
        </w:r>
        <w:r w:rsidR="002B48EA">
          <w:rPr>
            <w:noProof/>
            <w:webHidden/>
          </w:rPr>
          <w:fldChar w:fldCharType="begin"/>
        </w:r>
        <w:r w:rsidR="002B48EA">
          <w:rPr>
            <w:noProof/>
            <w:webHidden/>
          </w:rPr>
          <w:instrText xml:space="preserve"> PAGEREF _Toc224520838 \h </w:instrText>
        </w:r>
        <w:r w:rsidR="002B48EA">
          <w:rPr>
            <w:noProof/>
            <w:webHidden/>
          </w:rPr>
        </w:r>
        <w:r w:rsidR="002B48EA">
          <w:rPr>
            <w:noProof/>
            <w:webHidden/>
          </w:rPr>
          <w:fldChar w:fldCharType="separate"/>
        </w:r>
        <w:r w:rsidR="002B48EA">
          <w:rPr>
            <w:noProof/>
            <w:webHidden/>
          </w:rPr>
          <w:t>41</w:t>
        </w:r>
        <w:r w:rsidR="002B48EA">
          <w:rPr>
            <w:noProof/>
            <w:webHidden/>
          </w:rPr>
          <w:fldChar w:fldCharType="end"/>
        </w:r>
      </w:hyperlink>
    </w:p>
    <w:p w14:paraId="4FB52B35" w14:textId="58169483"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39" w:history="1">
        <w:r w:rsidR="002B48EA" w:rsidRPr="007D3FD8">
          <w:rPr>
            <w:rStyle w:val="Hyperlink"/>
            <w:noProof/>
          </w:rPr>
          <w:t>12.2  Defect Correction Period</w:t>
        </w:r>
        <w:r w:rsidR="002B48EA">
          <w:rPr>
            <w:noProof/>
            <w:webHidden/>
          </w:rPr>
          <w:tab/>
        </w:r>
        <w:r w:rsidR="002B48EA">
          <w:rPr>
            <w:noProof/>
            <w:webHidden/>
          </w:rPr>
          <w:fldChar w:fldCharType="begin"/>
        </w:r>
        <w:r w:rsidR="002B48EA">
          <w:rPr>
            <w:noProof/>
            <w:webHidden/>
          </w:rPr>
          <w:instrText xml:space="preserve"> PAGEREF _Toc224520839 \h </w:instrText>
        </w:r>
        <w:r w:rsidR="002B48EA">
          <w:rPr>
            <w:noProof/>
            <w:webHidden/>
          </w:rPr>
        </w:r>
        <w:r w:rsidR="002B48EA">
          <w:rPr>
            <w:noProof/>
            <w:webHidden/>
          </w:rPr>
          <w:fldChar w:fldCharType="separate"/>
        </w:r>
        <w:r w:rsidR="002B48EA">
          <w:rPr>
            <w:noProof/>
            <w:webHidden/>
          </w:rPr>
          <w:t>41</w:t>
        </w:r>
        <w:r w:rsidR="002B48EA">
          <w:rPr>
            <w:noProof/>
            <w:webHidden/>
          </w:rPr>
          <w:fldChar w:fldCharType="end"/>
        </w:r>
      </w:hyperlink>
    </w:p>
    <w:p w14:paraId="74477687" w14:textId="08B735CF"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40" w:history="1">
        <w:r w:rsidR="002B48EA" w:rsidRPr="007D3FD8">
          <w:rPr>
            <w:rStyle w:val="Hyperlink"/>
            <w:noProof/>
          </w:rPr>
          <w:t>12.3  Correction of Work Prior to Substantial Completion</w:t>
        </w:r>
        <w:r w:rsidR="002B48EA">
          <w:rPr>
            <w:noProof/>
            <w:webHidden/>
          </w:rPr>
          <w:tab/>
        </w:r>
        <w:r w:rsidR="002B48EA">
          <w:rPr>
            <w:noProof/>
            <w:webHidden/>
          </w:rPr>
          <w:fldChar w:fldCharType="begin"/>
        </w:r>
        <w:r w:rsidR="002B48EA">
          <w:rPr>
            <w:noProof/>
            <w:webHidden/>
          </w:rPr>
          <w:instrText xml:space="preserve"> PAGEREF _Toc224520840 \h </w:instrText>
        </w:r>
        <w:r w:rsidR="002B48EA">
          <w:rPr>
            <w:noProof/>
            <w:webHidden/>
          </w:rPr>
        </w:r>
        <w:r w:rsidR="002B48EA">
          <w:rPr>
            <w:noProof/>
            <w:webHidden/>
          </w:rPr>
          <w:fldChar w:fldCharType="separate"/>
        </w:r>
        <w:r w:rsidR="002B48EA">
          <w:rPr>
            <w:noProof/>
            <w:webHidden/>
          </w:rPr>
          <w:t>41</w:t>
        </w:r>
        <w:r w:rsidR="002B48EA">
          <w:rPr>
            <w:noProof/>
            <w:webHidden/>
          </w:rPr>
          <w:fldChar w:fldCharType="end"/>
        </w:r>
      </w:hyperlink>
    </w:p>
    <w:p w14:paraId="749B16EB" w14:textId="1DF5E0A4"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41" w:history="1">
        <w:r w:rsidR="002B48EA" w:rsidRPr="007D3FD8">
          <w:rPr>
            <w:rStyle w:val="Hyperlink"/>
            <w:noProof/>
          </w:rPr>
          <w:t>12.4  Subcontractor Warranties</w:t>
        </w:r>
        <w:r w:rsidR="002B48EA">
          <w:rPr>
            <w:noProof/>
            <w:webHidden/>
          </w:rPr>
          <w:tab/>
        </w:r>
        <w:r w:rsidR="002B48EA">
          <w:rPr>
            <w:noProof/>
            <w:webHidden/>
          </w:rPr>
          <w:fldChar w:fldCharType="begin"/>
        </w:r>
        <w:r w:rsidR="002B48EA">
          <w:rPr>
            <w:noProof/>
            <w:webHidden/>
          </w:rPr>
          <w:instrText xml:space="preserve"> PAGEREF _Toc224520841 \h </w:instrText>
        </w:r>
        <w:r w:rsidR="002B48EA">
          <w:rPr>
            <w:noProof/>
            <w:webHidden/>
          </w:rPr>
        </w:r>
        <w:r w:rsidR="002B48EA">
          <w:rPr>
            <w:noProof/>
            <w:webHidden/>
          </w:rPr>
          <w:fldChar w:fldCharType="separate"/>
        </w:r>
        <w:r w:rsidR="002B48EA">
          <w:rPr>
            <w:noProof/>
            <w:webHidden/>
          </w:rPr>
          <w:t>42</w:t>
        </w:r>
        <w:r w:rsidR="002B48EA">
          <w:rPr>
            <w:noProof/>
            <w:webHidden/>
          </w:rPr>
          <w:fldChar w:fldCharType="end"/>
        </w:r>
      </w:hyperlink>
    </w:p>
    <w:p w14:paraId="7CCB3B90" w14:textId="2E510196"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42" w:history="1">
        <w:r w:rsidR="002B48EA" w:rsidRPr="007D3FD8">
          <w:rPr>
            <w:rStyle w:val="Hyperlink"/>
            <w:noProof/>
          </w:rPr>
          <w:t>12.5  Exceptions to Warranty</w:t>
        </w:r>
        <w:r w:rsidR="002B48EA">
          <w:rPr>
            <w:noProof/>
            <w:webHidden/>
          </w:rPr>
          <w:tab/>
        </w:r>
        <w:r w:rsidR="002B48EA">
          <w:rPr>
            <w:noProof/>
            <w:webHidden/>
          </w:rPr>
          <w:fldChar w:fldCharType="begin"/>
        </w:r>
        <w:r w:rsidR="002B48EA">
          <w:rPr>
            <w:noProof/>
            <w:webHidden/>
          </w:rPr>
          <w:instrText xml:space="preserve"> PAGEREF _Toc224520842 \h </w:instrText>
        </w:r>
        <w:r w:rsidR="002B48EA">
          <w:rPr>
            <w:noProof/>
            <w:webHidden/>
          </w:rPr>
        </w:r>
        <w:r w:rsidR="002B48EA">
          <w:rPr>
            <w:noProof/>
            <w:webHidden/>
          </w:rPr>
          <w:fldChar w:fldCharType="separate"/>
        </w:r>
        <w:r w:rsidR="002B48EA">
          <w:rPr>
            <w:noProof/>
            <w:webHidden/>
          </w:rPr>
          <w:t>42</w:t>
        </w:r>
        <w:r w:rsidR="002B48EA">
          <w:rPr>
            <w:noProof/>
            <w:webHidden/>
          </w:rPr>
          <w:fldChar w:fldCharType="end"/>
        </w:r>
      </w:hyperlink>
    </w:p>
    <w:p w14:paraId="1BB90FCE" w14:textId="1B514E82"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43" w:history="1">
        <w:r w:rsidR="002B48EA" w:rsidRPr="007D3FD8">
          <w:rPr>
            <w:rStyle w:val="Hyperlink"/>
            <w:noProof/>
          </w:rPr>
          <w:t>12.6  Design Life Representation</w:t>
        </w:r>
        <w:r w:rsidR="002B48EA">
          <w:rPr>
            <w:noProof/>
            <w:webHidden/>
          </w:rPr>
          <w:tab/>
        </w:r>
        <w:r w:rsidR="002B48EA">
          <w:rPr>
            <w:noProof/>
            <w:webHidden/>
          </w:rPr>
          <w:fldChar w:fldCharType="begin"/>
        </w:r>
        <w:r w:rsidR="002B48EA">
          <w:rPr>
            <w:noProof/>
            <w:webHidden/>
          </w:rPr>
          <w:instrText xml:space="preserve"> PAGEREF _Toc224520843 \h </w:instrText>
        </w:r>
        <w:r w:rsidR="002B48EA">
          <w:rPr>
            <w:noProof/>
            <w:webHidden/>
          </w:rPr>
        </w:r>
        <w:r w:rsidR="002B48EA">
          <w:rPr>
            <w:noProof/>
            <w:webHidden/>
          </w:rPr>
          <w:fldChar w:fldCharType="separate"/>
        </w:r>
        <w:r w:rsidR="002B48EA">
          <w:rPr>
            <w:noProof/>
            <w:webHidden/>
          </w:rPr>
          <w:t>42</w:t>
        </w:r>
        <w:r w:rsidR="002B48EA">
          <w:rPr>
            <w:noProof/>
            <w:webHidden/>
          </w:rPr>
          <w:fldChar w:fldCharType="end"/>
        </w:r>
      </w:hyperlink>
    </w:p>
    <w:p w14:paraId="25A01B7E" w14:textId="69E4AA5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44" w:history="1">
        <w:r w:rsidR="002B48EA" w:rsidRPr="007D3FD8">
          <w:rPr>
            <w:rStyle w:val="Hyperlink"/>
            <w:noProof/>
          </w:rPr>
          <w:t>12.7  Implied Warranties</w:t>
        </w:r>
        <w:r w:rsidR="002B48EA">
          <w:rPr>
            <w:noProof/>
            <w:webHidden/>
          </w:rPr>
          <w:tab/>
        </w:r>
        <w:r w:rsidR="002B48EA">
          <w:rPr>
            <w:noProof/>
            <w:webHidden/>
          </w:rPr>
          <w:fldChar w:fldCharType="begin"/>
        </w:r>
        <w:r w:rsidR="002B48EA">
          <w:rPr>
            <w:noProof/>
            <w:webHidden/>
          </w:rPr>
          <w:instrText xml:space="preserve"> PAGEREF _Toc224520844 \h </w:instrText>
        </w:r>
        <w:r w:rsidR="002B48EA">
          <w:rPr>
            <w:noProof/>
            <w:webHidden/>
          </w:rPr>
        </w:r>
        <w:r w:rsidR="002B48EA">
          <w:rPr>
            <w:noProof/>
            <w:webHidden/>
          </w:rPr>
          <w:fldChar w:fldCharType="separate"/>
        </w:r>
        <w:r w:rsidR="002B48EA">
          <w:rPr>
            <w:noProof/>
            <w:webHidden/>
          </w:rPr>
          <w:t>42</w:t>
        </w:r>
        <w:r w:rsidR="002B48EA">
          <w:rPr>
            <w:noProof/>
            <w:webHidden/>
          </w:rPr>
          <w:fldChar w:fldCharType="end"/>
        </w:r>
      </w:hyperlink>
    </w:p>
    <w:p w14:paraId="0A4B7975" w14:textId="441B938F"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845" w:history="1">
        <w:r w:rsidR="002B48EA" w:rsidRPr="007D3FD8">
          <w:rPr>
            <w:rStyle w:val="Hyperlink"/>
            <w:noProof/>
          </w:rPr>
          <w:t>13. LIQUIDATED DAMAGES</w:t>
        </w:r>
        <w:r w:rsidR="002B48EA">
          <w:rPr>
            <w:noProof/>
            <w:webHidden/>
          </w:rPr>
          <w:tab/>
        </w:r>
        <w:r w:rsidR="002B48EA">
          <w:rPr>
            <w:noProof/>
            <w:webHidden/>
          </w:rPr>
          <w:fldChar w:fldCharType="begin"/>
        </w:r>
        <w:r w:rsidR="002B48EA">
          <w:rPr>
            <w:noProof/>
            <w:webHidden/>
          </w:rPr>
          <w:instrText xml:space="preserve"> PAGEREF _Toc224520845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0C7F3853" w14:textId="0F05D0A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46" w:history="1">
        <w:r w:rsidR="002B48EA" w:rsidRPr="007D3FD8">
          <w:rPr>
            <w:rStyle w:val="Hyperlink"/>
            <w:noProof/>
          </w:rPr>
          <w:t>13.1  Delay Liquidated Damages</w:t>
        </w:r>
        <w:r w:rsidR="002B48EA">
          <w:rPr>
            <w:noProof/>
            <w:webHidden/>
          </w:rPr>
          <w:tab/>
        </w:r>
        <w:r w:rsidR="002B48EA">
          <w:rPr>
            <w:noProof/>
            <w:webHidden/>
          </w:rPr>
          <w:fldChar w:fldCharType="begin"/>
        </w:r>
        <w:r w:rsidR="002B48EA">
          <w:rPr>
            <w:noProof/>
            <w:webHidden/>
          </w:rPr>
          <w:instrText xml:space="preserve"> PAGEREF _Toc224520846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07A0922F" w14:textId="7FBBAFDD"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47" w:history="1">
        <w:r w:rsidR="002B48EA" w:rsidRPr="007D3FD8">
          <w:rPr>
            <w:rStyle w:val="Hyperlink"/>
            <w:noProof/>
          </w:rPr>
          <w:t>13.2  Performance Liquidated Damages</w:t>
        </w:r>
        <w:r w:rsidR="002B48EA">
          <w:rPr>
            <w:noProof/>
            <w:webHidden/>
          </w:rPr>
          <w:tab/>
        </w:r>
        <w:r w:rsidR="002B48EA">
          <w:rPr>
            <w:noProof/>
            <w:webHidden/>
          </w:rPr>
          <w:fldChar w:fldCharType="begin"/>
        </w:r>
        <w:r w:rsidR="002B48EA">
          <w:rPr>
            <w:noProof/>
            <w:webHidden/>
          </w:rPr>
          <w:instrText xml:space="preserve"> PAGEREF _Toc224520847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3614DA3C" w14:textId="400ECCB5"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48" w:history="1">
        <w:r w:rsidR="002B48EA" w:rsidRPr="007D3FD8">
          <w:rPr>
            <w:rStyle w:val="Hyperlink"/>
            <w:noProof/>
          </w:rPr>
          <w:t>13.3  Liquidated Damages Not Penalty</w:t>
        </w:r>
        <w:r w:rsidR="002B48EA">
          <w:rPr>
            <w:noProof/>
            <w:webHidden/>
          </w:rPr>
          <w:tab/>
        </w:r>
        <w:r w:rsidR="002B48EA">
          <w:rPr>
            <w:noProof/>
            <w:webHidden/>
          </w:rPr>
          <w:fldChar w:fldCharType="begin"/>
        </w:r>
        <w:r w:rsidR="002B48EA">
          <w:rPr>
            <w:noProof/>
            <w:webHidden/>
          </w:rPr>
          <w:instrText xml:space="preserve"> PAGEREF _Toc224520848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5904FC5F" w14:textId="53D65A05"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49" w:history="1">
        <w:r w:rsidR="002B48EA" w:rsidRPr="007D3FD8">
          <w:rPr>
            <w:rStyle w:val="Hyperlink"/>
            <w:noProof/>
          </w:rPr>
          <w:t>13.4  Exclusive Remedy</w:t>
        </w:r>
        <w:r w:rsidR="002B48EA">
          <w:rPr>
            <w:noProof/>
            <w:webHidden/>
          </w:rPr>
          <w:tab/>
        </w:r>
        <w:r w:rsidR="002B48EA">
          <w:rPr>
            <w:noProof/>
            <w:webHidden/>
          </w:rPr>
          <w:fldChar w:fldCharType="begin"/>
        </w:r>
        <w:r w:rsidR="002B48EA">
          <w:rPr>
            <w:noProof/>
            <w:webHidden/>
          </w:rPr>
          <w:instrText xml:space="preserve"> PAGEREF _Toc224520849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2F52BAC7" w14:textId="2E18175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50" w:history="1">
        <w:r w:rsidR="002B48EA" w:rsidRPr="007D3FD8">
          <w:rPr>
            <w:rStyle w:val="Hyperlink"/>
            <w:noProof/>
          </w:rPr>
          <w:t>13.5  Payment of Liquidated Damages</w:t>
        </w:r>
        <w:r w:rsidR="002B48EA">
          <w:rPr>
            <w:noProof/>
            <w:webHidden/>
          </w:rPr>
          <w:tab/>
        </w:r>
        <w:r w:rsidR="002B48EA">
          <w:rPr>
            <w:noProof/>
            <w:webHidden/>
          </w:rPr>
          <w:fldChar w:fldCharType="begin"/>
        </w:r>
        <w:r w:rsidR="002B48EA">
          <w:rPr>
            <w:noProof/>
            <w:webHidden/>
          </w:rPr>
          <w:instrText xml:space="preserve"> PAGEREF _Toc224520850 \h </w:instrText>
        </w:r>
        <w:r w:rsidR="002B48EA">
          <w:rPr>
            <w:noProof/>
            <w:webHidden/>
          </w:rPr>
        </w:r>
        <w:r w:rsidR="002B48EA">
          <w:rPr>
            <w:noProof/>
            <w:webHidden/>
          </w:rPr>
          <w:fldChar w:fldCharType="separate"/>
        </w:r>
        <w:r w:rsidR="002B48EA">
          <w:rPr>
            <w:noProof/>
            <w:webHidden/>
          </w:rPr>
          <w:t>45</w:t>
        </w:r>
        <w:r w:rsidR="002B48EA">
          <w:rPr>
            <w:noProof/>
            <w:webHidden/>
          </w:rPr>
          <w:fldChar w:fldCharType="end"/>
        </w:r>
      </w:hyperlink>
    </w:p>
    <w:p w14:paraId="13D43E36" w14:textId="14C54FD2"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851" w:history="1">
        <w:r w:rsidR="002B48EA" w:rsidRPr="007D3FD8">
          <w:rPr>
            <w:rStyle w:val="Hyperlink"/>
            <w:noProof/>
          </w:rPr>
          <w:t>14. REPRESENTATIONS AND WARRANTIES OF THE PARTIES</w:t>
        </w:r>
        <w:r w:rsidR="002B48EA">
          <w:rPr>
            <w:noProof/>
            <w:webHidden/>
          </w:rPr>
          <w:tab/>
        </w:r>
        <w:r w:rsidR="002B48EA">
          <w:rPr>
            <w:noProof/>
            <w:webHidden/>
          </w:rPr>
          <w:fldChar w:fldCharType="begin"/>
        </w:r>
        <w:r w:rsidR="002B48EA">
          <w:rPr>
            <w:noProof/>
            <w:webHidden/>
          </w:rPr>
          <w:instrText xml:space="preserve"> PAGEREF _Toc224520851 \h </w:instrText>
        </w:r>
        <w:r w:rsidR="002B48EA">
          <w:rPr>
            <w:noProof/>
            <w:webHidden/>
          </w:rPr>
        </w:r>
        <w:r w:rsidR="002B48EA">
          <w:rPr>
            <w:noProof/>
            <w:webHidden/>
          </w:rPr>
          <w:fldChar w:fldCharType="separate"/>
        </w:r>
        <w:r w:rsidR="002B48EA">
          <w:rPr>
            <w:noProof/>
            <w:webHidden/>
          </w:rPr>
          <w:t>46</w:t>
        </w:r>
        <w:r w:rsidR="002B48EA">
          <w:rPr>
            <w:noProof/>
            <w:webHidden/>
          </w:rPr>
          <w:fldChar w:fldCharType="end"/>
        </w:r>
      </w:hyperlink>
    </w:p>
    <w:p w14:paraId="50634FE5" w14:textId="749F0DD2"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52" w:history="1">
        <w:r w:rsidR="002B48EA" w:rsidRPr="007D3FD8">
          <w:rPr>
            <w:rStyle w:val="Hyperlink"/>
            <w:noProof/>
          </w:rPr>
          <w:t>14.1  Representations by Contractor</w:t>
        </w:r>
        <w:r w:rsidR="002B48EA">
          <w:rPr>
            <w:noProof/>
            <w:webHidden/>
          </w:rPr>
          <w:tab/>
        </w:r>
        <w:r w:rsidR="002B48EA">
          <w:rPr>
            <w:noProof/>
            <w:webHidden/>
          </w:rPr>
          <w:fldChar w:fldCharType="begin"/>
        </w:r>
        <w:r w:rsidR="002B48EA">
          <w:rPr>
            <w:noProof/>
            <w:webHidden/>
          </w:rPr>
          <w:instrText xml:space="preserve"> PAGEREF _Toc224520852 \h </w:instrText>
        </w:r>
        <w:r w:rsidR="002B48EA">
          <w:rPr>
            <w:noProof/>
            <w:webHidden/>
          </w:rPr>
        </w:r>
        <w:r w:rsidR="002B48EA">
          <w:rPr>
            <w:noProof/>
            <w:webHidden/>
          </w:rPr>
          <w:fldChar w:fldCharType="separate"/>
        </w:r>
        <w:r w:rsidR="002B48EA">
          <w:rPr>
            <w:noProof/>
            <w:webHidden/>
          </w:rPr>
          <w:t>46</w:t>
        </w:r>
        <w:r w:rsidR="002B48EA">
          <w:rPr>
            <w:noProof/>
            <w:webHidden/>
          </w:rPr>
          <w:fldChar w:fldCharType="end"/>
        </w:r>
      </w:hyperlink>
    </w:p>
    <w:p w14:paraId="0CFCD977" w14:textId="4183A3B2"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53" w:history="1">
        <w:r w:rsidR="002B48EA" w:rsidRPr="007D3FD8">
          <w:rPr>
            <w:rStyle w:val="Hyperlink"/>
            <w:noProof/>
          </w:rPr>
          <w:t>14.2  Representations by Owner</w:t>
        </w:r>
        <w:r w:rsidR="002B48EA">
          <w:rPr>
            <w:noProof/>
            <w:webHidden/>
          </w:rPr>
          <w:tab/>
        </w:r>
        <w:r w:rsidR="002B48EA">
          <w:rPr>
            <w:noProof/>
            <w:webHidden/>
          </w:rPr>
          <w:fldChar w:fldCharType="begin"/>
        </w:r>
        <w:r w:rsidR="002B48EA">
          <w:rPr>
            <w:noProof/>
            <w:webHidden/>
          </w:rPr>
          <w:instrText xml:space="preserve"> PAGEREF _Toc224520853 \h </w:instrText>
        </w:r>
        <w:r w:rsidR="002B48EA">
          <w:rPr>
            <w:noProof/>
            <w:webHidden/>
          </w:rPr>
        </w:r>
        <w:r w:rsidR="002B48EA">
          <w:rPr>
            <w:noProof/>
            <w:webHidden/>
          </w:rPr>
          <w:fldChar w:fldCharType="separate"/>
        </w:r>
        <w:r w:rsidR="002B48EA">
          <w:rPr>
            <w:noProof/>
            <w:webHidden/>
          </w:rPr>
          <w:t>46</w:t>
        </w:r>
        <w:r w:rsidR="002B48EA">
          <w:rPr>
            <w:noProof/>
            <w:webHidden/>
          </w:rPr>
          <w:fldChar w:fldCharType="end"/>
        </w:r>
      </w:hyperlink>
    </w:p>
    <w:p w14:paraId="5B2F5277" w14:textId="154DD5CD"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854" w:history="1">
        <w:r w:rsidR="002B48EA" w:rsidRPr="007D3FD8">
          <w:rPr>
            <w:rStyle w:val="Hyperlink"/>
            <w:noProof/>
          </w:rPr>
          <w:t>15. DEFAULT, TERMINATION AND SUSPENSION</w:t>
        </w:r>
        <w:r w:rsidR="002B48EA">
          <w:rPr>
            <w:noProof/>
            <w:webHidden/>
          </w:rPr>
          <w:tab/>
        </w:r>
        <w:r w:rsidR="002B48EA">
          <w:rPr>
            <w:noProof/>
            <w:webHidden/>
          </w:rPr>
          <w:fldChar w:fldCharType="begin"/>
        </w:r>
        <w:r w:rsidR="002B48EA">
          <w:rPr>
            <w:noProof/>
            <w:webHidden/>
          </w:rPr>
          <w:instrText xml:space="preserve"> PAGEREF _Toc224520854 \h </w:instrText>
        </w:r>
        <w:r w:rsidR="002B48EA">
          <w:rPr>
            <w:noProof/>
            <w:webHidden/>
          </w:rPr>
        </w:r>
        <w:r w:rsidR="002B48EA">
          <w:rPr>
            <w:noProof/>
            <w:webHidden/>
          </w:rPr>
          <w:fldChar w:fldCharType="separate"/>
        </w:r>
        <w:r w:rsidR="002B48EA">
          <w:rPr>
            <w:noProof/>
            <w:webHidden/>
          </w:rPr>
          <w:t>48</w:t>
        </w:r>
        <w:r w:rsidR="002B48EA">
          <w:rPr>
            <w:noProof/>
            <w:webHidden/>
          </w:rPr>
          <w:fldChar w:fldCharType="end"/>
        </w:r>
      </w:hyperlink>
    </w:p>
    <w:p w14:paraId="417B8DD3" w14:textId="0ABCEF58"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55" w:history="1">
        <w:r w:rsidR="002B48EA" w:rsidRPr="007D3FD8">
          <w:rPr>
            <w:rStyle w:val="Hyperlink"/>
            <w:noProof/>
          </w:rPr>
          <w:t>15.1  Notice to Correct</w:t>
        </w:r>
        <w:r w:rsidR="002B48EA">
          <w:rPr>
            <w:noProof/>
            <w:webHidden/>
          </w:rPr>
          <w:tab/>
        </w:r>
        <w:r w:rsidR="002B48EA">
          <w:rPr>
            <w:noProof/>
            <w:webHidden/>
          </w:rPr>
          <w:fldChar w:fldCharType="begin"/>
        </w:r>
        <w:r w:rsidR="002B48EA">
          <w:rPr>
            <w:noProof/>
            <w:webHidden/>
          </w:rPr>
          <w:instrText xml:space="preserve"> PAGEREF _Toc224520855 \h </w:instrText>
        </w:r>
        <w:r w:rsidR="002B48EA">
          <w:rPr>
            <w:noProof/>
            <w:webHidden/>
          </w:rPr>
        </w:r>
        <w:r w:rsidR="002B48EA">
          <w:rPr>
            <w:noProof/>
            <w:webHidden/>
          </w:rPr>
          <w:fldChar w:fldCharType="separate"/>
        </w:r>
        <w:r w:rsidR="002B48EA">
          <w:rPr>
            <w:noProof/>
            <w:webHidden/>
          </w:rPr>
          <w:t>48</w:t>
        </w:r>
        <w:r w:rsidR="002B48EA">
          <w:rPr>
            <w:noProof/>
            <w:webHidden/>
          </w:rPr>
          <w:fldChar w:fldCharType="end"/>
        </w:r>
      </w:hyperlink>
    </w:p>
    <w:p w14:paraId="3BFCB563" w14:textId="087D7405"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56" w:history="1">
        <w:r w:rsidR="002B48EA" w:rsidRPr="007D3FD8">
          <w:rPr>
            <w:rStyle w:val="Hyperlink"/>
            <w:noProof/>
          </w:rPr>
          <w:t>15.2  Contractor Events of Default</w:t>
        </w:r>
        <w:r w:rsidR="002B48EA">
          <w:rPr>
            <w:noProof/>
            <w:webHidden/>
          </w:rPr>
          <w:tab/>
        </w:r>
        <w:r w:rsidR="002B48EA">
          <w:rPr>
            <w:noProof/>
            <w:webHidden/>
          </w:rPr>
          <w:fldChar w:fldCharType="begin"/>
        </w:r>
        <w:r w:rsidR="002B48EA">
          <w:rPr>
            <w:noProof/>
            <w:webHidden/>
          </w:rPr>
          <w:instrText xml:space="preserve"> PAGEREF _Toc224520856 \h </w:instrText>
        </w:r>
        <w:r w:rsidR="002B48EA">
          <w:rPr>
            <w:noProof/>
            <w:webHidden/>
          </w:rPr>
        </w:r>
        <w:r w:rsidR="002B48EA">
          <w:rPr>
            <w:noProof/>
            <w:webHidden/>
          </w:rPr>
          <w:fldChar w:fldCharType="separate"/>
        </w:r>
        <w:r w:rsidR="002B48EA">
          <w:rPr>
            <w:noProof/>
            <w:webHidden/>
          </w:rPr>
          <w:t>48</w:t>
        </w:r>
        <w:r w:rsidR="002B48EA">
          <w:rPr>
            <w:noProof/>
            <w:webHidden/>
          </w:rPr>
          <w:fldChar w:fldCharType="end"/>
        </w:r>
      </w:hyperlink>
    </w:p>
    <w:p w14:paraId="68C779B8" w14:textId="42173698"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57" w:history="1">
        <w:r w:rsidR="002B48EA" w:rsidRPr="007D3FD8">
          <w:rPr>
            <w:rStyle w:val="Hyperlink"/>
            <w:noProof/>
          </w:rPr>
          <w:t>15.3  Remedies Upon Contractor Default</w:t>
        </w:r>
        <w:r w:rsidR="002B48EA">
          <w:rPr>
            <w:noProof/>
            <w:webHidden/>
          </w:rPr>
          <w:tab/>
        </w:r>
        <w:r w:rsidR="002B48EA">
          <w:rPr>
            <w:noProof/>
            <w:webHidden/>
          </w:rPr>
          <w:fldChar w:fldCharType="begin"/>
        </w:r>
        <w:r w:rsidR="002B48EA">
          <w:rPr>
            <w:noProof/>
            <w:webHidden/>
          </w:rPr>
          <w:instrText xml:space="preserve"> PAGEREF _Toc224520857 \h </w:instrText>
        </w:r>
        <w:r w:rsidR="002B48EA">
          <w:rPr>
            <w:noProof/>
            <w:webHidden/>
          </w:rPr>
        </w:r>
        <w:r w:rsidR="002B48EA">
          <w:rPr>
            <w:noProof/>
            <w:webHidden/>
          </w:rPr>
          <w:fldChar w:fldCharType="separate"/>
        </w:r>
        <w:r w:rsidR="002B48EA">
          <w:rPr>
            <w:noProof/>
            <w:webHidden/>
          </w:rPr>
          <w:t>48</w:t>
        </w:r>
        <w:r w:rsidR="002B48EA">
          <w:rPr>
            <w:noProof/>
            <w:webHidden/>
          </w:rPr>
          <w:fldChar w:fldCharType="end"/>
        </w:r>
      </w:hyperlink>
    </w:p>
    <w:p w14:paraId="4795711E" w14:textId="0F351432" w:rsidR="002B48EA" w:rsidRDefault="00356BBC">
      <w:pPr>
        <w:pStyle w:val="TOC3"/>
        <w:tabs>
          <w:tab w:val="right" w:leader="dot" w:pos="9350"/>
        </w:tabs>
        <w:rPr>
          <w:rFonts w:asciiTheme="minorHAnsi" w:eastAsiaTheme="minorEastAsia" w:hAnsiTheme="minorHAnsi" w:cstheme="minorBidi"/>
          <w:noProof/>
          <w:kern w:val="2"/>
          <w14:ligatures w14:val="standardContextual"/>
        </w:rPr>
      </w:pPr>
      <w:hyperlink w:anchor="_Toc224520858" w:history="1">
        <w:r w:rsidR="002B48EA" w:rsidRPr="007D3FD8">
          <w:rPr>
            <w:rStyle w:val="Hyperlink"/>
            <w:noProof/>
          </w:rPr>
          <w:t>15.3.1  Owner’s Step-In Rights</w:t>
        </w:r>
        <w:r w:rsidR="002B48EA">
          <w:rPr>
            <w:noProof/>
            <w:webHidden/>
          </w:rPr>
          <w:tab/>
        </w:r>
        <w:r w:rsidR="002B48EA">
          <w:rPr>
            <w:noProof/>
            <w:webHidden/>
          </w:rPr>
          <w:fldChar w:fldCharType="begin"/>
        </w:r>
        <w:r w:rsidR="002B48EA">
          <w:rPr>
            <w:noProof/>
            <w:webHidden/>
          </w:rPr>
          <w:instrText xml:space="preserve"> PAGEREF _Toc224520858 \h </w:instrText>
        </w:r>
        <w:r w:rsidR="002B48EA">
          <w:rPr>
            <w:noProof/>
            <w:webHidden/>
          </w:rPr>
        </w:r>
        <w:r w:rsidR="002B48EA">
          <w:rPr>
            <w:noProof/>
            <w:webHidden/>
          </w:rPr>
          <w:fldChar w:fldCharType="separate"/>
        </w:r>
        <w:r w:rsidR="002B48EA">
          <w:rPr>
            <w:noProof/>
            <w:webHidden/>
          </w:rPr>
          <w:t>49</w:t>
        </w:r>
        <w:r w:rsidR="002B48EA">
          <w:rPr>
            <w:noProof/>
            <w:webHidden/>
          </w:rPr>
          <w:fldChar w:fldCharType="end"/>
        </w:r>
      </w:hyperlink>
    </w:p>
    <w:p w14:paraId="4B216D9B" w14:textId="00CF7C9C"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59" w:history="1">
        <w:r w:rsidR="002B48EA" w:rsidRPr="007D3FD8">
          <w:rPr>
            <w:rStyle w:val="Hyperlink"/>
            <w:noProof/>
          </w:rPr>
          <w:t>15.4  Owner Events of Default</w:t>
        </w:r>
        <w:r w:rsidR="002B48EA">
          <w:rPr>
            <w:noProof/>
            <w:webHidden/>
          </w:rPr>
          <w:tab/>
        </w:r>
        <w:r w:rsidR="002B48EA">
          <w:rPr>
            <w:noProof/>
            <w:webHidden/>
          </w:rPr>
          <w:fldChar w:fldCharType="begin"/>
        </w:r>
        <w:r w:rsidR="002B48EA">
          <w:rPr>
            <w:noProof/>
            <w:webHidden/>
          </w:rPr>
          <w:instrText xml:space="preserve"> PAGEREF _Toc224520859 \h </w:instrText>
        </w:r>
        <w:r w:rsidR="002B48EA">
          <w:rPr>
            <w:noProof/>
            <w:webHidden/>
          </w:rPr>
        </w:r>
        <w:r w:rsidR="002B48EA">
          <w:rPr>
            <w:noProof/>
            <w:webHidden/>
          </w:rPr>
          <w:fldChar w:fldCharType="separate"/>
        </w:r>
        <w:r w:rsidR="002B48EA">
          <w:rPr>
            <w:noProof/>
            <w:webHidden/>
          </w:rPr>
          <w:t>50</w:t>
        </w:r>
        <w:r w:rsidR="002B48EA">
          <w:rPr>
            <w:noProof/>
            <w:webHidden/>
          </w:rPr>
          <w:fldChar w:fldCharType="end"/>
        </w:r>
      </w:hyperlink>
    </w:p>
    <w:p w14:paraId="5C76A7C0" w14:textId="29E4A018"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60" w:history="1">
        <w:r w:rsidR="002B48EA" w:rsidRPr="007D3FD8">
          <w:rPr>
            <w:rStyle w:val="Hyperlink"/>
            <w:noProof/>
          </w:rPr>
          <w:t>15.5  Remedies Upon Owner Default</w:t>
        </w:r>
        <w:r w:rsidR="002B48EA">
          <w:rPr>
            <w:noProof/>
            <w:webHidden/>
          </w:rPr>
          <w:tab/>
        </w:r>
        <w:r w:rsidR="002B48EA">
          <w:rPr>
            <w:noProof/>
            <w:webHidden/>
          </w:rPr>
          <w:fldChar w:fldCharType="begin"/>
        </w:r>
        <w:r w:rsidR="002B48EA">
          <w:rPr>
            <w:noProof/>
            <w:webHidden/>
          </w:rPr>
          <w:instrText xml:space="preserve"> PAGEREF _Toc224520860 \h </w:instrText>
        </w:r>
        <w:r w:rsidR="002B48EA">
          <w:rPr>
            <w:noProof/>
            <w:webHidden/>
          </w:rPr>
        </w:r>
        <w:r w:rsidR="002B48EA">
          <w:rPr>
            <w:noProof/>
            <w:webHidden/>
          </w:rPr>
          <w:fldChar w:fldCharType="separate"/>
        </w:r>
        <w:r w:rsidR="002B48EA">
          <w:rPr>
            <w:noProof/>
            <w:webHidden/>
          </w:rPr>
          <w:t>50</w:t>
        </w:r>
        <w:r w:rsidR="002B48EA">
          <w:rPr>
            <w:noProof/>
            <w:webHidden/>
          </w:rPr>
          <w:fldChar w:fldCharType="end"/>
        </w:r>
      </w:hyperlink>
    </w:p>
    <w:p w14:paraId="4F0E65CA" w14:textId="6BDDB555"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61" w:history="1">
        <w:r w:rsidR="002B48EA" w:rsidRPr="007D3FD8">
          <w:rPr>
            <w:rStyle w:val="Hyperlink"/>
            <w:noProof/>
          </w:rPr>
          <w:t>15.6  Termination for Convenience</w:t>
        </w:r>
        <w:r w:rsidR="002B48EA">
          <w:rPr>
            <w:noProof/>
            <w:webHidden/>
          </w:rPr>
          <w:tab/>
        </w:r>
        <w:r w:rsidR="002B48EA">
          <w:rPr>
            <w:noProof/>
            <w:webHidden/>
          </w:rPr>
          <w:fldChar w:fldCharType="begin"/>
        </w:r>
        <w:r w:rsidR="002B48EA">
          <w:rPr>
            <w:noProof/>
            <w:webHidden/>
          </w:rPr>
          <w:instrText xml:space="preserve"> PAGEREF _Toc224520861 \h </w:instrText>
        </w:r>
        <w:r w:rsidR="002B48EA">
          <w:rPr>
            <w:noProof/>
            <w:webHidden/>
          </w:rPr>
        </w:r>
        <w:r w:rsidR="002B48EA">
          <w:rPr>
            <w:noProof/>
            <w:webHidden/>
          </w:rPr>
          <w:fldChar w:fldCharType="separate"/>
        </w:r>
        <w:r w:rsidR="002B48EA">
          <w:rPr>
            <w:noProof/>
            <w:webHidden/>
          </w:rPr>
          <w:t>50</w:t>
        </w:r>
        <w:r w:rsidR="002B48EA">
          <w:rPr>
            <w:noProof/>
            <w:webHidden/>
          </w:rPr>
          <w:fldChar w:fldCharType="end"/>
        </w:r>
      </w:hyperlink>
    </w:p>
    <w:p w14:paraId="7663C594" w14:textId="2C20EBEF"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62" w:history="1">
        <w:r w:rsidR="002B48EA" w:rsidRPr="007D3FD8">
          <w:rPr>
            <w:rStyle w:val="Hyperlink"/>
            <w:noProof/>
          </w:rPr>
          <w:t>15.7  Long Stop Date Termination</w:t>
        </w:r>
        <w:r w:rsidR="002B48EA">
          <w:rPr>
            <w:noProof/>
            <w:webHidden/>
          </w:rPr>
          <w:tab/>
        </w:r>
        <w:r w:rsidR="002B48EA">
          <w:rPr>
            <w:noProof/>
            <w:webHidden/>
          </w:rPr>
          <w:fldChar w:fldCharType="begin"/>
        </w:r>
        <w:r w:rsidR="002B48EA">
          <w:rPr>
            <w:noProof/>
            <w:webHidden/>
          </w:rPr>
          <w:instrText xml:space="preserve"> PAGEREF _Toc224520862 \h </w:instrText>
        </w:r>
        <w:r w:rsidR="002B48EA">
          <w:rPr>
            <w:noProof/>
            <w:webHidden/>
          </w:rPr>
        </w:r>
        <w:r w:rsidR="002B48EA">
          <w:rPr>
            <w:noProof/>
            <w:webHidden/>
          </w:rPr>
          <w:fldChar w:fldCharType="separate"/>
        </w:r>
        <w:r w:rsidR="002B48EA">
          <w:rPr>
            <w:noProof/>
            <w:webHidden/>
          </w:rPr>
          <w:t>50</w:t>
        </w:r>
        <w:r w:rsidR="002B48EA">
          <w:rPr>
            <w:noProof/>
            <w:webHidden/>
          </w:rPr>
          <w:fldChar w:fldCharType="end"/>
        </w:r>
      </w:hyperlink>
    </w:p>
    <w:p w14:paraId="6C9FBEBE" w14:textId="7C7EBAE7"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63" w:history="1">
        <w:r w:rsidR="002B48EA" w:rsidRPr="007D3FD8">
          <w:rPr>
            <w:rStyle w:val="Hyperlink"/>
            <w:noProof/>
          </w:rPr>
          <w:t>15.8  Termination Due to Extended Force Majeure</w:t>
        </w:r>
        <w:r w:rsidR="002B48EA">
          <w:rPr>
            <w:noProof/>
            <w:webHidden/>
          </w:rPr>
          <w:tab/>
        </w:r>
        <w:r w:rsidR="002B48EA">
          <w:rPr>
            <w:noProof/>
            <w:webHidden/>
          </w:rPr>
          <w:fldChar w:fldCharType="begin"/>
        </w:r>
        <w:r w:rsidR="002B48EA">
          <w:rPr>
            <w:noProof/>
            <w:webHidden/>
          </w:rPr>
          <w:instrText xml:space="preserve"> PAGEREF _Toc224520863 \h </w:instrText>
        </w:r>
        <w:r w:rsidR="002B48EA">
          <w:rPr>
            <w:noProof/>
            <w:webHidden/>
          </w:rPr>
        </w:r>
        <w:r w:rsidR="002B48EA">
          <w:rPr>
            <w:noProof/>
            <w:webHidden/>
          </w:rPr>
          <w:fldChar w:fldCharType="separate"/>
        </w:r>
        <w:r w:rsidR="002B48EA">
          <w:rPr>
            <w:noProof/>
            <w:webHidden/>
          </w:rPr>
          <w:t>51</w:t>
        </w:r>
        <w:r w:rsidR="002B48EA">
          <w:rPr>
            <w:noProof/>
            <w:webHidden/>
          </w:rPr>
          <w:fldChar w:fldCharType="end"/>
        </w:r>
      </w:hyperlink>
    </w:p>
    <w:p w14:paraId="47656227" w14:textId="1FDADB80"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64" w:history="1">
        <w:r w:rsidR="002B48EA" w:rsidRPr="007D3FD8">
          <w:rPr>
            <w:rStyle w:val="Hyperlink"/>
            <w:noProof/>
          </w:rPr>
          <w:t>15.9  Suspension of Work</w:t>
        </w:r>
        <w:r w:rsidR="002B48EA">
          <w:rPr>
            <w:noProof/>
            <w:webHidden/>
          </w:rPr>
          <w:tab/>
        </w:r>
        <w:r w:rsidR="002B48EA">
          <w:rPr>
            <w:noProof/>
            <w:webHidden/>
          </w:rPr>
          <w:fldChar w:fldCharType="begin"/>
        </w:r>
        <w:r w:rsidR="002B48EA">
          <w:rPr>
            <w:noProof/>
            <w:webHidden/>
          </w:rPr>
          <w:instrText xml:space="preserve"> PAGEREF _Toc224520864 \h </w:instrText>
        </w:r>
        <w:r w:rsidR="002B48EA">
          <w:rPr>
            <w:noProof/>
            <w:webHidden/>
          </w:rPr>
        </w:r>
        <w:r w:rsidR="002B48EA">
          <w:rPr>
            <w:noProof/>
            <w:webHidden/>
          </w:rPr>
          <w:fldChar w:fldCharType="separate"/>
        </w:r>
        <w:r w:rsidR="002B48EA">
          <w:rPr>
            <w:noProof/>
            <w:webHidden/>
          </w:rPr>
          <w:t>51</w:t>
        </w:r>
        <w:r w:rsidR="002B48EA">
          <w:rPr>
            <w:noProof/>
            <w:webHidden/>
          </w:rPr>
          <w:fldChar w:fldCharType="end"/>
        </w:r>
      </w:hyperlink>
    </w:p>
    <w:p w14:paraId="17735800" w14:textId="2D1693F8"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65" w:history="1">
        <w:r w:rsidR="002B48EA" w:rsidRPr="007D3FD8">
          <w:rPr>
            <w:rStyle w:val="Hyperlink"/>
            <w:noProof/>
          </w:rPr>
          <w:t>15.10  Effect of Termination</w:t>
        </w:r>
        <w:r w:rsidR="002B48EA">
          <w:rPr>
            <w:noProof/>
            <w:webHidden/>
          </w:rPr>
          <w:tab/>
        </w:r>
        <w:r w:rsidR="002B48EA">
          <w:rPr>
            <w:noProof/>
            <w:webHidden/>
          </w:rPr>
          <w:fldChar w:fldCharType="begin"/>
        </w:r>
        <w:r w:rsidR="002B48EA">
          <w:rPr>
            <w:noProof/>
            <w:webHidden/>
          </w:rPr>
          <w:instrText xml:space="preserve"> PAGEREF _Toc224520865 \h </w:instrText>
        </w:r>
        <w:r w:rsidR="002B48EA">
          <w:rPr>
            <w:noProof/>
            <w:webHidden/>
          </w:rPr>
        </w:r>
        <w:r w:rsidR="002B48EA">
          <w:rPr>
            <w:noProof/>
            <w:webHidden/>
          </w:rPr>
          <w:fldChar w:fldCharType="separate"/>
        </w:r>
        <w:r w:rsidR="002B48EA">
          <w:rPr>
            <w:noProof/>
            <w:webHidden/>
          </w:rPr>
          <w:t>51</w:t>
        </w:r>
        <w:r w:rsidR="002B48EA">
          <w:rPr>
            <w:noProof/>
            <w:webHidden/>
          </w:rPr>
          <w:fldChar w:fldCharType="end"/>
        </w:r>
      </w:hyperlink>
    </w:p>
    <w:p w14:paraId="3F03A5B5" w14:textId="229EB795"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866" w:history="1">
        <w:r w:rsidR="002B48EA" w:rsidRPr="007D3FD8">
          <w:rPr>
            <w:rStyle w:val="Hyperlink"/>
            <w:noProof/>
          </w:rPr>
          <w:t>16. INDEMNIFICATION</w:t>
        </w:r>
        <w:r w:rsidR="002B48EA">
          <w:rPr>
            <w:noProof/>
            <w:webHidden/>
          </w:rPr>
          <w:tab/>
        </w:r>
        <w:r w:rsidR="002B48EA">
          <w:rPr>
            <w:noProof/>
            <w:webHidden/>
          </w:rPr>
          <w:fldChar w:fldCharType="begin"/>
        </w:r>
        <w:r w:rsidR="002B48EA">
          <w:rPr>
            <w:noProof/>
            <w:webHidden/>
          </w:rPr>
          <w:instrText xml:space="preserve"> PAGEREF _Toc224520866 \h </w:instrText>
        </w:r>
        <w:r w:rsidR="002B48EA">
          <w:rPr>
            <w:noProof/>
            <w:webHidden/>
          </w:rPr>
        </w:r>
        <w:r w:rsidR="002B48EA">
          <w:rPr>
            <w:noProof/>
            <w:webHidden/>
          </w:rPr>
          <w:fldChar w:fldCharType="separate"/>
        </w:r>
        <w:r w:rsidR="002B48EA">
          <w:rPr>
            <w:noProof/>
            <w:webHidden/>
          </w:rPr>
          <w:t>52</w:t>
        </w:r>
        <w:r w:rsidR="002B48EA">
          <w:rPr>
            <w:noProof/>
            <w:webHidden/>
          </w:rPr>
          <w:fldChar w:fldCharType="end"/>
        </w:r>
      </w:hyperlink>
    </w:p>
    <w:p w14:paraId="09F8E2F4" w14:textId="110A4A2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67" w:history="1">
        <w:r w:rsidR="002B48EA" w:rsidRPr="007D3FD8">
          <w:rPr>
            <w:rStyle w:val="Hyperlink"/>
            <w:noProof/>
          </w:rPr>
          <w:t>16.1  Contractor’s Indemnification</w:t>
        </w:r>
        <w:r w:rsidR="002B48EA">
          <w:rPr>
            <w:noProof/>
            <w:webHidden/>
          </w:rPr>
          <w:tab/>
        </w:r>
        <w:r w:rsidR="002B48EA">
          <w:rPr>
            <w:noProof/>
            <w:webHidden/>
          </w:rPr>
          <w:fldChar w:fldCharType="begin"/>
        </w:r>
        <w:r w:rsidR="002B48EA">
          <w:rPr>
            <w:noProof/>
            <w:webHidden/>
          </w:rPr>
          <w:instrText xml:space="preserve"> PAGEREF _Toc224520867 \h </w:instrText>
        </w:r>
        <w:r w:rsidR="002B48EA">
          <w:rPr>
            <w:noProof/>
            <w:webHidden/>
          </w:rPr>
        </w:r>
        <w:r w:rsidR="002B48EA">
          <w:rPr>
            <w:noProof/>
            <w:webHidden/>
          </w:rPr>
          <w:fldChar w:fldCharType="separate"/>
        </w:r>
        <w:r w:rsidR="002B48EA">
          <w:rPr>
            <w:noProof/>
            <w:webHidden/>
          </w:rPr>
          <w:t>52</w:t>
        </w:r>
        <w:r w:rsidR="002B48EA">
          <w:rPr>
            <w:noProof/>
            <w:webHidden/>
          </w:rPr>
          <w:fldChar w:fldCharType="end"/>
        </w:r>
      </w:hyperlink>
    </w:p>
    <w:p w14:paraId="2C276815" w14:textId="08DA3C3A"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68" w:history="1">
        <w:r w:rsidR="002B48EA" w:rsidRPr="007D3FD8">
          <w:rPr>
            <w:rStyle w:val="Hyperlink"/>
            <w:noProof/>
          </w:rPr>
          <w:t>16.2  Owner’s Indemnification</w:t>
        </w:r>
        <w:r w:rsidR="002B48EA">
          <w:rPr>
            <w:noProof/>
            <w:webHidden/>
          </w:rPr>
          <w:tab/>
        </w:r>
        <w:r w:rsidR="002B48EA">
          <w:rPr>
            <w:noProof/>
            <w:webHidden/>
          </w:rPr>
          <w:fldChar w:fldCharType="begin"/>
        </w:r>
        <w:r w:rsidR="002B48EA">
          <w:rPr>
            <w:noProof/>
            <w:webHidden/>
          </w:rPr>
          <w:instrText xml:space="preserve"> PAGEREF _Toc224520868 \h </w:instrText>
        </w:r>
        <w:r w:rsidR="002B48EA">
          <w:rPr>
            <w:noProof/>
            <w:webHidden/>
          </w:rPr>
        </w:r>
        <w:r w:rsidR="002B48EA">
          <w:rPr>
            <w:noProof/>
            <w:webHidden/>
          </w:rPr>
          <w:fldChar w:fldCharType="separate"/>
        </w:r>
        <w:r w:rsidR="002B48EA">
          <w:rPr>
            <w:noProof/>
            <w:webHidden/>
          </w:rPr>
          <w:t>52</w:t>
        </w:r>
        <w:r w:rsidR="002B48EA">
          <w:rPr>
            <w:noProof/>
            <w:webHidden/>
          </w:rPr>
          <w:fldChar w:fldCharType="end"/>
        </w:r>
      </w:hyperlink>
    </w:p>
    <w:p w14:paraId="7ED0C55E" w14:textId="73CBE362"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69" w:history="1">
        <w:r w:rsidR="002B48EA" w:rsidRPr="007D3FD8">
          <w:rPr>
            <w:rStyle w:val="Hyperlink"/>
            <w:noProof/>
          </w:rPr>
          <w:t>16.3  Indemnification Procedures</w:t>
        </w:r>
        <w:r w:rsidR="002B48EA">
          <w:rPr>
            <w:noProof/>
            <w:webHidden/>
          </w:rPr>
          <w:tab/>
        </w:r>
        <w:r w:rsidR="002B48EA">
          <w:rPr>
            <w:noProof/>
            <w:webHidden/>
          </w:rPr>
          <w:fldChar w:fldCharType="begin"/>
        </w:r>
        <w:r w:rsidR="002B48EA">
          <w:rPr>
            <w:noProof/>
            <w:webHidden/>
          </w:rPr>
          <w:instrText xml:space="preserve"> PAGEREF _Toc224520869 \h </w:instrText>
        </w:r>
        <w:r w:rsidR="002B48EA">
          <w:rPr>
            <w:noProof/>
            <w:webHidden/>
          </w:rPr>
        </w:r>
        <w:r w:rsidR="002B48EA">
          <w:rPr>
            <w:noProof/>
            <w:webHidden/>
          </w:rPr>
          <w:fldChar w:fldCharType="separate"/>
        </w:r>
        <w:r w:rsidR="002B48EA">
          <w:rPr>
            <w:noProof/>
            <w:webHidden/>
          </w:rPr>
          <w:t>53</w:t>
        </w:r>
        <w:r w:rsidR="002B48EA">
          <w:rPr>
            <w:noProof/>
            <w:webHidden/>
          </w:rPr>
          <w:fldChar w:fldCharType="end"/>
        </w:r>
      </w:hyperlink>
    </w:p>
    <w:p w14:paraId="2A309BE3" w14:textId="5D0BF396"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870" w:history="1">
        <w:r w:rsidR="002B48EA" w:rsidRPr="007D3FD8">
          <w:rPr>
            <w:rStyle w:val="Hyperlink"/>
            <w:noProof/>
          </w:rPr>
          <w:t>17. LIMITATION OF LIABILITY</w:t>
        </w:r>
        <w:r w:rsidR="002B48EA">
          <w:rPr>
            <w:noProof/>
            <w:webHidden/>
          </w:rPr>
          <w:tab/>
        </w:r>
        <w:r w:rsidR="002B48EA">
          <w:rPr>
            <w:noProof/>
            <w:webHidden/>
          </w:rPr>
          <w:fldChar w:fldCharType="begin"/>
        </w:r>
        <w:r w:rsidR="002B48EA">
          <w:rPr>
            <w:noProof/>
            <w:webHidden/>
          </w:rPr>
          <w:instrText xml:space="preserve"> PAGEREF _Toc224520870 \h </w:instrText>
        </w:r>
        <w:r w:rsidR="002B48EA">
          <w:rPr>
            <w:noProof/>
            <w:webHidden/>
          </w:rPr>
        </w:r>
        <w:r w:rsidR="002B48EA">
          <w:rPr>
            <w:noProof/>
            <w:webHidden/>
          </w:rPr>
          <w:fldChar w:fldCharType="separate"/>
        </w:r>
        <w:r w:rsidR="002B48EA">
          <w:rPr>
            <w:noProof/>
            <w:webHidden/>
          </w:rPr>
          <w:t>54</w:t>
        </w:r>
        <w:r w:rsidR="002B48EA">
          <w:rPr>
            <w:noProof/>
            <w:webHidden/>
          </w:rPr>
          <w:fldChar w:fldCharType="end"/>
        </w:r>
      </w:hyperlink>
    </w:p>
    <w:p w14:paraId="25D92D28" w14:textId="660FBC71"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71" w:history="1">
        <w:r w:rsidR="002B48EA" w:rsidRPr="007D3FD8">
          <w:rPr>
            <w:rStyle w:val="Hyperlink"/>
            <w:noProof/>
          </w:rPr>
          <w:t>17.1  Aggregate Cap</w:t>
        </w:r>
        <w:r w:rsidR="002B48EA">
          <w:rPr>
            <w:noProof/>
            <w:webHidden/>
          </w:rPr>
          <w:tab/>
        </w:r>
        <w:r w:rsidR="002B48EA">
          <w:rPr>
            <w:noProof/>
            <w:webHidden/>
          </w:rPr>
          <w:fldChar w:fldCharType="begin"/>
        </w:r>
        <w:r w:rsidR="002B48EA">
          <w:rPr>
            <w:noProof/>
            <w:webHidden/>
          </w:rPr>
          <w:instrText xml:space="preserve"> PAGEREF _Toc224520871 \h </w:instrText>
        </w:r>
        <w:r w:rsidR="002B48EA">
          <w:rPr>
            <w:noProof/>
            <w:webHidden/>
          </w:rPr>
        </w:r>
        <w:r w:rsidR="002B48EA">
          <w:rPr>
            <w:noProof/>
            <w:webHidden/>
          </w:rPr>
          <w:fldChar w:fldCharType="separate"/>
        </w:r>
        <w:r w:rsidR="002B48EA">
          <w:rPr>
            <w:noProof/>
            <w:webHidden/>
          </w:rPr>
          <w:t>54</w:t>
        </w:r>
        <w:r w:rsidR="002B48EA">
          <w:rPr>
            <w:noProof/>
            <w:webHidden/>
          </w:rPr>
          <w:fldChar w:fldCharType="end"/>
        </w:r>
      </w:hyperlink>
    </w:p>
    <w:p w14:paraId="17A61B45" w14:textId="67A5E02B"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72" w:history="1">
        <w:r w:rsidR="002B48EA" w:rsidRPr="007D3FD8">
          <w:rPr>
            <w:rStyle w:val="Hyperlink"/>
            <w:noProof/>
          </w:rPr>
          <w:t>17.2  Consequential Damages</w:t>
        </w:r>
        <w:r w:rsidR="002B48EA">
          <w:rPr>
            <w:noProof/>
            <w:webHidden/>
          </w:rPr>
          <w:tab/>
        </w:r>
        <w:r w:rsidR="002B48EA">
          <w:rPr>
            <w:noProof/>
            <w:webHidden/>
          </w:rPr>
          <w:fldChar w:fldCharType="begin"/>
        </w:r>
        <w:r w:rsidR="002B48EA">
          <w:rPr>
            <w:noProof/>
            <w:webHidden/>
          </w:rPr>
          <w:instrText xml:space="preserve"> PAGEREF _Toc224520872 \h </w:instrText>
        </w:r>
        <w:r w:rsidR="002B48EA">
          <w:rPr>
            <w:noProof/>
            <w:webHidden/>
          </w:rPr>
        </w:r>
        <w:r w:rsidR="002B48EA">
          <w:rPr>
            <w:noProof/>
            <w:webHidden/>
          </w:rPr>
          <w:fldChar w:fldCharType="separate"/>
        </w:r>
        <w:r w:rsidR="002B48EA">
          <w:rPr>
            <w:noProof/>
            <w:webHidden/>
          </w:rPr>
          <w:t>54</w:t>
        </w:r>
        <w:r w:rsidR="002B48EA">
          <w:rPr>
            <w:noProof/>
            <w:webHidden/>
          </w:rPr>
          <w:fldChar w:fldCharType="end"/>
        </w:r>
      </w:hyperlink>
    </w:p>
    <w:p w14:paraId="5A70E155" w14:textId="46A316BF"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73" w:history="1">
        <w:r w:rsidR="002B48EA" w:rsidRPr="007D3FD8">
          <w:rPr>
            <w:rStyle w:val="Hyperlink"/>
            <w:noProof/>
          </w:rPr>
          <w:t>17.3  Caps on Liquidated Damages</w:t>
        </w:r>
        <w:r w:rsidR="002B48EA">
          <w:rPr>
            <w:noProof/>
            <w:webHidden/>
          </w:rPr>
          <w:tab/>
        </w:r>
        <w:r w:rsidR="002B48EA">
          <w:rPr>
            <w:noProof/>
            <w:webHidden/>
          </w:rPr>
          <w:fldChar w:fldCharType="begin"/>
        </w:r>
        <w:r w:rsidR="002B48EA">
          <w:rPr>
            <w:noProof/>
            <w:webHidden/>
          </w:rPr>
          <w:instrText xml:space="preserve"> PAGEREF _Toc224520873 \h </w:instrText>
        </w:r>
        <w:r w:rsidR="002B48EA">
          <w:rPr>
            <w:noProof/>
            <w:webHidden/>
          </w:rPr>
        </w:r>
        <w:r w:rsidR="002B48EA">
          <w:rPr>
            <w:noProof/>
            <w:webHidden/>
          </w:rPr>
          <w:fldChar w:fldCharType="separate"/>
        </w:r>
        <w:r w:rsidR="002B48EA">
          <w:rPr>
            <w:noProof/>
            <w:webHidden/>
          </w:rPr>
          <w:t>54</w:t>
        </w:r>
        <w:r w:rsidR="002B48EA">
          <w:rPr>
            <w:noProof/>
            <w:webHidden/>
          </w:rPr>
          <w:fldChar w:fldCharType="end"/>
        </w:r>
      </w:hyperlink>
    </w:p>
    <w:p w14:paraId="37816DB8" w14:textId="669512B1"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74" w:history="1">
        <w:r w:rsidR="002B48EA" w:rsidRPr="007D3FD8">
          <w:rPr>
            <w:rStyle w:val="Hyperlink"/>
            <w:noProof/>
          </w:rPr>
          <w:t>17.4  Applicability</w:t>
        </w:r>
        <w:r w:rsidR="002B48EA">
          <w:rPr>
            <w:noProof/>
            <w:webHidden/>
          </w:rPr>
          <w:tab/>
        </w:r>
        <w:r w:rsidR="002B48EA">
          <w:rPr>
            <w:noProof/>
            <w:webHidden/>
          </w:rPr>
          <w:fldChar w:fldCharType="begin"/>
        </w:r>
        <w:r w:rsidR="002B48EA">
          <w:rPr>
            <w:noProof/>
            <w:webHidden/>
          </w:rPr>
          <w:instrText xml:space="preserve"> PAGEREF _Toc224520874 \h </w:instrText>
        </w:r>
        <w:r w:rsidR="002B48EA">
          <w:rPr>
            <w:noProof/>
            <w:webHidden/>
          </w:rPr>
        </w:r>
        <w:r w:rsidR="002B48EA">
          <w:rPr>
            <w:noProof/>
            <w:webHidden/>
          </w:rPr>
          <w:fldChar w:fldCharType="separate"/>
        </w:r>
        <w:r w:rsidR="002B48EA">
          <w:rPr>
            <w:noProof/>
            <w:webHidden/>
          </w:rPr>
          <w:t>55</w:t>
        </w:r>
        <w:r w:rsidR="002B48EA">
          <w:rPr>
            <w:noProof/>
            <w:webHidden/>
          </w:rPr>
          <w:fldChar w:fldCharType="end"/>
        </w:r>
      </w:hyperlink>
    </w:p>
    <w:p w14:paraId="7B5AFEA3" w14:textId="5A341EE2"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75" w:history="1">
        <w:r w:rsidR="002B48EA" w:rsidRPr="007D3FD8">
          <w:rPr>
            <w:rStyle w:val="Hyperlink"/>
            <w:noProof/>
          </w:rPr>
          <w:t>17.5  Time Limit on Claims</w:t>
        </w:r>
        <w:r w:rsidR="002B48EA">
          <w:rPr>
            <w:noProof/>
            <w:webHidden/>
          </w:rPr>
          <w:tab/>
        </w:r>
        <w:r w:rsidR="002B48EA">
          <w:rPr>
            <w:noProof/>
            <w:webHidden/>
          </w:rPr>
          <w:fldChar w:fldCharType="begin"/>
        </w:r>
        <w:r w:rsidR="002B48EA">
          <w:rPr>
            <w:noProof/>
            <w:webHidden/>
          </w:rPr>
          <w:instrText xml:space="preserve"> PAGEREF _Toc224520875 \h </w:instrText>
        </w:r>
        <w:r w:rsidR="002B48EA">
          <w:rPr>
            <w:noProof/>
            <w:webHidden/>
          </w:rPr>
        </w:r>
        <w:r w:rsidR="002B48EA">
          <w:rPr>
            <w:noProof/>
            <w:webHidden/>
          </w:rPr>
          <w:fldChar w:fldCharType="separate"/>
        </w:r>
        <w:r w:rsidR="002B48EA">
          <w:rPr>
            <w:noProof/>
            <w:webHidden/>
          </w:rPr>
          <w:t>55</w:t>
        </w:r>
        <w:r w:rsidR="002B48EA">
          <w:rPr>
            <w:noProof/>
            <w:webHidden/>
          </w:rPr>
          <w:fldChar w:fldCharType="end"/>
        </w:r>
      </w:hyperlink>
    </w:p>
    <w:p w14:paraId="6CE7A866" w14:textId="1C4A96DC"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876" w:history="1">
        <w:r w:rsidR="002B48EA" w:rsidRPr="007D3FD8">
          <w:rPr>
            <w:rStyle w:val="Hyperlink"/>
            <w:noProof/>
          </w:rPr>
          <w:t>18. DISPUTE RESOLUTION</w:t>
        </w:r>
        <w:r w:rsidR="002B48EA">
          <w:rPr>
            <w:noProof/>
            <w:webHidden/>
          </w:rPr>
          <w:tab/>
        </w:r>
        <w:r w:rsidR="002B48EA">
          <w:rPr>
            <w:noProof/>
            <w:webHidden/>
          </w:rPr>
          <w:fldChar w:fldCharType="begin"/>
        </w:r>
        <w:r w:rsidR="002B48EA">
          <w:rPr>
            <w:noProof/>
            <w:webHidden/>
          </w:rPr>
          <w:instrText xml:space="preserve"> PAGEREF _Toc224520876 \h </w:instrText>
        </w:r>
        <w:r w:rsidR="002B48EA">
          <w:rPr>
            <w:noProof/>
            <w:webHidden/>
          </w:rPr>
        </w:r>
        <w:r w:rsidR="002B48EA">
          <w:rPr>
            <w:noProof/>
            <w:webHidden/>
          </w:rPr>
          <w:fldChar w:fldCharType="separate"/>
        </w:r>
        <w:r w:rsidR="002B48EA">
          <w:rPr>
            <w:noProof/>
            <w:webHidden/>
          </w:rPr>
          <w:t>56</w:t>
        </w:r>
        <w:r w:rsidR="002B48EA">
          <w:rPr>
            <w:noProof/>
            <w:webHidden/>
          </w:rPr>
          <w:fldChar w:fldCharType="end"/>
        </w:r>
      </w:hyperlink>
    </w:p>
    <w:p w14:paraId="0E34548F" w14:textId="74F56D9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77" w:history="1">
        <w:r w:rsidR="002B48EA" w:rsidRPr="007D3FD8">
          <w:rPr>
            <w:rStyle w:val="Hyperlink"/>
            <w:noProof/>
          </w:rPr>
          <w:t>18.1  Negotiation</w:t>
        </w:r>
        <w:r w:rsidR="002B48EA">
          <w:rPr>
            <w:noProof/>
            <w:webHidden/>
          </w:rPr>
          <w:tab/>
        </w:r>
        <w:r w:rsidR="002B48EA">
          <w:rPr>
            <w:noProof/>
            <w:webHidden/>
          </w:rPr>
          <w:fldChar w:fldCharType="begin"/>
        </w:r>
        <w:r w:rsidR="002B48EA">
          <w:rPr>
            <w:noProof/>
            <w:webHidden/>
          </w:rPr>
          <w:instrText xml:space="preserve"> PAGEREF _Toc224520877 \h </w:instrText>
        </w:r>
        <w:r w:rsidR="002B48EA">
          <w:rPr>
            <w:noProof/>
            <w:webHidden/>
          </w:rPr>
        </w:r>
        <w:r w:rsidR="002B48EA">
          <w:rPr>
            <w:noProof/>
            <w:webHidden/>
          </w:rPr>
          <w:fldChar w:fldCharType="separate"/>
        </w:r>
        <w:r w:rsidR="002B48EA">
          <w:rPr>
            <w:noProof/>
            <w:webHidden/>
          </w:rPr>
          <w:t>56</w:t>
        </w:r>
        <w:r w:rsidR="002B48EA">
          <w:rPr>
            <w:noProof/>
            <w:webHidden/>
          </w:rPr>
          <w:fldChar w:fldCharType="end"/>
        </w:r>
      </w:hyperlink>
    </w:p>
    <w:p w14:paraId="089C9D09" w14:textId="4205970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78" w:history="1">
        <w:r w:rsidR="002B48EA" w:rsidRPr="007D3FD8">
          <w:rPr>
            <w:rStyle w:val="Hyperlink"/>
            <w:noProof/>
          </w:rPr>
          <w:t>18.2  Mediation (Optional)</w:t>
        </w:r>
        <w:r w:rsidR="002B48EA">
          <w:rPr>
            <w:noProof/>
            <w:webHidden/>
          </w:rPr>
          <w:tab/>
        </w:r>
        <w:r w:rsidR="002B48EA">
          <w:rPr>
            <w:noProof/>
            <w:webHidden/>
          </w:rPr>
          <w:fldChar w:fldCharType="begin"/>
        </w:r>
        <w:r w:rsidR="002B48EA">
          <w:rPr>
            <w:noProof/>
            <w:webHidden/>
          </w:rPr>
          <w:instrText xml:space="preserve"> PAGEREF _Toc224520878 \h </w:instrText>
        </w:r>
        <w:r w:rsidR="002B48EA">
          <w:rPr>
            <w:noProof/>
            <w:webHidden/>
          </w:rPr>
        </w:r>
        <w:r w:rsidR="002B48EA">
          <w:rPr>
            <w:noProof/>
            <w:webHidden/>
          </w:rPr>
          <w:fldChar w:fldCharType="separate"/>
        </w:r>
        <w:r w:rsidR="002B48EA">
          <w:rPr>
            <w:noProof/>
            <w:webHidden/>
          </w:rPr>
          <w:t>56</w:t>
        </w:r>
        <w:r w:rsidR="002B48EA">
          <w:rPr>
            <w:noProof/>
            <w:webHidden/>
          </w:rPr>
          <w:fldChar w:fldCharType="end"/>
        </w:r>
      </w:hyperlink>
    </w:p>
    <w:p w14:paraId="7B4126C0" w14:textId="4732313A"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79" w:history="1">
        <w:r w:rsidR="002B48EA" w:rsidRPr="007D3FD8">
          <w:rPr>
            <w:rStyle w:val="Hyperlink"/>
            <w:noProof/>
          </w:rPr>
          <w:t>18.3  Arbitration</w:t>
        </w:r>
        <w:r w:rsidR="002B48EA">
          <w:rPr>
            <w:noProof/>
            <w:webHidden/>
          </w:rPr>
          <w:tab/>
        </w:r>
        <w:r w:rsidR="002B48EA">
          <w:rPr>
            <w:noProof/>
            <w:webHidden/>
          </w:rPr>
          <w:fldChar w:fldCharType="begin"/>
        </w:r>
        <w:r w:rsidR="002B48EA">
          <w:rPr>
            <w:noProof/>
            <w:webHidden/>
          </w:rPr>
          <w:instrText xml:space="preserve"> PAGEREF _Toc224520879 \h </w:instrText>
        </w:r>
        <w:r w:rsidR="002B48EA">
          <w:rPr>
            <w:noProof/>
            <w:webHidden/>
          </w:rPr>
        </w:r>
        <w:r w:rsidR="002B48EA">
          <w:rPr>
            <w:noProof/>
            <w:webHidden/>
          </w:rPr>
          <w:fldChar w:fldCharType="separate"/>
        </w:r>
        <w:r w:rsidR="002B48EA">
          <w:rPr>
            <w:noProof/>
            <w:webHidden/>
          </w:rPr>
          <w:t>56</w:t>
        </w:r>
        <w:r w:rsidR="002B48EA">
          <w:rPr>
            <w:noProof/>
            <w:webHidden/>
          </w:rPr>
          <w:fldChar w:fldCharType="end"/>
        </w:r>
      </w:hyperlink>
    </w:p>
    <w:p w14:paraId="0D7894B4" w14:textId="28425540"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80" w:history="1">
        <w:r w:rsidR="002B48EA" w:rsidRPr="007D3FD8">
          <w:rPr>
            <w:rStyle w:val="Hyperlink"/>
            <w:noProof/>
          </w:rPr>
          <w:t>18.4  Continuation of Work</w:t>
        </w:r>
        <w:r w:rsidR="002B48EA">
          <w:rPr>
            <w:noProof/>
            <w:webHidden/>
          </w:rPr>
          <w:tab/>
        </w:r>
        <w:r w:rsidR="002B48EA">
          <w:rPr>
            <w:noProof/>
            <w:webHidden/>
          </w:rPr>
          <w:fldChar w:fldCharType="begin"/>
        </w:r>
        <w:r w:rsidR="002B48EA">
          <w:rPr>
            <w:noProof/>
            <w:webHidden/>
          </w:rPr>
          <w:instrText xml:space="preserve"> PAGEREF _Toc224520880 \h </w:instrText>
        </w:r>
        <w:r w:rsidR="002B48EA">
          <w:rPr>
            <w:noProof/>
            <w:webHidden/>
          </w:rPr>
        </w:r>
        <w:r w:rsidR="002B48EA">
          <w:rPr>
            <w:noProof/>
            <w:webHidden/>
          </w:rPr>
          <w:fldChar w:fldCharType="separate"/>
        </w:r>
        <w:r w:rsidR="002B48EA">
          <w:rPr>
            <w:noProof/>
            <w:webHidden/>
          </w:rPr>
          <w:t>57</w:t>
        </w:r>
        <w:r w:rsidR="002B48EA">
          <w:rPr>
            <w:noProof/>
            <w:webHidden/>
          </w:rPr>
          <w:fldChar w:fldCharType="end"/>
        </w:r>
      </w:hyperlink>
    </w:p>
    <w:p w14:paraId="65ED8818" w14:textId="429FFE65"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81" w:history="1">
        <w:r w:rsidR="002B48EA" w:rsidRPr="007D3FD8">
          <w:rPr>
            <w:rStyle w:val="Hyperlink"/>
            <w:noProof/>
          </w:rPr>
          <w:t>18.5  Escrow of Disputed Amounts</w:t>
        </w:r>
        <w:r w:rsidR="002B48EA">
          <w:rPr>
            <w:noProof/>
            <w:webHidden/>
          </w:rPr>
          <w:tab/>
        </w:r>
        <w:r w:rsidR="002B48EA">
          <w:rPr>
            <w:noProof/>
            <w:webHidden/>
          </w:rPr>
          <w:fldChar w:fldCharType="begin"/>
        </w:r>
        <w:r w:rsidR="002B48EA">
          <w:rPr>
            <w:noProof/>
            <w:webHidden/>
          </w:rPr>
          <w:instrText xml:space="preserve"> PAGEREF _Toc224520881 \h </w:instrText>
        </w:r>
        <w:r w:rsidR="002B48EA">
          <w:rPr>
            <w:noProof/>
            <w:webHidden/>
          </w:rPr>
        </w:r>
        <w:r w:rsidR="002B48EA">
          <w:rPr>
            <w:noProof/>
            <w:webHidden/>
          </w:rPr>
          <w:fldChar w:fldCharType="separate"/>
        </w:r>
        <w:r w:rsidR="002B48EA">
          <w:rPr>
            <w:noProof/>
            <w:webHidden/>
          </w:rPr>
          <w:t>57</w:t>
        </w:r>
        <w:r w:rsidR="002B48EA">
          <w:rPr>
            <w:noProof/>
            <w:webHidden/>
          </w:rPr>
          <w:fldChar w:fldCharType="end"/>
        </w:r>
      </w:hyperlink>
    </w:p>
    <w:p w14:paraId="648ADE3A" w14:textId="0CC9A238"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882" w:history="1">
        <w:r w:rsidR="002B48EA" w:rsidRPr="007D3FD8">
          <w:rPr>
            <w:rStyle w:val="Hyperlink"/>
            <w:noProof/>
          </w:rPr>
          <w:t>19. CONFIDENTIALITY</w:t>
        </w:r>
        <w:r w:rsidR="002B48EA">
          <w:rPr>
            <w:noProof/>
            <w:webHidden/>
          </w:rPr>
          <w:tab/>
        </w:r>
        <w:r w:rsidR="002B48EA">
          <w:rPr>
            <w:noProof/>
            <w:webHidden/>
          </w:rPr>
          <w:fldChar w:fldCharType="begin"/>
        </w:r>
        <w:r w:rsidR="002B48EA">
          <w:rPr>
            <w:noProof/>
            <w:webHidden/>
          </w:rPr>
          <w:instrText xml:space="preserve"> PAGEREF _Toc224520882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3E7C4B49" w14:textId="57F6194A"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83" w:history="1">
        <w:r w:rsidR="002B48EA" w:rsidRPr="007D3FD8">
          <w:rPr>
            <w:rStyle w:val="Hyperlink"/>
            <w:noProof/>
          </w:rPr>
          <w:t>19.1  Obligations</w:t>
        </w:r>
        <w:r w:rsidR="002B48EA">
          <w:rPr>
            <w:noProof/>
            <w:webHidden/>
          </w:rPr>
          <w:tab/>
        </w:r>
        <w:r w:rsidR="002B48EA">
          <w:rPr>
            <w:noProof/>
            <w:webHidden/>
          </w:rPr>
          <w:fldChar w:fldCharType="begin"/>
        </w:r>
        <w:r w:rsidR="002B48EA">
          <w:rPr>
            <w:noProof/>
            <w:webHidden/>
          </w:rPr>
          <w:instrText xml:space="preserve"> PAGEREF _Toc224520883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4160FECB" w14:textId="67B6610D"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84" w:history="1">
        <w:r w:rsidR="002B48EA" w:rsidRPr="007D3FD8">
          <w:rPr>
            <w:rStyle w:val="Hyperlink"/>
            <w:noProof/>
          </w:rPr>
          <w:t>19.2  Exceptions</w:t>
        </w:r>
        <w:r w:rsidR="002B48EA">
          <w:rPr>
            <w:noProof/>
            <w:webHidden/>
          </w:rPr>
          <w:tab/>
        </w:r>
        <w:r w:rsidR="002B48EA">
          <w:rPr>
            <w:noProof/>
            <w:webHidden/>
          </w:rPr>
          <w:fldChar w:fldCharType="begin"/>
        </w:r>
        <w:r w:rsidR="002B48EA">
          <w:rPr>
            <w:noProof/>
            <w:webHidden/>
          </w:rPr>
          <w:instrText xml:space="preserve"> PAGEREF _Toc224520884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411B9254" w14:textId="163D581B"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85" w:history="1">
        <w:r w:rsidR="002B48EA" w:rsidRPr="007D3FD8">
          <w:rPr>
            <w:rStyle w:val="Hyperlink"/>
            <w:noProof/>
          </w:rPr>
          <w:t>19.3  Permitted Disclosures</w:t>
        </w:r>
        <w:r w:rsidR="002B48EA">
          <w:rPr>
            <w:noProof/>
            <w:webHidden/>
          </w:rPr>
          <w:tab/>
        </w:r>
        <w:r w:rsidR="002B48EA">
          <w:rPr>
            <w:noProof/>
            <w:webHidden/>
          </w:rPr>
          <w:fldChar w:fldCharType="begin"/>
        </w:r>
        <w:r w:rsidR="002B48EA">
          <w:rPr>
            <w:noProof/>
            <w:webHidden/>
          </w:rPr>
          <w:instrText xml:space="preserve"> PAGEREF _Toc224520885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59C97F86" w14:textId="5669A904"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86" w:history="1">
        <w:r w:rsidR="002B48EA" w:rsidRPr="007D3FD8">
          <w:rPr>
            <w:rStyle w:val="Hyperlink"/>
            <w:noProof/>
          </w:rPr>
          <w:t>19.4  Duration</w:t>
        </w:r>
        <w:r w:rsidR="002B48EA">
          <w:rPr>
            <w:noProof/>
            <w:webHidden/>
          </w:rPr>
          <w:tab/>
        </w:r>
        <w:r w:rsidR="002B48EA">
          <w:rPr>
            <w:noProof/>
            <w:webHidden/>
          </w:rPr>
          <w:fldChar w:fldCharType="begin"/>
        </w:r>
        <w:r w:rsidR="002B48EA">
          <w:rPr>
            <w:noProof/>
            <w:webHidden/>
          </w:rPr>
          <w:instrText xml:space="preserve"> PAGEREF _Toc224520886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222E1DCF" w14:textId="611AB7A8" w:rsidR="002B48EA" w:rsidRDefault="00356BBC">
      <w:pPr>
        <w:pStyle w:val="TOC1"/>
        <w:tabs>
          <w:tab w:val="right" w:leader="dot" w:pos="9350"/>
        </w:tabs>
        <w:rPr>
          <w:rFonts w:asciiTheme="minorHAnsi" w:eastAsiaTheme="minorEastAsia" w:hAnsiTheme="minorHAnsi" w:cstheme="minorBidi"/>
          <w:noProof/>
          <w:kern w:val="2"/>
          <w14:ligatures w14:val="standardContextual"/>
        </w:rPr>
      </w:pPr>
      <w:hyperlink w:anchor="_Toc224520887" w:history="1">
        <w:r w:rsidR="002B48EA" w:rsidRPr="007D3FD8">
          <w:rPr>
            <w:rStyle w:val="Hyperlink"/>
            <w:noProof/>
          </w:rPr>
          <w:t>20. MISCELLANEOUS PROVISIONS</w:t>
        </w:r>
        <w:r w:rsidR="002B48EA">
          <w:rPr>
            <w:noProof/>
            <w:webHidden/>
          </w:rPr>
          <w:tab/>
        </w:r>
        <w:r w:rsidR="002B48EA">
          <w:rPr>
            <w:noProof/>
            <w:webHidden/>
          </w:rPr>
          <w:fldChar w:fldCharType="begin"/>
        </w:r>
        <w:r w:rsidR="002B48EA">
          <w:rPr>
            <w:noProof/>
            <w:webHidden/>
          </w:rPr>
          <w:instrText xml:space="preserve"> PAGEREF _Toc224520887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5E3A57C7" w14:textId="1EC304F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88" w:history="1">
        <w:r w:rsidR="002B48EA" w:rsidRPr="007D3FD8">
          <w:rPr>
            <w:rStyle w:val="Hyperlink"/>
            <w:noProof/>
          </w:rPr>
          <w:t>20.1  Governing Law</w:t>
        </w:r>
        <w:r w:rsidR="002B48EA">
          <w:rPr>
            <w:noProof/>
            <w:webHidden/>
          </w:rPr>
          <w:tab/>
        </w:r>
        <w:r w:rsidR="002B48EA">
          <w:rPr>
            <w:noProof/>
            <w:webHidden/>
          </w:rPr>
          <w:fldChar w:fldCharType="begin"/>
        </w:r>
        <w:r w:rsidR="002B48EA">
          <w:rPr>
            <w:noProof/>
            <w:webHidden/>
          </w:rPr>
          <w:instrText xml:space="preserve"> PAGEREF _Toc224520888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7F46555D" w14:textId="27391D66"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89" w:history="1">
        <w:r w:rsidR="002B48EA" w:rsidRPr="007D3FD8">
          <w:rPr>
            <w:rStyle w:val="Hyperlink"/>
            <w:noProof/>
          </w:rPr>
          <w:t>20.2  Entire Agreement</w:t>
        </w:r>
        <w:r w:rsidR="002B48EA">
          <w:rPr>
            <w:noProof/>
            <w:webHidden/>
          </w:rPr>
          <w:tab/>
        </w:r>
        <w:r w:rsidR="002B48EA">
          <w:rPr>
            <w:noProof/>
            <w:webHidden/>
          </w:rPr>
          <w:fldChar w:fldCharType="begin"/>
        </w:r>
        <w:r w:rsidR="002B48EA">
          <w:rPr>
            <w:noProof/>
            <w:webHidden/>
          </w:rPr>
          <w:instrText xml:space="preserve"> PAGEREF _Toc224520889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4845DC74" w14:textId="3A63C57C"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90" w:history="1">
        <w:r w:rsidR="002B48EA" w:rsidRPr="007D3FD8">
          <w:rPr>
            <w:rStyle w:val="Hyperlink"/>
            <w:noProof/>
          </w:rPr>
          <w:t>20.3  Amendments</w:t>
        </w:r>
        <w:r w:rsidR="002B48EA">
          <w:rPr>
            <w:noProof/>
            <w:webHidden/>
          </w:rPr>
          <w:tab/>
        </w:r>
        <w:r w:rsidR="002B48EA">
          <w:rPr>
            <w:noProof/>
            <w:webHidden/>
          </w:rPr>
          <w:fldChar w:fldCharType="begin"/>
        </w:r>
        <w:r w:rsidR="002B48EA">
          <w:rPr>
            <w:noProof/>
            <w:webHidden/>
          </w:rPr>
          <w:instrText xml:space="preserve"> PAGEREF _Toc224520890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3B2717CC" w14:textId="1BAEB966"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91" w:history="1">
        <w:r w:rsidR="002B48EA" w:rsidRPr="007D3FD8">
          <w:rPr>
            <w:rStyle w:val="Hyperlink"/>
            <w:noProof/>
          </w:rPr>
          <w:t>20.4  Severability</w:t>
        </w:r>
        <w:r w:rsidR="002B48EA">
          <w:rPr>
            <w:noProof/>
            <w:webHidden/>
          </w:rPr>
          <w:tab/>
        </w:r>
        <w:r w:rsidR="002B48EA">
          <w:rPr>
            <w:noProof/>
            <w:webHidden/>
          </w:rPr>
          <w:fldChar w:fldCharType="begin"/>
        </w:r>
        <w:r w:rsidR="002B48EA">
          <w:rPr>
            <w:noProof/>
            <w:webHidden/>
          </w:rPr>
          <w:instrText xml:space="preserve"> PAGEREF _Toc224520891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65C8B5CA" w14:textId="5EA2F2A0"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92" w:history="1">
        <w:r w:rsidR="002B48EA" w:rsidRPr="007D3FD8">
          <w:rPr>
            <w:rStyle w:val="Hyperlink"/>
            <w:noProof/>
          </w:rPr>
          <w:t>20.5  Assignment</w:t>
        </w:r>
        <w:r w:rsidR="002B48EA">
          <w:rPr>
            <w:noProof/>
            <w:webHidden/>
          </w:rPr>
          <w:tab/>
        </w:r>
        <w:r w:rsidR="002B48EA">
          <w:rPr>
            <w:noProof/>
            <w:webHidden/>
          </w:rPr>
          <w:fldChar w:fldCharType="begin"/>
        </w:r>
        <w:r w:rsidR="002B48EA">
          <w:rPr>
            <w:noProof/>
            <w:webHidden/>
          </w:rPr>
          <w:instrText xml:space="preserve"> PAGEREF _Toc224520892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5FF2E790" w14:textId="1C300859"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93" w:history="1">
        <w:r w:rsidR="002B48EA" w:rsidRPr="007D3FD8">
          <w:rPr>
            <w:rStyle w:val="Hyperlink"/>
            <w:noProof/>
          </w:rPr>
          <w:t>20.6  Notices</w:t>
        </w:r>
        <w:r w:rsidR="002B48EA">
          <w:rPr>
            <w:noProof/>
            <w:webHidden/>
          </w:rPr>
          <w:tab/>
        </w:r>
        <w:r w:rsidR="002B48EA">
          <w:rPr>
            <w:noProof/>
            <w:webHidden/>
          </w:rPr>
          <w:fldChar w:fldCharType="begin"/>
        </w:r>
        <w:r w:rsidR="002B48EA">
          <w:rPr>
            <w:noProof/>
            <w:webHidden/>
          </w:rPr>
          <w:instrText xml:space="preserve"> PAGEREF _Toc224520893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04AA6FB5" w14:textId="6113DE2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94" w:history="1">
        <w:r w:rsidR="002B48EA" w:rsidRPr="007D3FD8">
          <w:rPr>
            <w:rStyle w:val="Hyperlink"/>
            <w:noProof/>
          </w:rPr>
          <w:t>20.7  No Waiver</w:t>
        </w:r>
        <w:r w:rsidR="002B48EA">
          <w:rPr>
            <w:noProof/>
            <w:webHidden/>
          </w:rPr>
          <w:tab/>
        </w:r>
        <w:r w:rsidR="002B48EA">
          <w:rPr>
            <w:noProof/>
            <w:webHidden/>
          </w:rPr>
          <w:fldChar w:fldCharType="begin"/>
        </w:r>
        <w:r w:rsidR="002B48EA">
          <w:rPr>
            <w:noProof/>
            <w:webHidden/>
          </w:rPr>
          <w:instrText xml:space="preserve"> PAGEREF _Toc224520894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198C37EA" w14:textId="66827590"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95" w:history="1">
        <w:r w:rsidR="002B48EA" w:rsidRPr="007D3FD8">
          <w:rPr>
            <w:rStyle w:val="Hyperlink"/>
            <w:noProof/>
          </w:rPr>
          <w:t>20.8  Survival</w:t>
        </w:r>
        <w:r w:rsidR="002B48EA">
          <w:rPr>
            <w:noProof/>
            <w:webHidden/>
          </w:rPr>
          <w:tab/>
        </w:r>
        <w:r w:rsidR="002B48EA">
          <w:rPr>
            <w:noProof/>
            <w:webHidden/>
          </w:rPr>
          <w:fldChar w:fldCharType="begin"/>
        </w:r>
        <w:r w:rsidR="002B48EA">
          <w:rPr>
            <w:noProof/>
            <w:webHidden/>
          </w:rPr>
          <w:instrText xml:space="preserve"> PAGEREF _Toc224520895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3349D896" w14:textId="2E215587"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96" w:history="1">
        <w:r w:rsidR="002B48EA" w:rsidRPr="007D3FD8">
          <w:rPr>
            <w:rStyle w:val="Hyperlink"/>
            <w:noProof/>
          </w:rPr>
          <w:t>20.9  Priority of Documents</w:t>
        </w:r>
        <w:r w:rsidR="002B48EA">
          <w:rPr>
            <w:noProof/>
            <w:webHidden/>
          </w:rPr>
          <w:tab/>
        </w:r>
        <w:r w:rsidR="002B48EA">
          <w:rPr>
            <w:noProof/>
            <w:webHidden/>
          </w:rPr>
          <w:fldChar w:fldCharType="begin"/>
        </w:r>
        <w:r w:rsidR="002B48EA">
          <w:rPr>
            <w:noProof/>
            <w:webHidden/>
          </w:rPr>
          <w:instrText xml:space="preserve"> PAGEREF _Toc224520896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3306BE65" w14:textId="1A409D01"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97" w:history="1">
        <w:r w:rsidR="002B48EA" w:rsidRPr="007D3FD8">
          <w:rPr>
            <w:rStyle w:val="Hyperlink"/>
            <w:noProof/>
          </w:rPr>
          <w:t>20.10  Nigerian Content</w:t>
        </w:r>
        <w:r w:rsidR="002B48EA">
          <w:rPr>
            <w:noProof/>
            <w:webHidden/>
          </w:rPr>
          <w:tab/>
        </w:r>
        <w:r w:rsidR="002B48EA">
          <w:rPr>
            <w:noProof/>
            <w:webHidden/>
          </w:rPr>
          <w:fldChar w:fldCharType="begin"/>
        </w:r>
        <w:r w:rsidR="002B48EA">
          <w:rPr>
            <w:noProof/>
            <w:webHidden/>
          </w:rPr>
          <w:instrText xml:space="preserve"> PAGEREF _Toc224520897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24C3029B" w14:textId="4EDF73AB"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98" w:history="1">
        <w:r w:rsidR="002B48EA" w:rsidRPr="007D3FD8">
          <w:rPr>
            <w:rStyle w:val="Hyperlink"/>
            <w:noProof/>
          </w:rPr>
          <w:t>20.11  Anti-Corruption</w:t>
        </w:r>
        <w:r w:rsidR="002B48EA">
          <w:rPr>
            <w:noProof/>
            <w:webHidden/>
          </w:rPr>
          <w:tab/>
        </w:r>
        <w:r w:rsidR="002B48EA">
          <w:rPr>
            <w:noProof/>
            <w:webHidden/>
          </w:rPr>
          <w:fldChar w:fldCharType="begin"/>
        </w:r>
        <w:r w:rsidR="002B48EA">
          <w:rPr>
            <w:noProof/>
            <w:webHidden/>
          </w:rPr>
          <w:instrText xml:space="preserve"> PAGEREF _Toc224520898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6847CCF2" w14:textId="60A22D3A"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899" w:history="1">
        <w:r w:rsidR="002B48EA" w:rsidRPr="007D3FD8">
          <w:rPr>
            <w:rStyle w:val="Hyperlink"/>
            <w:noProof/>
          </w:rPr>
          <w:t>20.12  Language</w:t>
        </w:r>
        <w:r w:rsidR="002B48EA">
          <w:rPr>
            <w:noProof/>
            <w:webHidden/>
          </w:rPr>
          <w:tab/>
        </w:r>
        <w:r w:rsidR="002B48EA">
          <w:rPr>
            <w:noProof/>
            <w:webHidden/>
          </w:rPr>
          <w:fldChar w:fldCharType="begin"/>
        </w:r>
        <w:r w:rsidR="002B48EA">
          <w:rPr>
            <w:noProof/>
            <w:webHidden/>
          </w:rPr>
          <w:instrText xml:space="preserve"> PAGEREF _Toc224520899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258E5B8C" w14:textId="54D6133E"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00" w:history="1">
        <w:r w:rsidR="002B48EA" w:rsidRPr="007D3FD8">
          <w:rPr>
            <w:rStyle w:val="Hyperlink"/>
            <w:noProof/>
          </w:rPr>
          <w:t>20.13  Counterparts</w:t>
        </w:r>
        <w:r w:rsidR="002B48EA">
          <w:rPr>
            <w:noProof/>
            <w:webHidden/>
          </w:rPr>
          <w:tab/>
        </w:r>
        <w:r w:rsidR="002B48EA">
          <w:rPr>
            <w:noProof/>
            <w:webHidden/>
          </w:rPr>
          <w:fldChar w:fldCharType="begin"/>
        </w:r>
        <w:r w:rsidR="002B48EA">
          <w:rPr>
            <w:noProof/>
            <w:webHidden/>
          </w:rPr>
          <w:instrText xml:space="preserve"> PAGEREF _Toc224520900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615AD875" w14:textId="12996971"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01" w:history="1">
        <w:r w:rsidR="002B48EA" w:rsidRPr="007D3FD8">
          <w:rPr>
            <w:rStyle w:val="Hyperlink"/>
            <w:noProof/>
          </w:rPr>
          <w:t>20.14  Further Assurances</w:t>
        </w:r>
        <w:r w:rsidR="002B48EA">
          <w:rPr>
            <w:noProof/>
            <w:webHidden/>
          </w:rPr>
          <w:tab/>
        </w:r>
        <w:r w:rsidR="002B48EA">
          <w:rPr>
            <w:noProof/>
            <w:webHidden/>
          </w:rPr>
          <w:fldChar w:fldCharType="begin"/>
        </w:r>
        <w:r w:rsidR="002B48EA">
          <w:rPr>
            <w:noProof/>
            <w:webHidden/>
          </w:rPr>
          <w:instrText xml:space="preserve"> PAGEREF _Toc224520901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752EEF18" w14:textId="0E25E083"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02" w:history="1">
        <w:r w:rsidR="002B48EA" w:rsidRPr="007D3FD8">
          <w:rPr>
            <w:rStyle w:val="Hyperlink"/>
            <w:noProof/>
          </w:rPr>
          <w:t>20.15  Successors and Assigns</w:t>
        </w:r>
        <w:r w:rsidR="002B48EA">
          <w:rPr>
            <w:noProof/>
            <w:webHidden/>
          </w:rPr>
          <w:tab/>
        </w:r>
        <w:r w:rsidR="002B48EA">
          <w:rPr>
            <w:noProof/>
            <w:webHidden/>
          </w:rPr>
          <w:fldChar w:fldCharType="begin"/>
        </w:r>
        <w:r w:rsidR="002B48EA">
          <w:rPr>
            <w:noProof/>
            <w:webHidden/>
          </w:rPr>
          <w:instrText xml:space="preserve"> PAGEREF _Toc224520902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24976FD2" w14:textId="76384B72"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03" w:history="1">
        <w:r w:rsidR="002B48EA" w:rsidRPr="007D3FD8">
          <w:rPr>
            <w:rStyle w:val="Hyperlink"/>
            <w:noProof/>
          </w:rPr>
          <w:t>20.16  Lender Requirements</w:t>
        </w:r>
        <w:r w:rsidR="002B48EA">
          <w:rPr>
            <w:noProof/>
            <w:webHidden/>
          </w:rPr>
          <w:tab/>
        </w:r>
        <w:r w:rsidR="002B48EA">
          <w:rPr>
            <w:noProof/>
            <w:webHidden/>
          </w:rPr>
          <w:fldChar w:fldCharType="begin"/>
        </w:r>
        <w:r w:rsidR="002B48EA">
          <w:rPr>
            <w:noProof/>
            <w:webHidden/>
          </w:rPr>
          <w:instrText xml:space="preserve"> PAGEREF _Toc224520903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60A987C1" w14:textId="420A0B6C"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04" w:history="1">
        <w:r w:rsidR="002B48EA" w:rsidRPr="007D3FD8">
          <w:rPr>
            <w:rStyle w:val="Hyperlink"/>
            <w:noProof/>
          </w:rPr>
          <w:t>20.17  Independence from Financing Arrangements</w:t>
        </w:r>
        <w:r w:rsidR="002B48EA">
          <w:rPr>
            <w:noProof/>
            <w:webHidden/>
          </w:rPr>
          <w:tab/>
        </w:r>
        <w:r w:rsidR="002B48EA">
          <w:rPr>
            <w:noProof/>
            <w:webHidden/>
          </w:rPr>
          <w:fldChar w:fldCharType="begin"/>
        </w:r>
        <w:r w:rsidR="002B48EA">
          <w:rPr>
            <w:noProof/>
            <w:webHidden/>
          </w:rPr>
          <w:instrText xml:space="preserve"> PAGEREF _Toc224520904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62C9E75B" w14:textId="3D35AF9A"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05" w:history="1">
        <w:r w:rsidR="002B48EA" w:rsidRPr="007D3FD8">
          <w:rPr>
            <w:rStyle w:val="Hyperlink"/>
            <w:noProof/>
          </w:rPr>
          <w:t>Schedule A-1: Scope of Work</w:t>
        </w:r>
        <w:r w:rsidR="002B48EA">
          <w:rPr>
            <w:noProof/>
            <w:webHidden/>
          </w:rPr>
          <w:tab/>
        </w:r>
        <w:r w:rsidR="002B48EA">
          <w:rPr>
            <w:noProof/>
            <w:webHidden/>
          </w:rPr>
          <w:fldChar w:fldCharType="begin"/>
        </w:r>
        <w:r w:rsidR="002B48EA">
          <w:rPr>
            <w:noProof/>
            <w:webHidden/>
          </w:rPr>
          <w:instrText xml:space="preserve"> PAGEREF _Toc224520905 \h </w:instrText>
        </w:r>
        <w:r w:rsidR="002B48EA">
          <w:rPr>
            <w:noProof/>
            <w:webHidden/>
          </w:rPr>
        </w:r>
        <w:r w:rsidR="002B48EA">
          <w:rPr>
            <w:noProof/>
            <w:webHidden/>
          </w:rPr>
          <w:fldChar w:fldCharType="separate"/>
        </w:r>
        <w:r w:rsidR="002B48EA">
          <w:rPr>
            <w:noProof/>
            <w:webHidden/>
          </w:rPr>
          <w:t>63</w:t>
        </w:r>
        <w:r w:rsidR="002B48EA">
          <w:rPr>
            <w:noProof/>
            <w:webHidden/>
          </w:rPr>
          <w:fldChar w:fldCharType="end"/>
        </w:r>
      </w:hyperlink>
    </w:p>
    <w:p w14:paraId="76BD6BA4" w14:textId="0BF970A3"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06" w:history="1">
        <w:r w:rsidR="002B48EA" w:rsidRPr="007D3FD8">
          <w:rPr>
            <w:rStyle w:val="Hyperlink"/>
            <w:noProof/>
          </w:rPr>
          <w:t>Schedule A-2: Basis of Design</w:t>
        </w:r>
        <w:r w:rsidR="002B48EA">
          <w:rPr>
            <w:noProof/>
            <w:webHidden/>
          </w:rPr>
          <w:tab/>
        </w:r>
        <w:r w:rsidR="002B48EA">
          <w:rPr>
            <w:noProof/>
            <w:webHidden/>
          </w:rPr>
          <w:fldChar w:fldCharType="begin"/>
        </w:r>
        <w:r w:rsidR="002B48EA">
          <w:rPr>
            <w:noProof/>
            <w:webHidden/>
          </w:rPr>
          <w:instrText xml:space="preserve"> PAGEREF _Toc224520906 \h </w:instrText>
        </w:r>
        <w:r w:rsidR="002B48EA">
          <w:rPr>
            <w:noProof/>
            <w:webHidden/>
          </w:rPr>
        </w:r>
        <w:r w:rsidR="002B48EA">
          <w:rPr>
            <w:noProof/>
            <w:webHidden/>
          </w:rPr>
          <w:fldChar w:fldCharType="separate"/>
        </w:r>
        <w:r w:rsidR="002B48EA">
          <w:rPr>
            <w:noProof/>
            <w:webHidden/>
          </w:rPr>
          <w:t>63</w:t>
        </w:r>
        <w:r w:rsidR="002B48EA">
          <w:rPr>
            <w:noProof/>
            <w:webHidden/>
          </w:rPr>
          <w:fldChar w:fldCharType="end"/>
        </w:r>
      </w:hyperlink>
    </w:p>
    <w:p w14:paraId="5BD76DC2" w14:textId="1BEC6572"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07" w:history="1">
        <w:r w:rsidR="002B48EA" w:rsidRPr="007D3FD8">
          <w:rPr>
            <w:rStyle w:val="Hyperlink"/>
            <w:noProof/>
          </w:rPr>
          <w:t>Schedule A-3: Performance Guarantee and Performance Test Procedures</w:t>
        </w:r>
        <w:r w:rsidR="002B48EA">
          <w:rPr>
            <w:noProof/>
            <w:webHidden/>
          </w:rPr>
          <w:tab/>
        </w:r>
        <w:r w:rsidR="002B48EA">
          <w:rPr>
            <w:noProof/>
            <w:webHidden/>
          </w:rPr>
          <w:fldChar w:fldCharType="begin"/>
        </w:r>
        <w:r w:rsidR="002B48EA">
          <w:rPr>
            <w:noProof/>
            <w:webHidden/>
          </w:rPr>
          <w:instrText xml:space="preserve"> PAGEREF _Toc224520907 \h </w:instrText>
        </w:r>
        <w:r w:rsidR="002B48EA">
          <w:rPr>
            <w:noProof/>
            <w:webHidden/>
          </w:rPr>
        </w:r>
        <w:r w:rsidR="002B48EA">
          <w:rPr>
            <w:noProof/>
            <w:webHidden/>
          </w:rPr>
          <w:fldChar w:fldCharType="separate"/>
        </w:r>
        <w:r w:rsidR="002B48EA">
          <w:rPr>
            <w:noProof/>
            <w:webHidden/>
          </w:rPr>
          <w:t>64</w:t>
        </w:r>
        <w:r w:rsidR="002B48EA">
          <w:rPr>
            <w:noProof/>
            <w:webHidden/>
          </w:rPr>
          <w:fldChar w:fldCharType="end"/>
        </w:r>
      </w:hyperlink>
    </w:p>
    <w:p w14:paraId="729A9CFD" w14:textId="30A31D11"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08" w:history="1">
        <w:r w:rsidR="002B48EA" w:rsidRPr="007D3FD8">
          <w:rPr>
            <w:rStyle w:val="Hyperlink"/>
            <w:noProof/>
          </w:rPr>
          <w:t>Schedule B: Project Schedule and Key Milestones</w:t>
        </w:r>
        <w:r w:rsidR="002B48EA">
          <w:rPr>
            <w:noProof/>
            <w:webHidden/>
          </w:rPr>
          <w:tab/>
        </w:r>
        <w:r w:rsidR="002B48EA">
          <w:rPr>
            <w:noProof/>
            <w:webHidden/>
          </w:rPr>
          <w:fldChar w:fldCharType="begin"/>
        </w:r>
        <w:r w:rsidR="002B48EA">
          <w:rPr>
            <w:noProof/>
            <w:webHidden/>
          </w:rPr>
          <w:instrText xml:space="preserve"> PAGEREF _Toc224520908 \h </w:instrText>
        </w:r>
        <w:r w:rsidR="002B48EA">
          <w:rPr>
            <w:noProof/>
            <w:webHidden/>
          </w:rPr>
        </w:r>
        <w:r w:rsidR="002B48EA">
          <w:rPr>
            <w:noProof/>
            <w:webHidden/>
          </w:rPr>
          <w:fldChar w:fldCharType="separate"/>
        </w:r>
        <w:r w:rsidR="002B48EA">
          <w:rPr>
            <w:noProof/>
            <w:webHidden/>
          </w:rPr>
          <w:t>64</w:t>
        </w:r>
        <w:r w:rsidR="002B48EA">
          <w:rPr>
            <w:noProof/>
            <w:webHidden/>
          </w:rPr>
          <w:fldChar w:fldCharType="end"/>
        </w:r>
      </w:hyperlink>
    </w:p>
    <w:p w14:paraId="30859D3B" w14:textId="785B3D16"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09" w:history="1">
        <w:r w:rsidR="002B48EA" w:rsidRPr="007D3FD8">
          <w:rPr>
            <w:rStyle w:val="Hyperlink"/>
            <w:noProof/>
          </w:rPr>
          <w:t>Schedule C: Site Description</w:t>
        </w:r>
        <w:r w:rsidR="002B48EA">
          <w:rPr>
            <w:noProof/>
            <w:webHidden/>
          </w:rPr>
          <w:tab/>
        </w:r>
        <w:r w:rsidR="002B48EA">
          <w:rPr>
            <w:noProof/>
            <w:webHidden/>
          </w:rPr>
          <w:fldChar w:fldCharType="begin"/>
        </w:r>
        <w:r w:rsidR="002B48EA">
          <w:rPr>
            <w:noProof/>
            <w:webHidden/>
          </w:rPr>
          <w:instrText xml:space="preserve"> PAGEREF _Toc224520909 \h </w:instrText>
        </w:r>
        <w:r w:rsidR="002B48EA">
          <w:rPr>
            <w:noProof/>
            <w:webHidden/>
          </w:rPr>
        </w:r>
        <w:r w:rsidR="002B48EA">
          <w:rPr>
            <w:noProof/>
            <w:webHidden/>
          </w:rPr>
          <w:fldChar w:fldCharType="separate"/>
        </w:r>
        <w:r w:rsidR="002B48EA">
          <w:rPr>
            <w:noProof/>
            <w:webHidden/>
          </w:rPr>
          <w:t>64</w:t>
        </w:r>
        <w:r w:rsidR="002B48EA">
          <w:rPr>
            <w:noProof/>
            <w:webHidden/>
          </w:rPr>
          <w:fldChar w:fldCharType="end"/>
        </w:r>
      </w:hyperlink>
    </w:p>
    <w:p w14:paraId="10EDBBED" w14:textId="3AB18860"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10" w:history="1">
        <w:r w:rsidR="002B48EA" w:rsidRPr="007D3FD8">
          <w:rPr>
            <w:rStyle w:val="Hyperlink"/>
            <w:noProof/>
          </w:rPr>
          <w:t>Schedule D: Key Personnel</w:t>
        </w:r>
        <w:r w:rsidR="002B48EA">
          <w:rPr>
            <w:noProof/>
            <w:webHidden/>
          </w:rPr>
          <w:tab/>
        </w:r>
        <w:r w:rsidR="002B48EA">
          <w:rPr>
            <w:noProof/>
            <w:webHidden/>
          </w:rPr>
          <w:fldChar w:fldCharType="begin"/>
        </w:r>
        <w:r w:rsidR="002B48EA">
          <w:rPr>
            <w:noProof/>
            <w:webHidden/>
          </w:rPr>
          <w:instrText xml:space="preserve"> PAGEREF _Toc224520910 \h </w:instrText>
        </w:r>
        <w:r w:rsidR="002B48EA">
          <w:rPr>
            <w:noProof/>
            <w:webHidden/>
          </w:rPr>
        </w:r>
        <w:r w:rsidR="002B48EA">
          <w:rPr>
            <w:noProof/>
            <w:webHidden/>
          </w:rPr>
          <w:fldChar w:fldCharType="separate"/>
        </w:r>
        <w:r w:rsidR="002B48EA">
          <w:rPr>
            <w:noProof/>
            <w:webHidden/>
          </w:rPr>
          <w:t>64</w:t>
        </w:r>
        <w:r w:rsidR="002B48EA">
          <w:rPr>
            <w:noProof/>
            <w:webHidden/>
          </w:rPr>
          <w:fldChar w:fldCharType="end"/>
        </w:r>
      </w:hyperlink>
    </w:p>
    <w:p w14:paraId="0B4F1E43" w14:textId="1E36ACDA"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11" w:history="1">
        <w:r w:rsidR="002B48EA" w:rsidRPr="007D3FD8">
          <w:rPr>
            <w:rStyle w:val="Hyperlink"/>
            <w:noProof/>
          </w:rPr>
          <w:t>Schedule E: Contract Price and Payment Schedule</w:t>
        </w:r>
        <w:r w:rsidR="002B48EA">
          <w:rPr>
            <w:noProof/>
            <w:webHidden/>
          </w:rPr>
          <w:tab/>
        </w:r>
        <w:r w:rsidR="002B48EA">
          <w:rPr>
            <w:noProof/>
            <w:webHidden/>
          </w:rPr>
          <w:fldChar w:fldCharType="begin"/>
        </w:r>
        <w:r w:rsidR="002B48EA">
          <w:rPr>
            <w:noProof/>
            <w:webHidden/>
          </w:rPr>
          <w:instrText xml:space="preserve"> PAGEREF _Toc224520911 \h </w:instrText>
        </w:r>
        <w:r w:rsidR="002B48EA">
          <w:rPr>
            <w:noProof/>
            <w:webHidden/>
          </w:rPr>
        </w:r>
        <w:r w:rsidR="002B48EA">
          <w:rPr>
            <w:noProof/>
            <w:webHidden/>
          </w:rPr>
          <w:fldChar w:fldCharType="separate"/>
        </w:r>
        <w:r w:rsidR="002B48EA">
          <w:rPr>
            <w:noProof/>
            <w:webHidden/>
          </w:rPr>
          <w:t>65</w:t>
        </w:r>
        <w:r w:rsidR="002B48EA">
          <w:rPr>
            <w:noProof/>
            <w:webHidden/>
          </w:rPr>
          <w:fldChar w:fldCharType="end"/>
        </w:r>
      </w:hyperlink>
    </w:p>
    <w:p w14:paraId="7548956D" w14:textId="23DA437D"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12" w:history="1">
        <w:r w:rsidR="002B48EA" w:rsidRPr="007D3FD8">
          <w:rPr>
            <w:rStyle w:val="Hyperlink"/>
            <w:noProof/>
          </w:rPr>
          <w:t>Schedule F: Insurance Requirements</w:t>
        </w:r>
        <w:r w:rsidR="002B48EA">
          <w:rPr>
            <w:noProof/>
            <w:webHidden/>
          </w:rPr>
          <w:tab/>
        </w:r>
        <w:r w:rsidR="002B48EA">
          <w:rPr>
            <w:noProof/>
            <w:webHidden/>
          </w:rPr>
          <w:fldChar w:fldCharType="begin"/>
        </w:r>
        <w:r w:rsidR="002B48EA">
          <w:rPr>
            <w:noProof/>
            <w:webHidden/>
          </w:rPr>
          <w:instrText xml:space="preserve"> PAGEREF _Toc224520912 \h </w:instrText>
        </w:r>
        <w:r w:rsidR="002B48EA">
          <w:rPr>
            <w:noProof/>
            <w:webHidden/>
          </w:rPr>
        </w:r>
        <w:r w:rsidR="002B48EA">
          <w:rPr>
            <w:noProof/>
            <w:webHidden/>
          </w:rPr>
          <w:fldChar w:fldCharType="separate"/>
        </w:r>
        <w:r w:rsidR="002B48EA">
          <w:rPr>
            <w:noProof/>
            <w:webHidden/>
          </w:rPr>
          <w:t>65</w:t>
        </w:r>
        <w:r w:rsidR="002B48EA">
          <w:rPr>
            <w:noProof/>
            <w:webHidden/>
          </w:rPr>
          <w:fldChar w:fldCharType="end"/>
        </w:r>
      </w:hyperlink>
    </w:p>
    <w:p w14:paraId="7C99736D" w14:textId="6BC28D96"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13" w:history="1">
        <w:r w:rsidR="002B48EA" w:rsidRPr="007D3FD8">
          <w:rPr>
            <w:rStyle w:val="Hyperlink"/>
            <w:noProof/>
          </w:rPr>
          <w:t>Schedule G: Form of Change Order</w:t>
        </w:r>
        <w:r w:rsidR="002B48EA">
          <w:rPr>
            <w:noProof/>
            <w:webHidden/>
          </w:rPr>
          <w:tab/>
        </w:r>
        <w:r w:rsidR="002B48EA">
          <w:rPr>
            <w:noProof/>
            <w:webHidden/>
          </w:rPr>
          <w:fldChar w:fldCharType="begin"/>
        </w:r>
        <w:r w:rsidR="002B48EA">
          <w:rPr>
            <w:noProof/>
            <w:webHidden/>
          </w:rPr>
          <w:instrText xml:space="preserve"> PAGEREF _Toc224520913 \h </w:instrText>
        </w:r>
        <w:r w:rsidR="002B48EA">
          <w:rPr>
            <w:noProof/>
            <w:webHidden/>
          </w:rPr>
        </w:r>
        <w:r w:rsidR="002B48EA">
          <w:rPr>
            <w:noProof/>
            <w:webHidden/>
          </w:rPr>
          <w:fldChar w:fldCharType="separate"/>
        </w:r>
        <w:r w:rsidR="002B48EA">
          <w:rPr>
            <w:noProof/>
            <w:webHidden/>
          </w:rPr>
          <w:t>66</w:t>
        </w:r>
        <w:r w:rsidR="002B48EA">
          <w:rPr>
            <w:noProof/>
            <w:webHidden/>
          </w:rPr>
          <w:fldChar w:fldCharType="end"/>
        </w:r>
      </w:hyperlink>
    </w:p>
    <w:p w14:paraId="25EE0DF7" w14:textId="2751DB44"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14" w:history="1">
        <w:r w:rsidR="002B48EA" w:rsidRPr="007D3FD8">
          <w:rPr>
            <w:rStyle w:val="Hyperlink"/>
            <w:noProof/>
          </w:rPr>
          <w:t>Schedule J: Forms of Completion Certificates</w:t>
        </w:r>
        <w:r w:rsidR="002B48EA">
          <w:rPr>
            <w:noProof/>
            <w:webHidden/>
          </w:rPr>
          <w:tab/>
        </w:r>
        <w:r w:rsidR="002B48EA">
          <w:rPr>
            <w:noProof/>
            <w:webHidden/>
          </w:rPr>
          <w:fldChar w:fldCharType="begin"/>
        </w:r>
        <w:r w:rsidR="002B48EA">
          <w:rPr>
            <w:noProof/>
            <w:webHidden/>
          </w:rPr>
          <w:instrText xml:space="preserve"> PAGEREF _Toc224520914 \h </w:instrText>
        </w:r>
        <w:r w:rsidR="002B48EA">
          <w:rPr>
            <w:noProof/>
            <w:webHidden/>
          </w:rPr>
        </w:r>
        <w:r w:rsidR="002B48EA">
          <w:rPr>
            <w:noProof/>
            <w:webHidden/>
          </w:rPr>
          <w:fldChar w:fldCharType="separate"/>
        </w:r>
        <w:r w:rsidR="002B48EA">
          <w:rPr>
            <w:noProof/>
            <w:webHidden/>
          </w:rPr>
          <w:t>67</w:t>
        </w:r>
        <w:r w:rsidR="002B48EA">
          <w:rPr>
            <w:noProof/>
            <w:webHidden/>
          </w:rPr>
          <w:fldChar w:fldCharType="end"/>
        </w:r>
      </w:hyperlink>
    </w:p>
    <w:p w14:paraId="389A8FD4" w14:textId="0FB12987" w:rsidR="002B48EA" w:rsidRDefault="00356BBC">
      <w:pPr>
        <w:pStyle w:val="TOC2"/>
        <w:tabs>
          <w:tab w:val="right" w:leader="dot" w:pos="9350"/>
        </w:tabs>
        <w:rPr>
          <w:rFonts w:asciiTheme="minorHAnsi" w:eastAsiaTheme="minorEastAsia" w:hAnsiTheme="minorHAnsi" w:cstheme="minorBidi"/>
          <w:noProof/>
          <w:kern w:val="2"/>
          <w14:ligatures w14:val="standardContextual"/>
        </w:rPr>
      </w:pPr>
      <w:hyperlink w:anchor="_Toc224520915" w:history="1">
        <w:r w:rsidR="002B48EA" w:rsidRPr="007D3FD8">
          <w:rPr>
            <w:rStyle w:val="Hyperlink"/>
            <w:noProof/>
          </w:rPr>
          <w:t>Schedule K: NCDMB / Nigerian Content Plan</w:t>
        </w:r>
        <w:r w:rsidR="002B48EA">
          <w:rPr>
            <w:noProof/>
            <w:webHidden/>
          </w:rPr>
          <w:tab/>
        </w:r>
        <w:r w:rsidR="002B48EA">
          <w:rPr>
            <w:noProof/>
            <w:webHidden/>
          </w:rPr>
          <w:fldChar w:fldCharType="begin"/>
        </w:r>
        <w:r w:rsidR="002B48EA">
          <w:rPr>
            <w:noProof/>
            <w:webHidden/>
          </w:rPr>
          <w:instrText xml:space="preserve"> PAGEREF _Toc224520915 \h </w:instrText>
        </w:r>
        <w:r w:rsidR="002B48EA">
          <w:rPr>
            <w:noProof/>
            <w:webHidden/>
          </w:rPr>
        </w:r>
        <w:r w:rsidR="002B48EA">
          <w:rPr>
            <w:noProof/>
            <w:webHidden/>
          </w:rPr>
          <w:fldChar w:fldCharType="separate"/>
        </w:r>
        <w:r w:rsidR="002B48EA">
          <w:rPr>
            <w:noProof/>
            <w:webHidden/>
          </w:rPr>
          <w:t>67</w:t>
        </w:r>
        <w:r w:rsidR="002B48EA">
          <w:rPr>
            <w:noProof/>
            <w:webHidden/>
          </w:rPr>
          <w:fldChar w:fldCharType="end"/>
        </w:r>
      </w:hyperlink>
    </w:p>
    <w:p w14:paraId="581DBDB3" w14:textId="6E630C6B" w:rsidR="008B3961" w:rsidRDefault="00FD6DB5">
      <w:r>
        <w:rPr>
          <w:i/>
          <w:iCs/>
          <w:sz w:val="20"/>
          <w:szCs w:val="20"/>
        </w:rPr>
        <w:fldChar w:fldCharType="end"/>
      </w:r>
      <w:r>
        <w:br w:type="page"/>
      </w:r>
    </w:p>
    <w:p w14:paraId="0803642E" w14:textId="38976247" w:rsidR="008B3961" w:rsidDel="00F90971" w:rsidRDefault="00D74028">
      <w:pPr>
        <w:spacing w:before="480" w:after="240"/>
        <w:jc w:val="center"/>
        <w:rPr>
          <w:del w:id="10" w:author="GELIAS" w:date="2026-04-11T16:15:00Z"/>
        </w:rPr>
      </w:pPr>
      <w:del w:id="11" w:author="GELIAS" w:date="2026-04-11T16:15:00Z">
        <w:r w:rsidDel="00F90971">
          <w:rPr>
            <w:b/>
            <w:bCs/>
            <w:sz w:val="32"/>
            <w:szCs w:val="32"/>
            <w:u w:val="single"/>
          </w:rPr>
          <w:lastRenderedPageBreak/>
          <w:delText>RECITALS</w:delText>
        </w:r>
      </w:del>
    </w:p>
    <w:p w14:paraId="0526FE9F" w14:textId="77777777" w:rsidR="008B3961" w:rsidRDefault="00D74028">
      <w:pPr>
        <w:spacing w:after="200" w:line="276" w:lineRule="auto"/>
        <w:jc w:val="both"/>
      </w:pPr>
      <w:r>
        <w:rPr>
          <w:b/>
          <w:bCs/>
        </w:rPr>
        <w:t xml:space="preserve">THIS ENGINEERING, PROCUREMENT AND CONSTRUCTION AGREEMENT </w:t>
      </w:r>
      <w:r>
        <w:t>(hereinafter called the “Contract” or “Agreement”) is made and entered into this _____ day of _____________, 20___, by and between:</w:t>
      </w:r>
    </w:p>
    <w:p w14:paraId="4402DF4C" w14:textId="77777777" w:rsidR="008B3961" w:rsidRDefault="008B3961"/>
    <w:p w14:paraId="3D3D2FAA" w14:textId="4182E69B" w:rsidR="008B3961" w:rsidRDefault="00A36BEB">
      <w:pPr>
        <w:spacing w:after="200" w:line="276" w:lineRule="auto"/>
        <w:jc w:val="both"/>
      </w:pPr>
      <w:r>
        <w:rPr>
          <w:b/>
          <w:bCs/>
          <w:i/>
          <w:iCs/>
        </w:rPr>
        <w:t xml:space="preserve">SOUTH ATLANTIC </w:t>
      </w:r>
      <w:r w:rsidR="00E70141">
        <w:rPr>
          <w:b/>
          <w:bCs/>
          <w:i/>
          <w:iCs/>
        </w:rPr>
        <w:t>LNG WEST AFRICA LTD</w:t>
      </w:r>
      <w:r w:rsidR="00430B44">
        <w:rPr>
          <w:b/>
          <w:bCs/>
          <w:i/>
          <w:iCs/>
        </w:rPr>
        <w:t>,</w:t>
      </w:r>
      <w:r>
        <w:t xml:space="preserve"> a company incorporated under the Laws of the Federal Republic of Nigeria</w:t>
      </w:r>
      <w:r w:rsidR="00636B83">
        <w:t xml:space="preserve"> with RC NO 7865593</w:t>
      </w:r>
      <w:r>
        <w:t xml:space="preserve">, with its </w:t>
      </w:r>
      <w:r w:rsidR="00636B83">
        <w:t xml:space="preserve">principal place of business </w:t>
      </w:r>
      <w:r>
        <w:t xml:space="preserve">office at </w:t>
      </w:r>
      <w:r w:rsidR="00430B44" w:rsidRPr="00430B44">
        <w:t xml:space="preserve">H20, </w:t>
      </w:r>
      <w:proofErr w:type="spellStart"/>
      <w:r w:rsidR="00430B44" w:rsidRPr="00430B44">
        <w:t>Onikoyi</w:t>
      </w:r>
      <w:proofErr w:type="spellEnd"/>
      <w:r w:rsidR="00430B44" w:rsidRPr="00430B44">
        <w:t xml:space="preserve"> Lane, Parkview Estate, Ikoyi, Lagos, Nigeria</w:t>
      </w:r>
      <w:r>
        <w:t xml:space="preserve"> (hereinafter referred to as the “Owner”, which expression shall, where the context so admits, include its successors-in-title and assigns) of the first part;</w:t>
      </w:r>
    </w:p>
    <w:p w14:paraId="6F5A6A6A" w14:textId="5745E8D1" w:rsidR="008B3961" w:rsidDel="00F90971" w:rsidRDefault="008B3961">
      <w:pPr>
        <w:rPr>
          <w:del w:id="12" w:author="GELIAS" w:date="2026-04-11T16:15:00Z"/>
        </w:rPr>
      </w:pPr>
    </w:p>
    <w:p w14:paraId="7AB166A8" w14:textId="77777777" w:rsidR="008B3961" w:rsidRDefault="00D74028">
      <w:pPr>
        <w:spacing w:after="200" w:line="276" w:lineRule="auto"/>
        <w:jc w:val="both"/>
      </w:pPr>
      <w:r>
        <w:t>AND</w:t>
      </w:r>
    </w:p>
    <w:p w14:paraId="02BC2881" w14:textId="2A847D2B" w:rsidR="008B3961" w:rsidDel="00F90971" w:rsidRDefault="008B3961">
      <w:pPr>
        <w:rPr>
          <w:del w:id="13" w:author="GELIAS" w:date="2026-04-11T16:15:00Z"/>
        </w:rPr>
      </w:pPr>
    </w:p>
    <w:p w14:paraId="076A9EE1" w14:textId="269AE480" w:rsidR="008B3961" w:rsidRDefault="00636B83">
      <w:pPr>
        <w:spacing w:after="200" w:line="276" w:lineRule="auto"/>
        <w:jc w:val="both"/>
      </w:pPr>
      <w:r w:rsidRPr="00636B83">
        <w:rPr>
          <w:b/>
          <w:bCs/>
          <w:i/>
          <w:iCs/>
        </w:rPr>
        <w:t>PEIYANG CHEMICAL ENGINEERING SERVICE CORPORATION PTE LTD</w:t>
      </w:r>
      <w:r>
        <w:rPr>
          <w:b/>
          <w:bCs/>
          <w:i/>
          <w:iCs/>
        </w:rPr>
        <w:t xml:space="preserve"> </w:t>
      </w:r>
      <w:r>
        <w:t xml:space="preserve">a company registered under the Laws of [Jurisdiction], whose principal place of business is No 17, </w:t>
      </w:r>
      <w:proofErr w:type="spellStart"/>
      <w:r>
        <w:t>Aroozoo</w:t>
      </w:r>
      <w:proofErr w:type="spellEnd"/>
      <w:r>
        <w:t xml:space="preserve"> Lane, Singapore, 539807 (hereinafter referred to as “PCCS” and also known as the “Contractor”, which expression shall, where the context so admits, include its successors-in-title and assigns) of the second part.</w:t>
      </w:r>
    </w:p>
    <w:p w14:paraId="205DD231" w14:textId="1A45E51C" w:rsidR="008B3961" w:rsidDel="00F90971" w:rsidRDefault="008B3961">
      <w:pPr>
        <w:rPr>
          <w:del w:id="14" w:author="GELIAS" w:date="2026-04-11T16:15:00Z"/>
        </w:rPr>
      </w:pPr>
    </w:p>
    <w:p w14:paraId="4A5571F7" w14:textId="77777777" w:rsidR="008B3961" w:rsidRDefault="00D74028">
      <w:pPr>
        <w:spacing w:after="200" w:line="276" w:lineRule="auto"/>
        <w:jc w:val="both"/>
      </w:pPr>
      <w:r>
        <w:t xml:space="preserve">The </w:t>
      </w:r>
      <w:r w:rsidRPr="00F90971">
        <w:rPr>
          <w:b/>
          <w:bCs/>
          <w:rPrChange w:id="15" w:author="GELIAS" w:date="2026-04-11T16:15:00Z">
            <w:rPr/>
          </w:rPrChange>
        </w:rPr>
        <w:t>Owner</w:t>
      </w:r>
      <w:r>
        <w:t xml:space="preserve"> and the </w:t>
      </w:r>
      <w:r w:rsidRPr="00F90971">
        <w:rPr>
          <w:b/>
          <w:bCs/>
          <w:rPrChange w:id="16" w:author="GELIAS" w:date="2026-04-11T16:15:00Z">
            <w:rPr/>
          </w:rPrChange>
        </w:rPr>
        <w:t>Contractor</w:t>
      </w:r>
      <w:r>
        <w:t xml:space="preserve"> may collectively be referred to as the “</w:t>
      </w:r>
      <w:r w:rsidRPr="00F90971">
        <w:rPr>
          <w:b/>
          <w:bCs/>
          <w:rPrChange w:id="17" w:author="GELIAS" w:date="2026-04-11T16:15:00Z">
            <w:rPr/>
          </w:rPrChange>
        </w:rPr>
        <w:t>Parties</w:t>
      </w:r>
      <w:r>
        <w:t>” and individually as a “</w:t>
      </w:r>
      <w:r w:rsidRPr="00F90971">
        <w:rPr>
          <w:b/>
          <w:bCs/>
          <w:rPrChange w:id="18" w:author="GELIAS" w:date="2026-04-11T16:15:00Z">
            <w:rPr/>
          </w:rPrChange>
        </w:rPr>
        <w:t>Party</w:t>
      </w:r>
      <w:r>
        <w:t>.”</w:t>
      </w:r>
    </w:p>
    <w:p w14:paraId="4B01E8F5" w14:textId="49886739" w:rsidR="008B3961" w:rsidDel="00F90971" w:rsidRDefault="008B3961">
      <w:pPr>
        <w:rPr>
          <w:del w:id="19" w:author="GELIAS" w:date="2026-04-11T16:15:00Z"/>
        </w:rPr>
      </w:pPr>
    </w:p>
    <w:p w14:paraId="2352E788" w14:textId="77777777" w:rsidR="008B3961" w:rsidRDefault="00D74028">
      <w:pPr>
        <w:spacing w:after="200" w:line="276" w:lineRule="auto"/>
        <w:jc w:val="both"/>
      </w:pPr>
      <w:r>
        <w:rPr>
          <w:b/>
          <w:bCs/>
        </w:rPr>
        <w:t>WHEREAS:</w:t>
      </w:r>
    </w:p>
    <w:p w14:paraId="3E890ECB" w14:textId="77777777" w:rsidR="008B3961" w:rsidRDefault="008B3961"/>
    <w:p w14:paraId="2B09590A" w14:textId="2438733C" w:rsidR="008B3961" w:rsidDel="006C4BC4" w:rsidRDefault="00D74028" w:rsidP="006C4BC4">
      <w:pPr>
        <w:pStyle w:val="ListParagraph"/>
        <w:numPr>
          <w:ilvl w:val="0"/>
          <w:numId w:val="26"/>
        </w:numPr>
        <w:spacing w:after="200" w:line="276" w:lineRule="auto"/>
        <w:ind w:left="567" w:hanging="567"/>
        <w:jc w:val="both"/>
        <w:rPr>
          <w:del w:id="20" w:author="GELIAS" w:date="2026-04-11T16:14:00Z"/>
        </w:rPr>
      </w:pPr>
      <w:del w:id="21" w:author="Microsoft account" w:date="2026-03-16T08:11:00Z">
        <w:r w:rsidDel="00D74028">
          <w:delText>A.  The</w:delText>
        </w:r>
      </w:del>
      <w:ins w:id="22" w:author="Microsoft account" w:date="2026-03-16T08:11:00Z">
        <w:del w:id="23" w:author="GELIAS" w:date="2026-04-11T16:13:00Z">
          <w:r w:rsidDel="006C4BC4">
            <w:delText xml:space="preserve">A. </w:delText>
          </w:r>
        </w:del>
        <w:r>
          <w:t>The</w:t>
        </w:r>
      </w:ins>
      <w:r>
        <w:t xml:space="preserve"> Owner is desirous of constructing </w:t>
      </w:r>
      <w:proofErr w:type="gramStart"/>
      <w:r>
        <w:t xml:space="preserve">a </w:t>
      </w:r>
      <w:r w:rsidR="0003006C">
        <w:t>”</w:t>
      </w:r>
      <w:proofErr w:type="gramEnd"/>
      <w:r w:rsidR="00E8278F" w:rsidRPr="00E8278F">
        <w:t xml:space="preserve"> </w:t>
      </w:r>
      <w:r w:rsidR="00E8278F">
        <w:t xml:space="preserve">5MMSCFD Mini-LNG </w:t>
      </w:r>
      <w:r w:rsidR="00DA20ED">
        <w:t>Processing Plant</w:t>
      </w:r>
      <w:r w:rsidR="00E8278F">
        <w:t>”</w:t>
      </w:r>
      <w:r>
        <w:t>(the “Project” or “Facility”) and has selected the Contractor to execute the engineering, procurement and construction of the Facility on a lump-sum turnkey basis;</w:t>
      </w:r>
    </w:p>
    <w:p w14:paraId="5CF2FACE" w14:textId="77777777" w:rsidR="006C4BC4" w:rsidRDefault="006C4BC4">
      <w:pPr>
        <w:pStyle w:val="ListParagraph"/>
        <w:numPr>
          <w:ilvl w:val="0"/>
          <w:numId w:val="26"/>
        </w:numPr>
        <w:spacing w:after="200" w:line="276" w:lineRule="auto"/>
        <w:ind w:left="567" w:hanging="567"/>
        <w:jc w:val="both"/>
        <w:rPr>
          <w:ins w:id="24" w:author="GELIAS" w:date="2026-04-11T16:14:00Z"/>
        </w:rPr>
        <w:pPrChange w:id="25" w:author="GELIAS" w:date="2026-04-11T16:14:00Z">
          <w:pPr>
            <w:spacing w:after="200" w:line="276" w:lineRule="auto"/>
            <w:jc w:val="both"/>
          </w:pPr>
        </w:pPrChange>
      </w:pPr>
    </w:p>
    <w:p w14:paraId="20A99F90" w14:textId="4A7CC940" w:rsidR="008B3961" w:rsidDel="006C4BC4" w:rsidRDefault="00D74028" w:rsidP="006C4BC4">
      <w:pPr>
        <w:pStyle w:val="ListParagraph"/>
        <w:numPr>
          <w:ilvl w:val="0"/>
          <w:numId w:val="26"/>
        </w:numPr>
        <w:spacing w:after="200" w:line="276" w:lineRule="auto"/>
        <w:ind w:left="567" w:hanging="567"/>
        <w:jc w:val="both"/>
        <w:rPr>
          <w:del w:id="26" w:author="GELIAS" w:date="2026-04-11T16:14:00Z"/>
        </w:rPr>
      </w:pPr>
      <w:del w:id="27" w:author="GELIAS" w:date="2026-04-11T16:14:00Z">
        <w:r w:rsidDel="006C4BC4">
          <w:delText xml:space="preserve">B. </w:delText>
        </w:r>
      </w:del>
      <w:del w:id="28" w:author="GELIAS" w:date="2026-04-11T16:13:00Z">
        <w:r w:rsidDel="006C4BC4">
          <w:delText xml:space="preserve"> </w:delText>
        </w:r>
      </w:del>
      <w:r>
        <w:t xml:space="preserve">The Project shall be located at </w:t>
      </w:r>
      <w:proofErr w:type="spellStart"/>
      <w:r w:rsidR="00165505" w:rsidRPr="006C4BC4">
        <w:rPr>
          <w:highlight w:val="yellow"/>
          <w:rPrChange w:id="29" w:author="GELIAS" w:date="2026-04-11T16:14:00Z">
            <w:rPr/>
          </w:rPrChange>
        </w:rPr>
        <w:t>Epe</w:t>
      </w:r>
      <w:proofErr w:type="spellEnd"/>
      <w:r w:rsidR="00DA20ED" w:rsidRPr="006C4BC4">
        <w:rPr>
          <w:highlight w:val="yellow"/>
          <w:rPrChange w:id="30" w:author="GELIAS" w:date="2026-04-11T16:14:00Z">
            <w:rPr/>
          </w:rPrChange>
        </w:rPr>
        <w:t>/Ijebu Ode Toll Gate</w:t>
      </w:r>
      <w:r w:rsidRPr="006C4BC4">
        <w:rPr>
          <w:highlight w:val="yellow"/>
          <w:rPrChange w:id="31" w:author="GELIAS" w:date="2026-04-11T16:14:00Z">
            <w:rPr/>
          </w:rPrChange>
        </w:rPr>
        <w:t xml:space="preserve">, </w:t>
      </w:r>
      <w:r w:rsidR="00165505" w:rsidRPr="006C4BC4">
        <w:rPr>
          <w:highlight w:val="yellow"/>
          <w:rPrChange w:id="32" w:author="GELIAS" w:date="2026-04-11T16:14:00Z">
            <w:rPr/>
          </w:rPrChange>
        </w:rPr>
        <w:t>Ogun State</w:t>
      </w:r>
      <w:r w:rsidRPr="006C4BC4">
        <w:rPr>
          <w:highlight w:val="yellow"/>
          <w:rPrChange w:id="33" w:author="GELIAS" w:date="2026-04-11T16:14:00Z">
            <w:rPr/>
          </w:rPrChange>
        </w:rPr>
        <w:t xml:space="preserve">, Nigeria </w:t>
      </w:r>
      <w:ins w:id="34" w:author="GELIAS" w:date="2026-04-09T10:33:00Z">
        <w:r w:rsidR="00A124CA" w:rsidRPr="006C4BC4">
          <w:rPr>
            <w:highlight w:val="yellow"/>
          </w:rPr>
          <w:t xml:space="preserve">on </w:t>
        </w:r>
      </w:ins>
      <w:del w:id="35" w:author="GELIAS" w:date="2026-04-09T10:33:00Z">
        <w:r w:rsidRPr="006C4BC4" w:rsidDel="00A124CA">
          <w:rPr>
            <w:highlight w:val="yellow"/>
            <w:rPrChange w:id="36" w:author="GELIAS" w:date="2026-04-11T16:14:00Z">
              <w:rPr/>
            </w:rPrChange>
          </w:rPr>
          <w:delText>(</w:delText>
        </w:r>
      </w:del>
      <w:r w:rsidRPr="006C4BC4">
        <w:rPr>
          <w:highlight w:val="yellow"/>
          <w:rPrChange w:id="37" w:author="GELIAS" w:date="2026-04-11T16:14:00Z">
            <w:rPr/>
          </w:rPrChange>
        </w:rPr>
        <w:t xml:space="preserve">the </w:t>
      </w:r>
      <w:del w:id="38" w:author="GELIAS" w:date="2026-04-09T10:33:00Z">
        <w:r w:rsidRPr="006C4BC4" w:rsidDel="00A124CA">
          <w:rPr>
            <w:highlight w:val="yellow"/>
            <w:rPrChange w:id="39" w:author="GELIAS" w:date="2026-04-11T16:14:00Z">
              <w:rPr/>
            </w:rPrChange>
          </w:rPr>
          <w:delText>“</w:delText>
        </w:r>
      </w:del>
      <w:r w:rsidRPr="006C4BC4">
        <w:rPr>
          <w:highlight w:val="yellow"/>
          <w:rPrChange w:id="40" w:author="GELIAS" w:date="2026-04-11T16:14:00Z">
            <w:rPr/>
          </w:rPrChange>
        </w:rPr>
        <w:t>Site</w:t>
      </w:r>
      <w:ins w:id="41" w:author="GELIAS" w:date="2026-04-09T10:33:00Z">
        <w:r w:rsidR="00A124CA" w:rsidRPr="006C4BC4">
          <w:rPr>
            <w:highlight w:val="yellow"/>
          </w:rPr>
          <w:t xml:space="preserve"> </w:t>
        </w:r>
      </w:ins>
      <w:ins w:id="42" w:author="GELIAS" w:date="2026-04-11T16:13:00Z">
        <w:r w:rsidR="006C4BC4" w:rsidRPr="006C4BC4">
          <w:rPr>
            <w:highlight w:val="yellow"/>
          </w:rPr>
          <w:t>(</w:t>
        </w:r>
      </w:ins>
      <w:ins w:id="43" w:author="GELIAS" w:date="2026-04-09T10:33:00Z">
        <w:r w:rsidR="00A124CA" w:rsidRPr="006C4BC4">
          <w:rPr>
            <w:highlight w:val="yellow"/>
          </w:rPr>
          <w:t>as described in Schedule C</w:t>
        </w:r>
      </w:ins>
      <w:ins w:id="44" w:author="GELIAS" w:date="2026-04-11T16:13:00Z">
        <w:r w:rsidR="006C4BC4" w:rsidRPr="006C4BC4">
          <w:rPr>
            <w:highlight w:val="yellow"/>
          </w:rPr>
          <w:t>)</w:t>
        </w:r>
      </w:ins>
      <w:del w:id="45" w:author="GELIAS" w:date="2026-04-09T10:33:00Z">
        <w:r w:rsidRPr="006C4BC4" w:rsidDel="00A124CA">
          <w:rPr>
            <w:highlight w:val="yellow"/>
            <w:rPrChange w:id="46" w:author="GELIAS" w:date="2026-04-11T16:14:00Z">
              <w:rPr/>
            </w:rPrChange>
          </w:rPr>
          <w:delText>”)</w:delText>
        </w:r>
      </w:del>
      <w:r w:rsidRPr="006C4BC4">
        <w:rPr>
          <w:highlight w:val="yellow"/>
          <w:rPrChange w:id="47" w:author="GELIAS" w:date="2026-04-11T16:14:00Z">
            <w:rPr/>
          </w:rPrChange>
        </w:rPr>
        <w:t>;</w:t>
      </w:r>
    </w:p>
    <w:p w14:paraId="27A78AF6" w14:textId="77777777" w:rsidR="006C4BC4" w:rsidRDefault="006C4BC4">
      <w:pPr>
        <w:pStyle w:val="ListParagraph"/>
        <w:numPr>
          <w:ilvl w:val="0"/>
          <w:numId w:val="26"/>
        </w:numPr>
        <w:spacing w:after="200" w:line="276" w:lineRule="auto"/>
        <w:ind w:left="567" w:hanging="567"/>
        <w:jc w:val="both"/>
        <w:rPr>
          <w:ins w:id="48" w:author="GELIAS" w:date="2026-04-11T16:14:00Z"/>
        </w:rPr>
        <w:pPrChange w:id="49" w:author="GELIAS" w:date="2026-04-11T16:14:00Z">
          <w:pPr>
            <w:spacing w:after="200" w:line="276" w:lineRule="auto"/>
            <w:jc w:val="both"/>
          </w:pPr>
        </w:pPrChange>
      </w:pPr>
    </w:p>
    <w:p w14:paraId="265B235E" w14:textId="77777777" w:rsidR="008B3961" w:rsidDel="006C4BC4" w:rsidRDefault="00D74028" w:rsidP="006C4BC4">
      <w:pPr>
        <w:pStyle w:val="ListParagraph"/>
        <w:numPr>
          <w:ilvl w:val="0"/>
          <w:numId w:val="26"/>
        </w:numPr>
        <w:spacing w:after="200" w:line="276" w:lineRule="auto"/>
        <w:ind w:left="567" w:hanging="567"/>
        <w:jc w:val="both"/>
        <w:rPr>
          <w:del w:id="50" w:author="GELIAS" w:date="2026-04-11T16:14:00Z"/>
        </w:rPr>
      </w:pPr>
      <w:del w:id="51" w:author="GELIAS" w:date="2026-04-11T16:14:00Z">
        <w:r w:rsidDel="006C4BC4">
          <w:delText xml:space="preserve">C. </w:delText>
        </w:r>
      </w:del>
      <w:del w:id="52" w:author="GELIAS" w:date="2026-04-11T16:13:00Z">
        <w:r w:rsidDel="006C4BC4">
          <w:delText xml:space="preserve"> </w:delText>
        </w:r>
      </w:del>
      <w:r>
        <w:t>The Contractor represents that it has the requisite experience, expertise, resources and capability to perform the Work in accordance with the terms hereof;</w:t>
      </w:r>
    </w:p>
    <w:p w14:paraId="19E9E2A6" w14:textId="77777777" w:rsidR="006C4BC4" w:rsidRDefault="006C4BC4">
      <w:pPr>
        <w:pStyle w:val="ListParagraph"/>
        <w:numPr>
          <w:ilvl w:val="0"/>
          <w:numId w:val="26"/>
        </w:numPr>
        <w:spacing w:after="200" w:line="276" w:lineRule="auto"/>
        <w:ind w:left="567" w:hanging="567"/>
        <w:jc w:val="both"/>
        <w:rPr>
          <w:ins w:id="53" w:author="GELIAS" w:date="2026-04-11T16:14:00Z"/>
        </w:rPr>
        <w:pPrChange w:id="54" w:author="GELIAS" w:date="2026-04-11T16:14:00Z">
          <w:pPr>
            <w:spacing w:after="200" w:line="276" w:lineRule="auto"/>
            <w:jc w:val="both"/>
          </w:pPr>
        </w:pPrChange>
      </w:pPr>
    </w:p>
    <w:p w14:paraId="11688EA4" w14:textId="77777777" w:rsidR="008B3961" w:rsidRDefault="00D74028">
      <w:pPr>
        <w:pStyle w:val="ListParagraph"/>
        <w:numPr>
          <w:ilvl w:val="0"/>
          <w:numId w:val="26"/>
        </w:numPr>
        <w:spacing w:after="200" w:line="276" w:lineRule="auto"/>
        <w:ind w:left="567" w:hanging="567"/>
        <w:jc w:val="both"/>
        <w:pPrChange w:id="55" w:author="GELIAS" w:date="2026-04-11T16:14:00Z">
          <w:pPr>
            <w:spacing w:after="200" w:line="276" w:lineRule="auto"/>
            <w:jc w:val="both"/>
          </w:pPr>
        </w:pPrChange>
      </w:pPr>
      <w:del w:id="56" w:author="GELIAS" w:date="2026-04-11T16:14:00Z">
        <w:r w:rsidDel="006C4BC4">
          <w:delText xml:space="preserve">D.  </w:delText>
        </w:r>
      </w:del>
      <w:r>
        <w:t>The Parties wish to set forth the terms and conditions upon which the Contractor shall perform the Work and the Owner shall compensate the Contractor for the same;</w:t>
      </w:r>
    </w:p>
    <w:p w14:paraId="7334D39C" w14:textId="77777777" w:rsidR="008B3961" w:rsidRDefault="008B3961"/>
    <w:p w14:paraId="4CA7040D" w14:textId="77777777" w:rsidR="008B3961" w:rsidRDefault="00D74028">
      <w:pPr>
        <w:spacing w:after="200" w:line="276" w:lineRule="auto"/>
        <w:jc w:val="both"/>
      </w:pPr>
      <w:r>
        <w:rPr>
          <w:b/>
          <w:bCs/>
        </w:rPr>
        <w:t>NOW THEREFORE</w:t>
      </w:r>
      <w:r>
        <w:t>, in consideration of the mutual covenants and agreements herein contained, and for other good and valuable consideration, the receipt and sufficiency of which are hereby acknowledged, the Parties agree as follows:</w:t>
      </w:r>
    </w:p>
    <w:p w14:paraId="3E5354A5" w14:textId="77777777" w:rsidR="008B3961" w:rsidRDefault="00D74028">
      <w:r>
        <w:br w:type="page"/>
      </w:r>
    </w:p>
    <w:p w14:paraId="1DE30354" w14:textId="74B033A7" w:rsidR="008B3961" w:rsidRDefault="00D25255">
      <w:pPr>
        <w:pStyle w:val="Heading1"/>
        <w:numPr>
          <w:ilvl w:val="0"/>
          <w:numId w:val="27"/>
        </w:numPr>
        <w:ind w:left="567" w:hanging="567"/>
        <w:pPrChange w:id="57" w:author="GELIAS" w:date="2026-04-11T16:16:00Z">
          <w:pPr>
            <w:pStyle w:val="Heading1"/>
          </w:pPr>
        </w:pPrChange>
      </w:pPr>
      <w:bookmarkStart w:id="58" w:name="_Toc224520746"/>
      <w:del w:id="59" w:author="GELIAS" w:date="2026-04-11T16:16:00Z">
        <w:r w:rsidDel="00F90971">
          <w:lastRenderedPageBreak/>
          <w:delText xml:space="preserve">1. </w:delText>
        </w:r>
      </w:del>
      <w:r>
        <w:t>DEFINITIONS</w:t>
      </w:r>
      <w:bookmarkEnd w:id="58"/>
      <w:ins w:id="60" w:author="GELIAS" w:date="2026-04-11T16:17:00Z">
        <w:r w:rsidR="005621C5">
          <w:t xml:space="preserve"> AND INTERPRETATION</w:t>
        </w:r>
      </w:ins>
    </w:p>
    <w:p w14:paraId="290368A3" w14:textId="77777777" w:rsidR="008B3961" w:rsidRDefault="00D74028">
      <w:pPr>
        <w:spacing w:after="200" w:line="276" w:lineRule="auto"/>
        <w:ind w:left="567"/>
        <w:jc w:val="both"/>
        <w:pPrChange w:id="61" w:author="GELIAS" w:date="2026-04-11T16:16:00Z">
          <w:pPr>
            <w:spacing w:after="200" w:line="276" w:lineRule="auto"/>
            <w:jc w:val="both"/>
          </w:pPr>
        </w:pPrChange>
      </w:pPr>
      <w:r>
        <w:t>Unless the context otherwise requires, the following capitalized terms shall have the meanings assigned to them below when used in this Agreement:</w:t>
      </w:r>
    </w:p>
    <w:p w14:paraId="02D1F4C2" w14:textId="19BD374D" w:rsidR="008B3961" w:rsidDel="00F90971" w:rsidRDefault="008B3961">
      <w:pPr>
        <w:numPr>
          <w:ilvl w:val="1"/>
          <w:numId w:val="27"/>
        </w:numPr>
        <w:ind w:hanging="540"/>
        <w:rPr>
          <w:del w:id="62" w:author="GELIAS" w:date="2026-04-11T16:16:00Z"/>
        </w:rPr>
        <w:pPrChange w:id="63" w:author="GELIAS" w:date="2026-04-11T16:17:00Z">
          <w:pPr/>
        </w:pPrChange>
      </w:pPr>
    </w:p>
    <w:p w14:paraId="4BA76B27" w14:textId="0E35D7BF" w:rsidR="008B3961" w:rsidRDefault="00D74028">
      <w:pPr>
        <w:pStyle w:val="Heading2"/>
        <w:numPr>
          <w:ilvl w:val="1"/>
          <w:numId w:val="27"/>
        </w:numPr>
        <w:ind w:hanging="540"/>
        <w:pPrChange w:id="64" w:author="GELIAS" w:date="2026-04-11T16:17:00Z">
          <w:pPr>
            <w:pStyle w:val="Heading2"/>
          </w:pPr>
        </w:pPrChange>
      </w:pPr>
      <w:bookmarkStart w:id="65" w:name="_Toc224520747"/>
      <w:del w:id="66" w:author="GELIAS" w:date="2026-04-11T16:16:00Z">
        <w:r w:rsidDel="00F90971">
          <w:delText xml:space="preserve">1.1  </w:delText>
        </w:r>
      </w:del>
      <w:r>
        <w:t>General Definitions</w:t>
      </w:r>
      <w:bookmarkEnd w:id="65"/>
    </w:p>
    <w:p w14:paraId="70C6853E" w14:textId="77777777" w:rsidR="008B3961" w:rsidRDefault="008B3961"/>
    <w:p w14:paraId="4C3C877F" w14:textId="40E75481" w:rsidR="005621C5" w:rsidRDefault="00D74028" w:rsidP="005621C5">
      <w:pPr>
        <w:spacing w:after="200" w:line="276" w:lineRule="auto"/>
        <w:ind w:left="567"/>
        <w:jc w:val="both"/>
        <w:rPr>
          <w:ins w:id="67" w:author="GELIAS" w:date="2026-04-11T16:18:00Z"/>
        </w:rPr>
      </w:pPr>
      <w:r>
        <w:rPr>
          <w:b/>
          <w:bCs/>
        </w:rPr>
        <w:t>“Acceptance Certificate”</w:t>
      </w:r>
      <w:r>
        <w:t xml:space="preserve"> means the certificate issued by the Owner confirming that the Facility has achieved Substantial Completion in accordance with </w:t>
      </w:r>
      <w:del w:id="68" w:author="GELIAS" w:date="2026-04-13T17:33:00Z">
        <w:r w:rsidDel="00407C7D">
          <w:delText>Article</w:delText>
        </w:r>
      </w:del>
      <w:ins w:id="69" w:author="GELIAS" w:date="2026-04-13T17:33:00Z">
        <w:r w:rsidR="00407C7D">
          <w:t>Section</w:t>
        </w:r>
      </w:ins>
      <w:r>
        <w:t xml:space="preserve"> 11.</w:t>
      </w:r>
    </w:p>
    <w:p w14:paraId="686A4F40" w14:textId="500ADFE7" w:rsidR="00A124CA" w:rsidDel="005621C5" w:rsidRDefault="00A124CA" w:rsidP="002E2D08">
      <w:pPr>
        <w:spacing w:after="200" w:line="276" w:lineRule="auto"/>
        <w:ind w:left="567"/>
        <w:jc w:val="both"/>
        <w:rPr>
          <w:del w:id="70" w:author="GELIAS" w:date="2026-04-11T16:18:00Z"/>
        </w:rPr>
      </w:pPr>
      <w:moveToRangeStart w:id="71" w:author="GELIAS" w:date="2026-04-09T10:34:00Z" w:name="move226623258"/>
      <w:moveTo w:id="72" w:author="GELIAS" w:date="2026-04-09T10:34:00Z">
        <w:r>
          <w:rPr>
            <w:b/>
            <w:bCs/>
          </w:rPr>
          <w:t>“Advance Payment Guarantee” or “APG”</w:t>
        </w:r>
        <w:r>
          <w:t xml:space="preserve"> means the irrevocable, unconditional, on-demand bank guarantee(s) to be provided by the Contractor in accordance with Section 9.3 to secure the Owner’s advance and milestone payments.</w:t>
        </w:r>
      </w:moveTo>
    </w:p>
    <w:p w14:paraId="3B5DDBD6" w14:textId="77777777" w:rsidR="005621C5" w:rsidRDefault="005621C5">
      <w:pPr>
        <w:spacing w:after="200" w:line="276" w:lineRule="auto"/>
        <w:ind w:left="567"/>
        <w:jc w:val="both"/>
        <w:rPr>
          <w:ins w:id="73" w:author="GELIAS" w:date="2026-04-11T16:18:00Z"/>
          <w:moveTo w:id="74" w:author="GELIAS" w:date="2026-04-09T10:34:00Z"/>
        </w:rPr>
        <w:pPrChange w:id="75" w:author="GELIAS" w:date="2026-04-11T16:20:00Z">
          <w:pPr>
            <w:spacing w:after="200" w:line="276" w:lineRule="auto"/>
            <w:jc w:val="both"/>
          </w:pPr>
        </w:pPrChange>
      </w:pPr>
    </w:p>
    <w:moveToRangeEnd w:id="71"/>
    <w:p w14:paraId="0BE2FAE3" w14:textId="338F9454" w:rsidR="00A124CA" w:rsidDel="008C4730" w:rsidRDefault="00A124CA">
      <w:pPr>
        <w:spacing w:after="200" w:line="276" w:lineRule="auto"/>
        <w:ind w:left="567"/>
        <w:jc w:val="both"/>
        <w:rPr>
          <w:del w:id="76" w:author="GELIAS" w:date="2026-04-09T11:04:00Z"/>
        </w:rPr>
        <w:pPrChange w:id="77" w:author="GELIAS" w:date="2026-04-11T16:20:00Z">
          <w:pPr>
            <w:spacing w:after="200" w:line="276" w:lineRule="auto"/>
            <w:jc w:val="both"/>
          </w:pPr>
        </w:pPrChange>
      </w:pPr>
    </w:p>
    <w:p w14:paraId="74CB2599" w14:textId="77777777" w:rsidR="005621C5" w:rsidRDefault="00D74028" w:rsidP="005621C5">
      <w:pPr>
        <w:spacing w:after="200" w:line="276" w:lineRule="auto"/>
        <w:ind w:left="567"/>
        <w:jc w:val="both"/>
        <w:rPr>
          <w:ins w:id="78" w:author="GELIAS" w:date="2026-04-11T16:18:00Z"/>
        </w:rPr>
      </w:pPr>
      <w:r>
        <w:rPr>
          <w:b/>
          <w:bCs/>
        </w:rPr>
        <w:t>“Affiliate”</w:t>
      </w:r>
      <w:r>
        <w:t xml:space="preserve"> means, with respect to any Person, any other Person that directly or indirectly controls, is controlled by, or is under common control with such Person.</w:t>
      </w:r>
    </w:p>
    <w:p w14:paraId="2BC4D73E" w14:textId="7AB37928" w:rsidR="00A124CA" w:rsidDel="005621C5" w:rsidRDefault="00A124CA">
      <w:pPr>
        <w:spacing w:after="200" w:line="276" w:lineRule="auto"/>
        <w:ind w:left="567"/>
        <w:jc w:val="both"/>
        <w:rPr>
          <w:del w:id="79" w:author="GELIAS" w:date="2026-04-09T11:04:00Z"/>
        </w:rPr>
        <w:pPrChange w:id="80" w:author="GELIAS" w:date="2026-04-11T16:20:00Z">
          <w:pPr>
            <w:spacing w:after="200" w:line="276" w:lineRule="auto"/>
            <w:jc w:val="both"/>
          </w:pPr>
        </w:pPrChange>
      </w:pPr>
      <w:ins w:id="81" w:author="GELIAS" w:date="2026-04-09T10:34:00Z">
        <w:r w:rsidRPr="00A124CA">
          <w:rPr>
            <w:rFonts w:eastAsia="Times New Roman"/>
          </w:rPr>
          <w:t>“</w:t>
        </w:r>
        <w:r w:rsidRPr="00A124CA">
          <w:rPr>
            <w:rFonts w:eastAsia="Times New Roman"/>
            <w:b/>
            <w:bCs/>
          </w:rPr>
          <w:t>Agreement</w:t>
        </w:r>
        <w:r w:rsidRPr="00A124CA">
          <w:rPr>
            <w:rFonts w:eastAsia="Times New Roman"/>
          </w:rPr>
          <w:t>” means this Engineering, Procurement and Construction Agreement together with its Schedules attached hereto, and any extension or amendment agreed to in writing between the Parties and the schedules or appendices thereto.</w:t>
        </w:r>
      </w:ins>
    </w:p>
    <w:p w14:paraId="5C8C6E5A" w14:textId="77777777" w:rsidR="005621C5" w:rsidRDefault="005621C5">
      <w:pPr>
        <w:spacing w:after="200" w:line="276" w:lineRule="auto"/>
        <w:ind w:left="567"/>
        <w:jc w:val="both"/>
        <w:rPr>
          <w:ins w:id="82" w:author="GELIAS" w:date="2026-04-11T16:18:00Z"/>
        </w:rPr>
        <w:pPrChange w:id="83" w:author="GELIAS" w:date="2026-04-11T16:20:00Z">
          <w:pPr>
            <w:spacing w:after="200" w:line="276" w:lineRule="auto"/>
            <w:jc w:val="both"/>
          </w:pPr>
        </w:pPrChange>
      </w:pPr>
    </w:p>
    <w:p w14:paraId="00A16D3E" w14:textId="77777777" w:rsidR="008B3961" w:rsidRDefault="00D74028">
      <w:pPr>
        <w:spacing w:after="200" w:line="276" w:lineRule="auto"/>
        <w:ind w:left="567"/>
        <w:jc w:val="both"/>
        <w:pPrChange w:id="84" w:author="GELIAS" w:date="2026-04-11T16:20:00Z">
          <w:pPr>
            <w:spacing w:after="200" w:line="276" w:lineRule="auto"/>
            <w:jc w:val="both"/>
          </w:pPr>
        </w:pPrChange>
      </w:pPr>
      <w:r>
        <w:rPr>
          <w:b/>
          <w:bCs/>
        </w:rPr>
        <w:t>“Aggregate Cap”</w:t>
      </w:r>
      <w:r>
        <w:t xml:space="preserve"> has the meaning assigned in Section 17.1.</w:t>
      </w:r>
    </w:p>
    <w:p w14:paraId="4BE898A6" w14:textId="77777777" w:rsidR="008B3961" w:rsidRDefault="00D74028">
      <w:pPr>
        <w:spacing w:after="200" w:line="276" w:lineRule="auto"/>
        <w:ind w:left="567"/>
        <w:jc w:val="both"/>
        <w:pPrChange w:id="85" w:author="GELIAS" w:date="2026-04-11T16:20:00Z">
          <w:pPr>
            <w:spacing w:after="200" w:line="276" w:lineRule="auto"/>
            <w:jc w:val="both"/>
          </w:pPr>
        </w:pPrChange>
      </w:pPr>
      <w:r>
        <w:rPr>
          <w:b/>
          <w:bCs/>
        </w:rPr>
        <w:t>“Applicable Codes and Standards”</w:t>
      </w:r>
      <w:r>
        <w:t xml:space="preserve"> means all applicable codes, standards and recommended practices of relevant Nigerian and international standards organizations as specified in Schedule A-2, as the same may be amended or supplemented from time to time.</w:t>
      </w:r>
    </w:p>
    <w:p w14:paraId="3534E9D4" w14:textId="77777777" w:rsidR="008B3961" w:rsidRDefault="00D74028">
      <w:pPr>
        <w:spacing w:after="200" w:line="276" w:lineRule="auto"/>
        <w:ind w:left="567"/>
        <w:jc w:val="both"/>
        <w:pPrChange w:id="86" w:author="GELIAS" w:date="2026-04-11T16:20:00Z">
          <w:pPr>
            <w:spacing w:after="200" w:line="276" w:lineRule="auto"/>
            <w:jc w:val="both"/>
          </w:pPr>
        </w:pPrChange>
      </w:pPr>
      <w:r>
        <w:rPr>
          <w:b/>
          <w:bCs/>
        </w:rPr>
        <w:t>“Applicable Law”</w:t>
      </w:r>
      <w:r>
        <w:t xml:space="preserve"> means all constitutions, laws (including common law), treaties, statutes, orders, decrees, rules, injunctions, licenses, permits, approvals, agreements, regulations, codes and ordinances issued by any Governmental Authority, including judicial or administrative orders, consents, decrees and judgments, and all published directives, guidelines and governmental requirements which have the force of law, whether in effect as of the Effective Date or thereafter enacted, and in each case as amended.</w:t>
      </w:r>
    </w:p>
    <w:p w14:paraId="49FB40EF" w14:textId="77777777" w:rsidR="008B3961" w:rsidRDefault="00D74028">
      <w:pPr>
        <w:spacing w:after="200" w:line="276" w:lineRule="auto"/>
        <w:ind w:left="567"/>
        <w:jc w:val="both"/>
        <w:pPrChange w:id="87" w:author="GELIAS" w:date="2026-04-11T16:20:00Z">
          <w:pPr>
            <w:spacing w:after="200" w:line="276" w:lineRule="auto"/>
            <w:jc w:val="both"/>
          </w:pPr>
        </w:pPrChange>
      </w:pPr>
      <w:r>
        <w:rPr>
          <w:b/>
          <w:bCs/>
        </w:rPr>
        <w:t>“Approval” or “Approve”</w:t>
      </w:r>
      <w:r>
        <w:t xml:space="preserve"> means a written communication from the Owner or Owner’s Representative to the Contractor confirming acceptance of a deliverable, work item, or other matter requiring Owner’s consent under this Agreement.</w:t>
      </w:r>
    </w:p>
    <w:p w14:paraId="46F6DF46" w14:textId="77777777" w:rsidR="008B3961" w:rsidRDefault="00D74028">
      <w:pPr>
        <w:spacing w:after="200" w:line="276" w:lineRule="auto"/>
        <w:ind w:left="567"/>
        <w:jc w:val="both"/>
        <w:pPrChange w:id="88" w:author="GELIAS" w:date="2026-04-11T16:20:00Z">
          <w:pPr>
            <w:spacing w:after="200" w:line="276" w:lineRule="auto"/>
            <w:jc w:val="both"/>
          </w:pPr>
        </w:pPrChange>
      </w:pPr>
      <w:r>
        <w:rPr>
          <w:b/>
          <w:bCs/>
        </w:rPr>
        <w:lastRenderedPageBreak/>
        <w:t>“Basis of Design”</w:t>
      </w:r>
      <w:r>
        <w:t xml:space="preserve"> means the technical basis for the design and engineering of the Facility as set forth in Schedule A-2.</w:t>
      </w:r>
    </w:p>
    <w:p w14:paraId="07E06117" w14:textId="77777777" w:rsidR="008B3961" w:rsidRDefault="00D74028" w:rsidP="005621C5">
      <w:pPr>
        <w:spacing w:after="200" w:line="276" w:lineRule="auto"/>
        <w:ind w:left="567"/>
        <w:jc w:val="both"/>
        <w:rPr>
          <w:ins w:id="89" w:author="GELIAS" w:date="2026-04-12T06:03:00Z"/>
        </w:rPr>
      </w:pPr>
      <w:r>
        <w:rPr>
          <w:b/>
          <w:bCs/>
        </w:rPr>
        <w:t>“Business Day”</w:t>
      </w:r>
      <w:r>
        <w:t xml:space="preserve"> means any Day other than a Saturday, Sunday, or public holiday in the Federal Republic of Nigeria.</w:t>
      </w:r>
    </w:p>
    <w:p w14:paraId="7BEC8D25" w14:textId="040D97A6" w:rsidR="00A12E90" w:rsidRDefault="003B43C4">
      <w:pPr>
        <w:spacing w:after="200" w:line="276" w:lineRule="auto"/>
        <w:ind w:left="567"/>
        <w:jc w:val="both"/>
        <w:pPrChange w:id="90" w:author="GELIAS" w:date="2026-04-11T16:20:00Z">
          <w:pPr>
            <w:spacing w:after="200" w:line="276" w:lineRule="auto"/>
            <w:jc w:val="both"/>
          </w:pPr>
        </w:pPrChange>
      </w:pPr>
      <w:ins w:id="91" w:author="GELIAS" w:date="2026-04-12T06:03:00Z">
        <w:r>
          <w:t>“</w:t>
        </w:r>
      </w:ins>
      <w:ins w:id="92" w:author="GELIAS" w:date="2026-04-12T06:04:00Z">
        <w:r w:rsidRPr="003B43C4">
          <w:rPr>
            <w:b/>
            <w:bCs/>
            <w:rPrChange w:id="93" w:author="GELIAS" w:date="2026-04-12T06:04:00Z">
              <w:rPr/>
            </w:rPrChange>
          </w:rPr>
          <w:t>C</w:t>
        </w:r>
      </w:ins>
      <w:ins w:id="94" w:author="GELIAS" w:date="2026-04-12T06:03:00Z">
        <w:r w:rsidRPr="003B43C4">
          <w:rPr>
            <w:b/>
            <w:bCs/>
            <w:rPrChange w:id="95" w:author="GELIAS" w:date="2026-04-12T06:04:00Z">
              <w:rPr/>
            </w:rPrChange>
          </w:rPr>
          <w:t>hange in Laws</w:t>
        </w:r>
        <w:r>
          <w:t>” means any of the changes under sub-paragraphs (</w:t>
        </w:r>
        <w:proofErr w:type="spellStart"/>
        <w:r>
          <w:t>i</w:t>
        </w:r>
        <w:proofErr w:type="spellEnd"/>
        <w:r>
          <w:t xml:space="preserve">)-(iv) of Section </w:t>
        </w:r>
      </w:ins>
      <w:ins w:id="96" w:author="GELIAS" w:date="2026-04-12T06:04:00Z">
        <w:r>
          <w:t>6.</w:t>
        </w:r>
      </w:ins>
      <w:ins w:id="97" w:author="GELIAS" w:date="2026-04-13T17:42:00Z">
        <w:r w:rsidR="00407C7D">
          <w:t>3</w:t>
        </w:r>
      </w:ins>
      <w:ins w:id="98" w:author="GELIAS" w:date="2026-04-12T06:04:00Z">
        <w:r>
          <w:t>(a).</w:t>
        </w:r>
      </w:ins>
    </w:p>
    <w:p w14:paraId="45F96EF8" w14:textId="152F3005" w:rsidR="008B3961" w:rsidRDefault="00D74028">
      <w:pPr>
        <w:spacing w:after="200" w:line="276" w:lineRule="auto"/>
        <w:ind w:left="567"/>
        <w:jc w:val="both"/>
        <w:pPrChange w:id="99" w:author="GELIAS" w:date="2026-04-11T16:20:00Z">
          <w:pPr>
            <w:spacing w:after="200" w:line="276" w:lineRule="auto"/>
            <w:jc w:val="both"/>
          </w:pPr>
        </w:pPrChange>
      </w:pPr>
      <w:r>
        <w:rPr>
          <w:b/>
          <w:bCs/>
        </w:rPr>
        <w:t>“Change Order”</w:t>
      </w:r>
      <w:r>
        <w:t xml:space="preserve"> means a written document signed by both Parties authorizing a change in the Work, Contract Price, or Project Schedule in accordance with </w:t>
      </w:r>
      <w:del w:id="100" w:author="GELIAS" w:date="2026-04-13T17:33:00Z">
        <w:r w:rsidDel="00407C7D">
          <w:delText>Article</w:delText>
        </w:r>
      </w:del>
      <w:ins w:id="101" w:author="GELIAS" w:date="2026-04-13T17:33:00Z">
        <w:r w:rsidR="00407C7D">
          <w:t>Section</w:t>
        </w:r>
      </w:ins>
      <w:r>
        <w:t xml:space="preserve"> 6.</w:t>
      </w:r>
    </w:p>
    <w:p w14:paraId="0D23021A" w14:textId="77777777" w:rsidR="008B3961" w:rsidRDefault="00D74028">
      <w:pPr>
        <w:spacing w:after="200" w:line="276" w:lineRule="auto"/>
        <w:ind w:left="567"/>
        <w:jc w:val="both"/>
        <w:pPrChange w:id="102" w:author="GELIAS" w:date="2026-04-11T16:20:00Z">
          <w:pPr>
            <w:spacing w:after="200" w:line="276" w:lineRule="auto"/>
            <w:jc w:val="both"/>
          </w:pPr>
        </w:pPrChange>
      </w:pPr>
      <w:r>
        <w:rPr>
          <w:b/>
          <w:bCs/>
        </w:rPr>
        <w:t>“Claim”</w:t>
      </w:r>
      <w:r>
        <w:t xml:space="preserve"> means any and all judgments, claims, causes of action, demands, lawsuits, proceedings, governmental investigations or audits, losses, assessments, fines, penalties, administrative orders, obligations, costs, expenses, liabilities and damages (whether actual or consequential), including interest, penalties, reasonable attorney’s fees, disbursements and costs of investigations.</w:t>
      </w:r>
    </w:p>
    <w:p w14:paraId="13146967" w14:textId="10DCA56C" w:rsidR="008B3961" w:rsidRDefault="00D74028">
      <w:pPr>
        <w:spacing w:after="200" w:line="276" w:lineRule="auto"/>
        <w:ind w:left="567"/>
        <w:jc w:val="both"/>
        <w:pPrChange w:id="103" w:author="GELIAS" w:date="2026-04-11T16:20:00Z">
          <w:pPr>
            <w:spacing w:after="200" w:line="276" w:lineRule="auto"/>
            <w:jc w:val="both"/>
          </w:pPr>
        </w:pPrChange>
      </w:pPr>
      <w:r>
        <w:rPr>
          <w:b/>
          <w:bCs/>
        </w:rPr>
        <w:t>“Commissioning”</w:t>
      </w:r>
      <w:r>
        <w:t xml:space="preserve"> means the process of testing and verifying the Facility’s systems and components to ensure that they are designed, installed, and operate in accordance with the requirements of this Agreement and the Basis of Design</w:t>
      </w:r>
      <w:ins w:id="104" w:author="PCC" w:date="2026-03-30T21:14:00Z">
        <w:r w:rsidR="00C00889">
          <w:t xml:space="preserve">. </w:t>
        </w:r>
        <w:commentRangeStart w:id="105"/>
        <w:del w:id="106" w:author="GELIAS" w:date="2026-04-09T10:33:00Z">
          <w:r w:rsidR="00C00889" w:rsidDel="00A124CA">
            <w:delText>During this process,</w:delText>
          </w:r>
        </w:del>
      </w:ins>
      <w:ins w:id="107" w:author="PCC" w:date="2026-03-30T21:15:00Z">
        <w:del w:id="108" w:author="GELIAS" w:date="2026-04-09T10:33:00Z">
          <w:r w:rsidR="00C00889" w:rsidDel="00A124CA">
            <w:delText xml:space="preserve"> the</w:delText>
          </w:r>
        </w:del>
      </w:ins>
      <w:ins w:id="109" w:author="PCC" w:date="2026-03-30T21:14:00Z">
        <w:del w:id="110" w:author="GELIAS" w:date="2026-04-09T10:33:00Z">
          <w:r w:rsidR="00C00889" w:rsidDel="00A124CA">
            <w:delText xml:space="preserve"> </w:delText>
          </w:r>
          <w:r w:rsidR="00C00889" w:rsidRPr="008E4AF7" w:rsidDel="00A124CA">
            <w:delText>Contractor shall refine feed</w:delText>
          </w:r>
        </w:del>
      </w:ins>
      <w:ins w:id="111" w:author="PCC" w:date="2026-03-30T21:15:00Z">
        <w:del w:id="112" w:author="GELIAS" w:date="2026-04-09T10:33:00Z">
          <w:r w:rsidR="004809C2" w:rsidDel="00A124CA">
            <w:delText>gas</w:delText>
          </w:r>
        </w:del>
      </w:ins>
      <w:ins w:id="113" w:author="PCC" w:date="2026-03-30T21:14:00Z">
        <w:del w:id="114" w:author="GELIAS" w:date="2026-04-09T10:33:00Z">
          <w:r w:rsidR="00C00889" w:rsidRPr="008E4AF7" w:rsidDel="00A124CA">
            <w:delText xml:space="preserve"> into</w:delText>
          </w:r>
        </w:del>
      </w:ins>
      <w:ins w:id="115" w:author="PCC" w:date="2026-03-30T21:15:00Z">
        <w:del w:id="116" w:author="GELIAS" w:date="2026-04-09T10:33:00Z">
          <w:r w:rsidR="004809C2" w:rsidDel="00A124CA">
            <w:delText xml:space="preserve"> LNG</w:delText>
          </w:r>
        </w:del>
      </w:ins>
      <w:ins w:id="117" w:author="PCC" w:date="2026-03-30T21:14:00Z">
        <w:del w:id="118" w:author="GELIAS" w:date="2026-04-09T10:33:00Z">
          <w:r w:rsidR="00C00889" w:rsidRPr="008E4AF7" w:rsidDel="00A124CA">
            <w:delText xml:space="preserve"> product for a continuous period of seventy-two (72) hours. Upon successful</w:delText>
          </w:r>
        </w:del>
      </w:ins>
      <w:ins w:id="119" w:author="PCC" w:date="2026-03-30T21:16:00Z">
        <w:del w:id="120" w:author="GELIAS" w:date="2026-04-09T10:33:00Z">
          <w:r w:rsidR="00A64D06" w:rsidDel="00A124CA">
            <w:delText xml:space="preserve"> 72 hrs</w:delText>
          </w:r>
        </w:del>
      </w:ins>
      <w:ins w:id="121" w:author="PCC" w:date="2026-03-30T21:14:00Z">
        <w:del w:id="122" w:author="GELIAS" w:date="2026-04-09T10:33:00Z">
          <w:r w:rsidR="00C00889" w:rsidRPr="008E4AF7" w:rsidDel="00A124CA">
            <w:delText xml:space="preserve"> completion, the Contractor shall issue a “Commissioning Taking Over Certificate” to the Owner</w:delText>
          </w:r>
        </w:del>
      </w:ins>
      <w:ins w:id="123" w:author="PCC" w:date="2026-03-30T21:15:00Z">
        <w:del w:id="124" w:author="GELIAS" w:date="2026-04-09T10:33:00Z">
          <w:r w:rsidR="00C00889" w:rsidDel="00A124CA">
            <w:delText xml:space="preserve"> to signify that the commissioning process has been completed </w:delText>
          </w:r>
        </w:del>
      </w:ins>
      <w:commentRangeEnd w:id="105"/>
      <w:r w:rsidR="003D7A1F">
        <w:rPr>
          <w:rStyle w:val="CommentReference"/>
        </w:rPr>
        <w:commentReference w:id="105"/>
      </w:r>
      <w:del w:id="125" w:author="GELIAS" w:date="2026-04-09T10:33:00Z">
        <w:r w:rsidDel="00A124CA">
          <w:delText>.</w:delText>
        </w:r>
      </w:del>
    </w:p>
    <w:p w14:paraId="73144389" w14:textId="77777777" w:rsidR="00A124CA" w:rsidRDefault="00A124CA">
      <w:pPr>
        <w:spacing w:after="200" w:line="276" w:lineRule="auto"/>
        <w:ind w:left="567"/>
        <w:jc w:val="both"/>
        <w:rPr>
          <w:ins w:id="126" w:author="GELIAS" w:date="2026-04-12T10:07:00Z"/>
          <w:rFonts w:eastAsia="Times New Roman"/>
        </w:rPr>
      </w:pPr>
      <w:ins w:id="127" w:author="GELIAS" w:date="2026-04-09T10:34:00Z">
        <w:r w:rsidRPr="00A124CA">
          <w:rPr>
            <w:rFonts w:eastAsia="Times New Roman"/>
            <w:rPrChange w:id="128" w:author="GELIAS" w:date="2026-04-09T10:35:00Z">
              <w:rPr>
                <w:rFonts w:eastAsia="Times New Roman"/>
                <w:highlight w:val="yellow"/>
              </w:rPr>
            </w:rPrChange>
          </w:rPr>
          <w:t>“</w:t>
        </w:r>
        <w:r w:rsidRPr="00A124CA">
          <w:rPr>
            <w:rFonts w:eastAsia="Times New Roman"/>
            <w:b/>
            <w:rPrChange w:id="129" w:author="GELIAS" w:date="2026-04-09T10:35:00Z">
              <w:rPr>
                <w:rFonts w:eastAsia="Times New Roman"/>
                <w:b/>
                <w:highlight w:val="yellow"/>
              </w:rPr>
            </w:rPrChange>
          </w:rPr>
          <w:t>Contractor</w:t>
        </w:r>
        <w:r w:rsidRPr="00A124CA">
          <w:rPr>
            <w:rFonts w:eastAsia="Times New Roman"/>
            <w:rPrChange w:id="130" w:author="GELIAS" w:date="2026-04-09T10:35:00Z">
              <w:rPr>
                <w:rFonts w:eastAsia="Times New Roman"/>
                <w:highlight w:val="yellow"/>
              </w:rPr>
            </w:rPrChange>
          </w:rPr>
          <w:t>” means the person named as contractor in the Contract Agreement and the legal successors in title of such person.</w:t>
        </w:r>
      </w:ins>
    </w:p>
    <w:p w14:paraId="464C6793" w14:textId="73171DF5" w:rsidR="00F60640" w:rsidRDefault="00F60640">
      <w:pPr>
        <w:spacing w:after="200" w:line="276" w:lineRule="auto"/>
        <w:ind w:left="567"/>
        <w:jc w:val="both"/>
        <w:rPr>
          <w:ins w:id="131" w:author="GELIAS" w:date="2026-04-11T12:12:00Z"/>
          <w:rFonts w:eastAsia="Times New Roman"/>
        </w:rPr>
        <w:pPrChange w:id="132" w:author="GELIAS" w:date="2026-04-11T16:20:00Z">
          <w:pPr>
            <w:spacing w:after="200" w:line="276" w:lineRule="auto"/>
            <w:jc w:val="both"/>
          </w:pPr>
        </w:pPrChange>
      </w:pPr>
      <w:ins w:id="133" w:author="GELIAS" w:date="2026-04-12T10:07:00Z">
        <w:r>
          <w:t>“</w:t>
        </w:r>
        <w:r w:rsidRPr="00F60640">
          <w:rPr>
            <w:b/>
            <w:bCs/>
            <w:rPrChange w:id="134" w:author="GELIAS" w:date="2026-04-12T10:07:00Z">
              <w:rPr/>
            </w:rPrChange>
          </w:rPr>
          <w:t>Contractor’s Documents</w:t>
        </w:r>
        <w:r>
          <w:t>” means the documents prepared by the Contractor including calculations, digital files, computer programs and other software, drawings, manuals, models, specifications and other documents of a technical nature.</w:t>
        </w:r>
      </w:ins>
    </w:p>
    <w:p w14:paraId="099983BC" w14:textId="4FEBB46D" w:rsidR="00F415C7" w:rsidRDefault="00F415C7">
      <w:pPr>
        <w:spacing w:after="200" w:line="276" w:lineRule="auto"/>
        <w:ind w:left="567"/>
        <w:jc w:val="both"/>
        <w:rPr>
          <w:ins w:id="135" w:author="GELIAS" w:date="2026-04-11T13:51:00Z"/>
          <w:rFonts w:eastAsia="Times New Roman"/>
        </w:rPr>
        <w:pPrChange w:id="136" w:author="GELIAS" w:date="2026-04-11T16:20:00Z">
          <w:pPr>
            <w:spacing w:after="200" w:line="276" w:lineRule="auto"/>
            <w:jc w:val="both"/>
          </w:pPr>
        </w:pPrChange>
      </w:pPr>
      <w:ins w:id="137" w:author="GELIAS" w:date="2026-04-11T13:51:00Z">
        <w:r>
          <w:t>“</w:t>
        </w:r>
        <w:r w:rsidRPr="00F415C7">
          <w:rPr>
            <w:b/>
            <w:bCs/>
            <w:rPrChange w:id="138" w:author="GELIAS" w:date="2026-04-11T13:51:00Z">
              <w:rPr/>
            </w:rPrChange>
          </w:rPr>
          <w:t>Contractor’s Equipment</w:t>
        </w:r>
        <w:r>
          <w:t>” means all apparatus, equipment, machinery, construction plant, vehicles and other items required by the Contractor for the execution of the Works. Contractor’s Equipment excludes Temporary Works, Plant, Materials and any other things intended to form or forming part of the Permanent Works.</w:t>
        </w:r>
      </w:ins>
    </w:p>
    <w:p w14:paraId="6F8FBAFA" w14:textId="77777777" w:rsidR="005621C5" w:rsidRDefault="005621C5">
      <w:pPr>
        <w:spacing w:after="200" w:line="276" w:lineRule="auto"/>
        <w:ind w:left="567"/>
        <w:jc w:val="both"/>
        <w:rPr>
          <w:ins w:id="139" w:author="GELIAS" w:date="2026-04-11T16:19:00Z"/>
          <w:rFonts w:eastAsia="Times New Roman"/>
        </w:rPr>
        <w:pPrChange w:id="140" w:author="GELIAS" w:date="2026-04-11T16:20:00Z">
          <w:pPr>
            <w:spacing w:after="200" w:line="276" w:lineRule="auto"/>
            <w:ind w:left="709"/>
            <w:jc w:val="both"/>
          </w:pPr>
        </w:pPrChange>
      </w:pPr>
      <w:ins w:id="141" w:author="GELIAS" w:date="2026-04-11T16:19:00Z">
        <w:r>
          <w:rPr>
            <w:rFonts w:eastAsia="Times New Roman"/>
          </w:rPr>
          <w:t>“</w:t>
        </w:r>
      </w:ins>
      <w:ins w:id="142" w:author="GELIAS" w:date="2026-04-11T12:12:00Z">
        <w:r w:rsidR="0067012D" w:rsidRPr="005621C5">
          <w:rPr>
            <w:rFonts w:eastAsia="Times New Roman"/>
            <w:b/>
            <w:bCs/>
            <w:rPrChange w:id="143" w:author="GELIAS" w:date="2026-04-11T16:19:00Z">
              <w:rPr>
                <w:rFonts w:eastAsia="Times New Roman"/>
              </w:rPr>
            </w:rPrChange>
          </w:rPr>
          <w:t>Contractor Event of Default</w:t>
        </w:r>
      </w:ins>
      <w:ins w:id="144" w:author="GELIAS" w:date="2026-04-11T16:19:00Z">
        <w:r>
          <w:rPr>
            <w:rFonts w:eastAsia="Times New Roman"/>
            <w:b/>
            <w:bCs/>
          </w:rPr>
          <w:t>”</w:t>
        </w:r>
      </w:ins>
      <w:ins w:id="145" w:author="GELIAS" w:date="2026-04-11T12:12:00Z">
        <w:r w:rsidR="0067012D">
          <w:rPr>
            <w:rFonts w:eastAsia="Times New Roman"/>
          </w:rPr>
          <w:t xml:space="preserve"> shall mean the events listed in Clause 15.2 </w:t>
        </w:r>
      </w:ins>
    </w:p>
    <w:p w14:paraId="111C529D" w14:textId="3E9E5C35" w:rsidR="008B3961" w:rsidRPr="005621C5" w:rsidRDefault="00D74028">
      <w:pPr>
        <w:spacing w:after="200" w:line="276" w:lineRule="auto"/>
        <w:ind w:left="567"/>
        <w:jc w:val="both"/>
        <w:rPr>
          <w:rFonts w:eastAsia="Times New Roman"/>
          <w:rPrChange w:id="146" w:author="GELIAS" w:date="2026-04-11T16:19:00Z">
            <w:rPr/>
          </w:rPrChange>
        </w:rPr>
        <w:pPrChange w:id="147" w:author="GELIAS" w:date="2026-04-11T16:20:00Z">
          <w:pPr>
            <w:spacing w:after="200" w:line="276" w:lineRule="auto"/>
            <w:jc w:val="both"/>
          </w:pPr>
        </w:pPrChange>
      </w:pPr>
      <w:r>
        <w:rPr>
          <w:b/>
          <w:bCs/>
        </w:rPr>
        <w:t>“Contract Price”</w:t>
      </w:r>
      <w:r>
        <w:t xml:space="preserve"> means the total lump-sum amount payable by Owner to Contractor for the performance of the Work as set forth in </w:t>
      </w:r>
      <w:del w:id="148" w:author="GELIAS" w:date="2026-04-13T17:33:00Z">
        <w:r w:rsidDel="00407C7D">
          <w:delText>Article</w:delText>
        </w:r>
      </w:del>
      <w:ins w:id="149" w:author="GELIAS" w:date="2026-04-13T17:33:00Z">
        <w:r w:rsidR="00407C7D">
          <w:t>Section</w:t>
        </w:r>
      </w:ins>
      <w:r>
        <w:t xml:space="preserve"> 7, as may be adjusted by Change Orders in accordance with this Agreement.</w:t>
      </w:r>
    </w:p>
    <w:p w14:paraId="0699FB60" w14:textId="77777777" w:rsidR="008B3961" w:rsidRDefault="00D74028">
      <w:pPr>
        <w:spacing w:after="200" w:line="276" w:lineRule="auto"/>
        <w:ind w:left="567"/>
        <w:jc w:val="both"/>
        <w:rPr>
          <w:ins w:id="150" w:author="GELIAS" w:date="2026-04-09T10:35:00Z"/>
        </w:rPr>
        <w:pPrChange w:id="151" w:author="GELIAS" w:date="2026-04-11T16:20:00Z">
          <w:pPr>
            <w:spacing w:after="200" w:line="276" w:lineRule="auto"/>
            <w:jc w:val="both"/>
          </w:pPr>
        </w:pPrChange>
      </w:pPr>
      <w:r>
        <w:rPr>
          <w:b/>
          <w:bCs/>
        </w:rPr>
        <w:lastRenderedPageBreak/>
        <w:t>“Contractor Group”</w:t>
      </w:r>
      <w:r>
        <w:t xml:space="preserve"> means the Contractor, its Affiliates, Subcontractors, Sub-subcontractors, and their respective directors, officers, employees, agents and representatives.</w:t>
      </w:r>
    </w:p>
    <w:p w14:paraId="5BF09332" w14:textId="32617A4B" w:rsidR="00A124CA" w:rsidRPr="00A124CA" w:rsidRDefault="00A124CA">
      <w:pPr>
        <w:spacing w:after="200" w:line="276" w:lineRule="auto"/>
        <w:ind w:left="567"/>
        <w:jc w:val="both"/>
        <w:rPr>
          <w:ins w:id="152" w:author="GELIAS" w:date="2026-04-09T10:35:00Z"/>
          <w:rFonts w:eastAsia="Times New Roman"/>
        </w:rPr>
        <w:pPrChange w:id="153" w:author="GELIAS" w:date="2026-04-11T16:20:00Z">
          <w:pPr>
            <w:spacing w:after="200" w:line="276" w:lineRule="auto"/>
            <w:jc w:val="both"/>
          </w:pPr>
        </w:pPrChange>
      </w:pPr>
      <w:ins w:id="154" w:author="GELIAS" w:date="2026-04-09T10:35:00Z">
        <w:r w:rsidRPr="00A124CA">
          <w:rPr>
            <w:rFonts w:eastAsia="Times New Roman"/>
            <w:rPrChange w:id="155" w:author="GELIAS" w:date="2026-04-09T10:35:00Z">
              <w:rPr>
                <w:rFonts w:eastAsia="Times New Roman"/>
                <w:highlight w:val="yellow"/>
              </w:rPr>
            </w:rPrChange>
          </w:rPr>
          <w:t>“</w:t>
        </w:r>
        <w:r w:rsidRPr="00A124CA">
          <w:rPr>
            <w:rFonts w:eastAsia="Times New Roman"/>
            <w:b/>
            <w:bCs/>
            <w:rPrChange w:id="156" w:author="GELIAS" w:date="2026-04-09T10:35:00Z">
              <w:rPr>
                <w:rFonts w:eastAsia="Times New Roman"/>
                <w:b/>
                <w:bCs/>
                <w:highlight w:val="yellow"/>
              </w:rPr>
            </w:rPrChange>
          </w:rPr>
          <w:t>Contractor’s Personnel</w:t>
        </w:r>
        <w:r w:rsidRPr="00A124CA">
          <w:rPr>
            <w:rFonts w:eastAsia="Times New Roman"/>
            <w:rPrChange w:id="157" w:author="GELIAS" w:date="2026-04-09T10:35:00Z">
              <w:rPr>
                <w:rFonts w:eastAsia="Times New Roman"/>
                <w:highlight w:val="yellow"/>
              </w:rPr>
            </w:rPrChange>
          </w:rPr>
          <w:t xml:space="preserve">” means the Contractor’s Representative and all personnel whom the Contractor </w:t>
        </w:r>
      </w:ins>
      <w:ins w:id="158" w:author="GELIAS" w:date="2026-04-09T10:36:00Z">
        <w:r w:rsidRPr="00A124CA">
          <w:rPr>
            <w:rFonts w:eastAsia="Times New Roman"/>
          </w:rPr>
          <w:t>utilizes</w:t>
        </w:r>
      </w:ins>
      <w:ins w:id="159" w:author="GELIAS" w:date="2026-04-09T10:35:00Z">
        <w:r w:rsidRPr="00A124CA">
          <w:rPr>
            <w:rFonts w:eastAsia="Times New Roman"/>
            <w:rPrChange w:id="160" w:author="GELIAS" w:date="2026-04-09T10:35:00Z">
              <w:rPr>
                <w:rFonts w:eastAsia="Times New Roman"/>
                <w:highlight w:val="yellow"/>
              </w:rPr>
            </w:rPrChange>
          </w:rPr>
          <w:t xml:space="preserve"> on Site or other places where the Works are being carried out, including all the staff, </w:t>
        </w:r>
        <w:proofErr w:type="spellStart"/>
        <w:r w:rsidRPr="00A124CA">
          <w:rPr>
            <w:rFonts w:eastAsia="Times New Roman"/>
            <w:rPrChange w:id="161" w:author="GELIAS" w:date="2026-04-09T10:35:00Z">
              <w:rPr>
                <w:rFonts w:eastAsia="Times New Roman"/>
                <w:highlight w:val="yellow"/>
              </w:rPr>
            </w:rPrChange>
          </w:rPr>
          <w:t>labour</w:t>
        </w:r>
        <w:proofErr w:type="spellEnd"/>
        <w:r w:rsidRPr="00A124CA">
          <w:rPr>
            <w:rFonts w:eastAsia="Times New Roman"/>
            <w:rPrChange w:id="162" w:author="GELIAS" w:date="2026-04-09T10:35:00Z">
              <w:rPr>
                <w:rFonts w:eastAsia="Times New Roman"/>
                <w:highlight w:val="yellow"/>
              </w:rPr>
            </w:rPrChange>
          </w:rPr>
          <w:t xml:space="preserve"> and other employees of the Contractor and each Subcontractor; and any other personnel assisting the Contractor in the execution of </w:t>
        </w:r>
      </w:ins>
      <w:ins w:id="163" w:author="GELIAS" w:date="2026-04-09T10:36:00Z">
        <w:r>
          <w:rPr>
            <w:rFonts w:eastAsia="Times New Roman"/>
          </w:rPr>
          <w:t>W</w:t>
        </w:r>
      </w:ins>
      <w:ins w:id="164" w:author="GELIAS" w:date="2026-04-09T10:35:00Z">
        <w:r w:rsidRPr="00A124CA">
          <w:rPr>
            <w:rFonts w:eastAsia="Times New Roman"/>
            <w:rPrChange w:id="165" w:author="GELIAS" w:date="2026-04-09T10:35:00Z">
              <w:rPr>
                <w:rFonts w:eastAsia="Times New Roman"/>
                <w:highlight w:val="yellow"/>
              </w:rPr>
            </w:rPrChange>
          </w:rPr>
          <w:t>orks.</w:t>
        </w:r>
        <w:r w:rsidRPr="00A124CA">
          <w:rPr>
            <w:rFonts w:eastAsia="Times New Roman"/>
          </w:rPr>
          <w:t xml:space="preserve"> </w:t>
        </w:r>
      </w:ins>
    </w:p>
    <w:p w14:paraId="47C87DBA" w14:textId="6B67BBDB" w:rsidR="00A124CA" w:rsidDel="00A124CA" w:rsidRDefault="00A124CA">
      <w:pPr>
        <w:spacing w:after="200" w:line="276" w:lineRule="auto"/>
        <w:ind w:left="567"/>
        <w:jc w:val="both"/>
        <w:rPr>
          <w:del w:id="166" w:author="GELIAS" w:date="2026-04-09T10:37:00Z"/>
        </w:rPr>
        <w:pPrChange w:id="167" w:author="GELIAS" w:date="2026-04-11T16:20:00Z">
          <w:pPr>
            <w:spacing w:after="200" w:line="276" w:lineRule="auto"/>
            <w:jc w:val="both"/>
          </w:pPr>
        </w:pPrChange>
      </w:pPr>
    </w:p>
    <w:p w14:paraId="5C4D370A" w14:textId="77777777" w:rsidR="008B3961" w:rsidRDefault="00D74028">
      <w:pPr>
        <w:spacing w:after="200" w:line="276" w:lineRule="auto"/>
        <w:ind w:left="567"/>
        <w:jc w:val="both"/>
        <w:pPrChange w:id="168" w:author="GELIAS" w:date="2026-04-11T16:20:00Z">
          <w:pPr>
            <w:spacing w:after="200" w:line="276" w:lineRule="auto"/>
            <w:jc w:val="both"/>
          </w:pPr>
        </w:pPrChange>
      </w:pPr>
      <w:r>
        <w:rPr>
          <w:b/>
          <w:bCs/>
        </w:rPr>
        <w:t>“Contractor’s Representative”</w:t>
      </w:r>
      <w:r>
        <w:t xml:space="preserve"> means the individual designated by the Contractor pursuant to Section 2.2 to act on behalf of the Contractor for matters arising under this Agreement.</w:t>
      </w:r>
    </w:p>
    <w:p w14:paraId="1A9935BF" w14:textId="77777777" w:rsidR="005621C5" w:rsidRDefault="00D74028">
      <w:pPr>
        <w:spacing w:after="200" w:line="276" w:lineRule="auto"/>
        <w:ind w:left="567"/>
        <w:jc w:val="both"/>
        <w:rPr>
          <w:ins w:id="169" w:author="GELIAS" w:date="2026-04-12T09:04:00Z"/>
        </w:rPr>
      </w:pPr>
      <w:r>
        <w:rPr>
          <w:b/>
          <w:bCs/>
        </w:rPr>
        <w:t>“Corrective Work”</w:t>
      </w:r>
      <w:r>
        <w:t xml:space="preserve"> means the investigation, correction, repair, replacement, re-performance, or removal of Defective Work.</w:t>
      </w:r>
    </w:p>
    <w:p w14:paraId="4D665F50" w14:textId="0C302D3B" w:rsidR="001802CB" w:rsidRDefault="001802CB">
      <w:pPr>
        <w:spacing w:after="200" w:line="276" w:lineRule="auto"/>
        <w:ind w:left="567"/>
        <w:jc w:val="both"/>
        <w:rPr>
          <w:ins w:id="170" w:author="GELIAS" w:date="2026-04-11T16:19:00Z"/>
        </w:rPr>
        <w:pPrChange w:id="171" w:author="GELIAS" w:date="2026-04-11T16:20:00Z">
          <w:pPr>
            <w:spacing w:after="200" w:line="276" w:lineRule="auto"/>
            <w:ind w:left="709"/>
            <w:jc w:val="both"/>
          </w:pPr>
        </w:pPrChange>
      </w:pPr>
      <w:ins w:id="172" w:author="GELIAS" w:date="2026-04-12T09:05:00Z">
        <w:r>
          <w:t>“</w:t>
        </w:r>
        <w:r w:rsidRPr="001802CB">
          <w:rPr>
            <w:b/>
            <w:bCs/>
            <w:rPrChange w:id="173" w:author="GELIAS" w:date="2026-04-12T09:05:00Z">
              <w:rPr/>
            </w:rPrChange>
          </w:rPr>
          <w:t>Cost</w:t>
        </w:r>
        <w:r>
          <w:t xml:space="preserve">” means all expenditure reasonably incurred (or to be incurred) by the Contractor in performing the Contract, whether on or off the Site, including taxes, overheads and similar charges, but does not include profit. Where the Contractor is entitled under a </w:t>
        </w:r>
      </w:ins>
      <w:ins w:id="174" w:author="GELIAS" w:date="2026-04-13T17:05:00Z">
        <w:r w:rsidR="008D225D">
          <w:t>Section</w:t>
        </w:r>
      </w:ins>
      <w:ins w:id="175" w:author="GELIAS" w:date="2026-04-12T09:05:00Z">
        <w:r>
          <w:t xml:space="preserve"> of this Agreement to payment of Cost, it shall be added to the Contract Price.</w:t>
        </w:r>
      </w:ins>
    </w:p>
    <w:p w14:paraId="1B5CD0C7" w14:textId="79A787F4" w:rsidR="00500B30" w:rsidRDefault="00A124CA" w:rsidP="00500B30">
      <w:pPr>
        <w:spacing w:after="200" w:line="276" w:lineRule="auto"/>
        <w:ind w:left="567"/>
        <w:jc w:val="both"/>
        <w:rPr>
          <w:ins w:id="176" w:author="EVANS" w:date="2026-04-27T13:15:00Z"/>
        </w:rPr>
      </w:pPr>
      <w:commentRangeStart w:id="177"/>
      <w:ins w:id="178" w:author="GELIAS" w:date="2026-04-09T10:37:00Z">
        <w:r w:rsidRPr="00A124CA">
          <w:rPr>
            <w:rFonts w:eastAsia="Times New Roman"/>
            <w:b/>
            <w:bCs/>
            <w:rPrChange w:id="179" w:author="GELIAS" w:date="2026-04-09T10:37:00Z">
              <w:rPr>
                <w:rFonts w:eastAsia="Times New Roman"/>
                <w:b/>
                <w:bCs/>
                <w:highlight w:val="yellow"/>
              </w:rPr>
            </w:rPrChange>
          </w:rPr>
          <w:t xml:space="preserve">“Date of Completion” </w:t>
        </w:r>
        <w:r w:rsidRPr="00A124CA">
          <w:rPr>
            <w:rFonts w:eastAsia="Times New Roman"/>
            <w:rPrChange w:id="180" w:author="GELIAS" w:date="2026-04-09T10:37:00Z">
              <w:rPr>
                <w:rFonts w:eastAsia="Times New Roman"/>
                <w:highlight w:val="yellow"/>
              </w:rPr>
            </w:rPrChange>
          </w:rPr>
          <w:t xml:space="preserve">means the date stated in the Taking-Over Certificate issued by the </w:t>
        </w:r>
      </w:ins>
      <w:ins w:id="181" w:author="EVANS" w:date="2026-04-27T13:04:00Z">
        <w:r w:rsidR="0050435E">
          <w:rPr>
            <w:rFonts w:eastAsia="Times New Roman"/>
          </w:rPr>
          <w:t>Contractor</w:t>
        </w:r>
      </w:ins>
      <w:ins w:id="182" w:author="GELIAS" w:date="2026-04-09T10:40:00Z">
        <w:del w:id="183" w:author="EVANS" w:date="2026-04-27T13:04:00Z">
          <w:r w:rsidDel="0050435E">
            <w:rPr>
              <w:rFonts w:eastAsia="Times New Roman"/>
            </w:rPr>
            <w:delText>Owner</w:delText>
          </w:r>
        </w:del>
      </w:ins>
      <w:ins w:id="184" w:author="GELIAS" w:date="2026-04-09T11:04:00Z">
        <w:r w:rsidR="008C4730">
          <w:rPr>
            <w:rFonts w:eastAsia="Times New Roman"/>
          </w:rPr>
          <w:t xml:space="preserve"> or the </w:t>
        </w:r>
      </w:ins>
      <w:ins w:id="185" w:author="EVANS" w:date="2026-04-27T13:04:00Z">
        <w:r w:rsidR="0050435E">
          <w:rPr>
            <w:rFonts w:eastAsia="Times New Roman"/>
          </w:rPr>
          <w:t>co</w:t>
        </w:r>
      </w:ins>
      <w:ins w:id="186" w:author="EVANS" w:date="2026-04-27T13:05:00Z">
        <w:r w:rsidR="0050435E">
          <w:rPr>
            <w:rFonts w:eastAsia="Times New Roman"/>
          </w:rPr>
          <w:t>n</w:t>
        </w:r>
      </w:ins>
      <w:ins w:id="187" w:author="EVANS" w:date="2026-04-27T13:04:00Z">
        <w:r w:rsidR="0050435E">
          <w:rPr>
            <w:rFonts w:eastAsia="Times New Roman"/>
          </w:rPr>
          <w:t>tra</w:t>
        </w:r>
      </w:ins>
      <w:ins w:id="188" w:author="EVANS" w:date="2026-04-27T13:05:00Z">
        <w:r w:rsidR="0050435E">
          <w:rPr>
            <w:rFonts w:eastAsia="Times New Roman"/>
          </w:rPr>
          <w:t>ctor’s</w:t>
        </w:r>
      </w:ins>
      <w:ins w:id="189" w:author="GELIAS" w:date="2026-04-09T11:04:00Z">
        <w:del w:id="190" w:author="EVANS" w:date="2026-04-27T13:05:00Z">
          <w:r w:rsidR="008C4730" w:rsidDel="0050435E">
            <w:rPr>
              <w:rFonts w:eastAsia="Times New Roman"/>
            </w:rPr>
            <w:delText>Owner’s</w:delText>
          </w:r>
        </w:del>
        <w:r w:rsidR="008C4730">
          <w:rPr>
            <w:rFonts w:eastAsia="Times New Roman"/>
          </w:rPr>
          <w:t xml:space="preserve"> Representative</w:t>
        </w:r>
      </w:ins>
      <w:ins w:id="191" w:author="EVANS" w:date="2026-04-27T13:04:00Z">
        <w:r w:rsidR="0050435E">
          <w:rPr>
            <w:rFonts w:eastAsia="Times New Roman"/>
          </w:rPr>
          <w:t xml:space="preserve">. </w:t>
        </w:r>
        <w:r w:rsidR="0050435E">
          <w:t xml:space="preserve">During this process of issuance of taking over </w:t>
        </w:r>
        <w:proofErr w:type="gramStart"/>
        <w:r w:rsidR="0050435E">
          <w:t>certificate,  the</w:t>
        </w:r>
        <w:proofErr w:type="gramEnd"/>
        <w:r w:rsidR="0050435E">
          <w:t xml:space="preserve"> </w:t>
        </w:r>
        <w:r w:rsidR="0050435E" w:rsidRPr="008E4AF7">
          <w:t xml:space="preserve">Contractor shall refine </w:t>
        </w:r>
        <w:proofErr w:type="spellStart"/>
        <w:r w:rsidR="0050435E" w:rsidRPr="008E4AF7">
          <w:t>feed</w:t>
        </w:r>
        <w:r w:rsidR="0050435E">
          <w:t>gas</w:t>
        </w:r>
        <w:proofErr w:type="spellEnd"/>
        <w:r w:rsidR="0050435E" w:rsidRPr="008E4AF7">
          <w:t xml:space="preserve"> into</w:t>
        </w:r>
        <w:r w:rsidR="0050435E">
          <w:t xml:space="preserve"> LNG</w:t>
        </w:r>
        <w:r w:rsidR="0050435E" w:rsidRPr="008E4AF7">
          <w:t xml:space="preserve"> product for a continuous period of seventy-two (72) hours. Upon successful</w:t>
        </w:r>
        <w:r w:rsidR="0050435E">
          <w:t xml:space="preserve"> 72 </w:t>
        </w:r>
        <w:proofErr w:type="spellStart"/>
        <w:r w:rsidR="0050435E">
          <w:t>hrs</w:t>
        </w:r>
        <w:proofErr w:type="spellEnd"/>
        <w:r w:rsidR="0050435E" w:rsidRPr="008E4AF7">
          <w:t xml:space="preserve"> completion, the Contractor shall issue a “Commissioning Taking Over Certificate” to the Owner</w:t>
        </w:r>
        <w:r w:rsidR="0050435E">
          <w:t xml:space="preserve"> to signify that the commissioning process has been completed</w:t>
        </w:r>
      </w:ins>
      <w:ins w:id="192" w:author="EVANS" w:date="2026-04-27T13:05:00Z">
        <w:r w:rsidR="00067231">
          <w:t>. The Date of completion shall commence from date of receipt of the first milestone payment from the owner into the contractor’s</w:t>
        </w:r>
      </w:ins>
      <w:ins w:id="193" w:author="EVANS" w:date="2026-04-27T13:06:00Z">
        <w:r w:rsidR="00067231">
          <w:t xml:space="preserve"> designated bank account to 16 </w:t>
        </w:r>
        <w:proofErr w:type="spellStart"/>
        <w:proofErr w:type="gramStart"/>
        <w:r w:rsidR="00067231">
          <w:t>months</w:t>
        </w:r>
      </w:ins>
      <w:ins w:id="194" w:author="EVANS" w:date="2026-04-27T13:15:00Z">
        <w:r w:rsidR="00500B30">
          <w:t>.The</w:t>
        </w:r>
        <w:proofErr w:type="spellEnd"/>
        <w:proofErr w:type="gramEnd"/>
        <w:r w:rsidR="00500B30">
          <w:t xml:space="preserve"> Contractor shall be entitled to an extension of the completion date to the extent reasonably necessary for delays caused by:</w:t>
        </w:r>
      </w:ins>
    </w:p>
    <w:p w14:paraId="52C22341" w14:textId="77777777" w:rsidR="00500B30" w:rsidRDefault="00500B30" w:rsidP="00500B30">
      <w:pPr>
        <w:spacing w:after="200" w:line="276" w:lineRule="auto"/>
        <w:ind w:left="567"/>
        <w:jc w:val="both"/>
        <w:rPr>
          <w:ins w:id="195" w:author="EVANS" w:date="2026-04-27T13:15:00Z"/>
        </w:rPr>
      </w:pPr>
      <w:proofErr w:type="spellStart"/>
      <w:ins w:id="196" w:author="EVANS" w:date="2026-04-27T13:15:00Z">
        <w:r>
          <w:t>i</w:t>
        </w:r>
        <w:proofErr w:type="spellEnd"/>
        <w:r>
          <w:t>.</w:t>
        </w:r>
        <w:r>
          <w:tab/>
          <w:t>Events of force majeure;</w:t>
        </w:r>
      </w:ins>
    </w:p>
    <w:p w14:paraId="3AC789DF" w14:textId="714168DB" w:rsidR="00500B30" w:rsidRDefault="00500B30" w:rsidP="00500B30">
      <w:pPr>
        <w:spacing w:after="200" w:line="276" w:lineRule="auto"/>
        <w:ind w:left="567"/>
        <w:jc w:val="both"/>
        <w:rPr>
          <w:ins w:id="197" w:author="EVANS" w:date="2026-04-27T13:15:00Z"/>
        </w:rPr>
      </w:pPr>
      <w:ins w:id="198" w:author="EVANS" w:date="2026-04-27T13:15:00Z">
        <w:r>
          <w:t>ii.</w:t>
        </w:r>
        <w:r>
          <w:tab/>
          <w:t>Delays by the Owner in reviewing or approving documents or designs;</w:t>
        </w:r>
      </w:ins>
    </w:p>
    <w:p w14:paraId="1400F506" w14:textId="79122E19" w:rsidR="00500B30" w:rsidRDefault="00500B30" w:rsidP="00500B30">
      <w:pPr>
        <w:spacing w:after="200" w:line="276" w:lineRule="auto"/>
        <w:ind w:left="567"/>
        <w:jc w:val="both"/>
        <w:rPr>
          <w:ins w:id="199" w:author="EVANS" w:date="2026-04-27T13:15:00Z"/>
        </w:rPr>
      </w:pPr>
      <w:ins w:id="200" w:author="EVANS" w:date="2026-04-27T13:15:00Z">
        <w:r>
          <w:t>i</w:t>
        </w:r>
      </w:ins>
      <w:ins w:id="201" w:author="EVANS" w:date="2026-04-27T13:16:00Z">
        <w:r w:rsidR="005700E5">
          <w:t>11</w:t>
        </w:r>
      </w:ins>
      <w:ins w:id="202" w:author="EVANS" w:date="2026-04-27T13:15:00Z">
        <w:r>
          <w:t>.</w:t>
        </w:r>
        <w:r>
          <w:tab/>
          <w:t>Delays in payments by the Owner; and</w:t>
        </w:r>
      </w:ins>
    </w:p>
    <w:p w14:paraId="03C4A5D3" w14:textId="1764A199" w:rsidR="00500B30" w:rsidRDefault="005700E5" w:rsidP="00500B30">
      <w:pPr>
        <w:spacing w:after="200" w:line="276" w:lineRule="auto"/>
        <w:ind w:left="567"/>
        <w:jc w:val="both"/>
        <w:rPr>
          <w:ins w:id="203" w:author="EVANS" w:date="2026-04-27T13:15:00Z"/>
        </w:rPr>
      </w:pPr>
      <w:ins w:id="204" w:author="EVANS" w:date="2026-04-27T13:16:00Z">
        <w:r>
          <w:t>i</w:t>
        </w:r>
      </w:ins>
      <w:ins w:id="205" w:author="EVANS" w:date="2026-04-27T13:15:00Z">
        <w:r w:rsidR="00500B30">
          <w:t>v.</w:t>
        </w:r>
        <w:r w:rsidR="00500B30">
          <w:tab/>
          <w:t>Delays in the performance of other obligations of the Owner under this Contract.</w:t>
        </w:r>
      </w:ins>
    </w:p>
    <w:p w14:paraId="2FD6B4D5" w14:textId="0A981E83" w:rsidR="00676121" w:rsidRDefault="00500B30" w:rsidP="00676121">
      <w:pPr>
        <w:spacing w:after="200" w:line="276" w:lineRule="auto"/>
        <w:ind w:left="567"/>
        <w:jc w:val="both"/>
        <w:rPr>
          <w:ins w:id="206" w:author="EVANS" w:date="2026-04-27T13:15:00Z"/>
        </w:rPr>
      </w:pPr>
      <w:ins w:id="207" w:author="EVANS" w:date="2026-04-27T13:15:00Z">
        <w:r>
          <w:t>v.</w:t>
        </w:r>
        <w:r>
          <w:tab/>
          <w:t>Change orders</w:t>
        </w:r>
      </w:ins>
      <w:ins w:id="208" w:author="EVANS" w:date="2026-04-27T13:06:00Z">
        <w:r w:rsidR="00067231">
          <w:t>.</w:t>
        </w:r>
      </w:ins>
    </w:p>
    <w:p w14:paraId="0D84A4EE" w14:textId="4A98685E" w:rsidR="00A124CA" w:rsidRPr="005621C5" w:rsidRDefault="00676121">
      <w:pPr>
        <w:spacing w:after="200" w:line="276" w:lineRule="auto"/>
        <w:ind w:left="567"/>
        <w:jc w:val="both"/>
        <w:rPr>
          <w:ins w:id="209" w:author="GELIAS" w:date="2026-04-09T10:37:00Z"/>
          <w:rPrChange w:id="210" w:author="GELIAS" w:date="2026-04-11T16:19:00Z">
            <w:rPr>
              <w:ins w:id="211" w:author="GELIAS" w:date="2026-04-09T10:37:00Z"/>
              <w:rFonts w:eastAsia="Times New Roman"/>
              <w:b/>
              <w:bCs/>
            </w:rPr>
          </w:rPrChange>
        </w:rPr>
        <w:pPrChange w:id="212" w:author="EVANS" w:date="2026-04-27T13:15:00Z">
          <w:pPr>
            <w:spacing w:after="200" w:line="276" w:lineRule="auto"/>
            <w:jc w:val="both"/>
          </w:pPr>
        </w:pPrChange>
      </w:pPr>
      <w:ins w:id="213" w:author="EVANS" w:date="2026-04-27T13:15:00Z">
        <w:r>
          <w:t>vii.</w:t>
        </w:r>
        <w:r w:rsidR="00DC2AED">
          <w:t xml:space="preserve"> </w:t>
        </w:r>
        <w:r>
          <w:t xml:space="preserve"> </w:t>
        </w:r>
        <w:r w:rsidR="00DC2AED">
          <w:t xml:space="preserve">   </w:t>
        </w:r>
        <w:r>
          <w:t xml:space="preserve">Shipping delays during transportation of equipment from China </w:t>
        </w:r>
        <w:proofErr w:type="gramStart"/>
        <w:r>
          <w:t>to  Nigeria</w:t>
        </w:r>
        <w:proofErr w:type="gramEnd"/>
        <w:r>
          <w:t>.</w:t>
        </w:r>
      </w:ins>
      <w:ins w:id="214" w:author="EVANS" w:date="2026-04-27T13:14:00Z">
        <w:r w:rsidR="00500B30">
          <w:t xml:space="preserve"> </w:t>
        </w:r>
      </w:ins>
      <w:ins w:id="215" w:author="EVANS" w:date="2026-04-27T13:05:00Z">
        <w:r w:rsidR="00067231">
          <w:t xml:space="preserve"> </w:t>
        </w:r>
      </w:ins>
      <w:ins w:id="216" w:author="EVANS" w:date="2026-04-27T13:04:00Z">
        <w:r w:rsidR="0050435E">
          <w:t xml:space="preserve"> </w:t>
        </w:r>
      </w:ins>
      <w:ins w:id="217" w:author="GELIAS" w:date="2026-04-09T10:40:00Z">
        <w:r w:rsidR="00A124CA">
          <w:rPr>
            <w:rFonts w:eastAsia="Times New Roman"/>
          </w:rPr>
          <w:t xml:space="preserve"> </w:t>
        </w:r>
      </w:ins>
      <w:commentRangeEnd w:id="177"/>
      <w:r w:rsidR="0050435E">
        <w:rPr>
          <w:rStyle w:val="CommentReference"/>
        </w:rPr>
        <w:commentReference w:id="177"/>
      </w:r>
    </w:p>
    <w:p w14:paraId="2A958818" w14:textId="297BCA9F" w:rsidR="00A124CA" w:rsidDel="00A124CA" w:rsidRDefault="00A124CA">
      <w:pPr>
        <w:spacing w:after="200" w:line="276" w:lineRule="auto"/>
        <w:ind w:left="567"/>
        <w:jc w:val="both"/>
        <w:rPr>
          <w:del w:id="218" w:author="GELIAS" w:date="2026-04-09T10:37:00Z"/>
        </w:rPr>
        <w:pPrChange w:id="219" w:author="GELIAS" w:date="2026-04-11T16:20:00Z">
          <w:pPr>
            <w:spacing w:after="200" w:line="276" w:lineRule="auto"/>
            <w:jc w:val="both"/>
          </w:pPr>
        </w:pPrChange>
      </w:pPr>
    </w:p>
    <w:p w14:paraId="1450716D" w14:textId="77777777" w:rsidR="008B3961" w:rsidRDefault="00D74028">
      <w:pPr>
        <w:spacing w:after="200" w:line="276" w:lineRule="auto"/>
        <w:ind w:left="567"/>
        <w:jc w:val="both"/>
        <w:rPr>
          <w:ins w:id="220" w:author="GELIAS" w:date="2026-04-12T23:29:00Z"/>
        </w:rPr>
      </w:pPr>
      <w:r>
        <w:rPr>
          <w:b/>
          <w:bCs/>
        </w:rPr>
        <w:lastRenderedPageBreak/>
        <w:t>“Day”</w:t>
      </w:r>
      <w:r>
        <w:t xml:space="preserve"> means a calendar day.</w:t>
      </w:r>
    </w:p>
    <w:p w14:paraId="02848A44" w14:textId="5F3DA47E" w:rsidR="00281437" w:rsidDel="00281437" w:rsidRDefault="00281437">
      <w:pPr>
        <w:spacing w:after="200" w:line="276" w:lineRule="auto"/>
        <w:ind w:left="567"/>
        <w:jc w:val="both"/>
        <w:rPr>
          <w:del w:id="221" w:author="GELIAS" w:date="2026-04-12T23:31:00Z"/>
        </w:rPr>
        <w:pPrChange w:id="222" w:author="GELIAS" w:date="2026-04-11T16:20:00Z">
          <w:pPr>
            <w:spacing w:after="200" w:line="276" w:lineRule="auto"/>
            <w:jc w:val="both"/>
          </w:pPr>
        </w:pPrChange>
      </w:pPr>
    </w:p>
    <w:p w14:paraId="6D1C0FA1" w14:textId="77777777" w:rsidR="008B3961" w:rsidRDefault="00D74028">
      <w:pPr>
        <w:spacing w:after="200" w:line="276" w:lineRule="auto"/>
        <w:ind w:left="567"/>
        <w:jc w:val="both"/>
        <w:pPrChange w:id="223" w:author="GELIAS" w:date="2026-04-11T16:20:00Z">
          <w:pPr>
            <w:spacing w:after="200" w:line="276" w:lineRule="auto"/>
            <w:jc w:val="both"/>
          </w:pPr>
        </w:pPrChange>
      </w:pPr>
      <w:r>
        <w:rPr>
          <w:b/>
          <w:bCs/>
        </w:rPr>
        <w:t>“Defect”</w:t>
      </w:r>
      <w:r>
        <w:t xml:space="preserve"> means any deficiency in the Work, including any part thereof, that does not conform to the Warranty or any other requirement of this Agreement.</w:t>
      </w:r>
    </w:p>
    <w:p w14:paraId="689073B2" w14:textId="36B5DBFA" w:rsidR="008B3961" w:rsidRDefault="00D74028">
      <w:pPr>
        <w:spacing w:after="200" w:line="276" w:lineRule="auto"/>
        <w:ind w:left="567"/>
        <w:jc w:val="both"/>
        <w:pPrChange w:id="224" w:author="GELIAS" w:date="2026-04-11T16:20:00Z">
          <w:pPr>
            <w:spacing w:after="200" w:line="276" w:lineRule="auto"/>
            <w:jc w:val="both"/>
          </w:pPr>
        </w:pPrChange>
      </w:pPr>
      <w:r>
        <w:rPr>
          <w:b/>
          <w:bCs/>
        </w:rPr>
        <w:t>“Defect Correction Period”</w:t>
      </w:r>
      <w:r>
        <w:t xml:space="preserve"> means the period of </w:t>
      </w:r>
      <w:ins w:id="225" w:author="GELIAS" w:date="2026-04-09T10:39:00Z">
        <w:r w:rsidR="00A124CA">
          <w:t>Twelve</w:t>
        </w:r>
      </w:ins>
      <w:commentRangeStart w:id="226"/>
      <w:ins w:id="227" w:author="PCC" w:date="2026-03-27T14:56:00Z">
        <w:del w:id="228" w:author="GELIAS" w:date="2026-04-09T10:39:00Z">
          <w:r w:rsidR="0003293F" w:rsidDel="00A124CA">
            <w:delText>six</w:delText>
          </w:r>
        </w:del>
      </w:ins>
      <w:del w:id="229" w:author="PCC" w:date="2026-03-27T14:56:00Z">
        <w:r w:rsidDel="0003293F">
          <w:rPr>
            <w:shd w:val="clear" w:color="auto" w:fill="FFFF00"/>
          </w:rPr>
          <w:delText>twenty-four</w:delText>
        </w:r>
      </w:del>
      <w:r>
        <w:rPr>
          <w:shd w:val="clear" w:color="auto" w:fill="FFFF00"/>
        </w:rPr>
        <w:t xml:space="preserve"> (</w:t>
      </w:r>
      <w:ins w:id="230" w:author="GELIAS" w:date="2026-04-09T10:40:00Z">
        <w:r w:rsidR="00A124CA">
          <w:rPr>
            <w:shd w:val="clear" w:color="auto" w:fill="FFFF00"/>
          </w:rPr>
          <w:t>12</w:t>
        </w:r>
      </w:ins>
      <w:ins w:id="231" w:author="PCC" w:date="2026-03-27T14:56:00Z">
        <w:del w:id="232" w:author="GELIAS" w:date="2026-04-09T10:40:00Z">
          <w:r w:rsidR="0003293F" w:rsidDel="00A124CA">
            <w:rPr>
              <w:shd w:val="clear" w:color="auto" w:fill="FFFF00"/>
            </w:rPr>
            <w:delText>6</w:delText>
          </w:r>
        </w:del>
      </w:ins>
      <w:del w:id="233" w:author="PCC" w:date="2026-03-27T14:56:00Z">
        <w:r w:rsidDel="0003293F">
          <w:rPr>
            <w:shd w:val="clear" w:color="auto" w:fill="FFFF00"/>
          </w:rPr>
          <w:delText>24</w:delText>
        </w:r>
      </w:del>
      <w:r>
        <w:rPr>
          <w:shd w:val="clear" w:color="auto" w:fill="FFFF00"/>
        </w:rPr>
        <w:t>) months</w:t>
      </w:r>
      <w:r>
        <w:t xml:space="preserve"> </w:t>
      </w:r>
      <w:commentRangeEnd w:id="226"/>
      <w:r w:rsidR="005621C5">
        <w:rPr>
          <w:rStyle w:val="CommentReference"/>
          <w:sz w:val="24"/>
          <w:szCs w:val="24"/>
        </w:rPr>
        <w:commentReference w:id="226"/>
      </w:r>
      <w:r>
        <w:t xml:space="preserve">commencing on the </w:t>
      </w:r>
      <w:del w:id="234" w:author="GELIAS" w:date="2026-04-09T11:05:00Z">
        <w:r w:rsidDel="008C4730">
          <w:delText>d</w:delText>
        </w:r>
      </w:del>
      <w:ins w:id="235" w:author="GELIAS" w:date="2026-04-09T11:05:00Z">
        <w:r w:rsidR="008C4730">
          <w:t>D</w:t>
        </w:r>
      </w:ins>
      <w:r>
        <w:t>ate of Substantial Completion, during which Contractor is obligated to correct Defects at its own cost</w:t>
      </w:r>
      <w:ins w:id="236" w:author="GELIAS" w:date="2026-04-09T11:05:00Z">
        <w:r w:rsidR="008C4730">
          <w:t xml:space="preserve"> as may be extended under Section </w:t>
        </w:r>
      </w:ins>
      <w:ins w:id="237" w:author="GELIAS" w:date="2026-04-13T17:35:00Z">
        <w:r w:rsidR="00407C7D">
          <w:t>1</w:t>
        </w:r>
      </w:ins>
      <w:ins w:id="238" w:author="GELIAS" w:date="2026-04-13T17:38:00Z">
        <w:r w:rsidR="00407C7D">
          <w:t>2</w:t>
        </w:r>
      </w:ins>
      <w:ins w:id="239" w:author="GELIAS" w:date="2026-04-13T17:35:00Z">
        <w:r w:rsidR="00407C7D">
          <w:t>.</w:t>
        </w:r>
      </w:ins>
      <w:ins w:id="240" w:author="GELIAS" w:date="2026-04-13T17:38:00Z">
        <w:r w:rsidR="00407C7D">
          <w:t>2</w:t>
        </w:r>
      </w:ins>
      <w:del w:id="241" w:author="GELIAS" w:date="2026-04-09T11:05:00Z">
        <w:r w:rsidDel="008C4730">
          <w:delText>.</w:delText>
        </w:r>
      </w:del>
    </w:p>
    <w:p w14:paraId="08B35633" w14:textId="77777777" w:rsidR="008B3961" w:rsidRDefault="00D74028">
      <w:pPr>
        <w:spacing w:after="200" w:line="276" w:lineRule="auto"/>
        <w:ind w:left="567"/>
        <w:jc w:val="both"/>
        <w:pPrChange w:id="242" w:author="GELIAS" w:date="2026-04-11T16:20:00Z">
          <w:pPr>
            <w:spacing w:after="200" w:line="276" w:lineRule="auto"/>
            <w:jc w:val="both"/>
          </w:pPr>
        </w:pPrChange>
      </w:pPr>
      <w:r>
        <w:rPr>
          <w:b/>
          <w:bCs/>
        </w:rPr>
        <w:t>“Delay Liquidated Damages”</w:t>
      </w:r>
      <w:r>
        <w:t xml:space="preserve"> has the meaning assigned in Section 13.1.</w:t>
      </w:r>
    </w:p>
    <w:p w14:paraId="62FE9088" w14:textId="3326F4FD" w:rsidR="008B3961" w:rsidRDefault="00D74028">
      <w:pPr>
        <w:spacing w:after="200" w:line="276" w:lineRule="auto"/>
        <w:ind w:left="567"/>
        <w:jc w:val="both"/>
        <w:pPrChange w:id="243" w:author="GELIAS" w:date="2026-04-11T16:20:00Z">
          <w:pPr>
            <w:spacing w:after="200" w:line="276" w:lineRule="auto"/>
            <w:jc w:val="both"/>
          </w:pPr>
        </w:pPrChange>
      </w:pPr>
      <w:r>
        <w:rPr>
          <w:b/>
          <w:bCs/>
        </w:rPr>
        <w:t>“Effective Date”</w:t>
      </w:r>
      <w:r>
        <w:t xml:space="preserve"> means</w:t>
      </w:r>
      <w:del w:id="244" w:author="GELIAS" w:date="2026-04-09T10:40:00Z">
        <w:r w:rsidDel="00A124CA">
          <w:delText xml:space="preserve"> the </w:delText>
        </w:r>
        <w:commentRangeStart w:id="245"/>
        <w:commentRangeStart w:id="246"/>
        <w:commentRangeStart w:id="247"/>
        <w:r w:rsidDel="00A124CA">
          <w:delText>date upon which both Parties have executed this Agreement.</w:delText>
        </w:r>
        <w:commentRangeEnd w:id="245"/>
        <w:r w:rsidR="005621C5" w:rsidRPr="00C92BDC" w:rsidDel="00A124CA">
          <w:rPr>
            <w:rStyle w:val="CommentReference"/>
            <w:sz w:val="24"/>
            <w:szCs w:val="24"/>
          </w:rPr>
          <w:commentReference w:id="245"/>
        </w:r>
      </w:del>
      <w:commentRangeEnd w:id="246"/>
      <w:r w:rsidR="00A124CA" w:rsidRPr="00C92BDC">
        <w:rPr>
          <w:rStyle w:val="CommentReference"/>
          <w:sz w:val="24"/>
          <w:szCs w:val="24"/>
        </w:rPr>
        <w:commentReference w:id="246"/>
      </w:r>
      <w:commentRangeEnd w:id="247"/>
      <w:r w:rsidR="0068178D">
        <w:rPr>
          <w:rStyle w:val="CommentReference"/>
        </w:rPr>
        <w:commentReference w:id="247"/>
      </w:r>
      <w:ins w:id="248" w:author="PCC" w:date="2026-03-17T16:04:00Z">
        <w:del w:id="249" w:author="GELIAS" w:date="2026-04-09T10:40:00Z">
          <w:r w:rsidR="00C92BDC" w:rsidRPr="00C92BDC" w:rsidDel="00A124CA">
            <w:delText xml:space="preserve"> </w:delText>
          </w:r>
        </w:del>
      </w:ins>
      <w:ins w:id="250" w:author="PCC" w:date="2026-03-17T16:05:00Z">
        <w:del w:id="251" w:author="GELIAS" w:date="2026-04-09T10:40:00Z">
          <w:r w:rsidR="00887B2A" w:rsidDel="00A124CA">
            <w:delText>m</w:delText>
          </w:r>
        </w:del>
      </w:ins>
      <w:ins w:id="252" w:author="PCC" w:date="2026-03-17T16:04:00Z">
        <w:del w:id="253" w:author="GELIAS" w:date="2026-04-09T10:40:00Z">
          <w:r w:rsidR="00C92BDC" w:rsidDel="00A124CA">
            <w:delText>eans the date the contractor receives the first milestone payment (down payment) under this agreement</w:delText>
          </w:r>
        </w:del>
        <w:r w:rsidR="00C92BDC">
          <w:t>.</w:t>
        </w:r>
      </w:ins>
      <w:ins w:id="254" w:author="GELIAS" w:date="2026-04-09T10:40:00Z">
        <w:r w:rsidR="00A124CA" w:rsidRPr="00A124CA">
          <w:t xml:space="preserve"> </w:t>
        </w:r>
        <w:r w:rsidR="00A124CA">
          <w:t>upon which both Parties have executed this Agreement</w:t>
        </w:r>
      </w:ins>
    </w:p>
    <w:p w14:paraId="5AFB9F79" w14:textId="5F693140" w:rsidR="008B3961" w:rsidRDefault="00D74028">
      <w:pPr>
        <w:spacing w:after="200" w:line="276" w:lineRule="auto"/>
        <w:ind w:left="567"/>
        <w:jc w:val="both"/>
        <w:rPr>
          <w:ins w:id="255" w:author="GELIAS" w:date="2026-04-12T09:06:00Z"/>
        </w:rPr>
      </w:pPr>
      <w:r>
        <w:rPr>
          <w:b/>
          <w:bCs/>
        </w:rPr>
        <w:t>“Equipment”</w:t>
      </w:r>
      <w:r>
        <w:t xml:space="preserve"> means all machinery, equipment, apparatus, materials, </w:t>
      </w:r>
      <w:del w:id="256" w:author="GELIAS" w:date="2026-04-13T17:33:00Z">
        <w:r w:rsidDel="00407C7D">
          <w:delText>article</w:delText>
        </w:r>
      </w:del>
      <w:ins w:id="257" w:author="GELIAS" w:date="2026-04-13T17:33:00Z">
        <w:r w:rsidR="00407C7D">
          <w:t>Section</w:t>
        </w:r>
      </w:ins>
      <w:r>
        <w:t>s and things of all kinds to be provided by or on behalf of the Contractor for incorporation into the Facility.</w:t>
      </w:r>
    </w:p>
    <w:p w14:paraId="3A1D325D" w14:textId="336E2C36" w:rsidR="001802CB" w:rsidRDefault="001802CB">
      <w:pPr>
        <w:spacing w:after="200" w:line="276" w:lineRule="auto"/>
        <w:ind w:left="567"/>
        <w:jc w:val="both"/>
        <w:pPrChange w:id="258" w:author="GELIAS" w:date="2026-04-11T16:20:00Z">
          <w:pPr>
            <w:spacing w:after="200" w:line="276" w:lineRule="auto"/>
            <w:jc w:val="both"/>
          </w:pPr>
        </w:pPrChange>
      </w:pPr>
      <w:ins w:id="259" w:author="GELIAS" w:date="2026-04-12T09:06:00Z">
        <w:r>
          <w:t>“</w:t>
        </w:r>
        <w:r w:rsidRPr="001802CB">
          <w:rPr>
            <w:b/>
            <w:bCs/>
            <w:rPrChange w:id="260" w:author="GELIAS" w:date="2026-04-12T09:06:00Z">
              <w:rPr/>
            </w:rPrChange>
          </w:rPr>
          <w:t>Extension of Time</w:t>
        </w:r>
        <w:r>
          <w:t>” or “</w:t>
        </w:r>
        <w:r w:rsidRPr="001802CB">
          <w:rPr>
            <w:b/>
            <w:bCs/>
            <w:rPrChange w:id="261" w:author="GELIAS" w:date="2026-04-12T09:06:00Z">
              <w:rPr/>
            </w:rPrChange>
          </w:rPr>
          <w:t>EOT</w:t>
        </w:r>
        <w:r>
          <w:t xml:space="preserve">” means an extension of the Time for Completion under </w:t>
        </w:r>
      </w:ins>
      <w:ins w:id="262" w:author="GELIAS" w:date="2026-04-13T17:05:00Z">
        <w:r w:rsidR="008D225D">
          <w:t>Section</w:t>
        </w:r>
      </w:ins>
      <w:ins w:id="263" w:author="GELIAS" w:date="2026-04-12T09:06:00Z">
        <w:r>
          <w:t xml:space="preserve"> </w:t>
        </w:r>
      </w:ins>
      <w:ins w:id="264" w:author="GELIAS" w:date="2026-04-13T17:22:00Z">
        <w:r w:rsidR="00166B9C">
          <w:t>5.8</w:t>
        </w:r>
      </w:ins>
      <w:ins w:id="265" w:author="GELIAS" w:date="2026-04-12T09:06:00Z">
        <w:r>
          <w:t>.</w:t>
        </w:r>
      </w:ins>
    </w:p>
    <w:p w14:paraId="0221DEA5" w14:textId="7B6F86D2" w:rsidR="008B3961" w:rsidRDefault="00D74028">
      <w:pPr>
        <w:spacing w:after="200" w:line="276" w:lineRule="auto"/>
        <w:ind w:left="567"/>
        <w:jc w:val="both"/>
        <w:pPrChange w:id="266" w:author="GELIAS" w:date="2026-04-11T16:20:00Z">
          <w:pPr>
            <w:spacing w:after="200" w:line="276" w:lineRule="auto"/>
            <w:jc w:val="both"/>
          </w:pPr>
        </w:pPrChange>
      </w:pPr>
      <w:r>
        <w:rPr>
          <w:b/>
          <w:bCs/>
        </w:rPr>
        <w:t>“Facility”</w:t>
      </w:r>
      <w:r>
        <w:t xml:space="preserve"> means the [</w:t>
      </w:r>
      <w:del w:id="267" w:author="GELIAS" w:date="2026-04-09T10:43:00Z">
        <w:r w:rsidDel="00041BE3">
          <w:delText xml:space="preserve">CNG Plant / LNG Facility / </w:delText>
        </w:r>
      </w:del>
      <w:r>
        <w:t>Mini LNG Plant] and all related works, infrastructure and ancillary systems to be designed, engineered, procured, constructed, installed, tested and commissioned by the Contractor pursuant to this Agreement.</w:t>
      </w:r>
    </w:p>
    <w:p w14:paraId="686712D1" w14:textId="77777777" w:rsidR="008B3961" w:rsidRDefault="00D74028">
      <w:pPr>
        <w:spacing w:after="200" w:line="276" w:lineRule="auto"/>
        <w:ind w:left="567"/>
        <w:jc w:val="both"/>
        <w:pPrChange w:id="268" w:author="GELIAS" w:date="2026-04-11T16:20:00Z">
          <w:pPr>
            <w:spacing w:after="200" w:line="276" w:lineRule="auto"/>
            <w:jc w:val="both"/>
          </w:pPr>
        </w:pPrChange>
      </w:pPr>
      <w:r>
        <w:rPr>
          <w:b/>
          <w:bCs/>
        </w:rPr>
        <w:t>“FEED”</w:t>
      </w:r>
      <w:r>
        <w:t xml:space="preserve"> means Front-End Engineering Design.</w:t>
      </w:r>
    </w:p>
    <w:p w14:paraId="5549C294" w14:textId="4BD210A1" w:rsidR="008B3961" w:rsidRDefault="00D74028">
      <w:pPr>
        <w:spacing w:after="200" w:line="276" w:lineRule="auto"/>
        <w:ind w:left="567"/>
        <w:jc w:val="both"/>
        <w:pPrChange w:id="269" w:author="GELIAS" w:date="2026-04-11T16:20:00Z">
          <w:pPr>
            <w:spacing w:after="200" w:line="276" w:lineRule="auto"/>
            <w:jc w:val="both"/>
          </w:pPr>
        </w:pPrChange>
      </w:pPr>
      <w:r>
        <w:rPr>
          <w:b/>
          <w:bCs/>
        </w:rPr>
        <w:t>“Final Completion”</w:t>
      </w:r>
      <w:r>
        <w:t xml:space="preserve"> means the satisfaction by the Contractor of all requirements for Final Completion as set forth in Section 11.</w:t>
      </w:r>
      <w:ins w:id="270" w:author="GELIAS" w:date="2026-04-13T17:44:00Z">
        <w:r w:rsidR="00C44F16">
          <w:t>5</w:t>
        </w:r>
      </w:ins>
      <w:del w:id="271" w:author="GELIAS" w:date="2026-04-13T17:44:00Z">
        <w:r w:rsidDel="00C44F16">
          <w:delText>6</w:delText>
        </w:r>
      </w:del>
      <w:r>
        <w:t>.</w:t>
      </w:r>
    </w:p>
    <w:p w14:paraId="09BA92C4" w14:textId="1225F21F" w:rsidR="008B3961" w:rsidRDefault="00D74028">
      <w:pPr>
        <w:spacing w:after="200" w:line="276" w:lineRule="auto"/>
        <w:ind w:left="567"/>
        <w:jc w:val="both"/>
        <w:rPr>
          <w:ins w:id="272" w:author="GELIAS" w:date="2026-04-12T09:53:00Z"/>
        </w:rPr>
      </w:pPr>
      <w:r>
        <w:rPr>
          <w:b/>
          <w:bCs/>
        </w:rPr>
        <w:t>“Force Majeure”</w:t>
      </w:r>
      <w:r>
        <w:t xml:space="preserve"> has the meaning assigned in Section </w:t>
      </w:r>
      <w:ins w:id="273" w:author="GELIAS" w:date="2026-04-11T12:54:00Z">
        <w:r w:rsidR="00076613">
          <w:t>20</w:t>
        </w:r>
      </w:ins>
      <w:del w:id="274" w:author="GELIAS" w:date="2026-04-11T12:54:00Z">
        <w:r w:rsidDel="00076613">
          <w:delText>6.8.</w:delText>
        </w:r>
      </w:del>
    </w:p>
    <w:p w14:paraId="594F7C09" w14:textId="2514131E" w:rsidR="00E34FE3" w:rsidRPr="00272EAC" w:rsidRDefault="00E34FE3">
      <w:pPr>
        <w:spacing w:after="200" w:line="276" w:lineRule="auto"/>
        <w:ind w:left="567"/>
        <w:jc w:val="both"/>
        <w:pPrChange w:id="275" w:author="GELIAS" w:date="2026-04-11T16:19:00Z">
          <w:pPr>
            <w:spacing w:after="200" w:line="276" w:lineRule="auto"/>
            <w:jc w:val="both"/>
          </w:pPr>
        </w:pPrChange>
      </w:pPr>
      <w:ins w:id="276" w:author="GELIAS" w:date="2026-04-12T09:53:00Z">
        <w:r w:rsidRPr="00272EAC">
          <w:rPr>
            <w:rStyle w:val="normaltextrun"/>
            <w:b/>
            <w:bCs/>
            <w:shd w:val="clear" w:color="auto" w:fill="FFFFFF"/>
            <w:rPrChange w:id="277" w:author="GELIAS" w:date="2026-04-12T09:58:00Z">
              <w:rPr>
                <w:rStyle w:val="normaltextrun"/>
                <w:b/>
                <w:bCs/>
                <w:color w:val="498205"/>
                <w:shd w:val="clear" w:color="auto" w:fill="FFFFFF"/>
              </w:rPr>
            </w:rPrChange>
          </w:rPr>
          <w:t>“Goods” </w:t>
        </w:r>
        <w:r w:rsidRPr="00272EAC">
          <w:rPr>
            <w:rStyle w:val="normaltextrun"/>
            <w:shd w:val="clear" w:color="auto" w:fill="FFFFFF"/>
            <w:rPrChange w:id="278" w:author="GELIAS" w:date="2026-04-12T09:58:00Z">
              <w:rPr>
                <w:rStyle w:val="normaltextrun"/>
                <w:color w:val="498205"/>
                <w:shd w:val="clear" w:color="auto" w:fill="FFFFFF"/>
              </w:rPr>
            </w:rPrChange>
          </w:rPr>
          <w:t>means the Equipment, materials, plant and temporary facilities, or any of them as appropriate</w:t>
        </w:r>
        <w:r w:rsidRPr="00272EAC">
          <w:rPr>
            <w:rStyle w:val="normaltextrun"/>
            <w:b/>
            <w:bCs/>
            <w:shd w:val="clear" w:color="auto" w:fill="FFFFFF"/>
            <w:rPrChange w:id="279" w:author="GELIAS" w:date="2026-04-12T09:58:00Z">
              <w:rPr>
                <w:rStyle w:val="normaltextrun"/>
                <w:b/>
                <w:bCs/>
                <w:color w:val="498205"/>
                <w:shd w:val="clear" w:color="auto" w:fill="FFFFFF"/>
              </w:rPr>
            </w:rPrChange>
          </w:rPr>
          <w:t>.</w:t>
        </w:r>
        <w:r w:rsidRPr="00272EAC">
          <w:rPr>
            <w:rStyle w:val="eop"/>
            <w:shd w:val="clear" w:color="auto" w:fill="FFFFFF"/>
            <w:rPrChange w:id="280" w:author="GELIAS" w:date="2026-04-12T09:58:00Z">
              <w:rPr>
                <w:rStyle w:val="eop"/>
                <w:color w:val="498205"/>
                <w:shd w:val="clear" w:color="auto" w:fill="FFFFFF"/>
              </w:rPr>
            </w:rPrChange>
          </w:rPr>
          <w:t> </w:t>
        </w:r>
      </w:ins>
    </w:p>
    <w:p w14:paraId="559D2B5D" w14:textId="7AB96DFC" w:rsidR="008B3961" w:rsidRDefault="00D74028">
      <w:pPr>
        <w:spacing w:after="200" w:line="276" w:lineRule="auto"/>
        <w:ind w:left="567"/>
        <w:jc w:val="both"/>
        <w:pPrChange w:id="281" w:author="GELIAS" w:date="2026-04-11T16:19:00Z">
          <w:pPr>
            <w:spacing w:after="200" w:line="276" w:lineRule="auto"/>
            <w:jc w:val="both"/>
          </w:pPr>
        </w:pPrChange>
      </w:pPr>
      <w:r>
        <w:rPr>
          <w:b/>
          <w:bCs/>
        </w:rPr>
        <w:t>“Good Engineering and Construction Practice” or “GECP”</w:t>
      </w:r>
      <w:r>
        <w:t xml:space="preserve"> means the practices, methods, standards, and procedures generally accepted and followed by prudent, diligent, skilled and experienced engineering, procurement and construction contractors performing work for facilities of the same or similar type, capacity, and complexity as the Facility, using equipment of the same or similar type</w:t>
      </w:r>
      <w:ins w:id="282" w:author="PCC" w:date="2026-03-27T14:47:00Z">
        <w:r w:rsidR="00E86EEB">
          <w:t>,</w:t>
        </w:r>
        <w:r w:rsidR="00E86EEB" w:rsidRPr="00E86EEB">
          <w:t xml:space="preserve"> </w:t>
        </w:r>
        <w:r w:rsidR="00E86EEB">
          <w:t>under the same or similar circumstances</w:t>
        </w:r>
      </w:ins>
      <w:r>
        <w:t>.</w:t>
      </w:r>
    </w:p>
    <w:p w14:paraId="0995778A" w14:textId="77777777" w:rsidR="008B3961" w:rsidRDefault="00D74028">
      <w:pPr>
        <w:spacing w:after="200" w:line="276" w:lineRule="auto"/>
        <w:ind w:left="567"/>
        <w:jc w:val="both"/>
        <w:pPrChange w:id="283" w:author="GELIAS" w:date="2026-04-11T16:19:00Z">
          <w:pPr>
            <w:spacing w:after="200" w:line="276" w:lineRule="auto"/>
            <w:jc w:val="both"/>
          </w:pPr>
        </w:pPrChange>
      </w:pPr>
      <w:r>
        <w:rPr>
          <w:b/>
          <w:bCs/>
        </w:rPr>
        <w:t>“Governmental Authority”</w:t>
      </w:r>
      <w:r>
        <w:t xml:space="preserve"> means any government, governmental administration, agency, instrumentality, political subdivision, court, commission, or other governmental authority of </w:t>
      </w:r>
      <w:r>
        <w:lastRenderedPageBreak/>
        <w:t>competent jurisdiction in the Federal Republic of Nigeria or any other applicable jurisdiction.</w:t>
      </w:r>
    </w:p>
    <w:p w14:paraId="46179A10" w14:textId="77777777" w:rsidR="008B3961" w:rsidRDefault="00D74028">
      <w:pPr>
        <w:spacing w:after="200" w:line="276" w:lineRule="auto"/>
        <w:ind w:left="567"/>
        <w:jc w:val="both"/>
        <w:pPrChange w:id="284" w:author="GELIAS" w:date="2026-04-11T16:19:00Z">
          <w:pPr>
            <w:spacing w:after="200" w:line="276" w:lineRule="auto"/>
            <w:jc w:val="both"/>
          </w:pPr>
        </w:pPrChange>
      </w:pPr>
      <w:r>
        <w:rPr>
          <w:b/>
          <w:bCs/>
        </w:rPr>
        <w:t>“Governmental Authorizations”</w:t>
      </w:r>
      <w:r>
        <w:t xml:space="preserve"> means all licenses, permits, certificates, consents, approvals and other authorizations of, or issued by, any Governmental Authority required for the Project.</w:t>
      </w:r>
    </w:p>
    <w:p w14:paraId="127E22BE" w14:textId="450A0FE6" w:rsidR="008B3961" w:rsidRDefault="00D74028">
      <w:pPr>
        <w:spacing w:after="200" w:line="276" w:lineRule="auto"/>
        <w:ind w:left="567"/>
        <w:jc w:val="both"/>
        <w:pPrChange w:id="285" w:author="GELIAS" w:date="2026-04-11T16:19:00Z">
          <w:pPr>
            <w:spacing w:after="200" w:line="276" w:lineRule="auto"/>
            <w:jc w:val="both"/>
          </w:pPr>
        </w:pPrChange>
      </w:pPr>
      <w:r>
        <w:rPr>
          <w:b/>
          <w:bCs/>
        </w:rPr>
        <w:t>“Guaranteed Substantial Completion Date”</w:t>
      </w:r>
      <w:r>
        <w:t xml:space="preserve"> means the date by which Substantial Completion is required to be achieved, as set forth in Schedule B, as the same may be extended by Change Orders issued in accordance with this Agreement.</w:t>
      </w:r>
    </w:p>
    <w:p w14:paraId="0C079F14" w14:textId="65932700" w:rsidR="008B3961" w:rsidRDefault="00D74028">
      <w:pPr>
        <w:spacing w:after="200" w:line="276" w:lineRule="auto"/>
        <w:ind w:left="567"/>
        <w:jc w:val="both"/>
        <w:pPrChange w:id="286" w:author="GELIAS" w:date="2026-04-11T16:19:00Z">
          <w:pPr>
            <w:spacing w:after="200" w:line="276" w:lineRule="auto"/>
            <w:jc w:val="both"/>
          </w:pPr>
        </w:pPrChange>
      </w:pPr>
      <w:r>
        <w:rPr>
          <w:b/>
          <w:bCs/>
        </w:rPr>
        <w:t>“Issuing Bank”</w:t>
      </w:r>
      <w:r>
        <w:t xml:space="preserve"> means the reputable international or Nigerian bank issuing any guarantee forming part of the Performance Security, as approved by the Owner.</w:t>
      </w:r>
      <w:ins w:id="287" w:author="PCC" w:date="2026-03-27T21:00:00Z">
        <w:r w:rsidR="00C225B2">
          <w:t xml:space="preserve"> </w:t>
        </w:r>
        <w:commentRangeStart w:id="288"/>
        <w:del w:id="289" w:author="GELIAS" w:date="2026-04-09T10:31:00Z">
          <w:r w:rsidR="00C225B2" w:rsidDel="00A124CA">
            <w:delText xml:space="preserve">Alternatively, </w:delText>
          </w:r>
        </w:del>
      </w:ins>
      <w:ins w:id="290" w:author="PCC" w:date="2026-03-27T21:01:00Z">
        <w:del w:id="291" w:author="GELIAS" w:date="2026-04-09T10:31:00Z">
          <w:r w:rsidR="00C225B2" w:rsidDel="00A124CA">
            <w:delText xml:space="preserve">the performance bond </w:delText>
          </w:r>
        </w:del>
      </w:ins>
      <w:ins w:id="292" w:author="PCC" w:date="2026-03-27T21:05:00Z">
        <w:del w:id="293" w:author="GELIAS" w:date="2026-04-09T10:31:00Z">
          <w:r w:rsidR="00236D0F" w:rsidDel="00A124CA">
            <w:delText>may</w:delText>
          </w:r>
        </w:del>
      </w:ins>
      <w:ins w:id="294" w:author="PCC" w:date="2026-03-27T21:01:00Z">
        <w:del w:id="295" w:author="GELIAS" w:date="2026-04-09T10:31:00Z">
          <w:r w:rsidR="00C225B2" w:rsidDel="00A124CA">
            <w:delText xml:space="preserve"> be issued by a</w:delText>
          </w:r>
          <w:r w:rsidR="00236D0F" w:rsidDel="00A124CA">
            <w:delText xml:space="preserve"> a reputable </w:delText>
          </w:r>
          <w:r w:rsidR="00C225B2" w:rsidDel="00A124CA">
            <w:delText>insurance company</w:delText>
          </w:r>
        </w:del>
      </w:ins>
      <w:ins w:id="296" w:author="PCC" w:date="2026-03-27T21:06:00Z">
        <w:del w:id="297" w:author="GELIAS" w:date="2026-04-09T10:31:00Z">
          <w:r w:rsidR="00B900EC" w:rsidDel="00A124CA">
            <w:delText xml:space="preserve"> at the discretion of the contractor</w:delText>
          </w:r>
        </w:del>
      </w:ins>
      <w:ins w:id="298" w:author="PCC" w:date="2026-03-27T21:01:00Z">
        <w:del w:id="299" w:author="GELIAS" w:date="2026-04-09T10:31:00Z">
          <w:r w:rsidR="00C225B2" w:rsidDel="00A124CA">
            <w:delText>.</w:delText>
          </w:r>
        </w:del>
      </w:ins>
      <w:commentRangeEnd w:id="288"/>
      <w:r w:rsidR="005621C5">
        <w:rPr>
          <w:rStyle w:val="CommentReference"/>
          <w:sz w:val="24"/>
          <w:szCs w:val="24"/>
        </w:rPr>
        <w:commentReference w:id="288"/>
      </w:r>
    </w:p>
    <w:p w14:paraId="1B6E83C1" w14:textId="77777777" w:rsidR="008B3961" w:rsidRDefault="00D74028">
      <w:pPr>
        <w:spacing w:after="200" w:line="276" w:lineRule="auto"/>
        <w:ind w:left="567"/>
        <w:jc w:val="both"/>
        <w:pPrChange w:id="300" w:author="GELIAS" w:date="2026-04-11T16:21:00Z">
          <w:pPr>
            <w:spacing w:after="200" w:line="276" w:lineRule="auto"/>
            <w:jc w:val="both"/>
          </w:pPr>
        </w:pPrChange>
      </w:pPr>
      <w:r>
        <w:rPr>
          <w:b/>
          <w:bCs/>
        </w:rPr>
        <w:t>“Key Personnel”</w:t>
      </w:r>
      <w:r>
        <w:t xml:space="preserve"> means the individuals designated by the Contractor to fill the key positions identified in Schedule D.</w:t>
      </w:r>
    </w:p>
    <w:p w14:paraId="79C15382" w14:textId="77777777" w:rsidR="008B3961" w:rsidRDefault="00D74028">
      <w:pPr>
        <w:spacing w:after="200" w:line="276" w:lineRule="auto"/>
        <w:ind w:left="567"/>
        <w:jc w:val="both"/>
        <w:rPr>
          <w:ins w:id="301" w:author="GELIAS" w:date="2026-04-12T19:02:00Z"/>
        </w:rPr>
      </w:pPr>
      <w:r>
        <w:rPr>
          <w:b/>
          <w:bCs/>
        </w:rPr>
        <w:t>“Long Stop Date”</w:t>
      </w:r>
      <w:r>
        <w:t xml:space="preserve"> has the meaning assigned in Section 15.7.</w:t>
      </w:r>
    </w:p>
    <w:p w14:paraId="7390401D" w14:textId="0AE98242" w:rsidR="003E529E" w:rsidRDefault="003E529E" w:rsidP="003E529E">
      <w:pPr>
        <w:spacing w:after="200" w:line="276" w:lineRule="auto"/>
        <w:ind w:left="567"/>
        <w:jc w:val="both"/>
        <w:rPr>
          <w:moveTo w:id="302" w:author="GELIAS" w:date="2026-04-12T19:02:00Z"/>
        </w:rPr>
      </w:pPr>
      <w:ins w:id="303" w:author="GELIAS" w:date="2026-04-12T19:02:00Z">
        <w:r>
          <w:rPr>
            <w:b/>
            <w:bCs/>
          </w:rPr>
          <w:t>“</w:t>
        </w:r>
      </w:ins>
      <w:moveToRangeStart w:id="304" w:author="GELIAS" w:date="2026-04-12T19:02:00Z" w:name="move226912982"/>
      <w:moveTo w:id="305" w:author="GELIAS" w:date="2026-04-12T19:02:00Z">
        <w:r>
          <w:rPr>
            <w:b/>
            <w:bCs/>
          </w:rPr>
          <w:t>Major Subcontractor”</w:t>
        </w:r>
        <w:r>
          <w:t xml:space="preserve"> means any Subcontractor whose subcontract value exceeds </w:t>
        </w:r>
        <w:r>
          <w:rPr>
            <w:shd w:val="clear" w:color="auto" w:fill="FFFF00"/>
          </w:rPr>
          <w:t>five percent (5%)</w:t>
        </w:r>
        <w:r>
          <w:t xml:space="preserve"> of the Contract Price.</w:t>
        </w:r>
      </w:moveTo>
    </w:p>
    <w:p w14:paraId="7FF88314" w14:textId="77777777" w:rsidR="003E529E" w:rsidRDefault="003E529E" w:rsidP="003E529E">
      <w:pPr>
        <w:spacing w:after="200" w:line="276" w:lineRule="auto"/>
        <w:ind w:left="567"/>
        <w:jc w:val="both"/>
        <w:rPr>
          <w:moveTo w:id="306" w:author="GELIAS" w:date="2026-04-12T19:02:00Z"/>
        </w:rPr>
      </w:pPr>
      <w:moveTo w:id="307" w:author="GELIAS" w:date="2026-04-12T19:02:00Z">
        <w:r>
          <w:rPr>
            <w:b/>
            <w:bCs/>
          </w:rPr>
          <w:t>“Minimum Acceptance Criteria”</w:t>
        </w:r>
        <w:r>
          <w:t xml:space="preserve"> means the minimum performance standards that the Facility must achieve for Substantial Completion, as specified in Schedule A-3.</w:t>
        </w:r>
      </w:moveTo>
    </w:p>
    <w:p w14:paraId="7BC9A1DB" w14:textId="77777777" w:rsidR="003E529E" w:rsidRDefault="003E529E" w:rsidP="003E529E">
      <w:pPr>
        <w:spacing w:after="200" w:line="276" w:lineRule="auto"/>
        <w:ind w:left="567"/>
        <w:jc w:val="both"/>
        <w:rPr>
          <w:moveTo w:id="308" w:author="GELIAS" w:date="2026-04-12T19:02:00Z"/>
        </w:rPr>
      </w:pPr>
      <w:moveTo w:id="309" w:author="GELIAS" w:date="2026-04-12T19:02:00Z">
        <w:r>
          <w:rPr>
            <w:b/>
            <w:bCs/>
          </w:rPr>
          <w:t>“Month”</w:t>
        </w:r>
        <w:r>
          <w:t xml:space="preserve"> means a calendar month.</w:t>
        </w:r>
      </w:moveTo>
    </w:p>
    <w:moveToRangeEnd w:id="304"/>
    <w:p w14:paraId="10698446" w14:textId="77777777" w:rsidR="003E529E" w:rsidRDefault="003E529E" w:rsidP="003E529E">
      <w:pPr>
        <w:spacing w:after="200" w:line="276" w:lineRule="auto"/>
        <w:ind w:left="567"/>
        <w:jc w:val="both"/>
        <w:rPr>
          <w:ins w:id="310" w:author="GELIAS" w:date="2026-04-12T19:03:00Z"/>
        </w:rPr>
      </w:pPr>
      <w:ins w:id="311" w:author="GELIAS" w:date="2026-04-12T19:03:00Z">
        <w:r>
          <w:rPr>
            <w:b/>
            <w:bCs/>
          </w:rPr>
          <w:t>“NCDMB”</w:t>
        </w:r>
        <w:r>
          <w:t xml:space="preserve"> means the Nigerian Content Development and Monitoring Board established under the Nigerian Oil and Gas Industry Content Development Act 2010.</w:t>
        </w:r>
      </w:ins>
    </w:p>
    <w:p w14:paraId="3B041B8A" w14:textId="04F37F18" w:rsidR="003E529E" w:rsidRPr="00041BE3" w:rsidRDefault="003E529E" w:rsidP="003E529E">
      <w:pPr>
        <w:spacing w:after="200" w:line="276" w:lineRule="auto"/>
        <w:ind w:left="567"/>
        <w:jc w:val="both"/>
        <w:rPr>
          <w:ins w:id="312" w:author="GELIAS" w:date="2026-04-12T19:03:00Z"/>
          <w:rFonts w:eastAsia="Times New Roman"/>
          <w:b/>
          <w:bCs/>
        </w:rPr>
      </w:pPr>
      <w:ins w:id="313" w:author="GELIAS" w:date="2026-04-12T19:03:00Z">
        <w:r w:rsidRPr="00041BE3">
          <w:rPr>
            <w:rFonts w:eastAsia="Times New Roman"/>
            <w:b/>
            <w:bCs/>
          </w:rPr>
          <w:t xml:space="preserve">“Notice” </w:t>
        </w:r>
        <w:r w:rsidRPr="00041BE3">
          <w:rPr>
            <w:rFonts w:eastAsia="Times New Roman"/>
          </w:rPr>
          <w:t xml:space="preserve">means a written communication identified as a Notice and issued in accordance with </w:t>
        </w:r>
      </w:ins>
      <w:ins w:id="314" w:author="GELIAS" w:date="2026-04-13T17:33:00Z">
        <w:r w:rsidR="00407C7D">
          <w:rPr>
            <w:rFonts w:eastAsia="Times New Roman"/>
          </w:rPr>
          <w:t>Section</w:t>
        </w:r>
      </w:ins>
      <w:ins w:id="315" w:author="GELIAS" w:date="2026-04-12T19:03:00Z">
        <w:r w:rsidRPr="00041BE3">
          <w:rPr>
            <w:rFonts w:eastAsia="Times New Roman"/>
          </w:rPr>
          <w:t xml:space="preserve"> 20.6 [Notices]</w:t>
        </w:r>
      </w:ins>
    </w:p>
    <w:p w14:paraId="27A15A1F" w14:textId="77777777" w:rsidR="003E529E" w:rsidRDefault="003E529E" w:rsidP="003E529E">
      <w:pPr>
        <w:spacing w:after="200" w:line="276" w:lineRule="auto"/>
        <w:ind w:left="567"/>
        <w:jc w:val="both"/>
        <w:rPr>
          <w:ins w:id="316" w:author="GELIAS" w:date="2026-04-12T19:03:00Z"/>
        </w:rPr>
      </w:pPr>
      <w:ins w:id="317" w:author="GELIAS" w:date="2026-04-12T19:03:00Z">
        <w:r>
          <w:rPr>
            <w:b/>
            <w:bCs/>
          </w:rPr>
          <w:t>“Notice to Proceed” or “NTP”</w:t>
        </w:r>
        <w:r>
          <w:t xml:space="preserve"> means the written notice issued by the Owner to the Contractor authorizing commencement of the Work in accordance with Section 5.2.</w:t>
        </w:r>
      </w:ins>
    </w:p>
    <w:p w14:paraId="2D4E99F5" w14:textId="77777777" w:rsidR="003E529E" w:rsidRPr="00041BE3" w:rsidRDefault="003E529E" w:rsidP="003E529E">
      <w:pPr>
        <w:spacing w:after="200" w:line="276" w:lineRule="auto"/>
        <w:ind w:left="567"/>
        <w:jc w:val="both"/>
        <w:rPr>
          <w:ins w:id="318" w:author="GELIAS" w:date="2026-04-12T19:04:00Z"/>
          <w:rFonts w:eastAsia="Times New Roman"/>
        </w:rPr>
      </w:pPr>
      <w:ins w:id="319" w:author="GELIAS" w:date="2026-04-12T19:04:00Z">
        <w:r w:rsidRPr="00041BE3">
          <w:rPr>
            <w:rFonts w:eastAsia="Times New Roman"/>
          </w:rPr>
          <w:t>“</w:t>
        </w:r>
        <w:r w:rsidRPr="00041BE3">
          <w:rPr>
            <w:rFonts w:eastAsia="Times New Roman"/>
            <w:b/>
            <w:bCs/>
          </w:rPr>
          <w:t>NTP Date</w:t>
        </w:r>
        <w:r w:rsidRPr="00041BE3">
          <w:rPr>
            <w:rFonts w:eastAsia="Times New Roman"/>
          </w:rPr>
          <w:t xml:space="preserve">” means the date on which NTP is issued. </w:t>
        </w:r>
      </w:ins>
    </w:p>
    <w:p w14:paraId="3B751C07" w14:textId="77777777" w:rsidR="003E529E" w:rsidRDefault="003E529E" w:rsidP="003E529E">
      <w:pPr>
        <w:spacing w:after="200" w:line="276" w:lineRule="auto"/>
        <w:ind w:left="567"/>
        <w:jc w:val="both"/>
        <w:rPr>
          <w:ins w:id="320" w:author="GELIAS" w:date="2026-04-12T19:04:00Z"/>
        </w:rPr>
      </w:pPr>
      <w:ins w:id="321" w:author="GELIAS" w:date="2026-04-12T19:04:00Z">
        <w:r>
          <w:rPr>
            <w:b/>
            <w:bCs/>
          </w:rPr>
          <w:t>“Owner Group”</w:t>
        </w:r>
        <w:r>
          <w:t xml:space="preserve"> means the Owner, its Affiliates, and their respective directors, officers, employees, agents, representatives and other contractors.</w:t>
        </w:r>
      </w:ins>
    </w:p>
    <w:p w14:paraId="16C11216" w14:textId="77777777" w:rsidR="003E529E" w:rsidRDefault="003E529E" w:rsidP="003E529E">
      <w:pPr>
        <w:spacing w:after="200" w:line="276" w:lineRule="auto"/>
        <w:ind w:left="567"/>
        <w:jc w:val="both"/>
        <w:rPr>
          <w:ins w:id="322" w:author="GELIAS" w:date="2026-04-12T19:04:00Z"/>
        </w:rPr>
      </w:pPr>
      <w:ins w:id="323" w:author="GELIAS" w:date="2026-04-12T19:04:00Z">
        <w:r w:rsidRPr="00F01A1D">
          <w:rPr>
            <w:b/>
            <w:bCs/>
          </w:rPr>
          <w:t>Owner’s Personnel</w:t>
        </w:r>
        <w:r w:rsidRPr="00180795">
          <w:t xml:space="preserve">” means the </w:t>
        </w:r>
        <w:r>
          <w:t>Owner</w:t>
        </w:r>
        <w:r w:rsidRPr="00180795">
          <w:t xml:space="preserve">’s Representative, and all other staff, </w:t>
        </w:r>
        <w:proofErr w:type="spellStart"/>
        <w:r w:rsidRPr="00180795">
          <w:t>labour</w:t>
        </w:r>
        <w:proofErr w:type="spellEnd"/>
        <w:r w:rsidRPr="00180795">
          <w:t xml:space="preserve"> and other employees of the </w:t>
        </w:r>
        <w:r>
          <w:t>Owner</w:t>
        </w:r>
        <w:r w:rsidRPr="00180795">
          <w:t xml:space="preserve"> and of the </w:t>
        </w:r>
        <w:r>
          <w:t>Own</w:t>
        </w:r>
        <w:r w:rsidRPr="00180795">
          <w:t xml:space="preserve">er’s Representative, engaged in fulfilling the </w:t>
        </w:r>
        <w:r>
          <w:lastRenderedPageBreak/>
          <w:t>Owner</w:t>
        </w:r>
        <w:r w:rsidRPr="00180795">
          <w:t xml:space="preserve">’s obligations under the Contract; and any other personnel identified as </w:t>
        </w:r>
        <w:r>
          <w:t>Owner</w:t>
        </w:r>
        <w:r w:rsidRPr="00180795">
          <w:t xml:space="preserve">’s Personnel, by a Notice from the </w:t>
        </w:r>
        <w:r>
          <w:t>Owner</w:t>
        </w:r>
        <w:r w:rsidRPr="00180795">
          <w:t xml:space="preserve"> or the </w:t>
        </w:r>
        <w:r>
          <w:t>Own</w:t>
        </w:r>
        <w:r w:rsidRPr="00180795">
          <w:t>er’s Representative to the Contracto</w:t>
        </w:r>
        <w:r>
          <w:t>r.</w:t>
        </w:r>
      </w:ins>
    </w:p>
    <w:p w14:paraId="07DF8BCB" w14:textId="77777777" w:rsidR="003E529E" w:rsidRDefault="003E529E" w:rsidP="003E529E">
      <w:pPr>
        <w:spacing w:after="200" w:line="276" w:lineRule="auto"/>
        <w:ind w:left="567"/>
        <w:jc w:val="both"/>
        <w:rPr>
          <w:ins w:id="324" w:author="GELIAS" w:date="2026-04-12T19:04:00Z"/>
        </w:rPr>
      </w:pPr>
      <w:ins w:id="325" w:author="GELIAS" w:date="2026-04-12T19:04:00Z">
        <w:r>
          <w:rPr>
            <w:b/>
            <w:bCs/>
          </w:rPr>
          <w:t>“Owner’s Representative”</w:t>
        </w:r>
        <w:r>
          <w:t xml:space="preserve"> means the individual designated by the Owner pursuant to Section 4.9 to act on behalf of the Owner for matters arising under this Agreement.</w:t>
        </w:r>
      </w:ins>
    </w:p>
    <w:p w14:paraId="29130AF4" w14:textId="77777777" w:rsidR="003E529E" w:rsidRPr="00041BE3" w:rsidRDefault="003E529E" w:rsidP="003E529E">
      <w:pPr>
        <w:spacing w:after="200" w:line="276" w:lineRule="auto"/>
        <w:ind w:left="567"/>
        <w:jc w:val="both"/>
        <w:rPr>
          <w:ins w:id="326" w:author="GELIAS" w:date="2026-04-12T19:04:00Z"/>
          <w:rFonts w:eastAsia="Times New Roman"/>
          <w:b/>
          <w:bCs/>
        </w:rPr>
      </w:pPr>
      <w:ins w:id="327" w:author="GELIAS" w:date="2026-04-12T19:04:00Z">
        <w:r w:rsidRPr="00041BE3">
          <w:rPr>
            <w:rFonts w:eastAsia="Times New Roman"/>
          </w:rPr>
          <w:t>“</w:t>
        </w:r>
        <w:r w:rsidRPr="00041BE3">
          <w:rPr>
            <w:rFonts w:eastAsia="Times New Roman"/>
            <w:b/>
            <w:bCs/>
          </w:rPr>
          <w:t>Owner’s Requirements</w:t>
        </w:r>
        <w:r w:rsidRPr="00041BE3">
          <w:rPr>
            <w:rFonts w:eastAsia="Times New Roman"/>
          </w:rPr>
          <w:t xml:space="preserve">” means the document entitled owner’s requirements, as included in the </w:t>
        </w:r>
        <w:r>
          <w:rPr>
            <w:rFonts w:eastAsia="Times New Roman"/>
          </w:rPr>
          <w:t>Agreement</w:t>
        </w:r>
        <w:r w:rsidRPr="00041BE3">
          <w:rPr>
            <w:rFonts w:eastAsia="Times New Roman"/>
          </w:rPr>
          <w:t xml:space="preserve">, and any additions and modifications to such document in accordance with the </w:t>
        </w:r>
        <w:r>
          <w:rPr>
            <w:rFonts w:eastAsia="Times New Roman"/>
          </w:rPr>
          <w:t>Agreement</w:t>
        </w:r>
        <w:r w:rsidRPr="00041BE3">
          <w:rPr>
            <w:rFonts w:eastAsia="Times New Roman"/>
          </w:rPr>
          <w:t>. Such document describes the purpose(s) for which the Works are intended, the scope, and/or design and/or other performance, technical and evaluation criteria, for the Works.</w:t>
        </w:r>
      </w:ins>
    </w:p>
    <w:p w14:paraId="2602AE42" w14:textId="77777777" w:rsidR="003E529E" w:rsidRDefault="003E529E" w:rsidP="003E529E">
      <w:pPr>
        <w:spacing w:after="200" w:line="276" w:lineRule="auto"/>
        <w:ind w:left="567"/>
        <w:jc w:val="both"/>
        <w:rPr>
          <w:ins w:id="328" w:author="GELIAS" w:date="2026-04-12T19:04:00Z"/>
        </w:rPr>
      </w:pPr>
      <w:ins w:id="329" w:author="GELIAS" w:date="2026-04-12T19:04:00Z">
        <w:r>
          <w:rPr>
            <w:b/>
            <w:bCs/>
          </w:rPr>
          <w:t>“Performance Guarantee”</w:t>
        </w:r>
        <w:r>
          <w:t xml:space="preserve"> means the guaranteed performance levels of the Facility as specified in Schedule A-3.</w:t>
        </w:r>
      </w:ins>
    </w:p>
    <w:p w14:paraId="4FE3E6B4" w14:textId="77777777" w:rsidR="003E529E" w:rsidRDefault="003E529E" w:rsidP="003E529E">
      <w:pPr>
        <w:spacing w:after="200" w:line="276" w:lineRule="auto"/>
        <w:ind w:left="567"/>
        <w:jc w:val="both"/>
        <w:rPr>
          <w:ins w:id="330" w:author="GELIAS" w:date="2026-04-12T19:04:00Z"/>
        </w:rPr>
      </w:pPr>
      <w:ins w:id="331" w:author="GELIAS" w:date="2026-04-12T19:04:00Z">
        <w:r>
          <w:rPr>
            <w:b/>
            <w:bCs/>
          </w:rPr>
          <w:t>“Performance Liquidated Damages”</w:t>
        </w:r>
        <w:r>
          <w:t xml:space="preserve"> has the meaning assigned in Section 13.2.</w:t>
        </w:r>
      </w:ins>
    </w:p>
    <w:p w14:paraId="7516613A" w14:textId="69004C62" w:rsidR="003E529E" w:rsidRDefault="003E529E" w:rsidP="003E529E">
      <w:pPr>
        <w:spacing w:after="200" w:line="276" w:lineRule="auto"/>
        <w:ind w:left="567"/>
        <w:jc w:val="both"/>
        <w:rPr>
          <w:ins w:id="332" w:author="GELIAS" w:date="2026-04-12T19:04:00Z"/>
        </w:rPr>
      </w:pPr>
      <w:ins w:id="333" w:author="GELIAS" w:date="2026-04-12T19:04:00Z">
        <w:r>
          <w:rPr>
            <w:b/>
            <w:bCs/>
          </w:rPr>
          <w:t>“Performance Test”</w:t>
        </w:r>
        <w:r>
          <w:t xml:space="preserve"> means the tests to be conducted pursuant to Section 11.</w:t>
        </w:r>
      </w:ins>
      <w:ins w:id="334" w:author="GELIAS" w:date="2026-04-13T17:43:00Z">
        <w:r w:rsidR="00C44F16">
          <w:t>3</w:t>
        </w:r>
      </w:ins>
      <w:ins w:id="335" w:author="GELIAS" w:date="2026-04-12T19:04:00Z">
        <w:r>
          <w:t xml:space="preserve"> to demonstrate that the Facility meets the Performance Guarantee before the Works are taken over by the Owner.</w:t>
        </w:r>
      </w:ins>
    </w:p>
    <w:p w14:paraId="769CE61A" w14:textId="77777777" w:rsidR="003E529E" w:rsidRDefault="003E529E" w:rsidP="003E529E">
      <w:pPr>
        <w:spacing w:after="200" w:line="276" w:lineRule="auto"/>
        <w:ind w:left="567"/>
        <w:jc w:val="both"/>
        <w:rPr>
          <w:ins w:id="336" w:author="GELIAS" w:date="2026-04-12T19:04:00Z"/>
        </w:rPr>
      </w:pPr>
      <w:ins w:id="337" w:author="GELIAS" w:date="2026-04-12T19:04:00Z">
        <w:r>
          <w:t>“</w:t>
        </w:r>
        <w:r w:rsidRPr="00F637C5">
          <w:rPr>
            <w:b/>
            <w:bCs/>
          </w:rPr>
          <w:t>Permanent Works</w:t>
        </w:r>
        <w:r>
          <w:t>” means the works of a permanent nature which are to be executed by the Contractor under the Contract.</w:t>
        </w:r>
      </w:ins>
    </w:p>
    <w:p w14:paraId="7C347358" w14:textId="77777777" w:rsidR="003E529E" w:rsidRDefault="003E529E" w:rsidP="003E529E">
      <w:pPr>
        <w:spacing w:after="200" w:line="276" w:lineRule="auto"/>
        <w:ind w:left="567"/>
        <w:jc w:val="both"/>
        <w:rPr>
          <w:ins w:id="338" w:author="GELIAS" w:date="2026-04-12T19:04:00Z"/>
        </w:rPr>
      </w:pPr>
      <w:ins w:id="339" w:author="GELIAS" w:date="2026-04-12T19:04:00Z">
        <w:r>
          <w:rPr>
            <w:b/>
            <w:bCs/>
          </w:rPr>
          <w:t>“Person”</w:t>
        </w:r>
        <w:r>
          <w:t xml:space="preserve"> means any individual, partnership, limited liability company, joint venture, corporation, trust, unincorporated organization, Governmental Authority, or any other entity.</w:t>
        </w:r>
      </w:ins>
    </w:p>
    <w:p w14:paraId="0339F993" w14:textId="77777777" w:rsidR="003E529E" w:rsidRDefault="003E529E" w:rsidP="003E529E">
      <w:pPr>
        <w:spacing w:after="200" w:line="276" w:lineRule="auto"/>
        <w:ind w:left="567"/>
        <w:jc w:val="both"/>
        <w:rPr>
          <w:ins w:id="340" w:author="GELIAS" w:date="2026-04-12T19:04:00Z"/>
        </w:rPr>
      </w:pPr>
      <w:ins w:id="341" w:author="GELIAS" w:date="2026-04-12T19:04:00Z">
        <w:r>
          <w:t>“</w:t>
        </w:r>
        <w:r w:rsidRPr="00F637C5">
          <w:rPr>
            <w:b/>
            <w:bCs/>
          </w:rPr>
          <w:t>Plant</w:t>
        </w:r>
        <w:r>
          <w:t>” means the apparatus, equipment, machinery and vehicles (including any components) whether on the Site or otherwise required under this Agreement and intended to form or forming part of the Permanent Works.</w:t>
        </w:r>
      </w:ins>
    </w:p>
    <w:p w14:paraId="62282097" w14:textId="77777777" w:rsidR="003E529E" w:rsidRDefault="003E529E" w:rsidP="003E529E">
      <w:pPr>
        <w:spacing w:after="200" w:line="276" w:lineRule="auto"/>
        <w:ind w:left="567"/>
        <w:jc w:val="both"/>
        <w:rPr>
          <w:ins w:id="342" w:author="GELIAS" w:date="2026-04-12T19:04:00Z"/>
        </w:rPr>
      </w:pPr>
      <w:ins w:id="343" w:author="GELIAS" w:date="2026-04-12T19:04:00Z">
        <w:r>
          <w:rPr>
            <w:b/>
            <w:bCs/>
          </w:rPr>
          <w:t xml:space="preserve">“Project” </w:t>
        </w:r>
        <w:r w:rsidRPr="00F637C5">
          <w:t>means the design, engineering, procurement and construction of the Facility in accordance with this Agreement</w:t>
        </w:r>
        <w:r>
          <w:rPr>
            <w:b/>
            <w:bCs/>
          </w:rPr>
          <w:t xml:space="preserve">. </w:t>
        </w:r>
      </w:ins>
    </w:p>
    <w:p w14:paraId="387736CC" w14:textId="356B976D" w:rsidR="003E529E" w:rsidRDefault="003E529E" w:rsidP="003E529E">
      <w:pPr>
        <w:spacing w:after="200" w:line="276" w:lineRule="auto"/>
        <w:ind w:left="567"/>
        <w:jc w:val="both"/>
        <w:rPr>
          <w:ins w:id="344" w:author="GELIAS" w:date="2026-04-12T19:04:00Z"/>
        </w:rPr>
      </w:pPr>
      <w:ins w:id="345" w:author="GELIAS" w:date="2026-04-12T19:04:00Z">
        <w:r>
          <w:rPr>
            <w:b/>
            <w:bCs/>
          </w:rPr>
          <w:t>“Project Schedule”</w:t>
        </w:r>
        <w:r>
          <w:t xml:space="preserve"> means the </w:t>
        </w:r>
      </w:ins>
      <w:ins w:id="346" w:author="GELIAS" w:date="2026-04-12T19:14:00Z">
        <w:r w:rsidR="006E12CF">
          <w:t xml:space="preserve">detailed time </w:t>
        </w:r>
        <w:proofErr w:type="spellStart"/>
        <w:r w:rsidR="006E12CF">
          <w:t>programme</w:t>
        </w:r>
        <w:proofErr w:type="spellEnd"/>
        <w:r w:rsidR="006E12CF">
          <w:t xml:space="preserve"> </w:t>
        </w:r>
      </w:ins>
      <w:ins w:id="347" w:author="GELIAS" w:date="2026-04-12T19:16:00Z">
        <w:r w:rsidR="006E12CF">
          <w:t>and schedule for the performance of the Work</w:t>
        </w:r>
        <w:r w:rsidR="006E12CF" w:rsidRPr="006E12CF">
          <w:t xml:space="preserve"> </w:t>
        </w:r>
      </w:ins>
      <w:ins w:id="348" w:author="GELIAS" w:date="2026-04-12T19:14:00Z">
        <w:r w:rsidR="006E12CF">
          <w:t xml:space="preserve">prepared and submitted by the Contractor </w:t>
        </w:r>
      </w:ins>
      <w:ins w:id="349" w:author="GELIAS" w:date="2026-04-12T19:17:00Z">
        <w:r w:rsidR="006E12CF">
          <w:t xml:space="preserve">as set forth in Schedule B </w:t>
        </w:r>
      </w:ins>
      <w:ins w:id="350" w:author="GELIAS" w:date="2026-04-12T19:14:00Z">
        <w:r w:rsidR="006E12CF">
          <w:t xml:space="preserve">to which the </w:t>
        </w:r>
      </w:ins>
      <w:ins w:id="351" w:author="GELIAS" w:date="2026-04-12T19:15:00Z">
        <w:r w:rsidR="006E12CF">
          <w:t xml:space="preserve">Owner </w:t>
        </w:r>
      </w:ins>
      <w:ins w:id="352" w:author="GELIAS" w:date="2026-04-12T19:14:00Z">
        <w:r w:rsidR="006E12CF">
          <w:t xml:space="preserve">has given (or is deemed to have given) a Notice of No-objection under </w:t>
        </w:r>
      </w:ins>
      <w:ins w:id="353" w:author="GELIAS" w:date="2026-04-13T17:05:00Z">
        <w:r w:rsidR="008D225D">
          <w:t>Section</w:t>
        </w:r>
      </w:ins>
      <w:ins w:id="354" w:author="GELIAS" w:date="2026-04-12T19:14:00Z">
        <w:r w:rsidR="006E12CF">
          <w:t xml:space="preserve"> </w:t>
        </w:r>
      </w:ins>
      <w:ins w:id="355" w:author="GELIAS" w:date="2026-04-12T19:15:00Z">
        <w:r w:rsidR="006E12CF">
          <w:t>5</w:t>
        </w:r>
      </w:ins>
      <w:ins w:id="356" w:author="GELIAS" w:date="2026-04-12T19:14:00Z">
        <w:r w:rsidR="006E12CF">
          <w:t>.3</w:t>
        </w:r>
      </w:ins>
      <w:ins w:id="357" w:author="GELIAS" w:date="2026-04-12T19:17:00Z">
        <w:r w:rsidR="006E12CF">
          <w:t xml:space="preserve"> and as may be updated in accordance with this Agreement</w:t>
        </w:r>
      </w:ins>
      <w:ins w:id="358" w:author="GELIAS" w:date="2026-04-12T19:18:00Z">
        <w:r w:rsidR="006E12CF">
          <w:t xml:space="preserve">. </w:t>
        </w:r>
      </w:ins>
    </w:p>
    <w:p w14:paraId="507DF6D7" w14:textId="77777777" w:rsidR="003E529E" w:rsidRDefault="003E529E" w:rsidP="003E529E">
      <w:pPr>
        <w:spacing w:after="200" w:line="276" w:lineRule="auto"/>
        <w:ind w:left="567"/>
        <w:jc w:val="both"/>
        <w:rPr>
          <w:ins w:id="359" w:author="GELIAS" w:date="2026-04-12T19:04:00Z"/>
        </w:rPr>
      </w:pPr>
      <w:ins w:id="360" w:author="GELIAS" w:date="2026-04-12T19:04:00Z">
        <w:r>
          <w:rPr>
            <w:b/>
            <w:bCs/>
          </w:rPr>
          <w:t>“Punchlist”</w:t>
        </w:r>
        <w:r>
          <w:t xml:space="preserve"> means a list of minor items of Work that remain to be completed or corrected after Substantial Completion, none of which individually or in the aggregate materially affect the safe operation of the Facility.</w:t>
        </w:r>
      </w:ins>
    </w:p>
    <w:p w14:paraId="689A5F5A" w14:textId="77777777" w:rsidR="003E529E" w:rsidRDefault="003E529E">
      <w:pPr>
        <w:spacing w:after="200" w:line="276" w:lineRule="auto"/>
        <w:ind w:left="567"/>
        <w:jc w:val="both"/>
        <w:pPrChange w:id="361" w:author="GELIAS" w:date="2026-04-11T16:21:00Z">
          <w:pPr>
            <w:spacing w:after="200" w:line="276" w:lineRule="auto"/>
            <w:jc w:val="both"/>
          </w:pPr>
        </w:pPrChange>
      </w:pPr>
    </w:p>
    <w:p w14:paraId="08AD9E9C" w14:textId="0F411602" w:rsidR="008B3961" w:rsidDel="00A124CA" w:rsidRDefault="00D74028">
      <w:pPr>
        <w:spacing w:after="200" w:line="276" w:lineRule="auto"/>
        <w:ind w:left="567"/>
        <w:jc w:val="both"/>
        <w:rPr>
          <w:moveFrom w:id="362" w:author="GELIAS" w:date="2026-04-09T10:34:00Z"/>
        </w:rPr>
        <w:pPrChange w:id="363" w:author="GELIAS" w:date="2026-04-11T16:21:00Z">
          <w:pPr>
            <w:spacing w:after="200" w:line="276" w:lineRule="auto"/>
            <w:jc w:val="both"/>
          </w:pPr>
        </w:pPrChange>
      </w:pPr>
      <w:moveFromRangeStart w:id="364" w:author="GELIAS" w:date="2026-04-09T10:34:00Z" w:name="move226623258"/>
      <w:moveFrom w:id="365" w:author="GELIAS" w:date="2026-04-09T10:34:00Z">
        <w:del w:id="366" w:author="GELIAS" w:date="2026-04-12T19:04:00Z">
          <w:r w:rsidDel="003E529E">
            <w:rPr>
              <w:b/>
              <w:bCs/>
            </w:rPr>
            <w:lastRenderedPageBreak/>
            <w:delText>“Advance Payment Guarantee” or “APG”</w:delText>
          </w:r>
          <w:r w:rsidDel="003E529E">
            <w:delText xml:space="preserve"> means the irrevocable, unconditional, on-demand bank guarantee(s) to be provided by the Contractor in accordance with Section 9.3 to secure the Owner’s advance and milestone payments.</w:delText>
          </w:r>
        </w:del>
      </w:moveFrom>
    </w:p>
    <w:moveFromRangeEnd w:id="364"/>
    <w:p w14:paraId="07AA8E3B" w14:textId="77777777" w:rsidR="008B3961" w:rsidRDefault="00D74028">
      <w:pPr>
        <w:spacing w:after="200" w:line="276" w:lineRule="auto"/>
        <w:ind w:left="567"/>
        <w:jc w:val="both"/>
        <w:rPr>
          <w:ins w:id="367" w:author="GELIAS" w:date="2026-04-09T10:45:00Z"/>
        </w:rPr>
        <w:pPrChange w:id="368" w:author="GELIAS" w:date="2026-04-11T16:21:00Z">
          <w:pPr>
            <w:spacing w:after="200" w:line="276" w:lineRule="auto"/>
            <w:jc w:val="both"/>
          </w:pPr>
        </w:pPrChange>
      </w:pPr>
      <w:r>
        <w:rPr>
          <w:b/>
          <w:bCs/>
        </w:rPr>
        <w:t>“Performance Bond”</w:t>
      </w:r>
      <w:r>
        <w:t xml:space="preserve"> means the irrevocable, unconditional, on-demand bank guarantee to be provided by the Contractor in accordance with Section 9.4 to secure the Contractor’s performance during the construction phase.</w:t>
      </w:r>
    </w:p>
    <w:p w14:paraId="3121E845" w14:textId="37373CBB" w:rsidR="00041BE3" w:rsidRPr="00041BE3" w:rsidRDefault="00041BE3">
      <w:pPr>
        <w:spacing w:after="200" w:line="276" w:lineRule="auto"/>
        <w:ind w:left="567"/>
        <w:jc w:val="both"/>
        <w:rPr>
          <w:ins w:id="369" w:author="GELIAS" w:date="2026-04-09T10:45:00Z"/>
          <w:rFonts w:eastAsia="Times New Roman"/>
          <w:b/>
          <w:bCs/>
        </w:rPr>
        <w:pPrChange w:id="370" w:author="GELIAS" w:date="2026-04-11T16:21:00Z">
          <w:pPr>
            <w:spacing w:after="200" w:line="276" w:lineRule="auto"/>
            <w:jc w:val="both"/>
          </w:pPr>
        </w:pPrChange>
      </w:pPr>
      <w:ins w:id="371" w:author="GELIAS" w:date="2026-04-09T10:45:00Z">
        <w:r w:rsidRPr="00041BE3">
          <w:rPr>
            <w:rFonts w:eastAsia="Times New Roman"/>
            <w:b/>
            <w:bCs/>
          </w:rPr>
          <w:t>“Performance Certificate</w:t>
        </w:r>
        <w:r w:rsidRPr="00041BE3">
          <w:rPr>
            <w:rFonts w:eastAsia="Times New Roman"/>
          </w:rPr>
          <w:t xml:space="preserve">” means the certificate issued by the Owner (or deemed to be issued) under </w:t>
        </w:r>
      </w:ins>
      <w:ins w:id="372" w:author="GELIAS" w:date="2026-04-13T17:33:00Z">
        <w:r w:rsidR="00407C7D">
          <w:rPr>
            <w:rFonts w:eastAsia="Times New Roman"/>
          </w:rPr>
          <w:t>Section</w:t>
        </w:r>
      </w:ins>
      <w:ins w:id="373" w:author="GELIAS" w:date="2026-04-09T10:45:00Z">
        <w:r w:rsidRPr="00041BE3">
          <w:rPr>
            <w:rFonts w:eastAsia="Times New Roman"/>
          </w:rPr>
          <w:t xml:space="preserve"> 11.6.</w:t>
        </w:r>
      </w:ins>
    </w:p>
    <w:p w14:paraId="4AD9F8A0" w14:textId="509A867E" w:rsidR="00041BE3" w:rsidDel="00041BE3" w:rsidRDefault="00041BE3">
      <w:pPr>
        <w:spacing w:after="200" w:line="276" w:lineRule="auto"/>
        <w:ind w:left="567"/>
        <w:jc w:val="both"/>
        <w:rPr>
          <w:del w:id="374" w:author="GELIAS" w:date="2026-04-09T10:45:00Z"/>
        </w:rPr>
        <w:pPrChange w:id="375" w:author="GELIAS" w:date="2026-04-11T16:21:00Z">
          <w:pPr>
            <w:spacing w:after="200" w:line="276" w:lineRule="auto"/>
            <w:jc w:val="both"/>
          </w:pPr>
        </w:pPrChange>
      </w:pPr>
    </w:p>
    <w:p w14:paraId="351F32D1" w14:textId="3DCEADC6" w:rsidR="008B3961" w:rsidRDefault="00D74028">
      <w:pPr>
        <w:spacing w:after="200" w:line="276" w:lineRule="auto"/>
        <w:ind w:left="567"/>
        <w:jc w:val="both"/>
        <w:pPrChange w:id="376" w:author="GELIAS" w:date="2026-04-11T16:21:00Z">
          <w:pPr>
            <w:spacing w:after="200" w:line="276" w:lineRule="auto"/>
            <w:jc w:val="both"/>
          </w:pPr>
        </w:pPrChange>
      </w:pPr>
      <w:r>
        <w:rPr>
          <w:b/>
          <w:bCs/>
        </w:rPr>
        <w:t>“Performance Security”</w:t>
      </w:r>
      <w:r>
        <w:t xml:space="preserve"> means collectively the Advance Payment Guarantee(s)</w:t>
      </w:r>
      <w:ins w:id="377" w:author="GELIAS" w:date="2026-04-09T10:45:00Z">
        <w:r w:rsidR="00041BE3">
          <w:t xml:space="preserve"> and the </w:t>
        </w:r>
      </w:ins>
      <w:del w:id="378" w:author="GELIAS" w:date="2026-04-09T10:45:00Z">
        <w:r w:rsidDel="00041BE3">
          <w:delText xml:space="preserve">, </w:delText>
        </w:r>
      </w:del>
      <w:r>
        <w:t xml:space="preserve">Performance Bond </w:t>
      </w:r>
      <w:del w:id="379" w:author="GELIAS" w:date="2026-04-09T10:45:00Z">
        <w:r w:rsidDel="00041BE3">
          <w:delText xml:space="preserve">and Retention Bond </w:delText>
        </w:r>
      </w:del>
      <w:r>
        <w:t xml:space="preserve">provided by the Contractor in accordance with </w:t>
      </w:r>
      <w:del w:id="380" w:author="GELIAS" w:date="2026-04-13T17:33:00Z">
        <w:r w:rsidDel="00407C7D">
          <w:delText>Article</w:delText>
        </w:r>
      </w:del>
      <w:ins w:id="381" w:author="GELIAS" w:date="2026-04-13T17:33:00Z">
        <w:r w:rsidR="00407C7D">
          <w:t>Section</w:t>
        </w:r>
      </w:ins>
      <w:r>
        <w:t xml:space="preserve"> 9.</w:t>
      </w:r>
    </w:p>
    <w:p w14:paraId="08ED5D69" w14:textId="52D02FF3" w:rsidR="008B3961" w:rsidRDefault="00D74028">
      <w:pPr>
        <w:spacing w:after="200" w:line="276" w:lineRule="auto"/>
        <w:ind w:left="567"/>
        <w:jc w:val="both"/>
        <w:rPr>
          <w:ins w:id="382" w:author="GELIAS" w:date="2026-04-12T18:59:00Z"/>
        </w:rPr>
      </w:pPr>
      <w:r>
        <w:rPr>
          <w:b/>
          <w:bCs/>
        </w:rPr>
        <w:t xml:space="preserve">“Retention </w:t>
      </w:r>
      <w:ins w:id="383" w:author="GELIAS" w:date="2026-04-09T10:49:00Z">
        <w:r w:rsidR="00041BE3">
          <w:rPr>
            <w:b/>
            <w:bCs/>
          </w:rPr>
          <w:t>Money</w:t>
        </w:r>
      </w:ins>
      <w:del w:id="384" w:author="GELIAS" w:date="2026-04-09T10:46:00Z">
        <w:r w:rsidDel="00041BE3">
          <w:rPr>
            <w:b/>
            <w:bCs/>
          </w:rPr>
          <w:delText>Bond</w:delText>
        </w:r>
      </w:del>
      <w:r>
        <w:rPr>
          <w:b/>
          <w:bCs/>
        </w:rPr>
        <w:t>”</w:t>
      </w:r>
      <w:r>
        <w:t xml:space="preserve"> </w:t>
      </w:r>
      <w:ins w:id="385" w:author="GELIAS" w:date="2026-04-12T23:26:00Z">
        <w:r w:rsidR="004E54C4" w:rsidRPr="004E54C4">
          <w:t xml:space="preserve">means the portion of each payment due to the Contractor which is withheld by the </w:t>
        </w:r>
        <w:r w:rsidR="004E54C4">
          <w:t>Owner</w:t>
        </w:r>
        <w:r w:rsidR="004E54C4" w:rsidRPr="004E54C4">
          <w:t xml:space="preserve"> as security for the due performance of the Contract and the remedy of defects during the Defects </w:t>
        </w:r>
        <w:r w:rsidR="004E54C4">
          <w:t xml:space="preserve">Correction </w:t>
        </w:r>
        <w:r w:rsidR="004E54C4" w:rsidRPr="004E54C4">
          <w:t>Period, and which shall be released in accordance with the terms of th</w:t>
        </w:r>
        <w:r w:rsidR="004E54C4">
          <w:t>is Agreement.</w:t>
        </w:r>
      </w:ins>
      <w:del w:id="386" w:author="GELIAS" w:date="2026-04-12T23:26:00Z">
        <w:r w:rsidDel="004E54C4">
          <w:delText>means the irrevocable, unconditional, on-demand bank guarantee to be provided by the Contractor in accordance with Section 9.5 to secure the Contractor’s post-Substantial Completion obligations, including warranty and defect correction obligations.</w:delText>
        </w:r>
      </w:del>
    </w:p>
    <w:p w14:paraId="63F6B2DA" w14:textId="3908BC00" w:rsidR="00BE2140" w:rsidRDefault="00BE2140">
      <w:pPr>
        <w:spacing w:after="200" w:line="276" w:lineRule="auto"/>
        <w:ind w:left="567"/>
        <w:jc w:val="both"/>
        <w:pPrChange w:id="387" w:author="GELIAS" w:date="2026-04-11T16:21:00Z">
          <w:pPr>
            <w:spacing w:after="200" w:line="276" w:lineRule="auto"/>
            <w:jc w:val="both"/>
          </w:pPr>
        </w:pPrChange>
      </w:pPr>
      <w:ins w:id="388" w:author="GELIAS" w:date="2026-04-12T18:59:00Z">
        <w:r>
          <w:t>“</w:t>
        </w:r>
        <w:r w:rsidRPr="00BE2140">
          <w:rPr>
            <w:b/>
            <w:bCs/>
            <w:rPrChange w:id="389" w:author="GELIAS" w:date="2026-04-12T19:01:00Z">
              <w:rPr/>
            </w:rPrChange>
          </w:rPr>
          <w:t>Review</w:t>
        </w:r>
        <w:r>
          <w:t xml:space="preserve">” means examination and consideration by the </w:t>
        </w:r>
      </w:ins>
      <w:ins w:id="390" w:author="GELIAS" w:date="2026-04-12T19:00:00Z">
        <w:r>
          <w:t>Owner</w:t>
        </w:r>
      </w:ins>
      <w:ins w:id="391" w:author="GELIAS" w:date="2026-04-12T18:59:00Z">
        <w:r>
          <w:t xml:space="preserve"> of a Contractor’s submission in order to assess whether (and to what extent) it complies with the </w:t>
        </w:r>
      </w:ins>
      <w:ins w:id="392" w:author="GELIAS" w:date="2026-04-12T19:01:00Z">
        <w:r>
          <w:t>A</w:t>
        </w:r>
      </w:ins>
      <w:ins w:id="393" w:author="GELIAS" w:date="2026-04-12T19:02:00Z">
        <w:r>
          <w:t xml:space="preserve">greement </w:t>
        </w:r>
      </w:ins>
      <w:ins w:id="394" w:author="GELIAS" w:date="2026-04-12T18:59:00Z">
        <w:r>
          <w:t xml:space="preserve">and/or with the Contractor’s obligations under or in connection with the </w:t>
        </w:r>
      </w:ins>
      <w:ins w:id="395" w:author="GELIAS" w:date="2026-04-12T19:02:00Z">
        <w:r>
          <w:t>Agreement</w:t>
        </w:r>
        <w:r w:rsidR="003E529E">
          <w:t>.</w:t>
        </w:r>
      </w:ins>
    </w:p>
    <w:p w14:paraId="152544B0" w14:textId="4B1380FE" w:rsidR="008B3961" w:rsidDel="003E529E" w:rsidRDefault="00D74028">
      <w:pPr>
        <w:spacing w:after="200" w:line="276" w:lineRule="auto"/>
        <w:ind w:left="567"/>
        <w:jc w:val="both"/>
        <w:rPr>
          <w:moveFrom w:id="396" w:author="GELIAS" w:date="2026-04-12T19:02:00Z"/>
        </w:rPr>
        <w:pPrChange w:id="397" w:author="GELIAS" w:date="2026-04-12T19:02:00Z">
          <w:pPr>
            <w:spacing w:after="200" w:line="276" w:lineRule="auto"/>
            <w:jc w:val="both"/>
          </w:pPr>
        </w:pPrChange>
      </w:pPr>
      <w:del w:id="398" w:author="GELIAS" w:date="2026-04-12T19:05:00Z">
        <w:r w:rsidDel="003E529E">
          <w:rPr>
            <w:b/>
            <w:bCs/>
          </w:rPr>
          <w:delText>“</w:delText>
        </w:r>
      </w:del>
      <w:moveFromRangeStart w:id="399" w:author="GELIAS" w:date="2026-04-12T19:02:00Z" w:name="move226912982"/>
      <w:moveFrom w:id="400" w:author="GELIAS" w:date="2026-04-12T19:02:00Z">
        <w:r w:rsidDel="003E529E">
          <w:rPr>
            <w:b/>
            <w:bCs/>
          </w:rPr>
          <w:t>Major Subcontractor”</w:t>
        </w:r>
        <w:r w:rsidDel="003E529E">
          <w:t xml:space="preserve"> means any Subcontractor whose subcontract value exceeds </w:t>
        </w:r>
        <w:r w:rsidDel="003E529E">
          <w:rPr>
            <w:shd w:val="clear" w:color="auto" w:fill="FFFF00"/>
          </w:rPr>
          <w:t>five percent (5%)</w:t>
        </w:r>
        <w:r w:rsidDel="003E529E">
          <w:t xml:space="preserve"> of the Contract Price.</w:t>
        </w:r>
      </w:moveFrom>
    </w:p>
    <w:p w14:paraId="51C8C89D" w14:textId="0058660B" w:rsidR="008B3961" w:rsidDel="003E529E" w:rsidRDefault="00D74028">
      <w:pPr>
        <w:spacing w:after="200" w:line="276" w:lineRule="auto"/>
        <w:ind w:left="567"/>
        <w:jc w:val="both"/>
        <w:rPr>
          <w:moveFrom w:id="401" w:author="GELIAS" w:date="2026-04-12T19:02:00Z"/>
        </w:rPr>
        <w:pPrChange w:id="402" w:author="GELIAS" w:date="2026-04-12T19:02:00Z">
          <w:pPr>
            <w:spacing w:after="200" w:line="276" w:lineRule="auto"/>
            <w:jc w:val="both"/>
          </w:pPr>
        </w:pPrChange>
      </w:pPr>
      <w:moveFrom w:id="403" w:author="GELIAS" w:date="2026-04-12T19:02:00Z">
        <w:r w:rsidDel="003E529E">
          <w:rPr>
            <w:b/>
            <w:bCs/>
          </w:rPr>
          <w:t>“Minimum Acceptance Criteria”</w:t>
        </w:r>
        <w:r w:rsidDel="003E529E">
          <w:t xml:space="preserve"> means the minimum performance standards that the Facility must achieve for Substantial Completion, as specified in Schedule A-3.</w:t>
        </w:r>
      </w:moveFrom>
    </w:p>
    <w:p w14:paraId="1EC4FD1D" w14:textId="29486D20" w:rsidR="008B3961" w:rsidDel="003E529E" w:rsidRDefault="00D74028">
      <w:pPr>
        <w:spacing w:after="200" w:line="276" w:lineRule="auto"/>
        <w:ind w:left="567"/>
        <w:jc w:val="both"/>
        <w:rPr>
          <w:del w:id="404" w:author="GELIAS" w:date="2026-04-12T19:05:00Z"/>
        </w:rPr>
        <w:pPrChange w:id="405" w:author="GELIAS" w:date="2026-04-12T19:02:00Z">
          <w:pPr>
            <w:spacing w:after="200" w:line="276" w:lineRule="auto"/>
            <w:jc w:val="both"/>
          </w:pPr>
        </w:pPrChange>
      </w:pPr>
      <w:moveFrom w:id="406" w:author="GELIAS" w:date="2026-04-12T19:02:00Z">
        <w:r w:rsidDel="003E529E">
          <w:rPr>
            <w:b/>
            <w:bCs/>
          </w:rPr>
          <w:t>“Month”</w:t>
        </w:r>
        <w:r w:rsidDel="003E529E">
          <w:t xml:space="preserve"> means a calendar month.</w:t>
        </w:r>
      </w:moveFrom>
      <w:moveFromRangeEnd w:id="399"/>
    </w:p>
    <w:p w14:paraId="613C8862" w14:textId="0670213E" w:rsidR="00041BE3" w:rsidDel="00041BE3" w:rsidRDefault="00D74028">
      <w:pPr>
        <w:spacing w:after="200" w:line="276" w:lineRule="auto"/>
        <w:ind w:left="567"/>
        <w:jc w:val="both"/>
        <w:rPr>
          <w:del w:id="407" w:author="GELIAS" w:date="2026-04-09T10:51:00Z"/>
        </w:rPr>
        <w:pPrChange w:id="408" w:author="GELIAS" w:date="2026-04-11T16:21:00Z">
          <w:pPr>
            <w:spacing w:after="200" w:line="276" w:lineRule="auto"/>
            <w:jc w:val="both"/>
          </w:pPr>
        </w:pPrChange>
      </w:pPr>
      <w:del w:id="409" w:author="GELIAS" w:date="2026-04-12T19:03:00Z">
        <w:r w:rsidDel="003E529E">
          <w:rPr>
            <w:b/>
            <w:bCs/>
          </w:rPr>
          <w:delText>“NCDMB”</w:delText>
        </w:r>
        <w:r w:rsidDel="003E529E">
          <w:delText xml:space="preserve"> means the Nigerian Content Development and Monitoring Board established under the Nigerian Oil and Gas Industry Content Development Act 2010.</w:delText>
        </w:r>
      </w:del>
    </w:p>
    <w:p w14:paraId="62405FB1" w14:textId="2B331C4B" w:rsidR="00041BE3" w:rsidDel="00041BE3" w:rsidRDefault="00D74028">
      <w:pPr>
        <w:spacing w:after="200" w:line="276" w:lineRule="auto"/>
        <w:ind w:left="567"/>
        <w:jc w:val="both"/>
        <w:rPr>
          <w:del w:id="410" w:author="GELIAS" w:date="2026-04-09T10:52:00Z"/>
        </w:rPr>
        <w:pPrChange w:id="411" w:author="GELIAS" w:date="2026-04-11T16:21:00Z">
          <w:pPr>
            <w:spacing w:after="200" w:line="276" w:lineRule="auto"/>
            <w:jc w:val="both"/>
          </w:pPr>
        </w:pPrChange>
      </w:pPr>
      <w:del w:id="412" w:author="GELIAS" w:date="2026-04-12T19:03:00Z">
        <w:r w:rsidDel="003E529E">
          <w:rPr>
            <w:b/>
            <w:bCs/>
          </w:rPr>
          <w:delText>“Notice to Proceed” or “NTP”</w:delText>
        </w:r>
        <w:r w:rsidDel="003E529E">
          <w:delText xml:space="preserve"> means the written notice issued by the Owner to the Contractor authorizing commencement of the Work in accordance with Section 5.2.</w:delText>
        </w:r>
      </w:del>
    </w:p>
    <w:p w14:paraId="713D962A" w14:textId="5B3F700C" w:rsidR="00041BE3" w:rsidDel="003E529E" w:rsidRDefault="00D74028">
      <w:pPr>
        <w:spacing w:after="200" w:line="276" w:lineRule="auto"/>
        <w:ind w:left="567"/>
        <w:jc w:val="both"/>
        <w:rPr>
          <w:del w:id="413" w:author="GELIAS" w:date="2026-04-12T19:04:00Z"/>
        </w:rPr>
        <w:pPrChange w:id="414" w:author="GELIAS" w:date="2026-04-11T16:21:00Z">
          <w:pPr>
            <w:spacing w:after="200" w:line="276" w:lineRule="auto"/>
            <w:jc w:val="both"/>
          </w:pPr>
        </w:pPrChange>
      </w:pPr>
      <w:del w:id="415" w:author="GELIAS" w:date="2026-04-12T19:04:00Z">
        <w:r w:rsidDel="003E529E">
          <w:rPr>
            <w:b/>
            <w:bCs/>
          </w:rPr>
          <w:delText>“Owner Group”</w:delText>
        </w:r>
        <w:r w:rsidDel="003E529E">
          <w:delText xml:space="preserve"> means the Owner, its Affiliates, and their respective directors, officers, employees, agents, representatives and other contractors.</w:delText>
        </w:r>
      </w:del>
    </w:p>
    <w:p w14:paraId="011E98A5" w14:textId="52D85776" w:rsidR="008B3961" w:rsidDel="003E529E" w:rsidRDefault="00D74028">
      <w:pPr>
        <w:spacing w:after="200" w:line="276" w:lineRule="auto"/>
        <w:ind w:left="567"/>
        <w:jc w:val="both"/>
        <w:rPr>
          <w:del w:id="416" w:author="GELIAS" w:date="2026-04-12T19:04:00Z"/>
        </w:rPr>
        <w:pPrChange w:id="417" w:author="GELIAS" w:date="2026-04-11T16:21:00Z">
          <w:pPr>
            <w:spacing w:after="200" w:line="276" w:lineRule="auto"/>
            <w:jc w:val="both"/>
          </w:pPr>
        </w:pPrChange>
      </w:pPr>
      <w:del w:id="418" w:author="GELIAS" w:date="2026-04-12T19:04:00Z">
        <w:r w:rsidDel="003E529E">
          <w:rPr>
            <w:b/>
            <w:bCs/>
          </w:rPr>
          <w:lastRenderedPageBreak/>
          <w:delText>“Owner’s Representative”</w:delText>
        </w:r>
        <w:r w:rsidDel="003E529E">
          <w:delText xml:space="preserve"> means the individual designated by the Owner pursuant to Section 4.9 to act on behalf of the Owner for matters arising under this Agreement.</w:delText>
        </w:r>
      </w:del>
    </w:p>
    <w:p w14:paraId="64ED0DDF" w14:textId="36452DAD" w:rsidR="008B3961" w:rsidDel="003E529E" w:rsidRDefault="00D74028">
      <w:pPr>
        <w:spacing w:after="200" w:line="276" w:lineRule="auto"/>
        <w:ind w:left="567"/>
        <w:jc w:val="both"/>
        <w:rPr>
          <w:del w:id="419" w:author="GELIAS" w:date="2026-04-12T19:04:00Z"/>
        </w:rPr>
        <w:pPrChange w:id="420" w:author="GELIAS" w:date="2026-04-11T16:21:00Z">
          <w:pPr>
            <w:spacing w:after="200" w:line="276" w:lineRule="auto"/>
            <w:jc w:val="both"/>
          </w:pPr>
        </w:pPrChange>
      </w:pPr>
      <w:del w:id="421" w:author="GELIAS" w:date="2026-04-12T19:04:00Z">
        <w:r w:rsidDel="003E529E">
          <w:rPr>
            <w:b/>
            <w:bCs/>
          </w:rPr>
          <w:delText>“Performance Guarantee”</w:delText>
        </w:r>
        <w:r w:rsidDel="003E529E">
          <w:delText xml:space="preserve"> means the guaranteed performance levels of the Facility as specified in Schedule A-3.</w:delText>
        </w:r>
      </w:del>
    </w:p>
    <w:p w14:paraId="753A065A" w14:textId="3AA71273" w:rsidR="008B3961" w:rsidDel="003E529E" w:rsidRDefault="00D74028">
      <w:pPr>
        <w:spacing w:after="200" w:line="276" w:lineRule="auto"/>
        <w:ind w:left="567"/>
        <w:jc w:val="both"/>
        <w:rPr>
          <w:del w:id="422" w:author="GELIAS" w:date="2026-04-12T19:04:00Z"/>
        </w:rPr>
        <w:pPrChange w:id="423" w:author="GELIAS" w:date="2026-04-11T16:21:00Z">
          <w:pPr>
            <w:spacing w:after="200" w:line="276" w:lineRule="auto"/>
            <w:jc w:val="both"/>
          </w:pPr>
        </w:pPrChange>
      </w:pPr>
      <w:del w:id="424" w:author="GELIAS" w:date="2026-04-12T19:04:00Z">
        <w:r w:rsidDel="003E529E">
          <w:rPr>
            <w:b/>
            <w:bCs/>
          </w:rPr>
          <w:delText>“Performance Liquidated Damages”</w:delText>
        </w:r>
        <w:r w:rsidDel="003E529E">
          <w:delText xml:space="preserve"> has the meaning assigned in Section 13.2.</w:delText>
        </w:r>
      </w:del>
    </w:p>
    <w:p w14:paraId="4FD15855" w14:textId="1999A686" w:rsidR="00D45FB3" w:rsidDel="003E529E" w:rsidRDefault="00D74028">
      <w:pPr>
        <w:spacing w:after="200" w:line="276" w:lineRule="auto"/>
        <w:ind w:left="567"/>
        <w:jc w:val="both"/>
        <w:rPr>
          <w:del w:id="425" w:author="GELIAS" w:date="2026-04-12T19:04:00Z"/>
        </w:rPr>
        <w:pPrChange w:id="426" w:author="GELIAS" w:date="2026-04-11T16:21:00Z">
          <w:pPr>
            <w:spacing w:after="200" w:line="276" w:lineRule="auto"/>
            <w:jc w:val="both"/>
          </w:pPr>
        </w:pPrChange>
      </w:pPr>
      <w:del w:id="427" w:author="GELIAS" w:date="2026-04-12T19:04:00Z">
        <w:r w:rsidDel="003E529E">
          <w:rPr>
            <w:b/>
            <w:bCs/>
          </w:rPr>
          <w:delText>“Performance Test”</w:delText>
        </w:r>
        <w:r w:rsidDel="003E529E">
          <w:delText xml:space="preserve"> means the tests to be conducted pursuant to Section 11.2 to demonstrate that the Facility meets the Performance Guarantee.</w:delText>
        </w:r>
      </w:del>
    </w:p>
    <w:p w14:paraId="7AB33054" w14:textId="745571E8" w:rsidR="002F7344" w:rsidDel="003E529E" w:rsidRDefault="00D74028">
      <w:pPr>
        <w:spacing w:after="200" w:line="276" w:lineRule="auto"/>
        <w:ind w:left="567"/>
        <w:jc w:val="both"/>
        <w:rPr>
          <w:del w:id="428" w:author="GELIAS" w:date="2026-04-12T19:04:00Z"/>
        </w:rPr>
        <w:pPrChange w:id="429" w:author="GELIAS" w:date="2026-04-11T16:21:00Z">
          <w:pPr>
            <w:spacing w:after="200" w:line="276" w:lineRule="auto"/>
            <w:jc w:val="both"/>
          </w:pPr>
        </w:pPrChange>
      </w:pPr>
      <w:del w:id="430" w:author="GELIAS" w:date="2026-04-12T19:04:00Z">
        <w:r w:rsidDel="003E529E">
          <w:rPr>
            <w:b/>
            <w:bCs/>
          </w:rPr>
          <w:delText>“Person”</w:delText>
        </w:r>
        <w:r w:rsidDel="003E529E">
          <w:delText xml:space="preserve"> means any individual, partnership, limited liability company, joint venture, corporation, trust, unincorporated organization, Governmental Authority, or any other entity.</w:delText>
        </w:r>
      </w:del>
    </w:p>
    <w:p w14:paraId="4EC844D1" w14:textId="21C6572B" w:rsidR="008B3961" w:rsidDel="003E529E" w:rsidRDefault="00D74028">
      <w:pPr>
        <w:spacing w:after="200" w:line="276" w:lineRule="auto"/>
        <w:ind w:left="567"/>
        <w:jc w:val="both"/>
        <w:rPr>
          <w:del w:id="431" w:author="GELIAS" w:date="2026-04-12T19:04:00Z"/>
        </w:rPr>
        <w:pPrChange w:id="432" w:author="GELIAS" w:date="2026-04-11T16:21:00Z">
          <w:pPr>
            <w:spacing w:after="200" w:line="276" w:lineRule="auto"/>
            <w:jc w:val="both"/>
          </w:pPr>
        </w:pPrChange>
      </w:pPr>
      <w:del w:id="433" w:author="GELIAS" w:date="2026-04-12T19:04:00Z">
        <w:r w:rsidDel="003E529E">
          <w:rPr>
            <w:b/>
            <w:bCs/>
          </w:rPr>
          <w:delText>“Project Schedule”</w:delText>
        </w:r>
        <w:r w:rsidDel="003E529E">
          <w:delText xml:space="preserve"> means the schedule for the performance of the Work, as set forth in Schedule B and as may be updated in accordance with this Agreement.</w:delText>
        </w:r>
      </w:del>
    </w:p>
    <w:p w14:paraId="34B91A39" w14:textId="2C80AD73" w:rsidR="00041BE3" w:rsidRPr="00041BE3" w:rsidRDefault="00D74028">
      <w:pPr>
        <w:spacing w:after="200" w:line="276" w:lineRule="auto"/>
        <w:ind w:left="567"/>
        <w:jc w:val="both"/>
        <w:rPr>
          <w:ins w:id="434" w:author="GELIAS" w:date="2026-04-09T10:53:00Z"/>
          <w:rFonts w:eastAsia="Times New Roman"/>
        </w:rPr>
        <w:pPrChange w:id="435" w:author="GELIAS" w:date="2026-04-11T16:21:00Z">
          <w:pPr>
            <w:spacing w:after="200" w:line="276" w:lineRule="auto"/>
            <w:jc w:val="both"/>
          </w:pPr>
        </w:pPrChange>
      </w:pPr>
      <w:del w:id="436" w:author="GELIAS" w:date="2026-04-12T19:04:00Z">
        <w:r w:rsidDel="003E529E">
          <w:rPr>
            <w:b/>
            <w:bCs/>
          </w:rPr>
          <w:delText>“Punchlist”</w:delText>
        </w:r>
        <w:r w:rsidDel="003E529E">
          <w:delText xml:space="preserve"> means a list of minor items of Work that remain to be completed or corrected after Substantial Completion, none of which individually or in the aggregate materially affect the safe operation of the Facility.</w:delText>
        </w:r>
      </w:del>
      <w:ins w:id="437" w:author="GELIAS" w:date="2026-04-09T10:53:00Z">
        <w:r w:rsidR="00041BE3" w:rsidRPr="00041BE3">
          <w:rPr>
            <w:rFonts w:eastAsia="Times New Roman"/>
          </w:rPr>
          <w:t>“</w:t>
        </w:r>
        <w:r w:rsidR="00041BE3" w:rsidRPr="00041BE3">
          <w:rPr>
            <w:rFonts w:eastAsia="Times New Roman"/>
            <w:b/>
            <w:bCs/>
            <w:rPrChange w:id="438" w:author="GELIAS" w:date="2026-04-09T10:53:00Z">
              <w:rPr>
                <w:rFonts w:eastAsia="Times New Roman"/>
              </w:rPr>
            </w:rPrChange>
          </w:rPr>
          <w:t>Review Period</w:t>
        </w:r>
        <w:r w:rsidR="00041BE3" w:rsidRPr="00041BE3">
          <w:rPr>
            <w:rFonts w:eastAsia="Times New Roman"/>
          </w:rPr>
          <w:t xml:space="preserve">” means the period </w:t>
        </w:r>
        <w:commentRangeStart w:id="439"/>
        <w:r w:rsidR="00041BE3" w:rsidRPr="00041BE3">
          <w:rPr>
            <w:rFonts w:eastAsia="Times New Roman"/>
          </w:rPr>
          <w:t xml:space="preserve">not exceeding </w:t>
        </w:r>
      </w:ins>
      <w:ins w:id="440" w:author="GELIAS" w:date="2026-04-09T10:55:00Z">
        <w:r w:rsidR="00937AC8">
          <w:rPr>
            <w:rFonts w:eastAsia="Times New Roman"/>
          </w:rPr>
          <w:t>[</w:t>
        </w:r>
      </w:ins>
      <w:ins w:id="441" w:author="GELIAS" w:date="2026-04-09T10:53:00Z">
        <w:del w:id="442" w:author="EVANS" w:date="2026-04-26T06:21:00Z">
          <w:r w:rsidR="00041BE3" w:rsidRPr="00041BE3" w:rsidDel="00B8463F">
            <w:rPr>
              <w:rFonts w:eastAsia="Times New Roman"/>
            </w:rPr>
            <w:delText>7</w:delText>
          </w:r>
        </w:del>
      </w:ins>
      <w:ins w:id="443" w:author="EVANS" w:date="2026-04-26T06:21:00Z">
        <w:r w:rsidR="00B8463F">
          <w:rPr>
            <w:rFonts w:eastAsia="Times New Roman"/>
          </w:rPr>
          <w:t>3</w:t>
        </w:r>
      </w:ins>
      <w:ins w:id="444" w:author="GELIAS" w:date="2026-04-09T10:55:00Z">
        <w:r w:rsidR="00937AC8">
          <w:rPr>
            <w:rFonts w:eastAsia="Times New Roman"/>
          </w:rPr>
          <w:t>]</w:t>
        </w:r>
      </w:ins>
      <w:ins w:id="445" w:author="GELIAS" w:date="2026-04-09T10:53:00Z">
        <w:r w:rsidR="00041BE3" w:rsidRPr="00041BE3">
          <w:rPr>
            <w:rFonts w:eastAsia="Times New Roman"/>
          </w:rPr>
          <w:t xml:space="preserve"> days, </w:t>
        </w:r>
      </w:ins>
      <w:commentRangeEnd w:id="439"/>
      <w:r w:rsidR="00B8463F">
        <w:rPr>
          <w:rStyle w:val="CommentReference"/>
        </w:rPr>
        <w:commentReference w:id="439"/>
      </w:r>
      <w:ins w:id="446" w:author="GELIAS" w:date="2026-04-09T10:53:00Z">
        <w:r w:rsidR="00041BE3" w:rsidRPr="00041BE3">
          <w:rPr>
            <w:rFonts w:eastAsia="Times New Roman"/>
          </w:rPr>
          <w:t>or as otherwise stated in the Owner’s Requirement as being required for to be submitted for Review, but includes all documents on which a specified Contract Document relies for completeness.</w:t>
        </w:r>
      </w:ins>
    </w:p>
    <w:p w14:paraId="13982AAF" w14:textId="3264FDAD" w:rsidR="00041BE3" w:rsidDel="00937AC8" w:rsidRDefault="00041BE3">
      <w:pPr>
        <w:spacing w:after="200" w:line="276" w:lineRule="auto"/>
        <w:ind w:left="567"/>
        <w:jc w:val="both"/>
        <w:rPr>
          <w:del w:id="447" w:author="GELIAS" w:date="2026-04-09T11:01:00Z"/>
        </w:rPr>
        <w:pPrChange w:id="448" w:author="GELIAS" w:date="2026-04-11T16:21:00Z">
          <w:pPr>
            <w:spacing w:after="200" w:line="276" w:lineRule="auto"/>
            <w:jc w:val="both"/>
          </w:pPr>
        </w:pPrChange>
      </w:pPr>
    </w:p>
    <w:p w14:paraId="7B4B2563" w14:textId="215EDFE4" w:rsidR="008B3961" w:rsidRDefault="00D74028">
      <w:pPr>
        <w:spacing w:after="200" w:line="276" w:lineRule="auto"/>
        <w:ind w:left="567"/>
        <w:jc w:val="both"/>
        <w:rPr>
          <w:ins w:id="449" w:author="GELIAS" w:date="2026-04-09T11:02:00Z"/>
        </w:rPr>
        <w:pPrChange w:id="450" w:author="GELIAS" w:date="2026-04-11T16:21:00Z">
          <w:pPr>
            <w:spacing w:after="200" w:line="276" w:lineRule="auto"/>
            <w:jc w:val="both"/>
          </w:pPr>
        </w:pPrChange>
      </w:pPr>
      <w:r>
        <w:rPr>
          <w:b/>
          <w:bCs/>
        </w:rPr>
        <w:t>“RFSU” or “Ready for Start-Up”</w:t>
      </w:r>
      <w:r>
        <w:t xml:space="preserve"> means the stage at which the Facility has been mechanically completed and is ready for the introduction of feedstock for </w:t>
      </w:r>
      <w:ins w:id="451" w:author="GELIAS" w:date="2026-04-09T11:02:00Z">
        <w:r w:rsidR="00937AC8">
          <w:t>C</w:t>
        </w:r>
      </w:ins>
      <w:del w:id="452" w:author="GELIAS" w:date="2026-04-09T11:02:00Z">
        <w:r w:rsidDel="00937AC8">
          <w:delText>c</w:delText>
        </w:r>
      </w:del>
      <w:r>
        <w:t>ommissioning and start-up.</w:t>
      </w:r>
    </w:p>
    <w:p w14:paraId="55619DDA" w14:textId="4139F12B" w:rsidR="00937AC8" w:rsidRPr="00937AC8" w:rsidRDefault="00937AC8">
      <w:pPr>
        <w:spacing w:after="200" w:line="276" w:lineRule="auto"/>
        <w:ind w:left="567"/>
        <w:jc w:val="both"/>
        <w:rPr>
          <w:ins w:id="453" w:author="GELIAS" w:date="2026-04-09T11:02:00Z"/>
          <w:rFonts w:eastAsia="Times New Roman"/>
        </w:rPr>
        <w:pPrChange w:id="454" w:author="GELIAS" w:date="2026-04-11T16:21:00Z">
          <w:pPr>
            <w:spacing w:after="200" w:line="276" w:lineRule="auto"/>
            <w:jc w:val="both"/>
          </w:pPr>
        </w:pPrChange>
      </w:pPr>
      <w:ins w:id="455" w:author="GELIAS" w:date="2026-04-09T11:02:00Z">
        <w:r w:rsidRPr="00937AC8">
          <w:rPr>
            <w:rFonts w:eastAsia="Times New Roman"/>
            <w:b/>
            <w:bCs/>
          </w:rPr>
          <w:t xml:space="preserve">“RFSU Completion Certificate” </w:t>
        </w:r>
        <w:r w:rsidRPr="00937AC8">
          <w:rPr>
            <w:rFonts w:eastAsia="Times New Roman"/>
          </w:rPr>
          <w:t xml:space="preserve">means the certificate issued by the Contractor to the Owner in accordance with </w:t>
        </w:r>
      </w:ins>
      <w:ins w:id="456" w:author="GELIAS" w:date="2026-04-13T17:33:00Z">
        <w:r w:rsidR="00407C7D">
          <w:rPr>
            <w:rFonts w:eastAsia="Times New Roman"/>
          </w:rPr>
          <w:t>Section</w:t>
        </w:r>
      </w:ins>
      <w:ins w:id="457" w:author="GELIAS" w:date="2026-04-09T11:02:00Z">
        <w:r w:rsidRPr="00937AC8">
          <w:rPr>
            <w:rFonts w:eastAsia="Times New Roman"/>
          </w:rPr>
          <w:t xml:space="preserve"> 11.</w:t>
        </w:r>
      </w:ins>
    </w:p>
    <w:p w14:paraId="4C000758" w14:textId="6F54D1E8" w:rsidR="00937AC8" w:rsidDel="00937AC8" w:rsidRDefault="00937AC8">
      <w:pPr>
        <w:spacing w:after="200" w:line="276" w:lineRule="auto"/>
        <w:ind w:left="567"/>
        <w:jc w:val="both"/>
        <w:rPr>
          <w:del w:id="458" w:author="GELIAS" w:date="2026-04-09T11:02:00Z"/>
        </w:rPr>
        <w:pPrChange w:id="459" w:author="GELIAS" w:date="2026-04-11T16:21:00Z">
          <w:pPr>
            <w:spacing w:after="200" w:line="276" w:lineRule="auto"/>
            <w:jc w:val="both"/>
          </w:pPr>
        </w:pPrChange>
      </w:pPr>
    </w:p>
    <w:p w14:paraId="0CE64586" w14:textId="11BB73ED" w:rsidR="008B3961" w:rsidRDefault="00D74028">
      <w:pPr>
        <w:spacing w:after="200" w:line="276" w:lineRule="auto"/>
        <w:ind w:left="567"/>
        <w:jc w:val="both"/>
        <w:rPr>
          <w:ins w:id="460" w:author="PCC" w:date="2026-03-27T14:48:00Z"/>
        </w:rPr>
        <w:pPrChange w:id="461" w:author="GELIAS" w:date="2026-04-11T16:21:00Z">
          <w:pPr>
            <w:spacing w:after="200" w:line="276" w:lineRule="auto"/>
            <w:jc w:val="both"/>
          </w:pPr>
        </w:pPrChange>
      </w:pPr>
      <w:r>
        <w:rPr>
          <w:b/>
          <w:bCs/>
        </w:rPr>
        <w:t>“Site”</w:t>
      </w:r>
      <w:r>
        <w:t xml:space="preserve"> means the land and premises upon and under which the Facility is to be constructed, as more particularly described in Schedule C.</w:t>
      </w:r>
    </w:p>
    <w:p w14:paraId="412FDBB6" w14:textId="77777777" w:rsidR="00E86EEB" w:rsidRDefault="00E86EEB">
      <w:pPr>
        <w:spacing w:after="200" w:line="276" w:lineRule="auto"/>
        <w:ind w:left="567"/>
        <w:jc w:val="both"/>
        <w:rPr>
          <w:ins w:id="462" w:author="PCC" w:date="2026-03-27T14:48:00Z"/>
        </w:rPr>
        <w:pPrChange w:id="463" w:author="GELIAS" w:date="2026-04-11T16:21:00Z">
          <w:pPr>
            <w:spacing w:after="200" w:line="276" w:lineRule="auto"/>
            <w:jc w:val="both"/>
          </w:pPr>
        </w:pPrChange>
      </w:pPr>
      <w:ins w:id="464" w:author="PCC" w:date="2026-03-27T14:48:00Z">
        <w:r>
          <w:t>“</w:t>
        </w:r>
        <w:r w:rsidRPr="008C4730">
          <w:rPr>
            <w:b/>
            <w:bCs/>
            <w:rPrChange w:id="465" w:author="GELIAS" w:date="2026-04-09T11:07:00Z">
              <w:rPr/>
            </w:rPrChange>
          </w:rPr>
          <w:t>Subcontrac</w:t>
        </w:r>
        <w:r>
          <w:t>t” means any agreement by Contractor with a Subcontractor for the supply of goods, services, materials, or equipment in connection with or for the performance of any portion of the work.</w:t>
        </w:r>
      </w:ins>
    </w:p>
    <w:p w14:paraId="5F5B0085" w14:textId="1553F6B9" w:rsidR="00E86EEB" w:rsidDel="008C4730" w:rsidRDefault="00E86EEB">
      <w:pPr>
        <w:spacing w:after="200" w:line="276" w:lineRule="auto"/>
        <w:ind w:left="567"/>
        <w:jc w:val="both"/>
        <w:rPr>
          <w:del w:id="466" w:author="GELIAS" w:date="2026-04-09T11:07:00Z"/>
        </w:rPr>
        <w:pPrChange w:id="467" w:author="GELIAS" w:date="2026-04-11T16:21:00Z">
          <w:pPr>
            <w:spacing w:after="200" w:line="276" w:lineRule="auto"/>
            <w:jc w:val="both"/>
          </w:pPr>
        </w:pPrChange>
      </w:pPr>
    </w:p>
    <w:p w14:paraId="7905D136" w14:textId="36DA32E8" w:rsidR="008B3961" w:rsidRDefault="00D74028">
      <w:pPr>
        <w:spacing w:after="200" w:line="276" w:lineRule="auto"/>
        <w:ind w:left="567"/>
        <w:jc w:val="both"/>
        <w:pPrChange w:id="468" w:author="GELIAS" w:date="2026-04-11T16:21:00Z">
          <w:pPr>
            <w:spacing w:after="200" w:line="276" w:lineRule="auto"/>
            <w:jc w:val="both"/>
          </w:pPr>
        </w:pPrChange>
      </w:pPr>
      <w:r>
        <w:rPr>
          <w:b/>
          <w:bCs/>
        </w:rPr>
        <w:t>“Subcontractor”</w:t>
      </w:r>
      <w:r>
        <w:t xml:space="preserve"> means any Person to whom the Contractor has subcontracted any part of the Work, or with whom the Contractor has entered into any agreement for the </w:t>
      </w:r>
      <w:ins w:id="469" w:author="GELIAS" w:date="2026-04-09T11:07:00Z">
        <w:r w:rsidR="008C4730">
          <w:t xml:space="preserve">design, </w:t>
        </w:r>
      </w:ins>
      <w:r>
        <w:t xml:space="preserve">supply </w:t>
      </w:r>
      <w:r>
        <w:lastRenderedPageBreak/>
        <w:t>of goods, services, materials, or equipment in connection with the Work</w:t>
      </w:r>
      <w:ins w:id="470" w:author="GELIAS" w:date="2026-04-09T11:08:00Z">
        <w:r w:rsidR="008C4730">
          <w:t xml:space="preserve">, and the legal </w:t>
        </w:r>
        <w:proofErr w:type="spellStart"/>
        <w:r w:rsidR="008C4730">
          <w:t>sucessors</w:t>
        </w:r>
        <w:proofErr w:type="spellEnd"/>
        <w:r w:rsidR="008C4730">
          <w:t xml:space="preserve"> in title of those persons</w:t>
        </w:r>
      </w:ins>
      <w:r>
        <w:t>.</w:t>
      </w:r>
    </w:p>
    <w:p w14:paraId="6F37F2E9" w14:textId="77777777" w:rsidR="008B3961" w:rsidRDefault="00D74028">
      <w:pPr>
        <w:spacing w:after="200" w:line="276" w:lineRule="auto"/>
        <w:ind w:left="567"/>
        <w:jc w:val="both"/>
        <w:rPr>
          <w:ins w:id="471" w:author="GELIAS" w:date="2026-04-12T09:52:00Z"/>
        </w:rPr>
      </w:pPr>
      <w:r>
        <w:rPr>
          <w:b/>
          <w:bCs/>
        </w:rPr>
        <w:t>“Substantial Completion”</w:t>
      </w:r>
      <w:r>
        <w:t xml:space="preserve"> means the achievement of all the requirements for Substantial Completion set forth in Section 11.2, including successful completion of the Performance Test and achievement of the Minimum Acceptance Criteria.</w:t>
      </w:r>
    </w:p>
    <w:p w14:paraId="79E8C596" w14:textId="1F8C583D" w:rsidR="00E34FE3" w:rsidRDefault="00E34FE3">
      <w:pPr>
        <w:spacing w:after="200" w:line="276" w:lineRule="auto"/>
        <w:ind w:left="567"/>
        <w:jc w:val="both"/>
        <w:pPrChange w:id="472" w:author="GELIAS" w:date="2026-04-11T16:21:00Z">
          <w:pPr>
            <w:spacing w:after="200" w:line="276" w:lineRule="auto"/>
            <w:jc w:val="both"/>
          </w:pPr>
        </w:pPrChange>
      </w:pPr>
      <w:ins w:id="473" w:author="GELIAS" w:date="2026-04-12T09:52:00Z">
        <w:r>
          <w:t>“</w:t>
        </w:r>
        <w:r w:rsidRPr="00E34FE3">
          <w:rPr>
            <w:b/>
            <w:bCs/>
            <w:rPrChange w:id="474" w:author="GELIAS" w:date="2026-04-12T09:52:00Z">
              <w:rPr/>
            </w:rPrChange>
          </w:rPr>
          <w:t>Taking-Over Certificate</w:t>
        </w:r>
        <w:r>
          <w:t xml:space="preserve">” means a certificate issued (or deemed to be issued) by the Engineer in accordance with </w:t>
        </w:r>
        <w:r w:rsidRPr="00E34FE3">
          <w:rPr>
            <w:highlight w:val="yellow"/>
            <w:rPrChange w:id="475" w:author="GELIAS" w:date="2026-04-12T09:52:00Z">
              <w:rPr/>
            </w:rPrChange>
          </w:rPr>
          <w:t>Clause 1</w:t>
        </w:r>
      </w:ins>
      <w:ins w:id="476" w:author="GELIAS" w:date="2026-04-13T17:20:00Z">
        <w:r w:rsidR="0001179A">
          <w:rPr>
            <w:highlight w:val="yellow"/>
          </w:rPr>
          <w:t>1.7</w:t>
        </w:r>
      </w:ins>
      <w:ins w:id="477" w:author="GELIAS" w:date="2026-04-12T09:52:00Z">
        <w:r w:rsidRPr="00E34FE3">
          <w:rPr>
            <w:highlight w:val="yellow"/>
            <w:rPrChange w:id="478" w:author="GELIAS" w:date="2026-04-12T09:52:00Z">
              <w:rPr/>
            </w:rPrChange>
          </w:rPr>
          <w:t>.</w:t>
        </w:r>
      </w:ins>
    </w:p>
    <w:p w14:paraId="506EBCDE" w14:textId="77777777" w:rsidR="008B3961" w:rsidRDefault="00D74028">
      <w:pPr>
        <w:spacing w:after="200" w:line="276" w:lineRule="auto"/>
        <w:ind w:left="567"/>
        <w:jc w:val="both"/>
        <w:rPr>
          <w:ins w:id="479" w:author="GELIAS" w:date="2026-04-09T11:12:00Z"/>
        </w:rPr>
        <w:pPrChange w:id="480" w:author="GELIAS" w:date="2026-04-11T16:21:00Z">
          <w:pPr>
            <w:spacing w:after="200" w:line="276" w:lineRule="auto"/>
            <w:jc w:val="both"/>
          </w:pPr>
        </w:pPrChange>
      </w:pPr>
      <w:r>
        <w:rPr>
          <w:b/>
          <w:bCs/>
        </w:rPr>
        <w:t>“Taxes”</w:t>
      </w:r>
      <w:r>
        <w:t xml:space="preserve"> means any income, payroll, sales, use, excise, value-added, withholding, transfer and similar taxes, customs duties, fees and charges (including ad valorem taxes), including any interest or penalties attributable thereto, imposed by any Governmental Authority.</w:t>
      </w:r>
    </w:p>
    <w:p w14:paraId="2AA2CF66" w14:textId="58C83B91" w:rsidR="008C4730" w:rsidRDefault="008C4730">
      <w:pPr>
        <w:spacing w:after="200" w:line="276" w:lineRule="auto"/>
        <w:ind w:left="567"/>
        <w:jc w:val="both"/>
        <w:rPr>
          <w:ins w:id="481" w:author="GELIAS" w:date="2026-04-12T09:03:00Z"/>
        </w:rPr>
      </w:pPr>
      <w:ins w:id="482" w:author="GELIAS" w:date="2026-04-09T11:12:00Z">
        <w:r>
          <w:t>“</w:t>
        </w:r>
        <w:r w:rsidRPr="008C4730">
          <w:rPr>
            <w:b/>
            <w:bCs/>
            <w:rPrChange w:id="483" w:author="GELIAS" w:date="2026-04-09T11:12:00Z">
              <w:rPr/>
            </w:rPrChange>
          </w:rPr>
          <w:t>Temporary Works</w:t>
        </w:r>
        <w:r>
          <w:t>” means all temporary works of every kind (other than Contractor’s Equipment) required on Site for the execution of the Works.</w:t>
        </w:r>
      </w:ins>
    </w:p>
    <w:p w14:paraId="0358F7F2" w14:textId="0C877931" w:rsidR="001802CB" w:rsidRDefault="001802CB">
      <w:pPr>
        <w:spacing w:after="200" w:line="276" w:lineRule="auto"/>
        <w:ind w:left="567"/>
        <w:jc w:val="both"/>
        <w:pPrChange w:id="484" w:author="GELIAS" w:date="2026-04-11T16:21:00Z">
          <w:pPr>
            <w:spacing w:after="200" w:line="276" w:lineRule="auto"/>
            <w:jc w:val="both"/>
          </w:pPr>
        </w:pPrChange>
      </w:pPr>
      <w:ins w:id="485" w:author="GELIAS" w:date="2026-04-12T09:03:00Z">
        <w:r>
          <w:t>“</w:t>
        </w:r>
        <w:r w:rsidRPr="001802CB">
          <w:rPr>
            <w:b/>
            <w:bCs/>
            <w:rPrChange w:id="486" w:author="GELIAS" w:date="2026-04-12T09:03:00Z">
              <w:rPr/>
            </w:rPrChange>
          </w:rPr>
          <w:t>Unforeseeable</w:t>
        </w:r>
        <w:r>
          <w:t>” means not reasonably foreseeable by an experienced contractor by the Effective Date.</w:t>
        </w:r>
      </w:ins>
    </w:p>
    <w:p w14:paraId="435083F7" w14:textId="0E6C90CD" w:rsidR="008B3961" w:rsidRDefault="00D74028">
      <w:pPr>
        <w:spacing w:after="200" w:line="276" w:lineRule="auto"/>
        <w:ind w:left="567"/>
        <w:jc w:val="both"/>
        <w:pPrChange w:id="487" w:author="GELIAS" w:date="2026-04-11T16:21:00Z">
          <w:pPr>
            <w:spacing w:after="200" w:line="276" w:lineRule="auto"/>
            <w:jc w:val="both"/>
          </w:pPr>
        </w:pPrChange>
      </w:pPr>
      <w:r>
        <w:rPr>
          <w:b/>
          <w:bCs/>
        </w:rPr>
        <w:t>“Work”</w:t>
      </w:r>
      <w:r>
        <w:t xml:space="preserve"> means all </w:t>
      </w:r>
      <w:ins w:id="488" w:author="GELIAS" w:date="2026-04-09T11:11:00Z">
        <w:r w:rsidR="008C4730">
          <w:t xml:space="preserve">Temporary Works and Permanent Works including the </w:t>
        </w:r>
      </w:ins>
      <w:r>
        <w:t>engineering, design, procurement, fabrication, supply, transportation, logistics, construction,</w:t>
      </w:r>
      <w:ins w:id="489" w:author="PCC" w:date="2026-03-27T14:56:00Z">
        <w:r w:rsidR="00FC3815" w:rsidRPr="00FC3815">
          <w:t xml:space="preserve"> </w:t>
        </w:r>
        <w:proofErr w:type="gramStart"/>
        <w:r w:rsidR="00FC3815">
          <w:t xml:space="preserve">erection, </w:t>
        </w:r>
      </w:ins>
      <w:r>
        <w:t xml:space="preserve"> installation</w:t>
      </w:r>
      <w:proofErr w:type="gramEnd"/>
      <w:r>
        <w:t xml:space="preserve">, pre-commissioning, commissioning, start-up, performance testing, </w:t>
      </w:r>
      <w:del w:id="490" w:author="PCC" w:date="2026-03-30T21:13:00Z">
        <w:r w:rsidDel="0054689A">
          <w:delText xml:space="preserve">training </w:delText>
        </w:r>
      </w:del>
      <w:r>
        <w:t>and all other obligations to be performed by the Contractor under this Agreement, as more particularly described in Schedule A-1.</w:t>
      </w:r>
    </w:p>
    <w:p w14:paraId="02E3631E" w14:textId="77777777" w:rsidR="008B3961" w:rsidRDefault="00D74028">
      <w:pPr>
        <w:spacing w:after="200" w:line="276" w:lineRule="auto"/>
        <w:ind w:left="567"/>
        <w:jc w:val="both"/>
        <w:rPr>
          <w:ins w:id="491" w:author="GELIAS" w:date="2026-04-09T11:14:00Z"/>
        </w:rPr>
        <w:pPrChange w:id="492" w:author="GELIAS" w:date="2026-04-11T16:21:00Z">
          <w:pPr>
            <w:spacing w:after="200" w:line="276" w:lineRule="auto"/>
            <w:jc w:val="both"/>
          </w:pPr>
        </w:pPrChange>
      </w:pPr>
      <w:r>
        <w:rPr>
          <w:b/>
          <w:bCs/>
        </w:rPr>
        <w:t>“Work Product”</w:t>
      </w:r>
      <w:r>
        <w:t xml:space="preserve"> means all drawings, designs, specifications, calculations, reports, data, models, software (excluding pre-existing proprietary software), manuals, and other documents and materials prepared by or on behalf of the Contractor in connection with the Work.</w:t>
      </w:r>
    </w:p>
    <w:p w14:paraId="7DF6A33A" w14:textId="77777777" w:rsidR="00D45FB3" w:rsidRPr="00D45FB3" w:rsidRDefault="00D45FB3">
      <w:pPr>
        <w:numPr>
          <w:ilvl w:val="1"/>
          <w:numId w:val="7"/>
        </w:numPr>
        <w:ind w:left="567" w:hanging="567"/>
        <w:contextualSpacing/>
        <w:jc w:val="both"/>
        <w:rPr>
          <w:ins w:id="493" w:author="GELIAS" w:date="2026-04-09T11:15:00Z"/>
          <w:rFonts w:eastAsia="Times New Roman"/>
          <w:b/>
          <w:bCs/>
        </w:rPr>
        <w:pPrChange w:id="494" w:author="GELIAS" w:date="2026-04-11T16:24:00Z">
          <w:pPr>
            <w:numPr>
              <w:ilvl w:val="1"/>
              <w:numId w:val="7"/>
            </w:numPr>
            <w:ind w:left="360" w:hanging="360"/>
            <w:contextualSpacing/>
            <w:jc w:val="both"/>
          </w:pPr>
        </w:pPrChange>
      </w:pPr>
      <w:bookmarkStart w:id="495" w:name="_Toc63027795"/>
      <w:bookmarkStart w:id="496" w:name="_Toc63251240"/>
      <w:bookmarkStart w:id="497" w:name="_Toc82179283"/>
      <w:bookmarkStart w:id="498" w:name="_Toc95863428"/>
      <w:bookmarkStart w:id="499" w:name="_Toc110454183"/>
      <w:bookmarkStart w:id="500" w:name="_Toc363740536"/>
      <w:bookmarkStart w:id="501" w:name="_Ref456066117"/>
      <w:bookmarkStart w:id="502" w:name="_Ref516817726"/>
      <w:bookmarkStart w:id="503" w:name="_Ref516817730"/>
      <w:ins w:id="504" w:author="GELIAS" w:date="2026-04-09T11:15:00Z">
        <w:r w:rsidRPr="00D45FB3">
          <w:rPr>
            <w:rFonts w:eastAsia="Times New Roman"/>
            <w:b/>
            <w:bCs/>
          </w:rPr>
          <w:t>Interpretation</w:t>
        </w:r>
        <w:bookmarkEnd w:id="495"/>
        <w:bookmarkEnd w:id="496"/>
        <w:bookmarkEnd w:id="497"/>
        <w:bookmarkEnd w:id="498"/>
      </w:ins>
    </w:p>
    <w:p w14:paraId="79E0EC9E" w14:textId="77777777" w:rsidR="00D45FB3" w:rsidRPr="00D45FB3" w:rsidRDefault="00D45FB3" w:rsidP="00D45FB3">
      <w:pPr>
        <w:contextualSpacing/>
        <w:jc w:val="both"/>
        <w:rPr>
          <w:ins w:id="505" w:author="GELIAS" w:date="2026-04-09T11:15:00Z"/>
          <w:rFonts w:eastAsia="Times New Roman"/>
        </w:rPr>
      </w:pPr>
      <w:bookmarkStart w:id="506" w:name="_Toc63027796"/>
      <w:bookmarkStart w:id="507" w:name="_Toc63251241"/>
      <w:bookmarkStart w:id="508" w:name="_Toc82179284"/>
      <w:bookmarkStart w:id="509" w:name="_Toc95863429"/>
    </w:p>
    <w:p w14:paraId="44E24FAD" w14:textId="77777777" w:rsidR="00D45FB3" w:rsidRPr="00D45FB3" w:rsidRDefault="00D45FB3">
      <w:pPr>
        <w:ind w:left="709" w:hanging="709"/>
        <w:contextualSpacing/>
        <w:jc w:val="both"/>
        <w:rPr>
          <w:ins w:id="510" w:author="GELIAS" w:date="2026-04-09T11:15:00Z"/>
          <w:rFonts w:eastAsia="Times New Roman"/>
        </w:rPr>
        <w:pPrChange w:id="511" w:author="GELIAS" w:date="2026-04-09T11:16:00Z">
          <w:pPr>
            <w:ind w:left="709"/>
            <w:contextualSpacing/>
            <w:jc w:val="both"/>
          </w:pPr>
        </w:pPrChange>
      </w:pPr>
      <w:ins w:id="512" w:author="GELIAS" w:date="2026-04-09T11:15:00Z">
        <w:r w:rsidRPr="00D45FB3">
          <w:rPr>
            <w:rFonts w:eastAsia="Times New Roman"/>
          </w:rPr>
          <w:t>In this Agreement, a reference to:</w:t>
        </w:r>
        <w:bookmarkEnd w:id="506"/>
        <w:bookmarkEnd w:id="507"/>
        <w:bookmarkEnd w:id="508"/>
        <w:bookmarkEnd w:id="509"/>
      </w:ins>
    </w:p>
    <w:p w14:paraId="39177771" w14:textId="77777777" w:rsidR="00D45FB3" w:rsidRPr="00D45FB3" w:rsidRDefault="00D45FB3">
      <w:pPr>
        <w:ind w:left="709" w:hanging="709"/>
        <w:contextualSpacing/>
        <w:jc w:val="both"/>
        <w:rPr>
          <w:ins w:id="513" w:author="GELIAS" w:date="2026-04-09T11:15:00Z"/>
          <w:rFonts w:eastAsia="Times New Roman"/>
        </w:rPr>
        <w:pPrChange w:id="514" w:author="GELIAS" w:date="2026-04-09T11:16:00Z">
          <w:pPr>
            <w:ind w:left="1418" w:hanging="709"/>
            <w:contextualSpacing/>
            <w:jc w:val="both"/>
          </w:pPr>
        </w:pPrChange>
      </w:pPr>
      <w:bookmarkStart w:id="515" w:name="_Toc63027797"/>
      <w:bookmarkStart w:id="516" w:name="_Toc63251242"/>
      <w:bookmarkStart w:id="517" w:name="_Toc82179285"/>
    </w:p>
    <w:p w14:paraId="544DEA7D" w14:textId="77777777" w:rsidR="00D45FB3" w:rsidRPr="00D45FB3" w:rsidRDefault="00D45FB3">
      <w:pPr>
        <w:numPr>
          <w:ilvl w:val="2"/>
          <w:numId w:val="6"/>
        </w:numPr>
        <w:ind w:left="709" w:hanging="709"/>
        <w:contextualSpacing/>
        <w:jc w:val="both"/>
        <w:rPr>
          <w:ins w:id="518" w:author="GELIAS" w:date="2026-04-09T11:15:00Z"/>
          <w:rFonts w:eastAsia="Times New Roman"/>
        </w:rPr>
        <w:pPrChange w:id="519" w:author="GELIAS" w:date="2026-04-09T11:16:00Z">
          <w:pPr>
            <w:numPr>
              <w:ilvl w:val="2"/>
              <w:numId w:val="6"/>
            </w:numPr>
            <w:ind w:left="1418" w:hanging="709"/>
            <w:contextualSpacing/>
            <w:jc w:val="both"/>
          </w:pPr>
        </w:pPrChange>
      </w:pPr>
      <w:bookmarkStart w:id="520" w:name="_Toc95863430"/>
      <w:ins w:id="521" w:author="GELIAS" w:date="2026-04-09T11:15:00Z">
        <w:r w:rsidRPr="00D45FB3">
          <w:rPr>
            <w:rFonts w:eastAsia="Times New Roman"/>
          </w:rPr>
          <w:t xml:space="preserve">the singular includes the plural and </w:t>
        </w:r>
        <w:r w:rsidRPr="00D45FB3">
          <w:rPr>
            <w:rFonts w:eastAsia="Times New Roman"/>
            <w:i/>
          </w:rPr>
          <w:t>vice versa</w:t>
        </w:r>
        <w:r w:rsidRPr="00D45FB3">
          <w:rPr>
            <w:rFonts w:eastAsia="Times New Roman"/>
          </w:rPr>
          <w:t>;</w:t>
        </w:r>
        <w:bookmarkEnd w:id="515"/>
        <w:bookmarkEnd w:id="516"/>
        <w:bookmarkEnd w:id="517"/>
        <w:bookmarkEnd w:id="520"/>
        <w:r w:rsidRPr="00D45FB3">
          <w:rPr>
            <w:rFonts w:eastAsia="Times New Roman"/>
          </w:rPr>
          <w:t xml:space="preserve">  </w:t>
        </w:r>
      </w:ins>
    </w:p>
    <w:p w14:paraId="4C299F57" w14:textId="77777777" w:rsidR="00D45FB3" w:rsidRPr="00D45FB3" w:rsidRDefault="00D45FB3">
      <w:pPr>
        <w:ind w:left="709" w:hanging="709"/>
        <w:contextualSpacing/>
        <w:jc w:val="both"/>
        <w:rPr>
          <w:ins w:id="522" w:author="GELIAS" w:date="2026-04-09T11:15:00Z"/>
          <w:rFonts w:eastAsia="Times New Roman"/>
        </w:rPr>
        <w:pPrChange w:id="523" w:author="GELIAS" w:date="2026-04-09T11:16:00Z">
          <w:pPr>
            <w:ind w:left="1418" w:hanging="709"/>
            <w:contextualSpacing/>
            <w:jc w:val="both"/>
          </w:pPr>
        </w:pPrChange>
      </w:pPr>
    </w:p>
    <w:p w14:paraId="73D2B5F4" w14:textId="58861B9B" w:rsidR="00D45FB3" w:rsidRPr="00D45FB3" w:rsidRDefault="00D45FB3">
      <w:pPr>
        <w:numPr>
          <w:ilvl w:val="2"/>
          <w:numId w:val="6"/>
        </w:numPr>
        <w:ind w:left="709" w:hanging="709"/>
        <w:contextualSpacing/>
        <w:jc w:val="both"/>
        <w:rPr>
          <w:ins w:id="524" w:author="GELIAS" w:date="2026-04-09T11:15:00Z"/>
          <w:rFonts w:eastAsia="Times New Roman"/>
        </w:rPr>
        <w:pPrChange w:id="525" w:author="GELIAS" w:date="2026-04-09T11:16:00Z">
          <w:pPr>
            <w:numPr>
              <w:ilvl w:val="2"/>
              <w:numId w:val="6"/>
            </w:numPr>
            <w:ind w:left="1418" w:hanging="709"/>
            <w:contextualSpacing/>
            <w:jc w:val="both"/>
          </w:pPr>
        </w:pPrChange>
      </w:pPr>
      <w:bookmarkStart w:id="526" w:name="_Toc63027798"/>
      <w:bookmarkStart w:id="527" w:name="_Toc63251243"/>
      <w:bookmarkStart w:id="528" w:name="_Toc82179286"/>
      <w:bookmarkStart w:id="529" w:name="_Toc95863431"/>
      <w:ins w:id="530" w:author="GELIAS" w:date="2026-04-09T11:15:00Z">
        <w:r w:rsidRPr="00D45FB3">
          <w:rPr>
            <w:rFonts w:eastAsia="Times New Roman"/>
          </w:rPr>
          <w:t xml:space="preserve">recitals, clauses, paragraphs, sub-paragraphs and schedules are references to </w:t>
        </w:r>
      </w:ins>
      <w:ins w:id="531" w:author="GELIAS" w:date="2026-04-13T17:33:00Z">
        <w:r w:rsidR="00407C7D">
          <w:rPr>
            <w:rFonts w:eastAsia="Times New Roman"/>
          </w:rPr>
          <w:t>Section</w:t>
        </w:r>
      </w:ins>
      <w:ins w:id="532" w:author="GELIAS" w:date="2026-04-09T11:15:00Z">
        <w:r w:rsidRPr="00D45FB3">
          <w:rPr>
            <w:rFonts w:eastAsia="Times New Roman"/>
          </w:rPr>
          <w:t>s, clauses, paragraphs and sub-paragraphs of, and schedules to, this Agreement;</w:t>
        </w:r>
        <w:bookmarkEnd w:id="526"/>
        <w:bookmarkEnd w:id="527"/>
        <w:bookmarkEnd w:id="528"/>
        <w:bookmarkEnd w:id="529"/>
        <w:r w:rsidRPr="00D45FB3">
          <w:rPr>
            <w:rFonts w:eastAsia="Times New Roman"/>
          </w:rPr>
          <w:t xml:space="preserve"> </w:t>
        </w:r>
      </w:ins>
    </w:p>
    <w:p w14:paraId="759B3A50" w14:textId="77777777" w:rsidR="00D45FB3" w:rsidRPr="00D45FB3" w:rsidRDefault="00D45FB3">
      <w:pPr>
        <w:ind w:left="709" w:hanging="709"/>
        <w:contextualSpacing/>
        <w:jc w:val="both"/>
        <w:rPr>
          <w:ins w:id="533" w:author="GELIAS" w:date="2026-04-09T11:15:00Z"/>
          <w:rFonts w:eastAsia="Times New Roman"/>
        </w:rPr>
        <w:pPrChange w:id="534" w:author="GELIAS" w:date="2026-04-09T11:16:00Z">
          <w:pPr>
            <w:ind w:left="1418" w:hanging="709"/>
            <w:contextualSpacing/>
            <w:jc w:val="both"/>
          </w:pPr>
        </w:pPrChange>
      </w:pPr>
    </w:p>
    <w:p w14:paraId="5F1905D3" w14:textId="77777777" w:rsidR="00D45FB3" w:rsidRPr="00D45FB3" w:rsidRDefault="00D45FB3">
      <w:pPr>
        <w:numPr>
          <w:ilvl w:val="2"/>
          <w:numId w:val="6"/>
        </w:numPr>
        <w:ind w:left="709" w:hanging="709"/>
        <w:contextualSpacing/>
        <w:jc w:val="both"/>
        <w:rPr>
          <w:ins w:id="535" w:author="GELIAS" w:date="2026-04-09T11:15:00Z"/>
          <w:rFonts w:eastAsia="Times New Roman"/>
        </w:rPr>
        <w:pPrChange w:id="536" w:author="GELIAS" w:date="2026-04-09T11:16:00Z">
          <w:pPr>
            <w:numPr>
              <w:ilvl w:val="2"/>
              <w:numId w:val="6"/>
            </w:numPr>
            <w:ind w:left="1418" w:hanging="709"/>
            <w:contextualSpacing/>
            <w:jc w:val="both"/>
          </w:pPr>
        </w:pPrChange>
      </w:pPr>
      <w:bookmarkStart w:id="537" w:name="_Toc63027799"/>
      <w:bookmarkStart w:id="538" w:name="_Toc63251244"/>
      <w:bookmarkStart w:id="539" w:name="_Toc82179287"/>
      <w:bookmarkStart w:id="540" w:name="_Toc95863432"/>
      <w:ins w:id="541" w:author="GELIAS" w:date="2026-04-09T11:15:00Z">
        <w:r w:rsidRPr="00D45FB3">
          <w:rPr>
            <w:rFonts w:eastAsia="Times New Roman"/>
          </w:rPr>
          <w:t>a person includes all forms of legal persons including an individual, Company, body corporate (wherever incorporated or established or carrying on business), unincorporated association, governmental entity, foundation, trust and partnership and, in relation to a natural person, his legal personal representative(s), and, in relation to both juristic and natural persons, their successors and assigns;</w:t>
        </w:r>
        <w:bookmarkEnd w:id="537"/>
        <w:bookmarkEnd w:id="538"/>
        <w:bookmarkEnd w:id="539"/>
        <w:bookmarkEnd w:id="540"/>
      </w:ins>
    </w:p>
    <w:p w14:paraId="5E0145BE" w14:textId="77777777" w:rsidR="00D45FB3" w:rsidRPr="00D45FB3" w:rsidRDefault="00D45FB3">
      <w:pPr>
        <w:ind w:left="709" w:hanging="709"/>
        <w:contextualSpacing/>
        <w:jc w:val="both"/>
        <w:rPr>
          <w:ins w:id="542" w:author="GELIAS" w:date="2026-04-09T11:15:00Z"/>
          <w:rFonts w:eastAsia="Times New Roman"/>
        </w:rPr>
        <w:pPrChange w:id="543" w:author="GELIAS" w:date="2026-04-09T11:16:00Z">
          <w:pPr>
            <w:ind w:left="1418" w:hanging="709"/>
            <w:contextualSpacing/>
            <w:jc w:val="both"/>
          </w:pPr>
        </w:pPrChange>
      </w:pPr>
      <w:bookmarkStart w:id="544" w:name="_Toc63027801"/>
      <w:bookmarkStart w:id="545" w:name="_Toc63251246"/>
      <w:bookmarkStart w:id="546" w:name="_Toc82179289"/>
    </w:p>
    <w:p w14:paraId="71DD7EE9" w14:textId="77777777" w:rsidR="00D45FB3" w:rsidRPr="00D45FB3" w:rsidRDefault="00D45FB3">
      <w:pPr>
        <w:numPr>
          <w:ilvl w:val="2"/>
          <w:numId w:val="6"/>
        </w:numPr>
        <w:ind w:left="709" w:hanging="709"/>
        <w:contextualSpacing/>
        <w:jc w:val="both"/>
        <w:rPr>
          <w:ins w:id="547" w:author="GELIAS" w:date="2026-04-09T11:15:00Z"/>
          <w:rFonts w:eastAsia="Times New Roman"/>
        </w:rPr>
        <w:pPrChange w:id="548" w:author="GELIAS" w:date="2026-04-09T11:16:00Z">
          <w:pPr>
            <w:numPr>
              <w:ilvl w:val="2"/>
              <w:numId w:val="6"/>
            </w:numPr>
            <w:ind w:left="1418" w:hanging="709"/>
            <w:contextualSpacing/>
            <w:jc w:val="both"/>
          </w:pPr>
        </w:pPrChange>
      </w:pPr>
      <w:bookmarkStart w:id="549" w:name="_Toc95863434"/>
      <w:ins w:id="550" w:author="GELIAS" w:date="2026-04-09T11:15:00Z">
        <w:r w:rsidRPr="00D45FB3">
          <w:rPr>
            <w:rFonts w:eastAsia="Times New Roman"/>
          </w:rPr>
          <w:t>the words “include”, “including” and “in particular” are to be construed as being by way of illustration or emphasis only and are not to be construed so as to limit the generality of any words preceding them;</w:t>
        </w:r>
        <w:bookmarkEnd w:id="544"/>
        <w:bookmarkEnd w:id="545"/>
        <w:bookmarkEnd w:id="546"/>
        <w:bookmarkEnd w:id="549"/>
      </w:ins>
    </w:p>
    <w:p w14:paraId="595A9845" w14:textId="77777777" w:rsidR="00D45FB3" w:rsidRPr="00D45FB3" w:rsidRDefault="00D45FB3">
      <w:pPr>
        <w:ind w:left="709" w:hanging="709"/>
        <w:contextualSpacing/>
        <w:jc w:val="both"/>
        <w:rPr>
          <w:ins w:id="551" w:author="GELIAS" w:date="2026-04-09T11:15:00Z"/>
          <w:rFonts w:eastAsia="Times New Roman"/>
        </w:rPr>
        <w:pPrChange w:id="552" w:author="GELIAS" w:date="2026-04-09T11:16:00Z">
          <w:pPr>
            <w:ind w:left="1418" w:hanging="709"/>
            <w:contextualSpacing/>
            <w:jc w:val="both"/>
          </w:pPr>
        </w:pPrChange>
      </w:pPr>
      <w:bookmarkStart w:id="553" w:name="_Toc63027802"/>
      <w:bookmarkStart w:id="554" w:name="_Toc63251247"/>
      <w:bookmarkStart w:id="555" w:name="_Toc82179290"/>
    </w:p>
    <w:p w14:paraId="03907100" w14:textId="77777777" w:rsidR="00D45FB3" w:rsidRPr="00D45FB3" w:rsidRDefault="00D45FB3">
      <w:pPr>
        <w:numPr>
          <w:ilvl w:val="2"/>
          <w:numId w:val="6"/>
        </w:numPr>
        <w:ind w:left="709" w:hanging="709"/>
        <w:contextualSpacing/>
        <w:jc w:val="both"/>
        <w:rPr>
          <w:ins w:id="556" w:author="GELIAS" w:date="2026-04-09T11:15:00Z"/>
          <w:rFonts w:eastAsia="Times New Roman"/>
        </w:rPr>
        <w:pPrChange w:id="557" w:author="GELIAS" w:date="2026-04-09T11:16:00Z">
          <w:pPr>
            <w:numPr>
              <w:ilvl w:val="2"/>
              <w:numId w:val="6"/>
            </w:numPr>
            <w:ind w:left="1418" w:hanging="709"/>
            <w:contextualSpacing/>
            <w:jc w:val="both"/>
          </w:pPr>
        </w:pPrChange>
      </w:pPr>
      <w:bookmarkStart w:id="558" w:name="_Toc95863435"/>
      <w:ins w:id="559" w:author="GELIAS" w:date="2026-04-09T11:15:00Z">
        <w:r w:rsidRPr="00D45FB3">
          <w:rPr>
            <w:rFonts w:eastAsia="Times New Roman"/>
          </w:rPr>
          <w:t>the words “other” and “otherwise” are not to be construed as being limited by any words preceding them;</w:t>
        </w:r>
        <w:bookmarkEnd w:id="553"/>
        <w:bookmarkEnd w:id="554"/>
        <w:bookmarkEnd w:id="555"/>
        <w:bookmarkEnd w:id="558"/>
      </w:ins>
    </w:p>
    <w:p w14:paraId="574BCFFC" w14:textId="77777777" w:rsidR="00D45FB3" w:rsidRPr="00D45FB3" w:rsidRDefault="00D45FB3">
      <w:pPr>
        <w:ind w:left="709" w:hanging="709"/>
        <w:contextualSpacing/>
        <w:jc w:val="both"/>
        <w:rPr>
          <w:ins w:id="560" w:author="GELIAS" w:date="2026-04-09T11:15:00Z"/>
          <w:rFonts w:eastAsia="Times New Roman"/>
        </w:rPr>
        <w:pPrChange w:id="561" w:author="GELIAS" w:date="2026-04-09T11:16:00Z">
          <w:pPr>
            <w:ind w:left="1418" w:hanging="709"/>
            <w:contextualSpacing/>
            <w:jc w:val="both"/>
          </w:pPr>
        </w:pPrChange>
      </w:pPr>
      <w:bookmarkStart w:id="562" w:name="_Toc63027803"/>
      <w:bookmarkStart w:id="563" w:name="_Toc63251248"/>
      <w:bookmarkStart w:id="564" w:name="_Toc82179291"/>
    </w:p>
    <w:p w14:paraId="1276DF3A" w14:textId="77777777" w:rsidR="00D45FB3" w:rsidRPr="00D45FB3" w:rsidRDefault="00D45FB3">
      <w:pPr>
        <w:numPr>
          <w:ilvl w:val="2"/>
          <w:numId w:val="6"/>
        </w:numPr>
        <w:ind w:left="709" w:hanging="709"/>
        <w:contextualSpacing/>
        <w:jc w:val="both"/>
        <w:rPr>
          <w:ins w:id="565" w:author="GELIAS" w:date="2026-04-09T11:15:00Z"/>
          <w:rFonts w:eastAsia="Times New Roman"/>
        </w:rPr>
        <w:pPrChange w:id="566" w:author="GELIAS" w:date="2026-04-09T11:16:00Z">
          <w:pPr>
            <w:numPr>
              <w:ilvl w:val="2"/>
              <w:numId w:val="6"/>
            </w:numPr>
            <w:ind w:left="1418" w:hanging="709"/>
            <w:contextualSpacing/>
            <w:jc w:val="both"/>
          </w:pPr>
        </w:pPrChange>
      </w:pPr>
      <w:bookmarkStart w:id="567" w:name="_Toc95863436"/>
      <w:ins w:id="568" w:author="GELIAS" w:date="2026-04-09T11:15:00Z">
        <w:r w:rsidRPr="00D45FB3">
          <w:rPr>
            <w:rFonts w:eastAsia="Times New Roman"/>
          </w:rPr>
          <w:t>the headings and sub-headings in this Agreement are inserted for reference purposes only and shall not affect the interpretation of any of the provisions to which they relate;</w:t>
        </w:r>
        <w:bookmarkEnd w:id="562"/>
        <w:bookmarkEnd w:id="563"/>
        <w:bookmarkEnd w:id="564"/>
        <w:bookmarkEnd w:id="567"/>
      </w:ins>
    </w:p>
    <w:p w14:paraId="755E5E07" w14:textId="77777777" w:rsidR="00D45FB3" w:rsidRPr="00D45FB3" w:rsidRDefault="00D45FB3">
      <w:pPr>
        <w:ind w:left="709" w:hanging="709"/>
        <w:contextualSpacing/>
        <w:jc w:val="both"/>
        <w:rPr>
          <w:ins w:id="569" w:author="GELIAS" w:date="2026-04-09T11:15:00Z"/>
          <w:rFonts w:eastAsia="Times New Roman"/>
        </w:rPr>
        <w:pPrChange w:id="570" w:author="GELIAS" w:date="2026-04-09T11:16:00Z">
          <w:pPr>
            <w:ind w:left="1418" w:hanging="709"/>
            <w:contextualSpacing/>
            <w:jc w:val="both"/>
          </w:pPr>
        </w:pPrChange>
      </w:pPr>
      <w:bookmarkStart w:id="571" w:name="_Toc63027804"/>
      <w:bookmarkStart w:id="572" w:name="_Toc63251249"/>
      <w:bookmarkStart w:id="573" w:name="_Toc82179292"/>
    </w:p>
    <w:p w14:paraId="404A27F5" w14:textId="77777777" w:rsidR="00D45FB3" w:rsidRPr="00D45FB3" w:rsidRDefault="00D45FB3">
      <w:pPr>
        <w:numPr>
          <w:ilvl w:val="2"/>
          <w:numId w:val="6"/>
        </w:numPr>
        <w:ind w:left="709" w:hanging="709"/>
        <w:contextualSpacing/>
        <w:jc w:val="both"/>
        <w:rPr>
          <w:ins w:id="574" w:author="GELIAS" w:date="2026-04-09T11:15:00Z"/>
          <w:rFonts w:eastAsia="Times New Roman"/>
        </w:rPr>
        <w:pPrChange w:id="575" w:author="GELIAS" w:date="2026-04-09T11:16:00Z">
          <w:pPr>
            <w:numPr>
              <w:ilvl w:val="2"/>
              <w:numId w:val="6"/>
            </w:numPr>
            <w:ind w:left="1418" w:hanging="709"/>
            <w:contextualSpacing/>
            <w:jc w:val="both"/>
          </w:pPr>
        </w:pPrChange>
      </w:pPr>
      <w:bookmarkStart w:id="576" w:name="_Toc95863437"/>
      <w:ins w:id="577" w:author="GELIAS" w:date="2026-04-09T11:15:00Z">
        <w:r w:rsidRPr="00D45FB3">
          <w:rPr>
            <w:rFonts w:eastAsia="Times New Roman"/>
          </w:rPr>
          <w:t>if any provision in a definition is a substantive provision conferring rights or imposing obligations on any Party, notwithstanding that it is only in the definition clause, effect shall be given to it as if it were a substantive provision of this Agreement;</w:t>
        </w:r>
        <w:bookmarkEnd w:id="571"/>
        <w:bookmarkEnd w:id="572"/>
        <w:bookmarkEnd w:id="573"/>
        <w:bookmarkEnd w:id="576"/>
      </w:ins>
    </w:p>
    <w:p w14:paraId="77EBADC1" w14:textId="77777777" w:rsidR="00D45FB3" w:rsidRPr="00D45FB3" w:rsidRDefault="00D45FB3">
      <w:pPr>
        <w:ind w:left="709" w:hanging="709"/>
        <w:contextualSpacing/>
        <w:jc w:val="both"/>
        <w:rPr>
          <w:ins w:id="578" w:author="GELIAS" w:date="2026-04-09T11:15:00Z"/>
          <w:rFonts w:eastAsia="Times New Roman"/>
        </w:rPr>
        <w:pPrChange w:id="579" w:author="GELIAS" w:date="2026-04-09T11:16:00Z">
          <w:pPr>
            <w:ind w:left="1418" w:hanging="709"/>
            <w:contextualSpacing/>
            <w:jc w:val="both"/>
          </w:pPr>
        </w:pPrChange>
      </w:pPr>
      <w:bookmarkStart w:id="580" w:name="_Toc63027805"/>
      <w:bookmarkStart w:id="581" w:name="_Toc63251250"/>
      <w:bookmarkStart w:id="582" w:name="_Toc82179293"/>
    </w:p>
    <w:p w14:paraId="2775B775" w14:textId="77777777" w:rsidR="00D45FB3" w:rsidRPr="00D45FB3" w:rsidRDefault="00D45FB3">
      <w:pPr>
        <w:numPr>
          <w:ilvl w:val="2"/>
          <w:numId w:val="6"/>
        </w:numPr>
        <w:ind w:left="709" w:hanging="709"/>
        <w:contextualSpacing/>
        <w:jc w:val="both"/>
        <w:rPr>
          <w:ins w:id="583" w:author="GELIAS" w:date="2026-04-09T11:15:00Z"/>
          <w:rFonts w:eastAsia="Times New Roman"/>
        </w:rPr>
        <w:pPrChange w:id="584" w:author="GELIAS" w:date="2026-04-09T11:16:00Z">
          <w:pPr>
            <w:numPr>
              <w:ilvl w:val="2"/>
              <w:numId w:val="6"/>
            </w:numPr>
            <w:ind w:left="1418" w:hanging="709"/>
            <w:contextualSpacing/>
            <w:jc w:val="both"/>
          </w:pPr>
        </w:pPrChange>
      </w:pPr>
      <w:bookmarkStart w:id="585" w:name="_Toc95863438"/>
      <w:ins w:id="586" w:author="GELIAS" w:date="2026-04-09T11:15:00Z">
        <w:r w:rsidRPr="00D45FB3">
          <w:rPr>
            <w:rFonts w:eastAsia="Times New Roman"/>
          </w:rPr>
          <w:t>when any number of days is prescribed in this Agreement, same shall be reckoned exclusively of the first and inclusively of the last day unless the last day falls on a day which is not a Business Day, in which case the last day shall be the next succeeding Business Day;</w:t>
        </w:r>
        <w:bookmarkEnd w:id="580"/>
        <w:bookmarkEnd w:id="581"/>
        <w:bookmarkEnd w:id="582"/>
        <w:bookmarkEnd w:id="585"/>
      </w:ins>
    </w:p>
    <w:p w14:paraId="6A0BBE2C" w14:textId="77777777" w:rsidR="00D45FB3" w:rsidRPr="00D45FB3" w:rsidRDefault="00D45FB3">
      <w:pPr>
        <w:ind w:left="709" w:hanging="709"/>
        <w:contextualSpacing/>
        <w:jc w:val="both"/>
        <w:rPr>
          <w:ins w:id="587" w:author="GELIAS" w:date="2026-04-09T11:15:00Z"/>
          <w:rFonts w:eastAsia="Times New Roman"/>
        </w:rPr>
        <w:pPrChange w:id="588" w:author="GELIAS" w:date="2026-04-09T11:16:00Z">
          <w:pPr>
            <w:ind w:left="1418" w:hanging="709"/>
            <w:contextualSpacing/>
            <w:jc w:val="both"/>
          </w:pPr>
        </w:pPrChange>
      </w:pPr>
      <w:bookmarkStart w:id="589" w:name="_Toc63027806"/>
      <w:bookmarkStart w:id="590" w:name="_Toc63251251"/>
      <w:bookmarkStart w:id="591" w:name="_Toc82179294"/>
    </w:p>
    <w:p w14:paraId="5F8B8070" w14:textId="77777777" w:rsidR="00D45FB3" w:rsidRPr="00D45FB3" w:rsidRDefault="00D45FB3">
      <w:pPr>
        <w:numPr>
          <w:ilvl w:val="2"/>
          <w:numId w:val="6"/>
        </w:numPr>
        <w:ind w:left="709" w:hanging="709"/>
        <w:contextualSpacing/>
        <w:jc w:val="both"/>
        <w:rPr>
          <w:ins w:id="592" w:author="GELIAS" w:date="2026-04-09T11:15:00Z"/>
          <w:rFonts w:eastAsia="Times New Roman"/>
        </w:rPr>
        <w:pPrChange w:id="593" w:author="GELIAS" w:date="2026-04-09T11:16:00Z">
          <w:pPr>
            <w:numPr>
              <w:ilvl w:val="2"/>
              <w:numId w:val="6"/>
            </w:numPr>
            <w:ind w:left="1418" w:hanging="709"/>
            <w:contextualSpacing/>
            <w:jc w:val="both"/>
          </w:pPr>
        </w:pPrChange>
      </w:pPr>
      <w:bookmarkStart w:id="594" w:name="_Toc95863439"/>
      <w:ins w:id="595" w:author="GELIAS" w:date="2026-04-09T11:15:00Z">
        <w:r w:rsidRPr="00D45FB3">
          <w:rPr>
            <w:rFonts w:eastAsia="Times New Roman"/>
          </w:rPr>
          <w:t>save where the contrary is indicated, any reference in this Agreement to this Agreement or any other agreement or document shall be construed as a reference to this Agreement or, as the case may be, such other agreement or document as same may have been, or may from time to time be amended, varied, novated or supplemented;</w:t>
        </w:r>
        <w:bookmarkEnd w:id="589"/>
        <w:bookmarkEnd w:id="590"/>
        <w:bookmarkEnd w:id="591"/>
        <w:bookmarkEnd w:id="594"/>
      </w:ins>
    </w:p>
    <w:p w14:paraId="05CB3C75" w14:textId="77777777" w:rsidR="00D45FB3" w:rsidRPr="00D45FB3" w:rsidRDefault="00D45FB3">
      <w:pPr>
        <w:ind w:left="709" w:hanging="709"/>
        <w:contextualSpacing/>
        <w:jc w:val="both"/>
        <w:rPr>
          <w:ins w:id="596" w:author="GELIAS" w:date="2026-04-09T11:15:00Z"/>
          <w:rFonts w:eastAsia="Times New Roman"/>
        </w:rPr>
        <w:pPrChange w:id="597" w:author="GELIAS" w:date="2026-04-09T11:16:00Z">
          <w:pPr>
            <w:ind w:left="1418" w:hanging="709"/>
            <w:contextualSpacing/>
            <w:jc w:val="both"/>
          </w:pPr>
        </w:pPrChange>
      </w:pPr>
      <w:bookmarkStart w:id="598" w:name="_Toc63027807"/>
      <w:bookmarkStart w:id="599" w:name="_Toc63251252"/>
      <w:bookmarkStart w:id="600" w:name="_Toc82179295"/>
    </w:p>
    <w:p w14:paraId="60DAF9F7" w14:textId="77777777" w:rsidR="00D45FB3" w:rsidRPr="00D45FB3" w:rsidRDefault="00D45FB3">
      <w:pPr>
        <w:numPr>
          <w:ilvl w:val="2"/>
          <w:numId w:val="6"/>
        </w:numPr>
        <w:ind w:left="709" w:hanging="709"/>
        <w:contextualSpacing/>
        <w:jc w:val="both"/>
        <w:rPr>
          <w:ins w:id="601" w:author="GELIAS" w:date="2026-04-09T11:15:00Z"/>
          <w:rFonts w:eastAsia="Times New Roman"/>
        </w:rPr>
        <w:pPrChange w:id="602" w:author="GELIAS" w:date="2026-04-09T11:16:00Z">
          <w:pPr>
            <w:numPr>
              <w:ilvl w:val="2"/>
              <w:numId w:val="6"/>
            </w:numPr>
            <w:ind w:left="1418" w:hanging="709"/>
            <w:contextualSpacing/>
            <w:jc w:val="both"/>
          </w:pPr>
        </w:pPrChange>
      </w:pPr>
      <w:bookmarkStart w:id="603" w:name="_Toc95863440"/>
      <w:ins w:id="604" w:author="GELIAS" w:date="2026-04-09T11:15:00Z">
        <w:r w:rsidRPr="00D45FB3">
          <w:rPr>
            <w:rFonts w:eastAsia="Times New Roman"/>
          </w:rPr>
          <w:t>where any term is defined within the context of any particular clause in this Agreement, the term so defined, unless it is clear from the clause in question that the term so defined has limited application to the relevant clause, shall bear the same meaning as ascribed to it for all purposes in terms of this Agreement, notwithstanding that that term has not been defined in this interpretation clause;</w:t>
        </w:r>
        <w:bookmarkEnd w:id="598"/>
        <w:bookmarkEnd w:id="599"/>
        <w:bookmarkEnd w:id="600"/>
        <w:bookmarkEnd w:id="603"/>
      </w:ins>
    </w:p>
    <w:p w14:paraId="4BB4720A" w14:textId="77777777" w:rsidR="00D45FB3" w:rsidRPr="00D45FB3" w:rsidRDefault="00D45FB3">
      <w:pPr>
        <w:ind w:left="709" w:hanging="709"/>
        <w:contextualSpacing/>
        <w:jc w:val="both"/>
        <w:rPr>
          <w:ins w:id="605" w:author="GELIAS" w:date="2026-04-09T11:15:00Z"/>
          <w:rFonts w:eastAsia="Times New Roman"/>
        </w:rPr>
        <w:pPrChange w:id="606" w:author="GELIAS" w:date="2026-04-09T11:16:00Z">
          <w:pPr>
            <w:ind w:left="1418" w:hanging="709"/>
            <w:contextualSpacing/>
            <w:jc w:val="both"/>
          </w:pPr>
        </w:pPrChange>
      </w:pPr>
      <w:bookmarkStart w:id="607" w:name="_Toc63027808"/>
      <w:bookmarkStart w:id="608" w:name="_Toc63251253"/>
      <w:bookmarkStart w:id="609" w:name="_Toc82179296"/>
    </w:p>
    <w:p w14:paraId="6487C664" w14:textId="77777777" w:rsidR="00D45FB3" w:rsidRPr="00D45FB3" w:rsidRDefault="00D45FB3">
      <w:pPr>
        <w:numPr>
          <w:ilvl w:val="2"/>
          <w:numId w:val="6"/>
        </w:numPr>
        <w:ind w:left="709" w:hanging="709"/>
        <w:contextualSpacing/>
        <w:jc w:val="both"/>
        <w:rPr>
          <w:ins w:id="610" w:author="GELIAS" w:date="2026-04-09T11:15:00Z"/>
          <w:rFonts w:eastAsia="Times New Roman"/>
        </w:rPr>
        <w:pPrChange w:id="611" w:author="GELIAS" w:date="2026-04-09T11:16:00Z">
          <w:pPr>
            <w:numPr>
              <w:ilvl w:val="2"/>
              <w:numId w:val="6"/>
            </w:numPr>
            <w:ind w:left="1418" w:hanging="709"/>
            <w:contextualSpacing/>
            <w:jc w:val="both"/>
          </w:pPr>
        </w:pPrChange>
      </w:pPr>
      <w:bookmarkStart w:id="612" w:name="_Toc95863441"/>
      <w:ins w:id="613" w:author="GELIAS" w:date="2026-04-09T11:15:00Z">
        <w:r w:rsidRPr="00D45FB3">
          <w:rPr>
            <w:rFonts w:eastAsia="Times New Roman"/>
          </w:rPr>
          <w:t>a reference to an amendment includes a novation, re-enactment, supplement or variation (and amended shall be construed accordingly);</w:t>
        </w:r>
        <w:bookmarkEnd w:id="607"/>
        <w:bookmarkEnd w:id="608"/>
        <w:bookmarkEnd w:id="609"/>
        <w:bookmarkEnd w:id="612"/>
      </w:ins>
    </w:p>
    <w:p w14:paraId="47D2E596" w14:textId="77777777" w:rsidR="00D45FB3" w:rsidRPr="00D45FB3" w:rsidRDefault="00D45FB3">
      <w:pPr>
        <w:ind w:left="709" w:hanging="709"/>
        <w:contextualSpacing/>
        <w:jc w:val="both"/>
        <w:rPr>
          <w:ins w:id="614" w:author="GELIAS" w:date="2026-04-09T11:15:00Z"/>
          <w:rFonts w:eastAsia="Times New Roman"/>
        </w:rPr>
        <w:pPrChange w:id="615" w:author="GELIAS" w:date="2026-04-09T11:16:00Z">
          <w:pPr>
            <w:ind w:left="1418" w:hanging="709"/>
            <w:contextualSpacing/>
            <w:jc w:val="both"/>
          </w:pPr>
        </w:pPrChange>
      </w:pPr>
      <w:bookmarkStart w:id="616" w:name="_Toc63027809"/>
      <w:bookmarkStart w:id="617" w:name="_Toc63251254"/>
      <w:bookmarkStart w:id="618" w:name="_Toc82179297"/>
    </w:p>
    <w:p w14:paraId="00BE7D9E" w14:textId="77777777" w:rsidR="00D45FB3" w:rsidRPr="00D45FB3" w:rsidRDefault="00D45FB3">
      <w:pPr>
        <w:numPr>
          <w:ilvl w:val="2"/>
          <w:numId w:val="6"/>
        </w:numPr>
        <w:ind w:left="709" w:hanging="709"/>
        <w:contextualSpacing/>
        <w:jc w:val="both"/>
        <w:rPr>
          <w:ins w:id="619" w:author="GELIAS" w:date="2026-04-09T11:15:00Z"/>
          <w:rFonts w:eastAsia="Times New Roman"/>
        </w:rPr>
        <w:pPrChange w:id="620" w:author="GELIAS" w:date="2026-04-09T11:16:00Z">
          <w:pPr>
            <w:numPr>
              <w:ilvl w:val="2"/>
              <w:numId w:val="6"/>
            </w:numPr>
            <w:ind w:left="1418" w:hanging="709"/>
            <w:contextualSpacing/>
            <w:jc w:val="both"/>
          </w:pPr>
        </w:pPrChange>
      </w:pPr>
      <w:bookmarkStart w:id="621" w:name="_Toc95863442"/>
      <w:ins w:id="622" w:author="GELIAS" w:date="2026-04-09T11:15:00Z">
        <w:r w:rsidRPr="00D45FB3">
          <w:rPr>
            <w:rFonts w:eastAsia="Times New Roman"/>
          </w:rPr>
          <w:t>a reference to a Party in this Agreement shall be interpreted as a reference to the Party and its successors and assigns;</w:t>
        </w:r>
        <w:bookmarkEnd w:id="616"/>
        <w:bookmarkEnd w:id="617"/>
        <w:bookmarkEnd w:id="618"/>
        <w:bookmarkEnd w:id="621"/>
      </w:ins>
    </w:p>
    <w:p w14:paraId="26E5CCE0" w14:textId="77777777" w:rsidR="00D45FB3" w:rsidRPr="00D45FB3" w:rsidRDefault="00D45FB3">
      <w:pPr>
        <w:ind w:left="709" w:hanging="709"/>
        <w:contextualSpacing/>
        <w:jc w:val="both"/>
        <w:rPr>
          <w:ins w:id="623" w:author="GELIAS" w:date="2026-04-09T11:15:00Z"/>
          <w:rFonts w:eastAsia="Times New Roman"/>
        </w:rPr>
        <w:pPrChange w:id="624" w:author="GELIAS" w:date="2026-04-09T11:16:00Z">
          <w:pPr>
            <w:ind w:left="1418" w:hanging="709"/>
            <w:contextualSpacing/>
            <w:jc w:val="both"/>
          </w:pPr>
        </w:pPrChange>
      </w:pPr>
      <w:bookmarkStart w:id="625" w:name="_Toc63027810"/>
      <w:bookmarkStart w:id="626" w:name="_Toc63251255"/>
      <w:bookmarkStart w:id="627" w:name="_Toc82179298"/>
    </w:p>
    <w:p w14:paraId="58F162E0" w14:textId="77777777" w:rsidR="00D45FB3" w:rsidRPr="00D45FB3" w:rsidRDefault="00D45FB3">
      <w:pPr>
        <w:numPr>
          <w:ilvl w:val="2"/>
          <w:numId w:val="6"/>
        </w:numPr>
        <w:ind w:left="709" w:hanging="709"/>
        <w:contextualSpacing/>
        <w:jc w:val="both"/>
        <w:rPr>
          <w:ins w:id="628" w:author="GELIAS" w:date="2026-04-09T11:15:00Z"/>
          <w:rFonts w:eastAsia="Times New Roman"/>
        </w:rPr>
        <w:pPrChange w:id="629" w:author="GELIAS" w:date="2026-04-09T11:16:00Z">
          <w:pPr>
            <w:numPr>
              <w:ilvl w:val="2"/>
              <w:numId w:val="6"/>
            </w:numPr>
            <w:ind w:left="1418" w:hanging="709"/>
            <w:contextualSpacing/>
            <w:jc w:val="both"/>
          </w:pPr>
        </w:pPrChange>
      </w:pPr>
      <w:bookmarkStart w:id="630" w:name="_Toc95863443"/>
      <w:ins w:id="631" w:author="GELIAS" w:date="2026-04-09T11:15:00Z">
        <w:r w:rsidRPr="00D45FB3">
          <w:rPr>
            <w:rFonts w:eastAsia="Times New Roman"/>
          </w:rPr>
          <w:t>a reference to writing or written includes e-mail;</w:t>
        </w:r>
        <w:bookmarkEnd w:id="625"/>
        <w:bookmarkEnd w:id="626"/>
        <w:bookmarkEnd w:id="627"/>
        <w:bookmarkEnd w:id="630"/>
      </w:ins>
    </w:p>
    <w:p w14:paraId="3F6B04E1" w14:textId="77777777" w:rsidR="00D45FB3" w:rsidRPr="00D45FB3" w:rsidRDefault="00D45FB3">
      <w:pPr>
        <w:ind w:left="709" w:hanging="709"/>
        <w:contextualSpacing/>
        <w:jc w:val="both"/>
        <w:rPr>
          <w:ins w:id="632" w:author="GELIAS" w:date="2026-04-09T11:15:00Z"/>
          <w:rFonts w:eastAsia="Times New Roman"/>
        </w:rPr>
        <w:pPrChange w:id="633" w:author="GELIAS" w:date="2026-04-09T11:16:00Z">
          <w:pPr>
            <w:ind w:left="1418" w:hanging="709"/>
            <w:contextualSpacing/>
            <w:jc w:val="both"/>
          </w:pPr>
        </w:pPrChange>
      </w:pPr>
      <w:bookmarkStart w:id="634" w:name="_Toc63027811"/>
      <w:bookmarkStart w:id="635" w:name="_Toc63251256"/>
      <w:bookmarkStart w:id="636" w:name="_Toc82179299"/>
    </w:p>
    <w:p w14:paraId="07A6F147" w14:textId="77777777" w:rsidR="00D45FB3" w:rsidRPr="00D45FB3" w:rsidRDefault="00D45FB3">
      <w:pPr>
        <w:numPr>
          <w:ilvl w:val="2"/>
          <w:numId w:val="6"/>
        </w:numPr>
        <w:ind w:left="709" w:hanging="709"/>
        <w:contextualSpacing/>
        <w:jc w:val="both"/>
        <w:rPr>
          <w:ins w:id="637" w:author="GELIAS" w:date="2026-04-09T11:15:00Z"/>
          <w:rFonts w:eastAsia="Times New Roman"/>
        </w:rPr>
        <w:pPrChange w:id="638" w:author="GELIAS" w:date="2026-04-09T11:16:00Z">
          <w:pPr>
            <w:numPr>
              <w:ilvl w:val="2"/>
              <w:numId w:val="6"/>
            </w:numPr>
            <w:ind w:left="1418" w:hanging="709"/>
            <w:contextualSpacing/>
            <w:jc w:val="both"/>
          </w:pPr>
        </w:pPrChange>
      </w:pPr>
      <w:bookmarkStart w:id="639" w:name="_Toc95863444"/>
      <w:ins w:id="640" w:author="GELIAS" w:date="2026-04-09T11:15:00Z">
        <w:r w:rsidRPr="00D45FB3">
          <w:rPr>
            <w:rFonts w:eastAsia="Times New Roman"/>
          </w:rPr>
          <w:t>an obligation on a Party not to do something includes an obligation not to allow that thing to be done;</w:t>
        </w:r>
        <w:bookmarkEnd w:id="634"/>
        <w:bookmarkEnd w:id="635"/>
        <w:bookmarkEnd w:id="636"/>
        <w:bookmarkEnd w:id="639"/>
      </w:ins>
    </w:p>
    <w:p w14:paraId="2A82D37D" w14:textId="77777777" w:rsidR="00D45FB3" w:rsidRPr="00D45FB3" w:rsidRDefault="00D45FB3">
      <w:pPr>
        <w:ind w:left="709" w:hanging="709"/>
        <w:contextualSpacing/>
        <w:jc w:val="both"/>
        <w:rPr>
          <w:ins w:id="641" w:author="GELIAS" w:date="2026-04-09T11:15:00Z"/>
          <w:rFonts w:eastAsia="Times New Roman"/>
        </w:rPr>
        <w:pPrChange w:id="642" w:author="GELIAS" w:date="2026-04-09T11:16:00Z">
          <w:pPr>
            <w:ind w:left="1418" w:hanging="709"/>
            <w:contextualSpacing/>
            <w:jc w:val="both"/>
          </w:pPr>
        </w:pPrChange>
      </w:pPr>
      <w:bookmarkStart w:id="643" w:name="_Toc63027812"/>
      <w:bookmarkStart w:id="644" w:name="_Toc63251257"/>
      <w:bookmarkStart w:id="645" w:name="_Toc82179300"/>
    </w:p>
    <w:p w14:paraId="77F819B4" w14:textId="77777777" w:rsidR="00D45FB3" w:rsidRPr="00D45FB3" w:rsidRDefault="00D45FB3">
      <w:pPr>
        <w:numPr>
          <w:ilvl w:val="2"/>
          <w:numId w:val="6"/>
        </w:numPr>
        <w:ind w:left="709" w:hanging="709"/>
        <w:contextualSpacing/>
        <w:jc w:val="both"/>
        <w:rPr>
          <w:ins w:id="646" w:author="GELIAS" w:date="2026-04-09T11:15:00Z"/>
          <w:rFonts w:eastAsia="Times New Roman"/>
        </w:rPr>
        <w:pPrChange w:id="647" w:author="GELIAS" w:date="2026-04-09T11:16:00Z">
          <w:pPr>
            <w:numPr>
              <w:ilvl w:val="2"/>
              <w:numId w:val="6"/>
            </w:numPr>
            <w:ind w:left="1418" w:hanging="709"/>
            <w:contextualSpacing/>
            <w:jc w:val="both"/>
          </w:pPr>
        </w:pPrChange>
      </w:pPr>
      <w:bookmarkStart w:id="648" w:name="_Toc95863445"/>
      <w:ins w:id="649" w:author="GELIAS" w:date="2026-04-09T11:15:00Z">
        <w:r w:rsidRPr="00D45FB3">
          <w:rPr>
            <w:rFonts w:eastAsia="Times New Roman"/>
          </w:rPr>
          <w:t>references to any enactment shall be construed as extending to any amendment, supplement, or re-enactment and to any previous enactment which is consolidated in that enactment (as amended or re-enacted) and to any regulation or order made under any of them;</w:t>
        </w:r>
        <w:bookmarkEnd w:id="643"/>
        <w:bookmarkEnd w:id="644"/>
        <w:bookmarkEnd w:id="645"/>
        <w:bookmarkEnd w:id="648"/>
      </w:ins>
    </w:p>
    <w:p w14:paraId="03FF108C" w14:textId="77777777" w:rsidR="00D45FB3" w:rsidRPr="00D45FB3" w:rsidRDefault="00D45FB3">
      <w:pPr>
        <w:ind w:left="709" w:hanging="709"/>
        <w:contextualSpacing/>
        <w:jc w:val="both"/>
        <w:rPr>
          <w:ins w:id="650" w:author="GELIAS" w:date="2026-04-09T11:15:00Z"/>
          <w:rFonts w:eastAsia="Times New Roman"/>
        </w:rPr>
        <w:pPrChange w:id="651" w:author="GELIAS" w:date="2026-04-09T11:16:00Z">
          <w:pPr>
            <w:ind w:left="1418" w:hanging="709"/>
            <w:contextualSpacing/>
            <w:jc w:val="both"/>
          </w:pPr>
        </w:pPrChange>
      </w:pPr>
      <w:bookmarkStart w:id="652" w:name="_Toc63027813"/>
      <w:bookmarkStart w:id="653" w:name="_Toc63251258"/>
      <w:bookmarkStart w:id="654" w:name="_Toc82179301"/>
    </w:p>
    <w:p w14:paraId="6B2A6B9A" w14:textId="77777777" w:rsidR="00D45FB3" w:rsidRPr="00D45FB3" w:rsidRDefault="00D45FB3">
      <w:pPr>
        <w:numPr>
          <w:ilvl w:val="2"/>
          <w:numId w:val="6"/>
        </w:numPr>
        <w:ind w:left="709" w:hanging="709"/>
        <w:contextualSpacing/>
        <w:jc w:val="both"/>
        <w:rPr>
          <w:ins w:id="655" w:author="GELIAS" w:date="2026-04-09T11:15:00Z"/>
          <w:rFonts w:eastAsia="Times New Roman"/>
        </w:rPr>
        <w:pPrChange w:id="656" w:author="GELIAS" w:date="2026-04-09T11:16:00Z">
          <w:pPr>
            <w:numPr>
              <w:ilvl w:val="2"/>
              <w:numId w:val="6"/>
            </w:numPr>
            <w:ind w:left="1418" w:hanging="709"/>
            <w:contextualSpacing/>
            <w:jc w:val="both"/>
          </w:pPr>
        </w:pPrChange>
      </w:pPr>
      <w:bookmarkStart w:id="657" w:name="_Toc95863446"/>
      <w:ins w:id="658" w:author="GELIAS" w:date="2026-04-09T11:15:00Z">
        <w:r w:rsidRPr="00D45FB3">
          <w:rPr>
            <w:rFonts w:eastAsia="Times New Roman"/>
          </w:rPr>
          <w:t>terms, acronyms and phrases not defined in this Agreement (a) but having general commercial usage within the payments industry will be interpreted in accordance with their generally accepted meaning within the financial services industry and (b), in any other case, their plain English meaning;</w:t>
        </w:r>
        <w:bookmarkEnd w:id="652"/>
        <w:bookmarkEnd w:id="653"/>
        <w:bookmarkEnd w:id="654"/>
        <w:bookmarkEnd w:id="657"/>
      </w:ins>
    </w:p>
    <w:p w14:paraId="556EDB3F" w14:textId="77777777" w:rsidR="00D45FB3" w:rsidRPr="00D45FB3" w:rsidRDefault="00D45FB3">
      <w:pPr>
        <w:ind w:left="709" w:hanging="709"/>
        <w:contextualSpacing/>
        <w:jc w:val="both"/>
        <w:rPr>
          <w:ins w:id="659" w:author="GELIAS" w:date="2026-04-09T11:15:00Z"/>
          <w:rFonts w:eastAsia="Times New Roman"/>
        </w:rPr>
        <w:pPrChange w:id="660" w:author="GELIAS" w:date="2026-04-09T11:16:00Z">
          <w:pPr>
            <w:ind w:left="1418" w:hanging="709"/>
            <w:contextualSpacing/>
            <w:jc w:val="both"/>
          </w:pPr>
        </w:pPrChange>
      </w:pPr>
      <w:bookmarkStart w:id="661" w:name="_Toc63027814"/>
      <w:bookmarkStart w:id="662" w:name="_Toc63251259"/>
      <w:bookmarkStart w:id="663" w:name="_Toc82179302"/>
    </w:p>
    <w:p w14:paraId="18DDD3BC" w14:textId="77777777" w:rsidR="00D45FB3" w:rsidRPr="00D45FB3" w:rsidRDefault="00D45FB3">
      <w:pPr>
        <w:numPr>
          <w:ilvl w:val="2"/>
          <w:numId w:val="6"/>
        </w:numPr>
        <w:ind w:left="709" w:hanging="709"/>
        <w:contextualSpacing/>
        <w:jc w:val="both"/>
        <w:rPr>
          <w:ins w:id="664" w:author="GELIAS" w:date="2026-04-09T11:15:00Z"/>
          <w:rFonts w:eastAsia="Times New Roman"/>
        </w:rPr>
        <w:pPrChange w:id="665" w:author="GELIAS" w:date="2026-04-09T11:16:00Z">
          <w:pPr>
            <w:numPr>
              <w:ilvl w:val="2"/>
              <w:numId w:val="6"/>
            </w:numPr>
            <w:ind w:left="1418" w:hanging="709"/>
            <w:contextualSpacing/>
            <w:jc w:val="both"/>
          </w:pPr>
        </w:pPrChange>
      </w:pPr>
      <w:bookmarkStart w:id="666" w:name="_Toc95863447"/>
      <w:ins w:id="667" w:author="GELIAS" w:date="2026-04-09T11:15:00Z">
        <w:r w:rsidRPr="00D45FB3">
          <w:rPr>
            <w:rFonts w:eastAsia="Times New Roman"/>
          </w:rPr>
          <w:t>unless the context otherwise requires, a reference to one gender shall include a reference to the other genders;</w:t>
        </w:r>
        <w:bookmarkEnd w:id="661"/>
        <w:bookmarkEnd w:id="662"/>
        <w:bookmarkEnd w:id="663"/>
        <w:bookmarkEnd w:id="666"/>
      </w:ins>
    </w:p>
    <w:p w14:paraId="11109097" w14:textId="77777777" w:rsidR="00D45FB3" w:rsidRPr="00D45FB3" w:rsidRDefault="00D45FB3">
      <w:pPr>
        <w:ind w:left="709" w:hanging="709"/>
        <w:contextualSpacing/>
        <w:jc w:val="both"/>
        <w:rPr>
          <w:ins w:id="668" w:author="GELIAS" w:date="2026-04-09T11:15:00Z"/>
          <w:rFonts w:eastAsia="Times New Roman"/>
        </w:rPr>
        <w:pPrChange w:id="669" w:author="GELIAS" w:date="2026-04-09T11:16:00Z">
          <w:pPr>
            <w:ind w:left="1418" w:hanging="709"/>
            <w:contextualSpacing/>
            <w:jc w:val="both"/>
          </w:pPr>
        </w:pPrChange>
      </w:pPr>
      <w:bookmarkStart w:id="670" w:name="_Toc63027815"/>
      <w:bookmarkStart w:id="671" w:name="_Toc63251260"/>
      <w:bookmarkStart w:id="672" w:name="_Toc82179303"/>
    </w:p>
    <w:p w14:paraId="4387BAA9" w14:textId="77777777" w:rsidR="00D45FB3" w:rsidRPr="00D45FB3" w:rsidRDefault="00D45FB3">
      <w:pPr>
        <w:numPr>
          <w:ilvl w:val="2"/>
          <w:numId w:val="6"/>
        </w:numPr>
        <w:ind w:left="709" w:hanging="709"/>
        <w:contextualSpacing/>
        <w:jc w:val="both"/>
        <w:rPr>
          <w:ins w:id="673" w:author="GELIAS" w:date="2026-04-09T11:15:00Z"/>
          <w:rFonts w:eastAsia="Times New Roman"/>
        </w:rPr>
        <w:pPrChange w:id="674" w:author="GELIAS" w:date="2026-04-09T11:16:00Z">
          <w:pPr>
            <w:numPr>
              <w:ilvl w:val="2"/>
              <w:numId w:val="6"/>
            </w:numPr>
            <w:ind w:left="1418" w:hanging="709"/>
            <w:contextualSpacing/>
            <w:jc w:val="both"/>
          </w:pPr>
        </w:pPrChange>
      </w:pPr>
      <w:bookmarkStart w:id="675" w:name="_Toc95863448"/>
      <w:ins w:id="676" w:author="GELIAS" w:date="2026-04-09T11:15:00Z">
        <w:r w:rsidRPr="00D45FB3">
          <w:rPr>
            <w:rFonts w:eastAsia="Times New Roman"/>
          </w:rPr>
          <w:t xml:space="preserve">the expiration or termination of this Agreement shall not affect such of the provisions of this Agreement as expressly provide that they will operate after any such expiration or termination; </w:t>
        </w:r>
      </w:ins>
    </w:p>
    <w:p w14:paraId="4910BC03" w14:textId="77777777" w:rsidR="00D45FB3" w:rsidRPr="00D45FB3" w:rsidRDefault="00D45FB3">
      <w:pPr>
        <w:ind w:left="709" w:hanging="709"/>
        <w:jc w:val="both"/>
        <w:rPr>
          <w:ins w:id="677" w:author="GELIAS" w:date="2026-04-09T11:15:00Z"/>
          <w:rFonts w:eastAsia="Times New Roman"/>
        </w:rPr>
        <w:pPrChange w:id="678" w:author="GELIAS" w:date="2026-04-09T11:16:00Z">
          <w:pPr>
            <w:ind w:left="1418" w:hanging="709"/>
            <w:jc w:val="both"/>
          </w:pPr>
        </w:pPrChange>
      </w:pPr>
    </w:p>
    <w:p w14:paraId="22099808" w14:textId="77777777" w:rsidR="00D45FB3" w:rsidRPr="00D45FB3" w:rsidRDefault="00D45FB3">
      <w:pPr>
        <w:numPr>
          <w:ilvl w:val="2"/>
          <w:numId w:val="6"/>
        </w:numPr>
        <w:ind w:left="709" w:hanging="709"/>
        <w:contextualSpacing/>
        <w:jc w:val="both"/>
        <w:rPr>
          <w:ins w:id="679" w:author="GELIAS" w:date="2026-04-09T11:15:00Z"/>
          <w:rFonts w:eastAsia="Times New Roman"/>
        </w:rPr>
        <w:pPrChange w:id="680" w:author="GELIAS" w:date="2026-04-09T11:16:00Z">
          <w:pPr>
            <w:numPr>
              <w:ilvl w:val="2"/>
              <w:numId w:val="6"/>
            </w:numPr>
            <w:ind w:left="1418" w:hanging="709"/>
            <w:contextualSpacing/>
            <w:jc w:val="both"/>
          </w:pPr>
        </w:pPrChange>
      </w:pPr>
      <w:ins w:id="681" w:author="GELIAS" w:date="2026-04-09T11:15:00Z">
        <w:r w:rsidRPr="00D45FB3">
          <w:rPr>
            <w:rFonts w:eastAsia="Times New Roman"/>
          </w:rPr>
          <w:t xml:space="preserve">a document in the "agreed form" is a reference to a document in a form approved by or on behalf of each Party; </w:t>
        </w:r>
        <w:bookmarkEnd w:id="670"/>
        <w:bookmarkEnd w:id="671"/>
        <w:bookmarkEnd w:id="672"/>
        <w:bookmarkEnd w:id="675"/>
      </w:ins>
    </w:p>
    <w:p w14:paraId="651A35AF" w14:textId="77777777" w:rsidR="00D45FB3" w:rsidRPr="00D45FB3" w:rsidRDefault="00D45FB3">
      <w:pPr>
        <w:ind w:left="709" w:hanging="709"/>
        <w:contextualSpacing/>
        <w:jc w:val="both"/>
        <w:rPr>
          <w:ins w:id="682" w:author="GELIAS" w:date="2026-04-09T11:15:00Z"/>
          <w:rFonts w:eastAsia="Times New Roman"/>
        </w:rPr>
        <w:pPrChange w:id="683" w:author="GELIAS" w:date="2026-04-09T11:16:00Z">
          <w:pPr>
            <w:ind w:left="1418" w:hanging="709"/>
            <w:contextualSpacing/>
            <w:jc w:val="both"/>
          </w:pPr>
        </w:pPrChange>
      </w:pPr>
      <w:bookmarkStart w:id="684" w:name="_Toc63027816"/>
      <w:bookmarkStart w:id="685" w:name="_Toc63251261"/>
      <w:bookmarkStart w:id="686" w:name="_Toc82179304"/>
    </w:p>
    <w:p w14:paraId="398A5F0E" w14:textId="77777777" w:rsidR="00D45FB3" w:rsidRPr="00D45FB3" w:rsidRDefault="00D45FB3">
      <w:pPr>
        <w:numPr>
          <w:ilvl w:val="2"/>
          <w:numId w:val="6"/>
        </w:numPr>
        <w:ind w:left="709" w:hanging="709"/>
        <w:contextualSpacing/>
        <w:jc w:val="both"/>
        <w:rPr>
          <w:ins w:id="687" w:author="GELIAS" w:date="2026-04-09T11:15:00Z"/>
          <w:rFonts w:eastAsia="Times New Roman"/>
        </w:rPr>
        <w:pPrChange w:id="688" w:author="GELIAS" w:date="2026-04-09T11:16:00Z">
          <w:pPr>
            <w:numPr>
              <w:ilvl w:val="2"/>
              <w:numId w:val="6"/>
            </w:numPr>
            <w:ind w:left="1418" w:hanging="709"/>
            <w:contextualSpacing/>
            <w:jc w:val="both"/>
          </w:pPr>
        </w:pPrChange>
      </w:pPr>
      <w:bookmarkStart w:id="689" w:name="_Toc95863449"/>
      <w:ins w:id="690" w:author="GELIAS" w:date="2026-04-09T11:15:00Z">
        <w:r w:rsidRPr="00D45FB3">
          <w:rPr>
            <w:rFonts w:eastAsia="Times New Roman"/>
          </w:rPr>
          <w:t>a reference to “Company” shall include any Company, corporation or other body corporate, wherever and however incorporated or established; and</w:t>
        </w:r>
        <w:bookmarkEnd w:id="684"/>
        <w:bookmarkEnd w:id="685"/>
        <w:bookmarkEnd w:id="686"/>
        <w:bookmarkEnd w:id="689"/>
      </w:ins>
    </w:p>
    <w:p w14:paraId="0C6D65D2" w14:textId="77777777" w:rsidR="00D45FB3" w:rsidRPr="00D45FB3" w:rsidRDefault="00D45FB3">
      <w:pPr>
        <w:ind w:left="709" w:hanging="709"/>
        <w:contextualSpacing/>
        <w:jc w:val="both"/>
        <w:rPr>
          <w:ins w:id="691" w:author="GELIAS" w:date="2026-04-09T11:15:00Z"/>
          <w:rFonts w:eastAsia="Times New Roman"/>
        </w:rPr>
        <w:pPrChange w:id="692" w:author="GELIAS" w:date="2026-04-09T11:16:00Z">
          <w:pPr>
            <w:contextualSpacing/>
            <w:jc w:val="both"/>
          </w:pPr>
        </w:pPrChange>
      </w:pPr>
    </w:p>
    <w:p w14:paraId="1401B677" w14:textId="77777777" w:rsidR="00B63E13" w:rsidRDefault="00D45FB3" w:rsidP="00D45FB3">
      <w:pPr>
        <w:numPr>
          <w:ilvl w:val="2"/>
          <w:numId w:val="6"/>
        </w:numPr>
        <w:ind w:left="709" w:hanging="709"/>
        <w:contextualSpacing/>
        <w:jc w:val="both"/>
        <w:rPr>
          <w:ins w:id="693" w:author="GELIAS" w:date="2026-04-12T04:28:00Z"/>
          <w:rFonts w:eastAsia="Times New Roman"/>
        </w:rPr>
      </w:pPr>
      <w:ins w:id="694" w:author="GELIAS" w:date="2026-04-09T11:15:00Z">
        <w:r w:rsidRPr="00D45FB3">
          <w:rPr>
            <w:rFonts w:eastAsia="Times New Roman"/>
          </w:rPr>
          <w:t xml:space="preserve">where any person is required by the terms of this Agreement to consent to any matter, that requirement shall be construed as a requirement for such person to indicate its consent in writing with respect to the relevant matter and any Time </w:t>
        </w:r>
        <w:bookmarkStart w:id="695" w:name="_Hlk115291023"/>
        <w:r w:rsidRPr="00D45FB3">
          <w:rPr>
            <w:rFonts w:eastAsia="Times New Roman"/>
          </w:rPr>
          <w:t xml:space="preserve">and place of Completion agreement, and consent, approval, </w:t>
        </w:r>
        <w:proofErr w:type="spellStart"/>
        <w:r w:rsidRPr="00D45FB3">
          <w:rPr>
            <w:rFonts w:eastAsia="Times New Roman"/>
          </w:rPr>
          <w:t>authorisation</w:t>
        </w:r>
        <w:proofErr w:type="spellEnd"/>
        <w:r w:rsidRPr="00D45FB3">
          <w:rPr>
            <w:rFonts w:eastAsia="Times New Roman"/>
          </w:rPr>
          <w:t xml:space="preserve">, notice, communication or information required under or pursuant to this Agreement from or by any Party to the other Parties shall be valid and effectual only if it is </w:t>
        </w:r>
        <w:bookmarkEnd w:id="695"/>
        <w:r w:rsidRPr="00D45FB3">
          <w:rPr>
            <w:rFonts w:eastAsia="Times New Roman"/>
          </w:rPr>
          <w:t>and place of Completion agreement</w:t>
        </w:r>
      </w:ins>
    </w:p>
    <w:p w14:paraId="20C1B698" w14:textId="77777777" w:rsidR="00B63E13" w:rsidRDefault="00B63E13">
      <w:pPr>
        <w:pStyle w:val="ListParagraph"/>
        <w:rPr>
          <w:ins w:id="696" w:author="GELIAS" w:date="2026-04-12T04:28:00Z"/>
          <w:rFonts w:eastAsia="Times New Roman"/>
        </w:rPr>
        <w:pPrChange w:id="697" w:author="GELIAS" w:date="2026-04-12T04:28:00Z">
          <w:pPr>
            <w:numPr>
              <w:ilvl w:val="2"/>
              <w:numId w:val="6"/>
            </w:numPr>
            <w:ind w:left="709" w:hanging="709"/>
            <w:contextualSpacing/>
            <w:jc w:val="both"/>
          </w:pPr>
        </w:pPrChange>
      </w:pPr>
    </w:p>
    <w:bookmarkEnd w:id="499"/>
    <w:bookmarkEnd w:id="500"/>
    <w:bookmarkEnd w:id="501"/>
    <w:bookmarkEnd w:id="502"/>
    <w:bookmarkEnd w:id="503"/>
    <w:p w14:paraId="67862E76" w14:textId="04A66056" w:rsidR="00D45FB3" w:rsidRPr="00B63E13" w:rsidRDefault="00D45FB3">
      <w:pPr>
        <w:numPr>
          <w:ilvl w:val="2"/>
          <w:numId w:val="6"/>
        </w:numPr>
        <w:ind w:left="709" w:hanging="709"/>
        <w:contextualSpacing/>
        <w:jc w:val="both"/>
        <w:rPr>
          <w:ins w:id="698" w:author="GELIAS" w:date="2026-04-09T11:15:00Z"/>
          <w:rFonts w:eastAsia="Times New Roman"/>
        </w:rPr>
        <w:pPrChange w:id="699" w:author="GELIAS" w:date="2026-04-09T11:16:00Z">
          <w:pPr>
            <w:numPr>
              <w:ilvl w:val="2"/>
              <w:numId w:val="6"/>
            </w:numPr>
            <w:ind w:left="1418" w:hanging="709"/>
            <w:contextualSpacing/>
            <w:jc w:val="both"/>
          </w:pPr>
        </w:pPrChange>
      </w:pPr>
      <w:ins w:id="700" w:author="GELIAS" w:date="2026-04-09T11:15:00Z">
        <w:r w:rsidRPr="00B63E13">
          <w:rPr>
            <w:rFonts w:eastAsia="Times New Roman"/>
          </w:rPr>
          <w:t>an</w:t>
        </w:r>
      </w:ins>
      <w:ins w:id="701" w:author="GELIAS" w:date="2026-04-12T04:29:00Z">
        <w:r w:rsidR="00B63E13">
          <w:rPr>
            <w:rFonts w:eastAsia="Times New Roman"/>
          </w:rPr>
          <w:t xml:space="preserve">y </w:t>
        </w:r>
      </w:ins>
      <w:ins w:id="702" w:author="GELIAS" w:date="2026-04-09T11:15:00Z">
        <w:r w:rsidRPr="00B63E13">
          <w:rPr>
            <w:rFonts w:eastAsia="Times New Roman"/>
          </w:rPr>
          <w:t xml:space="preserve">consent, approval, </w:t>
        </w:r>
        <w:proofErr w:type="spellStart"/>
        <w:r w:rsidRPr="00B63E13">
          <w:rPr>
            <w:rFonts w:eastAsia="Times New Roman"/>
          </w:rPr>
          <w:t>authorisation</w:t>
        </w:r>
        <w:proofErr w:type="spellEnd"/>
        <w:r w:rsidRPr="00B63E13">
          <w:rPr>
            <w:rFonts w:eastAsia="Times New Roman"/>
          </w:rPr>
          <w:t xml:space="preserve">, notice, communication or information required under or pursuant to this Agreement from or by any Party to the other Parties shall be valid and effectual only if it is in writing and signed by a duly </w:t>
        </w:r>
        <w:proofErr w:type="spellStart"/>
        <w:r w:rsidRPr="00B63E13">
          <w:rPr>
            <w:rFonts w:eastAsia="Times New Roman"/>
          </w:rPr>
          <w:t>authorised</w:t>
        </w:r>
        <w:proofErr w:type="spellEnd"/>
        <w:r w:rsidRPr="00B63E13">
          <w:rPr>
            <w:rFonts w:eastAsia="Times New Roman"/>
          </w:rPr>
          <w:t xml:space="preserve"> representative of such Party. </w:t>
        </w:r>
      </w:ins>
    </w:p>
    <w:p w14:paraId="167519AA" w14:textId="77777777" w:rsidR="00D45FB3" w:rsidRDefault="00D45FB3">
      <w:pPr>
        <w:spacing w:after="200" w:line="276" w:lineRule="auto"/>
        <w:jc w:val="both"/>
      </w:pPr>
    </w:p>
    <w:p w14:paraId="685E14D7" w14:textId="77777777" w:rsidR="008B3961" w:rsidRDefault="00D74028">
      <w:r>
        <w:br w:type="page"/>
      </w:r>
    </w:p>
    <w:p w14:paraId="7C527CFB" w14:textId="1C9C8AE8" w:rsidR="008B3961" w:rsidRDefault="00D25255">
      <w:pPr>
        <w:pStyle w:val="Heading1"/>
        <w:numPr>
          <w:ilvl w:val="0"/>
          <w:numId w:val="27"/>
        </w:numPr>
        <w:ind w:left="567" w:hanging="567"/>
        <w:pPrChange w:id="703" w:author="GELIAS" w:date="2026-04-12T06:19:00Z">
          <w:pPr>
            <w:pStyle w:val="Heading1"/>
          </w:pPr>
        </w:pPrChange>
      </w:pPr>
      <w:bookmarkStart w:id="704" w:name="_Toc224520748"/>
      <w:del w:id="705" w:author="GELIAS" w:date="2026-04-11T16:43:00Z">
        <w:r w:rsidDel="00E35CB8">
          <w:lastRenderedPageBreak/>
          <w:delText xml:space="preserve">2. </w:delText>
        </w:r>
      </w:del>
      <w:r>
        <w:t>RELATIONSHIP OF OWNER, CONTRACTOR AND SUBCONTRACTORS</w:t>
      </w:r>
      <w:bookmarkEnd w:id="704"/>
    </w:p>
    <w:p w14:paraId="0391AA37" w14:textId="77777777" w:rsidR="008B3961" w:rsidRDefault="00D74028">
      <w:pPr>
        <w:pStyle w:val="Heading2"/>
        <w:numPr>
          <w:ilvl w:val="0"/>
          <w:numId w:val="29"/>
        </w:numPr>
        <w:ind w:left="567" w:hanging="567"/>
        <w:pPrChange w:id="706" w:author="GELIAS" w:date="2026-04-12T06:20:00Z">
          <w:pPr>
            <w:pStyle w:val="Heading2"/>
          </w:pPr>
        </w:pPrChange>
      </w:pPr>
      <w:bookmarkStart w:id="707" w:name="_Toc224520749"/>
      <w:del w:id="708" w:author="GELIAS" w:date="2026-04-11T16:43:00Z">
        <w:r w:rsidDel="00E35CB8">
          <w:delText xml:space="preserve">2.1  </w:delText>
        </w:r>
      </w:del>
      <w:r>
        <w:t>Status of Contractor</w:t>
      </w:r>
      <w:bookmarkEnd w:id="707"/>
    </w:p>
    <w:p w14:paraId="6254D450" w14:textId="77777777" w:rsidR="00894520" w:rsidRDefault="00D74028" w:rsidP="00894520">
      <w:pPr>
        <w:pStyle w:val="ListParagraph"/>
        <w:numPr>
          <w:ilvl w:val="1"/>
          <w:numId w:val="29"/>
        </w:numPr>
        <w:spacing w:after="200" w:line="276" w:lineRule="auto"/>
        <w:ind w:left="1134" w:hanging="567"/>
        <w:jc w:val="both"/>
        <w:rPr>
          <w:ins w:id="709" w:author="GELIAS" w:date="2026-04-12T06:20:00Z"/>
        </w:rPr>
      </w:pPr>
      <w:r>
        <w:t>The Contractor is an independent contractor performing the Work under this Agreement. Nothing in this Agreement shall create a joint venture, partnership, agency, or employment relationship between the Owner and the Contractor.</w:t>
      </w:r>
    </w:p>
    <w:p w14:paraId="063BAB38" w14:textId="48434B16" w:rsidR="008B3961" w:rsidRDefault="00D74028">
      <w:pPr>
        <w:pStyle w:val="ListParagraph"/>
        <w:numPr>
          <w:ilvl w:val="1"/>
          <w:numId w:val="29"/>
        </w:numPr>
        <w:spacing w:after="200" w:line="276" w:lineRule="auto"/>
        <w:ind w:left="1134" w:hanging="567"/>
        <w:jc w:val="both"/>
        <w:pPrChange w:id="710" w:author="GELIAS" w:date="2026-04-12T06:20:00Z">
          <w:pPr>
            <w:spacing w:after="200" w:line="276" w:lineRule="auto"/>
            <w:ind w:left="720"/>
            <w:jc w:val="both"/>
          </w:pPr>
        </w:pPrChange>
      </w:pPr>
      <w:del w:id="711" w:author="GELIAS" w:date="2026-04-12T06:20:00Z">
        <w:r w:rsidDel="00894520">
          <w:delText xml:space="preserve"> </w:delText>
        </w:r>
      </w:del>
      <w:r>
        <w:t>The Contractor shall be solely responsible for the means, methods, techniques, sequences and procedures of construction and for safety precautions and programs in connection with the Work.</w:t>
      </w:r>
    </w:p>
    <w:p w14:paraId="3A242F67" w14:textId="77777777" w:rsidR="008B3961" w:rsidRDefault="00D74028">
      <w:pPr>
        <w:pStyle w:val="Heading2"/>
        <w:numPr>
          <w:ilvl w:val="0"/>
          <w:numId w:val="29"/>
        </w:numPr>
        <w:ind w:left="567" w:hanging="567"/>
        <w:pPrChange w:id="712" w:author="GELIAS" w:date="2026-04-12T06:20:00Z">
          <w:pPr>
            <w:pStyle w:val="Heading2"/>
          </w:pPr>
        </w:pPrChange>
      </w:pPr>
      <w:bookmarkStart w:id="713" w:name="_Toc224520750"/>
      <w:del w:id="714" w:author="GELIAS" w:date="2026-04-11T16:44:00Z">
        <w:r w:rsidDel="00E35CB8">
          <w:delText xml:space="preserve">2.2  </w:delText>
        </w:r>
      </w:del>
      <w:r>
        <w:t>Key Personnel and Contractor’s Representative</w:t>
      </w:r>
      <w:bookmarkEnd w:id="713"/>
    </w:p>
    <w:p w14:paraId="193B54C4" w14:textId="279FBEAD" w:rsidR="008B3961" w:rsidRDefault="00D74028">
      <w:pPr>
        <w:pStyle w:val="ListParagraph"/>
        <w:numPr>
          <w:ilvl w:val="1"/>
          <w:numId w:val="31"/>
        </w:numPr>
        <w:spacing w:after="200" w:line="276" w:lineRule="auto"/>
        <w:ind w:left="1134" w:hanging="567"/>
        <w:jc w:val="both"/>
        <w:pPrChange w:id="715" w:author="GELIAS" w:date="2026-04-12T06:20:00Z">
          <w:pPr>
            <w:spacing w:after="200" w:line="276" w:lineRule="auto"/>
            <w:ind w:left="720"/>
            <w:jc w:val="both"/>
          </w:pPr>
        </w:pPrChange>
      </w:pPr>
      <w:del w:id="716" w:author="GELIAS" w:date="2026-04-11T16:44:00Z">
        <w:r w:rsidDel="00E35CB8">
          <w:delText xml:space="preserve">(a) </w:delText>
        </w:r>
      </w:del>
      <w:r>
        <w:t>The Contractor shall designate a Contractor’s Representative who shall have full authority to act on behalf of the Contractor in all matters arising under this Agreement. The Contractor’s Representative shall be available at all reasonable times for consultation with the Owner.</w:t>
      </w:r>
    </w:p>
    <w:p w14:paraId="142FAE96" w14:textId="6C916DBD" w:rsidR="008B3961" w:rsidDel="00894520" w:rsidRDefault="00D74028" w:rsidP="00894520">
      <w:pPr>
        <w:pStyle w:val="ListParagraph"/>
        <w:numPr>
          <w:ilvl w:val="1"/>
          <w:numId w:val="31"/>
        </w:numPr>
        <w:spacing w:after="200" w:line="276" w:lineRule="auto"/>
        <w:ind w:left="1134" w:hanging="567"/>
        <w:jc w:val="both"/>
        <w:rPr>
          <w:del w:id="717" w:author="GELIAS" w:date="2026-04-12T06:21:00Z"/>
        </w:rPr>
      </w:pPr>
      <w:del w:id="718" w:author="GELIAS" w:date="2026-04-11T16:45:00Z">
        <w:r w:rsidDel="00E35CB8">
          <w:delText>(b)</w:delText>
        </w:r>
      </w:del>
      <w:del w:id="719" w:author="GELIAS" w:date="2026-04-12T06:21:00Z">
        <w:r w:rsidDel="00894520">
          <w:delText xml:space="preserve"> </w:delText>
        </w:r>
      </w:del>
      <w:r>
        <w:t>The Contractor shall assign the Key Personnel identified in Schedule D to the Project. The Contractor shall not remove or replace any Key Personnel without the prior written consent of the Owner, such consent not to be unreasonably withheld. If any Key Personnel become unavailable for reasons beyond the Contractor’s control, the Contractor shall promptly propose a replacement of equal or superior qualifications for the Owner’s approval.</w:t>
      </w:r>
      <w:ins w:id="720" w:author="GELIAS" w:date="2026-04-09T11:19:00Z">
        <w:r w:rsidR="00D45FB3" w:rsidRPr="00D45FB3">
          <w:t xml:space="preserve"> </w:t>
        </w:r>
        <w:commentRangeStart w:id="721"/>
        <w:r w:rsidR="00D45FB3" w:rsidRPr="00D45FB3">
          <w:t>All Key Personnel shall be based at the Site (or, where Works are being executed off the Site, at the location of the Works) for the whole time that the Works are being executed. If any of the Key Personnel is to be temporarily absent during execution of the Works, a suitable replacement shall be temporarily appointed, subject to the Engineer’s prior consent.</w:t>
        </w:r>
      </w:ins>
      <w:commentRangeEnd w:id="721"/>
      <w:r w:rsidR="003E2992">
        <w:rPr>
          <w:rStyle w:val="CommentReference"/>
        </w:rPr>
        <w:commentReference w:id="721"/>
      </w:r>
    </w:p>
    <w:p w14:paraId="26E3116D" w14:textId="77777777" w:rsidR="00894520" w:rsidRDefault="00894520">
      <w:pPr>
        <w:pStyle w:val="ListParagraph"/>
        <w:numPr>
          <w:ilvl w:val="1"/>
          <w:numId w:val="31"/>
        </w:numPr>
        <w:spacing w:after="200" w:line="276" w:lineRule="auto"/>
        <w:ind w:left="1134" w:hanging="567"/>
        <w:jc w:val="both"/>
        <w:rPr>
          <w:ins w:id="722" w:author="GELIAS" w:date="2026-04-12T06:21:00Z"/>
        </w:rPr>
        <w:pPrChange w:id="723" w:author="GELIAS" w:date="2026-04-12T06:20:00Z">
          <w:pPr>
            <w:spacing w:after="200" w:line="276" w:lineRule="auto"/>
            <w:ind w:left="720"/>
            <w:jc w:val="both"/>
          </w:pPr>
        </w:pPrChange>
      </w:pPr>
    </w:p>
    <w:p w14:paraId="69D6DC9C" w14:textId="77777777" w:rsidR="00894520" w:rsidRDefault="00D74028" w:rsidP="00894520">
      <w:pPr>
        <w:pStyle w:val="ListParagraph"/>
        <w:numPr>
          <w:ilvl w:val="1"/>
          <w:numId w:val="31"/>
        </w:numPr>
        <w:spacing w:after="200" w:line="276" w:lineRule="auto"/>
        <w:ind w:left="1134" w:hanging="567"/>
        <w:jc w:val="both"/>
        <w:rPr>
          <w:ins w:id="724" w:author="GELIAS" w:date="2026-04-12T06:21:00Z"/>
        </w:rPr>
      </w:pPr>
      <w:del w:id="725" w:author="GELIAS" w:date="2026-04-11T16:45:00Z">
        <w:r w:rsidDel="00E35CB8">
          <w:delText xml:space="preserve">(c) </w:delText>
        </w:r>
      </w:del>
      <w:r>
        <w:t>The Contractor shall provide and maintain an adequate organization chart for the Project, identifying all Key Personnel and their roles and responsibilities.</w:t>
      </w:r>
    </w:p>
    <w:p w14:paraId="56EB1F65" w14:textId="591C8F32" w:rsidR="00894520" w:rsidRPr="00894520" w:rsidRDefault="00D45FB3" w:rsidP="00894520">
      <w:pPr>
        <w:pStyle w:val="ListParagraph"/>
        <w:numPr>
          <w:ilvl w:val="1"/>
          <w:numId w:val="31"/>
        </w:numPr>
        <w:spacing w:after="200" w:line="276" w:lineRule="auto"/>
        <w:ind w:left="1134" w:hanging="567"/>
        <w:jc w:val="both"/>
        <w:rPr>
          <w:ins w:id="726" w:author="GELIAS" w:date="2026-04-12T06:21:00Z"/>
          <w:rPrChange w:id="727" w:author="GELIAS" w:date="2026-04-12T06:21:00Z">
            <w:rPr>
              <w:ins w:id="728" w:author="GELIAS" w:date="2026-04-12T06:21:00Z"/>
              <w:rFonts w:eastAsia="Times New Roman"/>
            </w:rPr>
          </w:rPrChange>
        </w:rPr>
      </w:pPr>
      <w:ins w:id="729" w:author="GELIAS" w:date="2026-04-09T11:17:00Z">
        <w:r w:rsidRPr="00894520">
          <w:rPr>
            <w:rFonts w:eastAsia="Times New Roman"/>
            <w:rPrChange w:id="730" w:author="GELIAS" w:date="2026-04-12T06:21:00Z">
              <w:rPr/>
            </w:rPrChange>
          </w:rPr>
          <w:t xml:space="preserve">The Contractor’s Representative shall be qualified, experienced and competent in the main engineering discipline applicable to the Works and fluent in the language for communications defined in </w:t>
        </w:r>
      </w:ins>
      <w:ins w:id="731" w:author="GELIAS" w:date="2026-04-13T17:34:00Z">
        <w:r w:rsidR="00407C7D">
          <w:rPr>
            <w:rFonts w:eastAsia="Times New Roman"/>
          </w:rPr>
          <w:t>Section</w:t>
        </w:r>
      </w:ins>
      <w:ins w:id="732" w:author="GELIAS" w:date="2026-04-09T11:17:00Z">
        <w:r w:rsidRPr="00894520">
          <w:rPr>
            <w:rFonts w:eastAsia="Times New Roman"/>
            <w:rPrChange w:id="733" w:author="GELIAS" w:date="2026-04-12T06:21:00Z">
              <w:rPr/>
            </w:rPrChange>
          </w:rPr>
          <w:t xml:space="preserve"> 2</w:t>
        </w:r>
      </w:ins>
      <w:ins w:id="734" w:author="GELIAS" w:date="2026-04-12T04:31:00Z">
        <w:r w:rsidR="00B63E13" w:rsidRPr="00894520">
          <w:rPr>
            <w:rFonts w:eastAsia="Times New Roman"/>
            <w:rPrChange w:id="735" w:author="GELIAS" w:date="2026-04-12T06:21:00Z">
              <w:rPr/>
            </w:rPrChange>
          </w:rPr>
          <w:t>1</w:t>
        </w:r>
      </w:ins>
      <w:ins w:id="736" w:author="GELIAS" w:date="2026-04-09T11:17:00Z">
        <w:r w:rsidRPr="00894520">
          <w:rPr>
            <w:rFonts w:eastAsia="Times New Roman"/>
            <w:rPrChange w:id="737" w:author="GELIAS" w:date="2026-04-12T06:21:00Z">
              <w:rPr/>
            </w:rPrChange>
          </w:rPr>
          <w:t>.12.</w:t>
        </w:r>
      </w:ins>
    </w:p>
    <w:p w14:paraId="6DB329F3" w14:textId="77777777" w:rsidR="00894520" w:rsidRPr="00894520" w:rsidRDefault="00D45FB3" w:rsidP="00894520">
      <w:pPr>
        <w:pStyle w:val="ListParagraph"/>
        <w:numPr>
          <w:ilvl w:val="1"/>
          <w:numId w:val="31"/>
        </w:numPr>
        <w:spacing w:after="200" w:line="276" w:lineRule="auto"/>
        <w:ind w:left="1134" w:hanging="567"/>
        <w:jc w:val="both"/>
        <w:rPr>
          <w:ins w:id="738" w:author="GELIAS" w:date="2026-04-12T06:21:00Z"/>
          <w:rPrChange w:id="739" w:author="GELIAS" w:date="2026-04-12T06:21:00Z">
            <w:rPr>
              <w:ins w:id="740" w:author="GELIAS" w:date="2026-04-12T06:21:00Z"/>
              <w:rFonts w:eastAsia="Times New Roman"/>
            </w:rPr>
          </w:rPrChange>
        </w:rPr>
      </w:pPr>
      <w:ins w:id="741" w:author="GELIAS" w:date="2026-04-09T11:17:00Z">
        <w:r w:rsidRPr="00894520">
          <w:rPr>
            <w:rFonts w:eastAsia="Times New Roman"/>
            <w:rPrChange w:id="742" w:author="GELIAS" w:date="2026-04-12T06:21:00Z">
              <w:rPr/>
            </w:rPrChange>
          </w:rPr>
          <w:t xml:space="preserve">Unless the Contractor’s Representative is named in this Agreement, the Contractor shall, before the NTP Date, submit to the Owner for consent the name and particulars of the person the Contractor proposes to appoint as Contractor’s Representative. If consent is withheld or subsequently revoked, or if the appointed person fails to act as </w:t>
        </w:r>
        <w:r w:rsidRPr="00894520">
          <w:rPr>
            <w:rFonts w:eastAsia="Times New Roman"/>
            <w:rPrChange w:id="743" w:author="GELIAS" w:date="2026-04-12T06:21:00Z">
              <w:rPr/>
            </w:rPrChange>
          </w:rPr>
          <w:lastRenderedPageBreak/>
          <w:t>Contractor’s Representative, the Contractor shall similarly submit the name and particulars of another suitable replacement for such appointment. If the Owner does not respond within the Review Period the Owner shall be deemed to have given the Owner’s consent.</w:t>
        </w:r>
      </w:ins>
    </w:p>
    <w:p w14:paraId="6604E108" w14:textId="0155F89C" w:rsidR="00894520" w:rsidRPr="00894520" w:rsidRDefault="00D45FB3" w:rsidP="00894520">
      <w:pPr>
        <w:pStyle w:val="ListParagraph"/>
        <w:numPr>
          <w:ilvl w:val="1"/>
          <w:numId w:val="31"/>
        </w:numPr>
        <w:spacing w:after="200" w:line="276" w:lineRule="auto"/>
        <w:ind w:left="1134" w:hanging="567"/>
        <w:jc w:val="both"/>
        <w:rPr>
          <w:ins w:id="744" w:author="GELIAS" w:date="2026-04-12T06:21:00Z"/>
          <w:rPrChange w:id="745" w:author="GELIAS" w:date="2026-04-12T06:21:00Z">
            <w:rPr>
              <w:ins w:id="746" w:author="GELIAS" w:date="2026-04-12T06:21:00Z"/>
              <w:rFonts w:eastAsia="Times New Roman"/>
            </w:rPr>
          </w:rPrChange>
        </w:rPr>
      </w:pPr>
      <w:ins w:id="747" w:author="GELIAS" w:date="2026-04-09T11:17:00Z">
        <w:r w:rsidRPr="00894520">
          <w:rPr>
            <w:rFonts w:eastAsia="Times New Roman"/>
            <w:rPrChange w:id="748" w:author="GELIAS" w:date="2026-04-12T06:21:00Z">
              <w:rPr/>
            </w:rPrChange>
          </w:rPr>
          <w:t xml:space="preserve">The Contractor shall not, without the Owner’s prior consent, revoke the appointment of the Contractor’s Representative or appoint a replacement (unless the Contractor’s Representative is unable to act as a result of death, illness, disability or resignation, in which case his/her appointment shall be deemed to have been revoked with immediate effect and the appointment of a replacement shall be treated as a temporary appointment until the Owner gives its consent to this replacement, or another replacement is appointed, under this </w:t>
        </w:r>
      </w:ins>
      <w:ins w:id="749" w:author="GELIAS" w:date="2026-04-13T17:05:00Z">
        <w:r w:rsidR="008D225D">
          <w:rPr>
            <w:rFonts w:eastAsia="Times New Roman"/>
          </w:rPr>
          <w:t>Section</w:t>
        </w:r>
      </w:ins>
      <w:ins w:id="750" w:author="GELIAS" w:date="2026-04-09T11:17:00Z">
        <w:r w:rsidRPr="00894520">
          <w:rPr>
            <w:rFonts w:eastAsia="Times New Roman"/>
            <w:rPrChange w:id="751" w:author="GELIAS" w:date="2026-04-12T06:21:00Z">
              <w:rPr/>
            </w:rPrChange>
          </w:rPr>
          <w:t xml:space="preserve">). </w:t>
        </w:r>
      </w:ins>
    </w:p>
    <w:p w14:paraId="0BA87C62" w14:textId="1443E31B" w:rsidR="006971A0" w:rsidRPr="006971A0" w:rsidRDefault="00D45FB3" w:rsidP="006971A0">
      <w:pPr>
        <w:pStyle w:val="ListParagraph"/>
        <w:numPr>
          <w:ilvl w:val="1"/>
          <w:numId w:val="31"/>
        </w:numPr>
        <w:spacing w:after="200" w:line="276" w:lineRule="auto"/>
        <w:ind w:left="1134" w:hanging="567"/>
        <w:jc w:val="both"/>
        <w:rPr>
          <w:ins w:id="752" w:author="GELIAS" w:date="2026-04-12T07:16:00Z"/>
          <w:rPrChange w:id="753" w:author="GELIAS" w:date="2026-04-12T07:16:00Z">
            <w:rPr>
              <w:ins w:id="754" w:author="GELIAS" w:date="2026-04-12T07:16:00Z"/>
              <w:rFonts w:eastAsia="Times New Roman"/>
            </w:rPr>
          </w:rPrChange>
        </w:rPr>
      </w:pPr>
      <w:ins w:id="755" w:author="GELIAS" w:date="2026-04-09T11:17:00Z">
        <w:r w:rsidRPr="00894520">
          <w:rPr>
            <w:rFonts w:eastAsia="Times New Roman"/>
            <w:rPrChange w:id="756" w:author="GELIAS" w:date="2026-04-12T06:21:00Z">
              <w:rPr/>
            </w:rPrChange>
          </w:rPr>
          <w:t xml:space="preserve">Unless otherwise agreed by the Owner, the whole time of the Contractor’s Representative shall be given to directing the Contractor’s performance of the Contract. The Contractor’s Representative shall act for and on behalf of the Contractor at all times during the performance of this Agreement, including issuing and receiving all Notices and other communications under </w:t>
        </w:r>
      </w:ins>
      <w:ins w:id="757" w:author="GELIAS" w:date="2026-04-13T17:34:00Z">
        <w:r w:rsidR="00407C7D">
          <w:rPr>
            <w:rFonts w:eastAsia="Times New Roman"/>
          </w:rPr>
          <w:t>Section</w:t>
        </w:r>
      </w:ins>
      <w:ins w:id="758" w:author="GELIAS" w:date="2026-04-09T11:17:00Z">
        <w:r w:rsidRPr="00894520">
          <w:rPr>
            <w:rFonts w:eastAsia="Times New Roman"/>
            <w:rPrChange w:id="759" w:author="GELIAS" w:date="2026-04-12T06:21:00Z">
              <w:rPr/>
            </w:rPrChange>
          </w:rPr>
          <w:t xml:space="preserve"> 2</w:t>
        </w:r>
      </w:ins>
      <w:ins w:id="760" w:author="GELIAS" w:date="2026-04-12T04:31:00Z">
        <w:r w:rsidR="00B63E13" w:rsidRPr="00894520">
          <w:rPr>
            <w:rFonts w:eastAsia="Times New Roman"/>
            <w:rPrChange w:id="761" w:author="GELIAS" w:date="2026-04-12T06:21:00Z">
              <w:rPr/>
            </w:rPrChange>
          </w:rPr>
          <w:t>1</w:t>
        </w:r>
      </w:ins>
      <w:ins w:id="762" w:author="GELIAS" w:date="2026-04-09T11:17:00Z">
        <w:r w:rsidRPr="00894520">
          <w:rPr>
            <w:rFonts w:eastAsia="Times New Roman"/>
            <w:rPrChange w:id="763" w:author="GELIAS" w:date="2026-04-12T06:21:00Z">
              <w:rPr/>
            </w:rPrChange>
          </w:rPr>
          <w:t xml:space="preserve">.6 [Notices]. </w:t>
        </w:r>
      </w:ins>
    </w:p>
    <w:p w14:paraId="558021AF" w14:textId="77777777" w:rsidR="006971A0" w:rsidRPr="006971A0" w:rsidRDefault="00D45FB3" w:rsidP="006971A0">
      <w:pPr>
        <w:pStyle w:val="ListParagraph"/>
        <w:numPr>
          <w:ilvl w:val="1"/>
          <w:numId w:val="31"/>
        </w:numPr>
        <w:spacing w:after="200" w:line="276" w:lineRule="auto"/>
        <w:ind w:left="1134" w:hanging="567"/>
        <w:jc w:val="both"/>
        <w:rPr>
          <w:ins w:id="764" w:author="GELIAS" w:date="2026-04-12T07:16:00Z"/>
          <w:rPrChange w:id="765" w:author="GELIAS" w:date="2026-04-12T07:16:00Z">
            <w:rPr>
              <w:ins w:id="766" w:author="GELIAS" w:date="2026-04-12T07:16:00Z"/>
              <w:rFonts w:eastAsia="Times New Roman"/>
            </w:rPr>
          </w:rPrChange>
        </w:rPr>
      </w:pPr>
      <w:ins w:id="767" w:author="GELIAS" w:date="2026-04-09T11:17:00Z">
        <w:r w:rsidRPr="006971A0">
          <w:rPr>
            <w:rFonts w:eastAsia="Times New Roman"/>
            <w:rPrChange w:id="768" w:author="GELIAS" w:date="2026-04-12T07:16:00Z">
              <w:rPr/>
            </w:rPrChange>
          </w:rPr>
          <w:t>Unless otherwise agreed by the Owner, the Contractor’s Representative shall be based at the Site for the whole time that the Works are being executed at the Site. If the Contractor’s Representative is to be temporarily absent from the Site during the execution of the Works, a suitable replacement shall be temporarily appointed, subject to the Owner’s prior consent.</w:t>
        </w:r>
      </w:ins>
    </w:p>
    <w:p w14:paraId="219F8C8A" w14:textId="62759FCB" w:rsidR="00D45FB3" w:rsidRPr="00D45FB3" w:rsidRDefault="00D45FB3">
      <w:pPr>
        <w:pStyle w:val="ListParagraph"/>
        <w:numPr>
          <w:ilvl w:val="1"/>
          <w:numId w:val="31"/>
        </w:numPr>
        <w:spacing w:after="200" w:line="276" w:lineRule="auto"/>
        <w:ind w:left="1134" w:hanging="567"/>
        <w:jc w:val="both"/>
        <w:rPr>
          <w:ins w:id="769" w:author="GELIAS" w:date="2026-04-09T11:17:00Z"/>
          <w:rPrChange w:id="770" w:author="GELIAS" w:date="2026-04-09T11:17:00Z">
            <w:rPr>
              <w:ins w:id="771" w:author="GELIAS" w:date="2026-04-09T11:17:00Z"/>
              <w:rFonts w:eastAsia="Times New Roman"/>
            </w:rPr>
          </w:rPrChange>
        </w:rPr>
        <w:pPrChange w:id="772" w:author="GELIAS" w:date="2026-04-12T07:16:00Z">
          <w:pPr>
            <w:numPr>
              <w:numId w:val="8"/>
            </w:numPr>
            <w:spacing w:after="200" w:line="276" w:lineRule="auto"/>
            <w:ind w:left="1004" w:hanging="578"/>
            <w:jc w:val="both"/>
          </w:pPr>
        </w:pPrChange>
      </w:pPr>
      <w:ins w:id="773" w:author="GELIAS" w:date="2026-04-09T11:17:00Z">
        <w:r w:rsidRPr="006971A0">
          <w:rPr>
            <w:rFonts w:eastAsia="Times New Roman"/>
            <w:rPrChange w:id="774" w:author="GELIAS" w:date="2026-04-12T07:16:00Z">
              <w:rPr/>
            </w:rPrChange>
          </w:rPr>
          <w:t xml:space="preserve">The Contractor’s Representative may delegate any powers, functions and authority except: </w:t>
        </w:r>
      </w:ins>
    </w:p>
    <w:p w14:paraId="0CC505F4" w14:textId="61D654C1" w:rsidR="006971A0" w:rsidRDefault="00D45FB3" w:rsidP="006971A0">
      <w:pPr>
        <w:numPr>
          <w:ilvl w:val="0"/>
          <w:numId w:val="9"/>
        </w:numPr>
        <w:spacing w:after="200" w:line="276" w:lineRule="auto"/>
        <w:ind w:left="1701" w:hanging="567"/>
        <w:jc w:val="both"/>
        <w:rPr>
          <w:ins w:id="775" w:author="GELIAS" w:date="2026-04-12T07:19:00Z"/>
          <w:rFonts w:eastAsia="Times New Roman"/>
        </w:rPr>
      </w:pPr>
      <w:ins w:id="776" w:author="GELIAS" w:date="2026-04-09T11:17:00Z">
        <w:r w:rsidRPr="00D45FB3">
          <w:rPr>
            <w:rFonts w:eastAsia="Times New Roman"/>
          </w:rPr>
          <w:t xml:space="preserve">the authority to issue and </w:t>
        </w:r>
        <w:proofErr w:type="gramStart"/>
        <w:r w:rsidRPr="00D45FB3">
          <w:rPr>
            <w:rFonts w:eastAsia="Times New Roman"/>
          </w:rPr>
          <w:t>receive</w:t>
        </w:r>
        <w:proofErr w:type="gramEnd"/>
        <w:r w:rsidRPr="00D45FB3">
          <w:rPr>
            <w:rFonts w:eastAsia="Times New Roman"/>
          </w:rPr>
          <w:t xml:space="preserve"> Notices and other communications under </w:t>
        </w:r>
      </w:ins>
      <w:ins w:id="777" w:author="GELIAS" w:date="2026-04-13T17:34:00Z">
        <w:r w:rsidR="00407C7D">
          <w:rPr>
            <w:rFonts w:eastAsia="Times New Roman"/>
          </w:rPr>
          <w:t>Section</w:t>
        </w:r>
      </w:ins>
      <w:ins w:id="778" w:author="GELIAS" w:date="2026-04-09T11:17:00Z">
        <w:r w:rsidRPr="00D45FB3">
          <w:rPr>
            <w:rFonts w:eastAsia="Times New Roman"/>
          </w:rPr>
          <w:t xml:space="preserve"> 20.6 [Notices]; </w:t>
        </w:r>
      </w:ins>
    </w:p>
    <w:p w14:paraId="31C253DD" w14:textId="77777777" w:rsidR="006971A0" w:rsidRDefault="00D45FB3" w:rsidP="006971A0">
      <w:pPr>
        <w:numPr>
          <w:ilvl w:val="0"/>
          <w:numId w:val="9"/>
        </w:numPr>
        <w:spacing w:after="200" w:line="276" w:lineRule="auto"/>
        <w:ind w:left="1701" w:hanging="567"/>
        <w:jc w:val="both"/>
        <w:rPr>
          <w:ins w:id="779" w:author="GELIAS" w:date="2026-04-12T07:19:00Z"/>
          <w:rFonts w:eastAsia="Times New Roman"/>
        </w:rPr>
      </w:pPr>
      <w:ins w:id="780" w:author="GELIAS" w:date="2026-04-09T11:17:00Z">
        <w:r w:rsidRPr="006971A0">
          <w:rPr>
            <w:rFonts w:eastAsia="Times New Roman"/>
          </w:rPr>
          <w:t>and the authority to receive instructions on behalf of the Contractor,</w:t>
        </w:r>
      </w:ins>
    </w:p>
    <w:p w14:paraId="5A81B38F" w14:textId="37D64282" w:rsidR="00D45FB3" w:rsidRPr="006971A0" w:rsidRDefault="00D45FB3">
      <w:pPr>
        <w:spacing w:after="200" w:line="276" w:lineRule="auto"/>
        <w:ind w:left="1134"/>
        <w:jc w:val="both"/>
        <w:rPr>
          <w:ins w:id="781" w:author="GELIAS" w:date="2026-04-09T11:18:00Z"/>
          <w:rFonts w:eastAsia="Times New Roman"/>
        </w:rPr>
        <w:pPrChange w:id="782" w:author="GELIAS" w:date="2026-04-12T07:19:00Z">
          <w:pPr>
            <w:spacing w:after="200" w:line="276" w:lineRule="auto"/>
            <w:ind w:left="993"/>
            <w:jc w:val="both"/>
          </w:pPr>
        </w:pPrChange>
      </w:pPr>
      <w:ins w:id="783" w:author="GELIAS" w:date="2026-04-09T11:17:00Z">
        <w:r w:rsidRPr="006971A0">
          <w:rPr>
            <w:rFonts w:eastAsia="Times New Roman"/>
          </w:rPr>
          <w:t xml:space="preserve">to any suitably competent and experienced person and may at any time revoke the delegation. Any delegation or revocation shall not take effect until the Owner has received a Notice from the Contractor’s Representative, naming the person, specifying the powers, functions and authority being delegated or revoked, and stating the timing of the delegation or revocation. </w:t>
        </w:r>
      </w:ins>
    </w:p>
    <w:p w14:paraId="09AC2DCF" w14:textId="02495D9D" w:rsidR="00D45FB3" w:rsidRPr="00D45FB3" w:rsidRDefault="00D45FB3">
      <w:pPr>
        <w:pStyle w:val="ListParagraph"/>
        <w:numPr>
          <w:ilvl w:val="1"/>
          <w:numId w:val="31"/>
        </w:numPr>
        <w:spacing w:after="200" w:line="276" w:lineRule="auto"/>
        <w:ind w:left="1134" w:hanging="567"/>
        <w:jc w:val="both"/>
        <w:rPr>
          <w:ins w:id="784" w:author="GELIAS" w:date="2026-04-09T11:17:00Z"/>
          <w:rFonts w:eastAsia="Times New Roman"/>
        </w:rPr>
        <w:pPrChange w:id="785" w:author="GELIAS" w:date="2026-04-12T07:17:00Z">
          <w:pPr>
            <w:numPr>
              <w:numId w:val="8"/>
            </w:numPr>
            <w:spacing w:after="200" w:line="276" w:lineRule="auto"/>
            <w:ind w:left="1004" w:hanging="578"/>
            <w:jc w:val="both"/>
          </w:pPr>
        </w:pPrChange>
      </w:pPr>
      <w:ins w:id="786" w:author="GELIAS" w:date="2026-04-09T11:17:00Z">
        <w:r w:rsidRPr="00D45FB3">
          <w:rPr>
            <w:rFonts w:eastAsia="Times New Roman"/>
          </w:rPr>
          <w:t xml:space="preserve">The Contractors Personnel, including the Key Personnel shall be fluent in the language for communications defined in </w:t>
        </w:r>
      </w:ins>
      <w:ins w:id="787" w:author="GELIAS" w:date="2026-04-13T17:34:00Z">
        <w:r w:rsidR="00407C7D">
          <w:rPr>
            <w:rFonts w:eastAsia="Times New Roman"/>
          </w:rPr>
          <w:t>Section</w:t>
        </w:r>
      </w:ins>
      <w:ins w:id="788" w:author="GELIAS" w:date="2026-04-09T11:17:00Z">
        <w:r w:rsidRPr="00D45FB3">
          <w:rPr>
            <w:rFonts w:eastAsia="Times New Roman"/>
          </w:rPr>
          <w:t xml:space="preserve"> 2</w:t>
        </w:r>
      </w:ins>
      <w:ins w:id="789" w:author="GELIAS" w:date="2026-04-12T04:32:00Z">
        <w:r w:rsidR="00B63E13">
          <w:rPr>
            <w:rFonts w:eastAsia="Times New Roman"/>
          </w:rPr>
          <w:t>1</w:t>
        </w:r>
      </w:ins>
      <w:ins w:id="790" w:author="GELIAS" w:date="2026-04-09T11:17:00Z">
        <w:r w:rsidRPr="00D45FB3">
          <w:rPr>
            <w:rFonts w:eastAsia="Times New Roman"/>
          </w:rPr>
          <w:t xml:space="preserve">.12. </w:t>
        </w:r>
      </w:ins>
    </w:p>
    <w:p w14:paraId="1958BCDB" w14:textId="2D660131" w:rsidR="00D45FB3" w:rsidRDefault="00D45FB3">
      <w:pPr>
        <w:spacing w:after="200" w:line="276" w:lineRule="auto"/>
        <w:ind w:left="720"/>
        <w:jc w:val="both"/>
        <w:rPr>
          <w:ins w:id="791" w:author="GELIAS" w:date="2026-04-09T12:21:00Z"/>
        </w:rPr>
      </w:pPr>
    </w:p>
    <w:p w14:paraId="7EECBAC9" w14:textId="77777777" w:rsidR="00C417F7" w:rsidRDefault="00C417F7">
      <w:pPr>
        <w:spacing w:after="200" w:line="276" w:lineRule="auto"/>
        <w:ind w:left="720"/>
        <w:jc w:val="both"/>
        <w:rPr>
          <w:ins w:id="792" w:author="GELIAS" w:date="2026-04-09T12:21:00Z"/>
        </w:rPr>
      </w:pPr>
    </w:p>
    <w:p w14:paraId="746B79AC" w14:textId="77777777" w:rsidR="00C417F7" w:rsidRDefault="00C417F7">
      <w:pPr>
        <w:spacing w:after="200" w:line="276" w:lineRule="auto"/>
        <w:ind w:left="720"/>
        <w:jc w:val="both"/>
        <w:rPr>
          <w:ins w:id="793" w:author="GELIAS" w:date="2026-04-09T12:21:00Z"/>
        </w:rPr>
      </w:pPr>
    </w:p>
    <w:p w14:paraId="01AB7706" w14:textId="274B05DF" w:rsidR="00C417F7" w:rsidDel="00E35CB8" w:rsidRDefault="00C417F7">
      <w:pPr>
        <w:spacing w:after="200" w:line="276" w:lineRule="auto"/>
        <w:ind w:left="567" w:hanging="567"/>
        <w:jc w:val="both"/>
        <w:rPr>
          <w:del w:id="794" w:author="GELIAS" w:date="2026-04-11T16:48:00Z"/>
        </w:rPr>
        <w:pPrChange w:id="795" w:author="GELIAS" w:date="2026-04-12T07:17:00Z">
          <w:pPr>
            <w:spacing w:after="200" w:line="276" w:lineRule="auto"/>
            <w:ind w:left="720"/>
            <w:jc w:val="both"/>
          </w:pPr>
        </w:pPrChange>
      </w:pPr>
    </w:p>
    <w:p w14:paraId="0D00449E" w14:textId="03F92921" w:rsidR="008B3961" w:rsidRDefault="00D74028">
      <w:pPr>
        <w:pStyle w:val="Heading2"/>
        <w:numPr>
          <w:ilvl w:val="0"/>
          <w:numId w:val="29"/>
        </w:numPr>
        <w:ind w:left="567" w:hanging="567"/>
        <w:pPrChange w:id="796" w:author="GELIAS" w:date="2026-04-12T07:17:00Z">
          <w:pPr>
            <w:pStyle w:val="Heading2"/>
          </w:pPr>
        </w:pPrChange>
      </w:pPr>
      <w:bookmarkStart w:id="797" w:name="_Toc224520751"/>
      <w:del w:id="798" w:author="GELIAS" w:date="2026-04-09T11:20:00Z">
        <w:r w:rsidDel="00D45FB3">
          <w:delText xml:space="preserve">2.3 </w:delText>
        </w:r>
      </w:del>
      <w:r>
        <w:t xml:space="preserve"> Subcontractors</w:t>
      </w:r>
      <w:bookmarkEnd w:id="797"/>
    </w:p>
    <w:p w14:paraId="799DBDF3" w14:textId="668DD74A" w:rsidR="006971A0" w:rsidRDefault="00D74028" w:rsidP="006971A0">
      <w:pPr>
        <w:pStyle w:val="ListParagraph"/>
        <w:numPr>
          <w:ilvl w:val="1"/>
          <w:numId w:val="33"/>
        </w:numPr>
        <w:spacing w:after="200" w:line="276" w:lineRule="auto"/>
        <w:ind w:left="1134" w:hanging="567"/>
        <w:jc w:val="both"/>
        <w:rPr>
          <w:ins w:id="799" w:author="GELIAS" w:date="2026-04-12T07:17:00Z"/>
        </w:rPr>
      </w:pPr>
      <w:del w:id="800" w:author="GELIAS" w:date="2026-04-11T16:48:00Z">
        <w:r w:rsidDel="00E35CB8">
          <w:delText xml:space="preserve">(a) </w:delText>
        </w:r>
      </w:del>
      <w:ins w:id="801" w:author="GELIAS" w:date="2026-04-13T17:35:00Z">
        <w:r w:rsidR="00407C7D">
          <w:t>S</w:t>
        </w:r>
      </w:ins>
      <w:ins w:id="802" w:author="GELIAS" w:date="2026-04-09T11:20:00Z">
        <w:r w:rsidR="00D45FB3">
          <w:t xml:space="preserve">ubject to Section 2.3(b) below, </w:t>
        </w:r>
      </w:ins>
      <w:del w:id="803" w:author="GELIAS" w:date="2026-04-09T11:20:00Z">
        <w:r w:rsidDel="00D45FB3">
          <w:delText>T</w:delText>
        </w:r>
      </w:del>
      <w:ins w:id="804" w:author="GELIAS" w:date="2026-04-09T11:20:00Z">
        <w:r w:rsidR="00D45FB3">
          <w:t>t</w:t>
        </w:r>
      </w:ins>
      <w:r>
        <w:t>he Contractor may subcontract any portion of the Work to qualified Subcontractors. The Contractor shall select Subcontractors based on relevant criteria including experience, reputation, technical capability, and demonstrated success in comparable projects.</w:t>
      </w:r>
    </w:p>
    <w:p w14:paraId="01D5E301" w14:textId="33A91BD6" w:rsidR="00D45FB3" w:rsidRPr="00D45FB3" w:rsidRDefault="00D45FB3">
      <w:pPr>
        <w:pStyle w:val="ListParagraph"/>
        <w:numPr>
          <w:ilvl w:val="1"/>
          <w:numId w:val="33"/>
        </w:numPr>
        <w:spacing w:after="200" w:line="276" w:lineRule="auto"/>
        <w:ind w:left="1134" w:hanging="567"/>
        <w:jc w:val="both"/>
        <w:rPr>
          <w:ins w:id="805" w:author="GELIAS" w:date="2026-04-09T11:20:00Z"/>
          <w:rPrChange w:id="806" w:author="GELIAS" w:date="2026-04-09T11:20:00Z">
            <w:rPr>
              <w:ins w:id="807" w:author="GELIAS" w:date="2026-04-09T11:20:00Z"/>
              <w:rFonts w:eastAsia="Times New Roman"/>
            </w:rPr>
          </w:rPrChange>
        </w:rPr>
        <w:pPrChange w:id="808" w:author="GELIAS" w:date="2026-04-12T07:17:00Z">
          <w:pPr>
            <w:numPr>
              <w:numId w:val="10"/>
            </w:numPr>
            <w:spacing w:after="200" w:line="276" w:lineRule="auto"/>
            <w:ind w:left="993" w:hanging="633"/>
            <w:jc w:val="both"/>
          </w:pPr>
        </w:pPrChange>
      </w:pPr>
      <w:ins w:id="809" w:author="GELIAS" w:date="2026-04-09T11:20:00Z">
        <w:r w:rsidRPr="006971A0">
          <w:rPr>
            <w:rFonts w:eastAsia="Times New Roman"/>
            <w:rPrChange w:id="810" w:author="GELIAS" w:date="2026-04-12T07:17:00Z">
              <w:rPr/>
            </w:rPrChange>
          </w:rPr>
          <w:t>The Contractor shall not subcontract:</w:t>
        </w:r>
      </w:ins>
    </w:p>
    <w:p w14:paraId="057243BB" w14:textId="77777777" w:rsidR="00D45FB3" w:rsidRPr="00D45FB3" w:rsidRDefault="00D45FB3">
      <w:pPr>
        <w:numPr>
          <w:ilvl w:val="0"/>
          <w:numId w:val="34"/>
        </w:numPr>
        <w:spacing w:after="200" w:line="276" w:lineRule="auto"/>
        <w:ind w:hanging="579"/>
        <w:jc w:val="both"/>
        <w:rPr>
          <w:ins w:id="811" w:author="GELIAS" w:date="2026-04-09T11:20:00Z"/>
          <w:rFonts w:eastAsia="Times New Roman"/>
        </w:rPr>
        <w:pPrChange w:id="812" w:author="GELIAS" w:date="2026-04-11T16:50:00Z">
          <w:pPr>
            <w:numPr>
              <w:numId w:val="11"/>
            </w:numPr>
            <w:spacing w:after="200" w:line="276" w:lineRule="auto"/>
            <w:ind w:left="1713" w:hanging="720"/>
            <w:jc w:val="both"/>
          </w:pPr>
        </w:pPrChange>
      </w:pPr>
      <w:ins w:id="813" w:author="GELIAS" w:date="2026-04-09T11:20:00Z">
        <w:r w:rsidRPr="00D45FB3">
          <w:rPr>
            <w:rFonts w:eastAsia="Times New Roman"/>
          </w:rPr>
          <w:t>works with a total accumulated value greater than [20%] of the Contract Price stated in the Contract; or</w:t>
        </w:r>
      </w:ins>
    </w:p>
    <w:p w14:paraId="0B9D106A" w14:textId="77777777" w:rsidR="00D45FB3" w:rsidRPr="00D45FB3" w:rsidRDefault="00D45FB3">
      <w:pPr>
        <w:numPr>
          <w:ilvl w:val="0"/>
          <w:numId w:val="34"/>
        </w:numPr>
        <w:spacing w:after="200" w:line="276" w:lineRule="auto"/>
        <w:ind w:hanging="579"/>
        <w:jc w:val="both"/>
        <w:rPr>
          <w:ins w:id="814" w:author="GELIAS" w:date="2026-04-09T11:20:00Z"/>
          <w:rFonts w:eastAsia="Times New Roman"/>
        </w:rPr>
        <w:pPrChange w:id="815" w:author="GELIAS" w:date="2026-04-11T16:50:00Z">
          <w:pPr>
            <w:numPr>
              <w:numId w:val="11"/>
            </w:numPr>
            <w:spacing w:after="200" w:line="276" w:lineRule="auto"/>
            <w:ind w:left="1713" w:hanging="720"/>
            <w:jc w:val="both"/>
          </w:pPr>
        </w:pPrChange>
      </w:pPr>
      <w:ins w:id="816" w:author="GELIAS" w:date="2026-04-09T11:20:00Z">
        <w:r w:rsidRPr="00D45FB3">
          <w:rPr>
            <w:rFonts w:eastAsia="Times New Roman"/>
          </w:rPr>
          <w:t>any part of the Works for which subcontracting is not permitted as stated in the Contract.</w:t>
        </w:r>
      </w:ins>
    </w:p>
    <w:p w14:paraId="55BC0926" w14:textId="7198BD72" w:rsidR="00D45FB3" w:rsidDel="00371AAC" w:rsidRDefault="00D45FB3">
      <w:pPr>
        <w:spacing w:after="200" w:line="276" w:lineRule="auto"/>
        <w:ind w:left="720" w:hanging="567"/>
        <w:jc w:val="both"/>
        <w:rPr>
          <w:del w:id="817" w:author="GELIAS" w:date="2026-04-11T16:51:00Z"/>
        </w:rPr>
        <w:pPrChange w:id="818" w:author="GELIAS" w:date="2026-04-12T07:17:00Z">
          <w:pPr>
            <w:spacing w:after="200" w:line="276" w:lineRule="auto"/>
            <w:ind w:left="720"/>
            <w:jc w:val="both"/>
          </w:pPr>
        </w:pPrChange>
      </w:pPr>
    </w:p>
    <w:p w14:paraId="2C175D3C" w14:textId="77777777" w:rsidR="006971A0" w:rsidRDefault="00D74028" w:rsidP="006971A0">
      <w:pPr>
        <w:pStyle w:val="ListParagraph"/>
        <w:numPr>
          <w:ilvl w:val="1"/>
          <w:numId w:val="33"/>
        </w:numPr>
        <w:spacing w:after="200" w:line="276" w:lineRule="auto"/>
        <w:ind w:left="1134" w:hanging="567"/>
        <w:jc w:val="both"/>
        <w:rPr>
          <w:ins w:id="819" w:author="GELIAS" w:date="2026-04-12T07:18:00Z"/>
        </w:rPr>
      </w:pPr>
      <w:del w:id="820" w:author="GELIAS" w:date="2026-04-11T16:51:00Z">
        <w:r w:rsidDel="00371AAC">
          <w:delText xml:space="preserve">(b) </w:delText>
        </w:r>
      </w:del>
      <w:r w:rsidR="00DA20ED">
        <w:t xml:space="preserve">The Contractor shall </w:t>
      </w:r>
      <w:commentRangeStart w:id="821"/>
      <w:ins w:id="822" w:author="GELIAS" w:date="2026-04-09T11:21:00Z">
        <w:r w:rsidR="00D45FB3" w:rsidRPr="00D45FB3">
          <w:t xml:space="preserve">not less than 28 days before the intended appointment </w:t>
        </w:r>
      </w:ins>
      <w:commentRangeEnd w:id="821"/>
      <w:r w:rsidR="008A2F2E">
        <w:rPr>
          <w:rStyle w:val="CommentReference"/>
        </w:rPr>
        <w:commentReference w:id="821"/>
      </w:r>
      <w:r w:rsidR="00DA20ED">
        <w:t>notify the Owner of all proposed Major Subcontractors prior to their engagement, including the name, scope of work and country of origin of each</w:t>
      </w:r>
      <w:ins w:id="823" w:author="GELIAS" w:date="2026-04-09T11:22:00Z">
        <w:r w:rsidR="00D45FB3">
          <w:t xml:space="preserve"> Major Subcontractor</w:t>
        </w:r>
      </w:ins>
      <w:r w:rsidR="00DA20ED">
        <w:t xml:space="preserve">. </w:t>
      </w:r>
    </w:p>
    <w:p w14:paraId="7FFAB375" w14:textId="7B14A3BE" w:rsidR="008B3961" w:rsidDel="00371AAC" w:rsidRDefault="00DA20ED">
      <w:pPr>
        <w:pStyle w:val="ListParagraph"/>
        <w:numPr>
          <w:ilvl w:val="1"/>
          <w:numId w:val="33"/>
        </w:numPr>
        <w:spacing w:after="200" w:line="276" w:lineRule="auto"/>
        <w:ind w:left="1134" w:hanging="567"/>
        <w:jc w:val="both"/>
        <w:rPr>
          <w:del w:id="824" w:author="GELIAS" w:date="2026-04-11T16:51:00Z"/>
        </w:rPr>
        <w:pPrChange w:id="825" w:author="GELIAS" w:date="2026-04-12T07:17:00Z">
          <w:pPr>
            <w:pStyle w:val="ListParagraph"/>
            <w:numPr>
              <w:ilvl w:val="1"/>
              <w:numId w:val="33"/>
            </w:numPr>
            <w:spacing w:after="200" w:line="276" w:lineRule="auto"/>
            <w:ind w:left="1134" w:hanging="425"/>
            <w:jc w:val="both"/>
          </w:pPr>
        </w:pPrChange>
      </w:pPr>
      <w:r>
        <w:t>The Contractor shall remain fully</w:t>
      </w:r>
      <w:ins w:id="826" w:author="GELIAS" w:date="2026-04-09T11:23:00Z">
        <w:r w:rsidR="00D45FB3">
          <w:t xml:space="preserve"> liable and</w:t>
        </w:r>
      </w:ins>
      <w:r>
        <w:t xml:space="preserve"> responsible for the Work of all Subcontractors</w:t>
      </w:r>
      <w:ins w:id="827" w:author="EVANS" w:date="2026-04-26T06:11:00Z">
        <w:r w:rsidR="00C902D8">
          <w:t xml:space="preserve"> </w:t>
        </w:r>
        <w:commentRangeStart w:id="828"/>
        <w:r w:rsidR="00C902D8">
          <w:t>employed by the contractor only,</w:t>
        </w:r>
      </w:ins>
      <w:r>
        <w:t xml:space="preserve"> </w:t>
      </w:r>
      <w:commentRangeEnd w:id="828"/>
      <w:r w:rsidR="006514A9">
        <w:rPr>
          <w:rStyle w:val="CommentReference"/>
        </w:rPr>
        <w:commentReference w:id="828"/>
      </w:r>
      <w:ins w:id="829" w:author="GELIAS" w:date="2026-04-12T07:19:00Z">
        <w:r w:rsidR="006971A0">
          <w:t>and no</w:t>
        </w:r>
        <w:r w:rsidR="006971A0" w:rsidRPr="006971A0">
          <w:t xml:space="preserve"> subcontracting shall relieve the Contractor of any obligation or liability under this Agreement. The Contractor shall be fully responsible for the acts, defaults, and omissions of its Subcontractors as if they were the Contractor’s own.</w:t>
        </w:r>
      </w:ins>
      <w:del w:id="830" w:author="GELIAS" w:date="2026-04-12T07:18:00Z">
        <w:r w:rsidDel="006971A0">
          <w:delText>and no subcontracting shall relieve the Contractor of any of its obligations under this Agreement.</w:delText>
        </w:r>
      </w:del>
    </w:p>
    <w:p w14:paraId="701DA419" w14:textId="77777777" w:rsidR="00371AAC" w:rsidRDefault="00371AAC">
      <w:pPr>
        <w:pStyle w:val="ListParagraph"/>
        <w:numPr>
          <w:ilvl w:val="1"/>
          <w:numId w:val="33"/>
        </w:numPr>
        <w:spacing w:after="200" w:line="276" w:lineRule="auto"/>
        <w:ind w:left="1134" w:hanging="567"/>
        <w:jc w:val="both"/>
        <w:rPr>
          <w:ins w:id="831" w:author="GELIAS" w:date="2026-04-11T16:51:00Z"/>
        </w:rPr>
        <w:pPrChange w:id="832" w:author="GELIAS" w:date="2026-04-12T07:17:00Z">
          <w:pPr>
            <w:spacing w:after="200" w:line="276" w:lineRule="auto"/>
            <w:ind w:left="720"/>
            <w:jc w:val="both"/>
          </w:pPr>
        </w:pPrChange>
      </w:pPr>
    </w:p>
    <w:p w14:paraId="4FC39B3F" w14:textId="55792B68" w:rsidR="008B3961" w:rsidDel="006971A0" w:rsidRDefault="00D74028">
      <w:pPr>
        <w:rPr>
          <w:del w:id="833" w:author="GELIAS" w:date="2026-04-11T16:51:00Z"/>
        </w:rPr>
        <w:pPrChange w:id="834" w:author="GELIAS" w:date="2026-04-12T07:18:00Z">
          <w:pPr>
            <w:pStyle w:val="ListParagraph"/>
            <w:numPr>
              <w:ilvl w:val="1"/>
              <w:numId w:val="33"/>
            </w:numPr>
            <w:ind w:left="1134" w:hanging="567"/>
            <w:jc w:val="both"/>
          </w:pPr>
        </w:pPrChange>
      </w:pPr>
      <w:del w:id="835" w:author="GELIAS" w:date="2026-04-11T16:51:00Z">
        <w:r w:rsidDel="00371AAC">
          <w:delText xml:space="preserve">(c) </w:delText>
        </w:r>
      </w:del>
      <w:del w:id="836" w:author="GELIAS" w:date="2026-04-12T07:19:00Z">
        <w:r w:rsidDel="006971A0">
          <w:delText>No subcontracting shall relieve the Contractor of any obligation or liability under this Agreement. The Contractor shall be fully responsible for the acts, defaults, and omissions of its Subcontractors as if they were the Contractor’s own.</w:delText>
        </w:r>
      </w:del>
    </w:p>
    <w:p w14:paraId="4193556C" w14:textId="77777777" w:rsidR="006971A0" w:rsidRDefault="006971A0">
      <w:pPr>
        <w:pStyle w:val="ListParagraph"/>
        <w:ind w:left="1134"/>
        <w:jc w:val="both"/>
        <w:rPr>
          <w:ins w:id="837" w:author="GELIAS" w:date="2026-04-12T07:18:00Z"/>
        </w:rPr>
        <w:pPrChange w:id="838" w:author="GELIAS" w:date="2026-04-12T07:18:00Z">
          <w:pPr>
            <w:pStyle w:val="ListParagraph"/>
            <w:numPr>
              <w:ilvl w:val="1"/>
              <w:numId w:val="33"/>
            </w:numPr>
            <w:ind w:left="1134" w:hanging="567"/>
          </w:pPr>
        </w:pPrChange>
      </w:pPr>
    </w:p>
    <w:p w14:paraId="1E279096" w14:textId="4F31B902" w:rsidR="008B3961" w:rsidRDefault="00D74028">
      <w:pPr>
        <w:pStyle w:val="ListParagraph"/>
        <w:numPr>
          <w:ilvl w:val="1"/>
          <w:numId w:val="33"/>
        </w:numPr>
        <w:ind w:left="1134" w:hanging="567"/>
        <w:jc w:val="both"/>
        <w:pPrChange w:id="839" w:author="GELIAS" w:date="2026-04-12T07:18:00Z">
          <w:pPr>
            <w:spacing w:after="200" w:line="276" w:lineRule="auto"/>
            <w:ind w:left="720"/>
            <w:jc w:val="both"/>
          </w:pPr>
        </w:pPrChange>
      </w:pPr>
      <w:del w:id="840" w:author="GELIAS" w:date="2026-04-11T16:51:00Z">
        <w:r w:rsidDel="00371AAC">
          <w:delText xml:space="preserve">(d) </w:delText>
        </w:r>
      </w:del>
      <w:r>
        <w:t xml:space="preserve">The Contractor shall ensure that all </w:t>
      </w:r>
      <w:ins w:id="841" w:author="GELIAS" w:date="2026-04-09T11:23:00Z">
        <w:r w:rsidR="00D45FB3">
          <w:t>S</w:t>
        </w:r>
      </w:ins>
      <w:del w:id="842" w:author="GELIAS" w:date="2026-04-09T11:23:00Z">
        <w:r w:rsidDel="00D45FB3">
          <w:delText>s</w:delText>
        </w:r>
      </w:del>
      <w:r>
        <w:t xml:space="preserve">ubcontracts contain provisions consistent with this Agreement that allow the Owner to exercise its rights hereunder, including provisions permitting assignment of such </w:t>
      </w:r>
      <w:ins w:id="843" w:author="GELIAS" w:date="2026-04-09T11:23:00Z">
        <w:r w:rsidR="00D45FB3">
          <w:t>S</w:t>
        </w:r>
      </w:ins>
      <w:del w:id="844" w:author="GELIAS" w:date="2026-04-09T11:23:00Z">
        <w:r w:rsidDel="00D45FB3">
          <w:delText>s</w:delText>
        </w:r>
      </w:del>
      <w:r>
        <w:t>ubcontracts to the Owner upon termination of this Agreement.</w:t>
      </w:r>
    </w:p>
    <w:p w14:paraId="6EE29604" w14:textId="77777777" w:rsidR="008B3961" w:rsidRDefault="00D74028">
      <w:pPr>
        <w:pStyle w:val="Heading2"/>
        <w:numPr>
          <w:ilvl w:val="0"/>
          <w:numId w:val="29"/>
        </w:numPr>
        <w:ind w:left="567" w:hanging="567"/>
        <w:pPrChange w:id="845" w:author="GELIAS" w:date="2026-04-12T07:20:00Z">
          <w:pPr>
            <w:pStyle w:val="Heading2"/>
          </w:pPr>
        </w:pPrChange>
      </w:pPr>
      <w:bookmarkStart w:id="846" w:name="_Toc224520752"/>
      <w:del w:id="847" w:author="GELIAS" w:date="2026-04-11T16:52:00Z">
        <w:r w:rsidDel="00371AAC">
          <w:delText xml:space="preserve">2.4  </w:delText>
        </w:r>
      </w:del>
      <w:r>
        <w:t>Contractor Acknowledgements</w:t>
      </w:r>
      <w:bookmarkEnd w:id="846"/>
    </w:p>
    <w:p w14:paraId="1B1A717B" w14:textId="77777777" w:rsidR="006971A0" w:rsidRDefault="00D74028" w:rsidP="006971A0">
      <w:pPr>
        <w:pStyle w:val="ListParagraph"/>
        <w:numPr>
          <w:ilvl w:val="1"/>
          <w:numId w:val="29"/>
        </w:numPr>
        <w:spacing w:after="200" w:line="276" w:lineRule="auto"/>
        <w:ind w:left="1134" w:hanging="567"/>
        <w:jc w:val="both"/>
        <w:rPr>
          <w:ins w:id="848" w:author="GELIAS" w:date="2026-04-12T07:20:00Z"/>
        </w:rPr>
      </w:pPr>
      <w:r>
        <w:lastRenderedPageBreak/>
        <w:t xml:space="preserve">The Contractor acknowledges and agrees that: </w:t>
      </w:r>
    </w:p>
    <w:p w14:paraId="06F3408B" w14:textId="77777777" w:rsidR="006971A0" w:rsidRDefault="00D74028" w:rsidP="006971A0">
      <w:pPr>
        <w:pStyle w:val="ListParagraph"/>
        <w:numPr>
          <w:ilvl w:val="2"/>
          <w:numId w:val="29"/>
        </w:numPr>
        <w:spacing w:after="200" w:line="276" w:lineRule="auto"/>
        <w:ind w:left="1701" w:hanging="567"/>
        <w:jc w:val="both"/>
        <w:rPr>
          <w:ins w:id="849" w:author="GELIAS" w:date="2026-04-12T07:21:00Z"/>
        </w:rPr>
      </w:pPr>
      <w:del w:id="850" w:author="GELIAS" w:date="2026-04-12T07:20:00Z">
        <w:r w:rsidDel="006971A0">
          <w:delText xml:space="preserve">(a) </w:delText>
        </w:r>
      </w:del>
      <w:r>
        <w:t>it has reviewed and is familiar with the Project requirements, the Site conditions, and all other matters relevant to the performance of the Work;</w:t>
      </w:r>
    </w:p>
    <w:p w14:paraId="23655A25" w14:textId="77777777" w:rsidR="006971A0" w:rsidRDefault="00D74028" w:rsidP="006971A0">
      <w:pPr>
        <w:pStyle w:val="ListParagraph"/>
        <w:numPr>
          <w:ilvl w:val="2"/>
          <w:numId w:val="29"/>
        </w:numPr>
        <w:spacing w:after="200" w:line="276" w:lineRule="auto"/>
        <w:ind w:left="1701" w:hanging="567"/>
        <w:jc w:val="both"/>
        <w:rPr>
          <w:ins w:id="851" w:author="GELIAS" w:date="2026-04-12T07:21:00Z"/>
        </w:rPr>
      </w:pPr>
      <w:del w:id="852" w:author="GELIAS" w:date="2026-04-12T07:21:00Z">
        <w:r w:rsidDel="006971A0">
          <w:delText xml:space="preserve"> (b) </w:delText>
        </w:r>
      </w:del>
      <w:r>
        <w:t xml:space="preserve">it has satisfied itself as to the adequacy of the Contract Price; </w:t>
      </w:r>
    </w:p>
    <w:p w14:paraId="4B270D37" w14:textId="77777777" w:rsidR="006971A0" w:rsidRDefault="00D74028" w:rsidP="006971A0">
      <w:pPr>
        <w:pStyle w:val="ListParagraph"/>
        <w:numPr>
          <w:ilvl w:val="2"/>
          <w:numId w:val="29"/>
        </w:numPr>
        <w:spacing w:after="200" w:line="276" w:lineRule="auto"/>
        <w:ind w:left="1701" w:hanging="567"/>
        <w:jc w:val="both"/>
        <w:rPr>
          <w:ins w:id="853" w:author="GELIAS" w:date="2026-04-12T07:21:00Z"/>
        </w:rPr>
      </w:pPr>
      <w:del w:id="854" w:author="GELIAS" w:date="2026-04-12T07:21:00Z">
        <w:r w:rsidDel="006971A0">
          <w:delText xml:space="preserve">(c) </w:delText>
        </w:r>
      </w:del>
      <w:r>
        <w:t>it has made all necessary investigations and studies of conditions affecting the Work; and</w:t>
      </w:r>
      <w:del w:id="855" w:author="GELIAS" w:date="2026-04-12T07:21:00Z">
        <w:r w:rsidDel="006971A0">
          <w:delText xml:space="preserve"> (d)</w:delText>
        </w:r>
      </w:del>
    </w:p>
    <w:p w14:paraId="05A21B42" w14:textId="7325F6BE" w:rsidR="008B3961" w:rsidRDefault="00D74028">
      <w:pPr>
        <w:pStyle w:val="ListParagraph"/>
        <w:numPr>
          <w:ilvl w:val="2"/>
          <w:numId w:val="29"/>
        </w:numPr>
        <w:spacing w:after="200" w:line="276" w:lineRule="auto"/>
        <w:ind w:left="1701" w:hanging="567"/>
        <w:jc w:val="both"/>
        <w:rPr>
          <w:ins w:id="856" w:author="GELIAS" w:date="2026-04-09T11:24:00Z"/>
        </w:rPr>
        <w:pPrChange w:id="857" w:author="GELIAS" w:date="2026-04-12T07:23:00Z">
          <w:pPr>
            <w:spacing w:after="200" w:line="276" w:lineRule="auto"/>
            <w:ind w:left="720"/>
            <w:jc w:val="both"/>
          </w:pPr>
        </w:pPrChange>
      </w:pPr>
      <w:del w:id="858" w:author="GELIAS" w:date="2026-04-12T07:21:00Z">
        <w:r w:rsidDel="006971A0">
          <w:delText xml:space="preserve"> </w:delText>
        </w:r>
      </w:del>
      <w:r>
        <w:t>it accepts full responsibility for the design, engineering, procurement, construction, and commissioning of the Facility</w:t>
      </w:r>
      <w:ins w:id="859" w:author="GELIAS" w:date="2026-04-09T11:24:00Z">
        <w:r w:rsidR="00D72D2A">
          <w:t xml:space="preserve"> at the Site</w:t>
        </w:r>
      </w:ins>
      <w:r>
        <w:t xml:space="preserve"> in accordance with this Agreement.</w:t>
      </w:r>
    </w:p>
    <w:p w14:paraId="41F314D2" w14:textId="3B2402EC" w:rsidR="00D72D2A" w:rsidRPr="00D72D2A" w:rsidRDefault="00D72D2A">
      <w:pPr>
        <w:pStyle w:val="Heading2"/>
        <w:numPr>
          <w:ilvl w:val="0"/>
          <w:numId w:val="29"/>
        </w:numPr>
        <w:ind w:left="567" w:hanging="567"/>
        <w:rPr>
          <w:ins w:id="860" w:author="GELIAS" w:date="2026-04-09T11:24:00Z"/>
          <w:rFonts w:eastAsia="Times New Roman"/>
        </w:rPr>
        <w:pPrChange w:id="861" w:author="GELIAS" w:date="2026-04-12T07:22:00Z">
          <w:pPr>
            <w:spacing w:after="200" w:line="276" w:lineRule="auto"/>
            <w:ind w:left="426" w:hanging="568"/>
            <w:jc w:val="both"/>
          </w:pPr>
        </w:pPrChange>
      </w:pPr>
      <w:ins w:id="862" w:author="GELIAS" w:date="2026-04-09T11:24:00Z">
        <w:r w:rsidRPr="00D72D2A">
          <w:rPr>
            <w:rFonts w:eastAsia="Times New Roman"/>
          </w:rPr>
          <w:t xml:space="preserve">Contractor’s Personnel </w:t>
        </w:r>
      </w:ins>
    </w:p>
    <w:p w14:paraId="775E403A" w14:textId="77777777" w:rsidR="006971A0" w:rsidRDefault="00D72D2A" w:rsidP="006971A0">
      <w:pPr>
        <w:numPr>
          <w:ilvl w:val="0"/>
          <w:numId w:val="13"/>
        </w:numPr>
        <w:spacing w:after="200" w:line="276" w:lineRule="auto"/>
        <w:ind w:left="1134" w:hanging="567"/>
        <w:jc w:val="both"/>
        <w:rPr>
          <w:ins w:id="863" w:author="GELIAS" w:date="2026-04-12T07:22:00Z"/>
          <w:rFonts w:eastAsia="Times New Roman"/>
        </w:rPr>
      </w:pPr>
      <w:ins w:id="864" w:author="GELIAS" w:date="2026-04-09T11:24:00Z">
        <w:r w:rsidRPr="00D72D2A">
          <w:rPr>
            <w:rFonts w:eastAsia="Times New Roman"/>
          </w:rPr>
          <w:t>The Contractor’s Personnel (including Key Personnel, if any) shall be appropriately qualified, skilled, experienced and competent in their respective trades or occupations</w:t>
        </w:r>
      </w:ins>
    </w:p>
    <w:p w14:paraId="3A4C26C3" w14:textId="0EE1614B" w:rsidR="00D72D2A" w:rsidRPr="006971A0" w:rsidRDefault="00D72D2A">
      <w:pPr>
        <w:numPr>
          <w:ilvl w:val="0"/>
          <w:numId w:val="13"/>
        </w:numPr>
        <w:spacing w:after="200" w:line="276" w:lineRule="auto"/>
        <w:ind w:left="1134" w:hanging="567"/>
        <w:jc w:val="both"/>
        <w:rPr>
          <w:ins w:id="865" w:author="GELIAS" w:date="2026-04-09T11:24:00Z"/>
          <w:rFonts w:eastAsia="Times New Roman"/>
        </w:rPr>
        <w:pPrChange w:id="866" w:author="GELIAS" w:date="2026-04-12T07:22:00Z">
          <w:pPr>
            <w:numPr>
              <w:numId w:val="13"/>
            </w:numPr>
            <w:spacing w:after="200" w:line="276" w:lineRule="auto"/>
            <w:ind w:left="993" w:hanging="567"/>
            <w:jc w:val="both"/>
          </w:pPr>
        </w:pPrChange>
      </w:pPr>
      <w:ins w:id="867" w:author="GELIAS" w:date="2026-04-09T11:24:00Z">
        <w:r w:rsidRPr="006971A0">
          <w:rPr>
            <w:rFonts w:eastAsia="Times New Roman"/>
          </w:rPr>
          <w:t>The Owner may require the Contractor to remove (or cause to be removed) any person employed on the Site, including the Contractor’s Representative and Key Personnel (if any), who:</w:t>
        </w:r>
      </w:ins>
    </w:p>
    <w:p w14:paraId="1677D30B" w14:textId="6B2C226C" w:rsidR="00D72D2A" w:rsidRPr="00D72D2A" w:rsidRDefault="00D72D2A">
      <w:pPr>
        <w:numPr>
          <w:ilvl w:val="0"/>
          <w:numId w:val="14"/>
        </w:numPr>
        <w:spacing w:after="200" w:line="276" w:lineRule="auto"/>
        <w:ind w:left="1701" w:hanging="567"/>
        <w:jc w:val="both"/>
        <w:rPr>
          <w:ins w:id="868" w:author="GELIAS" w:date="2026-04-09T11:24:00Z"/>
          <w:rFonts w:eastAsia="Times New Roman"/>
        </w:rPr>
        <w:pPrChange w:id="869" w:author="GELIAS" w:date="2026-04-11T16:53:00Z">
          <w:pPr>
            <w:numPr>
              <w:numId w:val="14"/>
            </w:numPr>
            <w:spacing w:after="200" w:line="276" w:lineRule="auto"/>
            <w:ind w:left="1843" w:hanging="850"/>
            <w:jc w:val="both"/>
          </w:pPr>
        </w:pPrChange>
      </w:pPr>
      <w:ins w:id="870" w:author="GELIAS" w:date="2026-04-09T11:24:00Z">
        <w:r w:rsidRPr="00D72D2A">
          <w:rPr>
            <w:rFonts w:eastAsia="Times New Roman"/>
          </w:rPr>
          <w:t>persists in any misconduct or lack of care;</w:t>
        </w:r>
      </w:ins>
    </w:p>
    <w:p w14:paraId="0DE81C6C" w14:textId="77777777" w:rsidR="00D72D2A" w:rsidRPr="00D72D2A" w:rsidRDefault="00D72D2A">
      <w:pPr>
        <w:numPr>
          <w:ilvl w:val="0"/>
          <w:numId w:val="14"/>
        </w:numPr>
        <w:spacing w:after="200" w:line="276" w:lineRule="auto"/>
        <w:ind w:left="1701" w:hanging="567"/>
        <w:jc w:val="both"/>
        <w:rPr>
          <w:ins w:id="871" w:author="GELIAS" w:date="2026-04-09T11:24:00Z"/>
          <w:rFonts w:eastAsia="Times New Roman"/>
        </w:rPr>
        <w:pPrChange w:id="872" w:author="GELIAS" w:date="2026-04-11T16:53:00Z">
          <w:pPr>
            <w:numPr>
              <w:numId w:val="14"/>
            </w:numPr>
            <w:spacing w:after="200" w:line="276" w:lineRule="auto"/>
            <w:ind w:left="1843" w:hanging="850"/>
            <w:jc w:val="both"/>
          </w:pPr>
        </w:pPrChange>
      </w:pPr>
      <w:ins w:id="873" w:author="GELIAS" w:date="2026-04-09T11:24:00Z">
        <w:r w:rsidRPr="00D72D2A">
          <w:rPr>
            <w:rFonts w:eastAsia="Times New Roman"/>
          </w:rPr>
          <w:t xml:space="preserve"> carries out duties incompetently or negligently;</w:t>
        </w:r>
      </w:ins>
    </w:p>
    <w:p w14:paraId="1C972365" w14:textId="77777777" w:rsidR="00D72D2A" w:rsidRPr="00D72D2A" w:rsidRDefault="00D72D2A">
      <w:pPr>
        <w:numPr>
          <w:ilvl w:val="0"/>
          <w:numId w:val="14"/>
        </w:numPr>
        <w:spacing w:after="200" w:line="276" w:lineRule="auto"/>
        <w:ind w:left="1701" w:hanging="567"/>
        <w:jc w:val="both"/>
        <w:rPr>
          <w:ins w:id="874" w:author="GELIAS" w:date="2026-04-09T11:24:00Z"/>
          <w:rFonts w:eastAsia="Times New Roman"/>
        </w:rPr>
        <w:pPrChange w:id="875" w:author="GELIAS" w:date="2026-04-11T16:53:00Z">
          <w:pPr>
            <w:numPr>
              <w:numId w:val="14"/>
            </w:numPr>
            <w:spacing w:after="200" w:line="276" w:lineRule="auto"/>
            <w:ind w:left="1843" w:hanging="850"/>
            <w:jc w:val="both"/>
          </w:pPr>
        </w:pPrChange>
      </w:pPr>
      <w:ins w:id="876" w:author="GELIAS" w:date="2026-04-09T11:24:00Z">
        <w:r w:rsidRPr="00D72D2A">
          <w:rPr>
            <w:rFonts w:eastAsia="Times New Roman"/>
          </w:rPr>
          <w:t xml:space="preserve"> fails to comply with any provision of the Agreement;</w:t>
        </w:r>
      </w:ins>
    </w:p>
    <w:p w14:paraId="6D358A18" w14:textId="77777777" w:rsidR="00D72D2A" w:rsidRPr="00D72D2A" w:rsidRDefault="00D72D2A">
      <w:pPr>
        <w:numPr>
          <w:ilvl w:val="0"/>
          <w:numId w:val="14"/>
        </w:numPr>
        <w:spacing w:after="200" w:line="276" w:lineRule="auto"/>
        <w:ind w:left="1701" w:hanging="567"/>
        <w:jc w:val="both"/>
        <w:rPr>
          <w:ins w:id="877" w:author="GELIAS" w:date="2026-04-09T11:24:00Z"/>
          <w:rFonts w:eastAsia="Times New Roman"/>
        </w:rPr>
        <w:pPrChange w:id="878" w:author="GELIAS" w:date="2026-04-11T16:53:00Z">
          <w:pPr>
            <w:numPr>
              <w:numId w:val="14"/>
            </w:numPr>
            <w:spacing w:after="200" w:line="276" w:lineRule="auto"/>
            <w:ind w:left="1843" w:hanging="850"/>
            <w:jc w:val="both"/>
          </w:pPr>
        </w:pPrChange>
      </w:pPr>
      <w:ins w:id="879" w:author="GELIAS" w:date="2026-04-09T11:24:00Z">
        <w:r w:rsidRPr="00D72D2A">
          <w:rPr>
            <w:rFonts w:eastAsia="Times New Roman"/>
          </w:rPr>
          <w:t>persists in any conduct which is prejudicial to safety, health, or the protection of the environment;</w:t>
        </w:r>
      </w:ins>
    </w:p>
    <w:p w14:paraId="39FFA199" w14:textId="77777777" w:rsidR="00D72D2A" w:rsidRPr="00D72D2A" w:rsidRDefault="00D72D2A">
      <w:pPr>
        <w:numPr>
          <w:ilvl w:val="0"/>
          <w:numId w:val="14"/>
        </w:numPr>
        <w:spacing w:after="200" w:line="276" w:lineRule="auto"/>
        <w:ind w:left="1701" w:hanging="567"/>
        <w:jc w:val="both"/>
        <w:rPr>
          <w:ins w:id="880" w:author="GELIAS" w:date="2026-04-09T11:24:00Z"/>
          <w:rFonts w:eastAsia="Times New Roman"/>
        </w:rPr>
        <w:pPrChange w:id="881" w:author="GELIAS" w:date="2026-04-11T16:53:00Z">
          <w:pPr>
            <w:numPr>
              <w:numId w:val="14"/>
            </w:numPr>
            <w:spacing w:after="200" w:line="276" w:lineRule="auto"/>
            <w:ind w:left="1843" w:hanging="850"/>
            <w:jc w:val="both"/>
          </w:pPr>
        </w:pPrChange>
      </w:pPr>
      <w:ins w:id="882" w:author="GELIAS" w:date="2026-04-09T11:24:00Z">
        <w:r w:rsidRPr="00D72D2A">
          <w:rPr>
            <w:rFonts w:eastAsia="Times New Roman"/>
          </w:rPr>
          <w:t>is found, based on reasonable evidence, to have engaged in corrupt, fraudulent, collusive or coercive practice; or</w:t>
        </w:r>
      </w:ins>
    </w:p>
    <w:p w14:paraId="1EE72D32" w14:textId="2720A592" w:rsidR="00D72D2A" w:rsidRPr="00D72D2A" w:rsidRDefault="00D72D2A">
      <w:pPr>
        <w:numPr>
          <w:ilvl w:val="0"/>
          <w:numId w:val="14"/>
        </w:numPr>
        <w:spacing w:after="200" w:line="276" w:lineRule="auto"/>
        <w:ind w:left="1701" w:hanging="567"/>
        <w:jc w:val="both"/>
        <w:rPr>
          <w:ins w:id="883" w:author="GELIAS" w:date="2026-04-09T11:24:00Z"/>
          <w:rFonts w:eastAsia="Times New Roman"/>
        </w:rPr>
        <w:pPrChange w:id="884" w:author="GELIAS" w:date="2026-04-11T16:53:00Z">
          <w:pPr>
            <w:numPr>
              <w:numId w:val="14"/>
            </w:numPr>
            <w:spacing w:after="200" w:line="276" w:lineRule="auto"/>
            <w:ind w:left="1843" w:hanging="850"/>
            <w:jc w:val="both"/>
          </w:pPr>
        </w:pPrChange>
      </w:pPr>
      <w:ins w:id="885" w:author="GELIAS" w:date="2026-04-09T11:24:00Z">
        <w:r w:rsidRPr="00D72D2A">
          <w:rPr>
            <w:rFonts w:eastAsia="Times New Roman"/>
          </w:rPr>
          <w:t xml:space="preserve"> has been recruited from the Owner’s Personnel</w:t>
        </w:r>
      </w:ins>
      <w:ins w:id="886" w:author="GELIAS" w:date="2026-04-13T17:34:00Z">
        <w:r w:rsidR="00407C7D">
          <w:rPr>
            <w:rFonts w:eastAsia="Times New Roman"/>
          </w:rPr>
          <w:t>.</w:t>
        </w:r>
      </w:ins>
    </w:p>
    <w:p w14:paraId="25BD9D00" w14:textId="77777777" w:rsidR="00D72D2A" w:rsidRPr="00D72D2A" w:rsidRDefault="00D72D2A">
      <w:pPr>
        <w:numPr>
          <w:ilvl w:val="0"/>
          <w:numId w:val="13"/>
        </w:numPr>
        <w:spacing w:after="200" w:line="276" w:lineRule="auto"/>
        <w:ind w:left="1134" w:hanging="567"/>
        <w:jc w:val="both"/>
        <w:rPr>
          <w:ins w:id="887" w:author="GELIAS" w:date="2026-04-09T11:24:00Z"/>
          <w:rFonts w:eastAsia="Times New Roman"/>
        </w:rPr>
        <w:pPrChange w:id="888" w:author="GELIAS" w:date="2026-04-12T07:23:00Z">
          <w:pPr>
            <w:numPr>
              <w:numId w:val="13"/>
            </w:numPr>
            <w:spacing w:after="200" w:line="276" w:lineRule="auto"/>
            <w:ind w:left="993" w:hanging="709"/>
            <w:jc w:val="both"/>
          </w:pPr>
        </w:pPrChange>
      </w:pPr>
      <w:ins w:id="889" w:author="GELIAS" w:date="2026-04-09T11:24:00Z">
        <w:r w:rsidRPr="00D72D2A">
          <w:rPr>
            <w:rFonts w:eastAsia="Times New Roman"/>
          </w:rPr>
          <w:t>If appropriate, the Contractor shall then promptly appoint (or cause to be appointed) a suitable replacement.</w:t>
        </w:r>
      </w:ins>
    </w:p>
    <w:p w14:paraId="4DF32D0F" w14:textId="77777777" w:rsidR="00D72D2A" w:rsidRDefault="00D72D2A">
      <w:pPr>
        <w:spacing w:after="200" w:line="276" w:lineRule="auto"/>
        <w:ind w:left="720"/>
        <w:jc w:val="both"/>
      </w:pPr>
    </w:p>
    <w:p w14:paraId="36FC5392" w14:textId="77777777" w:rsidR="008B3961" w:rsidRDefault="00D74028">
      <w:r>
        <w:br w:type="page"/>
      </w:r>
    </w:p>
    <w:p w14:paraId="091EE268" w14:textId="1B7A907B" w:rsidR="008B3961" w:rsidRDefault="00D25255">
      <w:pPr>
        <w:pStyle w:val="Heading1"/>
        <w:numPr>
          <w:ilvl w:val="0"/>
          <w:numId w:val="27"/>
        </w:numPr>
        <w:ind w:left="567" w:hanging="567"/>
        <w:pPrChange w:id="890" w:author="GELIAS" w:date="2026-04-12T06:18:00Z">
          <w:pPr>
            <w:pStyle w:val="Heading1"/>
          </w:pPr>
        </w:pPrChange>
      </w:pPr>
      <w:bookmarkStart w:id="891" w:name="_Toc224520753"/>
      <w:del w:id="892" w:author="GELIAS" w:date="2026-04-11T16:55:00Z">
        <w:r w:rsidDel="00371AAC">
          <w:lastRenderedPageBreak/>
          <w:delText xml:space="preserve">3. </w:delText>
        </w:r>
      </w:del>
      <w:commentRangeStart w:id="893"/>
      <w:commentRangeStart w:id="894"/>
      <w:r>
        <w:t>CONTRACTOR’S RESPONSIBILITIES</w:t>
      </w:r>
      <w:bookmarkEnd w:id="891"/>
      <w:commentRangeEnd w:id="893"/>
      <w:r w:rsidR="006971A0">
        <w:rPr>
          <w:rStyle w:val="CommentReference"/>
          <w:sz w:val="28"/>
          <w:szCs w:val="28"/>
        </w:rPr>
        <w:commentReference w:id="893"/>
      </w:r>
      <w:commentRangeEnd w:id="894"/>
      <w:r w:rsidR="004240C8">
        <w:rPr>
          <w:rStyle w:val="CommentReference"/>
          <w:b w:val="0"/>
          <w:bCs w:val="0"/>
        </w:rPr>
        <w:commentReference w:id="894"/>
      </w:r>
    </w:p>
    <w:p w14:paraId="00E06582" w14:textId="77777777" w:rsidR="008B3961" w:rsidRDefault="00D74028">
      <w:pPr>
        <w:pStyle w:val="Heading2"/>
        <w:numPr>
          <w:ilvl w:val="1"/>
          <w:numId w:val="35"/>
        </w:numPr>
        <w:ind w:left="567" w:hanging="567"/>
        <w:pPrChange w:id="895" w:author="GELIAS" w:date="2026-04-12T06:18:00Z">
          <w:pPr>
            <w:pStyle w:val="Heading2"/>
          </w:pPr>
        </w:pPrChange>
      </w:pPr>
      <w:bookmarkStart w:id="896" w:name="_Toc224520754"/>
      <w:del w:id="897" w:author="GELIAS" w:date="2026-04-11T16:56:00Z">
        <w:r w:rsidDel="00371AAC">
          <w:delText xml:space="preserve">3.1  </w:delText>
        </w:r>
      </w:del>
      <w:r>
        <w:t>Scope of Work</w:t>
      </w:r>
      <w:bookmarkEnd w:id="896"/>
    </w:p>
    <w:p w14:paraId="3BA2E8C5" w14:textId="07AEC326" w:rsidR="008B3961" w:rsidDel="006971A0" w:rsidRDefault="00D74028">
      <w:pPr>
        <w:pStyle w:val="ListParagraph"/>
        <w:numPr>
          <w:ilvl w:val="1"/>
          <w:numId w:val="29"/>
        </w:numPr>
        <w:ind w:left="1134" w:hanging="567"/>
        <w:jc w:val="both"/>
        <w:rPr>
          <w:del w:id="898" w:author="GELIAS" w:date="2026-04-12T07:24:00Z"/>
        </w:rPr>
        <w:pPrChange w:id="899" w:author="GELIAS" w:date="2026-04-12T07:26:00Z">
          <w:pPr>
            <w:pStyle w:val="ListParagraph"/>
            <w:numPr>
              <w:ilvl w:val="1"/>
              <w:numId w:val="29"/>
            </w:numPr>
            <w:ind w:left="1134" w:hanging="567"/>
          </w:pPr>
        </w:pPrChange>
      </w:pPr>
      <w:commentRangeStart w:id="900"/>
      <w:r>
        <w:t>The Contractor shall perform the Work in accordance with this Agreement and all applicable Schedules, including Schedule A-1 (Scope of Work) and Schedule A-2 (Basis of Design). Without limiting the generality of the foregoing, the Contractor’s scope</w:t>
      </w:r>
      <w:ins w:id="901" w:author="PCC" w:date="2026-03-29T20:21:00Z">
        <w:r w:rsidR="00871142">
          <w:t xml:space="preserve"> </w:t>
        </w:r>
      </w:ins>
      <w:ins w:id="902" w:author="PCC" w:date="2026-03-27T14:59:00Z">
        <w:r w:rsidR="006E0598">
          <w:t xml:space="preserve">shall be indicated in the appendix of this </w:t>
        </w:r>
      </w:ins>
      <w:ins w:id="903" w:author="GELIAS" w:date="2026-04-12T07:25:00Z">
        <w:r w:rsidR="006971A0">
          <w:t>Agreement.</w:t>
        </w:r>
      </w:ins>
      <w:ins w:id="904" w:author="PCC" w:date="2026-03-27T14:59:00Z">
        <w:del w:id="905" w:author="GELIAS" w:date="2026-04-12T07:25:00Z">
          <w:r w:rsidR="006E0598" w:rsidDel="006971A0">
            <w:delText>contra</w:delText>
          </w:r>
          <w:r w:rsidR="00500F46" w:rsidDel="006971A0">
            <w:delText>ct</w:delText>
          </w:r>
        </w:del>
      </w:ins>
      <w:del w:id="906" w:author="PCC" w:date="2026-03-27T14:59:00Z">
        <w:r w:rsidDel="006E0598">
          <w:delText xml:space="preserve"> </w:delText>
        </w:r>
      </w:del>
      <w:del w:id="907" w:author="PCC" w:date="2026-03-27T14:58:00Z">
        <w:r w:rsidDel="006E0598">
          <w:delText>includes</w:delText>
        </w:r>
      </w:del>
      <w:del w:id="908" w:author="GELIAS" w:date="2026-04-12T07:25:00Z">
        <w:r w:rsidDel="006971A0">
          <w:delText>:</w:delText>
        </w:r>
      </w:del>
    </w:p>
    <w:p w14:paraId="1247DECC" w14:textId="77777777" w:rsidR="006971A0" w:rsidRDefault="006971A0">
      <w:pPr>
        <w:pStyle w:val="ListParagraph"/>
        <w:numPr>
          <w:ilvl w:val="1"/>
          <w:numId w:val="29"/>
        </w:numPr>
        <w:ind w:left="1134" w:hanging="567"/>
        <w:jc w:val="both"/>
        <w:rPr>
          <w:ins w:id="909" w:author="GELIAS" w:date="2026-04-12T07:25:00Z"/>
        </w:rPr>
        <w:pPrChange w:id="910" w:author="GELIAS" w:date="2026-04-12T07:26:00Z">
          <w:pPr>
            <w:pStyle w:val="ListParagraph"/>
            <w:numPr>
              <w:ilvl w:val="1"/>
              <w:numId w:val="29"/>
            </w:numPr>
            <w:ind w:left="1134" w:hanging="567"/>
          </w:pPr>
        </w:pPrChange>
      </w:pPr>
    </w:p>
    <w:p w14:paraId="58ECA4B2" w14:textId="77777777" w:rsidR="006971A0" w:rsidRDefault="006971A0">
      <w:pPr>
        <w:pStyle w:val="ListParagraph"/>
        <w:ind w:left="1134"/>
        <w:rPr>
          <w:ins w:id="911" w:author="GELIAS" w:date="2026-04-12T07:25:00Z"/>
        </w:rPr>
        <w:pPrChange w:id="912" w:author="GELIAS" w:date="2026-04-12T07:25:00Z">
          <w:pPr>
            <w:pStyle w:val="ListParagraph"/>
            <w:numPr>
              <w:ilvl w:val="1"/>
              <w:numId w:val="29"/>
            </w:numPr>
            <w:ind w:left="1134" w:hanging="567"/>
          </w:pPr>
        </w:pPrChange>
      </w:pPr>
    </w:p>
    <w:p w14:paraId="2FE1F776" w14:textId="306DD0A0" w:rsidR="006971A0" w:rsidDel="00260F89" w:rsidRDefault="006971A0">
      <w:pPr>
        <w:pStyle w:val="ListParagraph"/>
        <w:numPr>
          <w:ilvl w:val="1"/>
          <w:numId w:val="29"/>
        </w:numPr>
        <w:ind w:left="1134" w:hanging="567"/>
        <w:jc w:val="both"/>
        <w:rPr>
          <w:ins w:id="913" w:author="GELIAS" w:date="2026-04-12T19:59:00Z"/>
          <w:del w:id="914" w:author="EVANS" w:date="2026-04-26T06:16:00Z"/>
        </w:rPr>
      </w:pPr>
      <w:commentRangeStart w:id="915"/>
      <w:ins w:id="916" w:author="GELIAS" w:date="2026-04-12T07:25:00Z">
        <w:del w:id="917" w:author="EVANS" w:date="2026-04-26T06:16:00Z">
          <w:r w:rsidRPr="006971A0" w:rsidDel="00260F89">
            <w:delText>The Work</w:delText>
          </w:r>
        </w:del>
      </w:ins>
      <w:ins w:id="918" w:author="GELIAS" w:date="2026-04-12T07:26:00Z">
        <w:del w:id="919" w:author="EVANS" w:date="2026-04-26T06:16:00Z">
          <w:r w:rsidR="00410C11" w:rsidDel="00260F89">
            <w:delText>s</w:delText>
          </w:r>
        </w:del>
      </w:ins>
      <w:ins w:id="920" w:author="GELIAS" w:date="2026-04-12T07:25:00Z">
        <w:del w:id="921" w:author="EVANS" w:date="2026-04-26T06:16:00Z">
          <w:r w:rsidRPr="006971A0" w:rsidDel="00260F89">
            <w:delText xml:space="preserve"> is a lump-sum turnkey obligation. The Contractor acknowledges that the Contract Price includes all items necessary for completion of the Facility in accordance with this Agreement, whether or not expressly itemised in Schedule A-1, and no additional compensation shall be due except pursuant to a duly executed Change Order.</w:delText>
          </w:r>
        </w:del>
      </w:ins>
      <w:commentRangeEnd w:id="915"/>
      <w:r w:rsidR="00260F89">
        <w:rPr>
          <w:rStyle w:val="CommentReference"/>
        </w:rPr>
        <w:commentReference w:id="915"/>
      </w:r>
    </w:p>
    <w:p w14:paraId="29660FE3" w14:textId="77777777" w:rsidR="00960B71" w:rsidRDefault="00960B71">
      <w:pPr>
        <w:pStyle w:val="ListParagraph"/>
        <w:ind w:left="1134"/>
        <w:jc w:val="both"/>
        <w:rPr>
          <w:ins w:id="922" w:author="GELIAS" w:date="2026-04-12T19:58:00Z"/>
        </w:rPr>
        <w:pPrChange w:id="923" w:author="GELIAS" w:date="2026-04-12T19:59:00Z">
          <w:pPr>
            <w:pStyle w:val="ListParagraph"/>
            <w:numPr>
              <w:ilvl w:val="1"/>
              <w:numId w:val="29"/>
            </w:numPr>
            <w:ind w:left="1134" w:hanging="567"/>
            <w:jc w:val="both"/>
          </w:pPr>
        </w:pPrChange>
      </w:pPr>
    </w:p>
    <w:p w14:paraId="667591FA" w14:textId="79A85E25" w:rsidR="00960B71" w:rsidRPr="006971A0" w:rsidRDefault="00960B71">
      <w:pPr>
        <w:pStyle w:val="ListParagraph"/>
        <w:numPr>
          <w:ilvl w:val="1"/>
          <w:numId w:val="29"/>
        </w:numPr>
        <w:ind w:left="1134" w:hanging="567"/>
        <w:jc w:val="both"/>
        <w:rPr>
          <w:ins w:id="924" w:author="GELIAS" w:date="2026-04-12T07:25:00Z"/>
        </w:rPr>
        <w:pPrChange w:id="925" w:author="GELIAS" w:date="2026-04-12T07:26:00Z">
          <w:pPr>
            <w:spacing w:after="200" w:line="276" w:lineRule="auto"/>
            <w:ind w:left="1134" w:hanging="567"/>
            <w:jc w:val="both"/>
          </w:pPr>
        </w:pPrChange>
      </w:pPr>
      <w:ins w:id="926" w:author="GELIAS" w:date="2026-04-12T19:59:00Z">
        <w:r>
          <w:t xml:space="preserve">The Contractor shall execute the Works in accordance with the Contract. When completed, the Works (or Section or major item of Plant, if any) shall be fit for the purpose(s) for which they are intended, as defined and described in the </w:t>
        </w:r>
      </w:ins>
      <w:ins w:id="927" w:author="GELIAS" w:date="2026-04-12T20:00:00Z">
        <w:r>
          <w:t>Owne</w:t>
        </w:r>
      </w:ins>
      <w:ins w:id="928" w:author="GELIAS" w:date="2026-04-12T19:59:00Z">
        <w:r>
          <w:t>r’s Requirements or, where no purpose(s) are so defined and described, fit for their ordinary purpose(s).</w:t>
        </w:r>
      </w:ins>
    </w:p>
    <w:p w14:paraId="73C89E6A" w14:textId="71C891DD" w:rsidR="008B3961" w:rsidDel="006971A0" w:rsidRDefault="00D74028">
      <w:pPr>
        <w:pStyle w:val="ListParagraph"/>
        <w:ind w:left="567" w:hanging="567"/>
        <w:rPr>
          <w:del w:id="929" w:author="GELIAS" w:date="2026-04-09T11:29:00Z"/>
        </w:rPr>
        <w:pPrChange w:id="930" w:author="GELIAS" w:date="2026-04-12T07:26:00Z">
          <w:pPr>
            <w:pStyle w:val="ListParagraph"/>
          </w:pPr>
        </w:pPrChange>
      </w:pPr>
      <w:del w:id="931" w:author="GELIAS" w:date="2026-04-09T11:29:00Z">
        <w:r w:rsidDel="00D72D2A">
          <w:delText>(a) Detailed engineering and design of the Facility;</w:delText>
        </w:r>
      </w:del>
    </w:p>
    <w:p w14:paraId="72722D6F" w14:textId="3821A4C8" w:rsidR="008B3961" w:rsidDel="00D72D2A" w:rsidRDefault="00D74028">
      <w:pPr>
        <w:pStyle w:val="ListParagraph"/>
        <w:numPr>
          <w:ilvl w:val="1"/>
          <w:numId w:val="29"/>
        </w:numPr>
        <w:ind w:left="567" w:hanging="567"/>
        <w:rPr>
          <w:del w:id="932" w:author="GELIAS" w:date="2026-04-09T11:29:00Z"/>
        </w:rPr>
        <w:pPrChange w:id="933" w:author="GELIAS" w:date="2026-04-12T07:26:00Z">
          <w:pPr>
            <w:spacing w:after="200" w:line="276" w:lineRule="auto"/>
            <w:ind w:left="720"/>
            <w:jc w:val="both"/>
          </w:pPr>
        </w:pPrChange>
      </w:pPr>
      <w:del w:id="934" w:author="GELIAS" w:date="2026-04-09T11:29:00Z">
        <w:r w:rsidDel="00D72D2A">
          <w:delText>(b) Procurement of all Equipment, materials and supplies required for the Facility;</w:delText>
        </w:r>
      </w:del>
    </w:p>
    <w:p w14:paraId="2145EEF1" w14:textId="257DAECB" w:rsidR="008B3961" w:rsidDel="00D72D2A" w:rsidRDefault="00D74028">
      <w:pPr>
        <w:pStyle w:val="ListParagraph"/>
        <w:ind w:left="567" w:hanging="567"/>
        <w:rPr>
          <w:del w:id="935" w:author="GELIAS" w:date="2026-04-09T11:29:00Z"/>
        </w:rPr>
        <w:pPrChange w:id="936" w:author="GELIAS" w:date="2026-04-12T07:26:00Z">
          <w:pPr>
            <w:spacing w:after="200" w:line="276" w:lineRule="auto"/>
            <w:ind w:left="720"/>
            <w:jc w:val="both"/>
          </w:pPr>
        </w:pPrChange>
      </w:pPr>
      <w:del w:id="937" w:author="GELIAS" w:date="2026-04-09T11:29:00Z">
        <w:r w:rsidDel="00D72D2A">
          <w:delText>(c) Fabrication and manufacturing of Equipment;</w:delText>
        </w:r>
      </w:del>
    </w:p>
    <w:p w14:paraId="12EC5185" w14:textId="702BE773" w:rsidR="008B3961" w:rsidDel="00D72D2A" w:rsidRDefault="00D74028">
      <w:pPr>
        <w:pStyle w:val="ListParagraph"/>
        <w:ind w:left="567" w:hanging="567"/>
        <w:rPr>
          <w:del w:id="938" w:author="GELIAS" w:date="2026-04-09T11:29:00Z"/>
        </w:rPr>
        <w:pPrChange w:id="939" w:author="GELIAS" w:date="2026-04-12T07:26:00Z">
          <w:pPr>
            <w:spacing w:after="200" w:line="276" w:lineRule="auto"/>
            <w:ind w:left="720"/>
            <w:jc w:val="both"/>
          </w:pPr>
        </w:pPrChange>
      </w:pPr>
      <w:del w:id="940" w:author="GELIAS" w:date="2026-04-09T11:29:00Z">
        <w:r w:rsidDel="00D72D2A">
          <w:delText>(d) Transportation, logistics and shipping of Equipment to the Site, including international shipping, import logistics to the nearest Nigerian port, and inland transportation from port to Site (unless otherwise allocated to Owner in Schedule A-1);</w:delText>
        </w:r>
      </w:del>
    </w:p>
    <w:p w14:paraId="0F00171D" w14:textId="4250126B" w:rsidR="008B3961" w:rsidDel="00D72D2A" w:rsidRDefault="00D74028">
      <w:pPr>
        <w:pStyle w:val="ListParagraph"/>
        <w:ind w:left="567" w:hanging="567"/>
        <w:rPr>
          <w:del w:id="941" w:author="GELIAS" w:date="2026-04-09T11:29:00Z"/>
        </w:rPr>
        <w:pPrChange w:id="942" w:author="GELIAS" w:date="2026-04-12T07:26:00Z">
          <w:pPr>
            <w:spacing w:after="200" w:line="276" w:lineRule="auto"/>
            <w:ind w:left="720"/>
            <w:jc w:val="both"/>
          </w:pPr>
        </w:pPrChange>
      </w:pPr>
      <w:del w:id="943" w:author="GELIAS" w:date="2026-04-09T11:29:00Z">
        <w:r w:rsidDel="00D72D2A">
          <w:delText>(e) Civil, structural, mechanical, electrical and instrumentation construction;</w:delText>
        </w:r>
      </w:del>
    </w:p>
    <w:p w14:paraId="11836511" w14:textId="58B9868A" w:rsidR="008B3961" w:rsidDel="00D72D2A" w:rsidRDefault="00D74028">
      <w:pPr>
        <w:pStyle w:val="ListParagraph"/>
        <w:ind w:left="567" w:hanging="567"/>
        <w:rPr>
          <w:del w:id="944" w:author="GELIAS" w:date="2026-04-09T11:29:00Z"/>
        </w:rPr>
        <w:pPrChange w:id="945" w:author="GELIAS" w:date="2026-04-12T07:26:00Z">
          <w:pPr>
            <w:spacing w:after="200" w:line="276" w:lineRule="auto"/>
            <w:ind w:left="720"/>
            <w:jc w:val="both"/>
          </w:pPr>
        </w:pPrChange>
      </w:pPr>
      <w:del w:id="946" w:author="GELIAS" w:date="2026-04-09T11:29:00Z">
        <w:r w:rsidDel="00D72D2A">
          <w:delText>(f) Installation, pre-commissioning, commissioning and start-up of the Facility;</w:delText>
        </w:r>
      </w:del>
    </w:p>
    <w:p w14:paraId="78C8F31F" w14:textId="0F411DC2" w:rsidR="008B3961" w:rsidDel="00D72D2A" w:rsidRDefault="00D74028">
      <w:pPr>
        <w:pStyle w:val="ListParagraph"/>
        <w:ind w:left="567" w:hanging="567"/>
        <w:rPr>
          <w:del w:id="947" w:author="GELIAS" w:date="2026-04-09T11:29:00Z"/>
        </w:rPr>
        <w:pPrChange w:id="948" w:author="GELIAS" w:date="2026-04-12T07:26:00Z">
          <w:pPr>
            <w:spacing w:after="200" w:line="276" w:lineRule="auto"/>
            <w:ind w:left="720"/>
            <w:jc w:val="both"/>
          </w:pPr>
        </w:pPrChange>
      </w:pPr>
      <w:del w:id="949" w:author="GELIAS" w:date="2026-04-09T11:29:00Z">
        <w:r w:rsidDel="00D72D2A">
          <w:delText>(g) Performance testing in accordance with Schedule A-3;</w:delText>
        </w:r>
      </w:del>
    </w:p>
    <w:p w14:paraId="5023E412" w14:textId="5BD15C10" w:rsidR="008B3961" w:rsidDel="00D72D2A" w:rsidRDefault="00D74028">
      <w:pPr>
        <w:pStyle w:val="ListParagraph"/>
        <w:ind w:left="567" w:hanging="567"/>
        <w:rPr>
          <w:del w:id="950" w:author="GELIAS" w:date="2026-04-09T11:29:00Z"/>
        </w:rPr>
        <w:pPrChange w:id="951" w:author="GELIAS" w:date="2026-04-12T07:26:00Z">
          <w:pPr>
            <w:spacing w:after="200" w:line="276" w:lineRule="auto"/>
            <w:ind w:left="720"/>
            <w:jc w:val="both"/>
          </w:pPr>
        </w:pPrChange>
      </w:pPr>
      <w:del w:id="952" w:author="GELIAS" w:date="2026-04-09T11:29:00Z">
        <w:r w:rsidDel="00D72D2A">
          <w:delText>(h) Preparation and delivery of all as-built drawings, operation and maintenance manuals, and other documentation;</w:delText>
        </w:r>
      </w:del>
    </w:p>
    <w:p w14:paraId="0BF17177" w14:textId="7FEF507B" w:rsidR="008B3961" w:rsidDel="00D72D2A" w:rsidRDefault="00D74028">
      <w:pPr>
        <w:pStyle w:val="ListParagraph"/>
        <w:ind w:left="567" w:hanging="567"/>
        <w:rPr>
          <w:del w:id="953" w:author="GELIAS" w:date="2026-04-09T11:29:00Z"/>
        </w:rPr>
        <w:pPrChange w:id="954" w:author="GELIAS" w:date="2026-04-12T07:26:00Z">
          <w:pPr>
            <w:spacing w:after="200" w:line="276" w:lineRule="auto"/>
            <w:ind w:left="720"/>
            <w:jc w:val="both"/>
          </w:pPr>
        </w:pPrChange>
      </w:pPr>
      <w:commentRangeStart w:id="955"/>
      <w:del w:id="956" w:author="GELIAS" w:date="2026-04-09T11:29:00Z">
        <w:r w:rsidDel="00D72D2A">
          <w:delText>(i) Training of Owner’s operations and maintenance personnel; and</w:delText>
        </w:r>
        <w:commentRangeEnd w:id="955"/>
        <w:r w:rsidR="006971A0" w:rsidDel="00D72D2A">
          <w:rPr>
            <w:rStyle w:val="CommentReference"/>
            <w:sz w:val="24"/>
            <w:szCs w:val="24"/>
          </w:rPr>
          <w:commentReference w:id="955"/>
        </w:r>
      </w:del>
    </w:p>
    <w:p w14:paraId="489A9D6C" w14:textId="2156FBF8" w:rsidR="008B3961" w:rsidDel="00D72D2A" w:rsidRDefault="00D74028">
      <w:pPr>
        <w:pStyle w:val="ListParagraph"/>
        <w:ind w:left="567" w:hanging="567"/>
        <w:rPr>
          <w:del w:id="957" w:author="GELIAS" w:date="2026-04-09T11:29:00Z"/>
        </w:rPr>
        <w:pPrChange w:id="958" w:author="GELIAS" w:date="2026-04-12T07:26:00Z">
          <w:pPr>
            <w:spacing w:after="200" w:line="276" w:lineRule="auto"/>
            <w:ind w:left="720"/>
            <w:jc w:val="both"/>
          </w:pPr>
        </w:pPrChange>
      </w:pPr>
      <w:del w:id="959" w:author="GELIAS" w:date="2026-04-09T11:29:00Z">
        <w:r w:rsidDel="00D72D2A">
          <w:delText>(j) All labour, supervision, services, materials, consumables, temporary works, equipment, tools, facilities and other items, whether expressly described or reasonably inferable from the Contract Documents, necessary to deliver a fully functional, safe, reliable and commercially operable Facility capable of achieving the Performance Guarantee on a continuous basis in accordance with this Agreement.</w:delText>
        </w:r>
        <w:commentRangeEnd w:id="900"/>
        <w:r w:rsidR="006971A0" w:rsidDel="00D72D2A">
          <w:rPr>
            <w:rStyle w:val="CommentReference"/>
            <w:sz w:val="24"/>
            <w:szCs w:val="24"/>
          </w:rPr>
          <w:commentReference w:id="900"/>
        </w:r>
      </w:del>
    </w:p>
    <w:p w14:paraId="6E96251A" w14:textId="537CF52A" w:rsidR="008B3961" w:rsidDel="006971A0" w:rsidRDefault="00D74028">
      <w:pPr>
        <w:pStyle w:val="ListParagraph"/>
        <w:ind w:left="567" w:hanging="567"/>
        <w:rPr>
          <w:del w:id="960" w:author="GELIAS" w:date="2026-04-12T07:26:00Z"/>
        </w:rPr>
        <w:pPrChange w:id="961" w:author="GELIAS" w:date="2026-04-12T07:26:00Z">
          <w:pPr>
            <w:spacing w:after="200" w:line="276" w:lineRule="auto"/>
            <w:ind w:left="720"/>
            <w:jc w:val="both"/>
          </w:pPr>
        </w:pPrChange>
      </w:pPr>
      <w:commentRangeStart w:id="962"/>
      <w:commentRangeStart w:id="963"/>
      <w:del w:id="964" w:author="GELIAS" w:date="2026-04-12T07:26:00Z">
        <w:r w:rsidDel="006971A0">
          <w:delText>The Work is a lump-sum turnkey obligation. The Contractor acknowledges that the Contract Price includes all items necessary for completion of the Facility in accordance with this Agreement, whether or not expressly itemised in Schedule A-1, and no additional compensation shall be due except pursuant to a duly executed Change Order.</w:delText>
        </w:r>
        <w:commentRangeEnd w:id="962"/>
        <w:r w:rsidR="006971A0" w:rsidDel="006971A0">
          <w:rPr>
            <w:rStyle w:val="CommentReference"/>
            <w:sz w:val="24"/>
            <w:szCs w:val="24"/>
          </w:rPr>
          <w:commentReference w:id="962"/>
        </w:r>
        <w:commentRangeEnd w:id="963"/>
        <w:r w:rsidR="006971A0" w:rsidDel="006971A0">
          <w:rPr>
            <w:rStyle w:val="CommentReference"/>
            <w:sz w:val="24"/>
            <w:szCs w:val="24"/>
          </w:rPr>
          <w:commentReference w:id="963"/>
        </w:r>
      </w:del>
    </w:p>
    <w:p w14:paraId="111A53BB" w14:textId="51616685" w:rsidR="008B3961" w:rsidRDefault="00D74028">
      <w:pPr>
        <w:pStyle w:val="Heading2"/>
        <w:numPr>
          <w:ilvl w:val="1"/>
          <w:numId w:val="35"/>
        </w:numPr>
        <w:ind w:left="567" w:hanging="567"/>
        <w:pPrChange w:id="965" w:author="GELIAS" w:date="2026-04-12T07:26:00Z">
          <w:pPr>
            <w:pStyle w:val="Heading2"/>
          </w:pPr>
        </w:pPrChange>
      </w:pPr>
      <w:bookmarkStart w:id="966" w:name="_Toc224520755"/>
      <w:del w:id="967" w:author="GELIAS" w:date="2026-04-11T16:57:00Z">
        <w:r w:rsidDel="00371AAC">
          <w:delText xml:space="preserve">3.2  </w:delText>
        </w:r>
      </w:del>
      <w:r>
        <w:t>Standard of Care</w:t>
      </w:r>
      <w:bookmarkEnd w:id="966"/>
    </w:p>
    <w:p w14:paraId="3A0AD505" w14:textId="272EA500" w:rsidR="008B3961" w:rsidRDefault="00D74028" w:rsidP="00960B71">
      <w:pPr>
        <w:pStyle w:val="ListParagraph"/>
        <w:numPr>
          <w:ilvl w:val="2"/>
          <w:numId w:val="35"/>
        </w:numPr>
        <w:spacing w:after="200" w:line="276" w:lineRule="auto"/>
        <w:ind w:left="1134" w:hanging="567"/>
        <w:jc w:val="both"/>
        <w:rPr>
          <w:ins w:id="968" w:author="GELIAS" w:date="2026-04-12T20:02:00Z"/>
        </w:rPr>
      </w:pPr>
      <w:r>
        <w:lastRenderedPageBreak/>
        <w:t>The Contractor shall perform the Work in accordance with Good Engineering and Construction Practice, Applicable Law, Applicable Codes and Standards, and the requirements of all Governmental Authorizations applicable to the Work.</w:t>
      </w:r>
    </w:p>
    <w:p w14:paraId="0F1C36EE" w14:textId="69981559" w:rsidR="008C5FC9" w:rsidRDefault="00960B71" w:rsidP="00960B71">
      <w:pPr>
        <w:pStyle w:val="ListParagraph"/>
        <w:numPr>
          <w:ilvl w:val="2"/>
          <w:numId w:val="35"/>
        </w:numPr>
        <w:spacing w:after="200" w:line="276" w:lineRule="auto"/>
        <w:ind w:left="1134" w:hanging="567"/>
        <w:jc w:val="both"/>
        <w:rPr>
          <w:ins w:id="969" w:author="GELIAS" w:date="2026-04-12T20:03:00Z"/>
        </w:rPr>
      </w:pPr>
      <w:ins w:id="970" w:author="GELIAS" w:date="2026-04-12T20:02:00Z">
        <w:r>
          <w:t xml:space="preserve">The Works shall include any work which is necessary to satisfy the Owner’s Requirements and Schedules, </w:t>
        </w:r>
        <w:commentRangeStart w:id="971"/>
        <w:del w:id="972" w:author="EVANS" w:date="2026-04-26T22:12:00Z">
          <w:r w:rsidDel="00AE12F0">
            <w:delText xml:space="preserve">or is implied by the Agreement, and all works which (although not mentioned in the </w:delText>
          </w:r>
        </w:del>
      </w:ins>
      <w:ins w:id="973" w:author="GELIAS" w:date="2026-04-12T20:03:00Z">
        <w:del w:id="974" w:author="EVANS" w:date="2026-04-26T22:12:00Z">
          <w:r w:rsidDel="00AE12F0">
            <w:delText>Agreement</w:delText>
          </w:r>
        </w:del>
      </w:ins>
      <w:ins w:id="975" w:author="GELIAS" w:date="2026-04-12T20:02:00Z">
        <w:del w:id="976" w:author="EVANS" w:date="2026-04-26T22:12:00Z">
          <w:r w:rsidDel="00AE12F0">
            <w:delText xml:space="preserve">) are necessary for stability or for the completion, or safe and proper operation, of the Works. </w:delText>
          </w:r>
        </w:del>
      </w:ins>
      <w:commentRangeEnd w:id="971"/>
      <w:r w:rsidR="00AE12F0">
        <w:rPr>
          <w:rStyle w:val="CommentReference"/>
        </w:rPr>
        <w:commentReference w:id="971"/>
      </w:r>
    </w:p>
    <w:p w14:paraId="0573CAE3" w14:textId="3E30B691" w:rsidR="00960B71" w:rsidRDefault="00960B71">
      <w:pPr>
        <w:pStyle w:val="ListParagraph"/>
        <w:numPr>
          <w:ilvl w:val="2"/>
          <w:numId w:val="35"/>
        </w:numPr>
        <w:spacing w:after="200" w:line="276" w:lineRule="auto"/>
        <w:ind w:left="1134" w:hanging="567"/>
        <w:jc w:val="both"/>
        <w:pPrChange w:id="977" w:author="GELIAS" w:date="2026-04-12T20:02:00Z">
          <w:pPr>
            <w:spacing w:after="200" w:line="276" w:lineRule="auto"/>
            <w:ind w:left="720"/>
            <w:jc w:val="both"/>
          </w:pPr>
        </w:pPrChange>
      </w:pPr>
      <w:ins w:id="978" w:author="GELIAS" w:date="2026-04-12T20:02:00Z">
        <w:r>
          <w:t xml:space="preserve">The Contractor shall be responsible for the adequacy, stability and safety of all the Contractor’s operations and activities, of all methods of construction and of all the Works. The Contractor shall, whenever required by the </w:t>
        </w:r>
      </w:ins>
      <w:ins w:id="979" w:author="GELIAS" w:date="2026-04-12T20:03:00Z">
        <w:r w:rsidR="008C5FC9">
          <w:t>Owner</w:t>
        </w:r>
      </w:ins>
      <w:ins w:id="980" w:author="GELIAS" w:date="2026-04-12T20:02:00Z">
        <w:r>
          <w:t xml:space="preserve">, submit details of the arrangements and methods which the Contractor proposes to adopt for the execution of the Works. No significant alteration to these arrangements and methods shall be made without this alteration having been submitted to the </w:t>
        </w:r>
      </w:ins>
      <w:ins w:id="981" w:author="GELIAS" w:date="2026-04-12T20:04:00Z">
        <w:r w:rsidR="008C5FC9">
          <w:t>Owner</w:t>
        </w:r>
      </w:ins>
      <w:ins w:id="982" w:author="GELIAS" w:date="2026-04-12T20:02:00Z">
        <w:r>
          <w:t>.</w:t>
        </w:r>
      </w:ins>
    </w:p>
    <w:p w14:paraId="4C9B0179" w14:textId="77777777" w:rsidR="008B3961" w:rsidRDefault="00D74028">
      <w:pPr>
        <w:pStyle w:val="Heading2"/>
        <w:numPr>
          <w:ilvl w:val="1"/>
          <w:numId w:val="35"/>
        </w:numPr>
        <w:ind w:left="567" w:hanging="567"/>
        <w:pPrChange w:id="983" w:author="GELIAS" w:date="2026-04-12T07:26:00Z">
          <w:pPr>
            <w:pStyle w:val="Heading2"/>
          </w:pPr>
        </w:pPrChange>
      </w:pPr>
      <w:bookmarkStart w:id="984" w:name="_Toc224520756"/>
      <w:del w:id="985" w:author="GELIAS" w:date="2026-04-11T16:57:00Z">
        <w:r w:rsidDel="00371AAC">
          <w:delText xml:space="preserve">3.3  </w:delText>
        </w:r>
      </w:del>
      <w:r>
        <w:t>Design and Engineering</w:t>
      </w:r>
      <w:bookmarkEnd w:id="984"/>
    </w:p>
    <w:p w14:paraId="67E150E0" w14:textId="77777777" w:rsidR="00371AAC" w:rsidRDefault="00D74028">
      <w:pPr>
        <w:pStyle w:val="ListParagraph"/>
        <w:numPr>
          <w:ilvl w:val="1"/>
          <w:numId w:val="36"/>
        </w:numPr>
        <w:spacing w:after="200" w:line="276" w:lineRule="auto"/>
        <w:ind w:left="1134" w:hanging="567"/>
        <w:jc w:val="both"/>
        <w:rPr>
          <w:ins w:id="986" w:author="GELIAS" w:date="2026-04-11T16:59:00Z"/>
        </w:rPr>
        <w:pPrChange w:id="987" w:author="GELIAS" w:date="2026-04-12T07:27:00Z">
          <w:pPr>
            <w:pStyle w:val="ListParagraph"/>
            <w:numPr>
              <w:ilvl w:val="1"/>
              <w:numId w:val="36"/>
            </w:numPr>
            <w:spacing w:after="200" w:line="276" w:lineRule="auto"/>
            <w:ind w:left="1134" w:hanging="425"/>
            <w:jc w:val="both"/>
          </w:pPr>
        </w:pPrChange>
      </w:pPr>
      <w:del w:id="988" w:author="GELIAS" w:date="2026-04-11T16:58:00Z">
        <w:r w:rsidDel="00371AAC">
          <w:delText xml:space="preserve">(a) </w:delText>
        </w:r>
      </w:del>
      <w:r>
        <w:t>The Contractor shall be responsible for the design and engineering of the Facility in accordance with the Basis of Design</w:t>
      </w:r>
      <w:ins w:id="989" w:author="GELIAS" w:date="2026-04-09T11:30:00Z">
        <w:r w:rsidR="00D72D2A">
          <w:t xml:space="preserve"> and in conformity with the Owner’s Requirements</w:t>
        </w:r>
      </w:ins>
      <w:r>
        <w:t>. All design documents, drawings and specifications shall be submitted to the Owner for review and comment. The Owner’s review shall not relieve the Contractor of its responsibility for the correctness and completeness of the design.</w:t>
      </w:r>
    </w:p>
    <w:p w14:paraId="5A53A5D4" w14:textId="5970A62C" w:rsidR="004A6B99" w:rsidDel="00371AAC" w:rsidRDefault="004A6B99">
      <w:pPr>
        <w:pStyle w:val="ListParagraph"/>
        <w:numPr>
          <w:ilvl w:val="1"/>
          <w:numId w:val="36"/>
        </w:numPr>
        <w:spacing w:after="200" w:line="276" w:lineRule="auto"/>
        <w:ind w:left="1134" w:hanging="567"/>
        <w:jc w:val="both"/>
        <w:rPr>
          <w:del w:id="990" w:author="GELIAS" w:date="2026-04-11T16:59:00Z"/>
        </w:rPr>
        <w:pPrChange w:id="991" w:author="GELIAS" w:date="2026-04-12T07:27:00Z">
          <w:pPr>
            <w:pStyle w:val="ListParagraph"/>
            <w:numPr>
              <w:ilvl w:val="1"/>
              <w:numId w:val="36"/>
            </w:numPr>
            <w:spacing w:after="200" w:line="276" w:lineRule="auto"/>
            <w:ind w:left="1134" w:hanging="425"/>
            <w:jc w:val="both"/>
          </w:pPr>
        </w:pPrChange>
      </w:pPr>
      <w:ins w:id="992" w:author="GELIAS" w:date="2026-04-09T11:43:00Z">
        <w:r>
          <w:t>Upon the E</w:t>
        </w:r>
      </w:ins>
      <w:ins w:id="993" w:author="GELIAS" w:date="2026-04-09T11:46:00Z">
        <w:r w:rsidR="00296869">
          <w:t xml:space="preserve">ffective Date and prior to the NTP Date, </w:t>
        </w:r>
      </w:ins>
      <w:ins w:id="994" w:author="GELIAS" w:date="2026-04-09T11:43:00Z">
        <w:r>
          <w:t xml:space="preserve">the Contractor shall </w:t>
        </w:r>
      </w:ins>
      <w:ins w:id="995" w:author="GELIAS" w:date="2026-04-12T04:57:00Z">
        <w:r w:rsidR="0096327B">
          <w:t>scrutinize</w:t>
        </w:r>
      </w:ins>
      <w:ins w:id="996" w:author="GELIAS" w:date="2026-04-09T11:43:00Z">
        <w:r>
          <w:t xml:space="preserve"> the </w:t>
        </w:r>
      </w:ins>
      <w:ins w:id="997" w:author="GELIAS" w:date="2026-04-09T11:51:00Z">
        <w:r w:rsidR="00296869">
          <w:t>Basis of Design and the Owner’s Requirements</w:t>
        </w:r>
      </w:ins>
      <w:ins w:id="998" w:author="GELIAS" w:date="2026-04-12T04:57:00Z">
        <w:r w:rsidR="0096327B">
          <w:t xml:space="preserve">. </w:t>
        </w:r>
      </w:ins>
      <w:ins w:id="999" w:author="GELIAS" w:date="2026-04-09T11:43:00Z">
        <w:r>
          <w:t xml:space="preserve">If the Contractor discovers any error, fault or other defect in the </w:t>
        </w:r>
      </w:ins>
      <w:ins w:id="1000" w:author="GELIAS" w:date="2026-04-09T12:22:00Z">
        <w:r w:rsidR="00C417F7">
          <w:t>Owner</w:t>
        </w:r>
      </w:ins>
      <w:ins w:id="1001" w:author="GELIAS" w:date="2026-04-09T11:43:00Z">
        <w:r>
          <w:t xml:space="preserve">’s </w:t>
        </w:r>
        <w:r w:rsidRPr="0096327B">
          <w:t>Requirements, S</w:t>
        </w:r>
      </w:ins>
      <w:ins w:id="1002" w:author="GELIAS" w:date="2026-04-12T04:56:00Z">
        <w:r w:rsidR="0096327B" w:rsidRPr="0096327B">
          <w:rPr>
            <w:rPrChange w:id="1003" w:author="GELIAS" w:date="2026-04-12T04:57:00Z">
              <w:rPr>
                <w:highlight w:val="yellow"/>
              </w:rPr>
            </w:rPrChange>
          </w:rPr>
          <w:t xml:space="preserve">ection </w:t>
        </w:r>
      </w:ins>
      <w:ins w:id="1004" w:author="GELIAS" w:date="2026-04-12T04:40:00Z">
        <w:r w:rsidR="00B63E13" w:rsidRPr="0096327B">
          <w:rPr>
            <w:rPrChange w:id="1005" w:author="GELIAS" w:date="2026-04-12T04:57:00Z">
              <w:rPr>
                <w:highlight w:val="yellow"/>
              </w:rPr>
            </w:rPrChange>
          </w:rPr>
          <w:t>3</w:t>
        </w:r>
      </w:ins>
      <w:ins w:id="1006" w:author="GELIAS" w:date="2026-04-12T04:57:00Z">
        <w:r w:rsidR="0096327B">
          <w:t>.</w:t>
        </w:r>
      </w:ins>
      <w:ins w:id="1007" w:author="GELIAS" w:date="2026-04-12T04:40:00Z">
        <w:r w:rsidR="00B63E13" w:rsidRPr="0096327B">
          <w:rPr>
            <w:rPrChange w:id="1008" w:author="GELIAS" w:date="2026-04-12T04:57:00Z">
              <w:rPr>
                <w:highlight w:val="yellow"/>
              </w:rPr>
            </w:rPrChange>
          </w:rPr>
          <w:t>12 sha</w:t>
        </w:r>
      </w:ins>
      <w:ins w:id="1009" w:author="GELIAS" w:date="2026-04-09T11:43:00Z">
        <w:r w:rsidRPr="0096327B">
          <w:t xml:space="preserve">ll apply </w:t>
        </w:r>
      </w:ins>
    </w:p>
    <w:p w14:paraId="63F66282" w14:textId="77777777" w:rsidR="00371AAC" w:rsidRDefault="00371AAC">
      <w:pPr>
        <w:pStyle w:val="ListParagraph"/>
        <w:numPr>
          <w:ilvl w:val="1"/>
          <w:numId w:val="36"/>
        </w:numPr>
        <w:spacing w:after="200" w:line="276" w:lineRule="auto"/>
        <w:ind w:left="1134" w:hanging="567"/>
        <w:jc w:val="both"/>
        <w:rPr>
          <w:ins w:id="1010" w:author="GELIAS" w:date="2026-04-11T16:59:00Z"/>
        </w:rPr>
        <w:pPrChange w:id="1011" w:author="GELIAS" w:date="2026-04-12T07:27:00Z">
          <w:pPr>
            <w:spacing w:after="200" w:line="276" w:lineRule="auto"/>
            <w:ind w:left="720"/>
            <w:jc w:val="both"/>
          </w:pPr>
        </w:pPrChange>
      </w:pPr>
    </w:p>
    <w:p w14:paraId="6F854B2C" w14:textId="3AE5BF5B" w:rsidR="00371AAC" w:rsidRDefault="00D74028">
      <w:pPr>
        <w:pStyle w:val="ListParagraph"/>
        <w:numPr>
          <w:ilvl w:val="1"/>
          <w:numId w:val="36"/>
        </w:numPr>
        <w:spacing w:after="200" w:line="276" w:lineRule="auto"/>
        <w:ind w:left="1134" w:hanging="567"/>
        <w:jc w:val="both"/>
        <w:rPr>
          <w:ins w:id="1012" w:author="GELIAS" w:date="2026-04-11T16:59:00Z"/>
        </w:rPr>
        <w:pPrChange w:id="1013" w:author="GELIAS" w:date="2026-04-12T07:27:00Z">
          <w:pPr>
            <w:pStyle w:val="ListParagraph"/>
            <w:numPr>
              <w:ilvl w:val="1"/>
              <w:numId w:val="36"/>
            </w:numPr>
            <w:spacing w:after="200" w:line="276" w:lineRule="auto"/>
            <w:ind w:left="1134" w:hanging="425"/>
            <w:jc w:val="both"/>
          </w:pPr>
        </w:pPrChange>
      </w:pPr>
      <w:del w:id="1014" w:author="GELIAS" w:date="2026-04-11T16:58:00Z">
        <w:r w:rsidDel="00371AAC">
          <w:delText xml:space="preserve">(b) </w:delText>
        </w:r>
      </w:del>
      <w:r>
        <w:t>The Owner shall review and provide comments on design submissions within</w:t>
      </w:r>
      <w:ins w:id="1015" w:author="GELIAS" w:date="2026-04-09T11:30:00Z">
        <w:r w:rsidR="00D72D2A">
          <w:t xml:space="preserve"> the Review</w:t>
        </w:r>
      </w:ins>
      <w:ins w:id="1016" w:author="GELIAS" w:date="2026-04-09T11:31:00Z">
        <w:r w:rsidR="00D72D2A">
          <w:t xml:space="preserve"> Period</w:t>
        </w:r>
      </w:ins>
      <w:del w:id="1017" w:author="GELIAS" w:date="2026-04-09T11:31:00Z">
        <w:r w:rsidDel="00D72D2A">
          <w:delText xml:space="preserve"> </w:delText>
        </w:r>
        <w:commentRangeStart w:id="1018"/>
        <w:r w:rsidRPr="00371AAC" w:rsidDel="00D72D2A">
          <w:rPr>
            <w:shd w:val="clear" w:color="auto" w:fill="FFFF00"/>
          </w:rPr>
          <w:delText>t</w:delText>
        </w:r>
      </w:del>
      <w:ins w:id="1019" w:author="PCC" w:date="2026-03-27T14:59:00Z">
        <w:del w:id="1020" w:author="GELIAS" w:date="2026-04-09T11:31:00Z">
          <w:r w:rsidR="004B528E" w:rsidRPr="00371AAC" w:rsidDel="00D72D2A">
            <w:rPr>
              <w:shd w:val="clear" w:color="auto" w:fill="FFFF00"/>
            </w:rPr>
            <w:delText>hree</w:delText>
          </w:r>
        </w:del>
      </w:ins>
      <w:del w:id="1021" w:author="GELIAS" w:date="2026-04-09T11:31:00Z">
        <w:r w:rsidRPr="00371AAC" w:rsidDel="00D72D2A">
          <w:rPr>
            <w:shd w:val="clear" w:color="auto" w:fill="FFFF00"/>
          </w:rPr>
          <w:delText>en (</w:delText>
        </w:r>
      </w:del>
      <w:ins w:id="1022" w:author="PCC" w:date="2026-03-27T14:59:00Z">
        <w:del w:id="1023" w:author="GELIAS" w:date="2026-04-09T11:31:00Z">
          <w:r w:rsidR="004B528E" w:rsidRPr="00371AAC" w:rsidDel="00D72D2A">
            <w:rPr>
              <w:shd w:val="clear" w:color="auto" w:fill="FFFF00"/>
            </w:rPr>
            <w:delText>3</w:delText>
          </w:r>
        </w:del>
      </w:ins>
      <w:del w:id="1024" w:author="GELIAS" w:date="2026-04-09T11:31:00Z">
        <w:r w:rsidRPr="00371AAC" w:rsidDel="00D72D2A">
          <w:rPr>
            <w:shd w:val="clear" w:color="auto" w:fill="FFFF00"/>
          </w:rPr>
          <w:delText>10) Business Days</w:delText>
        </w:r>
        <w:r w:rsidDel="00D72D2A">
          <w:delText xml:space="preserve"> of receipt</w:delText>
        </w:r>
        <w:commentRangeEnd w:id="1018"/>
        <w:r w:rsidR="00F302F2" w:rsidDel="00D72D2A">
          <w:rPr>
            <w:rStyle w:val="CommentReference"/>
            <w:sz w:val="24"/>
            <w:szCs w:val="24"/>
          </w:rPr>
          <w:commentReference w:id="1018"/>
        </w:r>
      </w:del>
      <w:r>
        <w:t>. If the Owner fails to provide comments within th</w:t>
      </w:r>
      <w:ins w:id="1025" w:author="GELIAS" w:date="2026-04-09T11:31:00Z">
        <w:r w:rsidR="00D72D2A">
          <w:t>e Review</w:t>
        </w:r>
      </w:ins>
      <w:del w:id="1026" w:author="GELIAS" w:date="2026-04-09T11:31:00Z">
        <w:r w:rsidDel="00D72D2A">
          <w:delText>is</w:delText>
        </w:r>
      </w:del>
      <w:r>
        <w:t xml:space="preserve"> </w:t>
      </w:r>
      <w:ins w:id="1027" w:author="GELIAS" w:date="2026-04-09T11:31:00Z">
        <w:r w:rsidR="00D72D2A">
          <w:t>P</w:t>
        </w:r>
      </w:ins>
      <w:del w:id="1028" w:author="GELIAS" w:date="2026-04-09T11:31:00Z">
        <w:r w:rsidDel="00D72D2A">
          <w:delText>p</w:delText>
        </w:r>
      </w:del>
      <w:r>
        <w:t xml:space="preserve">eriod, the Contractor shall be entitled to an </w:t>
      </w:r>
      <w:ins w:id="1029" w:author="GELIAS" w:date="2026-04-13T17:22:00Z">
        <w:r w:rsidR="00166B9C">
          <w:t>EOT</w:t>
        </w:r>
      </w:ins>
      <w:del w:id="1030" w:author="GELIAS" w:date="2026-04-09T11:32:00Z">
        <w:r w:rsidDel="00D72D2A">
          <w:delText>e</w:delText>
        </w:r>
      </w:del>
      <w:del w:id="1031" w:author="GELIAS" w:date="2026-04-13T17:22:00Z">
        <w:r w:rsidDel="00166B9C">
          <w:delText>xtension</w:delText>
        </w:r>
      </w:del>
      <w:ins w:id="1032" w:author="GELIAS" w:date="2026-04-09T11:32:00Z">
        <w:r w:rsidR="00D72D2A">
          <w:t xml:space="preserve"> in accordance with </w:t>
        </w:r>
      </w:ins>
      <w:ins w:id="1033" w:author="GELIAS" w:date="2026-04-12T04:58:00Z">
        <w:r w:rsidR="0096327B">
          <w:t>Section 21</w:t>
        </w:r>
      </w:ins>
      <w:ins w:id="1034" w:author="GELIAS" w:date="2026-04-09T11:32:00Z">
        <w:r w:rsidR="00D72D2A">
          <w:t xml:space="preserve">. </w:t>
        </w:r>
      </w:ins>
      <w:r>
        <w:t xml:space="preserve"> </w:t>
      </w:r>
      <w:del w:id="1035" w:author="GELIAS" w:date="2026-04-09T11:36:00Z">
        <w:r w:rsidDel="004A6B99">
          <w:delText xml:space="preserve">of the Project Schedule on a day-for-day basis </w:delText>
        </w:r>
      </w:del>
      <w:ins w:id="1036" w:author="PCC" w:date="2026-03-27T15:00:00Z">
        <w:del w:id="1037" w:author="GELIAS" w:date="2026-04-09T11:36:00Z">
          <w:r w:rsidR="006F3EAF" w:rsidDel="004A6B99">
            <w:delText xml:space="preserve">and </w:delText>
          </w:r>
        </w:del>
      </w:ins>
      <w:ins w:id="1038" w:author="PCC" w:date="2026-03-27T15:01:00Z">
        <w:del w:id="1039" w:author="GELIAS" w:date="2026-04-09T11:36:00Z">
          <w:r w:rsidR="006F3EAF" w:rsidDel="004A6B99">
            <w:delText xml:space="preserve">the contractor shall not be liable for delay damages </w:delText>
          </w:r>
        </w:del>
      </w:ins>
      <w:del w:id="1040" w:author="GELIAS" w:date="2026-04-09T11:36:00Z">
        <w:r w:rsidDel="004A6B99">
          <w:delText>to the extent such failure causes delay to the critical path, but such failure shall not constitute deemed approval of the submission.</w:delText>
        </w:r>
      </w:del>
    </w:p>
    <w:p w14:paraId="28FC2BBC" w14:textId="77777777" w:rsidR="0096327B" w:rsidRDefault="004A6B99">
      <w:pPr>
        <w:pStyle w:val="ListParagraph"/>
        <w:numPr>
          <w:ilvl w:val="1"/>
          <w:numId w:val="36"/>
        </w:numPr>
        <w:spacing w:after="200" w:line="276" w:lineRule="auto"/>
        <w:ind w:left="1134" w:hanging="567"/>
        <w:jc w:val="both"/>
        <w:rPr>
          <w:ins w:id="1041" w:author="GELIAS" w:date="2026-04-12T04:59:00Z"/>
        </w:rPr>
        <w:pPrChange w:id="1042" w:author="GELIAS" w:date="2026-04-12T07:27:00Z">
          <w:pPr>
            <w:pStyle w:val="ListParagraph"/>
            <w:numPr>
              <w:ilvl w:val="1"/>
              <w:numId w:val="36"/>
            </w:numPr>
            <w:spacing w:after="200" w:line="276" w:lineRule="auto"/>
            <w:ind w:left="1134" w:hanging="425"/>
            <w:jc w:val="both"/>
          </w:pPr>
        </w:pPrChange>
      </w:pPr>
      <w:ins w:id="1043" w:author="GELIAS" w:date="2026-04-09T11:39:00Z">
        <w:r>
          <w:t xml:space="preserve">The Contractor warrants that the Contractor, the Contractor’s designers and design Subcontractors have the experience, capability and competence necessary for the design. The Contractor undertakes that the designers and design Subcontractors shall be available to attend discussions with the </w:t>
        </w:r>
      </w:ins>
      <w:ins w:id="1044" w:author="GELIAS" w:date="2026-04-09T11:40:00Z">
        <w:r>
          <w:t>Owner’s Representative</w:t>
        </w:r>
      </w:ins>
      <w:ins w:id="1045" w:author="GELIAS" w:date="2026-04-09T11:39:00Z">
        <w:r>
          <w:t xml:space="preserve"> and/or the </w:t>
        </w:r>
      </w:ins>
      <w:ins w:id="1046" w:author="GELIAS" w:date="2026-04-09T11:40:00Z">
        <w:r>
          <w:t>Owner</w:t>
        </w:r>
      </w:ins>
      <w:ins w:id="1047" w:author="GELIAS" w:date="2026-04-09T11:39:00Z">
        <w:r>
          <w:t xml:space="preserve"> </w:t>
        </w:r>
        <w:r>
          <w:lastRenderedPageBreak/>
          <w:t>at all reasonable times (on or off the Site), until the issue of the Performance Certificate.</w:t>
        </w:r>
      </w:ins>
    </w:p>
    <w:p w14:paraId="7AB9CA9F" w14:textId="77777777" w:rsidR="0096327B" w:rsidRDefault="0096327B">
      <w:pPr>
        <w:pStyle w:val="ListParagraph"/>
        <w:numPr>
          <w:ilvl w:val="1"/>
          <w:numId w:val="36"/>
        </w:numPr>
        <w:spacing w:after="200" w:line="276" w:lineRule="auto"/>
        <w:ind w:left="1134" w:hanging="567"/>
        <w:jc w:val="both"/>
        <w:rPr>
          <w:ins w:id="1048" w:author="GELIAS" w:date="2026-04-12T04:59:00Z"/>
        </w:rPr>
        <w:pPrChange w:id="1049" w:author="GELIAS" w:date="2026-04-12T07:27:00Z">
          <w:pPr>
            <w:pStyle w:val="ListParagraph"/>
            <w:numPr>
              <w:ilvl w:val="1"/>
              <w:numId w:val="36"/>
            </w:numPr>
            <w:spacing w:after="200" w:line="276" w:lineRule="auto"/>
            <w:ind w:left="1134" w:hanging="425"/>
            <w:jc w:val="both"/>
          </w:pPr>
        </w:pPrChange>
      </w:pPr>
      <w:ins w:id="1050" w:author="GELIAS" w:date="2026-04-12T04:59:00Z">
        <w:r w:rsidRPr="0096327B">
          <w:t>The Contractor shall be responsible for the adequacy, stability and safety of all the Contractor’s operations and activities, of all methods of construction and of all the Works.</w:t>
        </w:r>
      </w:ins>
    </w:p>
    <w:p w14:paraId="0EA8D75D" w14:textId="7F5E1168" w:rsidR="0096327B" w:rsidRDefault="0096327B">
      <w:pPr>
        <w:pStyle w:val="ListParagraph"/>
        <w:numPr>
          <w:ilvl w:val="1"/>
          <w:numId w:val="36"/>
        </w:numPr>
        <w:spacing w:after="200" w:line="276" w:lineRule="auto"/>
        <w:ind w:left="1134" w:hanging="567"/>
        <w:jc w:val="both"/>
        <w:rPr>
          <w:ins w:id="1051" w:author="GELIAS" w:date="2026-04-12T05:03:00Z"/>
        </w:rPr>
        <w:pPrChange w:id="1052" w:author="GELIAS" w:date="2026-04-12T07:27:00Z">
          <w:pPr>
            <w:pStyle w:val="ListParagraph"/>
            <w:numPr>
              <w:ilvl w:val="1"/>
              <w:numId w:val="36"/>
            </w:numPr>
            <w:spacing w:after="200" w:line="276" w:lineRule="auto"/>
            <w:ind w:left="1134" w:hanging="425"/>
            <w:jc w:val="both"/>
          </w:pPr>
        </w:pPrChange>
      </w:pPr>
      <w:ins w:id="1053" w:author="GELIAS" w:date="2026-04-12T04:59:00Z">
        <w:r w:rsidRPr="0096327B">
          <w:t xml:space="preserve">The Owner shall not be responsible for any error, inaccuracy or omission of any kind in the Owner’s Requirements as originally included in the Agreement and shall not be deemed to have given any representation of accuracy or completeness of any data or information, except as stated in this </w:t>
        </w:r>
        <w:r>
          <w:t>Section</w:t>
        </w:r>
        <w:r w:rsidRPr="0096327B">
          <w:t xml:space="preserve">. </w:t>
        </w:r>
        <w:commentRangeStart w:id="1054"/>
        <w:del w:id="1055" w:author="EVANS" w:date="2026-04-26T22:15:00Z">
          <w:r w:rsidRPr="0096327B" w:rsidDel="00885E96">
            <w:delText>Any data or information received by the Contractor, from the Owner or otherwise, shall not relieve the Contractor from the Contractor’s responsibility for the execution of the Works.</w:delText>
          </w:r>
        </w:del>
      </w:ins>
      <w:commentRangeEnd w:id="1054"/>
      <w:r w:rsidR="00217768">
        <w:rPr>
          <w:rStyle w:val="CommentReference"/>
        </w:rPr>
        <w:commentReference w:id="1054"/>
      </w:r>
    </w:p>
    <w:p w14:paraId="791D19C6" w14:textId="4E5D0846" w:rsidR="0096327B" w:rsidRPr="0096327B" w:rsidRDefault="0096327B">
      <w:pPr>
        <w:pStyle w:val="ListParagraph"/>
        <w:numPr>
          <w:ilvl w:val="1"/>
          <w:numId w:val="36"/>
        </w:numPr>
        <w:spacing w:after="200" w:line="276" w:lineRule="auto"/>
        <w:ind w:left="1134" w:hanging="567"/>
        <w:jc w:val="both"/>
        <w:rPr>
          <w:ins w:id="1056" w:author="GELIAS" w:date="2026-04-12T04:59:00Z"/>
        </w:rPr>
        <w:pPrChange w:id="1057" w:author="GELIAS" w:date="2026-04-12T07:27:00Z">
          <w:pPr>
            <w:pStyle w:val="ListParagraph"/>
            <w:numPr>
              <w:ilvl w:val="1"/>
              <w:numId w:val="36"/>
            </w:numPr>
            <w:ind w:left="1440" w:hanging="360"/>
          </w:pPr>
        </w:pPrChange>
      </w:pPr>
      <w:ins w:id="1058" w:author="GELIAS" w:date="2026-04-12T05:03:00Z">
        <w:r>
          <w:t>If errors, omissions, ambiguities, inconsistencies, inadequacies or other defects are found in the Contractor’s design and/or the Contractor’s Documents, they and the Works shall be corrected</w:t>
        </w:r>
        <w:r w:rsidRPr="0096327B">
          <w:rPr>
            <w:color w:val="EE0000"/>
            <w:rPrChange w:id="1059" w:author="GELIAS" w:date="2026-04-12T05:04:00Z">
              <w:rPr/>
            </w:rPrChange>
          </w:rPr>
          <w:t xml:space="preserve">. </w:t>
        </w:r>
        <w:r>
          <w:t xml:space="preserve">All corrections and resubmissions under this </w:t>
        </w:r>
      </w:ins>
      <w:ins w:id="1060" w:author="GELIAS" w:date="2026-04-13T17:05:00Z">
        <w:r w:rsidR="008D225D">
          <w:t>Section</w:t>
        </w:r>
      </w:ins>
      <w:ins w:id="1061" w:author="GELIAS" w:date="2026-04-12T05:03:00Z">
        <w:r>
          <w:t xml:space="preserve"> shall be at the Contractor’s risk and cost</w:t>
        </w:r>
      </w:ins>
    </w:p>
    <w:p w14:paraId="45795980" w14:textId="17DBC2DE" w:rsidR="0096327B" w:rsidDel="00B01992" w:rsidRDefault="0096327B">
      <w:pPr>
        <w:pStyle w:val="ListParagraph"/>
        <w:spacing w:after="200" w:line="276" w:lineRule="auto"/>
        <w:ind w:left="567" w:hanging="567"/>
        <w:jc w:val="both"/>
        <w:rPr>
          <w:del w:id="1062" w:author="GELIAS" w:date="2026-04-12T05:33:00Z"/>
        </w:rPr>
        <w:pPrChange w:id="1063" w:author="GELIAS" w:date="2026-04-12T08:00:00Z">
          <w:pPr>
            <w:spacing w:after="200" w:line="276" w:lineRule="auto"/>
            <w:ind w:left="720"/>
            <w:jc w:val="both"/>
          </w:pPr>
        </w:pPrChange>
      </w:pPr>
    </w:p>
    <w:p w14:paraId="0D9FE356" w14:textId="77777777" w:rsidR="008B3961" w:rsidRDefault="00D74028">
      <w:pPr>
        <w:pStyle w:val="Heading2"/>
        <w:numPr>
          <w:ilvl w:val="1"/>
          <w:numId w:val="35"/>
        </w:numPr>
        <w:ind w:left="567" w:hanging="567"/>
        <w:pPrChange w:id="1064" w:author="GELIAS" w:date="2026-04-12T08:00:00Z">
          <w:pPr>
            <w:pStyle w:val="Heading2"/>
          </w:pPr>
        </w:pPrChange>
      </w:pPr>
      <w:bookmarkStart w:id="1065" w:name="_Toc224520757"/>
      <w:del w:id="1066" w:author="GELIAS" w:date="2026-04-11T17:00:00Z">
        <w:r w:rsidDel="00371AAC">
          <w:delText xml:space="preserve">3.4  </w:delText>
        </w:r>
      </w:del>
      <w:r>
        <w:t>Compliance with Laws</w:t>
      </w:r>
      <w:bookmarkEnd w:id="1065"/>
    </w:p>
    <w:p w14:paraId="49E1186F" w14:textId="1EC22829" w:rsidR="008B3961" w:rsidDel="00371AAC" w:rsidRDefault="00D74028">
      <w:pPr>
        <w:pStyle w:val="ListParagraph"/>
        <w:numPr>
          <w:ilvl w:val="1"/>
          <w:numId w:val="37"/>
        </w:numPr>
        <w:spacing w:after="200" w:line="276" w:lineRule="auto"/>
        <w:ind w:left="1134" w:hanging="567"/>
        <w:jc w:val="both"/>
        <w:rPr>
          <w:del w:id="1067" w:author="GELIAS" w:date="2026-04-11T17:01:00Z"/>
        </w:rPr>
        <w:pPrChange w:id="1068" w:author="GELIAS" w:date="2026-04-12T08:00:00Z">
          <w:pPr>
            <w:pStyle w:val="ListParagraph"/>
            <w:numPr>
              <w:ilvl w:val="1"/>
              <w:numId w:val="37"/>
            </w:numPr>
            <w:spacing w:after="200" w:line="276" w:lineRule="auto"/>
            <w:ind w:left="1134" w:hanging="425"/>
            <w:jc w:val="both"/>
          </w:pPr>
        </w:pPrChange>
      </w:pPr>
      <w:del w:id="1069" w:author="GELIAS" w:date="2026-04-11T17:00:00Z">
        <w:r w:rsidDel="00371AAC">
          <w:delText xml:space="preserve">(a) </w:delText>
        </w:r>
      </w:del>
      <w:r>
        <w:t xml:space="preserve">The Contractor shall comply with all Applicable Laws, including without limitation all laws relating to health, safety, the environment, </w:t>
      </w:r>
      <w:proofErr w:type="spellStart"/>
      <w:r>
        <w:t>labour</w:t>
      </w:r>
      <w:proofErr w:type="spellEnd"/>
      <w:r>
        <w:t>, immigration and tax.</w:t>
      </w:r>
    </w:p>
    <w:p w14:paraId="0E712E74" w14:textId="77777777" w:rsidR="00371AAC" w:rsidRDefault="00371AAC">
      <w:pPr>
        <w:pStyle w:val="ListParagraph"/>
        <w:numPr>
          <w:ilvl w:val="1"/>
          <w:numId w:val="37"/>
        </w:numPr>
        <w:spacing w:after="200" w:line="276" w:lineRule="auto"/>
        <w:ind w:left="1134" w:hanging="567"/>
        <w:jc w:val="both"/>
        <w:rPr>
          <w:ins w:id="1070" w:author="GELIAS" w:date="2026-04-11T17:01:00Z"/>
        </w:rPr>
        <w:pPrChange w:id="1071" w:author="GELIAS" w:date="2026-04-12T08:00:00Z">
          <w:pPr>
            <w:spacing w:after="200" w:line="276" w:lineRule="auto"/>
            <w:ind w:left="720"/>
            <w:jc w:val="both"/>
          </w:pPr>
        </w:pPrChange>
      </w:pPr>
    </w:p>
    <w:p w14:paraId="5B732B05" w14:textId="35437038" w:rsidR="008B3961" w:rsidDel="00F22E3D" w:rsidRDefault="00D74028">
      <w:pPr>
        <w:pStyle w:val="ListParagraph"/>
        <w:numPr>
          <w:ilvl w:val="1"/>
          <w:numId w:val="37"/>
        </w:numPr>
        <w:spacing w:after="200" w:line="276" w:lineRule="auto"/>
        <w:ind w:left="1134" w:hanging="567"/>
        <w:jc w:val="both"/>
        <w:rPr>
          <w:del w:id="1072" w:author="GELIAS" w:date="2026-04-11T17:01:00Z"/>
        </w:rPr>
        <w:pPrChange w:id="1073" w:author="GELIAS" w:date="2026-04-12T08:00:00Z">
          <w:pPr>
            <w:pStyle w:val="ListParagraph"/>
            <w:numPr>
              <w:ilvl w:val="1"/>
              <w:numId w:val="37"/>
            </w:numPr>
            <w:spacing w:after="200" w:line="276" w:lineRule="auto"/>
            <w:ind w:left="1134" w:hanging="425"/>
            <w:jc w:val="both"/>
          </w:pPr>
        </w:pPrChange>
      </w:pPr>
      <w:del w:id="1074" w:author="GELIAS" w:date="2026-04-11T17:00:00Z">
        <w:r w:rsidDel="00371AAC">
          <w:delText xml:space="preserve">(b) </w:delText>
        </w:r>
      </w:del>
      <w:r>
        <w:t xml:space="preserve">The Contractor shall comply with the Nigerian Oil and Gas Industry Content Development Act 2010 and all applicable NCDMB requirements, including minimum Nigerian content targets for the </w:t>
      </w:r>
      <w:ins w:id="1075" w:author="GELIAS" w:date="2026-04-12T08:01:00Z">
        <w:r w:rsidR="006F29B6">
          <w:t>Facility</w:t>
        </w:r>
      </w:ins>
      <w:del w:id="1076" w:author="GELIAS" w:date="2026-04-12T08:01:00Z">
        <w:r w:rsidDel="006F29B6">
          <w:delText>Project</w:delText>
        </w:r>
      </w:del>
      <w:r>
        <w:t>.</w:t>
      </w:r>
    </w:p>
    <w:p w14:paraId="0E5045AE" w14:textId="77777777" w:rsidR="00F22E3D" w:rsidRDefault="00F22E3D">
      <w:pPr>
        <w:pStyle w:val="ListParagraph"/>
        <w:numPr>
          <w:ilvl w:val="1"/>
          <w:numId w:val="37"/>
        </w:numPr>
        <w:spacing w:after="200" w:line="276" w:lineRule="auto"/>
        <w:ind w:left="1134" w:hanging="567"/>
        <w:jc w:val="both"/>
        <w:rPr>
          <w:ins w:id="1077" w:author="GELIAS" w:date="2026-04-11T17:01:00Z"/>
        </w:rPr>
        <w:pPrChange w:id="1078" w:author="GELIAS" w:date="2026-04-12T08:00:00Z">
          <w:pPr>
            <w:spacing w:after="200" w:line="276" w:lineRule="auto"/>
            <w:ind w:left="720"/>
            <w:jc w:val="both"/>
          </w:pPr>
        </w:pPrChange>
      </w:pPr>
    </w:p>
    <w:p w14:paraId="6C4650B4" w14:textId="660A5992" w:rsidR="008B3961" w:rsidRDefault="00D74028">
      <w:pPr>
        <w:pStyle w:val="ListParagraph"/>
        <w:numPr>
          <w:ilvl w:val="1"/>
          <w:numId w:val="37"/>
        </w:numPr>
        <w:spacing w:after="200" w:line="276" w:lineRule="auto"/>
        <w:ind w:left="1134" w:hanging="567"/>
        <w:jc w:val="both"/>
        <w:rPr>
          <w:ins w:id="1079" w:author="GELIAS" w:date="2026-04-12T05:55:00Z"/>
        </w:rPr>
        <w:pPrChange w:id="1080" w:author="GELIAS" w:date="2026-04-12T08:00:00Z">
          <w:pPr>
            <w:pStyle w:val="ListParagraph"/>
            <w:numPr>
              <w:ilvl w:val="1"/>
              <w:numId w:val="37"/>
            </w:numPr>
            <w:spacing w:after="200" w:line="276" w:lineRule="auto"/>
            <w:ind w:left="1134" w:hanging="425"/>
            <w:jc w:val="both"/>
          </w:pPr>
        </w:pPrChange>
      </w:pPr>
      <w:del w:id="1081" w:author="GELIAS" w:date="2026-04-11T17:00:00Z">
        <w:r w:rsidDel="00371AAC">
          <w:delText xml:space="preserve">(c) </w:delText>
        </w:r>
      </w:del>
      <w:r>
        <w:t>The Contractor shall be responsible for obtaining and maintaining all Governmental Authorizations required for the performance of the Work by the Contractor (the “</w:t>
      </w:r>
      <w:r w:rsidRPr="0096327B">
        <w:rPr>
          <w:b/>
          <w:bCs/>
          <w:rPrChange w:id="1082" w:author="GELIAS" w:date="2026-04-12T05:00:00Z">
            <w:rPr/>
          </w:rPrChange>
        </w:rPr>
        <w:t>Contractor Permits</w:t>
      </w:r>
      <w:r>
        <w:t>”), at its own cost and expense.</w:t>
      </w:r>
    </w:p>
    <w:p w14:paraId="77353D45" w14:textId="18683926" w:rsidR="00A12E90" w:rsidRDefault="00A12E90">
      <w:pPr>
        <w:pStyle w:val="ListParagraph"/>
        <w:numPr>
          <w:ilvl w:val="1"/>
          <w:numId w:val="37"/>
        </w:numPr>
        <w:spacing w:after="200" w:line="276" w:lineRule="auto"/>
        <w:ind w:left="1134" w:hanging="567"/>
        <w:jc w:val="both"/>
        <w:pPrChange w:id="1083" w:author="GELIAS" w:date="2026-04-12T08:00:00Z">
          <w:pPr>
            <w:spacing w:after="200" w:line="276" w:lineRule="auto"/>
            <w:ind w:left="720"/>
            <w:jc w:val="both"/>
          </w:pPr>
        </w:pPrChange>
      </w:pPr>
      <w:ins w:id="1084" w:author="GELIAS" w:date="2026-04-12T05:55:00Z">
        <w:r>
          <w:t xml:space="preserve">The Contractor </w:t>
        </w:r>
        <w:commentRangeStart w:id="1085"/>
        <w:r>
          <w:t xml:space="preserve">shall comply </w:t>
        </w:r>
      </w:ins>
      <w:commentRangeEnd w:id="1085"/>
      <w:r w:rsidR="003428F0">
        <w:rPr>
          <w:rStyle w:val="CommentReference"/>
        </w:rPr>
        <w:commentReference w:id="1085"/>
      </w:r>
      <w:ins w:id="1086" w:author="GELIAS" w:date="2026-04-12T05:55:00Z">
        <w:r>
          <w:t>with all Contractor Permits and Owner Permits</w:t>
        </w:r>
      </w:ins>
      <w:ins w:id="1087" w:author="GELIAS" w:date="2026-04-12T08:00:00Z">
        <w:r w:rsidR="006F29B6">
          <w:t xml:space="preserve">. </w:t>
        </w:r>
      </w:ins>
    </w:p>
    <w:p w14:paraId="60930D30" w14:textId="77777777" w:rsidR="008B3961" w:rsidRDefault="00D74028">
      <w:pPr>
        <w:pStyle w:val="Heading2"/>
        <w:numPr>
          <w:ilvl w:val="1"/>
          <w:numId w:val="35"/>
        </w:numPr>
        <w:ind w:left="567" w:hanging="567"/>
        <w:pPrChange w:id="1088" w:author="GELIAS" w:date="2026-04-12T08:01:00Z">
          <w:pPr>
            <w:pStyle w:val="Heading2"/>
          </w:pPr>
        </w:pPrChange>
      </w:pPr>
      <w:bookmarkStart w:id="1089" w:name="_Toc224520758"/>
      <w:del w:id="1090" w:author="GELIAS" w:date="2026-04-11T17:01:00Z">
        <w:r w:rsidDel="00F22E3D">
          <w:delText xml:space="preserve">3.5  </w:delText>
        </w:r>
      </w:del>
      <w:r>
        <w:t>HSE Plan and Security</w:t>
      </w:r>
      <w:bookmarkEnd w:id="1089"/>
    </w:p>
    <w:p w14:paraId="046DD7C3" w14:textId="2697C88A" w:rsidR="008B3961" w:rsidDel="002F0527" w:rsidRDefault="00D74028">
      <w:pPr>
        <w:pStyle w:val="ListParagraph"/>
        <w:numPr>
          <w:ilvl w:val="1"/>
          <w:numId w:val="38"/>
        </w:numPr>
        <w:spacing w:after="200" w:line="276" w:lineRule="auto"/>
        <w:ind w:left="1134" w:hanging="567"/>
        <w:jc w:val="both"/>
        <w:rPr>
          <w:del w:id="1091" w:author="GELIAS" w:date="2026-04-12T05:24:00Z"/>
        </w:rPr>
        <w:pPrChange w:id="1092" w:author="GELIAS" w:date="2026-04-12T08:01:00Z">
          <w:pPr>
            <w:pStyle w:val="ListParagraph"/>
            <w:numPr>
              <w:ilvl w:val="1"/>
              <w:numId w:val="38"/>
            </w:numPr>
            <w:spacing w:after="200" w:line="276" w:lineRule="auto"/>
            <w:ind w:left="1134" w:hanging="425"/>
            <w:jc w:val="both"/>
          </w:pPr>
        </w:pPrChange>
      </w:pPr>
      <w:del w:id="1093" w:author="GELIAS" w:date="2026-04-11T17:01:00Z">
        <w:r w:rsidDel="00F22E3D">
          <w:delText xml:space="preserve">(a) </w:delText>
        </w:r>
      </w:del>
      <w:r>
        <w:t xml:space="preserve">The Contractor shall develop and implement a comprehensive Health, Safety and Environment (HSE) plan for the Work, consistent with Good Engineering and Construction Practice and Applicable Law. The HSE plan shall be submitted to the </w:t>
      </w:r>
      <w:r>
        <w:lastRenderedPageBreak/>
        <w:t xml:space="preserve">Owner for review and approval prior to </w:t>
      </w:r>
      <w:ins w:id="1094" w:author="GELIAS" w:date="2026-04-12T05:06:00Z">
        <w:r w:rsidR="0096327B">
          <w:t xml:space="preserve">the NTP Date. </w:t>
        </w:r>
      </w:ins>
      <w:del w:id="1095" w:author="GELIAS" w:date="2026-04-12T05:06:00Z">
        <w:r w:rsidDel="0096327B">
          <w:delText>commencement of construction activities at the Site.</w:delText>
        </w:r>
      </w:del>
    </w:p>
    <w:p w14:paraId="6A94380D" w14:textId="77777777" w:rsidR="002F0527" w:rsidRDefault="002F0527">
      <w:pPr>
        <w:pStyle w:val="ListParagraph"/>
        <w:numPr>
          <w:ilvl w:val="1"/>
          <w:numId w:val="38"/>
        </w:numPr>
        <w:spacing w:after="200" w:line="276" w:lineRule="auto"/>
        <w:ind w:left="1134" w:hanging="567"/>
        <w:jc w:val="both"/>
        <w:rPr>
          <w:ins w:id="1096" w:author="GELIAS" w:date="2026-04-12T05:24:00Z"/>
        </w:rPr>
        <w:pPrChange w:id="1097" w:author="GELIAS" w:date="2026-04-12T08:01:00Z">
          <w:pPr>
            <w:spacing w:after="200" w:line="276" w:lineRule="auto"/>
            <w:ind w:left="720"/>
            <w:jc w:val="both"/>
          </w:pPr>
        </w:pPrChange>
      </w:pPr>
    </w:p>
    <w:p w14:paraId="3CAB15D5" w14:textId="77777777" w:rsidR="002F0527" w:rsidRDefault="002F0527">
      <w:pPr>
        <w:pStyle w:val="ListParagraph"/>
        <w:numPr>
          <w:ilvl w:val="1"/>
          <w:numId w:val="38"/>
        </w:numPr>
        <w:spacing w:after="200" w:line="276" w:lineRule="auto"/>
        <w:ind w:left="1134" w:hanging="567"/>
        <w:jc w:val="both"/>
        <w:rPr>
          <w:ins w:id="1098" w:author="GELIAS" w:date="2026-04-12T05:28:00Z"/>
          <w:rFonts w:eastAsia="Times New Roman"/>
        </w:rPr>
        <w:pPrChange w:id="1099" w:author="GELIAS" w:date="2026-04-12T08:03:00Z">
          <w:pPr>
            <w:pStyle w:val="ListParagraph"/>
            <w:numPr>
              <w:ilvl w:val="1"/>
              <w:numId w:val="38"/>
            </w:numPr>
            <w:spacing w:after="200" w:line="276" w:lineRule="auto"/>
            <w:ind w:left="1134" w:hanging="425"/>
            <w:jc w:val="both"/>
          </w:pPr>
        </w:pPrChange>
      </w:pPr>
      <w:ins w:id="1100" w:author="GELIAS" w:date="2026-04-12T05:24:00Z">
        <w:r w:rsidRPr="002F0527">
          <w:rPr>
            <w:rFonts w:eastAsia="Times New Roman"/>
            <w:rPrChange w:id="1101" w:author="GELIAS" w:date="2026-04-12T05:24:00Z">
              <w:rPr/>
            </w:rPrChange>
          </w:rPr>
          <w:t>The Contractor shall:</w:t>
        </w:r>
      </w:ins>
    </w:p>
    <w:p w14:paraId="7D7CAA24" w14:textId="77777777" w:rsidR="002F0527" w:rsidRDefault="002F0527">
      <w:pPr>
        <w:pStyle w:val="ListParagraph"/>
        <w:numPr>
          <w:ilvl w:val="2"/>
          <w:numId w:val="38"/>
        </w:numPr>
        <w:spacing w:after="200" w:line="276" w:lineRule="auto"/>
        <w:ind w:left="1701" w:hanging="567"/>
        <w:jc w:val="both"/>
        <w:rPr>
          <w:ins w:id="1102" w:author="GELIAS" w:date="2026-04-12T05:28:00Z"/>
          <w:rFonts w:eastAsia="Times New Roman"/>
        </w:rPr>
        <w:pPrChange w:id="1103" w:author="GELIAS" w:date="2026-04-12T08:04:00Z">
          <w:pPr>
            <w:pStyle w:val="ListParagraph"/>
            <w:numPr>
              <w:ilvl w:val="2"/>
              <w:numId w:val="38"/>
            </w:numPr>
            <w:spacing w:after="200" w:line="276" w:lineRule="auto"/>
            <w:ind w:left="1701" w:hanging="425"/>
            <w:jc w:val="both"/>
          </w:pPr>
        </w:pPrChange>
      </w:pPr>
      <w:ins w:id="1104" w:author="GELIAS" w:date="2026-04-12T05:28:00Z">
        <w:r w:rsidRPr="002F0527">
          <w:rPr>
            <w:rFonts w:eastAsia="Times New Roman"/>
            <w:rPrChange w:id="1105" w:author="GELIAS" w:date="2026-04-12T05:28:00Z">
              <w:rPr/>
            </w:rPrChange>
          </w:rPr>
          <w:t xml:space="preserve">take care of the health and safety of all persons entitled to be on the Site and other places (if any) where the Works are being executed; </w:t>
        </w:r>
      </w:ins>
    </w:p>
    <w:p w14:paraId="6FE702CB" w14:textId="77777777" w:rsidR="002F0527" w:rsidRDefault="002F0527">
      <w:pPr>
        <w:pStyle w:val="ListParagraph"/>
        <w:numPr>
          <w:ilvl w:val="2"/>
          <w:numId w:val="38"/>
        </w:numPr>
        <w:spacing w:after="200" w:line="276" w:lineRule="auto"/>
        <w:ind w:left="1701" w:hanging="567"/>
        <w:jc w:val="both"/>
        <w:rPr>
          <w:ins w:id="1106" w:author="GELIAS" w:date="2026-04-12T05:28:00Z"/>
          <w:rFonts w:eastAsia="Times New Roman"/>
        </w:rPr>
        <w:pPrChange w:id="1107" w:author="GELIAS" w:date="2026-04-12T08:04:00Z">
          <w:pPr>
            <w:pStyle w:val="ListParagraph"/>
            <w:numPr>
              <w:ilvl w:val="2"/>
              <w:numId w:val="38"/>
            </w:numPr>
            <w:spacing w:after="200" w:line="276" w:lineRule="auto"/>
            <w:ind w:left="1701" w:hanging="425"/>
            <w:jc w:val="both"/>
          </w:pPr>
        </w:pPrChange>
      </w:pPr>
      <w:ins w:id="1108" w:author="GELIAS" w:date="2026-04-12T05:28:00Z">
        <w:r w:rsidRPr="002F0527">
          <w:rPr>
            <w:rFonts w:eastAsia="Times New Roman"/>
            <w:rPrChange w:id="1109" w:author="GELIAS" w:date="2026-04-12T05:28:00Z">
              <w:rPr/>
            </w:rPrChange>
          </w:rPr>
          <w:t xml:space="preserve">keep the Site, Works (and the other places (if any) where the Works are being executed) clear of unnecessary obstruction so as to avoid danger to these persons; </w:t>
        </w:r>
      </w:ins>
    </w:p>
    <w:p w14:paraId="519D61D2" w14:textId="57666FE9" w:rsidR="002F0527" w:rsidDel="00F8731E" w:rsidRDefault="002F0527">
      <w:pPr>
        <w:pStyle w:val="ListParagraph"/>
        <w:numPr>
          <w:ilvl w:val="2"/>
          <w:numId w:val="38"/>
        </w:numPr>
        <w:spacing w:after="200" w:line="276" w:lineRule="auto"/>
        <w:ind w:left="1701" w:hanging="567"/>
        <w:jc w:val="both"/>
        <w:rPr>
          <w:ins w:id="1110" w:author="GELIAS" w:date="2026-04-12T05:28:00Z"/>
          <w:del w:id="1111" w:author="EVANS" w:date="2026-04-26T22:20:00Z"/>
          <w:rFonts w:eastAsia="Times New Roman"/>
        </w:rPr>
        <w:pPrChange w:id="1112" w:author="GELIAS" w:date="2026-04-12T19:52:00Z">
          <w:pPr>
            <w:pStyle w:val="ListParagraph"/>
            <w:numPr>
              <w:ilvl w:val="2"/>
              <w:numId w:val="38"/>
            </w:numPr>
            <w:spacing w:after="200" w:line="276" w:lineRule="auto"/>
            <w:ind w:left="1701" w:hanging="425"/>
            <w:jc w:val="both"/>
          </w:pPr>
        </w:pPrChange>
      </w:pPr>
      <w:commentRangeStart w:id="1113"/>
      <w:ins w:id="1114" w:author="GELIAS" w:date="2026-04-12T05:28:00Z">
        <w:del w:id="1115" w:author="EVANS" w:date="2026-04-26T22:20:00Z">
          <w:r w:rsidRPr="002F0527" w:rsidDel="00F8731E">
            <w:rPr>
              <w:rFonts w:eastAsia="Times New Roman"/>
              <w:rPrChange w:id="1116" w:author="GELIAS" w:date="2026-04-12T05:28:00Z">
                <w:rPr/>
              </w:rPrChange>
            </w:rPr>
            <w:delText xml:space="preserve">provide fencing, lighting, safe access, guarding and watching of: (A) the Works, until the issuance of an Acceptance Certificate under </w:delText>
          </w:r>
        </w:del>
      </w:ins>
      <w:ins w:id="1117" w:author="GELIAS" w:date="2026-04-13T17:34:00Z">
        <w:del w:id="1118" w:author="EVANS" w:date="2026-04-26T22:20:00Z">
          <w:r w:rsidR="00407C7D" w:rsidDel="00F8731E">
            <w:rPr>
              <w:rFonts w:eastAsia="Times New Roman"/>
            </w:rPr>
            <w:delText>Section</w:delText>
          </w:r>
        </w:del>
      </w:ins>
      <w:ins w:id="1119" w:author="GELIAS" w:date="2026-04-12T05:28:00Z">
        <w:del w:id="1120" w:author="EVANS" w:date="2026-04-26T22:20:00Z">
          <w:r w:rsidRPr="002F0527" w:rsidDel="00F8731E">
            <w:rPr>
              <w:rFonts w:eastAsia="Times New Roman"/>
              <w:rPrChange w:id="1121" w:author="GELIAS" w:date="2026-04-12T05:28:00Z">
                <w:rPr/>
              </w:rPrChange>
            </w:rPr>
            <w:delText xml:space="preserve"> 11.2(g); and (B) any part of the Works where the Contractor is executing outstanding works or remedying any defects during the DCP;</w:delText>
          </w:r>
        </w:del>
      </w:ins>
      <w:commentRangeEnd w:id="1113"/>
      <w:r w:rsidR="00F8731E">
        <w:rPr>
          <w:rStyle w:val="CommentReference"/>
        </w:rPr>
        <w:commentReference w:id="1113"/>
      </w:r>
    </w:p>
    <w:p w14:paraId="6EC2BF9B" w14:textId="584DD0BC" w:rsidR="002F0527" w:rsidRPr="002F0527" w:rsidRDefault="002F0527">
      <w:pPr>
        <w:pStyle w:val="ListParagraph"/>
        <w:numPr>
          <w:ilvl w:val="2"/>
          <w:numId w:val="38"/>
        </w:numPr>
        <w:spacing w:after="200" w:line="276" w:lineRule="auto"/>
        <w:ind w:left="1701" w:hanging="567"/>
        <w:jc w:val="both"/>
        <w:rPr>
          <w:ins w:id="1122" w:author="GELIAS" w:date="2026-04-12T05:28:00Z"/>
          <w:rFonts w:eastAsia="Times New Roman"/>
          <w:rPrChange w:id="1123" w:author="GELIAS" w:date="2026-04-12T05:28:00Z">
            <w:rPr>
              <w:ins w:id="1124" w:author="GELIAS" w:date="2026-04-12T05:28:00Z"/>
            </w:rPr>
          </w:rPrChange>
        </w:rPr>
        <w:pPrChange w:id="1125" w:author="GELIAS" w:date="2026-04-12T19:52:00Z">
          <w:pPr>
            <w:numPr>
              <w:numId w:val="38"/>
            </w:numPr>
            <w:spacing w:after="200" w:line="276" w:lineRule="auto"/>
            <w:ind w:left="1440" w:hanging="360"/>
            <w:jc w:val="both"/>
          </w:pPr>
        </w:pPrChange>
      </w:pPr>
      <w:ins w:id="1126" w:author="GELIAS" w:date="2026-04-12T05:28:00Z">
        <w:r w:rsidRPr="002F0527">
          <w:rPr>
            <w:rFonts w:eastAsia="Times New Roman"/>
            <w:rPrChange w:id="1127" w:author="GELIAS" w:date="2026-04-12T05:28:00Z">
              <w:rPr/>
            </w:rPrChange>
          </w:rPr>
          <w:t>provide any Temporary Works (including roadways, footways,</w:t>
        </w:r>
        <w:commentRangeStart w:id="1128"/>
        <w:del w:id="1129" w:author="EVANS" w:date="2026-04-26T22:21:00Z">
          <w:r w:rsidRPr="002F0527" w:rsidDel="00F8731E">
            <w:rPr>
              <w:rFonts w:eastAsia="Times New Roman"/>
              <w:rPrChange w:id="1130" w:author="GELIAS" w:date="2026-04-12T05:28:00Z">
                <w:rPr/>
              </w:rPrChange>
            </w:rPr>
            <w:delText xml:space="preserve"> guards and fences</w:delText>
          </w:r>
        </w:del>
        <w:r w:rsidRPr="002F0527">
          <w:rPr>
            <w:rFonts w:eastAsia="Times New Roman"/>
            <w:rPrChange w:id="1131" w:author="GELIAS" w:date="2026-04-12T05:28:00Z">
              <w:rPr/>
            </w:rPrChange>
          </w:rPr>
          <w:t xml:space="preserve">) which may be necessary, because of the execution of the Works, for the </w:t>
        </w:r>
        <w:del w:id="1132" w:author="EVANS" w:date="2026-04-26T22:22:00Z">
          <w:r w:rsidRPr="002F0527" w:rsidDel="00F8731E">
            <w:rPr>
              <w:rFonts w:eastAsia="Times New Roman"/>
              <w:rPrChange w:id="1133" w:author="GELIAS" w:date="2026-04-12T05:28:00Z">
                <w:rPr/>
              </w:rPrChange>
            </w:rPr>
            <w:delText xml:space="preserve">use and </w:delText>
          </w:r>
        </w:del>
      </w:ins>
      <w:commentRangeEnd w:id="1128"/>
      <w:r w:rsidR="00F8731E">
        <w:rPr>
          <w:rStyle w:val="CommentReference"/>
        </w:rPr>
        <w:commentReference w:id="1128"/>
      </w:r>
      <w:ins w:id="1134" w:author="GELIAS" w:date="2026-04-12T05:28:00Z">
        <w:r w:rsidRPr="002F0527">
          <w:rPr>
            <w:rFonts w:eastAsia="Times New Roman"/>
            <w:rPrChange w:id="1135" w:author="GELIAS" w:date="2026-04-12T05:28:00Z">
              <w:rPr/>
            </w:rPrChange>
          </w:rPr>
          <w:t xml:space="preserve">protection of the public and of owners and occupiers of adjacent land and property. </w:t>
        </w:r>
      </w:ins>
    </w:p>
    <w:p w14:paraId="08058AED" w14:textId="77777777" w:rsidR="00B01992" w:rsidRDefault="002F0527">
      <w:pPr>
        <w:pStyle w:val="ListParagraph"/>
        <w:numPr>
          <w:ilvl w:val="1"/>
          <w:numId w:val="38"/>
        </w:numPr>
        <w:spacing w:after="200" w:line="276" w:lineRule="auto"/>
        <w:ind w:left="1134" w:hanging="567"/>
        <w:jc w:val="both"/>
        <w:rPr>
          <w:ins w:id="1136" w:author="GELIAS" w:date="2026-04-12T05:32:00Z"/>
          <w:rFonts w:eastAsia="Times New Roman"/>
        </w:rPr>
        <w:pPrChange w:id="1137" w:author="GELIAS" w:date="2026-04-12T08:41:00Z">
          <w:pPr>
            <w:pStyle w:val="ListParagraph"/>
            <w:numPr>
              <w:ilvl w:val="1"/>
              <w:numId w:val="38"/>
            </w:numPr>
            <w:spacing w:after="200" w:line="276" w:lineRule="auto"/>
            <w:ind w:left="1134" w:hanging="425"/>
            <w:jc w:val="both"/>
          </w:pPr>
        </w:pPrChange>
      </w:pPr>
      <w:ins w:id="1138" w:author="GELIAS" w:date="2026-04-12T05:24:00Z">
        <w:r w:rsidRPr="002F0527">
          <w:rPr>
            <w:rFonts w:eastAsia="Times New Roman"/>
            <w:rPrChange w:id="1139" w:author="GELIAS" w:date="2026-04-12T05:29:00Z">
              <w:rPr/>
            </w:rPrChange>
          </w:rPr>
          <w:t>The Contractor’s HSE plan shall set out all the health and safety requirements:</w:t>
        </w:r>
      </w:ins>
    </w:p>
    <w:p w14:paraId="7AD01E83" w14:textId="77777777" w:rsidR="00B01992" w:rsidRDefault="00B01992" w:rsidP="00B01992">
      <w:pPr>
        <w:pStyle w:val="ListParagraph"/>
        <w:numPr>
          <w:ilvl w:val="2"/>
          <w:numId w:val="38"/>
        </w:numPr>
        <w:spacing w:after="200" w:line="276" w:lineRule="auto"/>
        <w:ind w:left="1701" w:hanging="425"/>
        <w:jc w:val="both"/>
        <w:rPr>
          <w:ins w:id="1140" w:author="GELIAS" w:date="2026-04-12T05:32:00Z"/>
          <w:rFonts w:eastAsia="Times New Roman"/>
        </w:rPr>
      </w:pPr>
      <w:ins w:id="1141" w:author="GELIAS" w:date="2026-04-12T05:31:00Z">
        <w:r w:rsidRPr="00B01992">
          <w:rPr>
            <w:rFonts w:eastAsia="Times New Roman"/>
            <w:rPrChange w:id="1142" w:author="GELIAS" w:date="2026-04-12T05:32:00Z">
              <w:rPr/>
            </w:rPrChange>
          </w:rPr>
          <w:t xml:space="preserve">specified in the Owner’s Requirements; </w:t>
        </w:r>
      </w:ins>
    </w:p>
    <w:p w14:paraId="26C45764" w14:textId="77777777" w:rsidR="00B01992" w:rsidRDefault="00B01992" w:rsidP="00B01992">
      <w:pPr>
        <w:pStyle w:val="ListParagraph"/>
        <w:numPr>
          <w:ilvl w:val="2"/>
          <w:numId w:val="38"/>
        </w:numPr>
        <w:spacing w:after="200" w:line="276" w:lineRule="auto"/>
        <w:ind w:left="1701" w:hanging="425"/>
        <w:jc w:val="both"/>
        <w:rPr>
          <w:ins w:id="1143" w:author="GELIAS" w:date="2026-04-12T05:32:00Z"/>
          <w:rFonts w:eastAsia="Times New Roman"/>
        </w:rPr>
      </w:pPr>
      <w:ins w:id="1144" w:author="GELIAS" w:date="2026-04-12T05:31:00Z">
        <w:r w:rsidRPr="00B01992">
          <w:rPr>
            <w:rFonts w:eastAsia="Times New Roman"/>
            <w:rPrChange w:id="1145" w:author="GELIAS" w:date="2026-04-12T05:32:00Z">
              <w:rPr/>
            </w:rPrChange>
          </w:rPr>
          <w:t>that comply with all the Contractor’s health and safety obligations under this Agreement; and</w:t>
        </w:r>
      </w:ins>
    </w:p>
    <w:p w14:paraId="4B5E5603" w14:textId="06C74C3C" w:rsidR="00B01992" w:rsidRPr="00B01992" w:rsidRDefault="00B01992">
      <w:pPr>
        <w:pStyle w:val="ListParagraph"/>
        <w:numPr>
          <w:ilvl w:val="2"/>
          <w:numId w:val="38"/>
        </w:numPr>
        <w:spacing w:after="200" w:line="276" w:lineRule="auto"/>
        <w:ind w:left="1701" w:hanging="425"/>
        <w:jc w:val="both"/>
        <w:rPr>
          <w:ins w:id="1146" w:author="GELIAS" w:date="2026-04-12T05:31:00Z"/>
          <w:rFonts w:eastAsia="Times New Roman"/>
          <w:rPrChange w:id="1147" w:author="GELIAS" w:date="2026-04-12T05:32:00Z">
            <w:rPr>
              <w:ins w:id="1148" w:author="GELIAS" w:date="2026-04-12T05:31:00Z"/>
            </w:rPr>
          </w:rPrChange>
        </w:rPr>
        <w:pPrChange w:id="1149" w:author="GELIAS" w:date="2026-04-12T05:32:00Z">
          <w:pPr>
            <w:numPr>
              <w:numId w:val="38"/>
            </w:numPr>
            <w:spacing w:after="200" w:line="276" w:lineRule="auto"/>
            <w:ind w:left="1440" w:hanging="360"/>
            <w:jc w:val="both"/>
          </w:pPr>
        </w:pPrChange>
      </w:pPr>
      <w:ins w:id="1150" w:author="GELIAS" w:date="2026-04-12T05:31:00Z">
        <w:r w:rsidRPr="00B01992">
          <w:rPr>
            <w:rFonts w:eastAsia="Times New Roman"/>
            <w:rPrChange w:id="1151" w:author="GELIAS" w:date="2026-04-12T05:32:00Z">
              <w:rPr/>
            </w:rPrChange>
          </w:rPr>
          <w:t>that are necessary to effect and maintain a healthy and safe working environment for all persons entitled to be on the Site and other places (if any) where the Works are being executed.</w:t>
        </w:r>
      </w:ins>
    </w:p>
    <w:p w14:paraId="1F8DCCCF" w14:textId="61A099B2" w:rsidR="002F0527" w:rsidRPr="00B01992" w:rsidRDefault="002F0527">
      <w:pPr>
        <w:pStyle w:val="ListParagraph"/>
        <w:numPr>
          <w:ilvl w:val="1"/>
          <w:numId w:val="38"/>
        </w:numPr>
        <w:spacing w:after="200" w:line="276" w:lineRule="auto"/>
        <w:ind w:left="1134" w:hanging="567"/>
        <w:jc w:val="both"/>
        <w:rPr>
          <w:ins w:id="1152" w:author="GELIAS" w:date="2026-04-12T05:24:00Z"/>
          <w:rFonts w:eastAsia="Times New Roman"/>
          <w:rPrChange w:id="1153" w:author="GELIAS" w:date="2026-04-12T05:32:00Z">
            <w:rPr>
              <w:ins w:id="1154" w:author="GELIAS" w:date="2026-04-12T05:24:00Z"/>
            </w:rPr>
          </w:rPrChange>
        </w:rPr>
        <w:pPrChange w:id="1155" w:author="GELIAS" w:date="2026-04-12T08:41:00Z">
          <w:pPr>
            <w:spacing w:after="200" w:line="276" w:lineRule="auto"/>
            <w:ind w:left="720"/>
            <w:jc w:val="both"/>
          </w:pPr>
        </w:pPrChange>
      </w:pPr>
      <w:ins w:id="1156" w:author="GELIAS" w:date="2026-04-12T05:24:00Z">
        <w:r w:rsidRPr="00B01992">
          <w:rPr>
            <w:rFonts w:eastAsia="Times New Roman"/>
            <w:rPrChange w:id="1157" w:author="GELIAS" w:date="2026-04-12T05:32:00Z">
              <w:rPr/>
            </w:rPrChange>
          </w:rPr>
          <w:t xml:space="preserve">In addition to the reporting requirement in this </w:t>
        </w:r>
      </w:ins>
      <w:ins w:id="1158" w:author="GELIAS" w:date="2026-04-12T05:32:00Z">
        <w:r w:rsidR="00B01992">
          <w:rPr>
            <w:rFonts w:eastAsia="Times New Roman"/>
          </w:rPr>
          <w:t>Agreement</w:t>
        </w:r>
      </w:ins>
      <w:ins w:id="1159" w:author="GELIAS" w:date="2026-04-12T05:24:00Z">
        <w:r w:rsidRPr="00B01992">
          <w:rPr>
            <w:rFonts w:eastAsia="Times New Roman"/>
            <w:rPrChange w:id="1160" w:author="GELIAS" w:date="2026-04-12T05:32:00Z">
              <w:rPr/>
            </w:rPrChange>
          </w:rPr>
          <w:t xml:space="preserve">, the Contractor shall submit to the Owner details of any accident as soon as practicable after its occurrence and, in the case of an accident causing serious injury or death, shall inform the Owner immediately. </w:t>
        </w:r>
      </w:ins>
    </w:p>
    <w:p w14:paraId="04FB07D8" w14:textId="14B434CD" w:rsidR="008B3961" w:rsidRDefault="002F0527">
      <w:pPr>
        <w:pStyle w:val="ListParagraph"/>
        <w:numPr>
          <w:ilvl w:val="1"/>
          <w:numId w:val="38"/>
        </w:numPr>
        <w:spacing w:after="200" w:line="276" w:lineRule="auto"/>
        <w:ind w:left="1134" w:hanging="567"/>
        <w:jc w:val="both"/>
        <w:pPrChange w:id="1161" w:author="GELIAS" w:date="2026-04-12T08:41:00Z">
          <w:pPr>
            <w:spacing w:after="200" w:line="276" w:lineRule="auto"/>
            <w:ind w:left="720"/>
            <w:jc w:val="both"/>
          </w:pPr>
        </w:pPrChange>
      </w:pPr>
      <w:ins w:id="1162" w:author="GELIAS" w:date="2026-04-12T05:24:00Z">
        <w:r w:rsidRPr="002F0527">
          <w:rPr>
            <w:rFonts w:eastAsia="Times New Roman"/>
          </w:rPr>
          <w:t xml:space="preserve">The Contractor shall, as specified in the Owner’s Requirements and as the Owner may reasonably require, maintain records and make reports (in compliance with the applicable health and safety regulations and </w:t>
        </w:r>
      </w:ins>
      <w:ins w:id="1163" w:author="GELIAS" w:date="2026-04-12T09:31:00Z">
        <w:r w:rsidR="00720AB8">
          <w:rPr>
            <w:rFonts w:eastAsia="Times New Roman"/>
          </w:rPr>
          <w:t xml:space="preserve">Applicable </w:t>
        </w:r>
      </w:ins>
      <w:ins w:id="1164" w:author="GELIAS" w:date="2026-04-12T05:24:00Z">
        <w:r w:rsidRPr="002F0527">
          <w:rPr>
            <w:rFonts w:eastAsia="Times New Roman"/>
          </w:rPr>
          <w:t>Laws) concerning the health and safety of persons and any damage to property</w:t>
        </w:r>
        <w:r w:rsidDel="00F22E3D">
          <w:t xml:space="preserve"> </w:t>
        </w:r>
      </w:ins>
      <w:del w:id="1165" w:author="GELIAS" w:date="2026-04-11T17:01:00Z">
        <w:r w:rsidR="00D74028" w:rsidDel="00F22E3D">
          <w:delText>(b)</w:delText>
        </w:r>
        <w:commentRangeStart w:id="1166"/>
        <w:r w:rsidR="00D74028" w:rsidDel="00F22E3D">
          <w:delText xml:space="preserve"> </w:delText>
        </w:r>
      </w:del>
      <w:commentRangeStart w:id="1167"/>
      <w:del w:id="1168" w:author="GELIAS" w:date="2026-04-12T05:23:00Z">
        <w:r w:rsidR="00D74028" w:rsidDel="002F0527">
          <w:delText xml:space="preserve">The Contractor shall cooperate with the Owner’s security arrangements for the Site. The Owner shall be responsible </w:delText>
        </w:r>
        <w:r w:rsidR="00D74028" w:rsidDel="002F0527">
          <w:lastRenderedPageBreak/>
          <w:delText>for the overall security of the Site, including engagement of any required security forces.</w:delText>
        </w:r>
        <w:commentRangeEnd w:id="1167"/>
        <w:r w:rsidR="0096327B" w:rsidDel="002F0527">
          <w:rPr>
            <w:rStyle w:val="CommentReference"/>
            <w:sz w:val="24"/>
            <w:szCs w:val="24"/>
          </w:rPr>
          <w:commentReference w:id="1167"/>
        </w:r>
      </w:del>
      <w:commentRangeEnd w:id="1166"/>
      <w:r w:rsidR="008D3C82">
        <w:rPr>
          <w:rStyle w:val="CommentReference"/>
        </w:rPr>
        <w:commentReference w:id="1166"/>
      </w:r>
    </w:p>
    <w:p w14:paraId="2D689F32" w14:textId="77777777" w:rsidR="008B3961" w:rsidRDefault="00D74028">
      <w:pPr>
        <w:pStyle w:val="Heading2"/>
        <w:numPr>
          <w:ilvl w:val="1"/>
          <w:numId w:val="35"/>
        </w:numPr>
        <w:ind w:left="567" w:hanging="567"/>
        <w:pPrChange w:id="1169" w:author="GELIAS" w:date="2026-04-12T08:42:00Z">
          <w:pPr>
            <w:pStyle w:val="Heading2"/>
          </w:pPr>
        </w:pPrChange>
      </w:pPr>
      <w:bookmarkStart w:id="1170" w:name="_Toc224520759"/>
      <w:del w:id="1171" w:author="GELIAS" w:date="2026-04-11T17:02:00Z">
        <w:r w:rsidDel="00F22E3D">
          <w:delText xml:space="preserve">3.6  </w:delText>
        </w:r>
      </w:del>
      <w:r>
        <w:t>Quality Assurance and Quality Control</w:t>
      </w:r>
      <w:bookmarkEnd w:id="1170"/>
    </w:p>
    <w:p w14:paraId="21AFFDB5" w14:textId="77777777" w:rsidR="008B3961" w:rsidRDefault="00D74028">
      <w:pPr>
        <w:spacing w:after="200" w:line="276" w:lineRule="auto"/>
        <w:ind w:left="720"/>
        <w:jc w:val="both"/>
        <w:rPr>
          <w:ins w:id="1172" w:author="GELIAS" w:date="2026-04-12T08:42:00Z"/>
        </w:rPr>
      </w:pPr>
      <w:r>
        <w:t>The Contractor shall establish and maintain a quality assurance and quality control (QA/QC) program for the Work, including inspection and testing of Equipment and materials. The QA/QC program shall be consistent with Good Engineering and Construction Practice and shall be submitted to the Owner for review. The Owner shall have the right to witness any inspection or test upon reasonable notice.</w:t>
      </w:r>
    </w:p>
    <w:p w14:paraId="4EB7DDF4" w14:textId="77777777" w:rsidR="002F7344" w:rsidRDefault="002F7344">
      <w:pPr>
        <w:spacing w:after="200" w:line="276" w:lineRule="auto"/>
        <w:ind w:left="720"/>
        <w:jc w:val="both"/>
      </w:pPr>
    </w:p>
    <w:p w14:paraId="77A4D999" w14:textId="77777777" w:rsidR="008B3961" w:rsidRDefault="00D74028">
      <w:pPr>
        <w:pStyle w:val="Heading2"/>
        <w:numPr>
          <w:ilvl w:val="1"/>
          <w:numId w:val="35"/>
        </w:numPr>
        <w:ind w:left="567" w:hanging="567"/>
        <w:pPrChange w:id="1173" w:author="GELIAS" w:date="2026-04-12T08:42:00Z">
          <w:pPr>
            <w:pStyle w:val="Heading2"/>
          </w:pPr>
        </w:pPrChange>
      </w:pPr>
      <w:bookmarkStart w:id="1174" w:name="_Toc224520760"/>
      <w:del w:id="1175" w:author="GELIAS" w:date="2026-04-11T17:03:00Z">
        <w:r w:rsidDel="00F22E3D">
          <w:delText>3.7</w:delText>
        </w:r>
      </w:del>
      <w:del w:id="1176" w:author="GELIAS" w:date="2026-04-11T17:02:00Z">
        <w:r w:rsidDel="00F22E3D">
          <w:delText xml:space="preserve">  </w:delText>
        </w:r>
      </w:del>
      <w:r>
        <w:t>Reports and Records</w:t>
      </w:r>
      <w:bookmarkEnd w:id="1174"/>
    </w:p>
    <w:p w14:paraId="0A3CC26A" w14:textId="5134BE1D" w:rsidR="008B3961" w:rsidDel="00F22E3D" w:rsidRDefault="00D74028">
      <w:pPr>
        <w:pStyle w:val="ListParagraph"/>
        <w:numPr>
          <w:ilvl w:val="1"/>
          <w:numId w:val="39"/>
        </w:numPr>
        <w:spacing w:after="200" w:line="276" w:lineRule="auto"/>
        <w:ind w:left="1134" w:hanging="567"/>
        <w:jc w:val="both"/>
        <w:rPr>
          <w:del w:id="1177" w:author="GELIAS" w:date="2026-04-11T17:03:00Z"/>
        </w:rPr>
        <w:pPrChange w:id="1178" w:author="GELIAS" w:date="2026-04-12T08:42:00Z">
          <w:pPr>
            <w:pStyle w:val="ListParagraph"/>
            <w:numPr>
              <w:ilvl w:val="1"/>
              <w:numId w:val="39"/>
            </w:numPr>
            <w:spacing w:after="200" w:line="276" w:lineRule="auto"/>
            <w:ind w:left="1134" w:hanging="425"/>
            <w:jc w:val="both"/>
          </w:pPr>
        </w:pPrChange>
      </w:pPr>
      <w:del w:id="1179" w:author="GELIAS" w:date="2026-04-11T17:03:00Z">
        <w:r w:rsidDel="00F22E3D">
          <w:delText xml:space="preserve">(a) </w:delText>
        </w:r>
      </w:del>
      <w:r>
        <w:t xml:space="preserve">The Contractor shall provide the Owner with </w:t>
      </w:r>
      <w:r w:rsidR="00DA20ED">
        <w:t xml:space="preserve">weekly </w:t>
      </w:r>
      <w:r>
        <w:t>progress reports in a format acceptable to the Owner, including: (</w:t>
      </w:r>
      <w:proofErr w:type="spellStart"/>
      <w:r>
        <w:t>i</w:t>
      </w:r>
      <w:proofErr w:type="spellEnd"/>
      <w:r>
        <w:t>) progress against the Project Schedule; (ii) Equipment procurement status; (iii) manpower and resource deployment; (iv) HSE statistics; (v) quality control results; (vi) updated cost reporting; and (vii) issues, risks and proposed mitigation measures.</w:t>
      </w:r>
    </w:p>
    <w:p w14:paraId="5E5D72DE" w14:textId="77777777" w:rsidR="00F22E3D" w:rsidRDefault="00F22E3D">
      <w:pPr>
        <w:pStyle w:val="ListParagraph"/>
        <w:numPr>
          <w:ilvl w:val="1"/>
          <w:numId w:val="39"/>
        </w:numPr>
        <w:spacing w:after="200" w:line="276" w:lineRule="auto"/>
        <w:ind w:left="1134" w:hanging="567"/>
        <w:jc w:val="both"/>
        <w:rPr>
          <w:ins w:id="1180" w:author="GELIAS" w:date="2026-04-11T17:03:00Z"/>
        </w:rPr>
        <w:pPrChange w:id="1181" w:author="GELIAS" w:date="2026-04-12T08:42:00Z">
          <w:pPr>
            <w:spacing w:after="200" w:line="276" w:lineRule="auto"/>
            <w:ind w:left="720"/>
            <w:jc w:val="both"/>
          </w:pPr>
        </w:pPrChange>
      </w:pPr>
    </w:p>
    <w:p w14:paraId="72F5472B" w14:textId="77777777" w:rsidR="00B01992" w:rsidRDefault="00D74028">
      <w:pPr>
        <w:pStyle w:val="ListParagraph"/>
        <w:numPr>
          <w:ilvl w:val="1"/>
          <w:numId w:val="39"/>
        </w:numPr>
        <w:spacing w:after="200" w:line="276" w:lineRule="auto"/>
        <w:ind w:left="1134" w:hanging="567"/>
        <w:jc w:val="both"/>
        <w:rPr>
          <w:ins w:id="1182" w:author="GELIAS" w:date="2026-04-12T05:35:00Z"/>
        </w:rPr>
        <w:pPrChange w:id="1183" w:author="GELIAS" w:date="2026-04-12T08:42:00Z">
          <w:pPr>
            <w:pStyle w:val="ListParagraph"/>
            <w:numPr>
              <w:ilvl w:val="1"/>
              <w:numId w:val="39"/>
            </w:numPr>
            <w:spacing w:after="200" w:line="276" w:lineRule="auto"/>
            <w:ind w:left="1134" w:hanging="425"/>
            <w:jc w:val="both"/>
          </w:pPr>
        </w:pPrChange>
      </w:pPr>
      <w:del w:id="1184" w:author="GELIAS" w:date="2026-04-11T17:03:00Z">
        <w:r w:rsidDel="00F22E3D">
          <w:delText xml:space="preserve">(b) </w:delText>
        </w:r>
      </w:del>
      <w:r>
        <w:t>The Contractor shall maintain complete and accurate books and records relating to the Work. The Owner and its authorized representatives shall have the right to audit and inspect such books and records upon reasonable notice during the term of this Agreement and for a period of [three (3)] years following Final Completion.</w:t>
      </w:r>
    </w:p>
    <w:p w14:paraId="6A2B312F" w14:textId="77777777" w:rsidR="00B01992" w:rsidRDefault="00B01992">
      <w:pPr>
        <w:pStyle w:val="ListParagraph"/>
        <w:numPr>
          <w:ilvl w:val="1"/>
          <w:numId w:val="39"/>
        </w:numPr>
        <w:spacing w:after="200" w:line="276" w:lineRule="auto"/>
        <w:ind w:left="1134" w:hanging="567"/>
        <w:jc w:val="both"/>
        <w:rPr>
          <w:ins w:id="1185" w:author="GELIAS" w:date="2026-04-12T05:35:00Z"/>
        </w:rPr>
        <w:pPrChange w:id="1186" w:author="GELIAS" w:date="2026-04-12T08:42:00Z">
          <w:pPr>
            <w:pStyle w:val="ListParagraph"/>
            <w:numPr>
              <w:ilvl w:val="1"/>
              <w:numId w:val="39"/>
            </w:numPr>
            <w:spacing w:after="200" w:line="276" w:lineRule="auto"/>
            <w:ind w:left="1134" w:hanging="425"/>
            <w:jc w:val="both"/>
          </w:pPr>
        </w:pPrChange>
      </w:pPr>
      <w:ins w:id="1187" w:author="GELIAS" w:date="2026-04-12T05:35:00Z">
        <w:r w:rsidRPr="00D046F0">
          <w:t xml:space="preserve">Reporting shall continue until </w:t>
        </w:r>
        <w:r>
          <w:t>Final</w:t>
        </w:r>
        <w:r w:rsidRPr="00D046F0">
          <w:t xml:space="preserve"> Completion of the Works. Unless otherwise stated in the </w:t>
        </w:r>
        <w:r>
          <w:t>Owner’s</w:t>
        </w:r>
        <w:r w:rsidRPr="00D046F0">
          <w:t xml:space="preserve"> Requirements, each progress report shall include:</w:t>
        </w:r>
      </w:ins>
    </w:p>
    <w:p w14:paraId="29C9E90F" w14:textId="77777777" w:rsidR="00B01992" w:rsidRDefault="00B01992">
      <w:pPr>
        <w:pStyle w:val="ListParagraph"/>
        <w:numPr>
          <w:ilvl w:val="2"/>
          <w:numId w:val="39"/>
        </w:numPr>
        <w:spacing w:after="200" w:line="276" w:lineRule="auto"/>
        <w:ind w:left="1701" w:hanging="567"/>
        <w:jc w:val="both"/>
        <w:rPr>
          <w:ins w:id="1188" w:author="GELIAS" w:date="2026-04-12T05:36:00Z"/>
        </w:rPr>
        <w:pPrChange w:id="1189" w:author="GELIAS" w:date="2026-04-12T08:43:00Z">
          <w:pPr>
            <w:pStyle w:val="ListParagraph"/>
            <w:numPr>
              <w:ilvl w:val="2"/>
              <w:numId w:val="39"/>
            </w:numPr>
            <w:spacing w:after="200" w:line="276" w:lineRule="auto"/>
            <w:ind w:left="1701" w:hanging="425"/>
            <w:jc w:val="both"/>
          </w:pPr>
        </w:pPrChange>
      </w:pPr>
      <w:ins w:id="1190" w:author="GELIAS" w:date="2026-04-12T05:35:00Z">
        <w:r w:rsidRPr="002D3B69">
          <w:t xml:space="preserve">charts, diagrams and detailed descriptions of progress, including each stage of design, </w:t>
        </w:r>
        <w:r>
          <w:t>c</w:t>
        </w:r>
        <w:r w:rsidRPr="002D3B69">
          <w:t xml:space="preserve">ontractor’s </w:t>
        </w:r>
        <w:r>
          <w:t>d</w:t>
        </w:r>
        <w:r w:rsidRPr="002D3B69">
          <w:t xml:space="preserve">ocuments, procurement, manufacture, delivery to Site, construction, erection, testing, commissioning and trial operation; </w:t>
        </w:r>
      </w:ins>
    </w:p>
    <w:p w14:paraId="4C415B1D" w14:textId="77777777" w:rsidR="00B01992" w:rsidRDefault="00B01992">
      <w:pPr>
        <w:pStyle w:val="ListParagraph"/>
        <w:numPr>
          <w:ilvl w:val="2"/>
          <w:numId w:val="39"/>
        </w:numPr>
        <w:spacing w:after="200" w:line="276" w:lineRule="auto"/>
        <w:ind w:left="1701" w:hanging="567"/>
        <w:jc w:val="both"/>
        <w:rPr>
          <w:ins w:id="1191" w:author="GELIAS" w:date="2026-04-12T05:39:00Z"/>
        </w:rPr>
        <w:pPrChange w:id="1192" w:author="GELIAS" w:date="2026-04-12T08:43:00Z">
          <w:pPr>
            <w:pStyle w:val="ListParagraph"/>
            <w:numPr>
              <w:ilvl w:val="2"/>
              <w:numId w:val="39"/>
            </w:numPr>
            <w:spacing w:after="200" w:line="276" w:lineRule="auto"/>
            <w:ind w:left="1701" w:hanging="425"/>
            <w:jc w:val="both"/>
          </w:pPr>
        </w:pPrChange>
      </w:pPr>
      <w:ins w:id="1193" w:author="GELIAS" w:date="2026-04-12T05:35:00Z">
        <w:r w:rsidRPr="002D3B69">
          <w:t xml:space="preserve">photographs and/or video recordings showing the status of manufacture and of progress on and off the Site; for the manufacture of each main item of Plant and Materials, the name of the manufacturer, manufacture location, percentage progress, and the actual or expected dates of: </w:t>
        </w:r>
      </w:ins>
    </w:p>
    <w:p w14:paraId="601DC596" w14:textId="77777777" w:rsidR="00B01992" w:rsidRDefault="00B01992">
      <w:pPr>
        <w:pStyle w:val="ListParagraph"/>
        <w:numPr>
          <w:ilvl w:val="0"/>
          <w:numId w:val="138"/>
        </w:numPr>
        <w:spacing w:after="200" w:line="276" w:lineRule="auto"/>
        <w:ind w:firstLine="261"/>
        <w:jc w:val="both"/>
        <w:rPr>
          <w:ins w:id="1194" w:author="GELIAS" w:date="2026-04-12T05:40:00Z"/>
        </w:rPr>
        <w:pPrChange w:id="1195" w:author="GELIAS" w:date="2026-04-12T05:40:00Z">
          <w:pPr>
            <w:pStyle w:val="ListParagraph"/>
            <w:numPr>
              <w:numId w:val="39"/>
            </w:numPr>
            <w:spacing w:after="200" w:line="276" w:lineRule="auto"/>
            <w:ind w:left="1440" w:hanging="360"/>
            <w:jc w:val="both"/>
          </w:pPr>
        </w:pPrChange>
      </w:pPr>
      <w:ins w:id="1196" w:author="GELIAS" w:date="2026-04-12T05:40:00Z">
        <w:r w:rsidRPr="002D3B69">
          <w:t xml:space="preserve">commencement of manufacture, </w:t>
        </w:r>
      </w:ins>
    </w:p>
    <w:p w14:paraId="71320147" w14:textId="77777777" w:rsidR="00B01992" w:rsidRDefault="00B01992">
      <w:pPr>
        <w:pStyle w:val="ListParagraph"/>
        <w:numPr>
          <w:ilvl w:val="0"/>
          <w:numId w:val="138"/>
        </w:numPr>
        <w:spacing w:after="200" w:line="276" w:lineRule="auto"/>
        <w:ind w:firstLine="261"/>
        <w:jc w:val="both"/>
        <w:rPr>
          <w:ins w:id="1197" w:author="GELIAS" w:date="2026-04-12T05:40:00Z"/>
        </w:rPr>
        <w:pPrChange w:id="1198" w:author="GELIAS" w:date="2026-04-12T05:40:00Z">
          <w:pPr>
            <w:pStyle w:val="ListParagraph"/>
            <w:numPr>
              <w:numId w:val="39"/>
            </w:numPr>
            <w:spacing w:after="200" w:line="276" w:lineRule="auto"/>
            <w:ind w:left="1440" w:hanging="360"/>
            <w:jc w:val="both"/>
          </w:pPr>
        </w:pPrChange>
      </w:pPr>
      <w:ins w:id="1199" w:author="GELIAS" w:date="2026-04-12T05:40:00Z">
        <w:r w:rsidRPr="002D3B69">
          <w:t xml:space="preserve">Contractor’s inspections, tests, and </w:t>
        </w:r>
      </w:ins>
    </w:p>
    <w:p w14:paraId="2667EF50" w14:textId="77777777" w:rsidR="00B01992" w:rsidRDefault="00B01992">
      <w:pPr>
        <w:pStyle w:val="ListParagraph"/>
        <w:numPr>
          <w:ilvl w:val="0"/>
          <w:numId w:val="138"/>
        </w:numPr>
        <w:spacing w:after="200" w:line="276" w:lineRule="auto"/>
        <w:ind w:firstLine="261"/>
        <w:jc w:val="both"/>
        <w:rPr>
          <w:ins w:id="1200" w:author="GELIAS" w:date="2026-04-12T05:40:00Z"/>
        </w:rPr>
        <w:pPrChange w:id="1201" w:author="GELIAS" w:date="2026-04-12T05:40:00Z">
          <w:pPr>
            <w:pStyle w:val="ListParagraph"/>
            <w:numPr>
              <w:numId w:val="39"/>
            </w:numPr>
            <w:spacing w:after="200" w:line="276" w:lineRule="auto"/>
            <w:ind w:left="1440" w:hanging="360"/>
            <w:jc w:val="both"/>
          </w:pPr>
        </w:pPrChange>
      </w:pPr>
      <w:ins w:id="1202" w:author="GELIAS" w:date="2026-04-12T05:40:00Z">
        <w:r w:rsidRPr="002D3B69">
          <w:t xml:space="preserve">shipment and arrival at the Site; </w:t>
        </w:r>
      </w:ins>
    </w:p>
    <w:p w14:paraId="1DA94C12" w14:textId="77777777" w:rsidR="00B01992" w:rsidRDefault="00B01992">
      <w:pPr>
        <w:pStyle w:val="ListParagraph"/>
        <w:numPr>
          <w:ilvl w:val="2"/>
          <w:numId w:val="39"/>
        </w:numPr>
        <w:spacing w:after="200" w:line="276" w:lineRule="auto"/>
        <w:ind w:left="1701" w:hanging="567"/>
        <w:jc w:val="both"/>
        <w:rPr>
          <w:ins w:id="1203" w:author="GELIAS" w:date="2026-04-12T05:40:00Z"/>
        </w:rPr>
        <w:pPrChange w:id="1204" w:author="GELIAS" w:date="2026-04-12T08:43:00Z">
          <w:pPr>
            <w:pStyle w:val="ListParagraph"/>
            <w:numPr>
              <w:ilvl w:val="2"/>
              <w:numId w:val="39"/>
            </w:numPr>
            <w:spacing w:after="200" w:line="276" w:lineRule="auto"/>
            <w:ind w:left="1701" w:hanging="425"/>
            <w:jc w:val="both"/>
          </w:pPr>
        </w:pPrChange>
      </w:pPr>
      <w:ins w:id="1205" w:author="GELIAS" w:date="2026-04-12T05:35:00Z">
        <w:r w:rsidRPr="002D3B69">
          <w:lastRenderedPageBreak/>
          <w:t xml:space="preserve">copies of quality management documents, inspection reports, test results, and compliance verification documentation (including certificates of Materials); </w:t>
        </w:r>
      </w:ins>
    </w:p>
    <w:p w14:paraId="04150B70" w14:textId="77777777" w:rsidR="00B01992" w:rsidRDefault="00B01992">
      <w:pPr>
        <w:pStyle w:val="ListParagraph"/>
        <w:numPr>
          <w:ilvl w:val="2"/>
          <w:numId w:val="39"/>
        </w:numPr>
        <w:spacing w:after="200" w:line="276" w:lineRule="auto"/>
        <w:ind w:left="1701" w:hanging="567"/>
        <w:jc w:val="both"/>
        <w:rPr>
          <w:ins w:id="1206" w:author="GELIAS" w:date="2026-04-12T05:40:00Z"/>
        </w:rPr>
        <w:pPrChange w:id="1207" w:author="GELIAS" w:date="2026-04-12T08:43:00Z">
          <w:pPr>
            <w:pStyle w:val="ListParagraph"/>
            <w:numPr>
              <w:ilvl w:val="2"/>
              <w:numId w:val="39"/>
            </w:numPr>
            <w:spacing w:after="200" w:line="276" w:lineRule="auto"/>
            <w:ind w:left="1701" w:hanging="425"/>
            <w:jc w:val="both"/>
          </w:pPr>
        </w:pPrChange>
      </w:pPr>
      <w:ins w:id="1208" w:author="GELIAS" w:date="2026-04-12T05:35:00Z">
        <w:r w:rsidRPr="002D3B69">
          <w:t xml:space="preserve">a list of </w:t>
        </w:r>
        <w:r>
          <w:t xml:space="preserve">claims that have arisen during the course of the </w:t>
        </w:r>
      </w:ins>
      <w:ins w:id="1209" w:author="GELIAS" w:date="2026-04-12T05:39:00Z">
        <w:r>
          <w:t>Agreement</w:t>
        </w:r>
      </w:ins>
      <w:ins w:id="1210" w:author="GELIAS" w:date="2026-04-12T05:35:00Z">
        <w:r w:rsidRPr="002D3B69">
          <w:t>;</w:t>
        </w:r>
      </w:ins>
    </w:p>
    <w:p w14:paraId="00B561FF" w14:textId="77777777" w:rsidR="00B01992" w:rsidRDefault="00B01992">
      <w:pPr>
        <w:pStyle w:val="ListParagraph"/>
        <w:numPr>
          <w:ilvl w:val="2"/>
          <w:numId w:val="39"/>
        </w:numPr>
        <w:spacing w:after="200" w:line="276" w:lineRule="auto"/>
        <w:ind w:left="1701" w:hanging="567"/>
        <w:jc w:val="both"/>
        <w:rPr>
          <w:ins w:id="1211" w:author="GELIAS" w:date="2026-04-12T05:40:00Z"/>
        </w:rPr>
        <w:pPrChange w:id="1212" w:author="GELIAS" w:date="2026-04-12T08:43:00Z">
          <w:pPr>
            <w:pStyle w:val="ListParagraph"/>
            <w:numPr>
              <w:ilvl w:val="2"/>
              <w:numId w:val="39"/>
            </w:numPr>
            <w:spacing w:after="200" w:line="276" w:lineRule="auto"/>
            <w:ind w:left="1701" w:hanging="425"/>
            <w:jc w:val="both"/>
          </w:pPr>
        </w:pPrChange>
      </w:pPr>
      <w:ins w:id="1213" w:author="GELIAS" w:date="2026-04-12T05:35:00Z">
        <w:r w:rsidRPr="002D3B69">
          <w:t xml:space="preserve">health and safety statistics, including details of any hazardous incidents and activities relating to environmental aspects and public relations; and </w:t>
        </w:r>
      </w:ins>
    </w:p>
    <w:p w14:paraId="4D32A16E" w14:textId="3D8DD6A9" w:rsidR="00B01992" w:rsidRDefault="00B01992">
      <w:pPr>
        <w:pStyle w:val="ListParagraph"/>
        <w:numPr>
          <w:ilvl w:val="2"/>
          <w:numId w:val="39"/>
        </w:numPr>
        <w:spacing w:after="200" w:line="276" w:lineRule="auto"/>
        <w:ind w:left="1701" w:hanging="567"/>
        <w:jc w:val="both"/>
        <w:rPr>
          <w:ins w:id="1214" w:author="GELIAS" w:date="2026-04-12T05:35:00Z"/>
        </w:rPr>
        <w:pPrChange w:id="1215" w:author="GELIAS" w:date="2026-04-12T08:43:00Z">
          <w:pPr>
            <w:pStyle w:val="ListParagraph"/>
            <w:numPr>
              <w:numId w:val="136"/>
            </w:numPr>
            <w:spacing w:after="200" w:line="276" w:lineRule="auto"/>
            <w:ind w:left="1440" w:hanging="360"/>
            <w:jc w:val="both"/>
          </w:pPr>
        </w:pPrChange>
      </w:pPr>
      <w:ins w:id="1216" w:author="GELIAS" w:date="2026-04-12T05:35:00Z">
        <w:r w:rsidRPr="002D3B69">
          <w:t>comparisons of actual and planned progress, with details of any events or circumstances which may adversely affect the completion of the Works in accordance with the Pro</w:t>
        </w:r>
      </w:ins>
      <w:ins w:id="1217" w:author="GELIAS" w:date="2026-04-12T05:41:00Z">
        <w:r w:rsidR="00965DD8">
          <w:t xml:space="preserve">ject Schedule </w:t>
        </w:r>
      </w:ins>
      <w:ins w:id="1218" w:author="GELIAS" w:date="2026-04-12T05:35:00Z">
        <w:r w:rsidRPr="002D3B69">
          <w:t xml:space="preserve">and the Time for Completion, and the measures being (or to be) adopted to overcome delays. </w:t>
        </w:r>
      </w:ins>
    </w:p>
    <w:p w14:paraId="6C878EB6" w14:textId="2F5ACA50" w:rsidR="00B01992" w:rsidRDefault="00B01992" w:rsidP="00B01992">
      <w:pPr>
        <w:pStyle w:val="ListParagraph"/>
        <w:numPr>
          <w:ilvl w:val="1"/>
          <w:numId w:val="39"/>
        </w:numPr>
        <w:spacing w:after="200" w:line="276" w:lineRule="auto"/>
        <w:ind w:left="1134" w:hanging="567"/>
        <w:jc w:val="both"/>
        <w:rPr>
          <w:ins w:id="1219" w:author="GELIAS" w:date="2026-04-12T05:42:00Z"/>
        </w:rPr>
      </w:pPr>
      <w:ins w:id="1220" w:author="GELIAS" w:date="2026-04-12T05:35:00Z">
        <w:r w:rsidRPr="002D3B69">
          <w:t xml:space="preserve">However, nothing stated in any progress report shall constitute a Notice under a </w:t>
        </w:r>
      </w:ins>
      <w:ins w:id="1221" w:author="GELIAS" w:date="2026-04-13T17:05:00Z">
        <w:r w:rsidR="008D225D">
          <w:t>Section</w:t>
        </w:r>
      </w:ins>
      <w:ins w:id="1222" w:author="GELIAS" w:date="2026-04-12T05:35:00Z">
        <w:r w:rsidRPr="002D3B69">
          <w:t xml:space="preserve"> of th</w:t>
        </w:r>
      </w:ins>
      <w:ins w:id="1223" w:author="GELIAS" w:date="2026-04-12T05:41:00Z">
        <w:r>
          <w:t>is Agreement</w:t>
        </w:r>
      </w:ins>
      <w:ins w:id="1224" w:author="GELIAS" w:date="2026-04-12T05:35:00Z">
        <w:r w:rsidRPr="002D3B69">
          <w:t>.</w:t>
        </w:r>
      </w:ins>
    </w:p>
    <w:p w14:paraId="174A602A" w14:textId="4C8B9541" w:rsidR="00B01992" w:rsidDel="00B01992" w:rsidRDefault="00B01992">
      <w:pPr>
        <w:spacing w:after="200" w:line="276" w:lineRule="auto"/>
        <w:ind w:left="567" w:hanging="567"/>
        <w:jc w:val="both"/>
        <w:rPr>
          <w:del w:id="1225" w:author="GELIAS" w:date="2026-04-12T05:41:00Z"/>
        </w:rPr>
        <w:pPrChange w:id="1226" w:author="GELIAS" w:date="2026-04-12T08:44:00Z">
          <w:pPr>
            <w:spacing w:after="200" w:line="276" w:lineRule="auto"/>
            <w:ind w:left="720"/>
            <w:jc w:val="both"/>
          </w:pPr>
        </w:pPrChange>
      </w:pPr>
    </w:p>
    <w:p w14:paraId="54EED03C" w14:textId="77777777" w:rsidR="008B3961" w:rsidRDefault="00D74028">
      <w:pPr>
        <w:pStyle w:val="Heading2"/>
        <w:numPr>
          <w:ilvl w:val="1"/>
          <w:numId w:val="35"/>
        </w:numPr>
        <w:ind w:left="567" w:hanging="567"/>
        <w:pPrChange w:id="1227" w:author="GELIAS" w:date="2026-04-12T08:44:00Z">
          <w:pPr>
            <w:pStyle w:val="Heading2"/>
          </w:pPr>
        </w:pPrChange>
      </w:pPr>
      <w:bookmarkStart w:id="1228" w:name="_Toc224520761"/>
      <w:del w:id="1229" w:author="GELIAS" w:date="2026-04-11T17:04:00Z">
        <w:r w:rsidDel="00F22E3D">
          <w:delText xml:space="preserve">3.8  </w:delText>
        </w:r>
      </w:del>
      <w:r>
        <w:t>Taxes</w:t>
      </w:r>
      <w:bookmarkEnd w:id="1228"/>
    </w:p>
    <w:p w14:paraId="68B78083" w14:textId="5839DFE7" w:rsidR="008B3961" w:rsidRDefault="00D74028">
      <w:pPr>
        <w:pStyle w:val="ListParagraph"/>
        <w:numPr>
          <w:ilvl w:val="1"/>
          <w:numId w:val="40"/>
        </w:numPr>
        <w:spacing w:after="200" w:line="276" w:lineRule="auto"/>
        <w:ind w:left="1134" w:hanging="567"/>
        <w:jc w:val="both"/>
        <w:pPrChange w:id="1230" w:author="GELIAS" w:date="2026-04-12T08:44:00Z">
          <w:pPr>
            <w:spacing w:after="200" w:line="276" w:lineRule="auto"/>
            <w:ind w:left="720"/>
            <w:jc w:val="both"/>
          </w:pPr>
        </w:pPrChange>
      </w:pPr>
      <w:del w:id="1231" w:author="GELIAS" w:date="2026-04-11T17:04:00Z">
        <w:r w:rsidDel="00F22E3D">
          <w:delText xml:space="preserve">(a) </w:delText>
        </w:r>
      </w:del>
      <w:r>
        <w:t xml:space="preserve">The Contractor shall be responsible for all Taxes arising from or relating to the performance of the Work by the Contractor, its Subcontractors and their respective personnel, including but not limited to: </w:t>
      </w:r>
      <w:del w:id="1232" w:author="PCC" w:date="2026-03-27T15:11:00Z">
        <w:r w:rsidDel="009B5E7A">
          <w:delText xml:space="preserve">corporate income tax, </w:delText>
        </w:r>
      </w:del>
      <w:r>
        <w:t>companies income tax, value-added tax (VAT), withholding tax on payments to Subcontractors, payroll taxes, personal income tax of the Contractor’s employees, education tax, and any state or local government levies.</w:t>
      </w:r>
    </w:p>
    <w:p w14:paraId="62C9FEF3" w14:textId="1C134B43" w:rsidR="008B3961" w:rsidRDefault="00D74028">
      <w:pPr>
        <w:pStyle w:val="ListParagraph"/>
        <w:numPr>
          <w:ilvl w:val="1"/>
          <w:numId w:val="40"/>
        </w:numPr>
        <w:spacing w:after="200" w:line="276" w:lineRule="auto"/>
        <w:ind w:left="1134" w:hanging="567"/>
        <w:jc w:val="both"/>
        <w:pPrChange w:id="1233" w:author="GELIAS" w:date="2026-04-12T08:44:00Z">
          <w:pPr>
            <w:spacing w:after="200" w:line="276" w:lineRule="auto"/>
            <w:ind w:left="720"/>
            <w:jc w:val="both"/>
          </w:pPr>
        </w:pPrChange>
      </w:pPr>
      <w:del w:id="1234" w:author="GELIAS" w:date="2026-04-11T17:04:00Z">
        <w:r w:rsidDel="00F22E3D">
          <w:delText xml:space="preserve">(b) </w:delText>
        </w:r>
      </w:del>
      <w:r>
        <w:t>The Owner shall be responsible for: (</w:t>
      </w:r>
      <w:proofErr w:type="spellStart"/>
      <w:r>
        <w:t>i</w:t>
      </w:r>
      <w:proofErr w:type="spellEnd"/>
      <w:r>
        <w:t>) customs duties, import levies, and port charges on Equipment imported for the Project (unless transportation and import logistics are allocated to the Contractor in Schedule A-1); (ii) any applicable duty exemptions, temporary importation permits, or tax incentives obtained by the Owner for the Project; and (iii) withholding tax on payments made to the Contractor under this Agreement to the extent required by Nigerian tax law, in which case the Owner shall provide the Contractor with evidence of such withholding and remittance to the relevant tax authority.</w:t>
      </w:r>
    </w:p>
    <w:p w14:paraId="7A46968D" w14:textId="012E6039" w:rsidR="008B3961" w:rsidRDefault="00D74028">
      <w:pPr>
        <w:pStyle w:val="ListParagraph"/>
        <w:numPr>
          <w:ilvl w:val="1"/>
          <w:numId w:val="40"/>
        </w:numPr>
        <w:spacing w:after="200" w:line="276" w:lineRule="auto"/>
        <w:ind w:left="1134" w:hanging="567"/>
        <w:jc w:val="both"/>
        <w:pPrChange w:id="1235" w:author="GELIAS" w:date="2026-04-12T08:44:00Z">
          <w:pPr>
            <w:spacing w:after="200" w:line="276" w:lineRule="auto"/>
            <w:ind w:left="720"/>
            <w:jc w:val="both"/>
          </w:pPr>
        </w:pPrChange>
      </w:pPr>
      <w:del w:id="1236" w:author="GELIAS" w:date="2026-04-11T17:04:00Z">
        <w:r w:rsidDel="00F22E3D">
          <w:delText>(</w:delText>
        </w:r>
        <w:commentRangeStart w:id="1237"/>
        <w:commentRangeStart w:id="1238"/>
        <w:commentRangeStart w:id="1239"/>
        <w:r w:rsidDel="00F22E3D">
          <w:delText xml:space="preserve">c) </w:delText>
        </w:r>
      </w:del>
      <w:r>
        <w:t xml:space="preserve">The Contract Price is deemed to be </w:t>
      </w:r>
      <w:del w:id="1240" w:author="PCC" w:date="2026-03-29T20:21:00Z">
        <w:r w:rsidDel="00871142">
          <w:delText xml:space="preserve">inclusive </w:delText>
        </w:r>
      </w:del>
      <w:ins w:id="1241" w:author="PCC" w:date="2026-03-29T20:21:00Z">
        <w:r w:rsidR="00871142">
          <w:t xml:space="preserve">exclusive </w:t>
        </w:r>
      </w:ins>
      <w:r>
        <w:t xml:space="preserve">of all Taxes for which the </w:t>
      </w:r>
      <w:del w:id="1242" w:author="EVANS" w:date="2026-04-26T22:46:00Z">
        <w:r w:rsidDel="001C5FA4">
          <w:delText>Contractor</w:delText>
        </w:r>
      </w:del>
      <w:ins w:id="1243" w:author="EVANS" w:date="2026-04-26T22:46:00Z">
        <w:r w:rsidR="001C5FA4">
          <w:t>Owner</w:t>
        </w:r>
      </w:ins>
      <w:r>
        <w:t xml:space="preserve"> is responsible. </w:t>
      </w:r>
      <w:commentRangeEnd w:id="1237"/>
      <w:r w:rsidR="002F7344">
        <w:rPr>
          <w:rStyle w:val="CommentReference"/>
          <w:sz w:val="24"/>
          <w:szCs w:val="24"/>
        </w:rPr>
        <w:commentReference w:id="1237"/>
      </w:r>
      <w:commentRangeEnd w:id="1238"/>
      <w:r w:rsidR="00965DD8">
        <w:rPr>
          <w:rStyle w:val="CommentReference"/>
          <w:sz w:val="24"/>
          <w:szCs w:val="24"/>
        </w:rPr>
        <w:commentReference w:id="1238"/>
      </w:r>
      <w:commentRangeEnd w:id="1239"/>
      <w:r w:rsidR="004D69FC">
        <w:rPr>
          <w:rStyle w:val="CommentReference"/>
        </w:rPr>
        <w:commentReference w:id="1239"/>
      </w:r>
      <w:r>
        <w:t>The Contractor shall not be entitled to any adjustment of the Contract Price on account of Taxes in existence as of the Effective Date. If any new Tax is enacted after the Effective Date, or if the rate of an existing Tax is increased after the Effective Date, and such new or increased Tax directly affects the cost of the Work, the Contractor shall be entitled to a</w:t>
      </w:r>
      <w:ins w:id="1244" w:author="GELIAS" w:date="2026-04-12T05:47:00Z">
        <w:r w:rsidR="00965DD8">
          <w:t>n adjustment in accordance with Section</w:t>
        </w:r>
      </w:ins>
      <w:ins w:id="1245" w:author="GELIAS" w:date="2026-04-12T05:48:00Z">
        <w:r w:rsidR="00965DD8">
          <w:t xml:space="preserve"> 6.8</w:t>
        </w:r>
      </w:ins>
      <w:ins w:id="1246" w:author="GELIAS" w:date="2026-04-12T05:49:00Z">
        <w:r w:rsidR="00965DD8">
          <w:t xml:space="preserve">. </w:t>
        </w:r>
      </w:ins>
      <w:r>
        <w:t xml:space="preserve"> </w:t>
      </w:r>
      <w:del w:id="1247" w:author="GELIAS" w:date="2026-04-12T05:47:00Z">
        <w:r w:rsidDel="00965DD8">
          <w:delText>Change Order to the extent of the demonstrated impact.</w:delText>
        </w:r>
      </w:del>
    </w:p>
    <w:p w14:paraId="010A9D1B" w14:textId="5E8DA564" w:rsidR="008B3961" w:rsidRDefault="00D74028" w:rsidP="002F7344">
      <w:pPr>
        <w:pStyle w:val="ListParagraph"/>
        <w:numPr>
          <w:ilvl w:val="1"/>
          <w:numId w:val="40"/>
        </w:numPr>
        <w:spacing w:after="200" w:line="276" w:lineRule="auto"/>
        <w:ind w:left="1134" w:hanging="567"/>
        <w:jc w:val="both"/>
        <w:rPr>
          <w:ins w:id="1248" w:author="GELIAS" w:date="2026-04-12T08:46:00Z"/>
        </w:rPr>
      </w:pPr>
      <w:del w:id="1249" w:author="GELIAS" w:date="2026-04-11T17:04:00Z">
        <w:r w:rsidDel="00F22E3D">
          <w:lastRenderedPageBreak/>
          <w:delText xml:space="preserve">(d) </w:delText>
        </w:r>
      </w:del>
      <w:r>
        <w:t>Each Party shall cooperate with the other in connection with any Tax matters, including the provision of documentation necessary for claiming tax exemptions, incentives or credits applicable to the Project.</w:t>
      </w:r>
    </w:p>
    <w:p w14:paraId="3694A182" w14:textId="453DE105" w:rsidR="002F7344" w:rsidDel="002F7344" w:rsidRDefault="002F7344">
      <w:pPr>
        <w:spacing w:after="200" w:line="276" w:lineRule="auto"/>
        <w:jc w:val="both"/>
        <w:rPr>
          <w:del w:id="1250" w:author="GELIAS" w:date="2026-04-12T08:47:00Z"/>
        </w:rPr>
        <w:pPrChange w:id="1251" w:author="GELIAS" w:date="2026-04-12T08:46:00Z">
          <w:pPr>
            <w:spacing w:after="200" w:line="276" w:lineRule="auto"/>
            <w:ind w:left="720"/>
            <w:jc w:val="both"/>
          </w:pPr>
        </w:pPrChange>
      </w:pPr>
    </w:p>
    <w:p w14:paraId="0F39CE48" w14:textId="6079DF10" w:rsidR="008B3961" w:rsidRDefault="00D74028">
      <w:pPr>
        <w:pStyle w:val="Heading2"/>
        <w:numPr>
          <w:ilvl w:val="1"/>
          <w:numId w:val="144"/>
        </w:numPr>
        <w:ind w:left="567" w:hanging="567"/>
        <w:pPrChange w:id="1252" w:author="GELIAS" w:date="2026-04-12T08:47:00Z">
          <w:pPr>
            <w:pStyle w:val="Heading2"/>
          </w:pPr>
        </w:pPrChange>
      </w:pPr>
      <w:bookmarkStart w:id="1253" w:name="_Toc224520762"/>
      <w:del w:id="1254" w:author="GELIAS" w:date="2026-04-12T08:46:00Z">
        <w:r w:rsidDel="002F7344">
          <w:delText xml:space="preserve">3.9  </w:delText>
        </w:r>
      </w:del>
      <w:r>
        <w:t>Spare Parts</w:t>
      </w:r>
      <w:bookmarkEnd w:id="1253"/>
    </w:p>
    <w:p w14:paraId="37AB5FD9" w14:textId="056B6687" w:rsidR="008B3961" w:rsidRDefault="00D74028">
      <w:pPr>
        <w:spacing w:after="200" w:line="276" w:lineRule="auto"/>
        <w:ind w:left="567"/>
        <w:jc w:val="both"/>
        <w:pPrChange w:id="1255" w:author="GELIAS" w:date="2026-04-12T08:47:00Z">
          <w:pPr>
            <w:spacing w:after="200" w:line="276" w:lineRule="auto"/>
            <w:ind w:left="720"/>
            <w:jc w:val="both"/>
          </w:pPr>
        </w:pPrChange>
      </w:pPr>
      <w:commentRangeStart w:id="1256"/>
      <w:commentRangeStart w:id="1257"/>
      <w:r>
        <w:t>The Contractor shall provide commissioning spare parts and an initial set of recommended operating spare parts as specified in Schedule A-1. The Contractor shall also provide a recommended spare parts list sufficient for [</w:t>
      </w:r>
      <w:r w:rsidRPr="00DB70B7">
        <w:rPr>
          <w:highlight w:val="yellow"/>
        </w:rPr>
        <w:t>two (2)]</w:t>
      </w:r>
      <w:r>
        <w:t xml:space="preserve"> years of normal operation.</w:t>
      </w:r>
      <w:commentRangeEnd w:id="1256"/>
      <w:r w:rsidR="006F10B2">
        <w:rPr>
          <w:rStyle w:val="CommentReference"/>
          <w:sz w:val="24"/>
          <w:szCs w:val="24"/>
        </w:rPr>
        <w:commentReference w:id="1256"/>
      </w:r>
      <w:commentRangeEnd w:id="1257"/>
      <w:r w:rsidR="00894520">
        <w:rPr>
          <w:rStyle w:val="CommentReference"/>
          <w:sz w:val="24"/>
          <w:szCs w:val="24"/>
        </w:rPr>
        <w:commentReference w:id="1257"/>
      </w:r>
    </w:p>
    <w:p w14:paraId="4488D5F2" w14:textId="23B1892C" w:rsidR="008B3961" w:rsidRDefault="00D74028">
      <w:pPr>
        <w:pStyle w:val="Heading2"/>
        <w:numPr>
          <w:ilvl w:val="1"/>
          <w:numId w:val="144"/>
        </w:numPr>
        <w:ind w:left="567" w:hanging="567"/>
        <w:pPrChange w:id="1258" w:author="GELIAS" w:date="2026-04-12T08:48:00Z">
          <w:pPr>
            <w:pStyle w:val="Heading2"/>
          </w:pPr>
        </w:pPrChange>
      </w:pPr>
      <w:bookmarkStart w:id="1259" w:name="_Toc224520763"/>
      <w:del w:id="1260" w:author="GELIAS" w:date="2026-04-12T08:47:00Z">
        <w:r w:rsidDel="002F7344">
          <w:delText>3.10</w:delText>
        </w:r>
      </w:del>
      <w:del w:id="1261" w:author="GELIAS" w:date="2026-04-12T08:48:00Z">
        <w:r w:rsidDel="002F7344">
          <w:delText xml:space="preserve">  </w:delText>
        </w:r>
      </w:del>
      <w:r>
        <w:t>Training</w:t>
      </w:r>
      <w:bookmarkEnd w:id="1259"/>
    </w:p>
    <w:p w14:paraId="5084796F" w14:textId="68A1B3CC" w:rsidR="008B3961" w:rsidRDefault="00D74028">
      <w:pPr>
        <w:spacing w:after="200" w:line="276" w:lineRule="auto"/>
        <w:ind w:left="720"/>
        <w:jc w:val="both"/>
      </w:pPr>
      <w:commentRangeStart w:id="1262"/>
      <w:commentRangeStart w:id="1263"/>
      <w:r>
        <w:t xml:space="preserve">The Contractor shall develop and deliver a comprehensive training program for the Owner’s </w:t>
      </w:r>
      <w:del w:id="1264" w:author="GELIAS" w:date="2026-04-12T08:48:00Z">
        <w:r w:rsidDel="002F7344">
          <w:delText>operations and maintenance personnel</w:delText>
        </w:r>
      </w:del>
      <w:ins w:id="1265" w:author="GELIAS" w:date="2026-04-12T08:48:00Z">
        <w:r w:rsidR="002F7344">
          <w:t>Personnel</w:t>
        </w:r>
      </w:ins>
      <w:r>
        <w:t>. The training program shall include both classroom instruction and hands-on training at the Site during commissioning, and shall be completed prior to Substantial Completion</w:t>
      </w:r>
      <w:ins w:id="1266" w:author="GELIAS" w:date="2026-04-12T08:48:00Z">
        <w:r w:rsidR="002F7344">
          <w:t xml:space="preserve"> and </w:t>
        </w:r>
      </w:ins>
      <w:ins w:id="1267" w:author="GELIAS" w:date="2026-04-12T09:24:00Z">
        <w:r w:rsidR="00720AB8">
          <w:t>t</w:t>
        </w:r>
      </w:ins>
      <w:ins w:id="1268" w:author="GELIAS" w:date="2026-04-12T08:48:00Z">
        <w:r w:rsidR="002F7344">
          <w:t>aking-</w:t>
        </w:r>
      </w:ins>
      <w:ins w:id="1269" w:author="GELIAS" w:date="2026-04-12T09:24:00Z">
        <w:r w:rsidR="00720AB8">
          <w:t>o</w:t>
        </w:r>
      </w:ins>
      <w:ins w:id="1270" w:author="GELIAS" w:date="2026-04-12T08:48:00Z">
        <w:r w:rsidR="002F7344">
          <w:t>ver</w:t>
        </w:r>
      </w:ins>
      <w:ins w:id="1271" w:author="GELIAS" w:date="2026-04-12T09:24:00Z">
        <w:r w:rsidR="00720AB8">
          <w:t xml:space="preserve"> by the Owner</w:t>
        </w:r>
      </w:ins>
      <w:r>
        <w:t>. Details of the training program shall be as specified in Schedule A-1.</w:t>
      </w:r>
      <w:commentRangeEnd w:id="1262"/>
      <w:r w:rsidR="006D5122">
        <w:rPr>
          <w:rStyle w:val="CommentReference"/>
          <w:sz w:val="24"/>
          <w:szCs w:val="24"/>
        </w:rPr>
        <w:commentReference w:id="1262"/>
      </w:r>
      <w:commentRangeEnd w:id="1263"/>
      <w:r w:rsidR="00894520">
        <w:rPr>
          <w:rStyle w:val="CommentReference"/>
          <w:sz w:val="24"/>
          <w:szCs w:val="24"/>
        </w:rPr>
        <w:commentReference w:id="1263"/>
      </w:r>
    </w:p>
    <w:p w14:paraId="05336CF9" w14:textId="445EF445" w:rsidR="008B3961" w:rsidRDefault="00D74028">
      <w:pPr>
        <w:pStyle w:val="Heading2"/>
        <w:numPr>
          <w:ilvl w:val="1"/>
          <w:numId w:val="144"/>
        </w:numPr>
        <w:ind w:left="567" w:hanging="567"/>
        <w:pPrChange w:id="1272" w:author="GELIAS" w:date="2026-04-12T08:48:00Z">
          <w:pPr>
            <w:pStyle w:val="Heading2"/>
          </w:pPr>
        </w:pPrChange>
      </w:pPr>
      <w:bookmarkStart w:id="1273" w:name="_Toc224520764"/>
      <w:del w:id="1274" w:author="GELIAS" w:date="2026-04-11T17:07:00Z">
        <w:r w:rsidDel="00F22E3D">
          <w:delText xml:space="preserve">3.11  </w:delText>
        </w:r>
      </w:del>
      <w:r>
        <w:t>Clean-Up</w:t>
      </w:r>
      <w:bookmarkEnd w:id="1273"/>
    </w:p>
    <w:p w14:paraId="79960586" w14:textId="20E22375" w:rsidR="00894520" w:rsidRDefault="00D74028">
      <w:pPr>
        <w:pStyle w:val="ListParagraph"/>
        <w:numPr>
          <w:ilvl w:val="0"/>
          <w:numId w:val="142"/>
        </w:numPr>
        <w:spacing w:after="200" w:line="276" w:lineRule="auto"/>
        <w:ind w:left="1134" w:hanging="567"/>
        <w:jc w:val="both"/>
        <w:rPr>
          <w:ins w:id="1275" w:author="GELIAS" w:date="2026-04-12T06:17:00Z"/>
        </w:rPr>
        <w:pPrChange w:id="1276" w:author="GELIAS" w:date="2026-04-12T06:18:00Z">
          <w:pPr>
            <w:spacing w:after="200" w:line="276" w:lineRule="auto"/>
            <w:ind w:left="720"/>
            <w:jc w:val="both"/>
          </w:pPr>
        </w:pPrChange>
      </w:pPr>
      <w:r>
        <w:t xml:space="preserve">The Contractor shall at all times keep the Site and adjacent areas free from unnecessary accumulation of waste materials and debris. </w:t>
      </w:r>
      <w:ins w:id="1277" w:author="GELIAS" w:date="2026-04-12T06:16:00Z">
        <w:r w:rsidR="00894520">
          <w:t xml:space="preserve">After the issuance of the Acceptance Certificate, </w:t>
        </w:r>
      </w:ins>
      <w:del w:id="1278" w:author="GELIAS" w:date="2026-04-12T06:17:00Z">
        <w:r w:rsidDel="00894520">
          <w:delText xml:space="preserve">Upon completion of the Work, </w:delText>
        </w:r>
      </w:del>
      <w:r>
        <w:t>the Contractor shall</w:t>
      </w:r>
      <w:ins w:id="1279" w:author="GELIAS" w:date="2026-04-12T08:51:00Z">
        <w:r w:rsidR="002F7344">
          <w:t>:</w:t>
        </w:r>
      </w:ins>
      <w:r>
        <w:t xml:space="preserve"> </w:t>
      </w:r>
    </w:p>
    <w:p w14:paraId="543E0524" w14:textId="77777777" w:rsidR="00C6564C" w:rsidRDefault="00D74028" w:rsidP="00C6564C">
      <w:pPr>
        <w:pStyle w:val="ListParagraph"/>
        <w:numPr>
          <w:ilvl w:val="0"/>
          <w:numId w:val="146"/>
        </w:numPr>
        <w:spacing w:after="200" w:line="276" w:lineRule="auto"/>
        <w:ind w:left="1701" w:hanging="621"/>
        <w:jc w:val="both"/>
        <w:rPr>
          <w:ins w:id="1280" w:author="GELIAS" w:date="2026-04-12T08:53:00Z"/>
        </w:rPr>
      </w:pPr>
      <w:r>
        <w:t xml:space="preserve">remove all </w:t>
      </w:r>
      <w:del w:id="1281" w:author="GELIAS" w:date="2026-04-11T13:48:00Z">
        <w:r w:rsidDel="00F415C7">
          <w:delText>temporary facilities</w:delText>
        </w:r>
      </w:del>
      <w:ins w:id="1282" w:author="GELIAS" w:date="2026-04-11T13:48:00Z">
        <w:r w:rsidR="00F415C7">
          <w:t>Temporary Works</w:t>
        </w:r>
      </w:ins>
      <w:r>
        <w:t xml:space="preserve">, </w:t>
      </w:r>
      <w:del w:id="1283" w:author="GELIAS" w:date="2026-04-12T08:51:00Z">
        <w:r w:rsidDel="002F7344">
          <w:delText>construction equipment</w:delText>
        </w:r>
      </w:del>
      <w:ins w:id="1284" w:author="GELIAS" w:date="2026-04-12T08:51:00Z">
        <w:r w:rsidR="002F7344">
          <w:t>Contracto</w:t>
        </w:r>
      </w:ins>
      <w:ins w:id="1285" w:author="GELIAS" w:date="2026-04-12T08:52:00Z">
        <w:r w:rsidR="002F7344">
          <w:t>r’s Eq</w:t>
        </w:r>
      </w:ins>
      <w:ins w:id="1286" w:author="GELIAS" w:date="2026-04-12T08:53:00Z">
        <w:r w:rsidR="00C6564C">
          <w:t>uipment</w:t>
        </w:r>
      </w:ins>
      <w:r>
        <w:t>, and waste materials from the Site, leaving the Site in a clean and safe condition</w:t>
      </w:r>
      <w:ins w:id="1287" w:author="GELIAS" w:date="2026-04-12T08:53:00Z">
        <w:r w:rsidR="00C6564C">
          <w:t>;</w:t>
        </w:r>
      </w:ins>
    </w:p>
    <w:p w14:paraId="52AD0EE6" w14:textId="7A182001" w:rsidR="00C6564C" w:rsidRDefault="00D74028">
      <w:pPr>
        <w:pStyle w:val="ListParagraph"/>
        <w:numPr>
          <w:ilvl w:val="0"/>
          <w:numId w:val="146"/>
        </w:numPr>
        <w:spacing w:after="200" w:line="276" w:lineRule="auto"/>
        <w:ind w:left="1701" w:hanging="621"/>
        <w:jc w:val="both"/>
        <w:rPr>
          <w:ins w:id="1288" w:author="GELIAS" w:date="2026-04-12T08:53:00Z"/>
        </w:rPr>
        <w:pPrChange w:id="1289" w:author="GELIAS" w:date="2026-04-12T08:53:00Z">
          <w:pPr>
            <w:pStyle w:val="ListParagraph"/>
            <w:numPr>
              <w:numId w:val="146"/>
            </w:numPr>
            <w:spacing w:after="200" w:line="276" w:lineRule="auto"/>
            <w:ind w:left="1440" w:hanging="360"/>
            <w:jc w:val="both"/>
          </w:pPr>
        </w:pPrChange>
      </w:pPr>
      <w:del w:id="1290" w:author="GELIAS" w:date="2026-04-12T08:53:00Z">
        <w:r w:rsidDel="00C6564C">
          <w:delText>.</w:delText>
        </w:r>
      </w:del>
      <w:ins w:id="1291" w:author="GELIAS" w:date="2026-04-12T08:53:00Z">
        <w:r w:rsidR="00C6564C" w:rsidRPr="005F0465">
          <w:t>reinstate all parts of the Site which were affected by the Contractor’s activities during the execution of the Works and are not occupied by the Permanent Works</w:t>
        </w:r>
      </w:ins>
      <w:ins w:id="1292" w:author="GELIAS" w:date="2026-04-12T08:54:00Z">
        <w:r w:rsidR="00C6564C">
          <w:t xml:space="preserve">. </w:t>
        </w:r>
      </w:ins>
    </w:p>
    <w:p w14:paraId="4C4E99E4" w14:textId="77777777" w:rsidR="00C6564C" w:rsidRDefault="00C6564C" w:rsidP="00C6564C">
      <w:pPr>
        <w:pStyle w:val="ListParagraph"/>
        <w:numPr>
          <w:ilvl w:val="0"/>
          <w:numId w:val="142"/>
        </w:numPr>
        <w:spacing w:after="200" w:line="276" w:lineRule="auto"/>
        <w:ind w:left="1134" w:hanging="567"/>
        <w:jc w:val="both"/>
        <w:rPr>
          <w:ins w:id="1293" w:author="GELIAS" w:date="2026-04-12T08:55:00Z"/>
        </w:rPr>
      </w:pPr>
      <w:ins w:id="1294" w:author="GELIAS" w:date="2026-04-12T08:54:00Z">
        <w:r w:rsidRPr="00790A2D">
          <w:t>If the Contractor fails to comply with sub-paragraphs (</w:t>
        </w:r>
        <w:proofErr w:type="spellStart"/>
        <w:r>
          <w:t>i</w:t>
        </w:r>
        <w:proofErr w:type="spellEnd"/>
        <w:r w:rsidRPr="00790A2D">
          <w:t>)</w:t>
        </w:r>
      </w:ins>
      <w:ins w:id="1295" w:author="GELIAS" w:date="2026-04-12T08:55:00Z">
        <w:r>
          <w:t xml:space="preserve"> or </w:t>
        </w:r>
      </w:ins>
      <w:ins w:id="1296" w:author="GELIAS" w:date="2026-04-12T08:54:00Z">
        <w:r w:rsidRPr="00790A2D">
          <w:t>(</w:t>
        </w:r>
        <w:r>
          <w:t>ii</w:t>
        </w:r>
        <w:r w:rsidRPr="00790A2D">
          <w:t xml:space="preserve">) above within 28 days after the issue of the </w:t>
        </w:r>
        <w:r>
          <w:t>Acceptance</w:t>
        </w:r>
        <w:r w:rsidRPr="00790A2D">
          <w:t xml:space="preserve"> Certificate, the </w:t>
        </w:r>
        <w:r>
          <w:t>Owner</w:t>
        </w:r>
        <w:r w:rsidRPr="00790A2D">
          <w:t xml:space="preserve"> may sell (to the extent permitted by </w:t>
        </w:r>
      </w:ins>
      <w:ins w:id="1297" w:author="GELIAS" w:date="2026-04-12T08:55:00Z">
        <w:r>
          <w:t>A</w:t>
        </w:r>
      </w:ins>
      <w:ins w:id="1298" w:author="GELIAS" w:date="2026-04-12T08:54:00Z">
        <w:r w:rsidRPr="00790A2D">
          <w:t>pplicable Laws) or otherwise dispose of any remaining items and/or may reinstate and clean the Site (as may be necessary) at the Contractor’s cost.</w:t>
        </w:r>
      </w:ins>
    </w:p>
    <w:p w14:paraId="73575CED" w14:textId="7CAB2245" w:rsidR="00C6564C" w:rsidRDefault="00C6564C">
      <w:pPr>
        <w:pStyle w:val="ListParagraph"/>
        <w:numPr>
          <w:ilvl w:val="0"/>
          <w:numId w:val="142"/>
        </w:numPr>
        <w:spacing w:after="200" w:line="276" w:lineRule="auto"/>
        <w:ind w:left="1134" w:hanging="567"/>
        <w:jc w:val="both"/>
        <w:rPr>
          <w:ins w:id="1299" w:author="GELIAS" w:date="2026-04-12T08:54:00Z"/>
        </w:rPr>
        <w:pPrChange w:id="1300" w:author="GELIAS" w:date="2026-04-12T08:55:00Z">
          <w:pPr>
            <w:pStyle w:val="ListParagraph"/>
            <w:numPr>
              <w:numId w:val="146"/>
            </w:numPr>
            <w:spacing w:after="200" w:line="276" w:lineRule="auto"/>
            <w:ind w:left="1440" w:hanging="360"/>
            <w:jc w:val="both"/>
          </w:pPr>
        </w:pPrChange>
      </w:pPr>
      <w:ins w:id="1301" w:author="GELIAS" w:date="2026-04-12T08:54:00Z">
        <w:r w:rsidRPr="00330E53">
          <w:t xml:space="preserve">The </w:t>
        </w:r>
        <w:r>
          <w:t>Owner</w:t>
        </w:r>
        <w:r w:rsidRPr="00330E53">
          <w:t xml:space="preserve"> shall be entitled </w:t>
        </w:r>
        <w:r w:rsidRPr="00BC0CD9">
          <w:t>to payment by the Contractor of the costs reasonably incurred in connection with, or attributable to, such sale or disposal and reinstating and/or cleaning the Site, less an amount equal to the moneys from the sale (if any).</w:t>
        </w:r>
      </w:ins>
    </w:p>
    <w:p w14:paraId="0B5EAFA3" w14:textId="2AE9F329" w:rsidR="00F22E3D" w:rsidDel="001802CB" w:rsidRDefault="00F22E3D">
      <w:pPr>
        <w:spacing w:after="200" w:line="276" w:lineRule="auto"/>
        <w:ind w:left="720"/>
        <w:jc w:val="both"/>
        <w:rPr>
          <w:del w:id="1302" w:author="GELIAS" w:date="2026-04-12T09:06:00Z"/>
        </w:rPr>
      </w:pPr>
    </w:p>
    <w:p w14:paraId="06B33EFA" w14:textId="77777777" w:rsidR="008B3961" w:rsidRDefault="00D74028">
      <w:pPr>
        <w:pStyle w:val="Heading2"/>
        <w:numPr>
          <w:ilvl w:val="1"/>
          <w:numId w:val="144"/>
        </w:numPr>
        <w:ind w:left="567" w:hanging="567"/>
        <w:pPrChange w:id="1303" w:author="GELIAS" w:date="2026-04-12T09:01:00Z">
          <w:pPr>
            <w:pStyle w:val="Heading2"/>
          </w:pPr>
        </w:pPrChange>
      </w:pPr>
      <w:bookmarkStart w:id="1304" w:name="_Toc224520765"/>
      <w:del w:id="1305" w:author="GELIAS" w:date="2026-04-11T17:07:00Z">
        <w:r w:rsidDel="00F22E3D">
          <w:delText xml:space="preserve">3.12  </w:delText>
        </w:r>
      </w:del>
      <w:r>
        <w:t>Cooperation with Others</w:t>
      </w:r>
      <w:bookmarkEnd w:id="1304"/>
    </w:p>
    <w:p w14:paraId="2583B611" w14:textId="673C9914" w:rsidR="008B3961" w:rsidRDefault="00D74028" w:rsidP="00C6564C">
      <w:pPr>
        <w:pStyle w:val="ListParagraph"/>
        <w:numPr>
          <w:ilvl w:val="1"/>
          <w:numId w:val="138"/>
        </w:numPr>
        <w:spacing w:after="200" w:line="276" w:lineRule="auto"/>
        <w:ind w:left="1134" w:hanging="567"/>
        <w:jc w:val="both"/>
        <w:rPr>
          <w:ins w:id="1306" w:author="GELIAS" w:date="2026-04-12T09:01:00Z"/>
        </w:rPr>
      </w:pPr>
      <w:r>
        <w:lastRenderedPageBreak/>
        <w:t>The Contractor shall cooperate with other contractors or service providers engaged by the Owner at the Site</w:t>
      </w:r>
      <w:ins w:id="1307" w:author="GELIAS" w:date="2026-04-12T09:06:00Z">
        <w:r w:rsidR="001802CB">
          <w:t xml:space="preserve"> </w:t>
        </w:r>
      </w:ins>
      <w:del w:id="1308" w:author="GELIAS" w:date="2026-04-12T09:06:00Z">
        <w:r w:rsidDel="001802CB">
          <w:delText xml:space="preserve">, </w:delText>
        </w:r>
      </w:del>
      <w:r>
        <w:t>and shall coordinate its Work so as not to unreasonably interfere with the work of others. The Contractor shall promptly notify the Owner of any actual or anticipated interference.</w:t>
      </w:r>
    </w:p>
    <w:p w14:paraId="208EF9C1" w14:textId="081093D6" w:rsidR="00C6564C" w:rsidDel="00EE76A9" w:rsidRDefault="00C6564C" w:rsidP="00C6564C">
      <w:pPr>
        <w:pStyle w:val="ListParagraph"/>
        <w:numPr>
          <w:ilvl w:val="1"/>
          <w:numId w:val="138"/>
        </w:numPr>
        <w:spacing w:after="200" w:line="276" w:lineRule="auto"/>
        <w:ind w:left="1134" w:hanging="567"/>
        <w:jc w:val="both"/>
        <w:rPr>
          <w:ins w:id="1309" w:author="GELIAS" w:date="2026-04-12T09:01:00Z"/>
          <w:del w:id="1310" w:author="EVANS" w:date="2026-04-30T14:56:00Z"/>
        </w:rPr>
      </w:pPr>
      <w:commentRangeStart w:id="1311"/>
      <w:ins w:id="1312" w:author="GELIAS" w:date="2026-04-12T09:01:00Z">
        <w:del w:id="1313" w:author="EVANS" w:date="2026-04-30T14:56:00Z">
          <w:r w:rsidDel="00EE76A9">
            <w:delText xml:space="preserve">Such appropriate opportunities may include the use of Contractor’s Equipment, Temporary Works, access arrangements which are the responsibility of the Contractor, and/or other Contractor’s facilities or services on the Site. The Contractor shall be responsible for the Contractor’s construction activities on the Site and shall use all reasonable endeavours to co-ordinate these activities with those of other contractors to the extent (if any) specified in the </w:delText>
          </w:r>
        </w:del>
      </w:ins>
      <w:ins w:id="1314" w:author="GELIAS" w:date="2026-04-12T09:02:00Z">
        <w:del w:id="1315" w:author="EVANS" w:date="2026-04-30T14:56:00Z">
          <w:r w:rsidDel="00EE76A9">
            <w:delText>Own</w:delText>
          </w:r>
        </w:del>
      </w:ins>
      <w:ins w:id="1316" w:author="GELIAS" w:date="2026-04-12T09:01:00Z">
        <w:del w:id="1317" w:author="EVANS" w:date="2026-04-30T14:56:00Z">
          <w:r w:rsidDel="00EE76A9">
            <w:delText>er’s Requirements or as instructed by the Owner’s Represen</w:delText>
          </w:r>
        </w:del>
      </w:ins>
      <w:ins w:id="1318" w:author="GELIAS" w:date="2026-04-12T09:02:00Z">
        <w:del w:id="1319" w:author="EVANS" w:date="2026-04-30T14:56:00Z">
          <w:r w:rsidDel="00EE76A9">
            <w:delText xml:space="preserve">tative. </w:delText>
          </w:r>
        </w:del>
      </w:ins>
      <w:commentRangeEnd w:id="1311"/>
      <w:r w:rsidR="00EE76A9">
        <w:rPr>
          <w:rStyle w:val="CommentReference"/>
        </w:rPr>
        <w:commentReference w:id="1311"/>
      </w:r>
    </w:p>
    <w:p w14:paraId="76A6AB29" w14:textId="2B5D910F" w:rsidR="00C6564C" w:rsidRDefault="00C6564C">
      <w:pPr>
        <w:pStyle w:val="ListParagraph"/>
        <w:numPr>
          <w:ilvl w:val="1"/>
          <w:numId w:val="138"/>
        </w:numPr>
        <w:spacing w:after="200" w:line="276" w:lineRule="auto"/>
        <w:ind w:left="1134" w:hanging="567"/>
        <w:jc w:val="both"/>
        <w:pPrChange w:id="1320" w:author="GELIAS" w:date="2026-04-12T09:01:00Z">
          <w:pPr>
            <w:spacing w:after="200" w:line="276" w:lineRule="auto"/>
            <w:ind w:left="720"/>
            <w:jc w:val="both"/>
          </w:pPr>
        </w:pPrChange>
      </w:pPr>
      <w:ins w:id="1321" w:author="GELIAS" w:date="2026-04-12T09:01:00Z">
        <w:r>
          <w:t xml:space="preserve">If the Contractor suffers delay and/or incurs Cost as a result of an instruction under this </w:t>
        </w:r>
      </w:ins>
      <w:ins w:id="1322" w:author="GELIAS" w:date="2026-04-13T17:05:00Z">
        <w:r w:rsidR="008D225D">
          <w:t>Section</w:t>
        </w:r>
      </w:ins>
      <w:ins w:id="1323" w:author="GELIAS" w:date="2026-04-12T09:01:00Z">
        <w:r>
          <w:t xml:space="preserve">, to the extent (if any) that co-operation, allowance of opportunities and coordination was Unforeseeable having regard to that specified in the </w:t>
        </w:r>
      </w:ins>
      <w:ins w:id="1324" w:author="GELIAS" w:date="2026-04-12T09:02:00Z">
        <w:r>
          <w:t xml:space="preserve">Owner’s </w:t>
        </w:r>
      </w:ins>
      <w:ins w:id="1325" w:author="GELIAS" w:date="2026-04-12T09:01:00Z">
        <w:r>
          <w:t xml:space="preserve">Requirements, the Contractor shall be entitled </w:t>
        </w:r>
      </w:ins>
      <w:ins w:id="1326" w:author="GELIAS" w:date="2026-04-12T09:03:00Z">
        <w:r w:rsidR="001802CB">
          <w:t xml:space="preserve">to EOT or Cost in accordance with </w:t>
        </w:r>
      </w:ins>
      <w:ins w:id="1327" w:author="GELIAS" w:date="2026-04-12T09:04:00Z">
        <w:r w:rsidR="001802CB">
          <w:t xml:space="preserve">Section 21. </w:t>
        </w:r>
      </w:ins>
    </w:p>
    <w:p w14:paraId="48EC7B53" w14:textId="5A280D00" w:rsidR="008B3961" w:rsidRDefault="00D74028">
      <w:pPr>
        <w:pStyle w:val="Heading2"/>
        <w:numPr>
          <w:ilvl w:val="1"/>
          <w:numId w:val="144"/>
        </w:numPr>
        <w:ind w:left="567" w:hanging="567"/>
        <w:pPrChange w:id="1328" w:author="GELIAS" w:date="2026-04-12T09:14:00Z">
          <w:pPr>
            <w:pStyle w:val="Heading2"/>
          </w:pPr>
        </w:pPrChange>
      </w:pPr>
      <w:bookmarkStart w:id="1329" w:name="_Toc224520766"/>
      <w:del w:id="1330" w:author="GELIAS" w:date="2026-04-11T17:07:00Z">
        <w:r w:rsidDel="00F22E3D">
          <w:delText xml:space="preserve">3.13  </w:delText>
        </w:r>
      </w:del>
      <w:r>
        <w:t>Environmental Management</w:t>
      </w:r>
      <w:bookmarkEnd w:id="1329"/>
    </w:p>
    <w:p w14:paraId="3343EE21" w14:textId="1A8765BE" w:rsidR="008B3961" w:rsidDel="005D7640" w:rsidRDefault="00D74028" w:rsidP="005D7640">
      <w:pPr>
        <w:pStyle w:val="ListParagraph"/>
        <w:numPr>
          <w:ilvl w:val="1"/>
          <w:numId w:val="41"/>
        </w:numPr>
        <w:spacing w:after="200" w:line="276" w:lineRule="auto"/>
        <w:ind w:left="1134" w:hanging="567"/>
        <w:jc w:val="both"/>
        <w:rPr>
          <w:del w:id="1331" w:author="GELIAS" w:date="2026-04-12T09:14:00Z"/>
        </w:rPr>
      </w:pPr>
      <w:del w:id="1332" w:author="GELIAS" w:date="2026-04-11T17:08:00Z">
        <w:r w:rsidDel="00F22E3D">
          <w:delText xml:space="preserve">(a) </w:delText>
        </w:r>
      </w:del>
      <w:r>
        <w:t xml:space="preserve">The Contractor shall be responsible for the proper handling, storage, transportation and disposal of all hazardous materials, chemicals, fuels, lubricants and waste generated by the Contractor or its Subcontractors in connection with the Work, in accordance with Applicable Law (including NESREA regulations and applicable </w:t>
      </w:r>
      <w:r w:rsidR="00591A85">
        <w:t>NMDPRA</w:t>
      </w:r>
      <w:r>
        <w:t xml:space="preserve"> guidelines).</w:t>
      </w:r>
    </w:p>
    <w:p w14:paraId="49747962" w14:textId="77777777" w:rsidR="005D7640" w:rsidRDefault="005D7640">
      <w:pPr>
        <w:pStyle w:val="ListParagraph"/>
        <w:numPr>
          <w:ilvl w:val="1"/>
          <w:numId w:val="41"/>
        </w:numPr>
        <w:spacing w:after="200" w:line="276" w:lineRule="auto"/>
        <w:ind w:left="1134" w:hanging="567"/>
        <w:jc w:val="both"/>
        <w:rPr>
          <w:ins w:id="1333" w:author="GELIAS" w:date="2026-04-12T09:14:00Z"/>
        </w:rPr>
        <w:pPrChange w:id="1334" w:author="GELIAS" w:date="2026-04-12T09:14:00Z">
          <w:pPr>
            <w:spacing w:after="200" w:line="276" w:lineRule="auto"/>
            <w:ind w:left="720"/>
            <w:jc w:val="both"/>
          </w:pPr>
        </w:pPrChange>
      </w:pPr>
    </w:p>
    <w:p w14:paraId="50132CB2" w14:textId="08253CE5" w:rsidR="008B3961" w:rsidDel="005D7640" w:rsidRDefault="00D74028" w:rsidP="005D7640">
      <w:pPr>
        <w:pStyle w:val="ListParagraph"/>
        <w:numPr>
          <w:ilvl w:val="1"/>
          <w:numId w:val="41"/>
        </w:numPr>
        <w:spacing w:after="200" w:line="276" w:lineRule="auto"/>
        <w:ind w:left="1134" w:hanging="567"/>
        <w:jc w:val="both"/>
        <w:rPr>
          <w:del w:id="1335" w:author="GELIAS" w:date="2026-04-12T09:14:00Z"/>
        </w:rPr>
      </w:pPr>
      <w:del w:id="1336" w:author="GELIAS" w:date="2026-04-11T17:08:00Z">
        <w:r w:rsidDel="00F22E3D">
          <w:delText xml:space="preserve">(b) </w:delText>
        </w:r>
      </w:del>
      <w:r>
        <w:t>The Contractor shall be liable for and shall promptly remediate at its own cost any spills, leaks, discharges or releases of hazardous substances, pollutants or contaminants caused by the Contractor or its Subcontractors during the performance of the Work.</w:t>
      </w:r>
    </w:p>
    <w:p w14:paraId="60C1958B" w14:textId="77777777" w:rsidR="005D7640" w:rsidRDefault="005D7640">
      <w:pPr>
        <w:pStyle w:val="ListParagraph"/>
        <w:numPr>
          <w:ilvl w:val="1"/>
          <w:numId w:val="41"/>
        </w:numPr>
        <w:spacing w:after="200" w:line="276" w:lineRule="auto"/>
        <w:ind w:left="1134" w:hanging="567"/>
        <w:jc w:val="both"/>
        <w:rPr>
          <w:ins w:id="1337" w:author="GELIAS" w:date="2026-04-12T09:14:00Z"/>
        </w:rPr>
        <w:pPrChange w:id="1338" w:author="GELIAS" w:date="2026-04-12T09:14:00Z">
          <w:pPr>
            <w:spacing w:after="200" w:line="276" w:lineRule="auto"/>
            <w:ind w:left="720"/>
            <w:jc w:val="both"/>
          </w:pPr>
        </w:pPrChange>
      </w:pPr>
    </w:p>
    <w:p w14:paraId="0AA69829" w14:textId="14E84A85" w:rsidR="008B3961" w:rsidDel="005D7640" w:rsidRDefault="00D74028" w:rsidP="005D7640">
      <w:pPr>
        <w:pStyle w:val="ListParagraph"/>
        <w:numPr>
          <w:ilvl w:val="1"/>
          <w:numId w:val="41"/>
        </w:numPr>
        <w:spacing w:after="200" w:line="276" w:lineRule="auto"/>
        <w:ind w:left="1134" w:hanging="567"/>
        <w:jc w:val="both"/>
        <w:rPr>
          <w:del w:id="1339" w:author="GELIAS" w:date="2026-04-12T09:14:00Z"/>
        </w:rPr>
      </w:pPr>
      <w:del w:id="1340" w:author="GELIAS" w:date="2026-04-11T17:08:00Z">
        <w:r w:rsidDel="00F22E3D">
          <w:delText xml:space="preserve">(c) </w:delText>
        </w:r>
      </w:del>
      <w:r>
        <w:t>The Contractor shall maintain a waste management plan and shall not dispose of any waste, chemicals or hazardous materials on the Site or at any location other than a licensed and approved disposal facility.</w:t>
      </w:r>
    </w:p>
    <w:p w14:paraId="26F572A3" w14:textId="77777777" w:rsidR="005D7640" w:rsidRDefault="005D7640">
      <w:pPr>
        <w:pStyle w:val="ListParagraph"/>
        <w:numPr>
          <w:ilvl w:val="1"/>
          <w:numId w:val="41"/>
        </w:numPr>
        <w:spacing w:after="200" w:line="276" w:lineRule="auto"/>
        <w:ind w:left="1134" w:hanging="567"/>
        <w:jc w:val="both"/>
        <w:rPr>
          <w:ins w:id="1341" w:author="GELIAS" w:date="2026-04-12T09:14:00Z"/>
        </w:rPr>
        <w:pPrChange w:id="1342" w:author="GELIAS" w:date="2026-04-12T09:14:00Z">
          <w:pPr>
            <w:spacing w:after="200" w:line="276" w:lineRule="auto"/>
            <w:ind w:left="720"/>
            <w:jc w:val="both"/>
          </w:pPr>
        </w:pPrChange>
      </w:pPr>
    </w:p>
    <w:p w14:paraId="24B63E92" w14:textId="77777777" w:rsidR="005D7640" w:rsidRDefault="00D74028" w:rsidP="005D7640">
      <w:pPr>
        <w:pStyle w:val="ListParagraph"/>
        <w:numPr>
          <w:ilvl w:val="1"/>
          <w:numId w:val="41"/>
        </w:numPr>
        <w:spacing w:after="200" w:line="276" w:lineRule="auto"/>
        <w:ind w:left="1134" w:hanging="567"/>
        <w:jc w:val="both"/>
        <w:rPr>
          <w:ins w:id="1343" w:author="GELIAS" w:date="2026-04-12T09:14:00Z"/>
        </w:rPr>
      </w:pPr>
      <w:del w:id="1344" w:author="GELIAS" w:date="2026-04-11T17:08:00Z">
        <w:r w:rsidDel="00F22E3D">
          <w:lastRenderedPageBreak/>
          <w:delText xml:space="preserve">(d) </w:delText>
        </w:r>
      </w:del>
      <w:r>
        <w:t xml:space="preserve">This Section 3.13 shall not apply to pre-existing contamination present at the Site prior to the Contractor’s </w:t>
      </w:r>
      <w:proofErr w:type="spellStart"/>
      <w:r>
        <w:t>mobilisation</w:t>
      </w:r>
      <w:proofErr w:type="spellEnd"/>
      <w:r>
        <w:t>, responsibility for which remains with the Owner pursuant to Section 16.2(c).</w:t>
      </w:r>
    </w:p>
    <w:p w14:paraId="452A83BF" w14:textId="5E8C806B" w:rsidR="005D7640" w:rsidRDefault="005D7640">
      <w:pPr>
        <w:pStyle w:val="ListParagraph"/>
        <w:numPr>
          <w:ilvl w:val="1"/>
          <w:numId w:val="41"/>
        </w:numPr>
        <w:spacing w:after="200" w:line="276" w:lineRule="auto"/>
        <w:ind w:left="1134" w:hanging="567"/>
        <w:jc w:val="both"/>
        <w:rPr>
          <w:ins w:id="1345" w:author="GELIAS" w:date="2026-04-12T22:37:00Z"/>
        </w:rPr>
      </w:pPr>
      <w:ins w:id="1346" w:author="GELIAS" w:date="2026-04-12T09:14:00Z">
        <w:r>
          <w:t>The Contractor shall take all necessary steps to p</w:t>
        </w:r>
      </w:ins>
      <w:ins w:id="1347" w:author="GELIAS" w:date="2026-04-12T09:13:00Z">
        <w:r>
          <w:t>rotect the environment (both on and off the Site); comply with the environmental impact statement for the Works; and limit damage and nuisance to people and property resulting from pollution, noise and other results of the Contractor’s operations and/ or activities.</w:t>
        </w:r>
      </w:ins>
    </w:p>
    <w:p w14:paraId="05E94875" w14:textId="77777777" w:rsidR="002B7D23" w:rsidRDefault="002B7D23">
      <w:pPr>
        <w:pStyle w:val="ListParagraph"/>
        <w:spacing w:after="200" w:line="276" w:lineRule="auto"/>
        <w:ind w:left="1134"/>
        <w:jc w:val="both"/>
        <w:rPr>
          <w:ins w:id="1348" w:author="GELIAS" w:date="2026-04-12T04:36:00Z"/>
        </w:rPr>
        <w:pPrChange w:id="1349" w:author="GELIAS" w:date="2026-04-12T22:37:00Z">
          <w:pPr>
            <w:pStyle w:val="ListParagraph"/>
            <w:numPr>
              <w:ilvl w:val="1"/>
              <w:numId w:val="41"/>
            </w:numPr>
            <w:spacing w:after="200" w:line="276" w:lineRule="auto"/>
            <w:ind w:left="1134" w:hanging="425"/>
            <w:jc w:val="both"/>
          </w:pPr>
        </w:pPrChange>
      </w:pPr>
    </w:p>
    <w:p w14:paraId="1A6BEDBF" w14:textId="77777777" w:rsidR="005D7640" w:rsidRPr="005D7640" w:rsidRDefault="005D7640" w:rsidP="005D7640">
      <w:pPr>
        <w:pStyle w:val="ListParagraph"/>
        <w:numPr>
          <w:ilvl w:val="1"/>
          <w:numId w:val="144"/>
        </w:numPr>
        <w:spacing w:after="200" w:line="276" w:lineRule="auto"/>
        <w:ind w:left="567" w:hanging="567"/>
        <w:jc w:val="both"/>
        <w:rPr>
          <w:ins w:id="1350" w:author="GELIAS" w:date="2026-04-12T09:17:00Z"/>
          <w:b/>
          <w:bCs/>
          <w:rPrChange w:id="1351" w:author="GELIAS" w:date="2026-04-12T09:17:00Z">
            <w:rPr>
              <w:ins w:id="1352" w:author="GELIAS" w:date="2026-04-12T09:17:00Z"/>
            </w:rPr>
          </w:rPrChange>
        </w:rPr>
      </w:pPr>
      <w:ins w:id="1353" w:author="GELIAS" w:date="2026-04-12T09:16:00Z">
        <w:r w:rsidRPr="005D7640">
          <w:rPr>
            <w:b/>
            <w:bCs/>
            <w:rPrChange w:id="1354" w:author="GELIAS" w:date="2026-04-12T09:17:00Z">
              <w:rPr/>
            </w:rPrChange>
          </w:rPr>
          <w:t xml:space="preserve">Errors in Owner’s </w:t>
        </w:r>
      </w:ins>
      <w:ins w:id="1355" w:author="GELIAS" w:date="2026-04-12T09:17:00Z">
        <w:r w:rsidRPr="005D7640">
          <w:rPr>
            <w:b/>
            <w:bCs/>
            <w:rPrChange w:id="1356" w:author="GELIAS" w:date="2026-04-12T09:17:00Z">
              <w:rPr/>
            </w:rPrChange>
          </w:rPr>
          <w:t xml:space="preserve">Requirements </w:t>
        </w:r>
      </w:ins>
    </w:p>
    <w:p w14:paraId="64DD5BBF" w14:textId="77777777" w:rsidR="005D7640" w:rsidRDefault="00B63E13" w:rsidP="005D7640">
      <w:pPr>
        <w:pStyle w:val="ListParagraph"/>
        <w:numPr>
          <w:ilvl w:val="0"/>
          <w:numId w:val="148"/>
        </w:numPr>
        <w:spacing w:after="200" w:line="276" w:lineRule="auto"/>
        <w:ind w:left="1134" w:hanging="567"/>
        <w:jc w:val="both"/>
        <w:rPr>
          <w:ins w:id="1357" w:author="GELIAS" w:date="2026-04-12T09:17:00Z"/>
        </w:rPr>
      </w:pPr>
      <w:ins w:id="1358" w:author="GELIAS" w:date="2026-04-12T04:37:00Z">
        <w:r>
          <w:t xml:space="preserve">If the Contractor finds an error, fault or defect in the Owner’s Requirements as a result of </w:t>
        </w:r>
        <w:proofErr w:type="spellStart"/>
        <w:r>
          <w:t>scrutinising</w:t>
        </w:r>
        <w:proofErr w:type="spellEnd"/>
        <w:r>
          <w:t xml:space="preserve"> them under S</w:t>
        </w:r>
      </w:ins>
      <w:ins w:id="1359" w:author="GELIAS" w:date="2026-04-12T04:55:00Z">
        <w:r w:rsidR="0096327B">
          <w:t>ection</w:t>
        </w:r>
      </w:ins>
      <w:ins w:id="1360" w:author="GELIAS" w:date="2026-04-12T04:37:00Z">
        <w:r>
          <w:t xml:space="preserve"> </w:t>
        </w:r>
      </w:ins>
      <w:ins w:id="1361" w:author="GELIAS" w:date="2026-04-12T04:38:00Z">
        <w:r>
          <w:t>3.3</w:t>
        </w:r>
      </w:ins>
      <w:ins w:id="1362" w:author="GELIAS" w:date="2026-04-12T09:17:00Z">
        <w:r w:rsidR="005D7640">
          <w:t>(b)</w:t>
        </w:r>
      </w:ins>
      <w:ins w:id="1363" w:author="GELIAS" w:date="2026-04-12T04:37:00Z">
        <w:r>
          <w:t xml:space="preserve">, the Contractor shall give a Notice to the </w:t>
        </w:r>
      </w:ins>
      <w:ins w:id="1364" w:author="GELIAS" w:date="2026-04-12T04:41:00Z">
        <w:r>
          <w:t xml:space="preserve">Owner’s Representative </w:t>
        </w:r>
      </w:ins>
      <w:ins w:id="1365" w:author="GELIAS" w:date="2026-04-12T04:37:00Z">
        <w:r>
          <w:t xml:space="preserve">within </w:t>
        </w:r>
      </w:ins>
      <w:proofErr w:type="gramStart"/>
      <w:ins w:id="1366" w:author="GELIAS" w:date="2026-04-12T04:38:00Z">
        <w:r>
          <w:t>t</w:t>
        </w:r>
      </w:ins>
      <w:ins w:id="1367" w:author="GELIAS" w:date="2026-04-12T04:39:00Z">
        <w:r>
          <w:t>wo(</w:t>
        </w:r>
        <w:proofErr w:type="gramEnd"/>
        <w:r>
          <w:t xml:space="preserve">2) </w:t>
        </w:r>
      </w:ins>
      <w:ins w:id="1368" w:author="GELIAS" w:date="2026-04-12T04:40:00Z">
        <w:r>
          <w:t xml:space="preserve">days </w:t>
        </w:r>
      </w:ins>
      <w:ins w:id="1369" w:author="GELIAS" w:date="2026-04-12T04:37:00Z">
        <w:r>
          <w:t xml:space="preserve">from the </w:t>
        </w:r>
      </w:ins>
      <w:ins w:id="1370" w:author="GELIAS" w:date="2026-04-12T04:40:00Z">
        <w:r>
          <w:t>Effective Date</w:t>
        </w:r>
      </w:ins>
      <w:ins w:id="1371" w:author="GELIAS" w:date="2026-04-12T04:37:00Z">
        <w:r>
          <w:t xml:space="preserve">. </w:t>
        </w:r>
      </w:ins>
    </w:p>
    <w:p w14:paraId="47F3DE46" w14:textId="77777777" w:rsidR="005D7640" w:rsidRDefault="00B63E13" w:rsidP="005D7640">
      <w:pPr>
        <w:pStyle w:val="ListParagraph"/>
        <w:numPr>
          <w:ilvl w:val="0"/>
          <w:numId w:val="148"/>
        </w:numPr>
        <w:spacing w:after="200" w:line="276" w:lineRule="auto"/>
        <w:ind w:left="1134" w:hanging="567"/>
        <w:jc w:val="both"/>
        <w:rPr>
          <w:ins w:id="1372" w:author="GELIAS" w:date="2026-04-12T09:32:00Z"/>
        </w:rPr>
      </w:pPr>
      <w:ins w:id="1373" w:author="GELIAS" w:date="2026-04-12T04:37:00Z">
        <w:r>
          <w:t xml:space="preserve">If, after expiry of this period, the Contractor finds an error, fault or defect in the </w:t>
        </w:r>
      </w:ins>
      <w:ins w:id="1374" w:author="GELIAS" w:date="2026-04-12T04:41:00Z">
        <w:r>
          <w:t>Owner</w:t>
        </w:r>
      </w:ins>
      <w:ins w:id="1375" w:author="GELIAS" w:date="2026-04-12T04:37:00Z">
        <w:r>
          <w:t xml:space="preserve">’s Requirements, the Contractor shall also give a Notice to the </w:t>
        </w:r>
      </w:ins>
      <w:ins w:id="1376" w:author="GELIAS" w:date="2026-04-12T04:41:00Z">
        <w:r>
          <w:t>Owner’s Representative</w:t>
        </w:r>
      </w:ins>
      <w:ins w:id="1377" w:author="GELIAS" w:date="2026-04-12T04:37:00Z">
        <w:r>
          <w:t xml:space="preserve"> describing the error, fault or defect. The </w:t>
        </w:r>
      </w:ins>
      <w:ins w:id="1378" w:author="GELIAS" w:date="2026-04-12T04:43:00Z">
        <w:r>
          <w:t>Owner’s Representative</w:t>
        </w:r>
      </w:ins>
      <w:ins w:id="1379" w:author="GELIAS" w:date="2026-04-12T04:37:00Z">
        <w:r>
          <w:t xml:space="preserve"> shall proceed </w:t>
        </w:r>
      </w:ins>
      <w:ins w:id="1380" w:author="GELIAS" w:date="2026-04-12T09:18:00Z">
        <w:r w:rsidR="005D7640">
          <w:t xml:space="preserve">to make an agreement or determination in accordance with </w:t>
        </w:r>
      </w:ins>
      <w:ins w:id="1381" w:author="GELIAS" w:date="2026-04-12T04:37:00Z">
        <w:r>
          <w:t>S</w:t>
        </w:r>
      </w:ins>
      <w:ins w:id="1382" w:author="GELIAS" w:date="2026-04-12T04:55:00Z">
        <w:r w:rsidR="0096327B">
          <w:t>ection</w:t>
        </w:r>
      </w:ins>
      <w:ins w:id="1383" w:author="GELIAS" w:date="2026-04-12T04:37:00Z">
        <w:r>
          <w:t xml:space="preserve"> </w:t>
        </w:r>
      </w:ins>
      <w:ins w:id="1384" w:author="GELIAS" w:date="2026-04-12T04:42:00Z">
        <w:r>
          <w:t>4.14</w:t>
        </w:r>
      </w:ins>
      <w:ins w:id="1385" w:author="GELIAS" w:date="2026-04-12T09:19:00Z">
        <w:r w:rsidR="005D7640">
          <w:t xml:space="preserve"> as to</w:t>
        </w:r>
      </w:ins>
    </w:p>
    <w:p w14:paraId="00A2D356" w14:textId="77777777" w:rsidR="00720AB8" w:rsidRDefault="00720AB8" w:rsidP="00720AB8">
      <w:pPr>
        <w:pStyle w:val="ListParagraph"/>
        <w:numPr>
          <w:ilvl w:val="2"/>
          <w:numId w:val="39"/>
        </w:numPr>
        <w:spacing w:after="200" w:line="276" w:lineRule="auto"/>
        <w:ind w:left="1701" w:hanging="567"/>
        <w:jc w:val="both"/>
        <w:rPr>
          <w:ins w:id="1386" w:author="GELIAS" w:date="2026-04-12T09:32:00Z"/>
        </w:rPr>
      </w:pPr>
      <w:ins w:id="1387" w:author="GELIAS" w:date="2026-04-12T09:32:00Z">
        <w:r>
          <w:t>whether or not there is an error, fault or defect in the Owner’s Requirements;</w:t>
        </w:r>
      </w:ins>
    </w:p>
    <w:p w14:paraId="01922B37" w14:textId="77777777" w:rsidR="00720AB8" w:rsidRDefault="00720AB8" w:rsidP="00720AB8">
      <w:pPr>
        <w:pStyle w:val="ListParagraph"/>
        <w:numPr>
          <w:ilvl w:val="2"/>
          <w:numId w:val="39"/>
        </w:numPr>
        <w:spacing w:after="200" w:line="276" w:lineRule="auto"/>
        <w:ind w:left="1701" w:hanging="567"/>
        <w:jc w:val="both"/>
        <w:rPr>
          <w:ins w:id="1388" w:author="GELIAS" w:date="2026-04-12T09:32:00Z"/>
        </w:rPr>
      </w:pPr>
      <w:ins w:id="1389" w:author="GELIAS" w:date="2026-04-12T09:32:00Z">
        <w:r>
          <w:t xml:space="preserve">whether or not (taking account of cost and time) an experienced contractor exercising due care would have discovered the error, fault or other defect: </w:t>
        </w:r>
      </w:ins>
    </w:p>
    <w:p w14:paraId="5F908D75" w14:textId="77777777" w:rsidR="00720AB8" w:rsidRDefault="00720AB8" w:rsidP="00720AB8">
      <w:pPr>
        <w:pStyle w:val="ListParagraph"/>
        <w:numPr>
          <w:ilvl w:val="0"/>
          <w:numId w:val="149"/>
        </w:numPr>
        <w:spacing w:after="200" w:line="276" w:lineRule="auto"/>
        <w:ind w:left="2268" w:hanging="567"/>
        <w:jc w:val="both"/>
        <w:rPr>
          <w:ins w:id="1390" w:author="GELIAS" w:date="2026-04-12T09:32:00Z"/>
        </w:rPr>
      </w:pPr>
      <w:ins w:id="1391" w:author="GELIAS" w:date="2026-04-12T09:32:00Z">
        <w:r>
          <w:t xml:space="preserve">when examining the Site and the Owner’s Requirements before submitting a bid; or </w:t>
        </w:r>
      </w:ins>
    </w:p>
    <w:p w14:paraId="478FBAD9" w14:textId="77777777" w:rsidR="00720AB8" w:rsidRDefault="00720AB8" w:rsidP="00720AB8">
      <w:pPr>
        <w:pStyle w:val="ListParagraph"/>
        <w:numPr>
          <w:ilvl w:val="0"/>
          <w:numId w:val="149"/>
        </w:numPr>
        <w:spacing w:after="200" w:line="276" w:lineRule="auto"/>
        <w:ind w:left="2268" w:hanging="567"/>
        <w:jc w:val="both"/>
        <w:rPr>
          <w:ins w:id="1392" w:author="GELIAS" w:date="2026-04-12T09:32:00Z"/>
        </w:rPr>
      </w:pPr>
      <w:ins w:id="1393" w:author="GELIAS" w:date="2026-04-12T09:32:00Z">
        <w:r>
          <w:t xml:space="preserve">if the Contractor’s Notice is given after the expiry of the period stated in the first paragraph of this Section, when </w:t>
        </w:r>
        <w:proofErr w:type="spellStart"/>
        <w:r>
          <w:t>scrutinising</w:t>
        </w:r>
        <w:proofErr w:type="spellEnd"/>
        <w:r>
          <w:t xml:space="preserve"> the Owner’s Requirements under Section 3.3; and</w:t>
        </w:r>
      </w:ins>
    </w:p>
    <w:p w14:paraId="6FFFF34A" w14:textId="542C94D7" w:rsidR="00720AB8" w:rsidRDefault="00720AB8" w:rsidP="00720AB8">
      <w:pPr>
        <w:pStyle w:val="ListParagraph"/>
        <w:numPr>
          <w:ilvl w:val="2"/>
          <w:numId w:val="39"/>
        </w:numPr>
        <w:spacing w:after="200" w:line="276" w:lineRule="auto"/>
        <w:ind w:left="1701" w:hanging="567"/>
        <w:jc w:val="both"/>
        <w:rPr>
          <w:ins w:id="1394" w:author="GELIAS" w:date="2026-04-12T09:32:00Z"/>
        </w:rPr>
      </w:pPr>
      <w:ins w:id="1395" w:author="GELIAS" w:date="2026-04-12T09:32:00Z">
        <w:r>
          <w:t>what measures (if any) the Contractor is required to take to rectify the error, fault or defect</w:t>
        </w:r>
      </w:ins>
      <w:ins w:id="1396" w:author="GELIAS" w:date="2026-04-12T18:19:00Z">
        <w:r w:rsidR="00983004">
          <w:t>.</w:t>
        </w:r>
      </w:ins>
      <w:ins w:id="1397" w:author="GELIAS" w:date="2026-04-12T09:32:00Z">
        <w:r>
          <w:t xml:space="preserve"> </w:t>
        </w:r>
      </w:ins>
    </w:p>
    <w:p w14:paraId="63508AC8" w14:textId="78D01886" w:rsidR="00B63E13" w:rsidRDefault="00B63E13">
      <w:pPr>
        <w:pStyle w:val="ListParagraph"/>
        <w:numPr>
          <w:ilvl w:val="0"/>
          <w:numId w:val="148"/>
        </w:numPr>
        <w:spacing w:after="200" w:line="276" w:lineRule="auto"/>
        <w:ind w:left="1134" w:hanging="567"/>
        <w:jc w:val="both"/>
        <w:rPr>
          <w:ins w:id="1398" w:author="GELIAS" w:date="2026-04-12T09:26:00Z"/>
        </w:rPr>
        <w:pPrChange w:id="1399" w:author="GELIAS" w:date="2026-04-12T09:32:00Z">
          <w:pPr>
            <w:pStyle w:val="ListParagraph"/>
            <w:numPr>
              <w:ilvl w:val="2"/>
              <w:numId w:val="144"/>
            </w:numPr>
            <w:spacing w:after="200" w:line="276" w:lineRule="auto"/>
            <w:ind w:left="1440" w:hanging="873"/>
            <w:jc w:val="both"/>
          </w:pPr>
        </w:pPrChange>
      </w:pPr>
      <w:ins w:id="1400" w:author="GELIAS" w:date="2026-04-12T04:37:00Z">
        <w:r>
          <w:t xml:space="preserve">If, under </w:t>
        </w:r>
      </w:ins>
      <w:ins w:id="1401" w:author="GELIAS" w:date="2026-04-12T04:54:00Z">
        <w:r w:rsidR="0096327B">
          <w:t>S</w:t>
        </w:r>
      </w:ins>
      <w:ins w:id="1402" w:author="GELIAS" w:date="2026-04-12T04:55:00Z">
        <w:r w:rsidR="0096327B">
          <w:t>ection</w:t>
        </w:r>
      </w:ins>
      <w:ins w:id="1403" w:author="GELIAS" w:date="2026-04-12T04:37:00Z">
        <w:r>
          <w:t xml:space="preserve"> </w:t>
        </w:r>
      </w:ins>
      <w:ins w:id="1404" w:author="GELIAS" w:date="2026-04-12T04:48:00Z">
        <w:r>
          <w:t>3.</w:t>
        </w:r>
      </w:ins>
      <w:ins w:id="1405" w:author="GELIAS" w:date="2026-04-12T09:23:00Z">
        <w:r w:rsidR="00720AB8">
          <w:t>14(b)(ii)</w:t>
        </w:r>
      </w:ins>
      <w:ins w:id="1406" w:author="GELIAS" w:date="2026-04-12T04:37:00Z">
        <w:r>
          <w:t xml:space="preserve"> above, an experienced contractor would not have discovered the error, fault or other defect</w:t>
        </w:r>
      </w:ins>
      <w:ins w:id="1407" w:author="GELIAS" w:date="2026-04-12T04:48:00Z">
        <w:r>
          <w:t xml:space="preserve"> then such defect or error shall be t</w:t>
        </w:r>
      </w:ins>
      <w:ins w:id="1408" w:author="GELIAS" w:date="2026-04-12T04:49:00Z">
        <w:r>
          <w:t xml:space="preserve">reated as a Change order in accordance with </w:t>
        </w:r>
      </w:ins>
      <w:ins w:id="1409" w:author="GELIAS" w:date="2026-04-12T04:55:00Z">
        <w:r w:rsidR="0096327B">
          <w:t>S</w:t>
        </w:r>
      </w:ins>
      <w:ins w:id="1410" w:author="GELIAS" w:date="2026-04-12T04:56:00Z">
        <w:r w:rsidR="0096327B">
          <w:t>ection</w:t>
        </w:r>
      </w:ins>
      <w:ins w:id="1411" w:author="GELIAS" w:date="2026-04-12T04:49:00Z">
        <w:r>
          <w:t xml:space="preserve"> </w:t>
        </w:r>
      </w:ins>
      <w:ins w:id="1412" w:author="GELIAS" w:date="2026-04-12T04:51:00Z">
        <w:r>
          <w:t>6.1</w:t>
        </w:r>
      </w:ins>
      <w:ins w:id="1413" w:author="GELIAS" w:date="2026-04-12T04:37:00Z">
        <w:r>
          <w:t xml:space="preserve"> </w:t>
        </w:r>
      </w:ins>
      <w:ins w:id="1414" w:author="GELIAS" w:date="2026-04-12T04:53:00Z">
        <w:r>
          <w:t>where the</w:t>
        </w:r>
      </w:ins>
      <w:ins w:id="1415" w:author="GELIAS" w:date="2026-04-12T04:37:00Z">
        <w:r>
          <w:t xml:space="preserve"> Contractor is required to take </w:t>
        </w:r>
      </w:ins>
      <w:ins w:id="1416" w:author="GELIAS" w:date="2026-04-12T04:53:00Z">
        <w:r>
          <w:t xml:space="preserve">any measures </w:t>
        </w:r>
      </w:ins>
      <w:ins w:id="1417" w:author="GELIAS" w:date="2026-04-12T04:37:00Z">
        <w:r>
          <w:t xml:space="preserve">(if any); and if the Contractor suffers delay and/or incurs Cost as a result of the error, fault or defect, the Contractor shall be entitled to EOT and/or payment of such Cost </w:t>
        </w:r>
      </w:ins>
      <w:ins w:id="1418" w:author="GELIAS" w:date="2026-04-12T04:54:00Z">
        <w:r w:rsidR="0096327B">
          <w:t xml:space="preserve">in accordance with </w:t>
        </w:r>
      </w:ins>
      <w:ins w:id="1419" w:author="GELIAS" w:date="2026-04-12T04:56:00Z">
        <w:r w:rsidR="0096327B">
          <w:t xml:space="preserve">Section </w:t>
        </w:r>
      </w:ins>
      <w:ins w:id="1420" w:author="GELIAS" w:date="2026-04-12T04:54:00Z">
        <w:r w:rsidR="0096327B">
          <w:t xml:space="preserve">20. </w:t>
        </w:r>
      </w:ins>
    </w:p>
    <w:p w14:paraId="74ABAF6F" w14:textId="1ED6E108" w:rsidR="00720AB8" w:rsidRPr="00720AB8" w:rsidRDefault="00720AB8">
      <w:pPr>
        <w:pStyle w:val="ListParagraph"/>
        <w:numPr>
          <w:ilvl w:val="1"/>
          <w:numId w:val="144"/>
        </w:numPr>
        <w:spacing w:after="200" w:line="276" w:lineRule="auto"/>
        <w:ind w:left="567" w:hanging="567"/>
        <w:jc w:val="both"/>
        <w:rPr>
          <w:ins w:id="1421" w:author="GELIAS" w:date="2026-04-12T09:26:00Z"/>
          <w:b/>
          <w:bCs/>
          <w:rPrChange w:id="1422" w:author="GELIAS" w:date="2026-04-12T09:26:00Z">
            <w:rPr>
              <w:ins w:id="1423" w:author="GELIAS" w:date="2026-04-12T09:26:00Z"/>
            </w:rPr>
          </w:rPrChange>
        </w:rPr>
        <w:pPrChange w:id="1424" w:author="GELIAS" w:date="2026-04-12T09:26:00Z">
          <w:pPr>
            <w:spacing w:after="200" w:line="276" w:lineRule="auto"/>
            <w:jc w:val="both"/>
          </w:pPr>
        </w:pPrChange>
      </w:pPr>
      <w:ins w:id="1425" w:author="GELIAS" w:date="2026-04-12T09:26:00Z">
        <w:r w:rsidRPr="00720AB8">
          <w:rPr>
            <w:b/>
            <w:bCs/>
          </w:rPr>
          <w:t xml:space="preserve">Facilities </w:t>
        </w:r>
        <w:proofErr w:type="gramStart"/>
        <w:r w:rsidRPr="00720AB8">
          <w:rPr>
            <w:b/>
            <w:bCs/>
          </w:rPr>
          <w:t>For</w:t>
        </w:r>
        <w:proofErr w:type="gramEnd"/>
        <w:r w:rsidRPr="00720AB8">
          <w:rPr>
            <w:b/>
            <w:bCs/>
          </w:rPr>
          <w:t xml:space="preserve"> Staff And </w:t>
        </w:r>
        <w:proofErr w:type="spellStart"/>
        <w:r w:rsidRPr="00720AB8">
          <w:rPr>
            <w:b/>
            <w:bCs/>
          </w:rPr>
          <w:t>Labour</w:t>
        </w:r>
        <w:proofErr w:type="spellEnd"/>
        <w:r w:rsidRPr="00720AB8">
          <w:rPr>
            <w:b/>
            <w:bCs/>
          </w:rPr>
          <w:t xml:space="preserve"> </w:t>
        </w:r>
      </w:ins>
    </w:p>
    <w:p w14:paraId="7D369A5B" w14:textId="77777777" w:rsidR="00720AB8" w:rsidRDefault="00720AB8" w:rsidP="00720AB8">
      <w:pPr>
        <w:pStyle w:val="ListParagraph"/>
        <w:numPr>
          <w:ilvl w:val="0"/>
          <w:numId w:val="150"/>
        </w:numPr>
        <w:spacing w:after="200" w:line="276" w:lineRule="auto"/>
        <w:ind w:left="1134" w:hanging="567"/>
        <w:jc w:val="both"/>
        <w:rPr>
          <w:ins w:id="1426" w:author="GELIAS" w:date="2026-04-12T09:27:00Z"/>
        </w:rPr>
      </w:pPr>
      <w:ins w:id="1427" w:author="GELIAS" w:date="2026-04-12T09:26:00Z">
        <w:r>
          <w:lastRenderedPageBreak/>
          <w:t>T</w:t>
        </w:r>
        <w:r w:rsidRPr="004E42F1">
          <w:t>he Contractor shall provide and maintain all necessary accommodation, facilities and services for its personnel, including but not limited to housing, catering, water supply, sanitation, medical services, transportation and welfare facilities, as may be required for the proper execution of the Works.</w:t>
        </w:r>
      </w:ins>
    </w:p>
    <w:p w14:paraId="68CA8D49" w14:textId="77777777" w:rsidR="00720AB8" w:rsidRDefault="00720AB8" w:rsidP="00720AB8">
      <w:pPr>
        <w:pStyle w:val="ListParagraph"/>
        <w:numPr>
          <w:ilvl w:val="0"/>
          <w:numId w:val="150"/>
        </w:numPr>
        <w:spacing w:after="200" w:line="276" w:lineRule="auto"/>
        <w:ind w:left="1134" w:hanging="567"/>
        <w:jc w:val="both"/>
        <w:rPr>
          <w:ins w:id="1428" w:author="GELIAS" w:date="2026-04-12T09:27:00Z"/>
        </w:rPr>
      </w:pPr>
      <w:ins w:id="1429" w:author="GELIAS" w:date="2026-04-12T09:26:00Z">
        <w:r w:rsidRPr="004E42F1">
          <w:t xml:space="preserve">The Contractor shall ensure that such facilities comply with all </w:t>
        </w:r>
      </w:ins>
      <w:ins w:id="1430" w:author="GELIAS" w:date="2026-04-12T09:27:00Z">
        <w:r>
          <w:t>A</w:t>
        </w:r>
      </w:ins>
      <w:ins w:id="1431" w:author="GELIAS" w:date="2026-04-12T09:26:00Z">
        <w:r w:rsidRPr="004E42F1">
          <w:t xml:space="preserve">pplicable </w:t>
        </w:r>
      </w:ins>
      <w:ins w:id="1432" w:author="GELIAS" w:date="2026-04-12T09:27:00Z">
        <w:r>
          <w:t>L</w:t>
        </w:r>
      </w:ins>
      <w:ins w:id="1433" w:author="GELIAS" w:date="2026-04-12T09:26:00Z">
        <w:r w:rsidRPr="004E42F1">
          <w:t>aws, regulations, health, safety and environmental requirements, and good industry practice, and are maintained in a safe, secure, hygienic and orderly condition at all times.</w:t>
        </w:r>
      </w:ins>
    </w:p>
    <w:p w14:paraId="54DAD240" w14:textId="77777777" w:rsidR="00720AB8" w:rsidRDefault="00720AB8" w:rsidP="00720AB8">
      <w:pPr>
        <w:pStyle w:val="ListParagraph"/>
        <w:numPr>
          <w:ilvl w:val="0"/>
          <w:numId w:val="150"/>
        </w:numPr>
        <w:spacing w:after="200" w:line="276" w:lineRule="auto"/>
        <w:ind w:left="1134" w:hanging="567"/>
        <w:jc w:val="both"/>
        <w:rPr>
          <w:ins w:id="1434" w:author="GELIAS" w:date="2026-04-12T09:27:00Z"/>
        </w:rPr>
      </w:pPr>
      <w:ins w:id="1435" w:author="GELIAS" w:date="2026-04-12T09:26:00Z">
        <w:r w:rsidRPr="004E42F1">
          <w:t>The Contractor shall be responsible for implementing appropriate security and access control measures in relation to such facilities.</w:t>
        </w:r>
      </w:ins>
    </w:p>
    <w:p w14:paraId="46DC9E16" w14:textId="33621560" w:rsidR="00720AB8" w:rsidRDefault="00720AB8" w:rsidP="00720AB8">
      <w:pPr>
        <w:pStyle w:val="ListParagraph"/>
        <w:numPr>
          <w:ilvl w:val="0"/>
          <w:numId w:val="150"/>
        </w:numPr>
        <w:spacing w:after="200" w:line="276" w:lineRule="auto"/>
        <w:ind w:left="1134" w:hanging="567"/>
        <w:jc w:val="both"/>
        <w:rPr>
          <w:ins w:id="1436" w:author="GELIAS" w:date="2026-04-12T09:33:00Z"/>
        </w:rPr>
      </w:pPr>
      <w:ins w:id="1437" w:author="GELIAS" w:date="2026-04-12T09:26:00Z">
        <w:r w:rsidRPr="004E42F1">
          <w:t>The Contractor shall, upon completion of the Works, remove such facilities and reinstate the Site to its original condition, to the extent required under this Agreement.</w:t>
        </w:r>
      </w:ins>
    </w:p>
    <w:p w14:paraId="7C8B0D65" w14:textId="2B37AB4D" w:rsidR="00720AB8" w:rsidRPr="00350BB8" w:rsidRDefault="00720AB8">
      <w:pPr>
        <w:pStyle w:val="ListParagraph"/>
        <w:numPr>
          <w:ilvl w:val="1"/>
          <w:numId w:val="144"/>
        </w:numPr>
        <w:spacing w:after="200" w:line="276" w:lineRule="auto"/>
        <w:ind w:left="567" w:hanging="567"/>
        <w:jc w:val="both"/>
        <w:rPr>
          <w:ins w:id="1438" w:author="GELIAS" w:date="2026-04-12T09:29:00Z"/>
        </w:rPr>
        <w:pPrChange w:id="1439" w:author="GELIAS" w:date="2026-04-12T09:33:00Z">
          <w:pPr>
            <w:spacing w:before="300" w:after="180"/>
            <w:outlineLvl w:val="1"/>
          </w:pPr>
        </w:pPrChange>
      </w:pPr>
      <w:bookmarkStart w:id="1440" w:name="_Toc225270861"/>
      <w:commentRangeStart w:id="1441"/>
      <w:ins w:id="1442" w:author="GELIAS" w:date="2026-04-12T09:29:00Z">
        <w:r w:rsidRPr="00350BB8">
          <w:rPr>
            <w:rFonts w:eastAsia="Times New Roman"/>
            <w:b/>
            <w:bCs/>
            <w:rPrChange w:id="1443" w:author="GELIAS" w:date="2026-04-12T09:33:00Z">
              <w:rPr/>
            </w:rPrChange>
          </w:rPr>
          <w:t>Security of Site</w:t>
        </w:r>
        <w:bookmarkEnd w:id="1440"/>
      </w:ins>
    </w:p>
    <w:p w14:paraId="7D8DD79F" w14:textId="73CD4A82" w:rsidR="00720AB8" w:rsidRPr="00720AB8" w:rsidRDefault="00720AB8">
      <w:pPr>
        <w:spacing w:after="200" w:line="276" w:lineRule="auto"/>
        <w:ind w:left="567"/>
        <w:jc w:val="both"/>
        <w:rPr>
          <w:ins w:id="1444" w:author="GELIAS" w:date="2026-04-12T09:29:00Z"/>
          <w:rFonts w:eastAsia="Times New Roman"/>
        </w:rPr>
        <w:pPrChange w:id="1445" w:author="GELIAS" w:date="2026-04-12T09:33:00Z">
          <w:pPr>
            <w:spacing w:after="200" w:line="276" w:lineRule="auto"/>
            <w:ind w:left="720"/>
            <w:jc w:val="both"/>
          </w:pPr>
        </w:pPrChange>
      </w:pPr>
      <w:ins w:id="1446" w:author="GELIAS" w:date="2026-04-12T09:29:00Z">
        <w:r w:rsidRPr="00720AB8">
          <w:rPr>
            <w:rFonts w:eastAsia="Times New Roman"/>
          </w:rPr>
          <w:t xml:space="preserve">The </w:t>
        </w:r>
        <w:del w:id="1447" w:author="EVANS" w:date="2026-04-26T23:09:00Z">
          <w:r w:rsidRPr="00720AB8" w:rsidDel="00E55304">
            <w:rPr>
              <w:rFonts w:eastAsia="Times New Roman"/>
            </w:rPr>
            <w:delText>Contractor</w:delText>
          </w:r>
        </w:del>
      </w:ins>
      <w:ins w:id="1448" w:author="EVANS" w:date="2026-04-26T23:08:00Z">
        <w:r w:rsidR="00E55304">
          <w:rPr>
            <w:rFonts w:eastAsia="Times New Roman"/>
          </w:rPr>
          <w:t>Owner</w:t>
        </w:r>
      </w:ins>
      <w:ins w:id="1449" w:author="GELIAS" w:date="2026-04-12T09:29:00Z">
        <w:r w:rsidRPr="00720AB8">
          <w:rPr>
            <w:rFonts w:eastAsia="Times New Roman"/>
          </w:rPr>
          <w:t xml:space="preserve"> shall be responsible for</w:t>
        </w:r>
        <w:del w:id="1450" w:author="EVANS" w:date="2026-04-30T15:25:00Z">
          <w:r w:rsidRPr="00720AB8" w:rsidDel="002975FF">
            <w:rPr>
              <w:rFonts w:eastAsia="Times New Roman"/>
            </w:rPr>
            <w:delText xml:space="preserve"> the security of the Site, and</w:delText>
          </w:r>
        </w:del>
        <w:r w:rsidRPr="00720AB8">
          <w:rPr>
            <w:rFonts w:eastAsia="Times New Roman"/>
          </w:rPr>
          <w:t>:</w:t>
        </w:r>
      </w:ins>
    </w:p>
    <w:p w14:paraId="15A57959" w14:textId="77777777" w:rsidR="00350BB8" w:rsidRDefault="00720AB8" w:rsidP="00350BB8">
      <w:pPr>
        <w:numPr>
          <w:ilvl w:val="0"/>
          <w:numId w:val="151"/>
        </w:numPr>
        <w:spacing w:after="200" w:line="276" w:lineRule="auto"/>
        <w:ind w:hanging="573"/>
        <w:jc w:val="both"/>
        <w:rPr>
          <w:ins w:id="1451" w:author="GELIAS" w:date="2026-04-12T09:34:00Z"/>
          <w:rFonts w:eastAsia="Times New Roman"/>
        </w:rPr>
      </w:pPr>
      <w:ins w:id="1452" w:author="GELIAS" w:date="2026-04-12T09:29:00Z">
        <w:r w:rsidRPr="00720AB8">
          <w:rPr>
            <w:rFonts w:eastAsia="Times New Roman"/>
          </w:rPr>
          <w:t xml:space="preserve">for keeping </w:t>
        </w:r>
        <w:proofErr w:type="spellStart"/>
        <w:r w:rsidRPr="00720AB8">
          <w:rPr>
            <w:rFonts w:eastAsia="Times New Roman"/>
          </w:rPr>
          <w:t>unauthorised</w:t>
        </w:r>
        <w:proofErr w:type="spellEnd"/>
        <w:r w:rsidRPr="00720AB8">
          <w:rPr>
            <w:rFonts w:eastAsia="Times New Roman"/>
          </w:rPr>
          <w:t xml:space="preserve"> persons off the Site; and </w:t>
        </w:r>
      </w:ins>
    </w:p>
    <w:p w14:paraId="20C170BA" w14:textId="53CDB4FF" w:rsidR="00720AB8" w:rsidRDefault="00720AB8">
      <w:pPr>
        <w:numPr>
          <w:ilvl w:val="0"/>
          <w:numId w:val="151"/>
        </w:numPr>
        <w:spacing w:after="200" w:line="276" w:lineRule="auto"/>
        <w:ind w:hanging="573"/>
        <w:jc w:val="both"/>
        <w:rPr>
          <w:ins w:id="1453" w:author="GELIAS" w:date="2026-04-12T18:22:00Z"/>
          <w:rFonts w:eastAsia="Times New Roman"/>
        </w:rPr>
      </w:pPr>
      <w:proofErr w:type="spellStart"/>
      <w:ins w:id="1454" w:author="GELIAS" w:date="2026-04-12T09:29:00Z">
        <w:r w:rsidRPr="00350BB8">
          <w:rPr>
            <w:rFonts w:eastAsia="Times New Roman"/>
          </w:rPr>
          <w:t>authorised</w:t>
        </w:r>
        <w:proofErr w:type="spellEnd"/>
        <w:r w:rsidRPr="00350BB8">
          <w:rPr>
            <w:rFonts w:eastAsia="Times New Roman"/>
          </w:rPr>
          <w:t xml:space="preserve"> persons shall be limited to the Contractor’s Representative or Personnel, the Owner’s Personnel, and to any other personnel identified as </w:t>
        </w:r>
        <w:proofErr w:type="spellStart"/>
        <w:r w:rsidRPr="00350BB8">
          <w:rPr>
            <w:rFonts w:eastAsia="Times New Roman"/>
          </w:rPr>
          <w:t>authorised</w:t>
        </w:r>
        <w:proofErr w:type="spellEnd"/>
        <w:r w:rsidRPr="00350BB8">
          <w:rPr>
            <w:rFonts w:eastAsia="Times New Roman"/>
          </w:rPr>
          <w:t xml:space="preserve"> personnel (including the Owner’s other contractors on the Site), by a Notice from the Owner to the Contractor.</w:t>
        </w:r>
      </w:ins>
      <w:commentRangeEnd w:id="1441"/>
      <w:r w:rsidR="00480E55">
        <w:rPr>
          <w:rStyle w:val="CommentReference"/>
        </w:rPr>
        <w:commentReference w:id="1441"/>
      </w:r>
    </w:p>
    <w:p w14:paraId="66729D16" w14:textId="77777777" w:rsidR="00A6149D" w:rsidRPr="00350BB8" w:rsidRDefault="00A6149D">
      <w:pPr>
        <w:spacing w:after="200" w:line="276" w:lineRule="auto"/>
        <w:ind w:left="1140"/>
        <w:jc w:val="both"/>
        <w:rPr>
          <w:ins w:id="1455" w:author="GELIAS" w:date="2026-04-12T09:29:00Z"/>
          <w:rFonts w:eastAsia="Times New Roman"/>
        </w:rPr>
        <w:pPrChange w:id="1456" w:author="GELIAS" w:date="2026-04-12T18:22:00Z">
          <w:pPr>
            <w:numPr>
              <w:numId w:val="151"/>
            </w:numPr>
            <w:spacing w:after="200" w:line="276" w:lineRule="auto"/>
            <w:ind w:left="1140" w:hanging="360"/>
            <w:jc w:val="both"/>
          </w:pPr>
        </w:pPrChange>
      </w:pPr>
    </w:p>
    <w:p w14:paraId="380E472B" w14:textId="7370CB4E" w:rsidR="00720AB8" w:rsidRPr="00350BB8" w:rsidRDefault="00720AB8">
      <w:pPr>
        <w:pStyle w:val="ListParagraph"/>
        <w:numPr>
          <w:ilvl w:val="1"/>
          <w:numId w:val="144"/>
        </w:numPr>
        <w:ind w:left="567" w:hanging="567"/>
        <w:rPr>
          <w:ins w:id="1457" w:author="GELIAS" w:date="2026-04-12T09:29:00Z"/>
          <w:rFonts w:eastAsia="Times New Roman"/>
          <w:b/>
          <w:rPrChange w:id="1458" w:author="GELIAS" w:date="2026-04-12T09:34:00Z">
            <w:rPr>
              <w:ins w:id="1459" w:author="GELIAS" w:date="2026-04-12T09:29:00Z"/>
            </w:rPr>
          </w:rPrChange>
        </w:rPr>
        <w:pPrChange w:id="1460" w:author="GELIAS" w:date="2026-04-12T09:34:00Z">
          <w:pPr/>
        </w:pPrChange>
      </w:pPr>
      <w:ins w:id="1461" w:author="GELIAS" w:date="2026-04-12T09:29:00Z">
        <w:r w:rsidRPr="00350BB8">
          <w:rPr>
            <w:rFonts w:eastAsia="Times New Roman"/>
            <w:b/>
            <w:bCs/>
            <w:rPrChange w:id="1462" w:author="GELIAS" w:date="2026-04-12T09:34:00Z">
              <w:rPr/>
            </w:rPrChange>
          </w:rPr>
          <w:t xml:space="preserve"> Access Route </w:t>
        </w:r>
      </w:ins>
    </w:p>
    <w:p w14:paraId="16CD0DEC" w14:textId="77777777" w:rsidR="00720AB8" w:rsidRPr="00720AB8" w:rsidRDefault="00720AB8" w:rsidP="00720AB8">
      <w:pPr>
        <w:rPr>
          <w:ins w:id="1463" w:author="GELIAS" w:date="2026-04-12T09:29:00Z"/>
          <w:rFonts w:eastAsia="Times New Roman"/>
          <w:b/>
          <w:bCs/>
        </w:rPr>
      </w:pPr>
    </w:p>
    <w:p w14:paraId="405A81D7" w14:textId="77777777" w:rsidR="00350BB8" w:rsidRDefault="00720AB8" w:rsidP="00350BB8">
      <w:pPr>
        <w:pStyle w:val="ListParagraph"/>
        <w:numPr>
          <w:ilvl w:val="2"/>
          <w:numId w:val="35"/>
        </w:numPr>
        <w:ind w:left="1134" w:hanging="567"/>
        <w:jc w:val="both"/>
        <w:rPr>
          <w:ins w:id="1464" w:author="GELIAS" w:date="2026-04-12T09:35:00Z"/>
          <w:rFonts w:eastAsia="Times New Roman"/>
        </w:rPr>
      </w:pPr>
      <w:ins w:id="1465" w:author="GELIAS" w:date="2026-04-12T09:29:00Z">
        <w:r w:rsidRPr="00350BB8">
          <w:rPr>
            <w:rFonts w:eastAsia="Times New Roman"/>
            <w:rPrChange w:id="1466" w:author="GELIAS" w:date="2026-04-12T09:34:00Z">
              <w:rPr/>
            </w:rPrChange>
          </w:rPr>
          <w:t>The Contractor shall be deemed to have been satisfied, at the Effective Date as to the suitability and availability of the access routes to the Site. The Contractor shall take all necessary measures to prevent any road or bridge from being damaged by the Contractor’s traffic or by the Contractor’s Personnel. These measures shall include the proper use of appropriate vehicles (conforming to legal load and width limits (if any) and any other restrictions) and routes.</w:t>
        </w:r>
      </w:ins>
    </w:p>
    <w:p w14:paraId="67E9409F" w14:textId="77777777" w:rsidR="00350BB8" w:rsidRDefault="00350BB8">
      <w:pPr>
        <w:pStyle w:val="ListParagraph"/>
        <w:ind w:left="1134"/>
        <w:jc w:val="both"/>
        <w:rPr>
          <w:ins w:id="1467" w:author="GELIAS" w:date="2026-04-12T09:35:00Z"/>
          <w:rFonts w:eastAsia="Times New Roman"/>
        </w:rPr>
        <w:pPrChange w:id="1468" w:author="GELIAS" w:date="2026-04-12T09:35:00Z">
          <w:pPr>
            <w:pStyle w:val="ListParagraph"/>
            <w:numPr>
              <w:ilvl w:val="2"/>
              <w:numId w:val="35"/>
            </w:numPr>
            <w:ind w:left="1134" w:hanging="567"/>
            <w:jc w:val="both"/>
          </w:pPr>
        </w:pPrChange>
      </w:pPr>
    </w:p>
    <w:p w14:paraId="150124CB" w14:textId="55FC050C" w:rsidR="00720AB8" w:rsidRPr="00350BB8" w:rsidRDefault="00720AB8">
      <w:pPr>
        <w:pStyle w:val="ListParagraph"/>
        <w:numPr>
          <w:ilvl w:val="2"/>
          <w:numId w:val="35"/>
        </w:numPr>
        <w:ind w:left="1134" w:hanging="567"/>
        <w:jc w:val="both"/>
        <w:rPr>
          <w:ins w:id="1469" w:author="GELIAS" w:date="2026-04-12T09:29:00Z"/>
          <w:rFonts w:eastAsia="Times New Roman"/>
          <w:rPrChange w:id="1470" w:author="GELIAS" w:date="2026-04-12T09:35:00Z">
            <w:rPr>
              <w:ins w:id="1471" w:author="GELIAS" w:date="2026-04-12T09:29:00Z"/>
            </w:rPr>
          </w:rPrChange>
        </w:rPr>
        <w:pPrChange w:id="1472" w:author="GELIAS" w:date="2026-04-12T09:35:00Z">
          <w:pPr>
            <w:numPr>
              <w:numId w:val="151"/>
            </w:numPr>
            <w:ind w:left="1140" w:hanging="360"/>
          </w:pPr>
        </w:pPrChange>
      </w:pPr>
      <w:ins w:id="1473" w:author="GELIAS" w:date="2026-04-12T09:29:00Z">
        <w:r w:rsidRPr="00350BB8">
          <w:rPr>
            <w:rFonts w:eastAsia="Times New Roman"/>
            <w:rPrChange w:id="1474" w:author="GELIAS" w:date="2026-04-12T09:35:00Z">
              <w:rPr/>
            </w:rPrChange>
          </w:rPr>
          <w:t xml:space="preserve">Except as otherwise stated in this Agreement: </w:t>
        </w:r>
      </w:ins>
    </w:p>
    <w:p w14:paraId="67ED36F7" w14:textId="77777777" w:rsidR="00720AB8" w:rsidRPr="00720AB8" w:rsidRDefault="00720AB8" w:rsidP="00720AB8">
      <w:pPr>
        <w:ind w:left="1140"/>
        <w:rPr>
          <w:ins w:id="1475" w:author="GELIAS" w:date="2026-04-12T09:29:00Z"/>
          <w:rFonts w:eastAsia="Times New Roman"/>
        </w:rPr>
      </w:pPr>
    </w:p>
    <w:p w14:paraId="56A7221E" w14:textId="3034BC46" w:rsidR="00350BB8" w:rsidRDefault="00720AB8" w:rsidP="00350BB8">
      <w:pPr>
        <w:pStyle w:val="ListParagraph"/>
        <w:numPr>
          <w:ilvl w:val="2"/>
          <w:numId w:val="38"/>
        </w:numPr>
        <w:ind w:left="1701" w:hanging="567"/>
        <w:jc w:val="both"/>
        <w:rPr>
          <w:ins w:id="1476" w:author="GELIAS" w:date="2026-04-12T09:36:00Z"/>
          <w:rFonts w:eastAsia="Times New Roman"/>
        </w:rPr>
      </w:pPr>
      <w:ins w:id="1477" w:author="GELIAS" w:date="2026-04-12T09:29:00Z">
        <w:r w:rsidRPr="00350BB8">
          <w:rPr>
            <w:rFonts w:eastAsia="Times New Roman"/>
            <w:rPrChange w:id="1478" w:author="GELIAS" w:date="2026-04-12T09:36:00Z">
              <w:rPr/>
            </w:rPrChange>
          </w:rPr>
          <w:t>the Contractor shall (as between the Parties) be responsible for repair of any damage caused to, and any maintenance which may be required for the Contractor’s use of, access routes;</w:t>
        </w:r>
      </w:ins>
      <w:ins w:id="1479" w:author="GELIAS" w:date="2026-04-12T09:36:00Z">
        <w:r w:rsidR="00350BB8">
          <w:rPr>
            <w:rFonts w:eastAsia="Times New Roman"/>
          </w:rPr>
          <w:t xml:space="preserve"> </w:t>
        </w:r>
      </w:ins>
    </w:p>
    <w:p w14:paraId="1073729F" w14:textId="77777777" w:rsidR="00350BB8" w:rsidRDefault="00350BB8">
      <w:pPr>
        <w:pStyle w:val="ListParagraph"/>
        <w:ind w:left="1701"/>
        <w:jc w:val="both"/>
        <w:rPr>
          <w:ins w:id="1480" w:author="GELIAS" w:date="2026-04-12T09:36:00Z"/>
          <w:rFonts w:eastAsia="Times New Roman"/>
        </w:rPr>
        <w:pPrChange w:id="1481" w:author="GELIAS" w:date="2026-04-12T09:36:00Z">
          <w:pPr>
            <w:pStyle w:val="ListParagraph"/>
            <w:numPr>
              <w:ilvl w:val="2"/>
              <w:numId w:val="38"/>
            </w:numPr>
            <w:ind w:left="1701" w:hanging="567"/>
            <w:jc w:val="both"/>
          </w:pPr>
        </w:pPrChange>
      </w:pPr>
    </w:p>
    <w:p w14:paraId="7C0F561E" w14:textId="77777777" w:rsidR="00350BB8" w:rsidRDefault="00720AB8" w:rsidP="00350BB8">
      <w:pPr>
        <w:pStyle w:val="ListParagraph"/>
        <w:numPr>
          <w:ilvl w:val="2"/>
          <w:numId w:val="38"/>
        </w:numPr>
        <w:ind w:left="1701" w:hanging="567"/>
        <w:jc w:val="both"/>
        <w:rPr>
          <w:ins w:id="1482" w:author="GELIAS" w:date="2026-04-12T09:36:00Z"/>
          <w:rFonts w:eastAsia="Times New Roman"/>
        </w:rPr>
      </w:pPr>
      <w:ins w:id="1483" w:author="GELIAS" w:date="2026-04-12T09:29:00Z">
        <w:r w:rsidRPr="00350BB8">
          <w:rPr>
            <w:rFonts w:eastAsia="Times New Roman"/>
            <w:rPrChange w:id="1484" w:author="GELIAS" w:date="2026-04-12T09:36:00Z">
              <w:rPr/>
            </w:rPrChange>
          </w:rPr>
          <w:lastRenderedPageBreak/>
          <w:t>the Contractor shall provide all necessary signs or directions along access routes, and shall obtain any permissions or permits which may be required from the relevant authorities, for the Contractor’s use of routes, signs and directions;</w:t>
        </w:r>
      </w:ins>
    </w:p>
    <w:p w14:paraId="7367ADE3" w14:textId="77777777" w:rsidR="00350BB8" w:rsidRPr="00350BB8" w:rsidRDefault="00350BB8">
      <w:pPr>
        <w:pStyle w:val="ListParagraph"/>
        <w:rPr>
          <w:ins w:id="1485" w:author="GELIAS" w:date="2026-04-12T09:36:00Z"/>
          <w:rFonts w:eastAsia="Times New Roman"/>
          <w:rPrChange w:id="1486" w:author="GELIAS" w:date="2026-04-12T09:36:00Z">
            <w:rPr>
              <w:ins w:id="1487" w:author="GELIAS" w:date="2026-04-12T09:36:00Z"/>
            </w:rPr>
          </w:rPrChange>
        </w:rPr>
        <w:pPrChange w:id="1488" w:author="GELIAS" w:date="2026-04-12T09:36:00Z">
          <w:pPr>
            <w:pStyle w:val="ListParagraph"/>
            <w:numPr>
              <w:ilvl w:val="2"/>
              <w:numId w:val="38"/>
            </w:numPr>
            <w:ind w:left="1701" w:hanging="567"/>
            <w:jc w:val="both"/>
          </w:pPr>
        </w:pPrChange>
      </w:pPr>
    </w:p>
    <w:p w14:paraId="1781C760" w14:textId="77777777" w:rsidR="00350BB8" w:rsidRDefault="00720AB8" w:rsidP="00350BB8">
      <w:pPr>
        <w:pStyle w:val="ListParagraph"/>
        <w:numPr>
          <w:ilvl w:val="2"/>
          <w:numId w:val="38"/>
        </w:numPr>
        <w:ind w:left="1701" w:hanging="567"/>
        <w:jc w:val="both"/>
        <w:rPr>
          <w:ins w:id="1489" w:author="GELIAS" w:date="2026-04-12T09:36:00Z"/>
          <w:rFonts w:eastAsia="Times New Roman"/>
        </w:rPr>
      </w:pPr>
      <w:ins w:id="1490" w:author="GELIAS" w:date="2026-04-12T09:29:00Z">
        <w:r w:rsidRPr="00350BB8">
          <w:rPr>
            <w:rFonts w:eastAsia="Times New Roman"/>
            <w:rPrChange w:id="1491" w:author="GELIAS" w:date="2026-04-12T09:36:00Z">
              <w:rPr/>
            </w:rPrChange>
          </w:rPr>
          <w:t>the Owner shall not be responsible for any third party claims which may arise from the Contractor’s use or otherwise of any access route;</w:t>
        </w:r>
      </w:ins>
    </w:p>
    <w:p w14:paraId="68CA707C" w14:textId="77777777" w:rsidR="00350BB8" w:rsidRPr="00350BB8" w:rsidRDefault="00350BB8">
      <w:pPr>
        <w:pStyle w:val="ListParagraph"/>
        <w:rPr>
          <w:ins w:id="1492" w:author="GELIAS" w:date="2026-04-12T09:36:00Z"/>
          <w:rFonts w:eastAsia="Times New Roman"/>
          <w:rPrChange w:id="1493" w:author="GELIAS" w:date="2026-04-12T09:36:00Z">
            <w:rPr>
              <w:ins w:id="1494" w:author="GELIAS" w:date="2026-04-12T09:36:00Z"/>
            </w:rPr>
          </w:rPrChange>
        </w:rPr>
        <w:pPrChange w:id="1495" w:author="GELIAS" w:date="2026-04-12T09:36:00Z">
          <w:pPr>
            <w:pStyle w:val="ListParagraph"/>
            <w:numPr>
              <w:ilvl w:val="2"/>
              <w:numId w:val="38"/>
            </w:numPr>
            <w:ind w:left="1701" w:hanging="567"/>
            <w:jc w:val="both"/>
          </w:pPr>
        </w:pPrChange>
      </w:pPr>
    </w:p>
    <w:p w14:paraId="7B2BC5B0" w14:textId="77777777" w:rsidR="00350BB8" w:rsidRDefault="00720AB8" w:rsidP="00350BB8">
      <w:pPr>
        <w:pStyle w:val="ListParagraph"/>
        <w:numPr>
          <w:ilvl w:val="2"/>
          <w:numId w:val="38"/>
        </w:numPr>
        <w:ind w:left="1701" w:hanging="567"/>
        <w:jc w:val="both"/>
        <w:rPr>
          <w:ins w:id="1496" w:author="GELIAS" w:date="2026-04-12T09:37:00Z"/>
          <w:rFonts w:eastAsia="Times New Roman"/>
        </w:rPr>
      </w:pPr>
      <w:ins w:id="1497" w:author="GELIAS" w:date="2026-04-12T09:29:00Z">
        <w:r w:rsidRPr="00350BB8">
          <w:rPr>
            <w:rFonts w:eastAsia="Times New Roman"/>
            <w:rPrChange w:id="1498" w:author="GELIAS" w:date="2026-04-12T09:36:00Z">
              <w:rPr/>
            </w:rPrChange>
          </w:rPr>
          <w:t>the Owner does not guarantee the suitability or availability of particular access routes; and</w:t>
        </w:r>
      </w:ins>
    </w:p>
    <w:p w14:paraId="594BE97F" w14:textId="77777777" w:rsidR="00350BB8" w:rsidRPr="00350BB8" w:rsidRDefault="00350BB8">
      <w:pPr>
        <w:pStyle w:val="ListParagraph"/>
        <w:rPr>
          <w:ins w:id="1499" w:author="GELIAS" w:date="2026-04-12T09:37:00Z"/>
          <w:rFonts w:eastAsia="Times New Roman"/>
          <w:rPrChange w:id="1500" w:author="GELIAS" w:date="2026-04-12T09:37:00Z">
            <w:rPr>
              <w:ins w:id="1501" w:author="GELIAS" w:date="2026-04-12T09:37:00Z"/>
            </w:rPr>
          </w:rPrChange>
        </w:rPr>
        <w:pPrChange w:id="1502" w:author="GELIAS" w:date="2026-04-12T09:37:00Z">
          <w:pPr>
            <w:pStyle w:val="ListParagraph"/>
            <w:numPr>
              <w:ilvl w:val="2"/>
              <w:numId w:val="38"/>
            </w:numPr>
            <w:ind w:left="1701" w:hanging="567"/>
            <w:jc w:val="both"/>
          </w:pPr>
        </w:pPrChange>
      </w:pPr>
    </w:p>
    <w:p w14:paraId="2447A518" w14:textId="015C5FD4" w:rsidR="00720AB8" w:rsidRDefault="00720AB8" w:rsidP="00350BB8">
      <w:pPr>
        <w:pStyle w:val="ListParagraph"/>
        <w:numPr>
          <w:ilvl w:val="2"/>
          <w:numId w:val="38"/>
        </w:numPr>
        <w:ind w:left="1701" w:hanging="567"/>
        <w:jc w:val="both"/>
        <w:rPr>
          <w:ins w:id="1503" w:author="GELIAS" w:date="2026-04-12T09:37:00Z"/>
          <w:rFonts w:eastAsia="Times New Roman"/>
        </w:rPr>
      </w:pPr>
      <w:ins w:id="1504" w:author="GELIAS" w:date="2026-04-12T09:29:00Z">
        <w:r w:rsidRPr="00350BB8">
          <w:rPr>
            <w:rFonts w:eastAsia="Times New Roman"/>
            <w:rPrChange w:id="1505" w:author="GELIAS" w:date="2026-04-12T09:37:00Z">
              <w:rPr/>
            </w:rPrChange>
          </w:rPr>
          <w:t xml:space="preserve">all Costs due to non-suitability or non-availability, for the use required by the Contractor, of access routes shall be borne by the </w:t>
        </w:r>
      </w:ins>
      <w:commentRangeStart w:id="1506"/>
      <w:ins w:id="1507" w:author="EVANS" w:date="2026-04-26T23:10:00Z">
        <w:r w:rsidR="000905AF">
          <w:rPr>
            <w:rFonts w:eastAsia="Times New Roman"/>
          </w:rPr>
          <w:t>Owner</w:t>
        </w:r>
      </w:ins>
      <w:ins w:id="1508" w:author="GELIAS" w:date="2026-04-12T09:29:00Z">
        <w:del w:id="1509" w:author="EVANS" w:date="2026-04-26T23:10:00Z">
          <w:r w:rsidRPr="00350BB8" w:rsidDel="000905AF">
            <w:rPr>
              <w:rFonts w:eastAsia="Times New Roman"/>
              <w:rPrChange w:id="1510" w:author="GELIAS" w:date="2026-04-12T09:37:00Z">
                <w:rPr/>
              </w:rPrChange>
            </w:rPr>
            <w:delText>Contractor</w:delText>
          </w:r>
        </w:del>
      </w:ins>
      <w:commentRangeEnd w:id="1506"/>
      <w:r w:rsidR="000905AF">
        <w:rPr>
          <w:rStyle w:val="CommentReference"/>
        </w:rPr>
        <w:commentReference w:id="1506"/>
      </w:r>
      <w:ins w:id="1511" w:author="GELIAS" w:date="2026-04-12T09:29:00Z">
        <w:r w:rsidRPr="00350BB8">
          <w:rPr>
            <w:rFonts w:eastAsia="Times New Roman"/>
            <w:rPrChange w:id="1512" w:author="GELIAS" w:date="2026-04-12T09:37:00Z">
              <w:rPr/>
            </w:rPrChange>
          </w:rPr>
          <w:t xml:space="preserve">. </w:t>
        </w:r>
      </w:ins>
    </w:p>
    <w:p w14:paraId="4401A544" w14:textId="77777777" w:rsidR="00350BB8" w:rsidRPr="00350BB8" w:rsidRDefault="00350BB8">
      <w:pPr>
        <w:pStyle w:val="ListParagraph"/>
        <w:rPr>
          <w:ins w:id="1513" w:author="GELIAS" w:date="2026-04-12T09:37:00Z"/>
          <w:rFonts w:eastAsia="Times New Roman"/>
          <w:rPrChange w:id="1514" w:author="GELIAS" w:date="2026-04-12T09:37:00Z">
            <w:rPr>
              <w:ins w:id="1515" w:author="GELIAS" w:date="2026-04-12T09:37:00Z"/>
            </w:rPr>
          </w:rPrChange>
        </w:rPr>
        <w:pPrChange w:id="1516" w:author="GELIAS" w:date="2026-04-12T09:37:00Z">
          <w:pPr>
            <w:pStyle w:val="ListParagraph"/>
            <w:numPr>
              <w:ilvl w:val="2"/>
              <w:numId w:val="38"/>
            </w:numPr>
            <w:ind w:left="1701" w:hanging="567"/>
            <w:jc w:val="both"/>
          </w:pPr>
        </w:pPrChange>
      </w:pPr>
    </w:p>
    <w:p w14:paraId="59553B0B" w14:textId="77777777" w:rsidR="00350BB8" w:rsidRPr="00350BB8" w:rsidRDefault="00350BB8" w:rsidP="00720AB8">
      <w:pPr>
        <w:pStyle w:val="ListParagraph"/>
        <w:numPr>
          <w:ilvl w:val="1"/>
          <w:numId w:val="144"/>
        </w:numPr>
        <w:ind w:left="567" w:hanging="567"/>
        <w:jc w:val="both"/>
        <w:rPr>
          <w:ins w:id="1517" w:author="GELIAS" w:date="2026-04-12T09:38:00Z"/>
          <w:rFonts w:eastAsia="Times New Roman"/>
          <w:rPrChange w:id="1518" w:author="GELIAS" w:date="2026-04-12T09:38:00Z">
            <w:rPr>
              <w:ins w:id="1519" w:author="GELIAS" w:date="2026-04-12T09:38:00Z"/>
              <w:rFonts w:eastAsia="Times New Roman"/>
              <w:b/>
              <w:bCs/>
            </w:rPr>
          </w:rPrChange>
        </w:rPr>
      </w:pPr>
      <w:ins w:id="1520" w:author="GELIAS" w:date="2026-04-12T09:37:00Z">
        <w:r w:rsidRPr="00350BB8">
          <w:rPr>
            <w:rFonts w:eastAsia="Times New Roman"/>
            <w:rPrChange w:id="1521" w:author="GELIAS" w:date="2026-04-12T09:38:00Z">
              <w:rPr/>
            </w:rPrChange>
          </w:rPr>
          <w:t xml:space="preserve"> </w:t>
        </w:r>
      </w:ins>
      <w:ins w:id="1522" w:author="GELIAS" w:date="2026-04-12T09:29:00Z">
        <w:r w:rsidR="00720AB8" w:rsidRPr="00350BB8">
          <w:rPr>
            <w:rFonts w:eastAsia="Times New Roman"/>
            <w:b/>
            <w:bCs/>
            <w:rPrChange w:id="1523" w:author="GELIAS" w:date="2026-04-12T09:38:00Z">
              <w:rPr>
                <w:rFonts w:eastAsia="Times New Roman"/>
              </w:rPr>
            </w:rPrChange>
          </w:rPr>
          <w:t>Contractor</w:t>
        </w:r>
      </w:ins>
      <w:ins w:id="1524" w:author="GELIAS" w:date="2026-04-12T09:38:00Z">
        <w:r>
          <w:rPr>
            <w:rFonts w:eastAsia="Times New Roman"/>
            <w:b/>
            <w:bCs/>
          </w:rPr>
          <w:t>’</w:t>
        </w:r>
      </w:ins>
      <w:ins w:id="1525" w:author="GELIAS" w:date="2026-04-12T09:29:00Z">
        <w:r w:rsidR="00720AB8" w:rsidRPr="00350BB8">
          <w:rPr>
            <w:rFonts w:eastAsia="Times New Roman"/>
            <w:b/>
            <w:bCs/>
            <w:rPrChange w:id="1526" w:author="GELIAS" w:date="2026-04-12T09:38:00Z">
              <w:rPr>
                <w:rFonts w:eastAsia="Times New Roman"/>
              </w:rPr>
            </w:rPrChange>
          </w:rPr>
          <w:t>s Operations on Site</w:t>
        </w:r>
      </w:ins>
    </w:p>
    <w:p w14:paraId="2199A96A" w14:textId="2EE66FA1" w:rsidR="00720AB8" w:rsidRPr="00350BB8" w:rsidRDefault="00720AB8">
      <w:pPr>
        <w:pStyle w:val="ListParagraph"/>
        <w:ind w:left="567"/>
        <w:jc w:val="both"/>
        <w:rPr>
          <w:ins w:id="1527" w:author="GELIAS" w:date="2026-04-12T09:29:00Z"/>
          <w:rFonts w:eastAsia="Times New Roman"/>
        </w:rPr>
        <w:pPrChange w:id="1528" w:author="GELIAS" w:date="2026-04-12T09:38:00Z">
          <w:pPr>
            <w:jc w:val="both"/>
          </w:pPr>
        </w:pPrChange>
      </w:pPr>
      <w:ins w:id="1529" w:author="GELIAS" w:date="2026-04-12T09:29:00Z">
        <w:r w:rsidRPr="00350BB8">
          <w:rPr>
            <w:rFonts w:eastAsia="Times New Roman"/>
            <w:b/>
            <w:bCs/>
            <w:rPrChange w:id="1530" w:author="GELIAS" w:date="2026-04-12T09:38:00Z">
              <w:rPr>
                <w:rFonts w:eastAsia="Times New Roman"/>
              </w:rPr>
            </w:rPrChange>
          </w:rPr>
          <w:t xml:space="preserve"> </w:t>
        </w:r>
      </w:ins>
    </w:p>
    <w:p w14:paraId="761DA177" w14:textId="77777777" w:rsidR="00350BB8" w:rsidRDefault="00720AB8" w:rsidP="00350BB8">
      <w:pPr>
        <w:pStyle w:val="ListParagraph"/>
        <w:numPr>
          <w:ilvl w:val="0"/>
          <w:numId w:val="152"/>
        </w:numPr>
        <w:ind w:left="1134" w:hanging="567"/>
        <w:jc w:val="both"/>
        <w:rPr>
          <w:ins w:id="1531" w:author="GELIAS" w:date="2026-04-12T09:38:00Z"/>
          <w:rFonts w:eastAsia="Times New Roman"/>
        </w:rPr>
      </w:pPr>
      <w:ins w:id="1532" w:author="GELIAS" w:date="2026-04-12T09:29:00Z">
        <w:r w:rsidRPr="00350BB8">
          <w:rPr>
            <w:rFonts w:eastAsia="Times New Roman"/>
            <w:rPrChange w:id="1533" w:author="GELIAS" w:date="2026-04-12T09:38:00Z">
              <w:rPr/>
            </w:rPrChange>
          </w:rPr>
          <w:t>The Contractor shall confine the Contractor’s operations to the Site, and to any additional areas which may be obtained by the Contractor and acknowledged by the Owner as working areas. The Contractor shall take all necessary precautions to keep Contractor’s Equipment and Contractor’s Personnel within the Site and these additional areas, and to keep them off adjacent land.</w:t>
        </w:r>
      </w:ins>
    </w:p>
    <w:p w14:paraId="7BE1AEA1" w14:textId="77777777" w:rsidR="00350BB8" w:rsidRDefault="00350BB8">
      <w:pPr>
        <w:pStyle w:val="ListParagraph"/>
        <w:ind w:left="1134"/>
        <w:jc w:val="both"/>
        <w:rPr>
          <w:ins w:id="1534" w:author="GELIAS" w:date="2026-04-12T09:38:00Z"/>
          <w:rFonts w:eastAsia="Times New Roman"/>
        </w:rPr>
        <w:pPrChange w:id="1535" w:author="GELIAS" w:date="2026-04-12T09:38:00Z">
          <w:pPr>
            <w:pStyle w:val="ListParagraph"/>
            <w:numPr>
              <w:numId w:val="152"/>
            </w:numPr>
            <w:ind w:left="1134" w:hanging="567"/>
            <w:jc w:val="both"/>
          </w:pPr>
        </w:pPrChange>
      </w:pPr>
    </w:p>
    <w:p w14:paraId="62695BE5" w14:textId="0E223716" w:rsidR="00720AB8" w:rsidRDefault="00720AB8" w:rsidP="00350BB8">
      <w:pPr>
        <w:pStyle w:val="ListParagraph"/>
        <w:numPr>
          <w:ilvl w:val="0"/>
          <w:numId w:val="152"/>
        </w:numPr>
        <w:ind w:left="1134" w:hanging="567"/>
        <w:jc w:val="both"/>
        <w:rPr>
          <w:ins w:id="1536" w:author="GELIAS" w:date="2026-04-12T09:43:00Z"/>
          <w:rFonts w:eastAsia="Times New Roman"/>
        </w:rPr>
      </w:pPr>
      <w:ins w:id="1537" w:author="GELIAS" w:date="2026-04-12T09:29:00Z">
        <w:r w:rsidRPr="00350BB8">
          <w:rPr>
            <w:rFonts w:eastAsia="Times New Roman"/>
            <w:rPrChange w:id="1538" w:author="GELIAS" w:date="2026-04-12T09:38:00Z">
              <w:rPr/>
            </w:rPrChange>
          </w:rPr>
          <w:t>At all times, the Contractor shall keep the Site free from all unnecessary obstruction</w:t>
        </w:r>
      </w:ins>
      <w:ins w:id="1539" w:author="GELIAS" w:date="2026-04-12T09:45:00Z">
        <w:r w:rsidR="00E34FE3">
          <w:rPr>
            <w:rFonts w:eastAsia="Times New Roman"/>
          </w:rPr>
          <w:t xml:space="preserve"> </w:t>
        </w:r>
      </w:ins>
      <w:ins w:id="1540" w:author="GELIAS" w:date="2026-04-12T09:29:00Z">
        <w:r w:rsidRPr="00350BB8">
          <w:rPr>
            <w:rFonts w:eastAsia="Times New Roman"/>
            <w:rPrChange w:id="1541" w:author="GELIAS" w:date="2026-04-12T09:38:00Z">
              <w:rPr/>
            </w:rPrChange>
          </w:rPr>
          <w:t>and shall properly store or remove from the Site any Contractor’s Equipment and/or surplus materials. The Contractor shall promptly clear away and remove from the Site any wreckage, rubbish, hazardous waste and Temporary Works which are no longer required.</w:t>
        </w:r>
      </w:ins>
    </w:p>
    <w:p w14:paraId="4AC6FE29" w14:textId="77777777" w:rsidR="00350BB8" w:rsidRPr="00350BB8" w:rsidRDefault="00350BB8">
      <w:pPr>
        <w:pStyle w:val="ListParagraph"/>
        <w:rPr>
          <w:ins w:id="1542" w:author="GELIAS" w:date="2026-04-12T09:43:00Z"/>
          <w:rFonts w:eastAsia="Times New Roman"/>
          <w:rPrChange w:id="1543" w:author="GELIAS" w:date="2026-04-12T09:43:00Z">
            <w:rPr>
              <w:ins w:id="1544" w:author="GELIAS" w:date="2026-04-12T09:43:00Z"/>
            </w:rPr>
          </w:rPrChange>
        </w:rPr>
        <w:pPrChange w:id="1545" w:author="GELIAS" w:date="2026-04-12T09:43:00Z">
          <w:pPr>
            <w:pStyle w:val="ListParagraph"/>
            <w:numPr>
              <w:numId w:val="152"/>
            </w:numPr>
            <w:ind w:left="1134" w:hanging="567"/>
            <w:jc w:val="both"/>
          </w:pPr>
        </w:pPrChange>
      </w:pPr>
    </w:p>
    <w:p w14:paraId="30FE31AF" w14:textId="326AC204" w:rsidR="00350BB8" w:rsidRDefault="00350BB8">
      <w:pPr>
        <w:pStyle w:val="ListParagraph"/>
        <w:numPr>
          <w:ilvl w:val="0"/>
          <w:numId w:val="152"/>
        </w:numPr>
        <w:ind w:left="1134" w:hanging="567"/>
        <w:jc w:val="both"/>
        <w:rPr>
          <w:ins w:id="1546" w:author="GELIAS" w:date="2026-04-12T22:38:00Z"/>
          <w:rFonts w:eastAsia="Times New Roman"/>
        </w:rPr>
      </w:pPr>
      <w:ins w:id="1547" w:author="GELIAS" w:date="2026-04-12T09:43:00Z">
        <w:r w:rsidRPr="00350BB8">
          <w:rPr>
            <w:rFonts w:eastAsia="Times New Roman"/>
          </w:rPr>
          <w:t xml:space="preserve">Promptly after the issue of a Taking-Over Certificate, the Contractor shall clear away and remove, from that part of the Site and Works to which the Taking-Over Certificate refers, all Contractor’s Equipment, surplus material, wreckage, rubbish, hazardous waste and Temporary Works. The Contractor shall leave that part of the Site and the Works in a clean and safe condition. However, the Contractor may retain at locations on the Site agreed with the </w:t>
        </w:r>
      </w:ins>
      <w:ins w:id="1548" w:author="GELIAS" w:date="2026-04-12T09:52:00Z">
        <w:r w:rsidR="00E34FE3">
          <w:rPr>
            <w:rFonts w:eastAsia="Times New Roman"/>
          </w:rPr>
          <w:t>Owner’s Representative</w:t>
        </w:r>
      </w:ins>
      <w:ins w:id="1549" w:author="GELIAS" w:date="2026-04-12T09:43:00Z">
        <w:r w:rsidRPr="00350BB8">
          <w:rPr>
            <w:rFonts w:eastAsia="Times New Roman"/>
          </w:rPr>
          <w:t xml:space="preserve"> during the D</w:t>
        </w:r>
      </w:ins>
      <w:ins w:id="1550" w:author="GELIAS" w:date="2026-04-12T09:44:00Z">
        <w:r w:rsidR="00E34FE3">
          <w:rPr>
            <w:rFonts w:eastAsia="Times New Roman"/>
          </w:rPr>
          <w:t>C</w:t>
        </w:r>
      </w:ins>
      <w:ins w:id="1551" w:author="GELIAS" w:date="2026-04-12T09:43:00Z">
        <w:r w:rsidRPr="00350BB8">
          <w:rPr>
            <w:rFonts w:eastAsia="Times New Roman"/>
          </w:rPr>
          <w:t xml:space="preserve">P, such Goods as are required for the Contractor to fulfil obligations under the </w:t>
        </w:r>
      </w:ins>
      <w:ins w:id="1552" w:author="GELIAS" w:date="2026-04-12T09:44:00Z">
        <w:r>
          <w:rPr>
            <w:rFonts w:eastAsia="Times New Roman"/>
          </w:rPr>
          <w:t xml:space="preserve">Agreement. </w:t>
        </w:r>
      </w:ins>
    </w:p>
    <w:p w14:paraId="0A1BD1A4" w14:textId="77777777" w:rsidR="002B7D23" w:rsidRPr="002B7D23" w:rsidRDefault="002B7D23">
      <w:pPr>
        <w:pStyle w:val="ListParagraph"/>
        <w:rPr>
          <w:ins w:id="1553" w:author="GELIAS" w:date="2026-04-12T22:38:00Z"/>
          <w:rFonts w:eastAsia="Times New Roman"/>
          <w:rPrChange w:id="1554" w:author="GELIAS" w:date="2026-04-12T22:38:00Z">
            <w:rPr>
              <w:ins w:id="1555" w:author="GELIAS" w:date="2026-04-12T22:38:00Z"/>
            </w:rPr>
          </w:rPrChange>
        </w:rPr>
        <w:pPrChange w:id="1556" w:author="GELIAS" w:date="2026-04-12T22:38:00Z">
          <w:pPr>
            <w:pStyle w:val="ListParagraph"/>
            <w:numPr>
              <w:numId w:val="152"/>
            </w:numPr>
            <w:ind w:left="1134" w:hanging="567"/>
            <w:jc w:val="both"/>
          </w:pPr>
        </w:pPrChange>
      </w:pPr>
    </w:p>
    <w:p w14:paraId="55ACBE93" w14:textId="77777777" w:rsidR="00FC32AE" w:rsidRPr="00FC32AE" w:rsidRDefault="00FC32AE" w:rsidP="00FC32AE">
      <w:pPr>
        <w:pStyle w:val="ListParagraph"/>
        <w:numPr>
          <w:ilvl w:val="1"/>
          <w:numId w:val="144"/>
        </w:numPr>
        <w:ind w:left="567" w:hanging="567"/>
        <w:jc w:val="both"/>
        <w:rPr>
          <w:ins w:id="1557" w:author="GELIAS" w:date="2026-04-12T22:44:00Z"/>
          <w:rFonts w:eastAsia="Times New Roman"/>
          <w:b/>
          <w:bCs/>
          <w:rPrChange w:id="1558" w:author="GELIAS" w:date="2026-04-12T22:44:00Z">
            <w:rPr>
              <w:ins w:id="1559" w:author="GELIAS" w:date="2026-04-12T22:44:00Z"/>
              <w:b/>
              <w:bCs/>
            </w:rPr>
          </w:rPrChange>
        </w:rPr>
      </w:pPr>
      <w:ins w:id="1560" w:author="GELIAS" w:date="2026-04-12T22:38:00Z">
        <w:r w:rsidRPr="00FC32AE">
          <w:rPr>
            <w:b/>
            <w:bCs/>
            <w:rPrChange w:id="1561" w:author="GELIAS" w:date="2026-04-12T22:43:00Z">
              <w:rPr/>
            </w:rPrChange>
          </w:rPr>
          <w:t xml:space="preserve">Use of Site Data </w:t>
        </w:r>
      </w:ins>
    </w:p>
    <w:p w14:paraId="39E09448" w14:textId="77777777" w:rsidR="00FC32AE" w:rsidRPr="00FC32AE" w:rsidRDefault="00FC32AE">
      <w:pPr>
        <w:pStyle w:val="ListParagraph"/>
        <w:ind w:left="567"/>
        <w:jc w:val="both"/>
        <w:rPr>
          <w:ins w:id="1562" w:author="GELIAS" w:date="2026-04-12T22:38:00Z"/>
          <w:rFonts w:eastAsia="Times New Roman"/>
          <w:b/>
          <w:bCs/>
          <w:rPrChange w:id="1563" w:author="GELIAS" w:date="2026-04-12T22:43:00Z">
            <w:rPr>
              <w:ins w:id="1564" w:author="GELIAS" w:date="2026-04-12T22:38:00Z"/>
            </w:rPr>
          </w:rPrChange>
        </w:rPr>
        <w:pPrChange w:id="1565" w:author="GELIAS" w:date="2026-04-12T22:44:00Z">
          <w:pPr>
            <w:pStyle w:val="ListParagraph"/>
            <w:numPr>
              <w:ilvl w:val="1"/>
              <w:numId w:val="144"/>
            </w:numPr>
            <w:ind w:left="720" w:hanging="360"/>
            <w:jc w:val="both"/>
          </w:pPr>
        </w:pPrChange>
      </w:pPr>
    </w:p>
    <w:p w14:paraId="786D588A" w14:textId="636DEFCF" w:rsidR="00FC32AE" w:rsidRPr="00FC32AE" w:rsidRDefault="00FC32AE" w:rsidP="00FC32AE">
      <w:pPr>
        <w:pStyle w:val="ListParagraph"/>
        <w:numPr>
          <w:ilvl w:val="0"/>
          <w:numId w:val="160"/>
        </w:numPr>
        <w:ind w:left="1134" w:hanging="567"/>
        <w:jc w:val="both"/>
        <w:rPr>
          <w:ins w:id="1566" w:author="GELIAS" w:date="2026-04-12T22:41:00Z"/>
          <w:rFonts w:eastAsia="Times New Roman"/>
          <w:rPrChange w:id="1567" w:author="GELIAS" w:date="2026-04-12T22:41:00Z">
            <w:rPr>
              <w:ins w:id="1568" w:author="GELIAS" w:date="2026-04-12T22:41:00Z"/>
            </w:rPr>
          </w:rPrChange>
        </w:rPr>
      </w:pPr>
      <w:ins w:id="1569" w:author="GELIAS" w:date="2026-04-12T22:38:00Z">
        <w:r>
          <w:t xml:space="preserve">The Contractor shall be responsible for interpreting all data referred to under </w:t>
        </w:r>
      </w:ins>
      <w:ins w:id="1570" w:author="GELIAS" w:date="2026-04-13T17:05:00Z">
        <w:r w:rsidR="008D225D">
          <w:t>Section</w:t>
        </w:r>
      </w:ins>
      <w:ins w:id="1571" w:author="GELIAS" w:date="2026-04-12T22:38:00Z">
        <w:r>
          <w:t xml:space="preserve"> </w:t>
        </w:r>
      </w:ins>
      <w:ins w:id="1572" w:author="GELIAS" w:date="2026-04-12T22:40:00Z">
        <w:r>
          <w:t>4.6</w:t>
        </w:r>
      </w:ins>
      <w:ins w:id="1573" w:author="GELIAS" w:date="2026-04-12T22:38:00Z">
        <w:r>
          <w:t xml:space="preserve">. To the extent which was practicable (taking account of cost and time), the Contractor shall be deemed to have obtained all necessary information as to risks, contingencies and other circumstances which may influence </w:t>
        </w:r>
      </w:ins>
      <w:ins w:id="1574" w:author="GELIAS" w:date="2026-04-12T22:40:00Z">
        <w:r>
          <w:t>the</w:t>
        </w:r>
      </w:ins>
      <w:ins w:id="1575" w:author="GELIAS" w:date="2026-04-12T22:38:00Z">
        <w:r>
          <w:t xml:space="preserve"> Works. </w:t>
        </w:r>
      </w:ins>
      <w:ins w:id="1576" w:author="GELIAS" w:date="2026-04-12T22:41:00Z">
        <w:r>
          <w:t xml:space="preserve"> </w:t>
        </w:r>
      </w:ins>
    </w:p>
    <w:p w14:paraId="1334F737" w14:textId="77777777" w:rsidR="00FC32AE" w:rsidRPr="00FC32AE" w:rsidRDefault="00FC32AE">
      <w:pPr>
        <w:pStyle w:val="ListParagraph"/>
        <w:ind w:left="1134"/>
        <w:jc w:val="both"/>
        <w:rPr>
          <w:ins w:id="1577" w:author="GELIAS" w:date="2026-04-12T22:41:00Z"/>
          <w:rFonts w:eastAsia="Times New Roman"/>
          <w:rPrChange w:id="1578" w:author="GELIAS" w:date="2026-04-12T22:41:00Z">
            <w:rPr>
              <w:ins w:id="1579" w:author="GELIAS" w:date="2026-04-12T22:41:00Z"/>
            </w:rPr>
          </w:rPrChange>
        </w:rPr>
        <w:pPrChange w:id="1580" w:author="GELIAS" w:date="2026-04-12T22:41:00Z">
          <w:pPr>
            <w:pStyle w:val="ListParagraph"/>
            <w:numPr>
              <w:numId w:val="160"/>
            </w:numPr>
            <w:ind w:left="1134" w:hanging="567"/>
            <w:jc w:val="both"/>
          </w:pPr>
        </w:pPrChange>
      </w:pPr>
    </w:p>
    <w:p w14:paraId="581E19A6" w14:textId="77777777" w:rsidR="00FC32AE" w:rsidRPr="00FC32AE" w:rsidRDefault="00FC32AE" w:rsidP="00FC32AE">
      <w:pPr>
        <w:pStyle w:val="ListParagraph"/>
        <w:numPr>
          <w:ilvl w:val="0"/>
          <w:numId w:val="160"/>
        </w:numPr>
        <w:ind w:left="1134" w:hanging="567"/>
        <w:jc w:val="both"/>
        <w:rPr>
          <w:ins w:id="1581" w:author="GELIAS" w:date="2026-04-12T22:43:00Z"/>
          <w:rFonts w:eastAsia="Times New Roman"/>
          <w:rPrChange w:id="1582" w:author="GELIAS" w:date="2026-04-12T22:43:00Z">
            <w:rPr>
              <w:ins w:id="1583" w:author="GELIAS" w:date="2026-04-12T22:43:00Z"/>
            </w:rPr>
          </w:rPrChange>
        </w:rPr>
      </w:pPr>
      <w:ins w:id="1584" w:author="GELIAS" w:date="2026-04-12T22:38:00Z">
        <w:r>
          <w:t>To the same extent, the Contractor shall be deemed to have inspected and examined the Site, access to the Site, its surroundings, the above data and other available information, and to have been satisfied</w:t>
        </w:r>
      </w:ins>
      <w:ins w:id="1585" w:author="GELIAS" w:date="2026-04-12T22:41:00Z">
        <w:r w:rsidRPr="00FC32AE">
          <w:t xml:space="preserve"> </w:t>
        </w:r>
      </w:ins>
      <w:ins w:id="1586" w:author="GELIAS" w:date="2026-04-12T22:43:00Z">
        <w:r>
          <w:t>of</w:t>
        </w:r>
      </w:ins>
      <w:ins w:id="1587" w:author="GELIAS" w:date="2026-04-12T22:41:00Z">
        <w:r>
          <w:t xml:space="preserve"> all matters relevant to the execution of the Works, including: </w:t>
        </w:r>
      </w:ins>
    </w:p>
    <w:p w14:paraId="15CAD597" w14:textId="77777777" w:rsidR="00FC32AE" w:rsidRDefault="00FC32AE">
      <w:pPr>
        <w:pStyle w:val="ListParagraph"/>
        <w:rPr>
          <w:ins w:id="1588" w:author="GELIAS" w:date="2026-04-12T22:43:00Z"/>
        </w:rPr>
        <w:pPrChange w:id="1589" w:author="GELIAS" w:date="2026-04-12T22:43:00Z">
          <w:pPr>
            <w:pStyle w:val="ListParagraph"/>
            <w:numPr>
              <w:numId w:val="160"/>
            </w:numPr>
            <w:ind w:left="1134" w:hanging="567"/>
            <w:jc w:val="both"/>
          </w:pPr>
        </w:pPrChange>
      </w:pPr>
    </w:p>
    <w:p w14:paraId="09640BBA" w14:textId="77777777" w:rsidR="00FC32AE" w:rsidRPr="00FC32AE" w:rsidRDefault="00FC32AE" w:rsidP="00FC32AE">
      <w:pPr>
        <w:pStyle w:val="ListParagraph"/>
        <w:numPr>
          <w:ilvl w:val="1"/>
          <w:numId w:val="160"/>
        </w:numPr>
        <w:ind w:left="1701" w:hanging="567"/>
        <w:jc w:val="both"/>
        <w:rPr>
          <w:ins w:id="1590" w:author="GELIAS" w:date="2026-04-12T22:43:00Z"/>
          <w:rFonts w:eastAsia="Times New Roman"/>
          <w:rPrChange w:id="1591" w:author="GELIAS" w:date="2026-04-12T22:43:00Z">
            <w:rPr>
              <w:ins w:id="1592" w:author="GELIAS" w:date="2026-04-12T22:43:00Z"/>
            </w:rPr>
          </w:rPrChange>
        </w:rPr>
      </w:pPr>
      <w:ins w:id="1593" w:author="GELIAS" w:date="2026-04-12T22:41:00Z">
        <w:r>
          <w:t xml:space="preserve">the form and nature of the Site, including sub-surface conditions; </w:t>
        </w:r>
      </w:ins>
    </w:p>
    <w:p w14:paraId="7B96B06E" w14:textId="77777777" w:rsidR="00FC32AE" w:rsidRPr="00FC32AE" w:rsidRDefault="00FC32AE" w:rsidP="00FC32AE">
      <w:pPr>
        <w:pStyle w:val="ListParagraph"/>
        <w:numPr>
          <w:ilvl w:val="1"/>
          <w:numId w:val="160"/>
        </w:numPr>
        <w:ind w:left="1701" w:hanging="567"/>
        <w:jc w:val="both"/>
        <w:rPr>
          <w:ins w:id="1594" w:author="GELIAS" w:date="2026-04-12T22:43:00Z"/>
          <w:rFonts w:eastAsia="Times New Roman"/>
          <w:rPrChange w:id="1595" w:author="GELIAS" w:date="2026-04-12T22:43:00Z">
            <w:rPr>
              <w:ins w:id="1596" w:author="GELIAS" w:date="2026-04-12T22:43:00Z"/>
            </w:rPr>
          </w:rPrChange>
        </w:rPr>
      </w:pPr>
      <w:ins w:id="1597" w:author="GELIAS" w:date="2026-04-12T22:41:00Z">
        <w:r>
          <w:t xml:space="preserve">the hydrological and climatic conditions, and the effects of climatic conditions at the Site; </w:t>
        </w:r>
      </w:ins>
    </w:p>
    <w:p w14:paraId="2A4688D2" w14:textId="77777777" w:rsidR="00FC32AE" w:rsidRPr="00FC32AE" w:rsidRDefault="00FC32AE" w:rsidP="00FC32AE">
      <w:pPr>
        <w:pStyle w:val="ListParagraph"/>
        <w:numPr>
          <w:ilvl w:val="1"/>
          <w:numId w:val="160"/>
        </w:numPr>
        <w:ind w:left="1701" w:hanging="567"/>
        <w:jc w:val="both"/>
        <w:rPr>
          <w:ins w:id="1598" w:author="GELIAS" w:date="2026-04-12T22:43:00Z"/>
          <w:rFonts w:eastAsia="Times New Roman"/>
          <w:rPrChange w:id="1599" w:author="GELIAS" w:date="2026-04-12T22:43:00Z">
            <w:rPr>
              <w:ins w:id="1600" w:author="GELIAS" w:date="2026-04-12T22:43:00Z"/>
            </w:rPr>
          </w:rPrChange>
        </w:rPr>
      </w:pPr>
      <w:ins w:id="1601" w:author="GELIAS" w:date="2026-04-12T22:41:00Z">
        <w:r>
          <w:t xml:space="preserve">the extent and nature of the work and Goods necessary for the execution of the Works; </w:t>
        </w:r>
      </w:ins>
    </w:p>
    <w:p w14:paraId="073EAA66" w14:textId="1F3408E9" w:rsidR="002B7D23" w:rsidRPr="002B7D23" w:rsidRDefault="00FC32AE">
      <w:pPr>
        <w:pStyle w:val="ListParagraph"/>
        <w:numPr>
          <w:ilvl w:val="1"/>
          <w:numId w:val="160"/>
        </w:numPr>
        <w:ind w:left="1701" w:hanging="567"/>
        <w:jc w:val="both"/>
        <w:rPr>
          <w:ins w:id="1602" w:author="GELIAS" w:date="2026-04-12T09:43:00Z"/>
          <w:rFonts w:eastAsia="Times New Roman"/>
          <w:rPrChange w:id="1603" w:author="GELIAS" w:date="2026-04-12T22:38:00Z">
            <w:rPr>
              <w:ins w:id="1604" w:author="GELIAS" w:date="2026-04-12T09:43:00Z"/>
            </w:rPr>
          </w:rPrChange>
        </w:rPr>
        <w:pPrChange w:id="1605" w:author="GELIAS" w:date="2026-04-12T22:43:00Z">
          <w:pPr>
            <w:pStyle w:val="ListParagraph"/>
            <w:numPr>
              <w:numId w:val="152"/>
            </w:numPr>
            <w:ind w:left="927" w:hanging="360"/>
          </w:pPr>
        </w:pPrChange>
      </w:pPr>
      <w:ins w:id="1606" w:author="GELIAS" w:date="2026-04-12T22:41:00Z">
        <w:r>
          <w:t xml:space="preserve">the Laws, procedures and </w:t>
        </w:r>
        <w:proofErr w:type="spellStart"/>
        <w:r>
          <w:t>labour</w:t>
        </w:r>
        <w:proofErr w:type="spellEnd"/>
        <w:r>
          <w:t xml:space="preserve"> practices of the Country; and the Contractor’s requirements for access, accommodation, facilities, personnel, power, transport, water and any other utilities or services.</w:t>
        </w:r>
      </w:ins>
    </w:p>
    <w:p w14:paraId="1B529912" w14:textId="77777777" w:rsidR="00350BB8" w:rsidRPr="00350BB8" w:rsidRDefault="00350BB8">
      <w:pPr>
        <w:pStyle w:val="ListParagraph"/>
        <w:ind w:left="1134"/>
        <w:jc w:val="both"/>
        <w:rPr>
          <w:ins w:id="1607" w:author="GELIAS" w:date="2026-04-12T09:29:00Z"/>
          <w:rFonts w:eastAsia="Times New Roman"/>
          <w:rPrChange w:id="1608" w:author="GELIAS" w:date="2026-04-12T09:38:00Z">
            <w:rPr>
              <w:ins w:id="1609" w:author="GELIAS" w:date="2026-04-12T09:29:00Z"/>
            </w:rPr>
          </w:rPrChange>
        </w:rPr>
        <w:pPrChange w:id="1610" w:author="GELIAS" w:date="2026-04-12T09:43:00Z">
          <w:pPr>
            <w:ind w:left="426"/>
            <w:jc w:val="both"/>
          </w:pPr>
        </w:pPrChange>
      </w:pPr>
    </w:p>
    <w:p w14:paraId="3593840B" w14:textId="77777777" w:rsidR="00720AB8" w:rsidRDefault="00720AB8">
      <w:pPr>
        <w:pStyle w:val="ListParagraph"/>
        <w:spacing w:after="200" w:line="276" w:lineRule="auto"/>
        <w:ind w:left="720"/>
        <w:jc w:val="both"/>
        <w:rPr>
          <w:ins w:id="1611" w:author="GELIAS" w:date="2026-04-12T04:36:00Z"/>
        </w:rPr>
        <w:pPrChange w:id="1612" w:author="GELIAS" w:date="2026-04-12T09:28:00Z">
          <w:pPr>
            <w:pStyle w:val="ListParagraph"/>
            <w:numPr>
              <w:ilvl w:val="1"/>
              <w:numId w:val="41"/>
            </w:numPr>
            <w:spacing w:after="200" w:line="276" w:lineRule="auto"/>
            <w:ind w:left="1134" w:hanging="425"/>
            <w:jc w:val="both"/>
          </w:pPr>
        </w:pPrChange>
      </w:pPr>
    </w:p>
    <w:p w14:paraId="5DE073FE" w14:textId="229EE336" w:rsidR="00B63E13" w:rsidDel="00FC32AE" w:rsidRDefault="00B63E13">
      <w:pPr>
        <w:spacing w:after="200" w:line="276" w:lineRule="auto"/>
        <w:jc w:val="both"/>
        <w:rPr>
          <w:del w:id="1613" w:author="GELIAS" w:date="2026-04-12T22:45:00Z"/>
        </w:rPr>
        <w:pPrChange w:id="1614" w:author="GELIAS" w:date="2026-04-12T04:36:00Z">
          <w:pPr>
            <w:spacing w:after="200" w:line="276" w:lineRule="auto"/>
            <w:ind w:left="720"/>
            <w:jc w:val="both"/>
          </w:pPr>
        </w:pPrChange>
      </w:pPr>
    </w:p>
    <w:p w14:paraId="01A6CB91" w14:textId="46737291" w:rsidR="008B3961" w:rsidRDefault="00D74028">
      <w:del w:id="1615" w:author="GELIAS" w:date="2026-04-12T22:45:00Z">
        <w:r w:rsidDel="00FC32AE">
          <w:br w:type="page"/>
        </w:r>
      </w:del>
    </w:p>
    <w:p w14:paraId="76DC1AB7" w14:textId="126E36E8" w:rsidR="008B3961" w:rsidRDefault="00D25255">
      <w:pPr>
        <w:pStyle w:val="Heading1"/>
        <w:numPr>
          <w:ilvl w:val="0"/>
          <w:numId w:val="144"/>
        </w:numPr>
        <w:ind w:left="567" w:hanging="567"/>
        <w:pPrChange w:id="1616" w:author="GELIAS" w:date="2026-04-12T09:25:00Z">
          <w:pPr>
            <w:pStyle w:val="Heading1"/>
          </w:pPr>
        </w:pPrChange>
      </w:pPr>
      <w:bookmarkStart w:id="1617" w:name="_Toc224520767"/>
      <w:del w:id="1618" w:author="GELIAS" w:date="2026-04-11T17:10:00Z">
        <w:r w:rsidDel="00F22E3D">
          <w:lastRenderedPageBreak/>
          <w:delText xml:space="preserve">4. </w:delText>
        </w:r>
      </w:del>
      <w:r>
        <w:t>OWNER’S RESPONSIBILITIES</w:t>
      </w:r>
      <w:bookmarkEnd w:id="1617"/>
    </w:p>
    <w:p w14:paraId="74F9E2A7" w14:textId="77777777" w:rsidR="008B3961" w:rsidRDefault="00D74028">
      <w:pPr>
        <w:pStyle w:val="Heading2"/>
        <w:numPr>
          <w:ilvl w:val="0"/>
          <w:numId w:val="42"/>
        </w:numPr>
        <w:ind w:left="567" w:hanging="567"/>
        <w:pPrChange w:id="1619" w:author="GELIAS" w:date="2026-04-12T09:25:00Z">
          <w:pPr>
            <w:pStyle w:val="Heading2"/>
          </w:pPr>
        </w:pPrChange>
      </w:pPr>
      <w:bookmarkStart w:id="1620" w:name="_Toc224520768"/>
      <w:del w:id="1621" w:author="GELIAS" w:date="2026-04-11T17:11:00Z">
        <w:r w:rsidDel="00F22E3D">
          <w:delText>4</w:delText>
        </w:r>
      </w:del>
      <w:del w:id="1622" w:author="GELIAS" w:date="2026-04-11T17:10:00Z">
        <w:r w:rsidDel="00F22E3D">
          <w:delText xml:space="preserve">.1 </w:delText>
        </w:r>
      </w:del>
      <w:del w:id="1623" w:author="GELIAS" w:date="2026-04-12T09:25:00Z">
        <w:r w:rsidDel="00720AB8">
          <w:delText xml:space="preserve"> </w:delText>
        </w:r>
      </w:del>
      <w:r>
        <w:t>Payment</w:t>
      </w:r>
      <w:bookmarkEnd w:id="1620"/>
    </w:p>
    <w:p w14:paraId="317915EF" w14:textId="576CF722" w:rsidR="008B3961" w:rsidRDefault="00D74028">
      <w:pPr>
        <w:spacing w:after="200" w:line="276" w:lineRule="auto"/>
        <w:ind w:left="567"/>
        <w:jc w:val="both"/>
        <w:pPrChange w:id="1624" w:author="GELIAS" w:date="2026-04-12T09:25:00Z">
          <w:pPr>
            <w:spacing w:after="200" w:line="276" w:lineRule="auto"/>
            <w:ind w:left="720"/>
            <w:jc w:val="both"/>
          </w:pPr>
        </w:pPrChange>
      </w:pPr>
      <w:r>
        <w:t xml:space="preserve">The Owner shall make all payments to the Contractor in accordance with </w:t>
      </w:r>
      <w:del w:id="1625" w:author="GELIAS" w:date="2026-04-13T17:34:00Z">
        <w:r w:rsidDel="00407C7D">
          <w:delText>Article</w:delText>
        </w:r>
      </w:del>
      <w:ins w:id="1626" w:author="GELIAS" w:date="2026-04-13T17:34:00Z">
        <w:r w:rsidR="00407C7D">
          <w:t>Section</w:t>
        </w:r>
      </w:ins>
      <w:r>
        <w:t xml:space="preserve"> 7.</w:t>
      </w:r>
    </w:p>
    <w:p w14:paraId="0D4B2FA5" w14:textId="378ED483" w:rsidR="008B3961" w:rsidRDefault="00D74028">
      <w:pPr>
        <w:pStyle w:val="Heading2"/>
        <w:numPr>
          <w:ilvl w:val="0"/>
          <w:numId w:val="42"/>
        </w:numPr>
        <w:ind w:left="567" w:hanging="567"/>
        <w:pPrChange w:id="1627" w:author="GELIAS" w:date="2026-04-12T09:58:00Z">
          <w:pPr>
            <w:pStyle w:val="Heading2"/>
          </w:pPr>
        </w:pPrChange>
      </w:pPr>
      <w:bookmarkStart w:id="1628" w:name="_Toc224520769"/>
      <w:del w:id="1629" w:author="GELIAS" w:date="2026-04-11T17:11:00Z">
        <w:r w:rsidDel="009643DE">
          <w:delText xml:space="preserve">4.2  </w:delText>
        </w:r>
      </w:del>
      <w:r>
        <w:t>Site Access</w:t>
      </w:r>
      <w:bookmarkEnd w:id="1628"/>
      <w:ins w:id="1630" w:author="Microsoft account" w:date="2026-03-16T10:01:00Z">
        <w:r w:rsidR="0083371B">
          <w:t xml:space="preserve"> </w:t>
        </w:r>
      </w:ins>
    </w:p>
    <w:p w14:paraId="186F7ACD" w14:textId="08F09958" w:rsidR="008B3961" w:rsidRDefault="00D74028">
      <w:pPr>
        <w:pStyle w:val="ListParagraph"/>
        <w:numPr>
          <w:ilvl w:val="1"/>
          <w:numId w:val="43"/>
        </w:numPr>
        <w:spacing w:after="200" w:line="276" w:lineRule="auto"/>
        <w:ind w:left="1134" w:hanging="567"/>
        <w:jc w:val="both"/>
        <w:rPr>
          <w:ins w:id="1631" w:author="GELIAS" w:date="2026-04-09T11:59:00Z"/>
        </w:rPr>
        <w:pPrChange w:id="1632" w:author="GELIAS" w:date="2026-04-12T09:59:00Z">
          <w:pPr>
            <w:spacing w:after="200" w:line="276" w:lineRule="auto"/>
            <w:ind w:left="720"/>
            <w:jc w:val="both"/>
          </w:pPr>
        </w:pPrChange>
      </w:pPr>
      <w:r>
        <w:t xml:space="preserve">The Owner shall provide the Contractor with </w:t>
      </w:r>
      <w:ins w:id="1633" w:author="GELIAS" w:date="2026-04-09T11:57:00Z">
        <w:r w:rsidR="00185DFA">
          <w:t xml:space="preserve">right of </w:t>
        </w:r>
      </w:ins>
      <w:r>
        <w:t>access to</w:t>
      </w:r>
      <w:ins w:id="1634" w:author="GELIAS" w:date="2026-04-09T11:58:00Z">
        <w:r w:rsidR="00185DFA">
          <w:t xml:space="preserve"> and possession of all parts of</w:t>
        </w:r>
      </w:ins>
      <w:r>
        <w:t xml:space="preserve"> the Site in </w:t>
      </w:r>
      <w:del w:id="1635" w:author="GELIAS" w:date="2026-04-09T11:59:00Z">
        <w:r w:rsidDel="00185DFA">
          <w:delText xml:space="preserve">a condition suitable for the commencement and performance of the Work, in </w:delText>
        </w:r>
      </w:del>
      <w:r>
        <w:t>accordance with the Project Schedule. The Owner shall be responsible for: (a) providing adequate land for the Facility, including laydown areas; (b) fencing and site clearance; and (c) all matters relating to land acquisition, rights of way and easements.</w:t>
      </w:r>
    </w:p>
    <w:p w14:paraId="6AC17E8B" w14:textId="696ACE06" w:rsidR="00185DFA" w:rsidRDefault="00185DFA">
      <w:pPr>
        <w:pStyle w:val="ListParagraph"/>
        <w:numPr>
          <w:ilvl w:val="1"/>
          <w:numId w:val="43"/>
        </w:numPr>
        <w:spacing w:after="200" w:line="276" w:lineRule="auto"/>
        <w:ind w:left="1134" w:hanging="425"/>
        <w:jc w:val="both"/>
        <w:pPrChange w:id="1636" w:author="GELIAS" w:date="2026-04-11T17:12:00Z">
          <w:pPr>
            <w:spacing w:after="200" w:line="276" w:lineRule="auto"/>
            <w:ind w:left="720"/>
            <w:jc w:val="both"/>
          </w:pPr>
        </w:pPrChange>
      </w:pPr>
      <w:ins w:id="1637" w:author="GELIAS" w:date="2026-04-09T12:00:00Z">
        <w:r>
          <w:t xml:space="preserve">The right and possession may not be exclusive to the Contractor. If the Contractor suffers delay and/or incurs Cost as a result of a failure by the </w:t>
        </w:r>
      </w:ins>
      <w:ins w:id="1638" w:author="GELIAS" w:date="2026-04-09T16:29:00Z">
        <w:r w:rsidR="00E7283E">
          <w:t>Own</w:t>
        </w:r>
      </w:ins>
      <w:ins w:id="1639" w:author="GELIAS" w:date="2026-04-09T12:00:00Z">
        <w:r>
          <w:t>er to give any such right or possession within such time</w:t>
        </w:r>
      </w:ins>
      <w:ins w:id="1640" w:author="GELIAS" w:date="2026-04-12T10:08:00Z">
        <w:r w:rsidR="00F60640">
          <w:t xml:space="preserve"> prescribed in the Project Schedule</w:t>
        </w:r>
      </w:ins>
      <w:ins w:id="1641" w:author="GELIAS" w:date="2026-04-09T12:00:00Z">
        <w:r>
          <w:t xml:space="preserve">, the Contractor shall be entitled subject to </w:t>
        </w:r>
      </w:ins>
      <w:ins w:id="1642" w:author="GELIAS" w:date="2026-04-12T10:03:00Z">
        <w:r w:rsidR="00272EAC">
          <w:t xml:space="preserve">EOT </w:t>
        </w:r>
      </w:ins>
      <w:ins w:id="1643" w:author="GELIAS" w:date="2026-04-12T10:04:00Z">
        <w:r w:rsidR="00F60640">
          <w:t>and/</w:t>
        </w:r>
      </w:ins>
      <w:ins w:id="1644" w:author="GELIAS" w:date="2026-04-12T10:03:00Z">
        <w:r w:rsidR="00272EAC">
          <w:t>or Cost in accordance with Section 2</w:t>
        </w:r>
      </w:ins>
      <w:ins w:id="1645" w:author="GELIAS" w:date="2026-04-12T10:04:00Z">
        <w:r w:rsidR="00272EAC">
          <w:t>2</w:t>
        </w:r>
      </w:ins>
      <w:ins w:id="1646" w:author="GELIAS" w:date="2026-04-09T12:00:00Z">
        <w:r>
          <w:t xml:space="preserve">. However, if and to the extent that the </w:t>
        </w:r>
      </w:ins>
      <w:ins w:id="1647" w:author="GELIAS" w:date="2026-04-09T16:30:00Z">
        <w:r w:rsidR="00E7283E">
          <w:t>Own</w:t>
        </w:r>
      </w:ins>
      <w:ins w:id="1648" w:author="GELIAS" w:date="2026-04-09T12:00:00Z">
        <w:r>
          <w:t>er’s failure was caused by any error or delay by the Contractor, including an error in, or delay in the submission of, any of the applicable Contractor’s Documents, the Contractor shall not be entitled to such EOT and/or Cos</w:t>
        </w:r>
      </w:ins>
      <w:ins w:id="1649" w:author="GELIAS" w:date="2026-04-12T10:04:00Z">
        <w:r w:rsidR="00272EAC">
          <w:t xml:space="preserve">t. </w:t>
        </w:r>
      </w:ins>
    </w:p>
    <w:p w14:paraId="07C6C43F" w14:textId="77777777" w:rsidR="008B3961" w:rsidRDefault="00D74028">
      <w:pPr>
        <w:pStyle w:val="Heading2"/>
        <w:numPr>
          <w:ilvl w:val="0"/>
          <w:numId w:val="42"/>
        </w:numPr>
        <w:ind w:left="567" w:hanging="567"/>
        <w:pPrChange w:id="1650" w:author="GELIAS" w:date="2026-04-12T10:18:00Z">
          <w:pPr>
            <w:pStyle w:val="Heading2"/>
          </w:pPr>
        </w:pPrChange>
      </w:pPr>
      <w:bookmarkStart w:id="1651" w:name="_Toc224520770"/>
      <w:del w:id="1652" w:author="GELIAS" w:date="2026-04-11T17:12:00Z">
        <w:r w:rsidDel="009643DE">
          <w:delText xml:space="preserve">4.3  </w:delText>
        </w:r>
      </w:del>
      <w:r>
        <w:t>Owner Permits</w:t>
      </w:r>
      <w:bookmarkEnd w:id="1651"/>
    </w:p>
    <w:p w14:paraId="7F659455" w14:textId="77777777" w:rsidR="00FE3926" w:rsidRDefault="00D74028">
      <w:pPr>
        <w:pStyle w:val="ListParagraph"/>
        <w:numPr>
          <w:ilvl w:val="0"/>
          <w:numId w:val="153"/>
        </w:numPr>
        <w:spacing w:after="200" w:line="276" w:lineRule="auto"/>
        <w:ind w:left="1134" w:hanging="567"/>
        <w:jc w:val="both"/>
        <w:rPr>
          <w:ins w:id="1653" w:author="GELIAS" w:date="2026-04-12T10:18:00Z"/>
        </w:rPr>
        <w:pPrChange w:id="1654" w:author="GELIAS" w:date="2026-04-12T10:23:00Z">
          <w:pPr>
            <w:pStyle w:val="ListParagraph"/>
            <w:numPr>
              <w:numId w:val="153"/>
            </w:numPr>
            <w:spacing w:after="200" w:line="276" w:lineRule="auto"/>
            <w:ind w:left="1080" w:hanging="513"/>
            <w:jc w:val="both"/>
          </w:pPr>
        </w:pPrChange>
      </w:pPr>
      <w:r>
        <w:t xml:space="preserve">The Owner shall be responsible for obtaining and maintaining, at its own cost, all Governmental Authorizations required for the Project other than the </w:t>
      </w:r>
      <w:commentRangeStart w:id="1655"/>
      <w:r>
        <w:t>Contractor Permits (the “</w:t>
      </w:r>
      <w:r w:rsidRPr="00FE3926">
        <w:rPr>
          <w:b/>
          <w:bCs/>
          <w:rPrChange w:id="1656" w:author="GELIAS" w:date="2026-04-12T10:18:00Z">
            <w:rPr/>
          </w:rPrChange>
        </w:rPr>
        <w:t>Owner Permits</w:t>
      </w:r>
      <w:r>
        <w:t xml:space="preserve">”), </w:t>
      </w:r>
      <w:commentRangeEnd w:id="1655"/>
      <w:r w:rsidR="00F60640">
        <w:rPr>
          <w:rStyle w:val="CommentReference"/>
          <w:sz w:val="24"/>
          <w:szCs w:val="24"/>
        </w:rPr>
        <w:commentReference w:id="1655"/>
      </w:r>
      <w:r>
        <w:t xml:space="preserve">including but not limited to environmental impact assessments, licenses to operate, approval-to-construct, and any other permits required by Nigerian regulatory authorities (NUPRC, </w:t>
      </w:r>
      <w:r w:rsidR="00591A85">
        <w:t>NMDPRA</w:t>
      </w:r>
      <w:r>
        <w:t>, NESREA, State Government</w:t>
      </w:r>
      <w:del w:id="1657" w:author="GELIAS" w:date="2026-04-12T10:18:00Z">
        <w:r w:rsidDel="00FE3926">
          <w:delText xml:space="preserve">, </w:delText>
        </w:r>
      </w:del>
      <w:del w:id="1658" w:author="GELIAS" w:date="2026-04-12T05:53:00Z">
        <w:r w:rsidDel="00A12E90">
          <w:delText>etc</w:delText>
        </w:r>
      </w:del>
      <w:del w:id="1659" w:author="GELIAS" w:date="2026-04-12T10:18:00Z">
        <w:r w:rsidDel="00FE3926">
          <w:delText>.</w:delText>
        </w:r>
      </w:del>
      <w:r>
        <w:t>)</w:t>
      </w:r>
      <w:ins w:id="1660" w:author="GELIAS" w:date="2026-04-12T05:53:00Z">
        <w:r w:rsidR="00A12E90">
          <w:t xml:space="preserve"> as listed in the Owner’s Re</w:t>
        </w:r>
      </w:ins>
      <w:ins w:id="1661" w:author="GELIAS" w:date="2026-04-12T05:54:00Z">
        <w:r w:rsidR="00A12E90">
          <w:t>quirements</w:t>
        </w:r>
      </w:ins>
      <w:r>
        <w:t>.</w:t>
      </w:r>
      <w:ins w:id="1662" w:author="PCC" w:date="2026-03-27T15:18:00Z">
        <w:r w:rsidR="00C238F6" w:rsidRPr="00C238F6">
          <w:t xml:space="preserve"> </w:t>
        </w:r>
      </w:ins>
    </w:p>
    <w:p w14:paraId="56358834" w14:textId="77777777" w:rsidR="00FE3926" w:rsidRDefault="00FE3926">
      <w:pPr>
        <w:pStyle w:val="ListParagraph"/>
        <w:numPr>
          <w:ilvl w:val="0"/>
          <w:numId w:val="153"/>
        </w:numPr>
        <w:spacing w:after="200" w:line="276" w:lineRule="auto"/>
        <w:ind w:left="1134" w:hanging="567"/>
        <w:jc w:val="both"/>
        <w:rPr>
          <w:ins w:id="1663" w:author="GELIAS" w:date="2026-04-12T10:19:00Z"/>
        </w:rPr>
        <w:pPrChange w:id="1664" w:author="GELIAS" w:date="2026-04-12T10:23:00Z">
          <w:pPr>
            <w:pStyle w:val="ListParagraph"/>
            <w:numPr>
              <w:numId w:val="153"/>
            </w:numPr>
            <w:spacing w:after="200" w:line="276" w:lineRule="auto"/>
            <w:ind w:left="1080" w:hanging="513"/>
            <w:jc w:val="both"/>
          </w:pPr>
        </w:pPrChange>
      </w:pPr>
      <w:ins w:id="1665" w:author="GELIAS" w:date="2026-04-12T10:19:00Z">
        <w:r>
          <w:t>T</w:t>
        </w:r>
      </w:ins>
      <w:ins w:id="1666" w:author="GELIAS" w:date="2026-04-12T10:18:00Z">
        <w:r>
          <w:t>he Contractor shall provide such assistance and all documentation</w:t>
        </w:r>
      </w:ins>
      <w:ins w:id="1667" w:author="GELIAS" w:date="2026-04-12T10:19:00Z">
        <w:r>
          <w:t xml:space="preserve"> as </w:t>
        </w:r>
      </w:ins>
      <w:ins w:id="1668" w:author="GELIAS" w:date="2026-04-12T10:18:00Z">
        <w:r>
          <w:t xml:space="preserve">reasonably required by the </w:t>
        </w:r>
      </w:ins>
      <w:ins w:id="1669" w:author="GELIAS" w:date="2026-04-12T10:19:00Z">
        <w:r>
          <w:t>Own</w:t>
        </w:r>
      </w:ins>
      <w:ins w:id="1670" w:author="GELIAS" w:date="2026-04-12T10:18:00Z">
        <w:r>
          <w:t xml:space="preserve">er, so as to allow the </w:t>
        </w:r>
      </w:ins>
      <w:ins w:id="1671" w:author="GELIAS" w:date="2026-04-12T10:19:00Z">
        <w:r>
          <w:t>Own</w:t>
        </w:r>
      </w:ins>
      <w:ins w:id="1672" w:author="GELIAS" w:date="2026-04-12T10:18:00Z">
        <w:r>
          <w:t xml:space="preserve">er to obtain any permit, permission, </w:t>
        </w:r>
        <w:proofErr w:type="spellStart"/>
        <w:r>
          <w:t>licence</w:t>
        </w:r>
        <w:proofErr w:type="spellEnd"/>
        <w:r>
          <w:t xml:space="preserve"> or approval under sub-paragraph (a) above</w:t>
        </w:r>
      </w:ins>
    </w:p>
    <w:p w14:paraId="514C7D4F" w14:textId="1301184E" w:rsidR="00FE3926" w:rsidRDefault="00FE3926">
      <w:pPr>
        <w:pStyle w:val="ListParagraph"/>
        <w:numPr>
          <w:ilvl w:val="0"/>
          <w:numId w:val="153"/>
        </w:numPr>
        <w:spacing w:after="200" w:line="276" w:lineRule="auto"/>
        <w:ind w:left="1134" w:hanging="567"/>
        <w:jc w:val="both"/>
        <w:rPr>
          <w:ins w:id="1673" w:author="GELIAS" w:date="2026-04-12T10:20:00Z"/>
        </w:rPr>
        <w:pPrChange w:id="1674" w:author="GELIAS" w:date="2026-04-12T10:23:00Z">
          <w:pPr>
            <w:pStyle w:val="ListParagraph"/>
            <w:numPr>
              <w:numId w:val="153"/>
            </w:numPr>
            <w:spacing w:after="200" w:line="276" w:lineRule="auto"/>
            <w:ind w:left="1080" w:hanging="513"/>
            <w:jc w:val="both"/>
          </w:pPr>
        </w:pPrChange>
      </w:pPr>
      <w:ins w:id="1675" w:author="GELIAS" w:date="2026-04-12T10:19:00Z">
        <w:r>
          <w:t>T</w:t>
        </w:r>
      </w:ins>
      <w:ins w:id="1676" w:author="GELIAS" w:date="2026-04-12T10:18:00Z">
        <w:r>
          <w:t xml:space="preserve">he Contractor shall comply with all permits, permissions, </w:t>
        </w:r>
        <w:proofErr w:type="spellStart"/>
        <w:r>
          <w:t>licences</w:t>
        </w:r>
        <w:proofErr w:type="spellEnd"/>
        <w:r>
          <w:t xml:space="preserve"> and/ or approvals obtained by the </w:t>
        </w:r>
      </w:ins>
      <w:ins w:id="1677" w:author="GELIAS" w:date="2026-04-12T10:20:00Z">
        <w:r>
          <w:t>Owner</w:t>
        </w:r>
      </w:ins>
      <w:ins w:id="1678" w:author="GELIAS" w:date="2026-04-12T10:18:00Z">
        <w:r>
          <w:t xml:space="preserve"> under sub-paragraph (a) above. </w:t>
        </w:r>
      </w:ins>
    </w:p>
    <w:p w14:paraId="650A3D81" w14:textId="12B9D640" w:rsidR="00FE3926" w:rsidRDefault="00FE3926">
      <w:pPr>
        <w:pStyle w:val="ListParagraph"/>
        <w:numPr>
          <w:ilvl w:val="0"/>
          <w:numId w:val="153"/>
        </w:numPr>
        <w:spacing w:after="200" w:line="276" w:lineRule="auto"/>
        <w:ind w:left="1134" w:hanging="567"/>
        <w:jc w:val="both"/>
        <w:rPr>
          <w:ins w:id="1679" w:author="GELIAS" w:date="2026-04-12T10:22:00Z"/>
        </w:rPr>
        <w:pPrChange w:id="1680" w:author="GELIAS" w:date="2026-04-12T10:23:00Z">
          <w:pPr>
            <w:pStyle w:val="ListParagraph"/>
            <w:numPr>
              <w:numId w:val="153"/>
            </w:numPr>
            <w:spacing w:after="200" w:line="276" w:lineRule="auto"/>
            <w:ind w:left="1080" w:hanging="513"/>
            <w:jc w:val="both"/>
          </w:pPr>
        </w:pPrChange>
      </w:pPr>
      <w:ins w:id="1681" w:author="GELIAS" w:date="2026-04-12T10:18:00Z">
        <w:r>
          <w:t xml:space="preserve">If, having complied with sub-paragraph (c) above, the Contractor suffers delay and/or incurs Cost as a result of the </w:t>
        </w:r>
      </w:ins>
      <w:ins w:id="1682" w:author="GELIAS" w:date="2026-04-12T15:57:00Z">
        <w:r w:rsidR="00625279">
          <w:t>Owner</w:t>
        </w:r>
      </w:ins>
      <w:ins w:id="1683" w:author="GELIAS" w:date="2026-04-12T10:18:00Z">
        <w:r>
          <w:t xml:space="preserve">’s delay or failure to obtain any permit, permission, </w:t>
        </w:r>
        <w:proofErr w:type="spellStart"/>
        <w:r>
          <w:t>licence</w:t>
        </w:r>
        <w:proofErr w:type="spellEnd"/>
        <w:r>
          <w:t xml:space="preserve"> or approval under sub-paragraph (a) above, the Contractor shall be entitled </w:t>
        </w:r>
      </w:ins>
      <w:ins w:id="1684" w:author="GELIAS" w:date="2026-04-12T10:21:00Z">
        <w:r>
          <w:t xml:space="preserve">to EOT or Cost in accordance with Section 22. </w:t>
        </w:r>
      </w:ins>
    </w:p>
    <w:p w14:paraId="1646D382" w14:textId="26032E8A" w:rsidR="00FE3926" w:rsidDel="0047619E" w:rsidRDefault="00FE3926">
      <w:pPr>
        <w:pStyle w:val="ListParagraph"/>
        <w:numPr>
          <w:ilvl w:val="0"/>
          <w:numId w:val="153"/>
        </w:numPr>
        <w:spacing w:after="200" w:line="276" w:lineRule="auto"/>
        <w:ind w:left="1134" w:hanging="567"/>
        <w:jc w:val="both"/>
        <w:rPr>
          <w:ins w:id="1685" w:author="GELIAS" w:date="2026-04-12T10:21:00Z"/>
          <w:del w:id="1686" w:author="EVANS" w:date="2026-04-27T10:59:00Z"/>
        </w:rPr>
        <w:pPrChange w:id="1687" w:author="GELIAS" w:date="2026-04-12T10:23:00Z">
          <w:pPr>
            <w:pStyle w:val="ListParagraph"/>
            <w:numPr>
              <w:numId w:val="153"/>
            </w:numPr>
            <w:spacing w:after="200" w:line="276" w:lineRule="auto"/>
            <w:ind w:left="1080" w:hanging="513"/>
            <w:jc w:val="both"/>
          </w:pPr>
        </w:pPrChange>
      </w:pPr>
      <w:ins w:id="1688" w:author="GELIAS" w:date="2026-04-12T10:22:00Z">
        <w:del w:id="1689" w:author="EVANS" w:date="2026-04-27T10:59:00Z">
          <w:r w:rsidDel="0047619E">
            <w:lastRenderedPageBreak/>
            <w:delText xml:space="preserve">If the Owner incurs additional costs as a result of the Contractor’s failure to </w:delText>
          </w:r>
          <w:commentRangeStart w:id="1690"/>
          <w:r w:rsidDel="0047619E">
            <w:delText>comply with</w:delText>
          </w:r>
        </w:del>
      </w:ins>
      <w:ins w:id="1691" w:author="GELIAS" w:date="2026-04-12T10:23:00Z">
        <w:del w:id="1692" w:author="EVANS" w:date="2026-04-27T10:59:00Z">
          <w:r w:rsidDel="0047619E">
            <w:delText xml:space="preserve"> </w:delText>
          </w:r>
        </w:del>
      </w:ins>
      <w:ins w:id="1693" w:author="GELIAS" w:date="2026-04-12T10:22:00Z">
        <w:del w:id="1694" w:author="EVANS" w:date="2026-04-27T10:59:00Z">
          <w:r w:rsidDel="0047619E">
            <w:delText xml:space="preserve">(c) above, the </w:delText>
          </w:r>
        </w:del>
      </w:ins>
      <w:commentRangeEnd w:id="1690"/>
      <w:del w:id="1695" w:author="EVANS" w:date="2026-04-27T10:59:00Z">
        <w:r w:rsidR="0047619E" w:rsidDel="0047619E">
          <w:rPr>
            <w:rStyle w:val="CommentReference"/>
          </w:rPr>
          <w:commentReference w:id="1690"/>
        </w:r>
      </w:del>
      <w:ins w:id="1696" w:author="GELIAS" w:date="2026-04-12T10:22:00Z">
        <w:del w:id="1697" w:author="EVANS" w:date="2026-04-27T10:59:00Z">
          <w:r w:rsidDel="0047619E">
            <w:delText xml:space="preserve">Owner shall be entitled to Cost </w:delText>
          </w:r>
        </w:del>
      </w:ins>
      <w:ins w:id="1698" w:author="GELIAS" w:date="2026-04-12T10:23:00Z">
        <w:del w:id="1699" w:author="EVANS" w:date="2026-04-27T10:59:00Z">
          <w:r w:rsidDel="0047619E">
            <w:delText xml:space="preserve">to be determined </w:delText>
          </w:r>
        </w:del>
      </w:ins>
      <w:ins w:id="1700" w:author="GELIAS" w:date="2026-04-12T10:22:00Z">
        <w:del w:id="1701" w:author="EVANS" w:date="2026-04-27T10:59:00Z">
          <w:r w:rsidDel="0047619E">
            <w:delText xml:space="preserve">in accordance with Section </w:delText>
          </w:r>
        </w:del>
      </w:ins>
      <w:ins w:id="1702" w:author="GELIAS" w:date="2026-04-12T10:23:00Z">
        <w:del w:id="1703" w:author="EVANS" w:date="2026-04-27T10:59:00Z">
          <w:r w:rsidDel="0047619E">
            <w:delText>22.</w:delText>
          </w:r>
        </w:del>
      </w:ins>
    </w:p>
    <w:p w14:paraId="6F635A15" w14:textId="179D952D" w:rsidR="008B3961" w:rsidDel="00FE3926" w:rsidRDefault="00C238F6">
      <w:pPr>
        <w:pStyle w:val="ListParagraph"/>
        <w:numPr>
          <w:ilvl w:val="0"/>
          <w:numId w:val="153"/>
        </w:numPr>
        <w:spacing w:after="200" w:line="276" w:lineRule="auto"/>
        <w:ind w:left="567" w:hanging="567"/>
        <w:jc w:val="both"/>
        <w:rPr>
          <w:del w:id="1704" w:author="GELIAS" w:date="2026-04-12T10:22:00Z"/>
        </w:rPr>
        <w:pPrChange w:id="1705" w:author="GELIAS" w:date="2026-04-12T10:24:00Z">
          <w:pPr>
            <w:spacing w:after="200" w:line="276" w:lineRule="auto"/>
            <w:ind w:left="720"/>
            <w:jc w:val="both"/>
          </w:pPr>
        </w:pPrChange>
      </w:pPr>
      <w:commentRangeStart w:id="1706"/>
      <w:ins w:id="1707" w:author="PCC" w:date="2026-03-27T15:18:00Z">
        <w:r>
          <w:t>If any</w:t>
        </w:r>
        <w:r w:rsidRPr="00B40A33">
          <w:t xml:space="preserve"> </w:t>
        </w:r>
        <w:r>
          <w:t xml:space="preserve">Owner Permit is delayed, refused, revoked, or subject to conditions that materially affect the Contractor’s performance of the Work in accordance with the Project Schedule, the Contractor shall be entitled to a Change Order for additional time and costs incurred as a direct result, including but not limited to prolongation costs and rescheduling costs and the contractor shall not be liable for delay damages under this </w:t>
        </w:r>
        <w:proofErr w:type="spellStart"/>
        <w:r>
          <w:t>agreement.</w:t>
        </w:r>
      </w:ins>
      <w:commentRangeEnd w:id="1706"/>
      <w:r w:rsidR="00944169">
        <w:rPr>
          <w:rStyle w:val="CommentReference"/>
        </w:rPr>
        <w:commentReference w:id="1706"/>
      </w:r>
    </w:p>
    <w:p w14:paraId="5183D67B" w14:textId="77777777" w:rsidR="008B3961" w:rsidRDefault="00D74028">
      <w:pPr>
        <w:pStyle w:val="Heading2"/>
        <w:numPr>
          <w:ilvl w:val="0"/>
          <w:numId w:val="42"/>
        </w:numPr>
        <w:ind w:left="567" w:hanging="567"/>
        <w:pPrChange w:id="1708" w:author="GELIAS" w:date="2026-04-12T10:24:00Z">
          <w:pPr>
            <w:pStyle w:val="Heading2"/>
          </w:pPr>
        </w:pPrChange>
      </w:pPr>
      <w:bookmarkStart w:id="1709" w:name="_Toc224520771"/>
      <w:del w:id="1710" w:author="GELIAS" w:date="2026-04-11T17:13:00Z">
        <w:r w:rsidDel="009643DE">
          <w:delText xml:space="preserve">4.4  </w:delText>
        </w:r>
      </w:del>
      <w:r>
        <w:t>Feedstock</w:t>
      </w:r>
      <w:bookmarkEnd w:id="1709"/>
      <w:proofErr w:type="spellEnd"/>
    </w:p>
    <w:p w14:paraId="49C81A74" w14:textId="77777777" w:rsidR="008B3961" w:rsidRDefault="00D74028">
      <w:pPr>
        <w:spacing w:after="200" w:line="276" w:lineRule="auto"/>
        <w:ind w:left="567"/>
        <w:jc w:val="both"/>
        <w:pPrChange w:id="1711" w:author="GELIAS" w:date="2026-04-12T11:05:00Z">
          <w:pPr>
            <w:spacing w:after="200" w:line="276" w:lineRule="auto"/>
            <w:ind w:left="720"/>
            <w:jc w:val="both"/>
          </w:pPr>
        </w:pPrChange>
      </w:pPr>
      <w:r>
        <w:t>The Owner shall be responsible for procuring and supplying feedstock (natural gas or other applicable feedstock) to the Facility in quantities and at the pressure, temperature and quality specifications required for commissioning, performance testing and commercial operation, as set forth in Schedule A-2.</w:t>
      </w:r>
    </w:p>
    <w:p w14:paraId="1CABB1F4" w14:textId="58337BBB" w:rsidR="008B3961" w:rsidDel="00C9643D" w:rsidRDefault="00D74028">
      <w:pPr>
        <w:pStyle w:val="Heading2"/>
        <w:numPr>
          <w:ilvl w:val="0"/>
          <w:numId w:val="42"/>
        </w:numPr>
        <w:ind w:left="567" w:hanging="567"/>
        <w:rPr>
          <w:del w:id="1712" w:author="GELIAS" w:date="2026-04-12T10:37:00Z"/>
        </w:rPr>
        <w:pPrChange w:id="1713" w:author="GELIAS" w:date="2026-04-12T11:05:00Z">
          <w:pPr>
            <w:pStyle w:val="Heading2"/>
          </w:pPr>
        </w:pPrChange>
      </w:pPr>
      <w:bookmarkStart w:id="1714" w:name="_Toc224520772"/>
      <w:del w:id="1715" w:author="GELIAS" w:date="2026-04-11T17:13:00Z">
        <w:r w:rsidDel="009643DE">
          <w:delText xml:space="preserve">4.5  </w:delText>
        </w:r>
      </w:del>
      <w:del w:id="1716" w:author="GELIAS" w:date="2026-04-12T10:37:00Z">
        <w:r w:rsidDel="00C9643D">
          <w:delText>Security</w:delText>
        </w:r>
        <w:bookmarkEnd w:id="1714"/>
      </w:del>
    </w:p>
    <w:p w14:paraId="01D6A101" w14:textId="10583F1D" w:rsidR="008B3961" w:rsidRDefault="00D74028">
      <w:pPr>
        <w:spacing w:after="200" w:line="276" w:lineRule="auto"/>
        <w:ind w:left="567" w:hanging="567"/>
        <w:jc w:val="both"/>
        <w:pPrChange w:id="1717" w:author="GELIAS" w:date="2026-04-12T11:05:00Z">
          <w:pPr>
            <w:spacing w:after="200" w:line="276" w:lineRule="auto"/>
            <w:ind w:left="720"/>
            <w:jc w:val="both"/>
          </w:pPr>
        </w:pPrChange>
      </w:pPr>
      <w:commentRangeStart w:id="1718"/>
      <w:r>
        <w:t>The Owner shall establish and maintain appropriate security measures for the Site, including engagement of private security and coordination with relevant government security agencies as required. The security plan shall be developed in consultation with the Contractor and shall comply with all requirements of the Project insurers.</w:t>
      </w:r>
      <w:commentRangeEnd w:id="1718"/>
      <w:r w:rsidR="002D3CEF">
        <w:rPr>
          <w:rStyle w:val="CommentReference"/>
        </w:rPr>
        <w:commentReference w:id="1718"/>
      </w:r>
    </w:p>
    <w:p w14:paraId="21EB6228" w14:textId="77777777" w:rsidR="008B3961" w:rsidRDefault="00D74028">
      <w:pPr>
        <w:pStyle w:val="Heading2"/>
        <w:numPr>
          <w:ilvl w:val="0"/>
          <w:numId w:val="42"/>
        </w:numPr>
        <w:ind w:left="567" w:hanging="567"/>
        <w:pPrChange w:id="1719" w:author="GELIAS" w:date="2026-04-12T11:05:00Z">
          <w:pPr>
            <w:pStyle w:val="Heading2"/>
          </w:pPr>
        </w:pPrChange>
      </w:pPr>
      <w:bookmarkStart w:id="1720" w:name="_Toc224520773"/>
      <w:del w:id="1721" w:author="GELIAS" w:date="2026-04-11T17:13:00Z">
        <w:r w:rsidDel="009643DE">
          <w:delText xml:space="preserve">4.6  </w:delText>
        </w:r>
      </w:del>
      <w:r>
        <w:t>Customs and Import Duties</w:t>
      </w:r>
      <w:bookmarkEnd w:id="1720"/>
    </w:p>
    <w:p w14:paraId="05328133" w14:textId="6A52B39E" w:rsidR="0020394B" w:rsidRDefault="00D74028" w:rsidP="0020394B">
      <w:pPr>
        <w:pStyle w:val="ListParagraph"/>
        <w:numPr>
          <w:ilvl w:val="0"/>
          <w:numId w:val="154"/>
        </w:numPr>
        <w:spacing w:after="200" w:line="276" w:lineRule="auto"/>
        <w:ind w:left="1134" w:hanging="567"/>
        <w:jc w:val="both"/>
        <w:rPr>
          <w:ins w:id="1722" w:author="EVANS" w:date="2026-04-30T15:32:00Z"/>
        </w:rPr>
      </w:pPr>
      <w:r>
        <w:t xml:space="preserve">Unless otherwise allocated in Schedule A-1, the Owner shall be responsible for: (a) customs duties, import levies and clearance charges </w:t>
      </w:r>
      <w:ins w:id="1723" w:author="GELIAS" w:date="2026-04-12T10:39:00Z">
        <w:r w:rsidR="00C9643D">
          <w:t>of all Goods</w:t>
        </w:r>
      </w:ins>
      <w:ins w:id="1724" w:author="GELIAS" w:date="2026-04-12T10:40:00Z">
        <w:r w:rsidR="00C9643D">
          <w:t xml:space="preserve"> from the</w:t>
        </w:r>
      </w:ins>
      <w:del w:id="1725" w:author="GELIAS" w:date="2026-04-12T10:40:00Z">
        <w:r w:rsidDel="00C9643D">
          <w:delText>at</w:delText>
        </w:r>
      </w:del>
      <w:r>
        <w:t xml:space="preserve"> Nigerian port</w:t>
      </w:r>
      <w:del w:id="1726" w:author="GELIAS" w:date="2026-04-12T10:40:00Z">
        <w:r w:rsidDel="00C9643D">
          <w:delText>s</w:delText>
        </w:r>
      </w:del>
      <w:ins w:id="1727" w:author="GELIAS" w:date="2026-04-12T10:40:00Z">
        <w:r w:rsidR="00C9643D">
          <w:t xml:space="preserve"> to the Site</w:t>
        </w:r>
      </w:ins>
      <w:r>
        <w:t>; and (b) all temporary importation permits and duty exemptions applicable to the Project.</w:t>
      </w:r>
    </w:p>
    <w:p w14:paraId="0D0BE35A" w14:textId="0EC81B24" w:rsidR="004E7D41" w:rsidRDefault="004E7D41" w:rsidP="001F19B6">
      <w:pPr>
        <w:pStyle w:val="ListParagraph"/>
        <w:numPr>
          <w:ilvl w:val="0"/>
          <w:numId w:val="154"/>
        </w:numPr>
        <w:spacing w:after="200" w:line="276" w:lineRule="auto"/>
        <w:jc w:val="both"/>
        <w:rPr>
          <w:ins w:id="1728" w:author="EVANS" w:date="2026-04-30T15:32:00Z"/>
        </w:rPr>
      </w:pPr>
      <w:ins w:id="1729" w:author="EVANS" w:date="2026-04-30T15:32:00Z">
        <w:r w:rsidRPr="001F19B6">
          <w:rPr>
            <w:b/>
            <w:rPrChange w:id="1730" w:author="EVANS" w:date="2026-04-30T15:33:00Z">
              <w:rPr/>
            </w:rPrChange>
          </w:rPr>
          <w:t>Handover of Owner-Supplied Equipment</w:t>
        </w:r>
      </w:ins>
      <w:ins w:id="1731" w:author="EVANS" w:date="2026-04-30T15:33:00Z">
        <w:r w:rsidRPr="001F19B6">
          <w:rPr>
            <w:b/>
            <w:rPrChange w:id="1732" w:author="EVANS" w:date="2026-04-30T15:33:00Z">
              <w:rPr/>
            </w:rPrChange>
          </w:rPr>
          <w:t>.</w:t>
        </w:r>
        <w:r>
          <w:t xml:space="preserve"> </w:t>
        </w:r>
      </w:ins>
      <w:ins w:id="1733" w:author="EVANS" w:date="2026-04-30T15:32:00Z">
        <w:r>
          <w:t>The Owner shall be responsible for the receipt of all supplied equipment at the port of entry, including customs clearance and transportation to the Site.</w:t>
        </w:r>
      </w:ins>
      <w:ins w:id="1734" w:author="EVANS" w:date="2026-04-30T15:33:00Z">
        <w:r w:rsidR="001F19B6">
          <w:t xml:space="preserve"> </w:t>
        </w:r>
      </w:ins>
      <w:ins w:id="1735" w:author="EVANS" w:date="2026-04-30T15:32:00Z">
        <w:r>
          <w:t>Upon delivery of such equipment to the Site, a formal handover process shall be conducted between the Owner and the Contractor.</w:t>
        </w:r>
      </w:ins>
    </w:p>
    <w:p w14:paraId="1C1DBA35" w14:textId="77777777" w:rsidR="004E7D41" w:rsidRDefault="004E7D41" w:rsidP="001F19B6">
      <w:pPr>
        <w:pStyle w:val="ListParagraph"/>
        <w:spacing w:after="200"/>
        <w:ind w:left="1080"/>
        <w:jc w:val="both"/>
        <w:rPr>
          <w:ins w:id="1736" w:author="EVANS" w:date="2026-04-30T15:32:00Z"/>
        </w:rPr>
        <w:pPrChange w:id="1737" w:author="EVANS" w:date="2026-04-30T15:34:00Z">
          <w:pPr>
            <w:pStyle w:val="ListParagraph"/>
            <w:numPr>
              <w:numId w:val="154"/>
            </w:numPr>
            <w:spacing w:after="200" w:line="276" w:lineRule="auto"/>
            <w:ind w:left="1080" w:hanging="360"/>
            <w:jc w:val="both"/>
          </w:pPr>
        </w:pPrChange>
      </w:pPr>
      <w:ins w:id="1738" w:author="EVANS" w:date="2026-04-30T15:32:00Z">
        <w:r>
          <w:t>The handover shall include:</w:t>
        </w:r>
      </w:ins>
    </w:p>
    <w:p w14:paraId="3B7D33CF" w14:textId="57CD45EA" w:rsidR="004E7D41" w:rsidRDefault="004E7D41" w:rsidP="001F19B6">
      <w:pPr>
        <w:pStyle w:val="ListParagraph"/>
        <w:numPr>
          <w:ilvl w:val="0"/>
          <w:numId w:val="182"/>
        </w:numPr>
        <w:spacing w:after="200"/>
        <w:jc w:val="both"/>
        <w:rPr>
          <w:ins w:id="1739" w:author="EVANS" w:date="2026-04-30T15:32:00Z"/>
        </w:rPr>
        <w:pPrChange w:id="1740" w:author="EVANS" w:date="2026-04-30T15:34:00Z">
          <w:pPr>
            <w:pStyle w:val="ListParagraph"/>
            <w:numPr>
              <w:numId w:val="154"/>
            </w:numPr>
            <w:spacing w:after="200" w:line="276" w:lineRule="auto"/>
            <w:ind w:left="1080" w:hanging="360"/>
            <w:jc w:val="both"/>
          </w:pPr>
        </w:pPrChange>
      </w:pPr>
      <w:ins w:id="1741" w:author="EVANS" w:date="2026-04-30T15:32:00Z">
        <w:r>
          <w:t>a joint physical inspection of all equipment delivered</w:t>
        </w:r>
      </w:ins>
    </w:p>
    <w:p w14:paraId="4D395AA6" w14:textId="396D78F4" w:rsidR="004E7D41" w:rsidRDefault="004E7D41" w:rsidP="001F19B6">
      <w:pPr>
        <w:pStyle w:val="ListParagraph"/>
        <w:numPr>
          <w:ilvl w:val="0"/>
          <w:numId w:val="182"/>
        </w:numPr>
        <w:spacing w:after="200"/>
        <w:jc w:val="both"/>
        <w:rPr>
          <w:ins w:id="1742" w:author="EVANS" w:date="2026-04-30T15:32:00Z"/>
        </w:rPr>
        <w:pPrChange w:id="1743" w:author="EVANS" w:date="2026-04-30T15:34:00Z">
          <w:pPr>
            <w:pStyle w:val="ListParagraph"/>
            <w:numPr>
              <w:numId w:val="154"/>
            </w:numPr>
            <w:spacing w:after="200" w:line="276" w:lineRule="auto"/>
            <w:ind w:left="1080" w:hanging="360"/>
            <w:jc w:val="both"/>
          </w:pPr>
        </w:pPrChange>
      </w:pPr>
      <w:ins w:id="1744" w:author="EVANS" w:date="2026-04-30T15:32:00Z">
        <w:r>
          <w:t>verification against shipping documents, packing lists, and specifications</w:t>
        </w:r>
      </w:ins>
    </w:p>
    <w:p w14:paraId="2C5772F7" w14:textId="7C9D63BF" w:rsidR="004E7D41" w:rsidRDefault="004E7D41" w:rsidP="001F19B6">
      <w:pPr>
        <w:pStyle w:val="ListParagraph"/>
        <w:numPr>
          <w:ilvl w:val="0"/>
          <w:numId w:val="182"/>
        </w:numPr>
        <w:spacing w:after="200"/>
        <w:jc w:val="both"/>
        <w:rPr>
          <w:ins w:id="1745" w:author="EVANS" w:date="2026-04-30T15:32:00Z"/>
        </w:rPr>
        <w:pPrChange w:id="1746" w:author="EVANS" w:date="2026-04-30T15:34:00Z">
          <w:pPr>
            <w:pStyle w:val="ListParagraph"/>
            <w:numPr>
              <w:numId w:val="154"/>
            </w:numPr>
            <w:spacing w:after="200" w:line="276" w:lineRule="auto"/>
            <w:ind w:left="1080" w:hanging="360"/>
            <w:jc w:val="both"/>
          </w:pPr>
        </w:pPrChange>
      </w:pPr>
      <w:ins w:id="1747" w:author="EVANS" w:date="2026-04-30T15:32:00Z">
        <w:r>
          <w:t xml:space="preserve">recording of quantities  </w:t>
        </w:r>
      </w:ins>
    </w:p>
    <w:p w14:paraId="01C194AF" w14:textId="39EB093F" w:rsidR="004E7D41" w:rsidRDefault="004E7D41" w:rsidP="001F19B6">
      <w:pPr>
        <w:pStyle w:val="ListParagraph"/>
        <w:numPr>
          <w:ilvl w:val="0"/>
          <w:numId w:val="182"/>
        </w:numPr>
        <w:spacing w:after="200"/>
        <w:jc w:val="both"/>
        <w:rPr>
          <w:ins w:id="1748" w:author="GELIAS" w:date="2026-04-12T11:05:00Z"/>
        </w:rPr>
        <w:pPrChange w:id="1749" w:author="EVANS" w:date="2026-04-30T15:34:00Z">
          <w:pPr>
            <w:pStyle w:val="ListParagraph"/>
            <w:numPr>
              <w:numId w:val="154"/>
            </w:numPr>
            <w:spacing w:after="200" w:line="276" w:lineRule="auto"/>
            <w:ind w:left="1080" w:hanging="360"/>
            <w:jc w:val="both"/>
          </w:pPr>
        </w:pPrChange>
      </w:pPr>
      <w:ins w:id="1750" w:author="EVANS" w:date="2026-04-30T15:32:00Z">
        <w:r>
          <w:t>issuance of a jointly signed Handover Certificate confirming transfer of custody</w:t>
        </w:r>
      </w:ins>
    </w:p>
    <w:p w14:paraId="3F99881F" w14:textId="03C188B5" w:rsidR="00C9643D" w:rsidDel="004E7D41" w:rsidRDefault="00C9643D">
      <w:pPr>
        <w:pStyle w:val="ListParagraph"/>
        <w:numPr>
          <w:ilvl w:val="0"/>
          <w:numId w:val="154"/>
        </w:numPr>
        <w:spacing w:after="200" w:line="276" w:lineRule="auto"/>
        <w:ind w:left="1134" w:hanging="567"/>
        <w:jc w:val="both"/>
        <w:rPr>
          <w:del w:id="1751" w:author="EVANS" w:date="2026-04-27T11:16:00Z"/>
        </w:rPr>
      </w:pPr>
      <w:commentRangeStart w:id="1752"/>
      <w:ins w:id="1753" w:author="GELIAS" w:date="2026-04-12T10:39:00Z">
        <w:del w:id="1754" w:author="EVANS" w:date="2026-04-27T11:16:00Z">
          <w:r w:rsidRPr="00C9643D" w:rsidDel="00C80003">
            <w:lastRenderedPageBreak/>
            <w:delText>The Contractor shall be responsible for customs clearance, permits, fees and charges related to the import, transport and handling of all Goods, including all obligations necessary for their delivery to</w:delText>
          </w:r>
        </w:del>
      </w:ins>
      <w:ins w:id="1755" w:author="GELIAS" w:date="2026-04-12T10:41:00Z">
        <w:del w:id="1756" w:author="EVANS" w:date="2026-04-27T11:16:00Z">
          <w:r w:rsidDel="00C80003">
            <w:delText xml:space="preserve"> Nigeria, and</w:delText>
          </w:r>
        </w:del>
      </w:ins>
      <w:ins w:id="1757" w:author="GELIAS" w:date="2026-04-12T10:39:00Z">
        <w:del w:id="1758" w:author="EVANS" w:date="2026-04-27T11:16:00Z">
          <w:r w:rsidRPr="00C9643D" w:rsidDel="00C80003">
            <w:delText xml:space="preserve"> shall indemnify and hold the Owner harmless against and from all damages, losses and expenses (including legal fees and expenses) resulting from the import, transport and handling of all Goods, and shall negotiate and pay all third party claims arising from their import, transport and handling</w:delText>
          </w:r>
        </w:del>
      </w:ins>
      <w:ins w:id="1759" w:author="GELIAS" w:date="2026-04-12T10:41:00Z">
        <w:del w:id="1760" w:author="EVANS" w:date="2026-04-27T11:16:00Z">
          <w:r w:rsidDel="00C80003">
            <w:delText xml:space="preserve">. </w:delText>
          </w:r>
        </w:del>
      </w:ins>
      <w:commentRangeEnd w:id="1752"/>
      <w:r w:rsidR="00C80003">
        <w:rPr>
          <w:rStyle w:val="CommentReference"/>
        </w:rPr>
        <w:commentReference w:id="1752"/>
      </w:r>
    </w:p>
    <w:p w14:paraId="32A633BD" w14:textId="77777777" w:rsidR="004E7D41" w:rsidRDefault="004E7D41">
      <w:pPr>
        <w:pStyle w:val="ListParagraph"/>
        <w:numPr>
          <w:ilvl w:val="0"/>
          <w:numId w:val="154"/>
        </w:numPr>
        <w:spacing w:after="200" w:line="276" w:lineRule="auto"/>
        <w:ind w:left="1134" w:hanging="567"/>
        <w:jc w:val="both"/>
        <w:rPr>
          <w:ins w:id="1761" w:author="EVANS" w:date="2026-04-30T15:31:00Z"/>
        </w:rPr>
        <w:pPrChange w:id="1762" w:author="GELIAS" w:date="2026-04-12T11:05:00Z">
          <w:pPr>
            <w:spacing w:after="200" w:line="276" w:lineRule="auto"/>
            <w:ind w:left="720"/>
            <w:jc w:val="both"/>
          </w:pPr>
        </w:pPrChange>
      </w:pPr>
    </w:p>
    <w:p w14:paraId="3FAA032D" w14:textId="77777777" w:rsidR="008B3961" w:rsidRDefault="00D74028">
      <w:pPr>
        <w:pStyle w:val="Heading2"/>
        <w:numPr>
          <w:ilvl w:val="0"/>
          <w:numId w:val="42"/>
        </w:numPr>
        <w:ind w:left="567" w:hanging="567"/>
        <w:pPrChange w:id="1763" w:author="GELIAS" w:date="2026-04-12T11:04:00Z">
          <w:pPr>
            <w:pStyle w:val="Heading2"/>
          </w:pPr>
        </w:pPrChange>
      </w:pPr>
      <w:bookmarkStart w:id="1764" w:name="_Toc224520774"/>
      <w:del w:id="1765" w:author="GELIAS" w:date="2026-04-11T17:13:00Z">
        <w:r w:rsidDel="009643DE">
          <w:delText xml:space="preserve">4.7  </w:delText>
        </w:r>
      </w:del>
      <w:r>
        <w:t>Geotechnical and Environmental Surveys</w:t>
      </w:r>
      <w:bookmarkEnd w:id="1764"/>
    </w:p>
    <w:p w14:paraId="7848ACB6" w14:textId="5DC94012" w:rsidR="008B3961" w:rsidRDefault="00D74028" w:rsidP="00BB7194">
      <w:pPr>
        <w:pStyle w:val="ListParagraph"/>
        <w:numPr>
          <w:ilvl w:val="1"/>
          <w:numId w:val="42"/>
        </w:numPr>
        <w:spacing w:after="200" w:line="276" w:lineRule="auto"/>
        <w:ind w:left="1134" w:hanging="567"/>
        <w:jc w:val="both"/>
        <w:rPr>
          <w:ins w:id="1766" w:author="GELIAS" w:date="2026-04-12T11:22:00Z"/>
        </w:rPr>
      </w:pPr>
      <w:r>
        <w:t xml:space="preserve">The Owner shall be responsible for conducting and providing the Contractor with geotechnical, topographical and environmental survey data for the Site prior to the issuance of NTP. The Contractor shall be entitled to rely on such data, except to the extent that inaccuracies or discrepancies were reasonably discoverable by an experienced contractor exercising Good Engineering and Construction Practice through normal site inspection and verification activities. </w:t>
      </w:r>
      <w:del w:id="1767" w:author="GELIAS" w:date="2026-04-12T10:44:00Z">
        <w:r w:rsidDel="00C9643D">
          <w:delText>Any Change Orders resulting from materially different conditions discovered after NTP that were not ascertainable from such data (and were not reasonably discoverable as aforesaid) shall be processed in accordance with Article 6.</w:delText>
        </w:r>
      </w:del>
    </w:p>
    <w:p w14:paraId="08AD11E1" w14:textId="1FD0A73B" w:rsidR="00BB7194" w:rsidRDefault="00BB7194">
      <w:pPr>
        <w:pStyle w:val="ListParagraph"/>
        <w:numPr>
          <w:ilvl w:val="1"/>
          <w:numId w:val="42"/>
        </w:numPr>
        <w:spacing w:after="200" w:line="276" w:lineRule="auto"/>
        <w:ind w:left="1134" w:hanging="567"/>
        <w:jc w:val="both"/>
        <w:pPrChange w:id="1768" w:author="GELIAS" w:date="2026-04-12T11:22:00Z">
          <w:pPr>
            <w:spacing w:after="200" w:line="276" w:lineRule="auto"/>
            <w:ind w:left="720"/>
            <w:jc w:val="both"/>
          </w:pPr>
        </w:pPrChange>
      </w:pPr>
      <w:ins w:id="1769" w:author="GELIAS" w:date="2026-04-12T11:23:00Z">
        <w:r w:rsidRPr="00BB7194">
          <w:t>The Owner shall have made available to the Contractor for information, before the Effective Date, all relevant data in the Owner’s possession on the topography of the Site and on sub-surface, hydrological, climatic and environmental conditions at the Site. The Owner shall promptly make available to the Contractor all such data which comes into the Owner’s possession after the Effective Date. The original survey control points, lines and levels of reference (the “items of reference” in this Agreement) shall be specified in the Owner’s Requirements or issued to the Contractor by a Notice from the Owner’s Representative.</w:t>
        </w:r>
      </w:ins>
    </w:p>
    <w:p w14:paraId="1716BA61" w14:textId="77777777" w:rsidR="008B3961" w:rsidRDefault="00D74028">
      <w:pPr>
        <w:pStyle w:val="Heading2"/>
        <w:numPr>
          <w:ilvl w:val="0"/>
          <w:numId w:val="42"/>
        </w:numPr>
        <w:ind w:left="567" w:hanging="567"/>
        <w:pPrChange w:id="1770" w:author="GELIAS" w:date="2026-04-12T11:04:00Z">
          <w:pPr>
            <w:pStyle w:val="Heading2"/>
          </w:pPr>
        </w:pPrChange>
      </w:pPr>
      <w:bookmarkStart w:id="1771" w:name="_Toc224520775"/>
      <w:del w:id="1772" w:author="GELIAS" w:date="2026-04-11T17:14:00Z">
        <w:r w:rsidDel="009643DE">
          <w:delText xml:space="preserve">4.8  </w:delText>
        </w:r>
      </w:del>
      <w:r>
        <w:t>Community Relations</w:t>
      </w:r>
      <w:bookmarkEnd w:id="1771"/>
    </w:p>
    <w:p w14:paraId="5DF8E33E" w14:textId="56C0D32F" w:rsidR="008B3961" w:rsidRDefault="00D74028">
      <w:pPr>
        <w:spacing w:after="200" w:line="276" w:lineRule="auto"/>
        <w:ind w:left="567"/>
        <w:jc w:val="both"/>
        <w:rPr>
          <w:ins w:id="1773" w:author="GELIAS" w:date="2026-04-12T11:04:00Z"/>
        </w:rPr>
        <w:pPrChange w:id="1774" w:author="GELIAS" w:date="2026-04-12T11:05:00Z">
          <w:pPr>
            <w:spacing w:after="200" w:line="276" w:lineRule="auto"/>
            <w:ind w:left="720"/>
            <w:jc w:val="both"/>
          </w:pPr>
        </w:pPrChange>
      </w:pPr>
      <w:r>
        <w:t>The Owner shall be responsible for community relations and stakeholder engagement in the area surrounding the Site, including negotiation of community development agreements and management of community-related risks</w:t>
      </w:r>
      <w:ins w:id="1775" w:author="PCC" w:date="2026-03-27T15:20:00Z">
        <w:r w:rsidR="001C6D78">
          <w:t xml:space="preserve">; </w:t>
        </w:r>
      </w:ins>
      <w:ins w:id="1776" w:author="PCC" w:date="2026-03-27T15:19:00Z">
        <w:r w:rsidR="001C6D78">
          <w:t>and</w:t>
        </w:r>
      </w:ins>
      <w:ins w:id="1777" w:author="PCC" w:date="2026-03-27T15:20:00Z">
        <w:r w:rsidR="001C6D78">
          <w:t xml:space="preserve"> the </w:t>
        </w:r>
      </w:ins>
      <w:ins w:id="1778" w:author="GELIAS" w:date="2026-04-12T11:04:00Z">
        <w:r w:rsidR="0020394B">
          <w:t>O</w:t>
        </w:r>
      </w:ins>
      <w:ins w:id="1779" w:author="PCC" w:date="2026-03-27T15:20:00Z">
        <w:del w:id="1780" w:author="GELIAS" w:date="2026-04-12T11:04:00Z">
          <w:r w:rsidR="001C6D78" w:rsidDel="0020394B">
            <w:delText>o</w:delText>
          </w:r>
        </w:del>
        <w:r w:rsidR="001C6D78">
          <w:t>wner shall be responsible for</w:t>
        </w:r>
      </w:ins>
      <w:ins w:id="1781" w:author="PCC" w:date="2026-03-27T15:19:00Z">
        <w:r w:rsidR="001C6D78">
          <w:t xml:space="preserve"> all </w:t>
        </w:r>
      </w:ins>
      <w:ins w:id="1782" w:author="PCC" w:date="2026-03-27T15:20:00Z">
        <w:r w:rsidR="001C6D78">
          <w:t>community related cost</w:t>
        </w:r>
        <w:del w:id="1783" w:author="GELIAS" w:date="2026-04-12T11:04:00Z">
          <w:r w:rsidR="001C6D78" w:rsidDel="0020394B">
            <w:delText>.</w:delText>
          </w:r>
        </w:del>
      </w:ins>
      <w:r>
        <w:t>.</w:t>
      </w:r>
    </w:p>
    <w:p w14:paraId="27F01C65" w14:textId="68B5D2DF" w:rsidR="0020394B" w:rsidDel="00BB7194" w:rsidRDefault="0020394B">
      <w:pPr>
        <w:spacing w:after="200" w:line="276" w:lineRule="auto"/>
        <w:ind w:left="720"/>
        <w:jc w:val="both"/>
        <w:rPr>
          <w:del w:id="1784" w:author="GELIAS" w:date="2026-04-12T11:25:00Z"/>
        </w:rPr>
      </w:pPr>
    </w:p>
    <w:p w14:paraId="3032B0B8" w14:textId="77777777" w:rsidR="008B3961" w:rsidRDefault="00D74028">
      <w:pPr>
        <w:pStyle w:val="Heading2"/>
        <w:numPr>
          <w:ilvl w:val="0"/>
          <w:numId w:val="42"/>
        </w:numPr>
        <w:ind w:left="567" w:hanging="567"/>
        <w:pPrChange w:id="1785" w:author="GELIAS" w:date="2026-04-12T11:06:00Z">
          <w:pPr>
            <w:pStyle w:val="Heading2"/>
          </w:pPr>
        </w:pPrChange>
      </w:pPr>
      <w:bookmarkStart w:id="1786" w:name="_Toc224520776"/>
      <w:del w:id="1787" w:author="GELIAS" w:date="2026-04-11T17:14:00Z">
        <w:r w:rsidDel="009643DE">
          <w:delText xml:space="preserve">4.9  </w:delText>
        </w:r>
      </w:del>
      <w:r>
        <w:t>Owner’s Representative</w:t>
      </w:r>
      <w:bookmarkEnd w:id="1786"/>
    </w:p>
    <w:p w14:paraId="7D4525B5" w14:textId="77777777" w:rsidR="0020394B" w:rsidRDefault="00D74028" w:rsidP="0020394B">
      <w:pPr>
        <w:pStyle w:val="ListParagraph"/>
        <w:numPr>
          <w:ilvl w:val="1"/>
          <w:numId w:val="45"/>
        </w:numPr>
        <w:spacing w:after="200" w:line="276" w:lineRule="auto"/>
        <w:ind w:left="1134" w:hanging="567"/>
        <w:jc w:val="both"/>
        <w:rPr>
          <w:ins w:id="1788" w:author="GELIAS" w:date="2026-04-12T11:06:00Z"/>
        </w:rPr>
      </w:pPr>
      <w:r>
        <w:lastRenderedPageBreak/>
        <w:t>The Owner shall designate an Owner’s Representative who shall have full authority to act on behalf of the Owner in all matters arising under this Agreement. The Owner’s Representative shall be available at all reasonable times for consultation, document review, approvals and decision-making</w:t>
      </w:r>
      <w:ins w:id="1789" w:author="GELIAS" w:date="2026-04-09T17:55:00Z">
        <w:r w:rsidR="006C084F">
          <w:t xml:space="preserve"> in accordance with </w:t>
        </w:r>
      </w:ins>
      <w:ins w:id="1790" w:author="GELIAS" w:date="2026-04-12T11:06:00Z">
        <w:r w:rsidR="0020394B">
          <w:t xml:space="preserve">this Section. </w:t>
        </w:r>
      </w:ins>
      <w:del w:id="1791" w:author="GELIAS" w:date="2026-04-09T17:55:00Z">
        <w:r w:rsidDel="006C084F">
          <w:delText>.</w:delText>
        </w:r>
      </w:del>
    </w:p>
    <w:p w14:paraId="59FBDE2E" w14:textId="77777777" w:rsidR="0020394B" w:rsidRDefault="00331133" w:rsidP="0020394B">
      <w:pPr>
        <w:pStyle w:val="ListParagraph"/>
        <w:numPr>
          <w:ilvl w:val="1"/>
          <w:numId w:val="45"/>
        </w:numPr>
        <w:spacing w:after="200" w:line="276" w:lineRule="auto"/>
        <w:ind w:left="1134" w:hanging="567"/>
        <w:jc w:val="both"/>
        <w:rPr>
          <w:ins w:id="1792" w:author="GELIAS" w:date="2026-04-12T11:06:00Z"/>
        </w:rPr>
      </w:pPr>
      <w:ins w:id="1793" w:author="GELIAS" w:date="2026-04-09T16:58:00Z">
        <w:r>
          <w:t xml:space="preserve">The </w:t>
        </w:r>
      </w:ins>
      <w:ins w:id="1794" w:author="GELIAS" w:date="2026-04-09T16:59:00Z">
        <w:r>
          <w:t xml:space="preserve">Owner’s Representative </w:t>
        </w:r>
      </w:ins>
      <w:ins w:id="1795" w:author="GELIAS" w:date="2026-04-09T16:58:00Z">
        <w:r>
          <w:t>shall be vested with all the authority necessary to act as the Engineer under this Agreement</w:t>
        </w:r>
      </w:ins>
      <w:ins w:id="1796" w:author="GELIAS" w:date="2026-04-12T11:06:00Z">
        <w:r w:rsidR="0020394B">
          <w:t>.</w:t>
        </w:r>
      </w:ins>
      <w:ins w:id="1797" w:author="GELIAS" w:date="2026-04-09T16:58:00Z">
        <w:r>
          <w:t xml:space="preserve">  </w:t>
        </w:r>
      </w:ins>
    </w:p>
    <w:p w14:paraId="48AEA717" w14:textId="77777777" w:rsidR="0020394B" w:rsidRDefault="00331133" w:rsidP="0020394B">
      <w:pPr>
        <w:pStyle w:val="ListParagraph"/>
        <w:numPr>
          <w:ilvl w:val="1"/>
          <w:numId w:val="45"/>
        </w:numPr>
        <w:spacing w:after="200" w:line="276" w:lineRule="auto"/>
        <w:ind w:left="1134" w:hanging="567"/>
        <w:jc w:val="both"/>
        <w:rPr>
          <w:ins w:id="1798" w:author="GELIAS" w:date="2026-04-12T11:07:00Z"/>
        </w:rPr>
      </w:pPr>
      <w:ins w:id="1799" w:author="GELIAS" w:date="2026-04-09T17:03:00Z">
        <w:r>
          <w:t xml:space="preserve">Where the </w:t>
        </w:r>
      </w:ins>
      <w:ins w:id="1800" w:author="GELIAS" w:date="2026-04-09T17:23:00Z">
        <w:r w:rsidR="00A9789E">
          <w:t>Owner</w:t>
        </w:r>
      </w:ins>
      <w:ins w:id="1801" w:author="GELIAS" w:date="2026-04-09T17:03:00Z">
        <w:r>
          <w:t xml:space="preserve">’s Representative is a legal entity, the </w:t>
        </w:r>
      </w:ins>
      <w:ins w:id="1802" w:author="GELIAS" w:date="2026-04-09T17:54:00Z">
        <w:r w:rsidR="006C084F">
          <w:t>Owner</w:t>
        </w:r>
      </w:ins>
      <w:ins w:id="1803" w:author="GELIAS" w:date="2026-04-09T17:03:00Z">
        <w:r>
          <w:t xml:space="preserve">’s Representative shall give a Notice to the Parties of the natural person (or any replacement) appointed and </w:t>
        </w:r>
        <w:proofErr w:type="spellStart"/>
        <w:r>
          <w:t>authorised</w:t>
        </w:r>
        <w:proofErr w:type="spellEnd"/>
        <w:r>
          <w:t xml:space="preserve"> to act on its behalf. The authority shall not take effect until this Notice has been received by both Parties.</w:t>
        </w:r>
      </w:ins>
      <w:ins w:id="1804" w:author="GELIAS" w:date="2026-04-09T17:55:00Z">
        <w:r w:rsidR="00AE7684">
          <w:t xml:space="preserve"> The </w:t>
        </w:r>
      </w:ins>
      <w:ins w:id="1805" w:author="GELIAS" w:date="2026-04-09T17:23:00Z">
        <w:r w:rsidR="00A9789E">
          <w:t>Own</w:t>
        </w:r>
      </w:ins>
      <w:ins w:id="1806" w:author="GELIAS" w:date="2026-04-09T17:03:00Z">
        <w:r>
          <w:t>er’s Representative shall similarly give a Notice of any revocation of such authority.</w:t>
        </w:r>
      </w:ins>
    </w:p>
    <w:p w14:paraId="19B53B13" w14:textId="719E3EB4" w:rsidR="0020394B" w:rsidRDefault="00C465B3" w:rsidP="0020394B">
      <w:pPr>
        <w:pStyle w:val="ListParagraph"/>
        <w:numPr>
          <w:ilvl w:val="1"/>
          <w:numId w:val="45"/>
        </w:numPr>
        <w:spacing w:after="200" w:line="276" w:lineRule="auto"/>
        <w:ind w:left="1134" w:hanging="567"/>
        <w:jc w:val="both"/>
        <w:rPr>
          <w:ins w:id="1807" w:author="GELIAS" w:date="2026-04-12T11:07:00Z"/>
        </w:rPr>
      </w:pPr>
      <w:ins w:id="1808" w:author="GELIAS" w:date="2026-04-09T17:05:00Z">
        <w:r>
          <w:t xml:space="preserve">If the </w:t>
        </w:r>
      </w:ins>
      <w:ins w:id="1809" w:author="GELIAS" w:date="2026-04-09T17:18:00Z">
        <w:r w:rsidR="00A9789E">
          <w:t>Owner</w:t>
        </w:r>
      </w:ins>
      <w:ins w:id="1810" w:author="GELIAS" w:date="2026-04-09T17:05:00Z">
        <w:r>
          <w:t xml:space="preserve"> wishes </w:t>
        </w:r>
      </w:ins>
      <w:ins w:id="1811" w:author="GELIAS" w:date="2026-04-09T17:18:00Z">
        <w:r w:rsidR="00A9789E">
          <w:t>t</w:t>
        </w:r>
      </w:ins>
      <w:ins w:id="1812" w:author="GELIAS" w:date="2026-04-09T17:05:00Z">
        <w:r>
          <w:t xml:space="preserve">o replace any person appointed as the </w:t>
        </w:r>
      </w:ins>
      <w:ins w:id="1813" w:author="GELIAS" w:date="2026-04-09T17:19:00Z">
        <w:r w:rsidR="00A9789E">
          <w:t>Owner</w:t>
        </w:r>
      </w:ins>
      <w:ins w:id="1814" w:author="GELIAS" w:date="2026-04-09T17:05:00Z">
        <w:r>
          <w:t xml:space="preserve">’s Representative, the </w:t>
        </w:r>
      </w:ins>
      <w:ins w:id="1815" w:author="GELIAS" w:date="2026-04-09T17:20:00Z">
        <w:r w:rsidR="00A9789E">
          <w:t>Owner</w:t>
        </w:r>
      </w:ins>
      <w:ins w:id="1816" w:author="GELIAS" w:date="2026-04-09T17:05:00Z">
        <w:r>
          <w:t xml:space="preserve"> shall, not less than 14 days before the intended date of replacement, give a Notice to the Contractor of the replacement’s name, address, duties and authority, and of the date of appointment. The </w:t>
        </w:r>
      </w:ins>
      <w:ins w:id="1817" w:author="GELIAS" w:date="2026-04-09T17:24:00Z">
        <w:r w:rsidR="00A9789E">
          <w:t>Own</w:t>
        </w:r>
      </w:ins>
      <w:ins w:id="1818" w:author="GELIAS" w:date="2026-04-09T17:05:00Z">
        <w:r>
          <w:t xml:space="preserve">er shall not replace the </w:t>
        </w:r>
      </w:ins>
      <w:ins w:id="1819" w:author="GELIAS" w:date="2026-04-09T17:24:00Z">
        <w:r w:rsidR="00A9789E">
          <w:t>O</w:t>
        </w:r>
      </w:ins>
      <w:ins w:id="1820" w:author="GELIAS" w:date="2026-04-09T17:25:00Z">
        <w:r w:rsidR="00A9789E">
          <w:t>wn</w:t>
        </w:r>
      </w:ins>
      <w:ins w:id="1821" w:author="GELIAS" w:date="2026-04-09T17:05:00Z">
        <w:r>
          <w:t xml:space="preserve">er’s Representative with a person (whether a legal entity or a natural person) against whom the Contractor has raised reasonable objection by a Notice under this </w:t>
        </w:r>
      </w:ins>
      <w:ins w:id="1822" w:author="GELIAS" w:date="2026-04-13T17:05:00Z">
        <w:r w:rsidR="008D225D">
          <w:t>Section</w:t>
        </w:r>
      </w:ins>
      <w:ins w:id="1823" w:author="GELIAS" w:date="2026-04-09T17:05:00Z">
        <w:r>
          <w:t>.</w:t>
        </w:r>
      </w:ins>
    </w:p>
    <w:p w14:paraId="3131E52B" w14:textId="22EEA17B" w:rsidR="00C465B3" w:rsidRDefault="00C465B3">
      <w:pPr>
        <w:pStyle w:val="ListParagraph"/>
        <w:numPr>
          <w:ilvl w:val="1"/>
          <w:numId w:val="45"/>
        </w:numPr>
        <w:spacing w:after="200" w:line="276" w:lineRule="auto"/>
        <w:ind w:left="1134" w:hanging="567"/>
        <w:jc w:val="both"/>
        <w:rPr>
          <w:ins w:id="1824" w:author="GELIAS" w:date="2026-04-09T17:07:00Z"/>
        </w:rPr>
        <w:pPrChange w:id="1825" w:author="GELIAS" w:date="2026-04-12T11:07:00Z">
          <w:pPr>
            <w:spacing w:after="200" w:line="276" w:lineRule="auto"/>
            <w:ind w:left="720"/>
            <w:jc w:val="both"/>
          </w:pPr>
        </w:pPrChange>
      </w:pPr>
      <w:ins w:id="1826" w:author="GELIAS" w:date="2026-04-09T17:07:00Z">
        <w:r>
          <w:t xml:space="preserve">The </w:t>
        </w:r>
      </w:ins>
      <w:ins w:id="1827" w:author="GELIAS" w:date="2026-04-09T17:25:00Z">
        <w:r w:rsidR="00AB10EC">
          <w:t>Own</w:t>
        </w:r>
      </w:ins>
      <w:ins w:id="1828" w:author="GELIAS" w:date="2026-04-09T17:07:00Z">
        <w:r>
          <w:t xml:space="preserve">er or the </w:t>
        </w:r>
      </w:ins>
      <w:ins w:id="1829" w:author="GELIAS" w:date="2026-04-09T17:25:00Z">
        <w:r w:rsidR="00AB10EC">
          <w:t>Own</w:t>
        </w:r>
      </w:ins>
      <w:ins w:id="1830" w:author="GELIAS" w:date="2026-04-09T17:07:00Z">
        <w:r>
          <w:t>er’s Representative may from time to time assign duties and delegate authority to assistants, and may also revoke such assignment or delegation, by giving a Notice to the Contractor of the name, assigned duties and delegated authority of the assistant. The assignment, delegation or revocation shall not take effect until th</w:t>
        </w:r>
      </w:ins>
      <w:ins w:id="1831" w:author="GELIAS" w:date="2026-04-12T11:10:00Z">
        <w:r w:rsidR="00DE1C60">
          <w:t>e</w:t>
        </w:r>
      </w:ins>
      <w:ins w:id="1832" w:author="GELIAS" w:date="2026-04-09T17:07:00Z">
        <w:r>
          <w:t xml:space="preserve"> Notice has been received by the Contractor. However, the </w:t>
        </w:r>
      </w:ins>
      <w:ins w:id="1833" w:author="GELIAS" w:date="2026-04-09T17:25:00Z">
        <w:r w:rsidR="00AB10EC">
          <w:t>Own</w:t>
        </w:r>
      </w:ins>
      <w:ins w:id="1834" w:author="GELIAS" w:date="2026-04-09T17:07:00Z">
        <w:r>
          <w:t xml:space="preserve">er’s Representative shall not delegate the authority to: </w:t>
        </w:r>
      </w:ins>
    </w:p>
    <w:p w14:paraId="4678D24A" w14:textId="4B50F66B" w:rsidR="0020394B" w:rsidRPr="0020394B" w:rsidRDefault="00C465B3" w:rsidP="0020394B">
      <w:pPr>
        <w:pStyle w:val="ListParagraph"/>
        <w:numPr>
          <w:ilvl w:val="1"/>
          <w:numId w:val="155"/>
        </w:numPr>
        <w:spacing w:after="200" w:line="276" w:lineRule="auto"/>
        <w:ind w:left="1701" w:hanging="567"/>
        <w:jc w:val="both"/>
        <w:rPr>
          <w:ins w:id="1835" w:author="GELIAS" w:date="2026-04-12T11:08:00Z"/>
        </w:rPr>
      </w:pPr>
      <w:ins w:id="1836" w:author="GELIAS" w:date="2026-04-09T17:07:00Z">
        <w:r w:rsidRPr="0020394B">
          <w:t xml:space="preserve">act under </w:t>
        </w:r>
      </w:ins>
      <w:ins w:id="1837" w:author="GELIAS" w:date="2026-04-13T17:05:00Z">
        <w:r w:rsidR="008D225D">
          <w:t>Section</w:t>
        </w:r>
      </w:ins>
      <w:ins w:id="1838" w:author="GELIAS" w:date="2026-04-09T17:07:00Z">
        <w:r w:rsidRPr="0020394B">
          <w:t xml:space="preserve"> </w:t>
        </w:r>
      </w:ins>
      <w:ins w:id="1839" w:author="GELIAS" w:date="2026-04-09T17:56:00Z">
        <w:r w:rsidR="00AE7684" w:rsidRPr="0020394B">
          <w:t>4.14</w:t>
        </w:r>
      </w:ins>
      <w:ins w:id="1840" w:author="GELIAS" w:date="2026-04-09T17:07:00Z">
        <w:r w:rsidRPr="0020394B">
          <w:t>; and/or</w:t>
        </w:r>
      </w:ins>
    </w:p>
    <w:p w14:paraId="6A25F9CD" w14:textId="0E535B38" w:rsidR="00AB10EC" w:rsidRPr="0020394B" w:rsidRDefault="00C465B3">
      <w:pPr>
        <w:pStyle w:val="ListParagraph"/>
        <w:numPr>
          <w:ilvl w:val="1"/>
          <w:numId w:val="155"/>
        </w:numPr>
        <w:spacing w:after="200" w:line="276" w:lineRule="auto"/>
        <w:ind w:left="1701" w:hanging="567"/>
        <w:jc w:val="both"/>
        <w:rPr>
          <w:ins w:id="1841" w:author="GELIAS" w:date="2026-04-09T17:26:00Z"/>
        </w:rPr>
        <w:pPrChange w:id="1842" w:author="GELIAS" w:date="2026-04-12T11:08:00Z">
          <w:pPr>
            <w:spacing w:after="200" w:line="276" w:lineRule="auto"/>
            <w:ind w:left="1276"/>
            <w:jc w:val="both"/>
          </w:pPr>
        </w:pPrChange>
      </w:pPr>
      <w:ins w:id="1843" w:author="GELIAS" w:date="2026-04-09T17:07:00Z">
        <w:r w:rsidRPr="0020394B">
          <w:t xml:space="preserve">issue a Notice to Correct under </w:t>
        </w:r>
      </w:ins>
      <w:ins w:id="1844" w:author="GELIAS" w:date="2026-04-13T17:05:00Z">
        <w:r w:rsidR="008D225D">
          <w:t>Section</w:t>
        </w:r>
      </w:ins>
      <w:ins w:id="1845" w:author="GELIAS" w:date="2026-04-09T17:07:00Z">
        <w:r w:rsidRPr="0020394B">
          <w:t xml:space="preserve"> 15.1. </w:t>
        </w:r>
      </w:ins>
    </w:p>
    <w:p w14:paraId="12915180" w14:textId="7ACBDD66" w:rsidR="00DE1C60" w:rsidRDefault="00C465B3" w:rsidP="00DE1C60">
      <w:pPr>
        <w:pStyle w:val="ListParagraph"/>
        <w:numPr>
          <w:ilvl w:val="1"/>
          <w:numId w:val="45"/>
        </w:numPr>
        <w:spacing w:after="200" w:line="276" w:lineRule="auto"/>
        <w:ind w:left="1134" w:hanging="567"/>
        <w:jc w:val="both"/>
        <w:rPr>
          <w:ins w:id="1846" w:author="GELIAS" w:date="2026-04-12T11:11:00Z"/>
        </w:rPr>
      </w:pPr>
      <w:ins w:id="1847" w:author="GELIAS" w:date="2026-04-09T17:07:00Z">
        <w:r>
          <w:t xml:space="preserve">Assistants shall be suitably qualified natural persons, who are competent to carry out these duties and exercise this authority, and who are fluent in the language for communications defined in </w:t>
        </w:r>
      </w:ins>
      <w:ins w:id="1848" w:author="GELIAS" w:date="2026-04-13T17:05:00Z">
        <w:r w:rsidR="008D225D">
          <w:t>Section</w:t>
        </w:r>
      </w:ins>
      <w:ins w:id="1849" w:author="GELIAS" w:date="2026-04-09T17:07:00Z">
        <w:r w:rsidRPr="00DE1C60">
          <w:t xml:space="preserve"> 1.4 [Law and Language].</w:t>
        </w:r>
      </w:ins>
    </w:p>
    <w:p w14:paraId="3BF7F143" w14:textId="0B8F9E95" w:rsidR="00AB10EC" w:rsidRDefault="00AB10EC">
      <w:pPr>
        <w:pStyle w:val="ListParagraph"/>
        <w:numPr>
          <w:ilvl w:val="1"/>
          <w:numId w:val="45"/>
        </w:numPr>
        <w:spacing w:after="200" w:line="276" w:lineRule="auto"/>
        <w:ind w:left="1134" w:hanging="567"/>
        <w:jc w:val="both"/>
        <w:rPr>
          <w:ins w:id="1850" w:author="GELIAS" w:date="2026-04-09T17:35:00Z"/>
        </w:rPr>
        <w:pPrChange w:id="1851" w:author="GELIAS" w:date="2026-04-12T11:11:00Z">
          <w:pPr>
            <w:spacing w:after="200" w:line="276" w:lineRule="auto"/>
            <w:ind w:left="720"/>
            <w:jc w:val="both"/>
          </w:pPr>
        </w:pPrChange>
      </w:pPr>
      <w:ins w:id="1852" w:author="GELIAS" w:date="2026-04-09T17:34:00Z">
        <w:r>
          <w:t xml:space="preserve">All persons, including the </w:t>
        </w:r>
      </w:ins>
      <w:ins w:id="1853" w:author="GELIAS" w:date="2026-04-09T17:54:00Z">
        <w:r w:rsidR="006C084F">
          <w:t>Owner</w:t>
        </w:r>
      </w:ins>
      <w:ins w:id="1854" w:author="GELIAS" w:date="2026-04-09T17:34:00Z">
        <w:r>
          <w:t xml:space="preserve">’s Representative and assistants, to whom duties have been assigned or authority has been delegated by a Notice of delegation given under </w:t>
        </w:r>
      </w:ins>
      <w:ins w:id="1855" w:author="GELIAS" w:date="2026-04-13T17:05:00Z">
        <w:r w:rsidR="008D225D">
          <w:t>Section</w:t>
        </w:r>
      </w:ins>
      <w:ins w:id="1856" w:author="GELIAS" w:date="2026-04-09T17:34:00Z">
        <w:r>
          <w:t xml:space="preserve"> </w:t>
        </w:r>
      </w:ins>
      <w:ins w:id="1857" w:author="GELIAS" w:date="2026-04-09T17:57:00Z">
        <w:r w:rsidR="00AE7684">
          <w:t>4.</w:t>
        </w:r>
      </w:ins>
      <w:ins w:id="1858" w:author="GELIAS" w:date="2026-04-12T11:11:00Z">
        <w:r w:rsidR="00DE1C60">
          <w:t>8</w:t>
        </w:r>
      </w:ins>
      <w:ins w:id="1859" w:author="GELIAS" w:date="2026-04-09T17:34:00Z">
        <w:r>
          <w:t xml:space="preserve"> or </w:t>
        </w:r>
      </w:ins>
      <w:ins w:id="1860" w:author="GELIAS" w:date="2026-04-13T17:05:00Z">
        <w:r w:rsidR="008D225D">
          <w:rPr>
            <w:highlight w:val="yellow"/>
          </w:rPr>
          <w:t>Section</w:t>
        </w:r>
      </w:ins>
      <w:ins w:id="1861" w:author="GELIAS" w:date="2026-04-09T17:34:00Z">
        <w:r w:rsidRPr="00DE1C60">
          <w:rPr>
            <w:highlight w:val="yellow"/>
            <w:rPrChange w:id="1862" w:author="GELIAS" w:date="2026-04-12T11:11:00Z">
              <w:rPr/>
            </w:rPrChange>
          </w:rPr>
          <w:t xml:space="preserve"> 3.2 [Other </w:t>
        </w:r>
      </w:ins>
      <w:ins w:id="1863" w:author="GELIAS" w:date="2026-04-09T17:37:00Z">
        <w:r w:rsidR="006F3D57" w:rsidRPr="00DE1C60">
          <w:rPr>
            <w:highlight w:val="yellow"/>
            <w:rPrChange w:id="1864" w:author="GELIAS" w:date="2026-04-12T11:11:00Z">
              <w:rPr/>
            </w:rPrChange>
          </w:rPr>
          <w:t>Own</w:t>
        </w:r>
      </w:ins>
      <w:ins w:id="1865" w:author="GELIAS" w:date="2026-04-09T17:34:00Z">
        <w:r w:rsidRPr="00DE1C60">
          <w:rPr>
            <w:highlight w:val="yellow"/>
            <w:rPrChange w:id="1866" w:author="GELIAS" w:date="2026-04-12T11:11:00Z">
              <w:rPr/>
            </w:rPrChange>
          </w:rPr>
          <w:t>er’s Personnel]</w:t>
        </w:r>
        <w:r>
          <w:t xml:space="preserve"> (as the case may be), shall only be </w:t>
        </w:r>
        <w:proofErr w:type="spellStart"/>
        <w:r>
          <w:t>authorised</w:t>
        </w:r>
        <w:proofErr w:type="spellEnd"/>
        <w:r>
          <w:t xml:space="preserve"> to issue instructions and communications and/or to give Notices to the Contractor to the extent defined by the Notice of delegation. Any acceptance, agreement, approval, check, certificate, comment, consent, disapproval, examination, inspection, instruction, Notice, No-objection, record(s) of meeting, permission, </w:t>
        </w:r>
        <w:r>
          <w:lastRenderedPageBreak/>
          <w:t xml:space="preserve">proposal, record, reply, report, request, Review, test, valuation, or similar act (including the absence of any such act) by a delegated person, in accordance with the Notice of delegation, shall have the same effect as though the act had been an act of the </w:t>
        </w:r>
      </w:ins>
      <w:ins w:id="1867" w:author="GELIAS" w:date="2026-04-09T17:54:00Z">
        <w:r w:rsidR="006C084F">
          <w:t>Owner</w:t>
        </w:r>
      </w:ins>
      <w:ins w:id="1868" w:author="GELIAS" w:date="2026-04-09T17:34:00Z">
        <w:r>
          <w:t>.</w:t>
        </w:r>
      </w:ins>
    </w:p>
    <w:p w14:paraId="118A34E9" w14:textId="1A45523B" w:rsidR="006F3D57" w:rsidRDefault="006F3D57">
      <w:pPr>
        <w:pStyle w:val="ListParagraph"/>
        <w:numPr>
          <w:ilvl w:val="1"/>
          <w:numId w:val="45"/>
        </w:numPr>
        <w:spacing w:after="200" w:line="276" w:lineRule="auto"/>
        <w:ind w:left="1134" w:hanging="567"/>
        <w:jc w:val="both"/>
        <w:rPr>
          <w:ins w:id="1869" w:author="GELIAS" w:date="2026-04-09T17:35:00Z"/>
        </w:rPr>
        <w:pPrChange w:id="1870" w:author="GELIAS" w:date="2026-04-12T11:25:00Z">
          <w:pPr>
            <w:spacing w:after="200" w:line="276" w:lineRule="auto"/>
            <w:ind w:left="720"/>
            <w:jc w:val="both"/>
          </w:pPr>
        </w:pPrChange>
      </w:pPr>
      <w:ins w:id="1871" w:author="GELIAS" w:date="2026-04-09T17:35:00Z">
        <w:r>
          <w:t>However:</w:t>
        </w:r>
      </w:ins>
    </w:p>
    <w:p w14:paraId="6016F249" w14:textId="77777777" w:rsidR="00DE1C60" w:rsidRDefault="006F3D57" w:rsidP="00DE1C60">
      <w:pPr>
        <w:pStyle w:val="ListParagraph"/>
        <w:numPr>
          <w:ilvl w:val="1"/>
          <w:numId w:val="46"/>
        </w:numPr>
        <w:spacing w:after="200" w:line="276" w:lineRule="auto"/>
        <w:ind w:left="1701" w:hanging="567"/>
        <w:jc w:val="both"/>
        <w:rPr>
          <w:ins w:id="1872" w:author="GELIAS" w:date="2026-04-12T11:13:00Z"/>
        </w:rPr>
      </w:pPr>
      <w:ins w:id="1873" w:author="GELIAS" w:date="2026-04-09T17:35:00Z">
        <w:r>
          <w:t>unless otherwise stated in the delegated person’s communication relating to such act, it shall not relieve the Contractor from any duty,</w:t>
        </w:r>
        <w:r w:rsidRPr="006F3D57">
          <w:t xml:space="preserve"> </w:t>
        </w:r>
        <w:r>
          <w:t>obligation or responsibility the Contractor has under or in connection with the Contract; and</w:t>
        </w:r>
      </w:ins>
    </w:p>
    <w:p w14:paraId="35250A31" w14:textId="08C5872F" w:rsidR="00AB10EC" w:rsidRDefault="006F3D57">
      <w:pPr>
        <w:pStyle w:val="ListParagraph"/>
        <w:numPr>
          <w:ilvl w:val="1"/>
          <w:numId w:val="46"/>
        </w:numPr>
        <w:spacing w:after="200" w:line="276" w:lineRule="auto"/>
        <w:ind w:left="1701" w:hanging="567"/>
        <w:jc w:val="both"/>
        <w:rPr>
          <w:ins w:id="1874" w:author="GELIAS" w:date="2026-04-09T17:34:00Z"/>
        </w:rPr>
        <w:pPrChange w:id="1875" w:author="GELIAS" w:date="2026-04-12T11:13:00Z">
          <w:pPr>
            <w:spacing w:after="200" w:line="276" w:lineRule="auto"/>
            <w:ind w:left="720"/>
            <w:jc w:val="both"/>
          </w:pPr>
        </w:pPrChange>
      </w:pPr>
      <w:ins w:id="1876" w:author="GELIAS" w:date="2026-04-09T17:35:00Z">
        <w:r>
          <w:t xml:space="preserve">if the Contractor questions any instruction, communication or Notice given by a delegated person, the Contractor may by giving a Notice refer the matter to the </w:t>
        </w:r>
      </w:ins>
      <w:ins w:id="1877" w:author="GELIAS" w:date="2026-04-09T17:54:00Z">
        <w:r w:rsidR="006C084F">
          <w:t>Owner</w:t>
        </w:r>
      </w:ins>
      <w:ins w:id="1878" w:author="GELIAS" w:date="2026-04-09T17:35:00Z">
        <w:r>
          <w:t xml:space="preserve">. The </w:t>
        </w:r>
      </w:ins>
      <w:ins w:id="1879" w:author="GELIAS" w:date="2026-04-09T17:54:00Z">
        <w:r w:rsidR="006C084F">
          <w:t>Owner</w:t>
        </w:r>
      </w:ins>
      <w:ins w:id="1880" w:author="GELIAS" w:date="2026-04-09T17:35:00Z">
        <w:r>
          <w:t xml:space="preserve"> shall be deemed to have confirmed such instruction, communication or Notice if the </w:t>
        </w:r>
      </w:ins>
      <w:ins w:id="1881" w:author="GELIAS" w:date="2026-04-09T17:54:00Z">
        <w:r w:rsidR="006C084F">
          <w:t>Owner</w:t>
        </w:r>
      </w:ins>
      <w:ins w:id="1882" w:author="GELIAS" w:date="2026-04-09T17:35:00Z">
        <w:r>
          <w:t xml:space="preserve"> does not respond within </w:t>
        </w:r>
      </w:ins>
      <w:ins w:id="1883" w:author="GELIAS" w:date="2026-04-09T17:58:00Z">
        <w:r w:rsidR="00AE7684">
          <w:t>the Review Period</w:t>
        </w:r>
      </w:ins>
      <w:ins w:id="1884" w:author="GELIAS" w:date="2026-04-09T17:35:00Z">
        <w:r>
          <w:t>, reversing or varying the delegated person’s instruction, communication or Notice.</w:t>
        </w:r>
      </w:ins>
    </w:p>
    <w:p w14:paraId="1E0017E4" w14:textId="7AAD3253" w:rsidR="00331133" w:rsidDel="006F3D57" w:rsidRDefault="00331133">
      <w:pPr>
        <w:spacing w:after="200" w:line="276" w:lineRule="auto"/>
        <w:ind w:left="567" w:hanging="567"/>
        <w:jc w:val="both"/>
        <w:rPr>
          <w:del w:id="1885" w:author="GELIAS" w:date="2026-04-09T17:36:00Z"/>
        </w:rPr>
        <w:pPrChange w:id="1886" w:author="GELIAS" w:date="2026-04-12T11:15:00Z">
          <w:pPr>
            <w:spacing w:after="200" w:line="276" w:lineRule="auto"/>
            <w:ind w:left="720"/>
            <w:jc w:val="both"/>
          </w:pPr>
        </w:pPrChange>
      </w:pPr>
    </w:p>
    <w:p w14:paraId="0A0B14BC" w14:textId="4C1BF61B" w:rsidR="008B3961" w:rsidRDefault="00D74028">
      <w:pPr>
        <w:pStyle w:val="Heading2"/>
        <w:numPr>
          <w:ilvl w:val="0"/>
          <w:numId w:val="42"/>
        </w:numPr>
        <w:ind w:left="567" w:hanging="567"/>
        <w:pPrChange w:id="1887" w:author="GELIAS" w:date="2026-04-12T11:15:00Z">
          <w:pPr>
            <w:pStyle w:val="Heading2"/>
          </w:pPr>
        </w:pPrChange>
      </w:pPr>
      <w:bookmarkStart w:id="1888" w:name="_Toc224520777"/>
      <w:del w:id="1889" w:author="GELIAS" w:date="2026-04-11T17:17:00Z">
        <w:r w:rsidDel="009643DE">
          <w:delText xml:space="preserve">4.10 </w:delText>
        </w:r>
      </w:del>
      <w:del w:id="1890" w:author="GELIAS" w:date="2026-04-09T17:36:00Z">
        <w:r w:rsidDel="006F3D57">
          <w:delText xml:space="preserve"> </w:delText>
        </w:r>
      </w:del>
      <w:r>
        <w:t>Review Obligations</w:t>
      </w:r>
      <w:bookmarkEnd w:id="1888"/>
    </w:p>
    <w:p w14:paraId="2C418586" w14:textId="77777777" w:rsidR="00DE1C60" w:rsidRDefault="00D74028" w:rsidP="00DE1C60">
      <w:pPr>
        <w:pStyle w:val="ListParagraph"/>
        <w:numPr>
          <w:ilvl w:val="1"/>
          <w:numId w:val="42"/>
        </w:numPr>
        <w:spacing w:after="200" w:line="276" w:lineRule="auto"/>
        <w:ind w:left="1134" w:hanging="567"/>
        <w:jc w:val="both"/>
        <w:rPr>
          <w:ins w:id="1891" w:author="GELIAS" w:date="2026-04-12T11:16:00Z"/>
        </w:rPr>
      </w:pPr>
      <w:r>
        <w:t xml:space="preserve">The Owner shall review and, if found acceptable, approve all documents, drawings and deliverables submitted by the Contractor within the time periods specified in this Agreement. Where no specific period is stated, </w:t>
      </w:r>
      <w:commentRangeStart w:id="1892"/>
      <w:r>
        <w:t>the Owner shall respond within</w:t>
      </w:r>
      <w:ins w:id="1893" w:author="GELIAS" w:date="2026-04-09T17:58:00Z">
        <w:r w:rsidR="00AE7684">
          <w:t xml:space="preserve"> the Review Period</w:t>
        </w:r>
      </w:ins>
      <w:del w:id="1894" w:author="GELIAS" w:date="2026-04-09T17:58:00Z">
        <w:r w:rsidDel="00AE7684">
          <w:delText xml:space="preserve"> </w:delText>
        </w:r>
      </w:del>
      <w:ins w:id="1895" w:author="PCC" w:date="2026-03-27T15:22:00Z">
        <w:del w:id="1896" w:author="GELIAS" w:date="2026-04-09T17:58:00Z">
          <w:r w:rsidR="002A4AEA" w:rsidDel="00AE7684">
            <w:delText>three</w:delText>
          </w:r>
        </w:del>
      </w:ins>
      <w:del w:id="1897" w:author="PCC" w:date="2026-03-27T15:22:00Z">
        <w:r w:rsidRPr="00DE1C60" w:rsidDel="002A4AEA">
          <w:rPr>
            <w:shd w:val="clear" w:color="auto" w:fill="FFFF00"/>
          </w:rPr>
          <w:delText>ten</w:delText>
        </w:r>
      </w:del>
      <w:del w:id="1898" w:author="GELIAS" w:date="2026-04-09T17:58:00Z">
        <w:r w:rsidRPr="00DE1C60" w:rsidDel="00AE7684">
          <w:rPr>
            <w:shd w:val="clear" w:color="auto" w:fill="FFFF00"/>
          </w:rPr>
          <w:delText xml:space="preserve"> (</w:delText>
        </w:r>
      </w:del>
      <w:ins w:id="1899" w:author="PCC" w:date="2026-03-27T15:22:00Z">
        <w:del w:id="1900" w:author="GELIAS" w:date="2026-04-09T17:58:00Z">
          <w:r w:rsidR="002A4AEA" w:rsidRPr="00DE1C60" w:rsidDel="00AE7684">
            <w:rPr>
              <w:shd w:val="clear" w:color="auto" w:fill="FFFF00"/>
            </w:rPr>
            <w:delText>3</w:delText>
          </w:r>
        </w:del>
      </w:ins>
      <w:del w:id="1901" w:author="PCC" w:date="2026-03-27T15:22:00Z">
        <w:r w:rsidRPr="00DE1C60" w:rsidDel="002A4AEA">
          <w:rPr>
            <w:shd w:val="clear" w:color="auto" w:fill="FFFF00"/>
          </w:rPr>
          <w:delText>10</w:delText>
        </w:r>
      </w:del>
      <w:del w:id="1902" w:author="GELIAS" w:date="2026-04-09T17:58:00Z">
        <w:r w:rsidRPr="00DE1C60" w:rsidDel="00AE7684">
          <w:rPr>
            <w:shd w:val="clear" w:color="auto" w:fill="FFFF00"/>
          </w:rPr>
          <w:delText xml:space="preserve">) </w:delText>
        </w:r>
      </w:del>
      <w:del w:id="1903" w:author="PCC" w:date="2026-03-27T15:22:00Z">
        <w:r w:rsidRPr="00DE1C60" w:rsidDel="002A4AEA">
          <w:rPr>
            <w:shd w:val="clear" w:color="auto" w:fill="FFFF00"/>
          </w:rPr>
          <w:delText>Business</w:delText>
        </w:r>
      </w:del>
      <w:del w:id="1904" w:author="GELIAS" w:date="2026-04-09T17:58:00Z">
        <w:r w:rsidRPr="00DE1C60" w:rsidDel="00AE7684">
          <w:rPr>
            <w:shd w:val="clear" w:color="auto" w:fill="FFFF00"/>
          </w:rPr>
          <w:delText xml:space="preserve"> Days</w:delText>
        </w:r>
      </w:del>
      <w:r>
        <w:t xml:space="preserve">. Failure </w:t>
      </w:r>
      <w:commentRangeEnd w:id="1892"/>
      <w:r w:rsidR="002A74F2">
        <w:rPr>
          <w:rStyle w:val="CommentReference"/>
          <w:sz w:val="24"/>
          <w:szCs w:val="24"/>
        </w:rPr>
        <w:commentReference w:id="1892"/>
      </w:r>
      <w:r>
        <w:t>to respond within the applicable period shall not constitute deemed approval, but shall entitle the Contractor to a</w:t>
      </w:r>
      <w:ins w:id="1905" w:author="GELIAS" w:date="2026-04-12T11:16:00Z">
        <w:r w:rsidR="00DE1C60">
          <w:t xml:space="preserve"> claim for</w:t>
        </w:r>
      </w:ins>
      <w:del w:id="1906" w:author="GELIAS" w:date="2026-04-12T11:15:00Z">
        <w:r w:rsidDel="00DE1C60">
          <w:delText>n</w:delText>
        </w:r>
      </w:del>
      <w:r>
        <w:t xml:space="preserve"> </w:t>
      </w:r>
      <w:ins w:id="1907" w:author="GELIAS" w:date="2026-04-09T17:58:00Z">
        <w:r w:rsidR="00AE7684">
          <w:t xml:space="preserve">EOT or Cost </w:t>
        </w:r>
      </w:ins>
      <w:ins w:id="1908" w:author="GELIAS" w:date="2026-04-09T17:59:00Z">
        <w:r w:rsidR="00AE7684">
          <w:t xml:space="preserve">in accordance with </w:t>
        </w:r>
      </w:ins>
      <w:ins w:id="1909" w:author="GELIAS" w:date="2026-04-12T11:16:00Z">
        <w:r w:rsidR="00DE1C60">
          <w:t>Section 2.</w:t>
        </w:r>
      </w:ins>
    </w:p>
    <w:p w14:paraId="172E4112" w14:textId="77777777" w:rsidR="00DE1C60" w:rsidRPr="00DE1C60" w:rsidRDefault="00DE1C60" w:rsidP="00DE1C60">
      <w:pPr>
        <w:pStyle w:val="ListParagraph"/>
        <w:numPr>
          <w:ilvl w:val="1"/>
          <w:numId w:val="42"/>
        </w:numPr>
        <w:spacing w:after="200" w:line="276" w:lineRule="auto"/>
        <w:ind w:left="1134" w:hanging="567"/>
        <w:jc w:val="both"/>
        <w:rPr>
          <w:ins w:id="1910" w:author="GELIAS" w:date="2026-04-12T11:17:00Z"/>
          <w:rPrChange w:id="1911" w:author="GELIAS" w:date="2026-04-12T11:17:00Z">
            <w:rPr>
              <w:ins w:id="1912" w:author="GELIAS" w:date="2026-04-12T11:17:00Z"/>
              <w:rFonts w:eastAsia="Times New Roman"/>
            </w:rPr>
          </w:rPrChange>
        </w:rPr>
      </w:pPr>
      <w:ins w:id="1913" w:author="GELIAS" w:date="2026-04-12T11:16:00Z">
        <w:r w:rsidRPr="00DE1C60">
          <w:rPr>
            <w:rFonts w:eastAsia="Times New Roman"/>
            <w:rPrChange w:id="1914" w:author="GELIAS" w:date="2026-04-12T11:16:00Z">
              <w:rPr/>
            </w:rPrChange>
          </w:rPr>
          <w:t>Within the Review Period, the Owner shall give a notice to the Contractor:</w:t>
        </w:r>
      </w:ins>
    </w:p>
    <w:p w14:paraId="5B0612E0" w14:textId="77777777" w:rsidR="00DE1C60" w:rsidRPr="00DE1C60" w:rsidRDefault="00DE1C60" w:rsidP="00DE1C60">
      <w:pPr>
        <w:pStyle w:val="ListParagraph"/>
        <w:numPr>
          <w:ilvl w:val="2"/>
          <w:numId w:val="42"/>
        </w:numPr>
        <w:spacing w:after="200" w:line="276" w:lineRule="auto"/>
        <w:ind w:left="1701" w:hanging="567"/>
        <w:jc w:val="both"/>
        <w:rPr>
          <w:ins w:id="1915" w:author="GELIAS" w:date="2026-04-12T11:18:00Z"/>
          <w:rPrChange w:id="1916" w:author="GELIAS" w:date="2026-04-12T11:18:00Z">
            <w:rPr>
              <w:ins w:id="1917" w:author="GELIAS" w:date="2026-04-12T11:18:00Z"/>
              <w:rFonts w:eastAsia="Times New Roman"/>
            </w:rPr>
          </w:rPrChange>
        </w:rPr>
      </w:pPr>
      <w:ins w:id="1918" w:author="GELIAS" w:date="2026-04-12T11:16:00Z">
        <w:r w:rsidRPr="00DE1C60">
          <w:rPr>
            <w:rFonts w:eastAsia="Times New Roman"/>
            <w:rPrChange w:id="1919" w:author="GELIAS" w:date="2026-04-12T11:17:00Z">
              <w:rPr/>
            </w:rPrChange>
          </w:rPr>
          <w:t>of no-objection (which may include comments concerning minor matters which will not substantially affect the Works);</w:t>
        </w:r>
      </w:ins>
    </w:p>
    <w:p w14:paraId="4D8AB9E3" w14:textId="69D993C0" w:rsidR="00DE1C60" w:rsidRPr="00DE1C60" w:rsidRDefault="00DE1C60">
      <w:pPr>
        <w:pStyle w:val="ListParagraph"/>
        <w:numPr>
          <w:ilvl w:val="2"/>
          <w:numId w:val="42"/>
        </w:numPr>
        <w:spacing w:after="200" w:line="276" w:lineRule="auto"/>
        <w:ind w:left="1701" w:hanging="567"/>
        <w:jc w:val="both"/>
        <w:rPr>
          <w:ins w:id="1920" w:author="GELIAS" w:date="2026-04-12T11:16:00Z"/>
        </w:rPr>
        <w:pPrChange w:id="1921" w:author="GELIAS" w:date="2026-04-12T11:18:00Z">
          <w:pPr>
            <w:numPr>
              <w:ilvl w:val="1"/>
              <w:numId w:val="134"/>
            </w:numPr>
            <w:tabs>
              <w:tab w:val="left" w:pos="2070"/>
            </w:tabs>
            <w:spacing w:after="200" w:line="276" w:lineRule="auto"/>
            <w:ind w:left="990" w:hanging="370"/>
            <w:jc w:val="both"/>
          </w:pPr>
        </w:pPrChange>
      </w:pPr>
      <w:ins w:id="1922" w:author="GELIAS" w:date="2026-04-12T11:16:00Z">
        <w:r w:rsidRPr="00DE1C60">
          <w:rPr>
            <w:rFonts w:eastAsia="Times New Roman"/>
            <w:rPrChange w:id="1923" w:author="GELIAS" w:date="2026-04-12T11:18:00Z">
              <w:rPr/>
            </w:rPrChange>
          </w:rPr>
          <w:t xml:space="preserve">that the document does not comply with the requirements of this Agreement, stating the reasons.   </w:t>
        </w:r>
      </w:ins>
    </w:p>
    <w:p w14:paraId="0D60E98F" w14:textId="47EDA1EB" w:rsidR="00DE1C60" w:rsidRDefault="00DE1C60" w:rsidP="00DE1C60">
      <w:pPr>
        <w:pStyle w:val="ListParagraph"/>
        <w:numPr>
          <w:ilvl w:val="1"/>
          <w:numId w:val="42"/>
        </w:numPr>
        <w:spacing w:after="200" w:line="276" w:lineRule="auto"/>
        <w:ind w:left="1134" w:hanging="567"/>
        <w:jc w:val="both"/>
        <w:rPr>
          <w:ins w:id="1924" w:author="GELIAS" w:date="2026-04-12T11:18:00Z"/>
          <w:rFonts w:eastAsia="Times New Roman"/>
        </w:rPr>
      </w:pPr>
      <w:ins w:id="1925" w:author="GELIAS" w:date="2026-04-12T11:16:00Z">
        <w:r w:rsidRPr="00DE1C60">
          <w:rPr>
            <w:rFonts w:eastAsia="Times New Roman"/>
            <w:rPrChange w:id="1926" w:author="GELIAS" w:date="2026-04-12T11:18:00Z">
              <w:rPr/>
            </w:rPrChange>
          </w:rPr>
          <w:t xml:space="preserve">Where the Owner notifies the Contractor that document does not comply with this Agreement, the Contractor shall promptly revise and resubmit the document for review. </w:t>
        </w:r>
      </w:ins>
    </w:p>
    <w:p w14:paraId="66273634" w14:textId="5066A8A7" w:rsidR="008B3961" w:rsidRPr="00DE1C60" w:rsidRDefault="00DE1C60" w:rsidP="00DE1C60">
      <w:pPr>
        <w:pStyle w:val="ListParagraph"/>
        <w:numPr>
          <w:ilvl w:val="1"/>
          <w:numId w:val="42"/>
        </w:numPr>
        <w:spacing w:after="200" w:line="276" w:lineRule="auto"/>
        <w:ind w:left="1134" w:hanging="567"/>
        <w:jc w:val="both"/>
        <w:rPr>
          <w:ins w:id="1927" w:author="GELIAS" w:date="2026-04-12T11:19:00Z"/>
          <w:rFonts w:eastAsia="Times New Roman"/>
          <w:rPrChange w:id="1928" w:author="GELIAS" w:date="2026-04-12T11:19:00Z">
            <w:rPr>
              <w:ins w:id="1929" w:author="GELIAS" w:date="2026-04-12T11:19:00Z"/>
            </w:rPr>
          </w:rPrChange>
        </w:rPr>
      </w:pPr>
      <w:ins w:id="1930" w:author="GELIAS" w:date="2026-04-12T11:16:00Z">
        <w:r w:rsidRPr="00DE1C60">
          <w:rPr>
            <w:rFonts w:eastAsia="Times New Roman"/>
            <w:rPrChange w:id="1931" w:author="GELIAS" w:date="2026-04-12T11:18:00Z">
              <w:rPr/>
            </w:rPrChange>
          </w:rPr>
          <w:t>The Contractor shall not be entitled to any extension of time arising from any delay caused by its revision and resubmission of non-compliant documents.</w:t>
        </w:r>
      </w:ins>
      <w:ins w:id="1932" w:author="GELIAS" w:date="2026-04-09T17:59:00Z">
        <w:r w:rsidR="00AE7684">
          <w:t xml:space="preserve"> </w:t>
        </w:r>
      </w:ins>
      <w:del w:id="1933" w:author="GELIAS" w:date="2026-04-09T17:59:00Z">
        <w:r w:rsidR="00D74028" w:rsidDel="00AE7684">
          <w:delText xml:space="preserve">extension of </w:delText>
        </w:r>
        <w:r w:rsidR="00D74028" w:rsidDel="00AE7684">
          <w:lastRenderedPageBreak/>
          <w:delText xml:space="preserve">time </w:delText>
        </w:r>
      </w:del>
      <w:ins w:id="1934" w:author="PCC" w:date="2026-03-27T15:22:00Z">
        <w:del w:id="1935" w:author="GELIAS" w:date="2026-04-09T17:59:00Z">
          <w:r w:rsidR="00DD5A0B" w:rsidDel="00AE7684">
            <w:delText>and recovery of reasonable prolongation costs incurred as a direct result of such delay</w:delText>
          </w:r>
        </w:del>
      </w:ins>
      <w:ins w:id="1936" w:author="PCC" w:date="2026-03-27T15:23:00Z">
        <w:del w:id="1937" w:author="GELIAS" w:date="2026-04-09T17:59:00Z">
          <w:r w:rsidR="0011582B" w:rsidDel="00AE7684">
            <w:delText xml:space="preserve"> including,</w:delText>
          </w:r>
        </w:del>
      </w:ins>
      <w:ins w:id="1938" w:author="PCC" w:date="2026-03-27T15:22:00Z">
        <w:del w:id="1939" w:author="GELIAS" w:date="2026-04-09T17:59:00Z">
          <w:r w:rsidR="00DD5A0B" w:rsidDel="00AE7684">
            <w:delText xml:space="preserve"> </w:delText>
          </w:r>
        </w:del>
      </w:ins>
      <w:del w:id="1940" w:author="GELIAS" w:date="2026-04-09T17:59:00Z">
        <w:r w:rsidR="00D74028" w:rsidDel="00AE7684">
          <w:delText>to the extent such failure causes delay to the critical path.</w:delText>
        </w:r>
      </w:del>
    </w:p>
    <w:p w14:paraId="77059982" w14:textId="439F5CC9" w:rsidR="00DE1C60" w:rsidRPr="00DE1C60" w:rsidDel="00DE1C60" w:rsidRDefault="00DE1C60">
      <w:pPr>
        <w:pStyle w:val="ListParagraph"/>
        <w:spacing w:after="200" w:line="276" w:lineRule="auto"/>
        <w:ind w:left="567" w:hanging="567"/>
        <w:jc w:val="both"/>
        <w:rPr>
          <w:del w:id="1941" w:author="GELIAS" w:date="2026-04-12T11:19:00Z"/>
          <w:rFonts w:eastAsia="Times New Roman"/>
          <w:rPrChange w:id="1942" w:author="GELIAS" w:date="2026-04-12T11:18:00Z">
            <w:rPr>
              <w:del w:id="1943" w:author="GELIAS" w:date="2026-04-12T11:19:00Z"/>
            </w:rPr>
          </w:rPrChange>
        </w:rPr>
        <w:pPrChange w:id="1944" w:author="GELIAS" w:date="2026-04-12T11:21:00Z">
          <w:pPr>
            <w:spacing w:after="200" w:line="276" w:lineRule="auto"/>
            <w:ind w:left="720"/>
            <w:jc w:val="both"/>
          </w:pPr>
        </w:pPrChange>
      </w:pPr>
    </w:p>
    <w:p w14:paraId="095754CB" w14:textId="77777777" w:rsidR="008B3961" w:rsidRDefault="00D74028">
      <w:pPr>
        <w:pStyle w:val="Heading2"/>
        <w:numPr>
          <w:ilvl w:val="0"/>
          <w:numId w:val="42"/>
        </w:numPr>
        <w:ind w:left="567" w:hanging="567"/>
        <w:pPrChange w:id="1945" w:author="GELIAS" w:date="2026-04-12T11:21:00Z">
          <w:pPr>
            <w:pStyle w:val="Heading2"/>
          </w:pPr>
        </w:pPrChange>
      </w:pPr>
      <w:bookmarkStart w:id="1946" w:name="_Toc224520778"/>
      <w:del w:id="1947" w:author="GELIAS" w:date="2026-04-11T17:18:00Z">
        <w:r w:rsidDel="009643DE">
          <w:delText xml:space="preserve">4.11  </w:delText>
        </w:r>
      </w:del>
      <w:r>
        <w:t>Financing</w:t>
      </w:r>
      <w:bookmarkEnd w:id="1946"/>
    </w:p>
    <w:p w14:paraId="765C926F" w14:textId="77777777" w:rsidR="008B3961" w:rsidRDefault="00D74028">
      <w:pPr>
        <w:spacing w:after="200" w:line="276" w:lineRule="auto"/>
        <w:ind w:left="567"/>
        <w:jc w:val="both"/>
        <w:rPr>
          <w:ins w:id="1948" w:author="GELIAS" w:date="2026-04-09T16:48:00Z"/>
        </w:rPr>
        <w:pPrChange w:id="1949" w:author="GELIAS" w:date="2026-04-12T11:21:00Z">
          <w:pPr>
            <w:spacing w:after="200" w:line="276" w:lineRule="auto"/>
            <w:ind w:left="720"/>
            <w:jc w:val="both"/>
          </w:pPr>
        </w:pPrChange>
      </w:pPr>
      <w:r>
        <w:t>The Owner shall take all actions necessary to secure and maintain adequate financing to meet its payment obligations under this Agreement. The Owner shall provide reasonable evidence of available financing upon request by the Contractor.</w:t>
      </w:r>
    </w:p>
    <w:p w14:paraId="028C3A9B" w14:textId="5678D22A" w:rsidR="006F3D57" w:rsidRPr="009643DE" w:rsidRDefault="006F3D57">
      <w:pPr>
        <w:pStyle w:val="Heading2"/>
        <w:numPr>
          <w:ilvl w:val="0"/>
          <w:numId w:val="42"/>
        </w:numPr>
        <w:ind w:left="567" w:hanging="567"/>
        <w:rPr>
          <w:ins w:id="1950" w:author="GELIAS" w:date="2026-04-09T17:39:00Z"/>
        </w:rPr>
        <w:pPrChange w:id="1951" w:author="GELIAS" w:date="2026-04-12T11:23:00Z">
          <w:pPr>
            <w:spacing w:after="200" w:line="276" w:lineRule="auto"/>
            <w:ind w:left="720"/>
            <w:jc w:val="both"/>
          </w:pPr>
        </w:pPrChange>
      </w:pPr>
      <w:ins w:id="1952" w:author="GELIAS" w:date="2026-04-09T17:39:00Z">
        <w:r w:rsidRPr="009643DE">
          <w:t>Instruction</w:t>
        </w:r>
      </w:ins>
    </w:p>
    <w:p w14:paraId="6A7977AA" w14:textId="0316EE3C" w:rsidR="00BB7194" w:rsidRDefault="006F3D57">
      <w:pPr>
        <w:pStyle w:val="ListParagraph"/>
        <w:numPr>
          <w:ilvl w:val="1"/>
          <w:numId w:val="42"/>
        </w:numPr>
        <w:spacing w:after="200" w:line="276" w:lineRule="auto"/>
        <w:ind w:left="1134" w:hanging="567"/>
        <w:jc w:val="both"/>
        <w:rPr>
          <w:ins w:id="1953" w:author="GELIAS" w:date="2026-04-12T11:26:00Z"/>
        </w:rPr>
        <w:pPrChange w:id="1954" w:author="GELIAS" w:date="2026-04-12T11:27:00Z">
          <w:pPr>
            <w:spacing w:after="200" w:line="276" w:lineRule="auto"/>
            <w:ind w:left="1134" w:hanging="567"/>
            <w:jc w:val="both"/>
          </w:pPr>
        </w:pPrChange>
      </w:pPr>
      <w:ins w:id="1955" w:author="GELIAS" w:date="2026-04-09T17:39:00Z">
        <w:r>
          <w:t xml:space="preserve">The Owner may, through the </w:t>
        </w:r>
      </w:ins>
      <w:ins w:id="1956" w:author="GELIAS" w:date="2026-04-09T17:54:00Z">
        <w:r w:rsidR="006C084F">
          <w:t>Owner</w:t>
        </w:r>
      </w:ins>
      <w:ins w:id="1957" w:author="GELIAS" w:date="2026-04-09T17:39:00Z">
        <w:r>
          <w:t>’s Representative or an assistant as stated below, issue to the Contractor (at any time) instructions which may be necessary for the execution of the Works, all in accordance with th</w:t>
        </w:r>
      </w:ins>
      <w:ins w:id="1958" w:author="GELIAS" w:date="2026-04-09T17:59:00Z">
        <w:r w:rsidR="00AE7684">
          <w:t>is Agreement</w:t>
        </w:r>
      </w:ins>
      <w:ins w:id="1959" w:author="GELIAS" w:date="2026-04-09T17:39:00Z">
        <w:r>
          <w:t xml:space="preserve">. Each instruction shall state the obligation(s) to which it relates and the </w:t>
        </w:r>
      </w:ins>
      <w:ins w:id="1960" w:author="GELIAS" w:date="2026-04-13T17:05:00Z">
        <w:r w:rsidR="008D225D">
          <w:t>Section</w:t>
        </w:r>
      </w:ins>
      <w:ins w:id="1961" w:author="GELIAS" w:date="2026-04-09T17:39:00Z">
        <w:r>
          <w:t xml:space="preserve"> (or other term of the </w:t>
        </w:r>
      </w:ins>
      <w:ins w:id="1962" w:author="GELIAS" w:date="2026-04-12T11:27:00Z">
        <w:r w:rsidR="00BB7194">
          <w:t>Agreement</w:t>
        </w:r>
      </w:ins>
      <w:ins w:id="1963" w:author="GELIAS" w:date="2026-04-09T17:39:00Z">
        <w:r>
          <w:t xml:space="preserve">) in which the obligation(s) are specified. </w:t>
        </w:r>
      </w:ins>
    </w:p>
    <w:p w14:paraId="660F042E" w14:textId="5C86EB29" w:rsidR="00BB7194" w:rsidRDefault="006F3D57" w:rsidP="00BB7194">
      <w:pPr>
        <w:pStyle w:val="ListParagraph"/>
        <w:numPr>
          <w:ilvl w:val="1"/>
          <w:numId w:val="42"/>
        </w:numPr>
        <w:spacing w:after="200" w:line="276" w:lineRule="auto"/>
        <w:ind w:left="1134" w:hanging="567"/>
        <w:jc w:val="both"/>
        <w:rPr>
          <w:ins w:id="1964" w:author="GELIAS" w:date="2026-04-12T11:27:00Z"/>
        </w:rPr>
      </w:pPr>
      <w:ins w:id="1965" w:author="GELIAS" w:date="2026-04-09T17:39:00Z">
        <w:r>
          <w:t xml:space="preserve">Subject to the following provisions of this </w:t>
        </w:r>
      </w:ins>
      <w:ins w:id="1966" w:author="GELIAS" w:date="2026-04-13T17:05:00Z">
        <w:r w:rsidR="008D225D">
          <w:t>Section</w:t>
        </w:r>
      </w:ins>
      <w:ins w:id="1967" w:author="GELIAS" w:date="2026-04-09T17:39:00Z">
        <w:r>
          <w:t xml:space="preserve">, the Contractor shall comply with the instructions given by the </w:t>
        </w:r>
      </w:ins>
      <w:ins w:id="1968" w:author="GELIAS" w:date="2026-04-09T17:54:00Z">
        <w:r w:rsidR="006C084F">
          <w:t>Owner</w:t>
        </w:r>
      </w:ins>
      <w:ins w:id="1969" w:author="GELIAS" w:date="2026-04-09T17:39:00Z">
        <w:r>
          <w:t xml:space="preserve">’s Representative or delegated assistant, on any matter related to the </w:t>
        </w:r>
      </w:ins>
      <w:ins w:id="1970" w:author="GELIAS" w:date="2026-04-09T18:00:00Z">
        <w:r w:rsidR="00AE7684">
          <w:t>Agreement</w:t>
        </w:r>
      </w:ins>
      <w:ins w:id="1971" w:author="GELIAS" w:date="2026-04-12T11:27:00Z">
        <w:r w:rsidR="00BB7194">
          <w:t xml:space="preserve">. </w:t>
        </w:r>
      </w:ins>
    </w:p>
    <w:p w14:paraId="100034CD" w14:textId="12234ED1" w:rsidR="00BB7194" w:rsidRDefault="006F3D57" w:rsidP="00BB7194">
      <w:pPr>
        <w:pStyle w:val="ListParagraph"/>
        <w:numPr>
          <w:ilvl w:val="1"/>
          <w:numId w:val="42"/>
        </w:numPr>
        <w:spacing w:after="200" w:line="276" w:lineRule="auto"/>
        <w:ind w:left="1134" w:hanging="567"/>
        <w:jc w:val="both"/>
        <w:rPr>
          <w:ins w:id="1972" w:author="GELIAS" w:date="2026-04-12T11:28:00Z"/>
        </w:rPr>
      </w:pPr>
      <w:ins w:id="1973" w:author="GELIAS" w:date="2026-04-09T17:39:00Z">
        <w:r>
          <w:t xml:space="preserve">If an instruction states that it constitutes a </w:t>
        </w:r>
      </w:ins>
      <w:ins w:id="1974" w:author="GELIAS" w:date="2026-04-09T18:00:00Z">
        <w:r w:rsidR="00AE7684">
          <w:t>Change Order</w:t>
        </w:r>
      </w:ins>
      <w:ins w:id="1975" w:author="GELIAS" w:date="2026-04-09T17:39:00Z">
        <w:r>
          <w:t xml:space="preserve">, </w:t>
        </w:r>
      </w:ins>
      <w:ins w:id="1976" w:author="GELIAS" w:date="2026-04-13T17:05:00Z">
        <w:r w:rsidR="008D225D">
          <w:t>Section</w:t>
        </w:r>
      </w:ins>
      <w:ins w:id="1977" w:author="GELIAS" w:date="2026-04-09T17:39:00Z">
        <w:r>
          <w:t xml:space="preserve"> </w:t>
        </w:r>
      </w:ins>
      <w:ins w:id="1978" w:author="GELIAS" w:date="2026-04-13T14:06:00Z">
        <w:r w:rsidR="00F87588">
          <w:t>6.1</w:t>
        </w:r>
      </w:ins>
      <w:ins w:id="1979" w:author="GELIAS" w:date="2026-04-09T17:39:00Z">
        <w:r>
          <w:t xml:space="preserve"> shall apply. If not so stated, and the Contractor considers that the instruction: </w:t>
        </w:r>
      </w:ins>
    </w:p>
    <w:p w14:paraId="003133E1" w14:textId="23403956" w:rsidR="00BB7194" w:rsidRDefault="006F3D57" w:rsidP="00BB7194">
      <w:pPr>
        <w:pStyle w:val="ListParagraph"/>
        <w:numPr>
          <w:ilvl w:val="2"/>
          <w:numId w:val="42"/>
        </w:numPr>
        <w:spacing w:after="200" w:line="276" w:lineRule="auto"/>
        <w:ind w:hanging="579"/>
        <w:jc w:val="both"/>
        <w:rPr>
          <w:ins w:id="1980" w:author="GELIAS" w:date="2026-04-12T11:28:00Z"/>
        </w:rPr>
      </w:pPr>
      <w:ins w:id="1981" w:author="GELIAS" w:date="2026-04-09T17:39:00Z">
        <w:r>
          <w:t xml:space="preserve">constitutes a </w:t>
        </w:r>
      </w:ins>
      <w:ins w:id="1982" w:author="GELIAS" w:date="2026-04-13T14:07:00Z">
        <w:r w:rsidR="00F87588">
          <w:t>Change Order</w:t>
        </w:r>
      </w:ins>
      <w:ins w:id="1983" w:author="GELIAS" w:date="2026-04-09T17:39:00Z">
        <w:r>
          <w:t xml:space="preserve"> (or involves work that is already part of an existing </w:t>
        </w:r>
      </w:ins>
      <w:ins w:id="1984" w:author="GELIAS" w:date="2026-04-13T14:07:00Z">
        <w:r w:rsidR="00F87588">
          <w:t>Change Order</w:t>
        </w:r>
      </w:ins>
      <w:ins w:id="1985" w:author="GELIAS" w:date="2026-04-09T17:39:00Z">
        <w:r>
          <w:t>); or</w:t>
        </w:r>
      </w:ins>
    </w:p>
    <w:p w14:paraId="284737D0" w14:textId="77777777" w:rsidR="00BB7194" w:rsidRDefault="006F3D57" w:rsidP="00BB7194">
      <w:pPr>
        <w:pStyle w:val="ListParagraph"/>
        <w:numPr>
          <w:ilvl w:val="2"/>
          <w:numId w:val="42"/>
        </w:numPr>
        <w:spacing w:after="200" w:line="276" w:lineRule="auto"/>
        <w:ind w:hanging="579"/>
        <w:jc w:val="both"/>
        <w:rPr>
          <w:ins w:id="1986" w:author="GELIAS" w:date="2026-04-12T11:29:00Z"/>
        </w:rPr>
      </w:pPr>
      <w:ins w:id="1987" w:author="GELIAS" w:date="2026-04-09T17:39:00Z">
        <w:r>
          <w:t>does not comply with applicable Laws or will reduce the safety of the Works or is technically impossible</w:t>
        </w:r>
      </w:ins>
    </w:p>
    <w:p w14:paraId="0B4445A0" w14:textId="60DD63B6" w:rsidR="006F3D57" w:rsidRDefault="006F3D57" w:rsidP="00BB7194">
      <w:pPr>
        <w:spacing w:after="200" w:line="276" w:lineRule="auto"/>
        <w:ind w:left="1134"/>
        <w:jc w:val="both"/>
        <w:rPr>
          <w:ins w:id="1988" w:author="GELIAS" w:date="2026-04-12T11:30:00Z"/>
        </w:rPr>
      </w:pPr>
      <w:ins w:id="1989" w:author="GELIAS" w:date="2026-04-09T17:39:00Z">
        <w:r>
          <w:t xml:space="preserve">the Contractor shall immediately, and before </w:t>
        </w:r>
        <w:proofErr w:type="gramStart"/>
        <w:r>
          <w:t>commencing</w:t>
        </w:r>
        <w:proofErr w:type="gramEnd"/>
        <w:r>
          <w:t xml:space="preserve"> any work related to the instruction, give a Notice to the </w:t>
        </w:r>
      </w:ins>
      <w:ins w:id="1990" w:author="GELIAS" w:date="2026-04-09T17:54:00Z">
        <w:r w:rsidR="006C084F">
          <w:t>Owner</w:t>
        </w:r>
      </w:ins>
      <w:ins w:id="1991" w:author="GELIAS" w:date="2026-04-09T17:39:00Z">
        <w:r>
          <w:t xml:space="preserve"> with reasons. If the </w:t>
        </w:r>
      </w:ins>
      <w:ins w:id="1992" w:author="GELIAS" w:date="2026-04-09T17:54:00Z">
        <w:r w:rsidR="006C084F">
          <w:t>Owner</w:t>
        </w:r>
      </w:ins>
      <w:ins w:id="1993" w:author="GELIAS" w:date="2026-04-09T17:39:00Z">
        <w:r>
          <w:t xml:space="preserve"> does not respond within 7 days (or such other time as may be agreed between the Parties) after receiving this Notice, by giving a Notice confirming, reversing or varying the instruction, the </w:t>
        </w:r>
      </w:ins>
      <w:ins w:id="1994" w:author="GELIAS" w:date="2026-04-09T17:54:00Z">
        <w:r w:rsidR="006C084F">
          <w:t>Owner</w:t>
        </w:r>
      </w:ins>
      <w:ins w:id="1995" w:author="GELIAS" w:date="2026-04-09T17:39:00Z">
        <w:r>
          <w:t xml:space="preserve"> shall be deemed to have revoked the instruction. Otherwise the Contractor </w:t>
        </w:r>
      </w:ins>
      <w:ins w:id="1996" w:author="GELIAS" w:date="2026-04-09T17:40:00Z">
        <w:r>
          <w:t xml:space="preserve">shall comply with and be bound by the terms of the </w:t>
        </w:r>
      </w:ins>
      <w:ins w:id="1997" w:author="GELIAS" w:date="2026-04-09T17:54:00Z">
        <w:r w:rsidR="006C084F">
          <w:t>Owner</w:t>
        </w:r>
      </w:ins>
      <w:ins w:id="1998" w:author="GELIAS" w:date="2026-04-09T17:40:00Z">
        <w:r>
          <w:t>’s response.</w:t>
        </w:r>
      </w:ins>
    </w:p>
    <w:p w14:paraId="748CB8C1" w14:textId="77777777" w:rsidR="00BB7194" w:rsidRDefault="00BB7194">
      <w:pPr>
        <w:spacing w:after="200" w:line="276" w:lineRule="auto"/>
        <w:ind w:left="1134"/>
        <w:jc w:val="both"/>
        <w:rPr>
          <w:ins w:id="1999" w:author="GELIAS" w:date="2026-04-09T16:51:00Z"/>
        </w:rPr>
        <w:pPrChange w:id="2000" w:author="GELIAS" w:date="2026-04-12T11:29:00Z">
          <w:pPr>
            <w:spacing w:after="200" w:line="276" w:lineRule="auto"/>
            <w:ind w:left="720"/>
            <w:jc w:val="both"/>
          </w:pPr>
        </w:pPrChange>
      </w:pPr>
    </w:p>
    <w:p w14:paraId="12038791" w14:textId="7F4C06C0" w:rsidR="006F3D57" w:rsidRPr="009643DE" w:rsidRDefault="006F3D57">
      <w:pPr>
        <w:pStyle w:val="Heading2"/>
        <w:numPr>
          <w:ilvl w:val="0"/>
          <w:numId w:val="42"/>
        </w:numPr>
        <w:ind w:left="567" w:hanging="567"/>
        <w:rPr>
          <w:ins w:id="2001" w:author="GELIAS" w:date="2026-04-09T17:40:00Z"/>
        </w:rPr>
        <w:pPrChange w:id="2002" w:author="GELIAS" w:date="2026-04-12T11:31:00Z">
          <w:pPr>
            <w:spacing w:after="200" w:line="276" w:lineRule="auto"/>
            <w:jc w:val="both"/>
          </w:pPr>
        </w:pPrChange>
      </w:pPr>
      <w:ins w:id="2003" w:author="GELIAS" w:date="2026-04-09T17:40:00Z">
        <w:r w:rsidRPr="009643DE">
          <w:rPr>
            <w:bCs w:val="0"/>
          </w:rPr>
          <w:t xml:space="preserve">Agreement or Determination </w:t>
        </w:r>
      </w:ins>
    </w:p>
    <w:p w14:paraId="3EC1579D" w14:textId="6A3B743A" w:rsidR="006F3D57" w:rsidDel="00AE4C03" w:rsidRDefault="006F3D57">
      <w:pPr>
        <w:spacing w:after="200" w:line="276" w:lineRule="auto"/>
        <w:ind w:left="567"/>
        <w:jc w:val="both"/>
        <w:rPr>
          <w:ins w:id="2004" w:author="GELIAS" w:date="2026-04-09T17:43:00Z"/>
          <w:del w:id="2005" w:author="EVANS" w:date="2026-04-27T12:21:00Z"/>
        </w:rPr>
        <w:pPrChange w:id="2006" w:author="GELIAS" w:date="2026-04-12T11:32:00Z">
          <w:pPr>
            <w:spacing w:after="200" w:line="276" w:lineRule="auto"/>
            <w:ind w:left="720"/>
            <w:jc w:val="both"/>
          </w:pPr>
        </w:pPrChange>
      </w:pPr>
      <w:ins w:id="2007" w:author="GELIAS" w:date="2026-04-09T17:40:00Z">
        <w:del w:id="2008" w:author="EVANS" w:date="2026-04-27T12:21:00Z">
          <w:r w:rsidDel="00AE4C03">
            <w:delText xml:space="preserve">When carrying out </w:delText>
          </w:r>
        </w:del>
      </w:ins>
      <w:ins w:id="2009" w:author="GELIAS" w:date="2026-04-12T11:30:00Z">
        <w:del w:id="2010" w:author="EVANS" w:date="2026-04-27T12:21:00Z">
          <w:r w:rsidR="00BB7194" w:rsidDel="00AE4C03">
            <w:delText xml:space="preserve">its </w:delText>
          </w:r>
        </w:del>
      </w:ins>
      <w:ins w:id="2011" w:author="GELIAS" w:date="2026-04-09T17:40:00Z">
        <w:del w:id="2012" w:author="EVANS" w:date="2026-04-27T12:21:00Z">
          <w:r w:rsidDel="00AE4C03">
            <w:delText xml:space="preserve">duties under this </w:delText>
          </w:r>
        </w:del>
      </w:ins>
      <w:ins w:id="2013" w:author="GELIAS" w:date="2026-04-13T17:05:00Z">
        <w:del w:id="2014" w:author="EVANS" w:date="2026-04-27T12:21:00Z">
          <w:r w:rsidR="008D225D" w:rsidDel="00AE4C03">
            <w:delText>Section</w:delText>
          </w:r>
        </w:del>
      </w:ins>
      <w:ins w:id="2015" w:author="GELIAS" w:date="2026-04-09T17:40:00Z">
        <w:del w:id="2016" w:author="EVANS" w:date="2026-04-27T12:21:00Z">
          <w:r w:rsidDel="00AE4C03">
            <w:delText xml:space="preserve">, </w:delText>
          </w:r>
          <w:commentRangeStart w:id="2017"/>
          <w:r w:rsidDel="00AE4C03">
            <w:delText xml:space="preserve">the </w:delText>
          </w:r>
        </w:del>
      </w:ins>
      <w:ins w:id="2018" w:author="GELIAS" w:date="2026-04-09T17:54:00Z">
        <w:del w:id="2019" w:author="EVANS" w:date="2026-04-27T12:21:00Z">
          <w:r w:rsidR="006C084F" w:rsidDel="00AE4C03">
            <w:delText>Owner</w:delText>
          </w:r>
        </w:del>
      </w:ins>
      <w:ins w:id="2020" w:author="GELIAS" w:date="2026-04-09T17:40:00Z">
        <w:del w:id="2021" w:author="EVANS" w:date="2026-04-27T12:21:00Z">
          <w:r w:rsidDel="00AE4C03">
            <w:delText xml:space="preserve">’s Representative shall not be deemed to act for the </w:delText>
          </w:r>
        </w:del>
      </w:ins>
      <w:ins w:id="2022" w:author="GELIAS" w:date="2026-04-09T17:54:00Z">
        <w:del w:id="2023" w:author="EVANS" w:date="2026-04-27T12:21:00Z">
          <w:r w:rsidR="006C084F" w:rsidDel="00AE4C03">
            <w:delText>Owner</w:delText>
          </w:r>
        </w:del>
      </w:ins>
      <w:ins w:id="2024" w:author="GELIAS" w:date="2026-04-09T17:40:00Z">
        <w:del w:id="2025" w:author="EVANS" w:date="2026-04-27T12:21:00Z">
          <w:r w:rsidDel="00AE4C03">
            <w:delText>.</w:delText>
          </w:r>
        </w:del>
      </w:ins>
      <w:commentRangeEnd w:id="2017"/>
      <w:del w:id="2026" w:author="EVANS" w:date="2026-04-27T12:21:00Z">
        <w:r w:rsidR="00D25C85" w:rsidDel="00AE4C03">
          <w:rPr>
            <w:rStyle w:val="CommentReference"/>
          </w:rPr>
          <w:commentReference w:id="2017"/>
        </w:r>
      </w:del>
      <w:ins w:id="2027" w:author="GELIAS" w:date="2026-04-09T17:40:00Z">
        <w:del w:id="2028" w:author="EVANS" w:date="2026-04-27T12:21:00Z">
          <w:r w:rsidDel="00AE4C03">
            <w:delText xml:space="preserve"> Whenever t</w:delText>
          </w:r>
        </w:del>
      </w:ins>
      <w:ins w:id="2029" w:author="GELIAS" w:date="2026-04-12T11:30:00Z">
        <w:del w:id="2030" w:author="EVANS" w:date="2026-04-27T12:21:00Z">
          <w:r w:rsidR="00BB7194" w:rsidDel="00AE4C03">
            <w:delText>his Agreement</w:delText>
          </w:r>
        </w:del>
      </w:ins>
      <w:ins w:id="2031" w:author="GELIAS" w:date="2026-04-09T17:40:00Z">
        <w:del w:id="2032" w:author="EVANS" w:date="2026-04-27T12:21:00Z">
          <w:r w:rsidDel="00AE4C03">
            <w:delText xml:space="preserve"> provide</w:delText>
          </w:r>
        </w:del>
      </w:ins>
      <w:ins w:id="2033" w:author="GELIAS" w:date="2026-04-12T11:30:00Z">
        <w:del w:id="2034" w:author="EVANS" w:date="2026-04-27T12:21:00Z">
          <w:r w:rsidR="00BB7194" w:rsidDel="00AE4C03">
            <w:delText>s</w:delText>
          </w:r>
        </w:del>
      </w:ins>
      <w:ins w:id="2035" w:author="GELIAS" w:date="2026-04-09T17:40:00Z">
        <w:del w:id="2036" w:author="EVANS" w:date="2026-04-27T12:21:00Z">
          <w:r w:rsidDel="00AE4C03">
            <w:delText xml:space="preserve"> that the </w:delText>
          </w:r>
        </w:del>
      </w:ins>
      <w:ins w:id="2037" w:author="GELIAS" w:date="2026-04-09T17:54:00Z">
        <w:del w:id="2038" w:author="EVANS" w:date="2026-04-27T12:21:00Z">
          <w:r w:rsidR="006C084F" w:rsidDel="00AE4C03">
            <w:delText>Owner</w:delText>
          </w:r>
        </w:del>
      </w:ins>
      <w:ins w:id="2039" w:author="GELIAS" w:date="2026-04-09T17:40:00Z">
        <w:del w:id="2040" w:author="EVANS" w:date="2026-04-27T12:21:00Z">
          <w:r w:rsidDel="00AE4C03">
            <w:delText xml:space="preserve">’s </w:delText>
          </w:r>
          <w:r w:rsidDel="00AE4C03">
            <w:lastRenderedPageBreak/>
            <w:delText xml:space="preserve">Representative shall proceed under this </w:delText>
          </w:r>
        </w:del>
      </w:ins>
      <w:ins w:id="2041" w:author="GELIAS" w:date="2026-04-13T17:05:00Z">
        <w:del w:id="2042" w:author="EVANS" w:date="2026-04-27T12:21:00Z">
          <w:r w:rsidR="008D225D" w:rsidDel="00AE4C03">
            <w:delText>Section</w:delText>
          </w:r>
        </w:del>
      </w:ins>
      <w:ins w:id="2043" w:author="GELIAS" w:date="2026-04-09T17:40:00Z">
        <w:del w:id="2044" w:author="EVANS" w:date="2026-04-27T12:21:00Z">
          <w:r w:rsidDel="00AE4C03">
            <w:delText xml:space="preserve"> to agree or determine any matter or Claim, the following procedure shall apply: </w:delText>
          </w:r>
        </w:del>
      </w:ins>
    </w:p>
    <w:p w14:paraId="7123043D" w14:textId="2841C068" w:rsidR="003B5EB7" w:rsidDel="00AE4C03" w:rsidRDefault="006F3D57" w:rsidP="003B5EB7">
      <w:pPr>
        <w:pStyle w:val="ListParagraph"/>
        <w:numPr>
          <w:ilvl w:val="0"/>
          <w:numId w:val="18"/>
        </w:numPr>
        <w:spacing w:after="200" w:line="276" w:lineRule="auto"/>
        <w:ind w:hanging="513"/>
        <w:jc w:val="both"/>
        <w:rPr>
          <w:ins w:id="2045" w:author="GELIAS" w:date="2026-04-12T15:37:00Z"/>
          <w:del w:id="2046" w:author="EVANS" w:date="2026-04-27T12:21:00Z"/>
        </w:rPr>
      </w:pPr>
      <w:ins w:id="2047" w:author="GELIAS" w:date="2026-04-09T17:40:00Z">
        <w:del w:id="2048" w:author="EVANS" w:date="2026-04-27T12:21:00Z">
          <w:r w:rsidRPr="006F3D57" w:rsidDel="00AE4C03">
            <w:rPr>
              <w:b/>
              <w:bCs/>
              <w:rPrChange w:id="2049" w:author="GELIAS" w:date="2026-04-09T17:43:00Z">
                <w:rPr/>
              </w:rPrChange>
            </w:rPr>
            <w:delText>Consultation to reach agreement</w:delText>
          </w:r>
        </w:del>
      </w:ins>
      <w:ins w:id="2050" w:author="GELIAS" w:date="2026-04-12T15:41:00Z">
        <w:del w:id="2051" w:author="EVANS" w:date="2026-04-27T12:21:00Z">
          <w:r w:rsidR="00AB74B6" w:rsidDel="00AE4C03">
            <w:rPr>
              <w:b/>
              <w:bCs/>
            </w:rPr>
            <w:delText xml:space="preserve">: </w:delText>
          </w:r>
        </w:del>
      </w:ins>
      <w:ins w:id="2052" w:author="GELIAS" w:date="2026-04-09T17:40:00Z">
        <w:del w:id="2053" w:author="EVANS" w:date="2026-04-27T12:21:00Z">
          <w:r w:rsidDel="00AE4C03">
            <w:delText xml:space="preserve">The </w:delText>
          </w:r>
        </w:del>
      </w:ins>
      <w:ins w:id="2054" w:author="GELIAS" w:date="2026-04-09T17:54:00Z">
        <w:del w:id="2055" w:author="EVANS" w:date="2026-04-27T12:21:00Z">
          <w:r w:rsidR="006C084F" w:rsidDel="00AE4C03">
            <w:delText>Owner</w:delText>
          </w:r>
        </w:del>
      </w:ins>
      <w:ins w:id="2056" w:author="GELIAS" w:date="2026-04-09T17:40:00Z">
        <w:del w:id="2057" w:author="EVANS" w:date="2026-04-27T12:21:00Z">
          <w:r w:rsidDel="00AE4C03">
            <w:delText>’s Representative shall consult with both Parties jointly and/ or separately, and shall encourage discussion between the Parties in an endeavour to reach</w:delText>
          </w:r>
        </w:del>
      </w:ins>
      <w:ins w:id="2058" w:author="GELIAS" w:date="2026-04-12T15:28:00Z">
        <w:del w:id="2059" w:author="EVANS" w:date="2026-04-27T12:21:00Z">
          <w:r w:rsidR="003B5EB7" w:rsidDel="00AE4C03">
            <w:delText xml:space="preserve"> an</w:delText>
          </w:r>
        </w:del>
      </w:ins>
      <w:ins w:id="2060" w:author="GELIAS" w:date="2026-04-09T17:40:00Z">
        <w:del w:id="2061" w:author="EVANS" w:date="2026-04-27T12:21:00Z">
          <w:r w:rsidDel="00AE4C03">
            <w:delText xml:space="preserve"> agreement. The </w:delText>
          </w:r>
        </w:del>
      </w:ins>
      <w:ins w:id="2062" w:author="GELIAS" w:date="2026-04-09T17:54:00Z">
        <w:del w:id="2063" w:author="EVANS" w:date="2026-04-27T12:21:00Z">
          <w:r w:rsidR="006C084F" w:rsidDel="00AE4C03">
            <w:delText>Owner</w:delText>
          </w:r>
        </w:del>
      </w:ins>
      <w:ins w:id="2064" w:author="GELIAS" w:date="2026-04-09T17:40:00Z">
        <w:del w:id="2065" w:author="EVANS" w:date="2026-04-27T12:21:00Z">
          <w:r w:rsidDel="00AE4C03">
            <w:delText>’s Representative shall commence such consultation promptly to allow adequate time to comply</w:delText>
          </w:r>
        </w:del>
      </w:ins>
      <w:ins w:id="2066" w:author="GELIAS" w:date="2026-04-09T17:41:00Z">
        <w:del w:id="2067" w:author="EVANS" w:date="2026-04-27T12:21:00Z">
          <w:r w:rsidDel="00AE4C03">
            <w:delText xml:space="preserve"> with the time limit for agreement under </w:delText>
          </w:r>
        </w:del>
      </w:ins>
      <w:ins w:id="2068" w:author="GELIAS" w:date="2026-04-13T17:05:00Z">
        <w:del w:id="2069" w:author="EVANS" w:date="2026-04-27T12:21:00Z">
          <w:r w:rsidR="008D225D" w:rsidDel="00AE4C03">
            <w:delText>Section</w:delText>
          </w:r>
        </w:del>
      </w:ins>
      <w:ins w:id="2070" w:author="GELIAS" w:date="2026-04-09T17:41:00Z">
        <w:del w:id="2071" w:author="EVANS" w:date="2026-04-27T12:21:00Z">
          <w:r w:rsidDel="00AE4C03">
            <w:delText xml:space="preserve"> </w:delText>
          </w:r>
        </w:del>
      </w:ins>
      <w:ins w:id="2072" w:author="GELIAS" w:date="2026-04-12T15:36:00Z">
        <w:del w:id="2073" w:author="EVANS" w:date="2026-04-27T12:21:00Z">
          <w:r w:rsidR="003B5EB7" w:rsidDel="00AE4C03">
            <w:delText>4.12(c)</w:delText>
          </w:r>
        </w:del>
      </w:ins>
      <w:ins w:id="2074" w:author="GELIAS" w:date="2026-04-09T17:41:00Z">
        <w:del w:id="2075" w:author="EVANS" w:date="2026-04-27T12:21:00Z">
          <w:r w:rsidDel="00AE4C03">
            <w:delText xml:space="preserve">. Unless otherwise proposed by the </w:delText>
          </w:r>
        </w:del>
      </w:ins>
      <w:ins w:id="2076" w:author="GELIAS" w:date="2026-04-09T17:54:00Z">
        <w:del w:id="2077" w:author="EVANS" w:date="2026-04-27T12:21:00Z">
          <w:r w:rsidR="006C084F" w:rsidDel="00AE4C03">
            <w:delText>Owner</w:delText>
          </w:r>
        </w:del>
      </w:ins>
      <w:ins w:id="2078" w:author="GELIAS" w:date="2026-04-09T17:41:00Z">
        <w:del w:id="2079" w:author="EVANS" w:date="2026-04-27T12:21:00Z">
          <w:r w:rsidDel="00AE4C03">
            <w:delText xml:space="preserve">’s Representative and agreed by the Parties, the </w:delText>
          </w:r>
        </w:del>
      </w:ins>
      <w:ins w:id="2080" w:author="GELIAS" w:date="2026-04-09T17:54:00Z">
        <w:del w:id="2081" w:author="EVANS" w:date="2026-04-27T12:21:00Z">
          <w:r w:rsidR="006C084F" w:rsidDel="00AE4C03">
            <w:delText>Owner</w:delText>
          </w:r>
        </w:del>
      </w:ins>
      <w:ins w:id="2082" w:author="GELIAS" w:date="2026-04-09T17:41:00Z">
        <w:del w:id="2083" w:author="EVANS" w:date="2026-04-27T12:21:00Z">
          <w:r w:rsidDel="00AE4C03">
            <w:delText xml:space="preserve">’s Representative shall provide both Parties with a record of the consultation. </w:delText>
          </w:r>
        </w:del>
      </w:ins>
    </w:p>
    <w:p w14:paraId="5B1BDEB7" w14:textId="52D12AF0" w:rsidR="00AB74B6" w:rsidDel="00AE4C03" w:rsidRDefault="006F3D57" w:rsidP="00AB74B6">
      <w:pPr>
        <w:pStyle w:val="ListParagraph"/>
        <w:numPr>
          <w:ilvl w:val="1"/>
          <w:numId w:val="18"/>
        </w:numPr>
        <w:spacing w:after="200" w:line="276" w:lineRule="auto"/>
        <w:ind w:left="1701" w:hanging="567"/>
        <w:jc w:val="both"/>
        <w:rPr>
          <w:ins w:id="2084" w:author="GELIAS" w:date="2026-04-12T15:38:00Z"/>
          <w:del w:id="2085" w:author="EVANS" w:date="2026-04-27T12:21:00Z"/>
        </w:rPr>
      </w:pPr>
      <w:ins w:id="2086" w:author="GELIAS" w:date="2026-04-09T17:41:00Z">
        <w:del w:id="2087" w:author="EVANS" w:date="2026-04-27T12:21:00Z">
          <w:r w:rsidDel="00AE4C03">
            <w:delText xml:space="preserve">If agreement is achieved within the time limit for agreement under </w:delText>
          </w:r>
        </w:del>
      </w:ins>
      <w:ins w:id="2088" w:author="GELIAS" w:date="2026-04-13T17:05:00Z">
        <w:del w:id="2089" w:author="EVANS" w:date="2026-04-27T12:21:00Z">
          <w:r w:rsidR="008D225D" w:rsidDel="00AE4C03">
            <w:delText>Section</w:delText>
          </w:r>
        </w:del>
      </w:ins>
      <w:ins w:id="2090" w:author="GELIAS" w:date="2026-04-09T17:41:00Z">
        <w:del w:id="2091" w:author="EVANS" w:date="2026-04-27T12:21:00Z">
          <w:r w:rsidDel="00AE4C03">
            <w:delText xml:space="preserve"> </w:delText>
          </w:r>
        </w:del>
      </w:ins>
      <w:ins w:id="2092" w:author="GELIAS" w:date="2026-04-12T15:38:00Z">
        <w:del w:id="2093" w:author="EVANS" w:date="2026-04-27T12:21:00Z">
          <w:r w:rsidR="00AB74B6" w:rsidDel="00AE4C03">
            <w:delText>4.12(c)</w:delText>
          </w:r>
        </w:del>
      </w:ins>
      <w:ins w:id="2094" w:author="GELIAS" w:date="2026-04-09T17:41:00Z">
        <w:del w:id="2095" w:author="EVANS" w:date="2026-04-27T12:21:00Z">
          <w:r w:rsidDel="00AE4C03">
            <w:delText xml:space="preserve"> the </w:delText>
          </w:r>
        </w:del>
      </w:ins>
      <w:ins w:id="2096" w:author="GELIAS" w:date="2026-04-09T17:54:00Z">
        <w:del w:id="2097" w:author="EVANS" w:date="2026-04-27T12:21:00Z">
          <w:r w:rsidR="006C084F" w:rsidDel="00AE4C03">
            <w:delText>Owner</w:delText>
          </w:r>
        </w:del>
      </w:ins>
      <w:ins w:id="2098" w:author="GELIAS" w:date="2026-04-09T17:41:00Z">
        <w:del w:id="2099" w:author="EVANS" w:date="2026-04-27T12:21:00Z">
          <w:r w:rsidDel="00AE4C03">
            <w:delText>’s Representative shall give a Notice to both Parties of the agreement, which agreement shall be signed by both Parties. This Notice shall state that it is a “</w:delText>
          </w:r>
          <w:r w:rsidRPr="00AB74B6" w:rsidDel="00AE4C03">
            <w:rPr>
              <w:b/>
              <w:bCs/>
              <w:rPrChange w:id="2100" w:author="GELIAS" w:date="2026-04-12T15:43:00Z">
                <w:rPr/>
              </w:rPrChange>
            </w:rPr>
            <w:delText>Notice of the Parties’ Agreement</w:delText>
          </w:r>
          <w:r w:rsidDel="00AE4C03">
            <w:delText xml:space="preserve">” and shall include a copy of the agreement. </w:delText>
          </w:r>
        </w:del>
      </w:ins>
    </w:p>
    <w:p w14:paraId="4355705C" w14:textId="01E97248" w:rsidR="006F3D57" w:rsidDel="00AE4C03" w:rsidRDefault="006F3D57">
      <w:pPr>
        <w:pStyle w:val="ListParagraph"/>
        <w:numPr>
          <w:ilvl w:val="1"/>
          <w:numId w:val="18"/>
        </w:numPr>
        <w:spacing w:after="200" w:line="276" w:lineRule="auto"/>
        <w:ind w:left="1701" w:hanging="567"/>
        <w:jc w:val="both"/>
        <w:rPr>
          <w:ins w:id="2101" w:author="GELIAS" w:date="2026-04-09T17:44:00Z"/>
          <w:del w:id="2102" w:author="EVANS" w:date="2026-04-27T12:21:00Z"/>
        </w:rPr>
        <w:pPrChange w:id="2103" w:author="GELIAS" w:date="2026-04-12T15:38:00Z">
          <w:pPr>
            <w:pStyle w:val="ListParagraph"/>
            <w:spacing w:after="200" w:line="276" w:lineRule="auto"/>
            <w:ind w:left="1080"/>
            <w:jc w:val="both"/>
          </w:pPr>
        </w:pPrChange>
      </w:pPr>
      <w:ins w:id="2104" w:author="GELIAS" w:date="2026-04-09T17:41:00Z">
        <w:del w:id="2105" w:author="EVANS" w:date="2026-04-27T12:21:00Z">
          <w:r w:rsidDel="00AE4C03">
            <w:delText>If:</w:delText>
          </w:r>
        </w:del>
      </w:ins>
    </w:p>
    <w:p w14:paraId="5C3D4CC4" w14:textId="01D84088" w:rsidR="006F3D57" w:rsidDel="00AE4C03" w:rsidRDefault="006F3D57">
      <w:pPr>
        <w:pStyle w:val="ListParagraph"/>
        <w:numPr>
          <w:ilvl w:val="0"/>
          <w:numId w:val="19"/>
        </w:numPr>
        <w:spacing w:after="200" w:line="276" w:lineRule="auto"/>
        <w:ind w:left="2268" w:hanging="567"/>
        <w:jc w:val="both"/>
        <w:rPr>
          <w:ins w:id="2106" w:author="GELIAS" w:date="2026-04-09T17:44:00Z"/>
          <w:del w:id="2107" w:author="EVANS" w:date="2026-04-27T12:21:00Z"/>
        </w:rPr>
        <w:pPrChange w:id="2108" w:author="GELIAS" w:date="2026-04-12T15:39:00Z">
          <w:pPr>
            <w:pStyle w:val="ListParagraph"/>
            <w:spacing w:after="200" w:line="276" w:lineRule="auto"/>
            <w:ind w:left="1080"/>
            <w:jc w:val="both"/>
          </w:pPr>
        </w:pPrChange>
      </w:pPr>
      <w:ins w:id="2109" w:author="GELIAS" w:date="2026-04-09T17:41:00Z">
        <w:del w:id="2110" w:author="EVANS" w:date="2026-04-27T12:21:00Z">
          <w:r w:rsidDel="00AE4C03">
            <w:delText xml:space="preserve">no agreement is achieved within the time limit for agreement under </w:delText>
          </w:r>
        </w:del>
      </w:ins>
      <w:ins w:id="2111" w:author="GELIAS" w:date="2026-04-13T17:05:00Z">
        <w:del w:id="2112" w:author="EVANS" w:date="2026-04-27T12:21:00Z">
          <w:r w:rsidR="008D225D" w:rsidDel="00AE4C03">
            <w:delText>Section</w:delText>
          </w:r>
        </w:del>
      </w:ins>
      <w:ins w:id="2113" w:author="GELIAS" w:date="2026-04-09T17:41:00Z">
        <w:del w:id="2114" w:author="EVANS" w:date="2026-04-27T12:21:00Z">
          <w:r w:rsidDel="00AE4C03">
            <w:delText xml:space="preserve"> </w:delText>
          </w:r>
        </w:del>
      </w:ins>
      <w:ins w:id="2115" w:author="GELIAS" w:date="2026-04-12T15:39:00Z">
        <w:del w:id="2116" w:author="EVANS" w:date="2026-04-27T12:21:00Z">
          <w:r w:rsidR="00AB74B6" w:rsidDel="00AE4C03">
            <w:delText>4.12(c)</w:delText>
          </w:r>
        </w:del>
      </w:ins>
      <w:ins w:id="2117" w:author="GELIAS" w:date="2026-04-09T17:41:00Z">
        <w:del w:id="2118" w:author="EVANS" w:date="2026-04-27T12:21:00Z">
          <w:r w:rsidDel="00AE4C03">
            <w:delText>;</w:delText>
          </w:r>
        </w:del>
      </w:ins>
      <w:ins w:id="2119" w:author="GELIAS" w:date="2026-04-12T15:42:00Z">
        <w:del w:id="2120" w:author="EVANS" w:date="2026-04-27T12:21:00Z">
          <w:r w:rsidR="00AB74B6" w:rsidDel="00AE4C03">
            <w:delText xml:space="preserve"> or </w:delText>
          </w:r>
        </w:del>
      </w:ins>
    </w:p>
    <w:p w14:paraId="780C41F4" w14:textId="05FAD6DB" w:rsidR="006F3D57" w:rsidDel="00AE4C03" w:rsidRDefault="006F3D57">
      <w:pPr>
        <w:pStyle w:val="ListParagraph"/>
        <w:numPr>
          <w:ilvl w:val="0"/>
          <w:numId w:val="19"/>
        </w:numPr>
        <w:spacing w:after="200" w:line="276" w:lineRule="auto"/>
        <w:ind w:left="2268" w:hanging="567"/>
        <w:jc w:val="both"/>
        <w:rPr>
          <w:ins w:id="2121" w:author="GELIAS" w:date="2026-04-09T17:44:00Z"/>
          <w:del w:id="2122" w:author="EVANS" w:date="2026-04-27T12:21:00Z"/>
        </w:rPr>
        <w:pPrChange w:id="2123" w:author="GELIAS" w:date="2026-04-12T15:39:00Z">
          <w:pPr>
            <w:pStyle w:val="ListParagraph"/>
            <w:numPr>
              <w:numId w:val="19"/>
            </w:numPr>
            <w:spacing w:after="200" w:line="276" w:lineRule="auto"/>
            <w:ind w:left="1440" w:hanging="360"/>
            <w:jc w:val="both"/>
          </w:pPr>
        </w:pPrChange>
      </w:pPr>
      <w:ins w:id="2124" w:author="GELIAS" w:date="2026-04-09T17:41:00Z">
        <w:del w:id="2125" w:author="EVANS" w:date="2026-04-27T12:21:00Z">
          <w:r w:rsidDel="00AE4C03">
            <w:delText xml:space="preserve">both Parties advise the </w:delText>
          </w:r>
        </w:del>
      </w:ins>
      <w:ins w:id="2126" w:author="GELIAS" w:date="2026-04-09T17:54:00Z">
        <w:del w:id="2127" w:author="EVANS" w:date="2026-04-27T12:21:00Z">
          <w:r w:rsidR="006C084F" w:rsidDel="00AE4C03">
            <w:delText>Owner</w:delText>
          </w:r>
        </w:del>
      </w:ins>
      <w:ins w:id="2128" w:author="GELIAS" w:date="2026-04-09T17:41:00Z">
        <w:del w:id="2129" w:author="EVANS" w:date="2026-04-27T12:21:00Z">
          <w:r w:rsidDel="00AE4C03">
            <w:delText xml:space="preserve">’s Representative that no agreement can be achieved within this time limit whichever is the earlier, the </w:delText>
          </w:r>
        </w:del>
      </w:ins>
      <w:ins w:id="2130" w:author="GELIAS" w:date="2026-04-09T17:54:00Z">
        <w:del w:id="2131" w:author="EVANS" w:date="2026-04-27T12:21:00Z">
          <w:r w:rsidR="006C084F" w:rsidDel="00AE4C03">
            <w:delText>Owner</w:delText>
          </w:r>
        </w:del>
      </w:ins>
      <w:ins w:id="2132" w:author="GELIAS" w:date="2026-04-09T17:41:00Z">
        <w:del w:id="2133" w:author="EVANS" w:date="2026-04-27T12:21:00Z">
          <w:r w:rsidDel="00AE4C03">
            <w:delText xml:space="preserve">’s Representative shall give a Notice to the Parties accordingly and shall immediately proceed under </w:delText>
          </w:r>
        </w:del>
      </w:ins>
      <w:ins w:id="2134" w:author="GELIAS" w:date="2026-04-13T17:05:00Z">
        <w:del w:id="2135" w:author="EVANS" w:date="2026-04-27T12:21:00Z">
          <w:r w:rsidR="008D225D" w:rsidDel="00AE4C03">
            <w:delText>Section</w:delText>
          </w:r>
        </w:del>
      </w:ins>
      <w:ins w:id="2136" w:author="GELIAS" w:date="2026-04-09T17:41:00Z">
        <w:del w:id="2137" w:author="EVANS" w:date="2026-04-27T12:21:00Z">
          <w:r w:rsidDel="00AE4C03">
            <w:delText xml:space="preserve"> </w:delText>
          </w:r>
        </w:del>
      </w:ins>
      <w:ins w:id="2138" w:author="GELIAS" w:date="2026-04-12T15:41:00Z">
        <w:del w:id="2139" w:author="EVANS" w:date="2026-04-27T12:21:00Z">
          <w:r w:rsidR="00AB74B6" w:rsidDel="00AE4C03">
            <w:delText>4.12(b)</w:delText>
          </w:r>
        </w:del>
      </w:ins>
      <w:ins w:id="2140" w:author="GELIAS" w:date="2026-04-09T17:41:00Z">
        <w:del w:id="2141" w:author="EVANS" w:date="2026-04-27T12:21:00Z">
          <w:r w:rsidDel="00AE4C03">
            <w:delText>.</w:delText>
          </w:r>
        </w:del>
      </w:ins>
    </w:p>
    <w:p w14:paraId="2A611A77" w14:textId="00A7E25C" w:rsidR="00AB74B6" w:rsidDel="00AE4C03" w:rsidRDefault="006C084F" w:rsidP="00AB74B6">
      <w:pPr>
        <w:pStyle w:val="ListParagraph"/>
        <w:numPr>
          <w:ilvl w:val="0"/>
          <w:numId w:val="18"/>
        </w:numPr>
        <w:spacing w:after="200" w:line="276" w:lineRule="auto"/>
        <w:ind w:left="1134" w:hanging="567"/>
        <w:jc w:val="both"/>
        <w:rPr>
          <w:ins w:id="2142" w:author="GELIAS" w:date="2026-04-12T15:43:00Z"/>
          <w:del w:id="2143" w:author="EVANS" w:date="2026-04-27T12:21:00Z"/>
        </w:rPr>
      </w:pPr>
      <w:commentRangeStart w:id="2144"/>
      <w:ins w:id="2145" w:author="GELIAS" w:date="2026-04-09T17:54:00Z">
        <w:del w:id="2146" w:author="EVANS" w:date="2026-04-27T12:21:00Z">
          <w:r w:rsidDel="00AE4C03">
            <w:rPr>
              <w:b/>
              <w:bCs/>
            </w:rPr>
            <w:delText>Owner</w:delText>
          </w:r>
        </w:del>
      </w:ins>
      <w:ins w:id="2147" w:author="GELIAS" w:date="2026-04-09T17:42:00Z">
        <w:del w:id="2148" w:author="EVANS" w:date="2026-04-27T12:21:00Z">
          <w:r w:rsidR="006F3D57" w:rsidRPr="006C084F" w:rsidDel="00AE4C03">
            <w:rPr>
              <w:b/>
              <w:bCs/>
              <w:rPrChange w:id="2149" w:author="GELIAS" w:date="2026-04-09T17:46:00Z">
                <w:rPr/>
              </w:rPrChange>
            </w:rPr>
            <w:delText>’s Representative’s determination</w:delText>
          </w:r>
        </w:del>
      </w:ins>
      <w:ins w:id="2150" w:author="GELIAS" w:date="2026-04-09T17:46:00Z">
        <w:del w:id="2151" w:author="EVANS" w:date="2026-04-27T12:21:00Z">
          <w:r w:rsidDel="00AE4C03">
            <w:delText xml:space="preserve">: </w:delText>
          </w:r>
        </w:del>
      </w:ins>
      <w:ins w:id="2152" w:author="GELIAS" w:date="2026-04-09T17:42:00Z">
        <w:del w:id="2153" w:author="EVANS" w:date="2026-04-27T12:21:00Z">
          <w:r w:rsidR="006F3D57" w:rsidDel="00AE4C03">
            <w:delText xml:space="preserve">The </w:delText>
          </w:r>
        </w:del>
      </w:ins>
      <w:ins w:id="2154" w:author="GELIAS" w:date="2026-04-09T17:54:00Z">
        <w:del w:id="2155" w:author="EVANS" w:date="2026-04-27T12:21:00Z">
          <w:r w:rsidDel="00AE4C03">
            <w:delText>Owner</w:delText>
          </w:r>
        </w:del>
      </w:ins>
      <w:ins w:id="2156" w:author="GELIAS" w:date="2026-04-09T17:42:00Z">
        <w:del w:id="2157" w:author="EVANS" w:date="2026-04-27T12:21:00Z">
          <w:r w:rsidR="006F3D57" w:rsidDel="00AE4C03">
            <w:delText xml:space="preserve">’s Representative shall make a fair determination of the matter or Claim, in accordance with the </w:delText>
          </w:r>
        </w:del>
      </w:ins>
      <w:ins w:id="2158" w:author="GELIAS" w:date="2026-04-12T15:42:00Z">
        <w:del w:id="2159" w:author="EVANS" w:date="2026-04-27T12:21:00Z">
          <w:r w:rsidR="00AB74B6" w:rsidDel="00AE4C03">
            <w:delText>Agreement</w:delText>
          </w:r>
        </w:del>
      </w:ins>
      <w:ins w:id="2160" w:author="GELIAS" w:date="2026-04-09T17:42:00Z">
        <w:del w:id="2161" w:author="EVANS" w:date="2026-04-27T12:21:00Z">
          <w:r w:rsidR="006F3D57" w:rsidDel="00AE4C03">
            <w:delText xml:space="preserve">, taking due regard of all relevant circumstances. Within the time limit for determination under </w:delText>
          </w:r>
        </w:del>
      </w:ins>
      <w:ins w:id="2162" w:author="GELIAS" w:date="2026-04-13T17:05:00Z">
        <w:del w:id="2163" w:author="EVANS" w:date="2026-04-27T12:21:00Z">
          <w:r w:rsidR="008D225D" w:rsidDel="00AE4C03">
            <w:delText>Section</w:delText>
          </w:r>
        </w:del>
      </w:ins>
      <w:ins w:id="2164" w:author="GELIAS" w:date="2026-04-09T17:42:00Z">
        <w:del w:id="2165" w:author="EVANS" w:date="2026-04-27T12:21:00Z">
          <w:r w:rsidR="006F3D57" w:rsidDel="00AE4C03">
            <w:delText xml:space="preserve"> </w:delText>
          </w:r>
        </w:del>
      </w:ins>
      <w:ins w:id="2166" w:author="GELIAS" w:date="2026-04-12T15:40:00Z">
        <w:del w:id="2167" w:author="EVANS" w:date="2026-04-27T12:21:00Z">
          <w:r w:rsidR="00AB74B6" w:rsidDel="00AE4C03">
            <w:delText>4</w:delText>
          </w:r>
        </w:del>
      </w:ins>
      <w:ins w:id="2168" w:author="GELIAS" w:date="2026-04-12T15:41:00Z">
        <w:del w:id="2169" w:author="EVANS" w:date="2026-04-27T12:21:00Z">
          <w:r w:rsidR="00AB74B6" w:rsidDel="00AE4C03">
            <w:delText>.12(c),</w:delText>
          </w:r>
        </w:del>
      </w:ins>
      <w:ins w:id="2170" w:author="GELIAS" w:date="2026-04-09T17:42:00Z">
        <w:del w:id="2171" w:author="EVANS" w:date="2026-04-27T12:21:00Z">
          <w:r w:rsidR="006F3D57" w:rsidDel="00AE4C03">
            <w:delText xml:space="preserve">the </w:delText>
          </w:r>
        </w:del>
      </w:ins>
      <w:ins w:id="2172" w:author="GELIAS" w:date="2026-04-09T17:54:00Z">
        <w:del w:id="2173" w:author="EVANS" w:date="2026-04-27T12:21:00Z">
          <w:r w:rsidDel="00AE4C03">
            <w:delText>Owner</w:delText>
          </w:r>
        </w:del>
      </w:ins>
      <w:ins w:id="2174" w:author="GELIAS" w:date="2026-04-09T17:42:00Z">
        <w:del w:id="2175" w:author="EVANS" w:date="2026-04-27T12:21:00Z">
          <w:r w:rsidR="006F3D57" w:rsidDel="00AE4C03">
            <w:delText xml:space="preserve">’s Representative shall give a Notice to both Parties of </w:delText>
          </w:r>
        </w:del>
      </w:ins>
      <w:ins w:id="2176" w:author="GELIAS" w:date="2026-04-12T15:42:00Z">
        <w:del w:id="2177" w:author="EVANS" w:date="2026-04-27T12:21:00Z">
          <w:r w:rsidR="00AB74B6" w:rsidDel="00AE4C03">
            <w:delText>its</w:delText>
          </w:r>
        </w:del>
      </w:ins>
      <w:ins w:id="2178" w:author="GELIAS" w:date="2026-04-09T17:42:00Z">
        <w:del w:id="2179" w:author="EVANS" w:date="2026-04-27T12:21:00Z">
          <w:r w:rsidR="006F3D57" w:rsidDel="00AE4C03">
            <w:delText xml:space="preserve"> determination. This Notice shall state that it is a “</w:delText>
          </w:r>
          <w:r w:rsidR="006F3D57" w:rsidRPr="00AB74B6" w:rsidDel="00AE4C03">
            <w:rPr>
              <w:b/>
              <w:bCs/>
              <w:rPrChange w:id="2180" w:author="GELIAS" w:date="2026-04-12T15:42:00Z">
                <w:rPr/>
              </w:rPrChange>
            </w:rPr>
            <w:delText xml:space="preserve">Notice of the </w:delText>
          </w:r>
        </w:del>
      </w:ins>
      <w:ins w:id="2181" w:author="GELIAS" w:date="2026-04-09T17:54:00Z">
        <w:del w:id="2182" w:author="EVANS" w:date="2026-04-27T12:21:00Z">
          <w:r w:rsidRPr="00AB74B6" w:rsidDel="00AE4C03">
            <w:rPr>
              <w:b/>
              <w:bCs/>
              <w:rPrChange w:id="2183" w:author="GELIAS" w:date="2026-04-12T15:42:00Z">
                <w:rPr/>
              </w:rPrChange>
            </w:rPr>
            <w:delText>Owner</w:delText>
          </w:r>
        </w:del>
      </w:ins>
      <w:ins w:id="2184" w:author="GELIAS" w:date="2026-04-09T17:42:00Z">
        <w:del w:id="2185" w:author="EVANS" w:date="2026-04-27T12:21:00Z">
          <w:r w:rsidR="006F3D57" w:rsidRPr="00AB74B6" w:rsidDel="00AE4C03">
            <w:rPr>
              <w:b/>
              <w:bCs/>
              <w:rPrChange w:id="2186" w:author="GELIAS" w:date="2026-04-12T15:42:00Z">
                <w:rPr/>
              </w:rPrChange>
            </w:rPr>
            <w:delText>’s Representative’s Determination”</w:delText>
          </w:r>
        </w:del>
      </w:ins>
      <w:ins w:id="2187" w:author="GELIAS" w:date="2026-04-12T15:42:00Z">
        <w:del w:id="2188" w:author="EVANS" w:date="2026-04-27T12:21:00Z">
          <w:r w:rsidR="00AB74B6" w:rsidRPr="00AB74B6" w:rsidDel="00AE4C03">
            <w:rPr>
              <w:b/>
              <w:bCs/>
              <w:rPrChange w:id="2189" w:author="GELIAS" w:date="2026-04-12T15:42:00Z">
                <w:rPr/>
              </w:rPrChange>
            </w:rPr>
            <w:delText xml:space="preserve"> </w:delText>
          </w:r>
        </w:del>
      </w:ins>
      <w:ins w:id="2190" w:author="GELIAS" w:date="2026-04-09T17:42:00Z">
        <w:del w:id="2191" w:author="EVANS" w:date="2026-04-27T12:21:00Z">
          <w:r w:rsidR="006F3D57" w:rsidDel="00AE4C03">
            <w:delText>and shall describe the determination in detail with reasons and detailed supporting particulars.</w:delText>
          </w:r>
        </w:del>
      </w:ins>
      <w:commentRangeEnd w:id="2144"/>
      <w:del w:id="2192" w:author="EVANS" w:date="2026-04-27T12:21:00Z">
        <w:r w:rsidR="00D25C85" w:rsidDel="00AE4C03">
          <w:rPr>
            <w:rStyle w:val="CommentReference"/>
          </w:rPr>
          <w:commentReference w:id="2144"/>
        </w:r>
      </w:del>
    </w:p>
    <w:p w14:paraId="6CF70313" w14:textId="031048A4" w:rsidR="00AB74B6" w:rsidDel="00AE4C03" w:rsidRDefault="006F3D57" w:rsidP="00AB74B6">
      <w:pPr>
        <w:pStyle w:val="ListParagraph"/>
        <w:numPr>
          <w:ilvl w:val="0"/>
          <w:numId w:val="18"/>
        </w:numPr>
        <w:spacing w:after="200" w:line="276" w:lineRule="auto"/>
        <w:ind w:left="1134" w:hanging="567"/>
        <w:jc w:val="both"/>
        <w:rPr>
          <w:ins w:id="2193" w:author="GELIAS" w:date="2026-04-12T15:43:00Z"/>
          <w:del w:id="2194" w:author="EVANS" w:date="2026-04-27T12:21:00Z"/>
        </w:rPr>
      </w:pPr>
      <w:ins w:id="2195" w:author="GELIAS" w:date="2026-04-09T17:42:00Z">
        <w:del w:id="2196" w:author="EVANS" w:date="2026-04-27T12:21:00Z">
          <w:r w:rsidRPr="00AB74B6" w:rsidDel="00AE4C03">
            <w:rPr>
              <w:b/>
              <w:bCs/>
              <w:rPrChange w:id="2197" w:author="GELIAS" w:date="2026-04-12T15:43:00Z">
                <w:rPr/>
              </w:rPrChange>
            </w:rPr>
            <w:delText>Time limits</w:delText>
          </w:r>
        </w:del>
      </w:ins>
      <w:ins w:id="2198" w:author="GELIAS" w:date="2026-04-09T17:46:00Z">
        <w:del w:id="2199" w:author="EVANS" w:date="2026-04-27T12:21:00Z">
          <w:r w:rsidR="006C084F" w:rsidDel="00AE4C03">
            <w:delText>:</w:delText>
          </w:r>
        </w:del>
      </w:ins>
      <w:ins w:id="2200" w:author="GELIAS" w:date="2026-04-09T17:42:00Z">
        <w:del w:id="2201" w:author="EVANS" w:date="2026-04-27T12:21:00Z">
          <w:r w:rsidDel="00AE4C03">
            <w:delText xml:space="preserve"> The </w:delText>
          </w:r>
        </w:del>
      </w:ins>
      <w:ins w:id="2202" w:author="GELIAS" w:date="2026-04-09T17:54:00Z">
        <w:del w:id="2203" w:author="EVANS" w:date="2026-04-27T12:21:00Z">
          <w:r w:rsidR="006C084F" w:rsidDel="00AE4C03">
            <w:delText>Owner</w:delText>
          </w:r>
        </w:del>
      </w:ins>
      <w:ins w:id="2204" w:author="GELIAS" w:date="2026-04-09T17:42:00Z">
        <w:del w:id="2205" w:author="EVANS" w:date="2026-04-27T12:21:00Z">
          <w:r w:rsidDel="00AE4C03">
            <w:delText xml:space="preserve">’s Representative shall give the Notice of agreement, if agreement is achieved, within </w:delText>
          </w:r>
        </w:del>
      </w:ins>
      <w:ins w:id="2206" w:author="GELIAS" w:date="2026-04-12T15:43:00Z">
        <w:del w:id="2207" w:author="EVANS" w:date="2026-04-27T12:21:00Z">
          <w:r w:rsidR="00AB74B6" w:rsidDel="00AE4C03">
            <w:delText>ten (10)</w:delText>
          </w:r>
        </w:del>
      </w:ins>
      <w:ins w:id="2208" w:author="GELIAS" w:date="2026-04-09T17:42:00Z">
        <w:del w:id="2209" w:author="EVANS" w:date="2026-04-27T12:21:00Z">
          <w:r w:rsidDel="00AE4C03">
            <w:delText xml:space="preserve"> days, or within such other time limit as may be proposed by the </w:delText>
          </w:r>
        </w:del>
      </w:ins>
      <w:ins w:id="2210" w:author="GELIAS" w:date="2026-04-09T17:54:00Z">
        <w:del w:id="2211" w:author="EVANS" w:date="2026-04-27T12:21:00Z">
          <w:r w:rsidR="006C084F" w:rsidDel="00AE4C03">
            <w:delText>Owner</w:delText>
          </w:r>
        </w:del>
      </w:ins>
      <w:ins w:id="2212" w:author="GELIAS" w:date="2026-04-09T17:42:00Z">
        <w:del w:id="2213" w:author="EVANS" w:date="2026-04-27T12:21:00Z">
          <w:r w:rsidDel="00AE4C03">
            <w:delText xml:space="preserve">’s Representative and agreed by both Parties (the “time limit for agreement” in these </w:delText>
          </w:r>
        </w:del>
      </w:ins>
      <w:ins w:id="2214" w:author="GELIAS" w:date="2026-04-12T15:43:00Z">
        <w:del w:id="2215" w:author="EVANS" w:date="2026-04-27T12:21:00Z">
          <w:r w:rsidR="00AB74B6" w:rsidDel="00AE4C03">
            <w:delText>Agreement</w:delText>
          </w:r>
        </w:del>
      </w:ins>
      <w:ins w:id="2216" w:author="GELIAS" w:date="2026-04-09T17:42:00Z">
        <w:del w:id="2217" w:author="EVANS" w:date="2026-04-27T12:21:00Z">
          <w:r w:rsidDel="00AE4C03">
            <w:delText>, after:</w:delText>
          </w:r>
        </w:del>
      </w:ins>
    </w:p>
    <w:p w14:paraId="7F8917B0" w14:textId="0E4AE185" w:rsidR="00AB74B6" w:rsidDel="00AE4C03" w:rsidRDefault="006F3D57" w:rsidP="00AB74B6">
      <w:pPr>
        <w:pStyle w:val="ListParagraph"/>
        <w:numPr>
          <w:ilvl w:val="1"/>
          <w:numId w:val="18"/>
        </w:numPr>
        <w:spacing w:after="200" w:line="276" w:lineRule="auto"/>
        <w:ind w:left="1701" w:hanging="567"/>
        <w:jc w:val="both"/>
        <w:rPr>
          <w:ins w:id="2218" w:author="GELIAS" w:date="2026-04-12T15:44:00Z"/>
          <w:del w:id="2219" w:author="EVANS" w:date="2026-04-27T12:21:00Z"/>
        </w:rPr>
      </w:pPr>
      <w:ins w:id="2220" w:author="GELIAS" w:date="2026-04-09T17:42:00Z">
        <w:del w:id="2221" w:author="EVANS" w:date="2026-04-27T12:21:00Z">
          <w:r w:rsidDel="00AE4C03">
            <w:delText xml:space="preserve">in the case of a matter to be agreed or determined (not a Claim), the date of commencement of the time limit for agreement as stated in the applicable </w:delText>
          </w:r>
        </w:del>
      </w:ins>
      <w:ins w:id="2222" w:author="GELIAS" w:date="2026-04-13T17:05:00Z">
        <w:del w:id="2223" w:author="EVANS" w:date="2026-04-27T12:21:00Z">
          <w:r w:rsidR="008D225D" w:rsidDel="00AE4C03">
            <w:delText>Section</w:delText>
          </w:r>
        </w:del>
      </w:ins>
      <w:ins w:id="2224" w:author="GELIAS" w:date="2026-04-09T17:42:00Z">
        <w:del w:id="2225" w:author="EVANS" w:date="2026-04-27T12:21:00Z">
          <w:r w:rsidDel="00AE4C03">
            <w:delText xml:space="preserve"> of </w:delText>
          </w:r>
        </w:del>
      </w:ins>
      <w:ins w:id="2226" w:author="GELIAS" w:date="2026-04-13T17:10:00Z">
        <w:del w:id="2227" w:author="EVANS" w:date="2026-04-27T12:21:00Z">
          <w:r w:rsidR="0001179A" w:rsidDel="00AE4C03">
            <w:delText>this Agreement</w:delText>
          </w:r>
        </w:del>
      </w:ins>
      <w:ins w:id="2228" w:author="GELIAS" w:date="2026-04-09T17:42:00Z">
        <w:del w:id="2229" w:author="EVANS" w:date="2026-04-27T12:21:00Z">
          <w:r w:rsidDel="00AE4C03">
            <w:delText>;</w:delText>
          </w:r>
        </w:del>
      </w:ins>
    </w:p>
    <w:p w14:paraId="1DB00841" w14:textId="2234A122" w:rsidR="00AB74B6" w:rsidDel="00AE4C03" w:rsidRDefault="006F3D57" w:rsidP="00AB74B6">
      <w:pPr>
        <w:pStyle w:val="ListParagraph"/>
        <w:numPr>
          <w:ilvl w:val="1"/>
          <w:numId w:val="18"/>
        </w:numPr>
        <w:spacing w:after="200" w:line="276" w:lineRule="auto"/>
        <w:ind w:left="1701" w:hanging="567"/>
        <w:jc w:val="both"/>
        <w:rPr>
          <w:ins w:id="2230" w:author="GELIAS" w:date="2026-04-12T15:44:00Z"/>
          <w:del w:id="2231" w:author="EVANS" w:date="2026-04-27T12:21:00Z"/>
        </w:rPr>
      </w:pPr>
      <w:ins w:id="2232" w:author="GELIAS" w:date="2026-04-09T17:42:00Z">
        <w:del w:id="2233" w:author="EVANS" w:date="2026-04-27T12:21:00Z">
          <w:r w:rsidDel="00AE4C03">
            <w:lastRenderedPageBreak/>
            <w:delText xml:space="preserve">in the case of a Claim under sub-paragraph (c) of </w:delText>
          </w:r>
        </w:del>
      </w:ins>
      <w:ins w:id="2234" w:author="GELIAS" w:date="2026-04-13T17:05:00Z">
        <w:del w:id="2235" w:author="EVANS" w:date="2026-04-27T12:21:00Z">
          <w:r w:rsidR="008D225D" w:rsidDel="00AE4C03">
            <w:delText>Section</w:delText>
          </w:r>
        </w:del>
      </w:ins>
      <w:ins w:id="2236" w:author="GELIAS" w:date="2026-04-09T17:42:00Z">
        <w:del w:id="2237" w:author="EVANS" w:date="2026-04-27T12:21:00Z">
          <w:r w:rsidDel="00AE4C03">
            <w:delText xml:space="preserve"> 2</w:delText>
          </w:r>
        </w:del>
      </w:ins>
      <w:ins w:id="2238" w:author="GELIAS" w:date="2026-04-13T16:44:00Z">
        <w:del w:id="2239" w:author="EVANS" w:date="2026-04-27T12:21:00Z">
          <w:r w:rsidR="006A122B" w:rsidDel="00AE4C03">
            <w:delText>1</w:delText>
          </w:r>
        </w:del>
      </w:ins>
      <w:ins w:id="2240" w:author="GELIAS" w:date="2026-04-09T17:42:00Z">
        <w:del w:id="2241" w:author="EVANS" w:date="2026-04-27T12:21:00Z">
          <w:r w:rsidDel="00AE4C03">
            <w:delText xml:space="preserve">.1 [Claims], the date the </w:delText>
          </w:r>
        </w:del>
      </w:ins>
      <w:ins w:id="2242" w:author="GELIAS" w:date="2026-04-09T17:54:00Z">
        <w:del w:id="2243" w:author="EVANS" w:date="2026-04-27T12:21:00Z">
          <w:r w:rsidR="006C084F" w:rsidDel="00AE4C03">
            <w:delText>Owner</w:delText>
          </w:r>
        </w:del>
      </w:ins>
      <w:ins w:id="2244" w:author="GELIAS" w:date="2026-04-09T17:42:00Z">
        <w:del w:id="2245" w:author="EVANS" w:date="2026-04-27T12:21:00Z">
          <w:r w:rsidDel="00AE4C03">
            <w:delText xml:space="preserve">’s Representative receives a Notice under </w:delText>
          </w:r>
        </w:del>
      </w:ins>
      <w:ins w:id="2246" w:author="GELIAS" w:date="2026-04-13T17:05:00Z">
        <w:del w:id="2247" w:author="EVANS" w:date="2026-04-27T12:21:00Z">
          <w:r w:rsidR="008D225D" w:rsidDel="00AE4C03">
            <w:delText>Section</w:delText>
          </w:r>
        </w:del>
      </w:ins>
      <w:ins w:id="2248" w:author="GELIAS" w:date="2026-04-09T17:42:00Z">
        <w:del w:id="2249" w:author="EVANS" w:date="2026-04-27T12:21:00Z">
          <w:r w:rsidDel="00AE4C03">
            <w:delText xml:space="preserve"> 2</w:delText>
          </w:r>
        </w:del>
      </w:ins>
      <w:ins w:id="2250" w:author="GELIAS" w:date="2026-04-13T16:44:00Z">
        <w:del w:id="2251" w:author="EVANS" w:date="2026-04-27T12:21:00Z">
          <w:r w:rsidR="006A122B" w:rsidDel="00AE4C03">
            <w:delText>1</w:delText>
          </w:r>
        </w:del>
      </w:ins>
      <w:ins w:id="2252" w:author="GELIAS" w:date="2026-04-09T17:42:00Z">
        <w:del w:id="2253" w:author="EVANS" w:date="2026-04-27T12:21:00Z">
          <w:r w:rsidDel="00AE4C03">
            <w:delText>.1 from the claiming Party; or</w:delText>
          </w:r>
        </w:del>
      </w:ins>
    </w:p>
    <w:p w14:paraId="71897FAD" w14:textId="10BD8C31" w:rsidR="00AB74B6" w:rsidDel="00AE4C03" w:rsidRDefault="006F3D57" w:rsidP="00AB74B6">
      <w:pPr>
        <w:pStyle w:val="ListParagraph"/>
        <w:numPr>
          <w:ilvl w:val="1"/>
          <w:numId w:val="18"/>
        </w:numPr>
        <w:spacing w:after="200" w:line="276" w:lineRule="auto"/>
        <w:ind w:left="1701" w:hanging="567"/>
        <w:jc w:val="both"/>
        <w:rPr>
          <w:ins w:id="2254" w:author="GELIAS" w:date="2026-04-12T15:44:00Z"/>
          <w:del w:id="2255" w:author="EVANS" w:date="2026-04-27T12:21:00Z"/>
        </w:rPr>
      </w:pPr>
      <w:ins w:id="2256" w:author="GELIAS" w:date="2026-04-09T17:42:00Z">
        <w:del w:id="2257" w:author="EVANS" w:date="2026-04-27T12:21:00Z">
          <w:r w:rsidDel="00AE4C03">
            <w:delText>in the case of a Claim under sub-paragraph (</w:delText>
          </w:r>
        </w:del>
      </w:ins>
      <w:ins w:id="2258" w:author="GELIAS" w:date="2026-04-13T16:45:00Z">
        <w:del w:id="2259" w:author="EVANS" w:date="2026-04-27T12:21:00Z">
          <w:r w:rsidR="006A122B" w:rsidDel="00AE4C03">
            <w:delText>i</w:delText>
          </w:r>
        </w:del>
      </w:ins>
      <w:ins w:id="2260" w:author="GELIAS" w:date="2026-04-09T17:42:00Z">
        <w:del w:id="2261" w:author="EVANS" w:date="2026-04-27T12:21:00Z">
          <w:r w:rsidDel="00AE4C03">
            <w:delText>) or (</w:delText>
          </w:r>
        </w:del>
      </w:ins>
      <w:ins w:id="2262" w:author="GELIAS" w:date="2026-04-13T16:45:00Z">
        <w:del w:id="2263" w:author="EVANS" w:date="2026-04-27T12:21:00Z">
          <w:r w:rsidR="006A122B" w:rsidDel="00AE4C03">
            <w:delText>ii</w:delText>
          </w:r>
        </w:del>
      </w:ins>
      <w:ins w:id="2264" w:author="GELIAS" w:date="2026-04-09T17:42:00Z">
        <w:del w:id="2265" w:author="EVANS" w:date="2026-04-27T12:21:00Z">
          <w:r w:rsidDel="00AE4C03">
            <w:delText xml:space="preserve">) of </w:delText>
          </w:r>
        </w:del>
      </w:ins>
      <w:ins w:id="2266" w:author="GELIAS" w:date="2026-04-13T17:05:00Z">
        <w:del w:id="2267" w:author="EVANS" w:date="2026-04-27T12:21:00Z">
          <w:r w:rsidR="008D225D" w:rsidDel="00AE4C03">
            <w:delText>Section</w:delText>
          </w:r>
        </w:del>
      </w:ins>
      <w:ins w:id="2268" w:author="GELIAS" w:date="2026-04-09T17:42:00Z">
        <w:del w:id="2269" w:author="EVANS" w:date="2026-04-27T12:21:00Z">
          <w:r w:rsidDel="00AE4C03">
            <w:delText xml:space="preserve"> 2</w:delText>
          </w:r>
        </w:del>
      </w:ins>
      <w:ins w:id="2270" w:author="GELIAS" w:date="2026-04-13T16:45:00Z">
        <w:del w:id="2271" w:author="EVANS" w:date="2026-04-27T12:21:00Z">
          <w:r w:rsidR="006A122B" w:rsidDel="00AE4C03">
            <w:delText>1</w:delText>
          </w:r>
        </w:del>
      </w:ins>
      <w:ins w:id="2272" w:author="GELIAS" w:date="2026-04-09T17:42:00Z">
        <w:del w:id="2273" w:author="EVANS" w:date="2026-04-27T12:21:00Z">
          <w:r w:rsidDel="00AE4C03">
            <w:delText xml:space="preserve">.1 [Claims], the date the </w:delText>
          </w:r>
        </w:del>
      </w:ins>
      <w:ins w:id="2274" w:author="GELIAS" w:date="2026-04-09T17:54:00Z">
        <w:del w:id="2275" w:author="EVANS" w:date="2026-04-27T12:21:00Z">
          <w:r w:rsidR="006C084F" w:rsidDel="00AE4C03">
            <w:delText>Owner</w:delText>
          </w:r>
        </w:del>
      </w:ins>
      <w:ins w:id="2276" w:author="GELIAS" w:date="2026-04-09T17:42:00Z">
        <w:del w:id="2277" w:author="EVANS" w:date="2026-04-27T12:21:00Z">
          <w:r w:rsidDel="00AE4C03">
            <w:delText>’s Representative receives:</w:delText>
          </w:r>
        </w:del>
      </w:ins>
    </w:p>
    <w:p w14:paraId="12735E62" w14:textId="7C7401DC" w:rsidR="00AB74B6" w:rsidDel="00AE4C03" w:rsidRDefault="006F3D57" w:rsidP="00AB74B6">
      <w:pPr>
        <w:pStyle w:val="ListParagraph"/>
        <w:numPr>
          <w:ilvl w:val="1"/>
          <w:numId w:val="18"/>
        </w:numPr>
        <w:spacing w:after="200" w:line="276" w:lineRule="auto"/>
        <w:ind w:left="1701" w:hanging="567"/>
        <w:jc w:val="both"/>
        <w:rPr>
          <w:ins w:id="2278" w:author="GELIAS" w:date="2026-04-12T15:44:00Z"/>
          <w:del w:id="2279" w:author="EVANS" w:date="2026-04-27T12:21:00Z"/>
        </w:rPr>
      </w:pPr>
      <w:ins w:id="2280" w:author="GELIAS" w:date="2026-04-09T17:42:00Z">
        <w:del w:id="2281" w:author="EVANS" w:date="2026-04-27T12:21:00Z">
          <w:r w:rsidDel="00AE4C03">
            <w:delText xml:space="preserve">a fully detailed Claim under </w:delText>
          </w:r>
        </w:del>
      </w:ins>
      <w:ins w:id="2282" w:author="GELIAS" w:date="2026-04-13T17:05:00Z">
        <w:del w:id="2283" w:author="EVANS" w:date="2026-04-27T12:21:00Z">
          <w:r w:rsidR="008D225D" w:rsidDel="00AE4C03">
            <w:delText>Section</w:delText>
          </w:r>
        </w:del>
      </w:ins>
      <w:ins w:id="2284" w:author="GELIAS" w:date="2026-04-09T17:42:00Z">
        <w:del w:id="2285" w:author="EVANS" w:date="2026-04-27T12:21:00Z">
          <w:r w:rsidDel="00AE4C03">
            <w:delText xml:space="preserve"> 2</w:delText>
          </w:r>
        </w:del>
      </w:ins>
      <w:ins w:id="2286" w:author="GELIAS" w:date="2026-04-13T16:45:00Z">
        <w:del w:id="2287" w:author="EVANS" w:date="2026-04-27T12:21:00Z">
          <w:r w:rsidR="006A122B" w:rsidDel="00AE4C03">
            <w:delText>1</w:delText>
          </w:r>
        </w:del>
      </w:ins>
      <w:ins w:id="2288" w:author="GELIAS" w:date="2026-04-09T17:42:00Z">
        <w:del w:id="2289" w:author="EVANS" w:date="2026-04-27T12:21:00Z">
          <w:r w:rsidDel="00AE4C03">
            <w:delText>.2.4 [Fully Detailed Claim]; or</w:delText>
          </w:r>
        </w:del>
      </w:ins>
    </w:p>
    <w:p w14:paraId="10AABF8E" w14:textId="588653A0" w:rsidR="006C084F" w:rsidDel="00AE4C03" w:rsidRDefault="006F3D57">
      <w:pPr>
        <w:pStyle w:val="ListParagraph"/>
        <w:numPr>
          <w:ilvl w:val="1"/>
          <w:numId w:val="18"/>
        </w:numPr>
        <w:spacing w:after="200" w:line="276" w:lineRule="auto"/>
        <w:ind w:left="1701" w:hanging="567"/>
        <w:jc w:val="both"/>
        <w:rPr>
          <w:ins w:id="2290" w:author="GELIAS" w:date="2026-04-09T17:48:00Z"/>
          <w:del w:id="2291" w:author="EVANS" w:date="2026-04-27T12:21:00Z"/>
        </w:rPr>
        <w:pPrChange w:id="2292" w:author="GELIAS" w:date="2026-04-12T15:44:00Z">
          <w:pPr>
            <w:pStyle w:val="ListParagraph"/>
            <w:spacing w:after="200" w:line="276" w:lineRule="auto"/>
            <w:ind w:left="1800"/>
            <w:jc w:val="both"/>
          </w:pPr>
        </w:pPrChange>
      </w:pPr>
      <w:ins w:id="2293" w:author="GELIAS" w:date="2026-04-09T17:42:00Z">
        <w:del w:id="2294" w:author="EVANS" w:date="2026-04-27T12:21:00Z">
          <w:r w:rsidDel="00AE4C03">
            <w:delText xml:space="preserve">in the case of a Claim under </w:delText>
          </w:r>
        </w:del>
      </w:ins>
      <w:ins w:id="2295" w:author="GELIAS" w:date="2026-04-13T17:05:00Z">
        <w:del w:id="2296" w:author="EVANS" w:date="2026-04-27T12:21:00Z">
          <w:r w:rsidR="008D225D" w:rsidDel="00AE4C03">
            <w:delText>Section</w:delText>
          </w:r>
        </w:del>
      </w:ins>
      <w:ins w:id="2297" w:author="GELIAS" w:date="2026-04-09T17:42:00Z">
        <w:del w:id="2298" w:author="EVANS" w:date="2026-04-27T12:21:00Z">
          <w:r w:rsidDel="00AE4C03">
            <w:delText xml:space="preserve"> 2</w:delText>
          </w:r>
        </w:del>
      </w:ins>
      <w:ins w:id="2299" w:author="GELIAS" w:date="2026-04-13T16:45:00Z">
        <w:del w:id="2300" w:author="EVANS" w:date="2026-04-27T12:21:00Z">
          <w:r w:rsidR="006A122B" w:rsidDel="00AE4C03">
            <w:delText>1</w:delText>
          </w:r>
        </w:del>
      </w:ins>
      <w:ins w:id="2301" w:author="GELIAS" w:date="2026-04-09T17:42:00Z">
        <w:del w:id="2302" w:author="EVANS" w:date="2026-04-27T12:21:00Z">
          <w:r w:rsidDel="00AE4C03">
            <w:delText>.2.6 [Claims of continuing effect], an interim or final fully detailed Claim (as the case may be).</w:delText>
          </w:r>
        </w:del>
      </w:ins>
    </w:p>
    <w:p w14:paraId="60439297" w14:textId="3E49D93E" w:rsidR="00AB74B6" w:rsidDel="00AE4C03" w:rsidRDefault="006F3D57">
      <w:pPr>
        <w:pStyle w:val="ListParagraph"/>
        <w:numPr>
          <w:ilvl w:val="0"/>
          <w:numId w:val="18"/>
        </w:numPr>
        <w:spacing w:after="200" w:line="276" w:lineRule="auto"/>
        <w:ind w:left="1134" w:hanging="567"/>
        <w:jc w:val="both"/>
        <w:rPr>
          <w:ins w:id="2303" w:author="GELIAS" w:date="2026-04-12T15:46:00Z"/>
          <w:del w:id="2304" w:author="EVANS" w:date="2026-04-27T12:21:00Z"/>
        </w:rPr>
        <w:pPrChange w:id="2305" w:author="GELIAS" w:date="2026-04-12T15:46:00Z">
          <w:pPr>
            <w:pStyle w:val="ListParagraph"/>
            <w:numPr>
              <w:numId w:val="18"/>
            </w:numPr>
            <w:spacing w:after="200" w:line="276" w:lineRule="auto"/>
            <w:ind w:left="1080" w:hanging="513"/>
            <w:jc w:val="both"/>
          </w:pPr>
        </w:pPrChange>
      </w:pPr>
      <w:ins w:id="2306" w:author="GELIAS" w:date="2026-04-09T17:42:00Z">
        <w:del w:id="2307" w:author="EVANS" w:date="2026-04-27T12:21:00Z">
          <w:r w:rsidDel="00AE4C03">
            <w:delText xml:space="preserve">The </w:delText>
          </w:r>
        </w:del>
      </w:ins>
      <w:ins w:id="2308" w:author="GELIAS" w:date="2026-04-09T17:53:00Z">
        <w:del w:id="2309" w:author="EVANS" w:date="2026-04-27T12:21:00Z">
          <w:r w:rsidR="006C084F" w:rsidDel="00AE4C03">
            <w:delText>Owner</w:delText>
          </w:r>
        </w:del>
      </w:ins>
      <w:ins w:id="2310" w:author="GELIAS" w:date="2026-04-09T17:42:00Z">
        <w:del w:id="2311" w:author="EVANS" w:date="2026-04-27T12:21:00Z">
          <w:r w:rsidDel="00AE4C03">
            <w:delText>’s Representative shall give the Notice of his/her determination within</w:delText>
          </w:r>
        </w:del>
      </w:ins>
      <w:ins w:id="2312" w:author="GELIAS" w:date="2026-04-12T15:45:00Z">
        <w:del w:id="2313" w:author="EVANS" w:date="2026-04-27T12:21:00Z">
          <w:r w:rsidR="00AB74B6" w:rsidDel="00AE4C03">
            <w:delText xml:space="preserve"> ten (10)</w:delText>
          </w:r>
        </w:del>
      </w:ins>
      <w:ins w:id="2314" w:author="GELIAS" w:date="2026-04-09T17:42:00Z">
        <w:del w:id="2315" w:author="EVANS" w:date="2026-04-27T12:21:00Z">
          <w:r w:rsidDel="00AE4C03">
            <w:delText xml:space="preserve"> days, or within such other time limit as may be proposed by the </w:delText>
          </w:r>
        </w:del>
      </w:ins>
      <w:ins w:id="2316" w:author="GELIAS" w:date="2026-04-09T17:53:00Z">
        <w:del w:id="2317" w:author="EVANS" w:date="2026-04-27T12:21:00Z">
          <w:r w:rsidR="006C084F" w:rsidDel="00AE4C03">
            <w:delText>Owner</w:delText>
          </w:r>
        </w:del>
      </w:ins>
      <w:ins w:id="2318" w:author="GELIAS" w:date="2026-04-09T17:42:00Z">
        <w:del w:id="2319" w:author="EVANS" w:date="2026-04-27T12:21:00Z">
          <w:r w:rsidDel="00AE4C03">
            <w:delText>’s Representative and agreed by both Parties, (the “</w:delText>
          </w:r>
          <w:r w:rsidRPr="00AB74B6" w:rsidDel="00AE4C03">
            <w:rPr>
              <w:b/>
              <w:bCs/>
              <w:rPrChange w:id="2320" w:author="GELIAS" w:date="2026-04-12T15:45:00Z">
                <w:rPr/>
              </w:rPrChange>
            </w:rPr>
            <w:delText>time limit for determination</w:delText>
          </w:r>
          <w:r w:rsidDel="00AE4C03">
            <w:delText>” in th</w:delText>
          </w:r>
        </w:del>
      </w:ins>
      <w:ins w:id="2321" w:author="GELIAS" w:date="2026-04-12T15:45:00Z">
        <w:del w:id="2322" w:author="EVANS" w:date="2026-04-27T12:21:00Z">
          <w:r w:rsidR="00AB74B6" w:rsidDel="00AE4C03">
            <w:delText>i</w:delText>
          </w:r>
        </w:del>
      </w:ins>
      <w:ins w:id="2323" w:author="GELIAS" w:date="2026-04-09T17:42:00Z">
        <w:del w:id="2324" w:author="EVANS" w:date="2026-04-27T12:21:00Z">
          <w:r w:rsidDel="00AE4C03">
            <w:delText>s</w:delText>
          </w:r>
        </w:del>
      </w:ins>
      <w:ins w:id="2325" w:author="GELIAS" w:date="2026-04-12T15:45:00Z">
        <w:del w:id="2326" w:author="EVANS" w:date="2026-04-27T12:21:00Z">
          <w:r w:rsidR="00AB74B6" w:rsidDel="00AE4C03">
            <w:delText xml:space="preserve"> Agreement</w:delText>
          </w:r>
        </w:del>
      </w:ins>
      <w:ins w:id="2327" w:author="GELIAS" w:date="2026-04-09T17:42:00Z">
        <w:del w:id="2328" w:author="EVANS" w:date="2026-04-27T12:21:00Z">
          <w:r w:rsidDel="00AE4C03">
            <w:delText xml:space="preserve">), after the date corresponding to his/ her obligation to proceed under the last paragraph of </w:delText>
          </w:r>
        </w:del>
      </w:ins>
      <w:ins w:id="2329" w:author="GELIAS" w:date="2026-04-13T17:05:00Z">
        <w:del w:id="2330" w:author="EVANS" w:date="2026-04-27T12:21:00Z">
          <w:r w:rsidR="008D225D" w:rsidDel="00AE4C03">
            <w:delText>Section</w:delText>
          </w:r>
        </w:del>
      </w:ins>
      <w:ins w:id="2331" w:author="GELIAS" w:date="2026-04-09T17:42:00Z">
        <w:del w:id="2332" w:author="EVANS" w:date="2026-04-27T12:21:00Z">
          <w:r w:rsidDel="00AE4C03">
            <w:delText xml:space="preserve"> </w:delText>
          </w:r>
        </w:del>
      </w:ins>
      <w:ins w:id="2333" w:author="GELIAS" w:date="2026-04-12T15:46:00Z">
        <w:del w:id="2334" w:author="EVANS" w:date="2026-04-27T12:21:00Z">
          <w:r w:rsidR="00AB74B6" w:rsidDel="00AE4C03">
            <w:delText xml:space="preserve">4.12(a). </w:delText>
          </w:r>
        </w:del>
      </w:ins>
      <w:ins w:id="2335" w:author="GELIAS" w:date="2026-04-09T17:48:00Z">
        <w:del w:id="2336" w:author="EVANS" w:date="2026-04-27T12:21:00Z">
          <w:r w:rsidR="006C084F" w:rsidDel="00AE4C03">
            <w:delText xml:space="preserve"> </w:delText>
          </w:r>
        </w:del>
      </w:ins>
    </w:p>
    <w:p w14:paraId="3DB4E643" w14:textId="32FA0DA4" w:rsidR="00AB74B6" w:rsidDel="00AE4C03" w:rsidRDefault="006C084F">
      <w:pPr>
        <w:pStyle w:val="ListParagraph"/>
        <w:numPr>
          <w:ilvl w:val="0"/>
          <w:numId w:val="18"/>
        </w:numPr>
        <w:spacing w:after="200" w:line="276" w:lineRule="auto"/>
        <w:ind w:left="1134" w:hanging="567"/>
        <w:jc w:val="both"/>
        <w:rPr>
          <w:ins w:id="2337" w:author="GELIAS" w:date="2026-04-12T15:46:00Z"/>
          <w:del w:id="2338" w:author="EVANS" w:date="2026-04-27T12:21:00Z"/>
        </w:rPr>
        <w:pPrChange w:id="2339" w:author="GELIAS" w:date="2026-04-12T15:46:00Z">
          <w:pPr>
            <w:pStyle w:val="ListParagraph"/>
            <w:numPr>
              <w:numId w:val="18"/>
            </w:numPr>
            <w:spacing w:after="200" w:line="276" w:lineRule="auto"/>
            <w:ind w:left="1080" w:hanging="513"/>
            <w:jc w:val="both"/>
          </w:pPr>
        </w:pPrChange>
      </w:pPr>
      <w:ins w:id="2340" w:author="GELIAS" w:date="2026-04-09T17:48:00Z">
        <w:del w:id="2341" w:author="EVANS" w:date="2026-04-27T12:21:00Z">
          <w:r w:rsidDel="00AE4C03">
            <w:delText xml:space="preserve">If the </w:delText>
          </w:r>
        </w:del>
      </w:ins>
      <w:ins w:id="2342" w:author="GELIAS" w:date="2026-04-09T17:53:00Z">
        <w:del w:id="2343" w:author="EVANS" w:date="2026-04-27T12:21:00Z">
          <w:r w:rsidDel="00AE4C03">
            <w:delText>Owner</w:delText>
          </w:r>
        </w:del>
      </w:ins>
      <w:ins w:id="2344" w:author="GELIAS" w:date="2026-04-09T17:48:00Z">
        <w:del w:id="2345" w:author="EVANS" w:date="2026-04-27T12:21:00Z">
          <w:r w:rsidDel="00AE4C03">
            <w:delText>’s Representative does not give the Notice of agreement or determination within the relevant time limit</w:delText>
          </w:r>
        </w:del>
      </w:ins>
      <w:ins w:id="2346" w:author="GELIAS" w:date="2026-04-12T15:46:00Z">
        <w:del w:id="2347" w:author="EVANS" w:date="2026-04-27T12:21:00Z">
          <w:r w:rsidR="00AB74B6" w:rsidDel="00AE4C03">
            <w:delText>:</w:delText>
          </w:r>
        </w:del>
      </w:ins>
    </w:p>
    <w:p w14:paraId="76A8FEFA" w14:textId="5D850781" w:rsidR="00AB74B6" w:rsidDel="00AE4C03" w:rsidRDefault="006C084F" w:rsidP="00AB74B6">
      <w:pPr>
        <w:pStyle w:val="ListParagraph"/>
        <w:numPr>
          <w:ilvl w:val="1"/>
          <w:numId w:val="18"/>
        </w:numPr>
        <w:spacing w:after="200" w:line="276" w:lineRule="auto"/>
        <w:ind w:left="1701" w:hanging="567"/>
        <w:jc w:val="both"/>
        <w:rPr>
          <w:ins w:id="2348" w:author="GELIAS" w:date="2026-04-12T15:47:00Z"/>
          <w:del w:id="2349" w:author="EVANS" w:date="2026-04-27T12:21:00Z"/>
        </w:rPr>
      </w:pPr>
      <w:ins w:id="2350" w:author="GELIAS" w:date="2026-04-09T17:48:00Z">
        <w:del w:id="2351" w:author="EVANS" w:date="2026-04-27T12:21:00Z">
          <w:r w:rsidDel="00AE4C03">
            <w:delText xml:space="preserve">in the case of a Claim, the </w:delText>
          </w:r>
        </w:del>
      </w:ins>
      <w:ins w:id="2352" w:author="GELIAS" w:date="2026-04-09T17:53:00Z">
        <w:del w:id="2353" w:author="EVANS" w:date="2026-04-27T12:21:00Z">
          <w:r w:rsidDel="00AE4C03">
            <w:delText>Owner</w:delText>
          </w:r>
        </w:del>
      </w:ins>
      <w:ins w:id="2354" w:author="GELIAS" w:date="2026-04-09T17:48:00Z">
        <w:del w:id="2355" w:author="EVANS" w:date="2026-04-27T12:21:00Z">
          <w:r w:rsidDel="00AE4C03">
            <w:delText xml:space="preserve">’s Representative shall be deemed to have given a determination rejecting the Claim; or </w:delText>
          </w:r>
        </w:del>
      </w:ins>
    </w:p>
    <w:p w14:paraId="5919831C" w14:textId="46FD74DF" w:rsidR="000607CC" w:rsidDel="00AE4C03" w:rsidRDefault="006C084F">
      <w:pPr>
        <w:pStyle w:val="ListParagraph"/>
        <w:numPr>
          <w:ilvl w:val="1"/>
          <w:numId w:val="18"/>
        </w:numPr>
        <w:spacing w:after="200" w:line="276" w:lineRule="auto"/>
        <w:ind w:left="1701" w:hanging="567"/>
        <w:jc w:val="both"/>
        <w:rPr>
          <w:ins w:id="2356" w:author="GELIAS" w:date="2026-04-10T16:20:00Z"/>
          <w:del w:id="2357" w:author="EVANS" w:date="2026-04-27T12:21:00Z"/>
        </w:rPr>
        <w:pPrChange w:id="2358" w:author="GELIAS" w:date="2026-04-12T15:46:00Z">
          <w:pPr>
            <w:pStyle w:val="ListParagraph"/>
            <w:numPr>
              <w:numId w:val="20"/>
            </w:numPr>
            <w:spacing w:after="200" w:line="276" w:lineRule="auto"/>
            <w:ind w:left="1800" w:hanging="720"/>
            <w:jc w:val="both"/>
          </w:pPr>
        </w:pPrChange>
      </w:pPr>
      <w:ins w:id="2359" w:author="GELIAS" w:date="2026-04-09T17:48:00Z">
        <w:del w:id="2360" w:author="EVANS" w:date="2026-04-27T12:21:00Z">
          <w:r w:rsidDel="00AE4C03">
            <w:delText xml:space="preserve">in the case of a matter to be agreed or determined, the matter shall be deemed to be a Dispute </w:delText>
          </w:r>
        </w:del>
      </w:ins>
      <w:ins w:id="2361" w:author="GELIAS" w:date="2026-04-12T15:49:00Z">
        <w:del w:id="2362" w:author="EVANS" w:date="2026-04-27T12:21:00Z">
          <w:r w:rsidR="00625279" w:rsidDel="00AE4C03">
            <w:delText xml:space="preserve">and shall be resolved in accordance with Section 18. </w:delText>
          </w:r>
        </w:del>
      </w:ins>
    </w:p>
    <w:p w14:paraId="4BE0293D" w14:textId="44C1A26C" w:rsidR="00625279" w:rsidDel="00AE4C03" w:rsidRDefault="006C084F" w:rsidP="00AB74B6">
      <w:pPr>
        <w:pStyle w:val="ListParagraph"/>
        <w:numPr>
          <w:ilvl w:val="0"/>
          <w:numId w:val="18"/>
        </w:numPr>
        <w:spacing w:after="200" w:line="276" w:lineRule="auto"/>
        <w:ind w:hanging="513"/>
        <w:jc w:val="both"/>
        <w:rPr>
          <w:ins w:id="2363" w:author="GELIAS" w:date="2026-04-12T15:53:00Z"/>
          <w:del w:id="2364" w:author="EVANS" w:date="2026-04-27T12:21:00Z"/>
        </w:rPr>
      </w:pPr>
      <w:ins w:id="2365" w:author="GELIAS" w:date="2026-04-09T17:50:00Z">
        <w:del w:id="2366" w:author="EVANS" w:date="2026-04-27T12:21:00Z">
          <w:r w:rsidRPr="000607CC" w:rsidDel="00AE4C03">
            <w:rPr>
              <w:b/>
              <w:bCs/>
              <w:rPrChange w:id="2367" w:author="GELIAS" w:date="2026-04-10T16:20:00Z">
                <w:rPr/>
              </w:rPrChange>
            </w:rPr>
            <w:delText>Effect of the agreement or determination</w:delText>
          </w:r>
        </w:del>
      </w:ins>
      <w:ins w:id="2368" w:author="GELIAS" w:date="2026-04-12T15:48:00Z">
        <w:del w:id="2369" w:author="EVANS" w:date="2026-04-27T12:21:00Z">
          <w:r w:rsidR="00AB74B6" w:rsidDel="00AE4C03">
            <w:delText xml:space="preserve">: </w:delText>
          </w:r>
        </w:del>
      </w:ins>
      <w:ins w:id="2370" w:author="GELIAS" w:date="2026-04-09T17:50:00Z">
        <w:del w:id="2371" w:author="EVANS" w:date="2026-04-27T12:21:00Z">
          <w:r w:rsidDel="00AE4C03">
            <w:delText xml:space="preserve">Each agreement or determination shall be binding on both Parties unless and until corrected under this </w:delText>
          </w:r>
        </w:del>
      </w:ins>
      <w:ins w:id="2372" w:author="GELIAS" w:date="2026-04-13T17:05:00Z">
        <w:del w:id="2373" w:author="EVANS" w:date="2026-04-27T12:21:00Z">
          <w:r w:rsidR="008D225D" w:rsidDel="00AE4C03">
            <w:delText>Section</w:delText>
          </w:r>
        </w:del>
      </w:ins>
      <w:ins w:id="2374" w:author="GELIAS" w:date="2026-04-09T17:50:00Z">
        <w:del w:id="2375" w:author="EVANS" w:date="2026-04-27T12:21:00Z">
          <w:r w:rsidDel="00AE4C03">
            <w:delText xml:space="preserve"> or, in the case of a determination, it is revised under Clause </w:delText>
          </w:r>
        </w:del>
      </w:ins>
      <w:ins w:id="2376" w:author="GELIAS" w:date="2026-04-12T15:50:00Z">
        <w:del w:id="2377" w:author="EVANS" w:date="2026-04-27T12:21:00Z">
          <w:r w:rsidR="00625279" w:rsidDel="00AE4C03">
            <w:delText>18</w:delText>
          </w:r>
        </w:del>
      </w:ins>
      <w:ins w:id="2378" w:author="GELIAS" w:date="2026-04-09T17:50:00Z">
        <w:del w:id="2379" w:author="EVANS" w:date="2026-04-27T12:21:00Z">
          <w:r w:rsidDel="00AE4C03">
            <w:delText xml:space="preserve">. If an agreement or determination concerns the payment of an amount from one Party to the other Party, the Contractor shall include such an amount in the next Statement and the </w:delText>
          </w:r>
        </w:del>
      </w:ins>
      <w:ins w:id="2380" w:author="GELIAS" w:date="2026-04-09T17:54:00Z">
        <w:del w:id="2381" w:author="EVANS" w:date="2026-04-27T12:21:00Z">
          <w:r w:rsidDel="00AE4C03">
            <w:delText>Owner</w:delText>
          </w:r>
        </w:del>
      </w:ins>
      <w:ins w:id="2382" w:author="GELIAS" w:date="2026-04-09T17:50:00Z">
        <w:del w:id="2383" w:author="EVANS" w:date="2026-04-27T12:21:00Z">
          <w:r w:rsidDel="00AE4C03">
            <w:delText xml:space="preserve"> shall include such amount in the next payment under </w:delText>
          </w:r>
        </w:del>
      </w:ins>
      <w:ins w:id="2384" w:author="GELIAS" w:date="2026-04-13T17:05:00Z">
        <w:del w:id="2385" w:author="EVANS" w:date="2026-04-27T12:21:00Z">
          <w:r w:rsidR="008D225D" w:rsidDel="00AE4C03">
            <w:delText>Section</w:delText>
          </w:r>
        </w:del>
      </w:ins>
      <w:ins w:id="2386" w:author="GELIAS" w:date="2026-04-09T17:50:00Z">
        <w:del w:id="2387" w:author="EVANS" w:date="2026-04-27T12:21:00Z">
          <w:r w:rsidDel="00AE4C03">
            <w:delText xml:space="preserve"> 14.7 [Interim Payment] or 14.13 [Final Payment] (as the case may be) that follows that Statement. </w:delText>
          </w:r>
        </w:del>
      </w:ins>
    </w:p>
    <w:p w14:paraId="10551916" w14:textId="70DB4980" w:rsidR="00625279" w:rsidDel="00AE4C03" w:rsidRDefault="006C084F" w:rsidP="00AB74B6">
      <w:pPr>
        <w:pStyle w:val="ListParagraph"/>
        <w:numPr>
          <w:ilvl w:val="0"/>
          <w:numId w:val="18"/>
        </w:numPr>
        <w:spacing w:after="200" w:line="276" w:lineRule="auto"/>
        <w:ind w:hanging="513"/>
        <w:jc w:val="both"/>
        <w:rPr>
          <w:ins w:id="2388" w:author="GELIAS" w:date="2026-04-12T15:53:00Z"/>
          <w:del w:id="2389" w:author="EVANS" w:date="2026-04-27T12:21:00Z"/>
        </w:rPr>
      </w:pPr>
      <w:ins w:id="2390" w:author="GELIAS" w:date="2026-04-09T17:50:00Z">
        <w:del w:id="2391" w:author="EVANS" w:date="2026-04-27T12:21:00Z">
          <w:r w:rsidDel="00AE4C03">
            <w:delText xml:space="preserve">If, within 14 days after giving or receiving the </w:delText>
          </w:r>
        </w:del>
      </w:ins>
      <w:ins w:id="2392" w:author="GELIAS" w:date="2026-04-09T17:54:00Z">
        <w:del w:id="2393" w:author="EVANS" w:date="2026-04-27T12:21:00Z">
          <w:r w:rsidDel="00AE4C03">
            <w:delText>Owner</w:delText>
          </w:r>
        </w:del>
      </w:ins>
      <w:ins w:id="2394" w:author="GELIAS" w:date="2026-04-09T17:50:00Z">
        <w:del w:id="2395" w:author="EVANS" w:date="2026-04-27T12:21:00Z">
          <w:r w:rsidDel="00AE4C03">
            <w:delText xml:space="preserve">’s Representative’s Notice of agreement or determination, any error of a typographical or clerical or arithmetical nature is found: </w:delText>
          </w:r>
        </w:del>
      </w:ins>
    </w:p>
    <w:p w14:paraId="43EE7336" w14:textId="0D1D8463" w:rsidR="00625279" w:rsidDel="00AE4C03" w:rsidRDefault="006C084F" w:rsidP="00625279">
      <w:pPr>
        <w:pStyle w:val="ListParagraph"/>
        <w:numPr>
          <w:ilvl w:val="1"/>
          <w:numId w:val="18"/>
        </w:numPr>
        <w:spacing w:after="200" w:line="276" w:lineRule="auto"/>
        <w:ind w:left="1701" w:hanging="567"/>
        <w:jc w:val="both"/>
        <w:rPr>
          <w:ins w:id="2396" w:author="GELIAS" w:date="2026-04-12T15:53:00Z"/>
          <w:del w:id="2397" w:author="EVANS" w:date="2026-04-27T12:21:00Z"/>
        </w:rPr>
      </w:pPr>
      <w:ins w:id="2398" w:author="GELIAS" w:date="2026-04-09T17:50:00Z">
        <w:del w:id="2399" w:author="EVANS" w:date="2026-04-27T12:21:00Z">
          <w:r w:rsidDel="00AE4C03">
            <w:delText xml:space="preserve">by the </w:delText>
          </w:r>
        </w:del>
      </w:ins>
      <w:ins w:id="2400" w:author="GELIAS" w:date="2026-04-09T17:54:00Z">
        <w:del w:id="2401" w:author="EVANS" w:date="2026-04-27T12:21:00Z">
          <w:r w:rsidDel="00AE4C03">
            <w:delText>Owner</w:delText>
          </w:r>
        </w:del>
      </w:ins>
      <w:ins w:id="2402" w:author="GELIAS" w:date="2026-04-09T17:50:00Z">
        <w:del w:id="2403" w:author="EVANS" w:date="2026-04-27T12:21:00Z">
          <w:r w:rsidDel="00AE4C03">
            <w:delText xml:space="preserve">’s Representative: then he/she shall immediately advise the Parties accordingly; or </w:delText>
          </w:r>
        </w:del>
      </w:ins>
    </w:p>
    <w:p w14:paraId="09BE2210" w14:textId="19103987" w:rsidR="00625279" w:rsidDel="00AE4C03" w:rsidRDefault="006C084F" w:rsidP="00625279">
      <w:pPr>
        <w:pStyle w:val="ListParagraph"/>
        <w:numPr>
          <w:ilvl w:val="1"/>
          <w:numId w:val="18"/>
        </w:numPr>
        <w:spacing w:after="200" w:line="276" w:lineRule="auto"/>
        <w:ind w:left="1701" w:hanging="567"/>
        <w:jc w:val="both"/>
        <w:rPr>
          <w:ins w:id="2404" w:author="GELIAS" w:date="2026-04-12T15:54:00Z"/>
          <w:del w:id="2405" w:author="EVANS" w:date="2026-04-27T12:21:00Z"/>
        </w:rPr>
      </w:pPr>
      <w:ins w:id="2406" w:author="GELIAS" w:date="2026-04-09T17:50:00Z">
        <w:del w:id="2407" w:author="EVANS" w:date="2026-04-27T12:21:00Z">
          <w:r w:rsidDel="00AE4C03">
            <w:delText xml:space="preserve">by a Party: then that Party shall give a Notice to the other </w:delText>
          </w:r>
        </w:del>
      </w:ins>
      <w:ins w:id="2408" w:author="GELIAS" w:date="2026-04-09T17:54:00Z">
        <w:del w:id="2409" w:author="EVANS" w:date="2026-04-27T12:21:00Z">
          <w:r w:rsidDel="00AE4C03">
            <w:delText>Owner</w:delText>
          </w:r>
        </w:del>
      </w:ins>
      <w:ins w:id="2410" w:author="GELIAS" w:date="2026-04-09T17:50:00Z">
        <w:del w:id="2411" w:author="EVANS" w:date="2026-04-27T12:21:00Z">
          <w:r w:rsidDel="00AE4C03">
            <w:delText xml:space="preserve">’s Representative stating that it is given under this </w:delText>
          </w:r>
        </w:del>
      </w:ins>
      <w:ins w:id="2412" w:author="GELIAS" w:date="2026-04-13T17:05:00Z">
        <w:del w:id="2413" w:author="EVANS" w:date="2026-04-27T12:21:00Z">
          <w:r w:rsidR="008D225D" w:rsidDel="00AE4C03">
            <w:delText>Section</w:delText>
          </w:r>
        </w:del>
      </w:ins>
      <w:ins w:id="2414" w:author="GELIAS" w:date="2026-04-09T17:50:00Z">
        <w:del w:id="2415" w:author="EVANS" w:date="2026-04-27T12:21:00Z">
          <w:r w:rsidDel="00AE4C03">
            <w:delText xml:space="preserve"> </w:delText>
          </w:r>
        </w:del>
      </w:ins>
      <w:ins w:id="2416" w:author="GELIAS" w:date="2026-04-12T15:53:00Z">
        <w:del w:id="2417" w:author="EVANS" w:date="2026-04-27T12:21:00Z">
          <w:r w:rsidR="00625279" w:rsidDel="00AE4C03">
            <w:delText>4.12(g)</w:delText>
          </w:r>
        </w:del>
      </w:ins>
      <w:ins w:id="2418" w:author="GELIAS" w:date="2026-04-09T17:50:00Z">
        <w:del w:id="2419" w:author="EVANS" w:date="2026-04-27T12:21:00Z">
          <w:r w:rsidDel="00AE4C03">
            <w:delText xml:space="preserve"> and clearly identifying the error.</w:delText>
          </w:r>
        </w:del>
      </w:ins>
    </w:p>
    <w:p w14:paraId="5F968A9C" w14:textId="6EFC9EA7" w:rsidR="006C084F" w:rsidDel="00AE4C03" w:rsidRDefault="006C084F">
      <w:pPr>
        <w:spacing w:after="200" w:line="276" w:lineRule="auto"/>
        <w:ind w:left="1134"/>
        <w:jc w:val="both"/>
        <w:rPr>
          <w:ins w:id="2420" w:author="GELIAS" w:date="2026-04-12T11:03:00Z"/>
          <w:del w:id="2421" w:author="EVANS" w:date="2026-04-27T12:21:00Z"/>
        </w:rPr>
        <w:pPrChange w:id="2422" w:author="GELIAS" w:date="2026-04-12T15:54:00Z">
          <w:pPr>
            <w:pStyle w:val="ListParagraph"/>
            <w:numPr>
              <w:numId w:val="18"/>
            </w:numPr>
            <w:spacing w:after="200" w:line="276" w:lineRule="auto"/>
            <w:ind w:left="1080" w:hanging="360"/>
            <w:jc w:val="both"/>
          </w:pPr>
        </w:pPrChange>
      </w:pPr>
      <w:ins w:id="2423" w:author="GELIAS" w:date="2026-04-09T17:50:00Z">
        <w:del w:id="2424" w:author="EVANS" w:date="2026-04-27T12:21:00Z">
          <w:r w:rsidDel="00AE4C03">
            <w:lastRenderedPageBreak/>
            <w:delText xml:space="preserve">If the </w:delText>
          </w:r>
        </w:del>
      </w:ins>
      <w:ins w:id="2425" w:author="GELIAS" w:date="2026-04-09T17:54:00Z">
        <w:del w:id="2426" w:author="EVANS" w:date="2026-04-27T12:21:00Z">
          <w:r w:rsidDel="00AE4C03">
            <w:delText>Owner</w:delText>
          </w:r>
        </w:del>
      </w:ins>
      <w:ins w:id="2427" w:author="GELIAS" w:date="2026-04-09T17:50:00Z">
        <w:del w:id="2428" w:author="EVANS" w:date="2026-04-27T12:21:00Z">
          <w:r w:rsidDel="00AE4C03">
            <w:delText xml:space="preserve">’s Representative does not agree there was an error he/she shall immediately advise the Parties accordingly. The </w:delText>
          </w:r>
        </w:del>
      </w:ins>
      <w:ins w:id="2429" w:author="GELIAS" w:date="2026-04-09T17:54:00Z">
        <w:del w:id="2430" w:author="EVANS" w:date="2026-04-27T12:21:00Z">
          <w:r w:rsidDel="00AE4C03">
            <w:delText>Owner</w:delText>
          </w:r>
        </w:del>
      </w:ins>
      <w:ins w:id="2431" w:author="GELIAS" w:date="2026-04-09T17:50:00Z">
        <w:del w:id="2432" w:author="EVANS" w:date="2026-04-27T12:21:00Z">
          <w:r w:rsidDel="00AE4C03">
            <w:delText xml:space="preserve">’s Representative shall within </w:delText>
          </w:r>
        </w:del>
      </w:ins>
      <w:ins w:id="2433" w:author="GELIAS" w:date="2026-04-12T15:54:00Z">
        <w:del w:id="2434" w:author="EVANS" w:date="2026-04-27T12:21:00Z">
          <w:r w:rsidR="00625279" w:rsidDel="00AE4C03">
            <w:delText>2</w:delText>
          </w:r>
        </w:del>
      </w:ins>
      <w:ins w:id="2435" w:author="GELIAS" w:date="2026-04-09T17:50:00Z">
        <w:del w:id="2436" w:author="EVANS" w:date="2026-04-27T12:21:00Z">
          <w:r w:rsidDel="00AE4C03">
            <w:delText xml:space="preserve"> days after finding the error, or after receiving a Notice under </w:delText>
          </w:r>
        </w:del>
      </w:ins>
      <w:ins w:id="2437" w:author="GELIAS" w:date="2026-04-12T15:54:00Z">
        <w:del w:id="2438" w:author="EVANS" w:date="2026-04-27T12:21:00Z">
          <w:r w:rsidR="00625279" w:rsidDel="00AE4C03">
            <w:delText>this subclause 4.12(g)</w:delText>
          </w:r>
        </w:del>
      </w:ins>
      <w:ins w:id="2439" w:author="GELIAS" w:date="2026-04-09T17:50:00Z">
        <w:del w:id="2440" w:author="EVANS" w:date="2026-04-27T12:21:00Z">
          <w:r w:rsidDel="00AE4C03">
            <w:delText xml:space="preserve"> above (as the case may be), give a Notice to both Parties of the corrected agreement or determination. Thereafter, the corrected agreement or determination shall be treated as the agreement or determination for the purpose of th</w:delText>
          </w:r>
        </w:del>
      </w:ins>
      <w:ins w:id="2441" w:author="GELIAS" w:date="2026-04-12T15:54:00Z">
        <w:del w:id="2442" w:author="EVANS" w:date="2026-04-27T12:21:00Z">
          <w:r w:rsidR="00625279" w:rsidDel="00AE4C03">
            <w:delText>is Agree</w:delText>
          </w:r>
        </w:del>
      </w:ins>
      <w:ins w:id="2443" w:author="GELIAS" w:date="2026-04-12T15:55:00Z">
        <w:del w:id="2444" w:author="EVANS" w:date="2026-04-27T12:21:00Z">
          <w:r w:rsidR="00625279" w:rsidDel="00AE4C03">
            <w:delText xml:space="preserve">ment. </w:delText>
          </w:r>
        </w:del>
      </w:ins>
    </w:p>
    <w:p w14:paraId="5910F6C0" w14:textId="77777777" w:rsidR="0060103E" w:rsidRPr="00A6149D" w:rsidRDefault="0060103E" w:rsidP="00625279">
      <w:pPr>
        <w:pStyle w:val="ListParagraph"/>
        <w:numPr>
          <w:ilvl w:val="1"/>
          <w:numId w:val="157"/>
        </w:numPr>
        <w:spacing w:after="200" w:line="276" w:lineRule="auto"/>
        <w:ind w:left="567" w:hanging="567"/>
        <w:jc w:val="both"/>
        <w:rPr>
          <w:ins w:id="2445" w:author="GELIAS" w:date="2026-04-12T15:58:00Z"/>
          <w:b/>
          <w:bCs/>
          <w:rPrChange w:id="2446" w:author="GELIAS" w:date="2026-04-12T18:29:00Z">
            <w:rPr>
              <w:ins w:id="2447" w:author="GELIAS" w:date="2026-04-12T15:58:00Z"/>
            </w:rPr>
          </w:rPrChange>
        </w:rPr>
      </w:pPr>
      <w:ins w:id="2448" w:author="GELIAS" w:date="2026-04-12T15:58:00Z">
        <w:r w:rsidRPr="00A6149D">
          <w:rPr>
            <w:b/>
            <w:bCs/>
            <w:rPrChange w:id="2449" w:author="GELIAS" w:date="2026-04-12T18:29:00Z">
              <w:rPr/>
            </w:rPrChange>
          </w:rPr>
          <w:t>Setting-out</w:t>
        </w:r>
      </w:ins>
    </w:p>
    <w:p w14:paraId="574DC171" w14:textId="460E48F7" w:rsidR="0060103E" w:rsidRDefault="0020394B" w:rsidP="0060103E">
      <w:pPr>
        <w:pStyle w:val="ListParagraph"/>
        <w:numPr>
          <w:ilvl w:val="1"/>
          <w:numId w:val="19"/>
        </w:numPr>
        <w:spacing w:after="200" w:line="276" w:lineRule="auto"/>
        <w:ind w:left="1134" w:hanging="567"/>
        <w:jc w:val="both"/>
        <w:rPr>
          <w:ins w:id="2450" w:author="GELIAS" w:date="2026-04-12T15:58:00Z"/>
        </w:rPr>
      </w:pPr>
      <w:ins w:id="2451" w:author="GELIAS" w:date="2026-04-12T11:03:00Z">
        <w:r>
          <w:t xml:space="preserve">The Contractor shall set out the Works in relation to the items of reference under </w:t>
        </w:r>
      </w:ins>
      <w:ins w:id="2452" w:author="GELIAS" w:date="2026-04-13T17:05:00Z">
        <w:r w:rsidR="008D225D">
          <w:t>Section</w:t>
        </w:r>
      </w:ins>
      <w:ins w:id="2453" w:author="GELIAS" w:date="2026-04-12T11:03:00Z">
        <w:r>
          <w:t xml:space="preserve"> </w:t>
        </w:r>
      </w:ins>
      <w:ins w:id="2454" w:author="GELIAS" w:date="2026-04-12T15:57:00Z">
        <w:r w:rsidR="00625279">
          <w:t xml:space="preserve">4.6. </w:t>
        </w:r>
      </w:ins>
    </w:p>
    <w:p w14:paraId="240788A9" w14:textId="77777777" w:rsidR="0060103E" w:rsidRDefault="0020394B" w:rsidP="0060103E">
      <w:pPr>
        <w:pStyle w:val="ListParagraph"/>
        <w:numPr>
          <w:ilvl w:val="1"/>
          <w:numId w:val="19"/>
        </w:numPr>
        <w:spacing w:after="200" w:line="276" w:lineRule="auto"/>
        <w:ind w:left="1134" w:hanging="567"/>
        <w:jc w:val="both"/>
        <w:rPr>
          <w:ins w:id="2455" w:author="GELIAS" w:date="2026-04-12T15:59:00Z"/>
        </w:rPr>
      </w:pPr>
      <w:ins w:id="2456" w:author="GELIAS" w:date="2026-04-12T11:03:00Z">
        <w:r>
          <w:t xml:space="preserve">The Contractor shall: </w:t>
        </w:r>
      </w:ins>
    </w:p>
    <w:p w14:paraId="428B26CF" w14:textId="77777777" w:rsidR="0060103E" w:rsidRDefault="0020394B" w:rsidP="0060103E">
      <w:pPr>
        <w:pStyle w:val="ListParagraph"/>
        <w:numPr>
          <w:ilvl w:val="2"/>
          <w:numId w:val="19"/>
        </w:numPr>
        <w:spacing w:after="200" w:line="276" w:lineRule="auto"/>
        <w:ind w:left="1701" w:hanging="567"/>
        <w:jc w:val="both"/>
        <w:rPr>
          <w:ins w:id="2457" w:author="GELIAS" w:date="2026-04-12T16:00:00Z"/>
        </w:rPr>
      </w:pPr>
      <w:ins w:id="2458" w:author="GELIAS" w:date="2026-04-12T11:03:00Z">
        <w:r>
          <w:t xml:space="preserve">verify the accuracy of all these items of reference before they are used for the Works; </w:t>
        </w:r>
      </w:ins>
    </w:p>
    <w:p w14:paraId="7E860DA3" w14:textId="77777777" w:rsidR="0060103E" w:rsidRDefault="0020394B" w:rsidP="0060103E">
      <w:pPr>
        <w:pStyle w:val="ListParagraph"/>
        <w:numPr>
          <w:ilvl w:val="2"/>
          <w:numId w:val="19"/>
        </w:numPr>
        <w:spacing w:after="200" w:line="276" w:lineRule="auto"/>
        <w:ind w:left="1701" w:hanging="567"/>
        <w:jc w:val="both"/>
        <w:rPr>
          <w:ins w:id="2459" w:author="GELIAS" w:date="2026-04-12T16:00:00Z"/>
        </w:rPr>
      </w:pPr>
      <w:ins w:id="2460" w:author="GELIAS" w:date="2026-04-12T11:03:00Z">
        <w:r>
          <w:t>promptly deliver the results of each verification to the</w:t>
        </w:r>
      </w:ins>
      <w:ins w:id="2461" w:author="GELIAS" w:date="2026-04-12T16:00:00Z">
        <w:r w:rsidR="0060103E">
          <w:t xml:space="preserve"> Owne</w:t>
        </w:r>
      </w:ins>
      <w:ins w:id="2462" w:author="GELIAS" w:date="2026-04-12T11:03:00Z">
        <w:r>
          <w:t>r</w:t>
        </w:r>
      </w:ins>
      <w:ins w:id="2463" w:author="GELIAS" w:date="2026-04-12T16:00:00Z">
        <w:r w:rsidR="0060103E">
          <w:t>’s Representative</w:t>
        </w:r>
      </w:ins>
      <w:ins w:id="2464" w:author="GELIAS" w:date="2026-04-12T11:03:00Z">
        <w:r>
          <w:t>;</w:t>
        </w:r>
      </w:ins>
    </w:p>
    <w:p w14:paraId="13C38548" w14:textId="77777777" w:rsidR="0060103E" w:rsidRDefault="0020394B" w:rsidP="0060103E">
      <w:pPr>
        <w:pStyle w:val="ListParagraph"/>
        <w:numPr>
          <w:ilvl w:val="2"/>
          <w:numId w:val="19"/>
        </w:numPr>
        <w:spacing w:after="200" w:line="276" w:lineRule="auto"/>
        <w:ind w:left="1701" w:hanging="567"/>
        <w:jc w:val="both"/>
        <w:rPr>
          <w:ins w:id="2465" w:author="GELIAS" w:date="2026-04-12T16:00:00Z"/>
        </w:rPr>
      </w:pPr>
      <w:ins w:id="2466" w:author="GELIAS" w:date="2026-04-12T11:03:00Z">
        <w:r>
          <w:t>rectify any error in the positions, levels, dimensions or alignment of the Works; and</w:t>
        </w:r>
      </w:ins>
    </w:p>
    <w:p w14:paraId="2EFE0278" w14:textId="77777777" w:rsidR="0060103E" w:rsidRDefault="0020394B" w:rsidP="0060103E">
      <w:pPr>
        <w:pStyle w:val="ListParagraph"/>
        <w:numPr>
          <w:ilvl w:val="2"/>
          <w:numId w:val="19"/>
        </w:numPr>
        <w:spacing w:after="200" w:line="276" w:lineRule="auto"/>
        <w:ind w:left="1701" w:hanging="567"/>
        <w:jc w:val="both"/>
        <w:rPr>
          <w:ins w:id="2467" w:author="GELIAS" w:date="2026-04-12T16:01:00Z"/>
        </w:rPr>
      </w:pPr>
      <w:ins w:id="2468" w:author="GELIAS" w:date="2026-04-12T11:03:00Z">
        <w:r>
          <w:t xml:space="preserve">be responsible for the correct positioning of all parts of the Works. </w:t>
        </w:r>
      </w:ins>
    </w:p>
    <w:p w14:paraId="3C214A52" w14:textId="77777777" w:rsidR="0060103E" w:rsidRDefault="0020394B" w:rsidP="0060103E">
      <w:pPr>
        <w:pStyle w:val="ListParagraph"/>
        <w:numPr>
          <w:ilvl w:val="1"/>
          <w:numId w:val="19"/>
        </w:numPr>
        <w:spacing w:after="200" w:line="276" w:lineRule="auto"/>
        <w:ind w:left="1134" w:hanging="567"/>
        <w:jc w:val="both"/>
        <w:rPr>
          <w:ins w:id="2469" w:author="GELIAS" w:date="2026-04-12T16:01:00Z"/>
        </w:rPr>
      </w:pPr>
      <w:ins w:id="2470" w:author="GELIAS" w:date="2026-04-12T11:03:00Z">
        <w:r>
          <w:t xml:space="preserve">If the Contractor finds an error in any items of reference, the Contractor shall give a Notice to the </w:t>
        </w:r>
      </w:ins>
      <w:ins w:id="2471" w:author="GELIAS" w:date="2026-04-12T16:01:00Z">
        <w:r w:rsidR="0060103E">
          <w:t xml:space="preserve">Owner’s Representative </w:t>
        </w:r>
      </w:ins>
      <w:ins w:id="2472" w:author="GELIAS" w:date="2026-04-12T11:03:00Z">
        <w:r>
          <w:t>describing it:</w:t>
        </w:r>
      </w:ins>
    </w:p>
    <w:p w14:paraId="2504B177" w14:textId="27CD0DE8" w:rsidR="0060103E" w:rsidRDefault="0020394B" w:rsidP="0060103E">
      <w:pPr>
        <w:pStyle w:val="ListParagraph"/>
        <w:numPr>
          <w:ilvl w:val="2"/>
          <w:numId w:val="19"/>
        </w:numPr>
        <w:spacing w:after="200" w:line="276" w:lineRule="auto"/>
        <w:ind w:left="1701" w:hanging="567"/>
        <w:jc w:val="both"/>
        <w:rPr>
          <w:ins w:id="2473" w:author="GELIAS" w:date="2026-04-12T16:00:00Z"/>
        </w:rPr>
      </w:pPr>
      <w:ins w:id="2474" w:author="GELIAS" w:date="2026-04-12T11:03:00Z">
        <w:r>
          <w:t xml:space="preserve">within </w:t>
        </w:r>
      </w:ins>
      <w:ins w:id="2475" w:author="GELIAS" w:date="2026-04-12T16:02:00Z">
        <w:r w:rsidR="0060103E">
          <w:t>three (3) days</w:t>
        </w:r>
      </w:ins>
      <w:ins w:id="2476" w:author="GELIAS" w:date="2026-04-12T11:03:00Z">
        <w:r>
          <w:t xml:space="preserve"> from the </w:t>
        </w:r>
      </w:ins>
      <w:ins w:id="2477" w:author="GELIAS" w:date="2026-04-12T18:15:00Z">
        <w:r w:rsidR="00983004">
          <w:t>NTP</w:t>
        </w:r>
      </w:ins>
      <w:ins w:id="2478" w:author="GELIAS" w:date="2026-04-12T18:16:00Z">
        <w:r w:rsidR="00983004">
          <w:t xml:space="preserve"> </w:t>
        </w:r>
      </w:ins>
      <w:ins w:id="2479" w:author="GELIAS" w:date="2026-04-12T11:03:00Z">
        <w:r>
          <w:t xml:space="preserve">Date, if the items of reference are specified in the </w:t>
        </w:r>
      </w:ins>
      <w:ins w:id="2480" w:author="GELIAS" w:date="2026-04-12T18:11:00Z">
        <w:r w:rsidR="00983004">
          <w:t>Owner</w:t>
        </w:r>
      </w:ins>
      <w:ins w:id="2481" w:author="GELIAS" w:date="2026-04-12T11:03:00Z">
        <w:r>
          <w:t xml:space="preserve">’s Requirements; </w:t>
        </w:r>
      </w:ins>
    </w:p>
    <w:p w14:paraId="0D1D7B2F" w14:textId="792FC9D0" w:rsidR="00983004" w:rsidRDefault="00983004" w:rsidP="0060103E">
      <w:pPr>
        <w:pStyle w:val="ListParagraph"/>
        <w:numPr>
          <w:ilvl w:val="2"/>
          <w:numId w:val="19"/>
        </w:numPr>
        <w:spacing w:after="200" w:line="276" w:lineRule="auto"/>
        <w:ind w:left="1701" w:hanging="567"/>
        <w:jc w:val="both"/>
        <w:rPr>
          <w:ins w:id="2482" w:author="GELIAS" w:date="2026-04-12T18:10:00Z"/>
        </w:rPr>
      </w:pPr>
      <w:ins w:id="2483" w:author="GELIAS" w:date="2026-04-12T18:12:00Z">
        <w:r w:rsidRPr="00983004">
          <w:t xml:space="preserve">or as soon as practicable after receiving the items of reference, if they are issued by </w:t>
        </w:r>
      </w:ins>
      <w:ins w:id="2484" w:author="GELIAS" w:date="2026-04-12T18:13:00Z">
        <w:r>
          <w:t>the Owner’s Representative</w:t>
        </w:r>
      </w:ins>
      <w:ins w:id="2485" w:author="GELIAS" w:date="2026-04-12T18:12:00Z">
        <w:r w:rsidRPr="00983004">
          <w:t xml:space="preserve"> under </w:t>
        </w:r>
      </w:ins>
      <w:ins w:id="2486" w:author="GELIAS" w:date="2026-04-13T17:05:00Z">
        <w:r w:rsidR="008D225D">
          <w:t>Section</w:t>
        </w:r>
      </w:ins>
      <w:ins w:id="2487" w:author="GELIAS" w:date="2026-04-12T11:03:00Z">
        <w:r w:rsidR="0020394B">
          <w:t xml:space="preserve"> </w:t>
        </w:r>
      </w:ins>
      <w:ins w:id="2488" w:author="GELIAS" w:date="2026-04-12T18:13:00Z">
        <w:r>
          <w:t>4.6</w:t>
        </w:r>
      </w:ins>
      <w:ins w:id="2489" w:author="GELIAS" w:date="2026-04-12T11:03:00Z">
        <w:r w:rsidR="0020394B">
          <w:t xml:space="preserve">. </w:t>
        </w:r>
      </w:ins>
    </w:p>
    <w:p w14:paraId="30AEBC6C" w14:textId="500CC5CC" w:rsidR="00983004" w:rsidRDefault="0020394B" w:rsidP="00983004">
      <w:pPr>
        <w:pStyle w:val="ListParagraph"/>
        <w:numPr>
          <w:ilvl w:val="1"/>
          <w:numId w:val="19"/>
        </w:numPr>
        <w:spacing w:after="200" w:line="276" w:lineRule="auto"/>
        <w:ind w:left="1134" w:hanging="567"/>
        <w:jc w:val="both"/>
        <w:rPr>
          <w:ins w:id="2490" w:author="GELIAS" w:date="2026-04-12T18:17:00Z"/>
        </w:rPr>
      </w:pPr>
      <w:ins w:id="2491" w:author="GELIAS" w:date="2026-04-12T11:03:00Z">
        <w:r w:rsidRPr="00983004">
          <w:rPr>
            <w:b/>
            <w:bCs/>
            <w:rPrChange w:id="2492" w:author="GELIAS" w:date="2026-04-12T18:14:00Z">
              <w:rPr/>
            </w:rPrChange>
          </w:rPr>
          <w:t>Agreement or Determination of rectification measures, delay and/or Cost</w:t>
        </w:r>
      </w:ins>
      <w:ins w:id="2493" w:author="GELIAS" w:date="2026-04-12T18:14:00Z">
        <w:r w:rsidR="00983004">
          <w:t xml:space="preserve">: </w:t>
        </w:r>
      </w:ins>
      <w:ins w:id="2494" w:author="GELIAS" w:date="2026-04-12T11:03:00Z">
        <w:r>
          <w:t xml:space="preserve">After receiving a Notice from the Contractor under </w:t>
        </w:r>
      </w:ins>
      <w:ins w:id="2495" w:author="GELIAS" w:date="2026-04-13T17:05:00Z">
        <w:r w:rsidR="008D225D">
          <w:t>Section</w:t>
        </w:r>
      </w:ins>
      <w:ins w:id="2496" w:author="GELIAS" w:date="2026-04-12T11:03:00Z">
        <w:r>
          <w:t xml:space="preserve"> 4</w:t>
        </w:r>
      </w:ins>
      <w:ins w:id="2497" w:author="GELIAS" w:date="2026-04-12T18:16:00Z">
        <w:r w:rsidR="00983004">
          <w:t>.</w:t>
        </w:r>
      </w:ins>
      <w:ins w:id="2498" w:author="GELIAS" w:date="2026-04-12T18:13:00Z">
        <w:r w:rsidR="00983004">
          <w:t>13(c)</w:t>
        </w:r>
      </w:ins>
      <w:ins w:id="2499" w:author="GELIAS" w:date="2026-04-12T18:16:00Z">
        <w:r w:rsidR="00983004" w:rsidRPr="00983004">
          <w:t xml:space="preserve"> </w:t>
        </w:r>
        <w:r w:rsidR="00983004">
          <w:t xml:space="preserve">the Owner’s Representative shall proceed under </w:t>
        </w:r>
      </w:ins>
      <w:ins w:id="2500" w:author="GELIAS" w:date="2026-04-13T17:05:00Z">
        <w:r w:rsidR="008D225D">
          <w:t>Section</w:t>
        </w:r>
      </w:ins>
      <w:ins w:id="2501" w:author="GELIAS" w:date="2026-04-12T18:17:00Z">
        <w:r w:rsidR="00983004">
          <w:t xml:space="preserve"> 4.12</w:t>
        </w:r>
      </w:ins>
      <w:ins w:id="2502" w:author="GELIAS" w:date="2026-04-12T18:16:00Z">
        <w:r w:rsidR="00983004">
          <w:t xml:space="preserve"> to agree or determine: </w:t>
        </w:r>
      </w:ins>
    </w:p>
    <w:p w14:paraId="02BF126D" w14:textId="77777777" w:rsidR="00983004" w:rsidRDefault="00983004">
      <w:pPr>
        <w:pStyle w:val="ListParagraph"/>
        <w:numPr>
          <w:ilvl w:val="2"/>
          <w:numId w:val="19"/>
        </w:numPr>
        <w:spacing w:after="200" w:line="276" w:lineRule="auto"/>
        <w:ind w:left="1701" w:hanging="567"/>
        <w:jc w:val="both"/>
        <w:rPr>
          <w:ins w:id="2503" w:author="GELIAS" w:date="2026-04-12T18:17:00Z"/>
        </w:rPr>
        <w:pPrChange w:id="2504" w:author="GELIAS" w:date="2026-04-12T18:18:00Z">
          <w:pPr>
            <w:pStyle w:val="ListParagraph"/>
            <w:numPr>
              <w:ilvl w:val="2"/>
              <w:numId w:val="19"/>
            </w:numPr>
            <w:spacing w:after="200" w:line="276" w:lineRule="auto"/>
            <w:ind w:left="1364" w:hanging="360"/>
            <w:jc w:val="both"/>
          </w:pPr>
        </w:pPrChange>
      </w:pPr>
      <w:ins w:id="2505" w:author="GELIAS" w:date="2026-04-12T18:16:00Z">
        <w:r>
          <w:t xml:space="preserve">whether or not there is an error in the items of reference; </w:t>
        </w:r>
      </w:ins>
    </w:p>
    <w:p w14:paraId="6AA26ED6" w14:textId="526CE367" w:rsidR="00983004" w:rsidRDefault="00983004">
      <w:pPr>
        <w:pStyle w:val="ListParagraph"/>
        <w:numPr>
          <w:ilvl w:val="2"/>
          <w:numId w:val="19"/>
        </w:numPr>
        <w:spacing w:after="200" w:line="276" w:lineRule="auto"/>
        <w:ind w:left="1701" w:hanging="567"/>
        <w:jc w:val="both"/>
        <w:rPr>
          <w:ins w:id="2506" w:author="GELIAS" w:date="2026-04-12T18:17:00Z"/>
        </w:rPr>
        <w:pPrChange w:id="2507" w:author="GELIAS" w:date="2026-04-12T18:18:00Z">
          <w:pPr>
            <w:pStyle w:val="ListParagraph"/>
            <w:numPr>
              <w:ilvl w:val="2"/>
              <w:numId w:val="19"/>
            </w:numPr>
            <w:spacing w:after="200" w:line="276" w:lineRule="auto"/>
            <w:ind w:left="1364" w:hanging="360"/>
            <w:jc w:val="both"/>
          </w:pPr>
        </w:pPrChange>
      </w:pPr>
      <w:ins w:id="2508" w:author="GELIAS" w:date="2026-04-12T18:16:00Z">
        <w:r>
          <w:t>whether or not (taking account of cost and time) an experienced contractor exercising due care would have discovered such error</w:t>
        </w:r>
      </w:ins>
      <w:ins w:id="2509" w:author="GELIAS" w:date="2026-04-12T18:21:00Z">
        <w:r w:rsidR="00A6149D">
          <w:t>;</w:t>
        </w:r>
      </w:ins>
      <w:ins w:id="2510" w:author="GELIAS" w:date="2026-04-12T18:16:00Z">
        <w:r>
          <w:t xml:space="preserve"> </w:t>
        </w:r>
      </w:ins>
    </w:p>
    <w:p w14:paraId="1303AB40" w14:textId="77777777" w:rsidR="00983004" w:rsidRDefault="00983004" w:rsidP="00983004">
      <w:pPr>
        <w:pStyle w:val="ListParagraph"/>
        <w:numPr>
          <w:ilvl w:val="3"/>
          <w:numId w:val="19"/>
        </w:numPr>
        <w:spacing w:after="200" w:line="276" w:lineRule="auto"/>
        <w:ind w:left="2268" w:hanging="567"/>
        <w:jc w:val="both"/>
        <w:rPr>
          <w:ins w:id="2511" w:author="GELIAS" w:date="2026-04-12T18:19:00Z"/>
        </w:rPr>
      </w:pPr>
      <w:ins w:id="2512" w:author="GELIAS" w:date="2026-04-12T18:16:00Z">
        <w:r>
          <w:t xml:space="preserve">when examining the Site and the </w:t>
        </w:r>
      </w:ins>
      <w:ins w:id="2513" w:author="GELIAS" w:date="2026-04-12T18:18:00Z">
        <w:r>
          <w:t>Owner</w:t>
        </w:r>
      </w:ins>
      <w:ins w:id="2514" w:author="GELIAS" w:date="2026-04-12T18:16:00Z">
        <w:r>
          <w:t xml:space="preserve">’s Requirements before submitting the </w:t>
        </w:r>
      </w:ins>
      <w:ins w:id="2515" w:author="GELIAS" w:date="2026-04-12T18:18:00Z">
        <w:r>
          <w:t>bid</w:t>
        </w:r>
      </w:ins>
      <w:ins w:id="2516" w:author="GELIAS" w:date="2026-04-12T18:16:00Z">
        <w:r>
          <w:t xml:space="preserve">; or </w:t>
        </w:r>
      </w:ins>
    </w:p>
    <w:p w14:paraId="1476F4D9" w14:textId="5117F6FB" w:rsidR="00A6149D" w:rsidRDefault="00983004" w:rsidP="00983004">
      <w:pPr>
        <w:pStyle w:val="ListParagraph"/>
        <w:numPr>
          <w:ilvl w:val="3"/>
          <w:numId w:val="19"/>
        </w:numPr>
        <w:spacing w:after="200" w:line="276" w:lineRule="auto"/>
        <w:ind w:left="2268" w:hanging="567"/>
        <w:jc w:val="both"/>
        <w:rPr>
          <w:ins w:id="2517" w:author="GELIAS" w:date="2026-04-12T18:21:00Z"/>
        </w:rPr>
      </w:pPr>
      <w:ins w:id="2518" w:author="GELIAS" w:date="2026-04-12T18:16:00Z">
        <w:r>
          <w:t xml:space="preserve">when </w:t>
        </w:r>
        <w:proofErr w:type="spellStart"/>
        <w:r>
          <w:t>scrutinising</w:t>
        </w:r>
        <w:proofErr w:type="spellEnd"/>
        <w:r>
          <w:t xml:space="preserve"> the </w:t>
        </w:r>
      </w:ins>
      <w:ins w:id="2519" w:author="GELIAS" w:date="2026-04-12T18:22:00Z">
        <w:r w:rsidR="00A6149D">
          <w:t>Owne</w:t>
        </w:r>
      </w:ins>
      <w:ins w:id="2520" w:author="GELIAS" w:date="2026-04-12T18:16:00Z">
        <w:r>
          <w:t xml:space="preserve">r’s Requirements under </w:t>
        </w:r>
      </w:ins>
      <w:ins w:id="2521" w:author="GELIAS" w:date="2026-04-13T17:05:00Z">
        <w:r w:rsidR="008D225D">
          <w:t>Section</w:t>
        </w:r>
      </w:ins>
      <w:ins w:id="2522" w:author="GELIAS" w:date="2026-04-12T18:16:00Z">
        <w:r>
          <w:t xml:space="preserve"> </w:t>
        </w:r>
      </w:ins>
      <w:ins w:id="2523" w:author="GELIAS" w:date="2026-04-12T18:20:00Z">
        <w:r w:rsidR="00A6149D">
          <w:t>3.3</w:t>
        </w:r>
      </w:ins>
      <w:ins w:id="2524" w:author="GELIAS" w:date="2026-04-12T18:22:00Z">
        <w:r w:rsidR="00A6149D">
          <w:t xml:space="preserve">; and </w:t>
        </w:r>
      </w:ins>
    </w:p>
    <w:p w14:paraId="1BB2DBB7" w14:textId="4AB3D23B" w:rsidR="00A6149D" w:rsidRDefault="00983004" w:rsidP="00A6149D">
      <w:pPr>
        <w:pStyle w:val="ListParagraph"/>
        <w:numPr>
          <w:ilvl w:val="2"/>
          <w:numId w:val="19"/>
        </w:numPr>
        <w:spacing w:after="200" w:line="276" w:lineRule="auto"/>
        <w:ind w:left="1701" w:hanging="567"/>
        <w:jc w:val="both"/>
        <w:rPr>
          <w:ins w:id="2525" w:author="GELIAS" w:date="2026-04-12T18:25:00Z"/>
        </w:rPr>
      </w:pPr>
      <w:ins w:id="2526" w:author="GELIAS" w:date="2026-04-12T18:16:00Z">
        <w:r>
          <w:lastRenderedPageBreak/>
          <w:t xml:space="preserve">what measures (if any) the Contractor is required to take to rectify the error (and, for the purpose of </w:t>
        </w:r>
      </w:ins>
      <w:ins w:id="2527" w:author="GELIAS" w:date="2026-04-13T17:05:00Z">
        <w:r w:rsidR="008D225D">
          <w:t>Section</w:t>
        </w:r>
      </w:ins>
      <w:ins w:id="2528" w:author="GELIAS" w:date="2026-04-12T18:16:00Z">
        <w:r>
          <w:t xml:space="preserve"> </w:t>
        </w:r>
      </w:ins>
      <w:ins w:id="2529" w:author="GELIAS" w:date="2026-04-12T18:23:00Z">
        <w:r w:rsidR="00A6149D">
          <w:t>4.</w:t>
        </w:r>
        <w:proofErr w:type="gramStart"/>
        <w:r w:rsidR="00A6149D">
          <w:t>12.(</w:t>
        </w:r>
        <w:proofErr w:type="gramEnd"/>
        <w:r w:rsidR="00A6149D">
          <w:t>c)</w:t>
        </w:r>
      </w:ins>
      <w:ins w:id="2530" w:author="GELIAS" w:date="2026-04-12T18:16:00Z">
        <w:r>
          <w:t xml:space="preserve">, the date the </w:t>
        </w:r>
      </w:ins>
      <w:ins w:id="2531" w:author="GELIAS" w:date="2026-04-12T18:23:00Z">
        <w:r w:rsidR="00A6149D">
          <w:t>Owner’s Representative</w:t>
        </w:r>
      </w:ins>
      <w:ins w:id="2532" w:author="GELIAS" w:date="2026-04-12T18:16:00Z">
        <w:r>
          <w:t xml:space="preserve"> receives the Contractor’s Notice under </w:t>
        </w:r>
      </w:ins>
      <w:ins w:id="2533" w:author="GELIAS" w:date="2026-04-13T17:05:00Z">
        <w:r w:rsidR="008D225D">
          <w:t>Section</w:t>
        </w:r>
      </w:ins>
      <w:ins w:id="2534" w:author="GELIAS" w:date="2026-04-12T18:16:00Z">
        <w:r>
          <w:t xml:space="preserve"> 4.</w:t>
        </w:r>
      </w:ins>
      <w:ins w:id="2535" w:author="GELIAS" w:date="2026-04-12T18:24:00Z">
        <w:r w:rsidR="00A6149D">
          <w:t xml:space="preserve">13(c) </w:t>
        </w:r>
      </w:ins>
      <w:ins w:id="2536" w:author="GELIAS" w:date="2026-04-12T18:16:00Z">
        <w:r>
          <w:t xml:space="preserve">shall be the date of commencement of the time limit for agreement under </w:t>
        </w:r>
      </w:ins>
      <w:ins w:id="2537" w:author="GELIAS" w:date="2026-04-13T17:06:00Z">
        <w:r w:rsidR="008D225D">
          <w:t>Section</w:t>
        </w:r>
      </w:ins>
      <w:ins w:id="2538" w:author="GELIAS" w:date="2026-04-12T18:16:00Z">
        <w:r>
          <w:t xml:space="preserve"> </w:t>
        </w:r>
      </w:ins>
      <w:ins w:id="2539" w:author="GELIAS" w:date="2026-04-12T18:25:00Z">
        <w:r w:rsidR="00A6149D">
          <w:t>4.13(c)</w:t>
        </w:r>
      </w:ins>
      <w:ins w:id="2540" w:author="GELIAS" w:date="2026-04-12T18:16:00Z">
        <w:r>
          <w:t xml:space="preserve">. </w:t>
        </w:r>
      </w:ins>
    </w:p>
    <w:p w14:paraId="5B42A549" w14:textId="77777777" w:rsidR="00A6149D" w:rsidRDefault="00983004" w:rsidP="00A6149D">
      <w:pPr>
        <w:pStyle w:val="ListParagraph"/>
        <w:numPr>
          <w:ilvl w:val="2"/>
          <w:numId w:val="19"/>
        </w:numPr>
        <w:spacing w:after="200" w:line="276" w:lineRule="auto"/>
        <w:ind w:left="1701" w:hanging="567"/>
        <w:jc w:val="both"/>
        <w:rPr>
          <w:ins w:id="2541" w:author="GELIAS" w:date="2026-04-12T18:26:00Z"/>
        </w:rPr>
      </w:pPr>
      <w:ins w:id="2542" w:author="GELIAS" w:date="2026-04-12T18:16:00Z">
        <w:r>
          <w:t xml:space="preserve">If, under sub-paragraph </w:t>
        </w:r>
      </w:ins>
      <w:ins w:id="2543" w:author="GELIAS" w:date="2026-04-12T18:26:00Z">
        <w:r w:rsidR="00A6149D">
          <w:t>4.13(d)(ii)</w:t>
        </w:r>
      </w:ins>
      <w:ins w:id="2544" w:author="GELIAS" w:date="2026-04-12T18:16:00Z">
        <w:r>
          <w:t xml:space="preserve"> above, an experienced contractor would not have discovered the error: </w:t>
        </w:r>
      </w:ins>
    </w:p>
    <w:p w14:paraId="1130E170" w14:textId="56D0DF05" w:rsidR="00A6149D" w:rsidRDefault="008D225D" w:rsidP="00A6149D">
      <w:pPr>
        <w:pStyle w:val="ListParagraph"/>
        <w:numPr>
          <w:ilvl w:val="3"/>
          <w:numId w:val="19"/>
        </w:numPr>
        <w:spacing w:after="200" w:line="276" w:lineRule="auto"/>
        <w:ind w:left="2268" w:hanging="426"/>
        <w:jc w:val="both"/>
        <w:rPr>
          <w:ins w:id="2545" w:author="GELIAS" w:date="2026-04-12T18:28:00Z"/>
        </w:rPr>
      </w:pPr>
      <w:ins w:id="2546" w:author="GELIAS" w:date="2026-04-13T17:06:00Z">
        <w:r>
          <w:t>Section</w:t>
        </w:r>
      </w:ins>
      <w:ins w:id="2547" w:author="GELIAS" w:date="2026-04-12T18:16:00Z">
        <w:r w:rsidR="00983004">
          <w:t xml:space="preserve"> </w:t>
        </w:r>
      </w:ins>
      <w:ins w:id="2548" w:author="GELIAS" w:date="2026-04-12T18:27:00Z">
        <w:r w:rsidR="00A6149D">
          <w:t>6.1</w:t>
        </w:r>
      </w:ins>
      <w:ins w:id="2549" w:author="GELIAS" w:date="2026-04-12T18:16:00Z">
        <w:r w:rsidR="00983004">
          <w:t xml:space="preserve"> shall apply to the measures that the Contractor is required to take (if any); and </w:t>
        </w:r>
      </w:ins>
    </w:p>
    <w:p w14:paraId="08523A30" w14:textId="225BE105" w:rsidR="0020394B" w:rsidRDefault="00983004">
      <w:pPr>
        <w:pStyle w:val="ListParagraph"/>
        <w:numPr>
          <w:ilvl w:val="3"/>
          <w:numId w:val="19"/>
        </w:numPr>
        <w:spacing w:after="200" w:line="276" w:lineRule="auto"/>
        <w:ind w:left="2268" w:hanging="426"/>
        <w:jc w:val="both"/>
        <w:pPrChange w:id="2550" w:author="GELIAS" w:date="2026-04-12T18:27:00Z">
          <w:pPr>
            <w:spacing w:after="200" w:line="276" w:lineRule="auto"/>
            <w:ind w:left="720"/>
            <w:jc w:val="both"/>
          </w:pPr>
        </w:pPrChange>
      </w:pPr>
      <w:ins w:id="2551" w:author="GELIAS" w:date="2026-04-12T18:16:00Z">
        <w:r>
          <w:t xml:space="preserve">if the Contractor suffers delay and/or incurs Cost as a result of the error, the Contractor shall be entitled subject to </w:t>
        </w:r>
      </w:ins>
      <w:ins w:id="2552" w:author="GELIAS" w:date="2026-04-13T17:06:00Z">
        <w:r w:rsidR="008D225D">
          <w:t>Section</w:t>
        </w:r>
      </w:ins>
      <w:ins w:id="2553" w:author="GELIAS" w:date="2026-04-12T18:16:00Z">
        <w:r>
          <w:t xml:space="preserve"> 2</w:t>
        </w:r>
      </w:ins>
      <w:ins w:id="2554" w:author="GELIAS" w:date="2026-04-12T18:28:00Z">
        <w:r w:rsidR="00A6149D">
          <w:t>2</w:t>
        </w:r>
      </w:ins>
      <w:ins w:id="2555" w:author="GELIAS" w:date="2026-04-12T18:16:00Z">
        <w:r>
          <w:t xml:space="preserve"> payment of such Cost.</w:t>
        </w:r>
      </w:ins>
    </w:p>
    <w:p w14:paraId="586AB059" w14:textId="77777777" w:rsidR="008B3961" w:rsidRDefault="00D74028">
      <w:r>
        <w:br w:type="page"/>
      </w:r>
    </w:p>
    <w:p w14:paraId="0FFC221F" w14:textId="571AA86D" w:rsidR="008B3961" w:rsidRDefault="00D25255">
      <w:pPr>
        <w:pStyle w:val="Heading1"/>
        <w:numPr>
          <w:ilvl w:val="0"/>
          <w:numId w:val="157"/>
        </w:numPr>
        <w:ind w:left="567" w:hanging="567"/>
        <w:pPrChange w:id="2556" w:author="GELIAS" w:date="2026-04-12T18:39:00Z">
          <w:pPr>
            <w:pStyle w:val="Heading1"/>
          </w:pPr>
        </w:pPrChange>
      </w:pPr>
      <w:bookmarkStart w:id="2557" w:name="_Toc224520779"/>
      <w:del w:id="2558" w:author="GELIAS" w:date="2026-04-11T17:22:00Z">
        <w:r w:rsidDel="00847F4C">
          <w:lastRenderedPageBreak/>
          <w:delText>5</w:delText>
        </w:r>
      </w:del>
      <w:del w:id="2559" w:author="GELIAS" w:date="2026-04-11T17:21:00Z">
        <w:r w:rsidDel="00847F4C">
          <w:delText xml:space="preserve">. </w:delText>
        </w:r>
      </w:del>
      <w:r>
        <w:t>COMMENCEMENT OF WORK AND PROJECT SCHEDULE</w:t>
      </w:r>
      <w:bookmarkEnd w:id="2557"/>
    </w:p>
    <w:p w14:paraId="56B5C64B" w14:textId="77777777" w:rsidR="008B3961" w:rsidRDefault="00D74028">
      <w:pPr>
        <w:pStyle w:val="Heading2"/>
        <w:numPr>
          <w:ilvl w:val="0"/>
          <w:numId w:val="47"/>
        </w:numPr>
        <w:ind w:left="567" w:hanging="567"/>
        <w:pPrChange w:id="2560" w:author="GELIAS" w:date="2026-04-12T18:39:00Z">
          <w:pPr>
            <w:pStyle w:val="Heading2"/>
          </w:pPr>
        </w:pPrChange>
      </w:pPr>
      <w:bookmarkStart w:id="2561" w:name="_Toc224520780"/>
      <w:del w:id="2562" w:author="GELIAS" w:date="2026-04-11T17:22:00Z">
        <w:r w:rsidDel="00847F4C">
          <w:delText xml:space="preserve">5.1 </w:delText>
        </w:r>
      </w:del>
      <w:r>
        <w:t xml:space="preserve"> Effective Date and Notice to Proceed</w:t>
      </w:r>
      <w:bookmarkEnd w:id="2561"/>
    </w:p>
    <w:p w14:paraId="16850C95" w14:textId="07BC3315" w:rsidR="008B3961" w:rsidDel="00847F4C" w:rsidRDefault="00D74028">
      <w:pPr>
        <w:pStyle w:val="Heading2"/>
        <w:numPr>
          <w:ilvl w:val="0"/>
          <w:numId w:val="47"/>
        </w:numPr>
        <w:ind w:left="1134" w:hanging="567"/>
        <w:rPr>
          <w:del w:id="2563" w:author="GELIAS" w:date="2026-04-11T17:23:00Z"/>
        </w:rPr>
        <w:pPrChange w:id="2564" w:author="GELIAS" w:date="2026-04-12T18:39:00Z">
          <w:pPr>
            <w:pStyle w:val="ListParagraph"/>
            <w:numPr>
              <w:ilvl w:val="1"/>
              <w:numId w:val="48"/>
            </w:numPr>
            <w:spacing w:after="200" w:line="276" w:lineRule="auto"/>
            <w:ind w:left="1440" w:hanging="731"/>
            <w:jc w:val="both"/>
          </w:pPr>
        </w:pPrChange>
      </w:pPr>
      <w:del w:id="2565" w:author="GELIAS" w:date="2026-04-11T17:23:00Z">
        <w:r w:rsidDel="00847F4C">
          <w:delText xml:space="preserve">(a) </w:delText>
        </w:r>
      </w:del>
      <w:r>
        <w:t>This Agreement shall become effective on the Effective Date. The Contractor shall not commence physical construction work at the Site until it has received the Notice to Proceed from the Owner.</w:t>
      </w:r>
    </w:p>
    <w:p w14:paraId="764002EF" w14:textId="77777777" w:rsidR="00847F4C" w:rsidRDefault="00847F4C">
      <w:pPr>
        <w:pStyle w:val="ListParagraph"/>
        <w:numPr>
          <w:ilvl w:val="1"/>
          <w:numId w:val="48"/>
        </w:numPr>
        <w:spacing w:after="200" w:line="276" w:lineRule="auto"/>
        <w:ind w:left="1134" w:hanging="567"/>
        <w:jc w:val="both"/>
        <w:rPr>
          <w:ins w:id="2566" w:author="GELIAS" w:date="2026-04-11T17:23:00Z"/>
        </w:rPr>
        <w:pPrChange w:id="2567" w:author="GELIAS" w:date="2026-04-12T18:39:00Z">
          <w:pPr>
            <w:spacing w:after="200" w:line="276" w:lineRule="auto"/>
            <w:ind w:left="720"/>
            <w:jc w:val="both"/>
          </w:pPr>
        </w:pPrChange>
      </w:pPr>
    </w:p>
    <w:p w14:paraId="094061BC" w14:textId="215F1919" w:rsidR="008B3961" w:rsidRDefault="00D74028">
      <w:pPr>
        <w:pStyle w:val="ListParagraph"/>
        <w:numPr>
          <w:ilvl w:val="1"/>
          <w:numId w:val="48"/>
        </w:numPr>
        <w:spacing w:after="200" w:line="276" w:lineRule="auto"/>
        <w:ind w:left="1134" w:hanging="567"/>
        <w:jc w:val="both"/>
        <w:rPr>
          <w:ins w:id="2568" w:author="GELIAS" w:date="2026-04-12T18:39:00Z"/>
        </w:rPr>
        <w:pPrChange w:id="2569" w:author="GELIAS" w:date="2026-04-12T18:39:00Z">
          <w:pPr>
            <w:pStyle w:val="ListParagraph"/>
            <w:numPr>
              <w:ilvl w:val="1"/>
              <w:numId w:val="48"/>
            </w:numPr>
            <w:spacing w:after="200" w:line="276" w:lineRule="auto"/>
            <w:ind w:left="1276" w:hanging="567"/>
            <w:jc w:val="both"/>
          </w:pPr>
        </w:pPrChange>
      </w:pPr>
      <w:del w:id="2570" w:author="GELIAS" w:date="2026-04-11T17:23:00Z">
        <w:r w:rsidDel="00847F4C">
          <w:delText xml:space="preserve">(b) </w:delText>
        </w:r>
      </w:del>
      <w:r>
        <w:t xml:space="preserve">The Owner shall issue the Notice to Proceed within </w:t>
      </w:r>
      <w:r w:rsidRPr="00847F4C">
        <w:rPr>
          <w:shd w:val="clear" w:color="auto" w:fill="FFFF00"/>
        </w:rPr>
        <w:t>thirty (30) Days</w:t>
      </w:r>
      <w:r>
        <w:t xml:space="preserve"> of the Effective Date, subject to the satisfaction of the </w:t>
      </w:r>
      <w:proofErr w:type="gramStart"/>
      <w:r>
        <w:t>conditions</w:t>
      </w:r>
      <w:proofErr w:type="gramEnd"/>
      <w:r>
        <w:t xml:space="preserve"> precedent set forth in Section 5.2.</w:t>
      </w:r>
    </w:p>
    <w:p w14:paraId="348E0A57" w14:textId="475289BC" w:rsidR="008575DA" w:rsidRDefault="008575DA">
      <w:pPr>
        <w:pStyle w:val="ListParagraph"/>
        <w:numPr>
          <w:ilvl w:val="1"/>
          <w:numId w:val="48"/>
        </w:numPr>
        <w:spacing w:after="200" w:line="276" w:lineRule="auto"/>
        <w:ind w:left="1134" w:hanging="567"/>
        <w:jc w:val="both"/>
        <w:pPrChange w:id="2571" w:author="GELIAS" w:date="2026-04-12T18:39:00Z">
          <w:pPr>
            <w:spacing w:after="200" w:line="276" w:lineRule="auto"/>
            <w:ind w:left="720"/>
            <w:jc w:val="both"/>
          </w:pPr>
        </w:pPrChange>
      </w:pPr>
      <w:ins w:id="2572" w:author="GELIAS" w:date="2026-04-12T18:39:00Z">
        <w:r w:rsidRPr="008575DA">
          <w:t>The Contractor shall commence the execution of the Works on the issue of the NTP and shall then proceed with the Works with due expedition and without delay and shall complete the whole of the Works, and each Section (if any), within the Time for Completion for the Works or Section (as the case may be).</w:t>
        </w:r>
      </w:ins>
    </w:p>
    <w:p w14:paraId="05F22638" w14:textId="77777777" w:rsidR="008B3961" w:rsidRDefault="00D74028">
      <w:pPr>
        <w:pStyle w:val="Heading2"/>
        <w:numPr>
          <w:ilvl w:val="0"/>
          <w:numId w:val="47"/>
        </w:numPr>
        <w:ind w:left="567" w:hanging="567"/>
        <w:pPrChange w:id="2573" w:author="GELIAS" w:date="2026-04-12T18:40:00Z">
          <w:pPr>
            <w:pStyle w:val="Heading2"/>
          </w:pPr>
        </w:pPrChange>
      </w:pPr>
      <w:bookmarkStart w:id="2574" w:name="_Toc224520781"/>
      <w:del w:id="2575" w:author="GELIAS" w:date="2026-04-11T17:24:00Z">
        <w:r w:rsidDel="00847F4C">
          <w:delText xml:space="preserve">5.2  </w:delText>
        </w:r>
      </w:del>
      <w:r>
        <w:t>Conditions Precedent to NTP</w:t>
      </w:r>
      <w:bookmarkEnd w:id="2574"/>
    </w:p>
    <w:p w14:paraId="35B0D94F" w14:textId="77777777" w:rsidR="008B3961" w:rsidRDefault="00D74028">
      <w:pPr>
        <w:spacing w:after="200" w:line="276" w:lineRule="auto"/>
        <w:ind w:left="567"/>
        <w:jc w:val="both"/>
        <w:pPrChange w:id="2576" w:author="GELIAS" w:date="2026-04-12T18:40:00Z">
          <w:pPr>
            <w:spacing w:after="200" w:line="276" w:lineRule="auto"/>
            <w:ind w:left="720"/>
            <w:jc w:val="both"/>
          </w:pPr>
        </w:pPrChange>
      </w:pPr>
      <w:r>
        <w:t>The obligation of the Owner to issue the Notice to Proceed is subject to the following conditions precedent:</w:t>
      </w:r>
    </w:p>
    <w:p w14:paraId="5C8D708F" w14:textId="2164681D" w:rsidR="008B3961" w:rsidRDefault="00D74028">
      <w:pPr>
        <w:pStyle w:val="ListParagraph"/>
        <w:numPr>
          <w:ilvl w:val="0"/>
          <w:numId w:val="49"/>
        </w:numPr>
        <w:spacing w:after="200" w:line="276" w:lineRule="auto"/>
        <w:ind w:left="1134" w:hanging="567"/>
        <w:jc w:val="both"/>
        <w:pPrChange w:id="2577" w:author="GELIAS" w:date="2026-04-12T18:40:00Z">
          <w:pPr>
            <w:spacing w:after="200" w:line="276" w:lineRule="auto"/>
            <w:ind w:left="720"/>
            <w:jc w:val="both"/>
          </w:pPr>
        </w:pPrChange>
      </w:pPr>
      <w:del w:id="2578" w:author="GELIAS" w:date="2026-04-11T17:24:00Z">
        <w:r w:rsidDel="00847F4C">
          <w:delText xml:space="preserve">(a) </w:delText>
        </w:r>
      </w:del>
      <w:r>
        <w:t xml:space="preserve">Receipt by the Owner of all required Owner Permits necessary for </w:t>
      </w:r>
      <w:del w:id="2579" w:author="GELIAS" w:date="2026-04-12T18:38:00Z">
        <w:r w:rsidDel="008575DA">
          <w:delText>commencement of construction</w:delText>
        </w:r>
      </w:del>
      <w:ins w:id="2580" w:author="GELIAS" w:date="2026-04-12T18:38:00Z">
        <w:r w:rsidR="008575DA">
          <w:t>the execution of Works</w:t>
        </w:r>
      </w:ins>
      <w:r>
        <w:t>;</w:t>
      </w:r>
    </w:p>
    <w:p w14:paraId="3923F504" w14:textId="50F14BA7" w:rsidR="008B3961" w:rsidRDefault="00D74028">
      <w:pPr>
        <w:pStyle w:val="ListParagraph"/>
        <w:numPr>
          <w:ilvl w:val="0"/>
          <w:numId w:val="49"/>
        </w:numPr>
        <w:spacing w:after="200" w:line="276" w:lineRule="auto"/>
        <w:ind w:left="1134" w:hanging="567"/>
        <w:jc w:val="both"/>
        <w:pPrChange w:id="2581" w:author="GELIAS" w:date="2026-04-12T18:40:00Z">
          <w:pPr>
            <w:spacing w:after="200" w:line="276" w:lineRule="auto"/>
            <w:ind w:left="720"/>
            <w:jc w:val="both"/>
          </w:pPr>
        </w:pPrChange>
      </w:pPr>
      <w:del w:id="2582" w:author="GELIAS" w:date="2026-04-11T17:24:00Z">
        <w:r w:rsidDel="00847F4C">
          <w:delText xml:space="preserve">(b) </w:delText>
        </w:r>
      </w:del>
      <w:r>
        <w:t xml:space="preserve">Delivery by the Contractor of the Performance Bond and </w:t>
      </w:r>
      <w:commentRangeStart w:id="2583"/>
      <w:r>
        <w:t xml:space="preserve">evidence of insurance in accordance with </w:t>
      </w:r>
      <w:del w:id="2584" w:author="GELIAS" w:date="2026-04-13T17:33:00Z">
        <w:r w:rsidDel="00407C7D">
          <w:delText>Article</w:delText>
        </w:r>
      </w:del>
      <w:ins w:id="2585" w:author="GELIAS" w:date="2026-04-13T17:33:00Z">
        <w:r w:rsidR="00407C7D">
          <w:t>Section</w:t>
        </w:r>
      </w:ins>
      <w:r>
        <w:t xml:space="preserve"> 9;</w:t>
      </w:r>
      <w:commentRangeEnd w:id="2583"/>
      <w:r w:rsidR="00C974DF">
        <w:rPr>
          <w:rStyle w:val="CommentReference"/>
          <w:sz w:val="24"/>
          <w:szCs w:val="24"/>
        </w:rPr>
        <w:commentReference w:id="2583"/>
      </w:r>
    </w:p>
    <w:p w14:paraId="228AEE86" w14:textId="77777777" w:rsidR="008B3961" w:rsidRDefault="00D74028">
      <w:pPr>
        <w:pStyle w:val="ListParagraph"/>
        <w:numPr>
          <w:ilvl w:val="0"/>
          <w:numId w:val="49"/>
        </w:numPr>
        <w:spacing w:after="200" w:line="276" w:lineRule="auto"/>
        <w:ind w:left="1134" w:hanging="567"/>
        <w:jc w:val="both"/>
        <w:pPrChange w:id="2586" w:author="GELIAS" w:date="2026-04-12T18:40:00Z">
          <w:pPr>
            <w:spacing w:after="200" w:line="276" w:lineRule="auto"/>
            <w:ind w:left="720"/>
            <w:jc w:val="both"/>
          </w:pPr>
        </w:pPrChange>
      </w:pPr>
      <w:del w:id="2587" w:author="GELIAS" w:date="2026-04-11T17:24:00Z">
        <w:r w:rsidDel="00847F4C">
          <w:delText xml:space="preserve">(c) </w:delText>
        </w:r>
      </w:del>
      <w:r>
        <w:t>The Site being accessible and available for the commencement of Work; and</w:t>
      </w:r>
    </w:p>
    <w:p w14:paraId="46ED4B0B" w14:textId="77777777" w:rsidR="008B3961" w:rsidRDefault="00D74028">
      <w:pPr>
        <w:pStyle w:val="ListParagraph"/>
        <w:numPr>
          <w:ilvl w:val="0"/>
          <w:numId w:val="49"/>
        </w:numPr>
        <w:spacing w:after="200" w:line="276" w:lineRule="auto"/>
        <w:ind w:left="1134" w:hanging="567"/>
        <w:jc w:val="both"/>
        <w:pPrChange w:id="2588" w:author="GELIAS" w:date="2026-04-12T18:41:00Z">
          <w:pPr>
            <w:spacing w:after="200" w:line="276" w:lineRule="auto"/>
            <w:ind w:left="720"/>
            <w:jc w:val="both"/>
          </w:pPr>
        </w:pPrChange>
      </w:pPr>
      <w:commentRangeStart w:id="2589"/>
      <w:del w:id="2590" w:author="GELIAS" w:date="2026-04-11T17:24:00Z">
        <w:r w:rsidDel="00847F4C">
          <w:delText xml:space="preserve">(d) </w:delText>
        </w:r>
      </w:del>
      <w:r>
        <w:t>Such other conditions as may be specified in Schedule B.</w:t>
      </w:r>
      <w:commentRangeEnd w:id="2589"/>
      <w:r w:rsidR="00D701E4">
        <w:rPr>
          <w:rStyle w:val="CommentReference"/>
        </w:rPr>
        <w:commentReference w:id="2589"/>
      </w:r>
    </w:p>
    <w:p w14:paraId="1864BFF6" w14:textId="77777777" w:rsidR="008B3961" w:rsidRDefault="00D74028">
      <w:pPr>
        <w:pStyle w:val="Heading2"/>
        <w:numPr>
          <w:ilvl w:val="0"/>
          <w:numId w:val="47"/>
        </w:numPr>
        <w:ind w:left="567" w:hanging="567"/>
        <w:pPrChange w:id="2591" w:author="GELIAS" w:date="2026-04-12T18:41:00Z">
          <w:pPr>
            <w:pStyle w:val="Heading2"/>
          </w:pPr>
        </w:pPrChange>
      </w:pPr>
      <w:bookmarkStart w:id="2592" w:name="_Toc224520782"/>
      <w:del w:id="2593" w:author="GELIAS" w:date="2026-04-11T17:25:00Z">
        <w:r w:rsidDel="00847F4C">
          <w:delText>5</w:delText>
        </w:r>
      </w:del>
      <w:del w:id="2594" w:author="GELIAS" w:date="2026-04-11T17:24:00Z">
        <w:r w:rsidDel="00847F4C">
          <w:delText xml:space="preserve">.3  </w:delText>
        </w:r>
      </w:del>
      <w:r>
        <w:t>Project Schedule</w:t>
      </w:r>
      <w:bookmarkEnd w:id="2592"/>
    </w:p>
    <w:p w14:paraId="6C250779" w14:textId="4CCB366B" w:rsidR="008B3961" w:rsidRDefault="00D74028">
      <w:pPr>
        <w:pStyle w:val="ListParagraph"/>
        <w:numPr>
          <w:ilvl w:val="0"/>
          <w:numId w:val="50"/>
        </w:numPr>
        <w:spacing w:after="200" w:line="276" w:lineRule="auto"/>
        <w:ind w:left="1134" w:hanging="567"/>
        <w:jc w:val="both"/>
        <w:rPr>
          <w:ins w:id="2595" w:author="GELIAS" w:date="2026-04-10T16:31:00Z"/>
        </w:rPr>
        <w:pPrChange w:id="2596" w:author="GELIAS" w:date="2026-04-12T18:41:00Z">
          <w:pPr>
            <w:spacing w:after="200" w:line="276" w:lineRule="auto"/>
            <w:ind w:left="720"/>
            <w:jc w:val="both"/>
          </w:pPr>
        </w:pPrChange>
      </w:pPr>
      <w:del w:id="2597" w:author="GELIAS" w:date="2026-04-11T17:25:00Z">
        <w:r w:rsidDel="00847F4C">
          <w:delText>(a)</w:delText>
        </w:r>
      </w:del>
      <w:del w:id="2598" w:author="GELIAS" w:date="2026-04-12T18:41:00Z">
        <w:r w:rsidDel="008575DA">
          <w:delText xml:space="preserve"> </w:delText>
        </w:r>
      </w:del>
      <w:commentRangeStart w:id="2599"/>
      <w:r>
        <w:t>The Contractor shall perform the Work in accordance with the Project Schedule set forth in Schedule B. The Project Schedule shall include all key milestones, including: engineering deliverables, procurement milestones, equipment delivery dates, construction milestones, commissioning dates, and the Guaranteed Substantial Completion Date.</w:t>
      </w:r>
      <w:commentRangeEnd w:id="2599"/>
      <w:r w:rsidR="00472E8A">
        <w:rPr>
          <w:rStyle w:val="CommentReference"/>
          <w:sz w:val="24"/>
          <w:szCs w:val="24"/>
        </w:rPr>
        <w:commentReference w:id="2599"/>
      </w:r>
    </w:p>
    <w:p w14:paraId="43B7AB2D" w14:textId="56555AC2" w:rsidR="004A1C2B" w:rsidRDefault="004A1C2B">
      <w:pPr>
        <w:pStyle w:val="ListParagraph"/>
        <w:numPr>
          <w:ilvl w:val="0"/>
          <w:numId w:val="50"/>
        </w:numPr>
        <w:spacing w:after="200" w:line="276" w:lineRule="auto"/>
        <w:ind w:left="1134" w:hanging="567"/>
        <w:jc w:val="both"/>
        <w:rPr>
          <w:ins w:id="2600" w:author="GELIAS" w:date="2026-04-10T16:34:00Z"/>
        </w:rPr>
        <w:pPrChange w:id="2601" w:author="GELIAS" w:date="2026-04-12T18:42:00Z">
          <w:pPr>
            <w:spacing w:after="200" w:line="276" w:lineRule="auto"/>
            <w:ind w:left="720"/>
            <w:jc w:val="both"/>
          </w:pPr>
        </w:pPrChange>
      </w:pPr>
      <w:ins w:id="2602" w:author="GELIAS" w:date="2026-04-10T16:31:00Z">
        <w:r>
          <w:t xml:space="preserve">The Contractor shall submit the </w:t>
        </w:r>
      </w:ins>
      <w:ins w:id="2603" w:author="GELIAS" w:date="2026-04-12T19:18:00Z">
        <w:r w:rsidR="006E12CF">
          <w:t>p</w:t>
        </w:r>
      </w:ins>
      <w:ins w:id="2604" w:author="GELIAS" w:date="2026-04-10T16:31:00Z">
        <w:r>
          <w:t xml:space="preserve">roject </w:t>
        </w:r>
      </w:ins>
      <w:ins w:id="2605" w:author="GELIAS" w:date="2026-04-12T19:18:00Z">
        <w:r w:rsidR="006E12CF">
          <w:t>s</w:t>
        </w:r>
      </w:ins>
      <w:ins w:id="2606" w:author="GELIAS" w:date="2026-04-10T16:31:00Z">
        <w:r>
          <w:t xml:space="preserve">chedule within 3 days after the Effective Date This </w:t>
        </w:r>
      </w:ins>
      <w:ins w:id="2607" w:author="GELIAS" w:date="2026-04-12T19:18:00Z">
        <w:r w:rsidR="006E12CF">
          <w:t>p</w:t>
        </w:r>
      </w:ins>
      <w:ins w:id="2608" w:author="GELIAS" w:date="2026-04-10T16:32:00Z">
        <w:r>
          <w:t xml:space="preserve">roject </w:t>
        </w:r>
      </w:ins>
      <w:ins w:id="2609" w:author="GELIAS" w:date="2026-04-12T19:18:00Z">
        <w:r w:rsidR="006E12CF">
          <w:t>s</w:t>
        </w:r>
      </w:ins>
      <w:ins w:id="2610" w:author="GELIAS" w:date="2026-04-10T16:32:00Z">
        <w:r>
          <w:t xml:space="preserve">chedule </w:t>
        </w:r>
      </w:ins>
      <w:ins w:id="2611" w:author="GELIAS" w:date="2026-04-10T16:31:00Z">
        <w:r>
          <w:t xml:space="preserve">shall be prepared using programming software acceptable to the </w:t>
        </w:r>
      </w:ins>
      <w:ins w:id="2612" w:author="GELIAS" w:date="2026-04-12T18:42:00Z">
        <w:r w:rsidR="00362C95">
          <w:t>Owne</w:t>
        </w:r>
      </w:ins>
      <w:ins w:id="2613" w:author="GELIAS" w:date="2026-04-10T16:31:00Z">
        <w:r>
          <w:t>r)</w:t>
        </w:r>
      </w:ins>
      <w:ins w:id="2614" w:author="GELIAS" w:date="2026-04-10T16:32:00Z">
        <w:r>
          <w:t xml:space="preserve">. </w:t>
        </w:r>
      </w:ins>
      <w:ins w:id="2615" w:author="GELIAS" w:date="2026-04-10T16:33:00Z">
        <w:r>
          <w:t>T</w:t>
        </w:r>
      </w:ins>
      <w:ins w:id="2616" w:author="GELIAS" w:date="2026-04-10T16:31:00Z">
        <w:r>
          <w:t xml:space="preserve">he Contractor shall also submit a revised </w:t>
        </w:r>
      </w:ins>
      <w:ins w:id="2617" w:author="GELIAS" w:date="2026-04-12T19:19:00Z">
        <w:r w:rsidR="006E12CF">
          <w:t>p</w:t>
        </w:r>
      </w:ins>
      <w:ins w:id="2618" w:author="GELIAS" w:date="2026-04-10T16:33:00Z">
        <w:r>
          <w:t xml:space="preserve">roject </w:t>
        </w:r>
      </w:ins>
      <w:ins w:id="2619" w:author="GELIAS" w:date="2026-04-12T19:19:00Z">
        <w:r w:rsidR="006E12CF">
          <w:t>s</w:t>
        </w:r>
      </w:ins>
      <w:ins w:id="2620" w:author="GELIAS" w:date="2026-04-10T16:33:00Z">
        <w:r>
          <w:t>chedule</w:t>
        </w:r>
      </w:ins>
      <w:ins w:id="2621" w:author="GELIAS" w:date="2026-04-10T16:31:00Z">
        <w:r>
          <w:t xml:space="preserve"> which accurately reflects the actual progress of the Works, whenever any</w:t>
        </w:r>
      </w:ins>
      <w:ins w:id="2622" w:author="GELIAS" w:date="2026-04-10T16:33:00Z">
        <w:r>
          <w:t xml:space="preserve"> Project Schedule </w:t>
        </w:r>
      </w:ins>
      <w:ins w:id="2623" w:author="GELIAS" w:date="2026-04-10T16:31:00Z">
        <w:r>
          <w:t xml:space="preserve">ceases to </w:t>
        </w:r>
        <w:r>
          <w:lastRenderedPageBreak/>
          <w:t xml:space="preserve">reflect actual progress or is otherwise inconsistent with the Contractor’s obligations. The initial </w:t>
        </w:r>
      </w:ins>
      <w:ins w:id="2624" w:author="GELIAS" w:date="2026-04-12T19:19:00Z">
        <w:r w:rsidR="006E12CF">
          <w:t>p</w:t>
        </w:r>
      </w:ins>
      <w:ins w:id="2625" w:author="GELIAS" w:date="2026-04-10T16:33:00Z">
        <w:r>
          <w:t xml:space="preserve">roject </w:t>
        </w:r>
      </w:ins>
      <w:ins w:id="2626" w:author="GELIAS" w:date="2026-04-12T19:19:00Z">
        <w:r w:rsidR="006E12CF">
          <w:t>s</w:t>
        </w:r>
      </w:ins>
      <w:ins w:id="2627" w:author="GELIAS" w:date="2026-04-10T16:33:00Z">
        <w:r>
          <w:t>chedule</w:t>
        </w:r>
      </w:ins>
      <w:ins w:id="2628" w:author="GELIAS" w:date="2026-04-10T16:31:00Z">
        <w:r>
          <w:t xml:space="preserve"> and each revised </w:t>
        </w:r>
      </w:ins>
      <w:ins w:id="2629" w:author="GELIAS" w:date="2026-04-12T19:19:00Z">
        <w:r w:rsidR="006E12CF">
          <w:t>p</w:t>
        </w:r>
      </w:ins>
      <w:ins w:id="2630" w:author="GELIAS" w:date="2026-04-10T16:34:00Z">
        <w:r>
          <w:t xml:space="preserve">roject </w:t>
        </w:r>
      </w:ins>
      <w:ins w:id="2631" w:author="GELIAS" w:date="2026-04-12T19:19:00Z">
        <w:r w:rsidR="006E12CF">
          <w:t>s</w:t>
        </w:r>
      </w:ins>
      <w:ins w:id="2632" w:author="GELIAS" w:date="2026-04-10T16:34:00Z">
        <w:r>
          <w:t>chedule</w:t>
        </w:r>
      </w:ins>
      <w:ins w:id="2633" w:author="GELIAS" w:date="2026-04-10T16:31:00Z">
        <w:r>
          <w:t xml:space="preserve"> shall be submitted to the </w:t>
        </w:r>
      </w:ins>
      <w:ins w:id="2634" w:author="GELIAS" w:date="2026-04-10T16:34:00Z">
        <w:r>
          <w:t xml:space="preserve">Owner </w:t>
        </w:r>
      </w:ins>
      <w:ins w:id="2635" w:author="GELIAS" w:date="2026-04-10T16:31:00Z">
        <w:r>
          <w:t>in one paper copy, one electronic copy and additional paper copies (if any) as stated in the Contract Data, and shall include:</w:t>
        </w:r>
      </w:ins>
    </w:p>
    <w:p w14:paraId="7E9706BA" w14:textId="77777777" w:rsidR="00847F4C" w:rsidRDefault="004A1C2B">
      <w:pPr>
        <w:pStyle w:val="ListParagraph"/>
        <w:numPr>
          <w:ilvl w:val="1"/>
          <w:numId w:val="51"/>
        </w:numPr>
        <w:spacing w:after="200" w:line="276" w:lineRule="auto"/>
        <w:ind w:left="1701" w:hanging="567"/>
        <w:jc w:val="both"/>
        <w:rPr>
          <w:ins w:id="2636" w:author="GELIAS" w:date="2026-04-11T17:28:00Z"/>
        </w:rPr>
        <w:pPrChange w:id="2637" w:author="GELIAS" w:date="2026-04-12T18:43:00Z">
          <w:pPr>
            <w:pStyle w:val="ListParagraph"/>
            <w:numPr>
              <w:ilvl w:val="1"/>
              <w:numId w:val="51"/>
            </w:numPr>
            <w:spacing w:after="200" w:line="276" w:lineRule="auto"/>
            <w:ind w:left="1560" w:hanging="360"/>
            <w:jc w:val="both"/>
          </w:pPr>
        </w:pPrChange>
      </w:pPr>
      <w:ins w:id="2638" w:author="GELIAS" w:date="2026-04-10T16:31:00Z">
        <w:r>
          <w:t xml:space="preserve">the Time for Completion, of the Works and of each Section (if any); </w:t>
        </w:r>
      </w:ins>
    </w:p>
    <w:p w14:paraId="156E0D79" w14:textId="1C2DE058" w:rsidR="00847F4C" w:rsidRDefault="004A1C2B">
      <w:pPr>
        <w:pStyle w:val="ListParagraph"/>
        <w:numPr>
          <w:ilvl w:val="1"/>
          <w:numId w:val="51"/>
        </w:numPr>
        <w:spacing w:after="200" w:line="276" w:lineRule="auto"/>
        <w:ind w:left="1701" w:hanging="567"/>
        <w:jc w:val="both"/>
        <w:rPr>
          <w:ins w:id="2639" w:author="GELIAS" w:date="2026-04-11T17:28:00Z"/>
        </w:rPr>
        <w:pPrChange w:id="2640" w:author="GELIAS" w:date="2026-04-12T18:43:00Z">
          <w:pPr>
            <w:pStyle w:val="ListParagraph"/>
            <w:numPr>
              <w:ilvl w:val="1"/>
              <w:numId w:val="51"/>
            </w:numPr>
            <w:spacing w:after="200" w:line="276" w:lineRule="auto"/>
            <w:ind w:left="1560" w:hanging="360"/>
            <w:jc w:val="both"/>
          </w:pPr>
        </w:pPrChange>
      </w:pPr>
      <w:ins w:id="2641" w:author="GELIAS" w:date="2026-04-10T16:31:00Z">
        <w:r>
          <w:t xml:space="preserve">the date right of access to and possession of (each part of) the Site is to be given to the Contractor in accordance with </w:t>
        </w:r>
      </w:ins>
      <w:ins w:id="2642" w:author="GELIAS" w:date="2026-04-13T17:06:00Z">
        <w:r w:rsidR="008D225D">
          <w:t>Section</w:t>
        </w:r>
      </w:ins>
      <w:ins w:id="2643" w:author="GELIAS" w:date="2026-04-12T18:43:00Z">
        <w:r w:rsidR="00362C95">
          <w:t xml:space="preserve"> 4.2</w:t>
        </w:r>
      </w:ins>
      <w:ins w:id="2644" w:author="GELIAS" w:date="2026-04-10T16:31:00Z">
        <w:r>
          <w:t xml:space="preserve">; </w:t>
        </w:r>
      </w:ins>
    </w:p>
    <w:p w14:paraId="02A0C568" w14:textId="4349B1D0" w:rsidR="00847F4C" w:rsidRDefault="004A1C2B">
      <w:pPr>
        <w:pStyle w:val="ListParagraph"/>
        <w:numPr>
          <w:ilvl w:val="1"/>
          <w:numId w:val="51"/>
        </w:numPr>
        <w:spacing w:after="200" w:line="276" w:lineRule="auto"/>
        <w:ind w:left="1701" w:hanging="567"/>
        <w:jc w:val="both"/>
        <w:rPr>
          <w:ins w:id="2645" w:author="GELIAS" w:date="2026-04-11T17:28:00Z"/>
        </w:rPr>
        <w:pPrChange w:id="2646" w:author="GELIAS" w:date="2026-04-12T18:44:00Z">
          <w:pPr>
            <w:pStyle w:val="ListParagraph"/>
            <w:numPr>
              <w:ilvl w:val="1"/>
              <w:numId w:val="51"/>
            </w:numPr>
            <w:spacing w:after="200" w:line="276" w:lineRule="auto"/>
            <w:ind w:left="1560" w:hanging="360"/>
            <w:jc w:val="both"/>
          </w:pPr>
        </w:pPrChange>
      </w:pPr>
      <w:ins w:id="2647" w:author="GELIAS" w:date="2026-04-10T16:31:00Z">
        <w:r>
          <w:t>the order in which the Contractor intends to carry out the Works, including the anticipated timing of each stage of design, preparation and submission of Contractor’s Documents, procurement, manufacture, inspection, delivery to Site, construction, erection, installation, work to be undertaken by any nominated Subcontractor</w:t>
        </w:r>
      </w:ins>
      <w:ins w:id="2648" w:author="GELIAS" w:date="2026-04-12T18:45:00Z">
        <w:r w:rsidR="00362C95">
          <w:t xml:space="preserve"> under </w:t>
        </w:r>
      </w:ins>
      <w:ins w:id="2649" w:author="GELIAS" w:date="2026-04-13T17:06:00Z">
        <w:r w:rsidR="008D225D">
          <w:t>Section</w:t>
        </w:r>
      </w:ins>
      <w:ins w:id="2650" w:author="GELIAS" w:date="2026-04-12T18:46:00Z">
        <w:r w:rsidR="00362C95">
          <w:t xml:space="preserve"> 2.3</w:t>
        </w:r>
      </w:ins>
      <w:ins w:id="2651" w:author="GELIAS" w:date="2026-04-10T16:31:00Z">
        <w:r>
          <w:t xml:space="preserve">; </w:t>
        </w:r>
      </w:ins>
    </w:p>
    <w:p w14:paraId="3B8B5556" w14:textId="1061D8D2" w:rsidR="00362C95" w:rsidRDefault="004A1C2B" w:rsidP="00362C95">
      <w:pPr>
        <w:pStyle w:val="ListParagraph"/>
        <w:numPr>
          <w:ilvl w:val="1"/>
          <w:numId w:val="51"/>
        </w:numPr>
        <w:spacing w:after="200" w:line="276" w:lineRule="auto"/>
        <w:ind w:left="1701" w:hanging="567"/>
        <w:jc w:val="both"/>
        <w:rPr>
          <w:ins w:id="2652" w:author="GELIAS" w:date="2026-04-12T18:47:00Z"/>
        </w:rPr>
      </w:pPr>
      <w:ins w:id="2653" w:author="GELIAS" w:date="2026-04-10T16:31:00Z">
        <w:r>
          <w:t xml:space="preserve">the Review periods under </w:t>
        </w:r>
      </w:ins>
      <w:ins w:id="2654" w:author="GELIAS" w:date="2026-04-13T17:06:00Z">
        <w:r w:rsidR="008D225D">
          <w:t>Section</w:t>
        </w:r>
      </w:ins>
      <w:ins w:id="2655" w:author="GELIAS" w:date="2026-04-10T16:31:00Z">
        <w:r>
          <w:t xml:space="preserve"> </w:t>
        </w:r>
      </w:ins>
      <w:ins w:id="2656" w:author="GELIAS" w:date="2026-04-12T18:46:00Z">
        <w:r w:rsidR="00362C95">
          <w:t>4.9</w:t>
        </w:r>
      </w:ins>
      <w:ins w:id="2657" w:author="GELIAS" w:date="2026-04-10T16:31:00Z">
        <w:r>
          <w:t xml:space="preserve">, and periods for Review for any other submissions specified in the </w:t>
        </w:r>
      </w:ins>
      <w:ins w:id="2658" w:author="GELIAS" w:date="2026-04-12T18:47:00Z">
        <w:r w:rsidR="00362C95">
          <w:t>Owner’</w:t>
        </w:r>
      </w:ins>
      <w:ins w:id="2659" w:author="GELIAS" w:date="2026-04-10T16:31:00Z">
        <w:r>
          <w:t>s Requirements or required</w:t>
        </w:r>
      </w:ins>
      <w:ins w:id="2660" w:author="GELIAS" w:date="2026-04-12T18:47:00Z">
        <w:r w:rsidR="00362C95">
          <w:t xml:space="preserve"> in this Agreement</w:t>
        </w:r>
      </w:ins>
      <w:ins w:id="2661" w:author="GELIAS" w:date="2026-04-10T16:31:00Z">
        <w:r>
          <w:t xml:space="preserve">; </w:t>
        </w:r>
      </w:ins>
    </w:p>
    <w:p w14:paraId="51B68377" w14:textId="77777777" w:rsidR="00362C95" w:rsidRDefault="004A1C2B" w:rsidP="00362C95">
      <w:pPr>
        <w:pStyle w:val="ListParagraph"/>
        <w:numPr>
          <w:ilvl w:val="1"/>
          <w:numId w:val="51"/>
        </w:numPr>
        <w:spacing w:after="200" w:line="276" w:lineRule="auto"/>
        <w:ind w:left="1701" w:hanging="567"/>
        <w:jc w:val="both"/>
        <w:rPr>
          <w:ins w:id="2662" w:author="GELIAS" w:date="2026-04-12T18:48:00Z"/>
        </w:rPr>
      </w:pPr>
      <w:ins w:id="2663" w:author="GELIAS" w:date="2026-04-10T16:31:00Z">
        <w:r>
          <w:t xml:space="preserve">the sequence and timing of inspections and tests specified in, or required by, the Contract; </w:t>
        </w:r>
      </w:ins>
    </w:p>
    <w:p w14:paraId="5CF93345" w14:textId="4980FCEF" w:rsidR="00362C95" w:rsidRPr="00362C95" w:rsidRDefault="004A1C2B" w:rsidP="00362C95">
      <w:pPr>
        <w:pStyle w:val="ListParagraph"/>
        <w:numPr>
          <w:ilvl w:val="1"/>
          <w:numId w:val="51"/>
        </w:numPr>
        <w:spacing w:after="200" w:line="276" w:lineRule="auto"/>
        <w:ind w:left="1701" w:hanging="567"/>
        <w:jc w:val="both"/>
        <w:rPr>
          <w:ins w:id="2664" w:author="GELIAS" w:date="2026-04-12T18:48:00Z"/>
          <w:rPrChange w:id="2665" w:author="GELIAS" w:date="2026-04-12T18:48:00Z">
            <w:rPr>
              <w:ins w:id="2666" w:author="GELIAS" w:date="2026-04-12T18:48:00Z"/>
              <w:color w:val="EE0000"/>
            </w:rPr>
          </w:rPrChange>
        </w:rPr>
      </w:pPr>
      <w:ins w:id="2667" w:author="GELIAS" w:date="2026-04-10T16:31:00Z">
        <w:r>
          <w:t>for a revised pro</w:t>
        </w:r>
      </w:ins>
      <w:ins w:id="2668" w:author="GELIAS" w:date="2026-04-12T19:07:00Z">
        <w:r w:rsidR="003E529E">
          <w:t>j</w:t>
        </w:r>
      </w:ins>
      <w:ins w:id="2669" w:author="GELIAS" w:date="2026-04-10T16:31:00Z">
        <w:r>
          <w:t>e</w:t>
        </w:r>
      </w:ins>
      <w:ins w:id="2670" w:author="GELIAS" w:date="2026-04-12T19:07:00Z">
        <w:r w:rsidR="003E529E">
          <w:t>ct schedule</w:t>
        </w:r>
      </w:ins>
      <w:ins w:id="2671" w:author="GELIAS" w:date="2026-04-10T16:31:00Z">
        <w:r>
          <w:t>: the sequence and timing of the remedial work (if any)</w:t>
        </w:r>
      </w:ins>
      <w:ins w:id="2672" w:author="GELIAS" w:date="2026-04-13T16:06:00Z">
        <w:r w:rsidR="00317C47">
          <w:t xml:space="preserve">; </w:t>
        </w:r>
      </w:ins>
    </w:p>
    <w:p w14:paraId="1DE17F1B" w14:textId="77777777" w:rsidR="00362C95" w:rsidRDefault="004A1C2B" w:rsidP="00362C95">
      <w:pPr>
        <w:pStyle w:val="ListParagraph"/>
        <w:numPr>
          <w:ilvl w:val="1"/>
          <w:numId w:val="51"/>
        </w:numPr>
        <w:spacing w:after="200" w:line="276" w:lineRule="auto"/>
        <w:ind w:left="1701" w:hanging="567"/>
        <w:jc w:val="both"/>
        <w:rPr>
          <w:ins w:id="2673" w:author="GELIAS" w:date="2026-04-12T18:48:00Z"/>
        </w:rPr>
      </w:pPr>
      <w:ins w:id="2674" w:author="GELIAS" w:date="2026-04-10T16:31:00Z">
        <w:r>
          <w:t xml:space="preserve">all activities (to the level of detail specified in the </w:t>
        </w:r>
      </w:ins>
      <w:ins w:id="2675" w:author="GELIAS" w:date="2026-04-12T18:48:00Z">
        <w:r w:rsidR="00362C95">
          <w:t>Owner</w:t>
        </w:r>
      </w:ins>
      <w:ins w:id="2676" w:author="GELIAS" w:date="2026-04-10T16:31:00Z">
        <w:r>
          <w:t>’s Requirements), logically linked and showing the earliest and latest start and finish dates for each activity, the float (if any), and the critical path(s);</w:t>
        </w:r>
      </w:ins>
    </w:p>
    <w:p w14:paraId="041CC9BE" w14:textId="77777777" w:rsidR="00362C95" w:rsidRDefault="004A1C2B" w:rsidP="00362C95">
      <w:pPr>
        <w:pStyle w:val="ListParagraph"/>
        <w:numPr>
          <w:ilvl w:val="1"/>
          <w:numId w:val="51"/>
        </w:numPr>
        <w:spacing w:after="200" w:line="276" w:lineRule="auto"/>
        <w:ind w:left="1701" w:hanging="567"/>
        <w:jc w:val="both"/>
        <w:rPr>
          <w:ins w:id="2677" w:author="GELIAS" w:date="2026-04-12T18:48:00Z"/>
        </w:rPr>
      </w:pPr>
      <w:ins w:id="2678" w:author="GELIAS" w:date="2026-04-10T16:31:00Z">
        <w:r>
          <w:t xml:space="preserve">the dates of all locally </w:t>
        </w:r>
        <w:proofErr w:type="spellStart"/>
        <w:r>
          <w:t>recognised</w:t>
        </w:r>
        <w:proofErr w:type="spellEnd"/>
        <w:r>
          <w:t xml:space="preserve"> days of rest and holiday periods (if any);</w:t>
        </w:r>
      </w:ins>
    </w:p>
    <w:p w14:paraId="7701B3BE" w14:textId="77777777" w:rsidR="00362C95" w:rsidRDefault="004A1C2B" w:rsidP="00362C95">
      <w:pPr>
        <w:pStyle w:val="ListParagraph"/>
        <w:numPr>
          <w:ilvl w:val="1"/>
          <w:numId w:val="51"/>
        </w:numPr>
        <w:spacing w:after="200" w:line="276" w:lineRule="auto"/>
        <w:ind w:left="1701" w:hanging="567"/>
        <w:jc w:val="both"/>
        <w:rPr>
          <w:ins w:id="2679" w:author="GELIAS" w:date="2026-04-12T18:48:00Z"/>
        </w:rPr>
      </w:pPr>
      <w:ins w:id="2680" w:author="GELIAS" w:date="2026-04-10T16:31:00Z">
        <w:r>
          <w:t>all key delivery dates of Plant and Materials;</w:t>
        </w:r>
      </w:ins>
    </w:p>
    <w:p w14:paraId="6EE86A3C" w14:textId="4FB1AAF2" w:rsidR="00BE2140" w:rsidRDefault="004A1C2B" w:rsidP="00362C95">
      <w:pPr>
        <w:pStyle w:val="ListParagraph"/>
        <w:numPr>
          <w:ilvl w:val="1"/>
          <w:numId w:val="51"/>
        </w:numPr>
        <w:spacing w:after="200" w:line="276" w:lineRule="auto"/>
        <w:ind w:left="1701" w:hanging="567"/>
        <w:jc w:val="both"/>
        <w:rPr>
          <w:ins w:id="2681" w:author="GELIAS" w:date="2026-04-12T18:56:00Z"/>
        </w:rPr>
      </w:pPr>
      <w:ins w:id="2682" w:author="GELIAS" w:date="2026-04-10T16:31:00Z">
        <w:r>
          <w:t xml:space="preserve">for a revised </w:t>
        </w:r>
      </w:ins>
      <w:ins w:id="2683" w:author="GELIAS" w:date="2026-04-12T19:06:00Z">
        <w:r w:rsidR="003E529E">
          <w:t>project schedule</w:t>
        </w:r>
      </w:ins>
      <w:ins w:id="2684" w:author="GELIAS" w:date="2026-04-10T16:31:00Z">
        <w:r>
          <w:t xml:space="preserve"> and for each activity:</w:t>
        </w:r>
      </w:ins>
      <w:ins w:id="2685" w:author="GELIAS" w:date="2026-04-12T19:06:00Z">
        <w:r w:rsidR="003E529E">
          <w:t xml:space="preserve"> </w:t>
        </w:r>
      </w:ins>
      <w:ins w:id="2686" w:author="GELIAS" w:date="2026-04-10T16:31:00Z">
        <w:r>
          <w:t xml:space="preserve">the actual progress to date, any delay to such progress and the effects of such delay on other activities (if any); and </w:t>
        </w:r>
      </w:ins>
    </w:p>
    <w:p w14:paraId="1FB4F30F" w14:textId="77777777" w:rsidR="00BE2140" w:rsidRDefault="004A1C2B" w:rsidP="00BE2140">
      <w:pPr>
        <w:pStyle w:val="ListParagraph"/>
        <w:numPr>
          <w:ilvl w:val="1"/>
          <w:numId w:val="51"/>
        </w:numPr>
        <w:spacing w:after="200" w:line="276" w:lineRule="auto"/>
        <w:ind w:left="1701" w:hanging="567"/>
        <w:jc w:val="both"/>
        <w:rPr>
          <w:ins w:id="2687" w:author="GELIAS" w:date="2026-04-12T18:57:00Z"/>
        </w:rPr>
      </w:pPr>
      <w:ins w:id="2688" w:author="GELIAS" w:date="2026-04-10T16:31:00Z">
        <w:r>
          <w:t>a supporting report which includes:</w:t>
        </w:r>
      </w:ins>
    </w:p>
    <w:p w14:paraId="69659BFB" w14:textId="77777777" w:rsidR="00BE2140" w:rsidRDefault="004A1C2B" w:rsidP="00BE2140">
      <w:pPr>
        <w:pStyle w:val="ListParagraph"/>
        <w:numPr>
          <w:ilvl w:val="2"/>
          <w:numId w:val="51"/>
        </w:numPr>
        <w:spacing w:after="200" w:line="276" w:lineRule="auto"/>
        <w:ind w:left="2268" w:hanging="567"/>
        <w:jc w:val="both"/>
        <w:rPr>
          <w:ins w:id="2689" w:author="GELIAS" w:date="2026-04-12T18:57:00Z"/>
        </w:rPr>
      </w:pPr>
      <w:ins w:id="2690" w:author="GELIAS" w:date="2026-04-10T16:31:00Z">
        <w:r>
          <w:t>a description of all the major stages of the execution of the Works;</w:t>
        </w:r>
      </w:ins>
    </w:p>
    <w:p w14:paraId="3FC1FF87" w14:textId="77777777" w:rsidR="00BE2140" w:rsidRDefault="004A1C2B" w:rsidP="00BE2140">
      <w:pPr>
        <w:pStyle w:val="ListParagraph"/>
        <w:numPr>
          <w:ilvl w:val="2"/>
          <w:numId w:val="51"/>
        </w:numPr>
        <w:spacing w:after="200" w:line="276" w:lineRule="auto"/>
        <w:ind w:left="2268" w:hanging="567"/>
        <w:jc w:val="both"/>
        <w:rPr>
          <w:ins w:id="2691" w:author="GELIAS" w:date="2026-04-12T18:58:00Z"/>
        </w:rPr>
      </w:pPr>
      <w:ins w:id="2692" w:author="GELIAS" w:date="2026-04-10T16:31:00Z">
        <w:r>
          <w:t>a general description of the methods which the Contractor intends to adopt in the execution of the Works;</w:t>
        </w:r>
      </w:ins>
    </w:p>
    <w:p w14:paraId="3DAEC7DC" w14:textId="77777777" w:rsidR="00BE2140" w:rsidRDefault="004A1C2B" w:rsidP="00BE2140">
      <w:pPr>
        <w:pStyle w:val="ListParagraph"/>
        <w:numPr>
          <w:ilvl w:val="2"/>
          <w:numId w:val="51"/>
        </w:numPr>
        <w:spacing w:after="200" w:line="276" w:lineRule="auto"/>
        <w:ind w:left="2268" w:hanging="567"/>
        <w:jc w:val="both"/>
        <w:rPr>
          <w:ins w:id="2693" w:author="GELIAS" w:date="2026-04-12T18:58:00Z"/>
        </w:rPr>
      </w:pPr>
      <w:ins w:id="2694" w:author="GELIAS" w:date="2026-04-10T16:31:00Z">
        <w:r>
          <w:lastRenderedPageBreak/>
          <w:t>details showing the Contractor’s reasonable estimate of the number of each class of Contractor’s Personnel, and of each type of Contractor’s Equipment, required on the Site, for each major stage of the execution of the Works;</w:t>
        </w:r>
      </w:ins>
    </w:p>
    <w:p w14:paraId="38B3FF0F" w14:textId="36D9BEFE" w:rsidR="00BE2140" w:rsidRDefault="0081160B" w:rsidP="00BE2140">
      <w:pPr>
        <w:pStyle w:val="ListParagraph"/>
        <w:numPr>
          <w:ilvl w:val="2"/>
          <w:numId w:val="51"/>
        </w:numPr>
        <w:spacing w:after="200" w:line="276" w:lineRule="auto"/>
        <w:ind w:left="2268" w:hanging="567"/>
        <w:jc w:val="both"/>
        <w:rPr>
          <w:ins w:id="2695" w:author="GELIAS" w:date="2026-04-12T18:58:00Z"/>
        </w:rPr>
      </w:pPr>
      <w:ins w:id="2696" w:author="GELIAS" w:date="2026-04-10T16:47:00Z">
        <w:r>
          <w:t xml:space="preserve">if a revised </w:t>
        </w:r>
      </w:ins>
      <w:ins w:id="2697" w:author="GELIAS" w:date="2026-04-12T19:07:00Z">
        <w:r w:rsidR="003E529E">
          <w:t>p</w:t>
        </w:r>
      </w:ins>
      <w:ins w:id="2698" w:author="GELIAS" w:date="2026-04-12T19:06:00Z">
        <w:r w:rsidR="003E529E">
          <w:t xml:space="preserve">roject </w:t>
        </w:r>
      </w:ins>
      <w:ins w:id="2699" w:author="GELIAS" w:date="2026-04-12T19:07:00Z">
        <w:r w:rsidR="003E529E">
          <w:t>s</w:t>
        </w:r>
      </w:ins>
      <w:ins w:id="2700" w:author="GELIAS" w:date="2026-04-12T19:06:00Z">
        <w:r w:rsidR="003E529E">
          <w:t>chedule</w:t>
        </w:r>
      </w:ins>
      <w:ins w:id="2701" w:author="GELIAS" w:date="2026-04-10T16:47:00Z">
        <w:r>
          <w:t xml:space="preserve">, identification of any significant change(s) to the previous </w:t>
        </w:r>
      </w:ins>
      <w:ins w:id="2702" w:author="GELIAS" w:date="2026-04-12T19:07:00Z">
        <w:r w:rsidR="003E529E">
          <w:t>project schedule</w:t>
        </w:r>
      </w:ins>
      <w:ins w:id="2703" w:author="GELIAS" w:date="2026-04-10T16:47:00Z">
        <w:r>
          <w:t xml:space="preserve"> submitted by the Contractor; and </w:t>
        </w:r>
      </w:ins>
    </w:p>
    <w:p w14:paraId="4D9A1270" w14:textId="0D34ABEB" w:rsidR="0081160B" w:rsidRDefault="0081160B">
      <w:pPr>
        <w:pStyle w:val="ListParagraph"/>
        <w:numPr>
          <w:ilvl w:val="2"/>
          <w:numId w:val="51"/>
        </w:numPr>
        <w:spacing w:after="200" w:line="276" w:lineRule="auto"/>
        <w:ind w:left="2268" w:hanging="567"/>
        <w:jc w:val="both"/>
        <w:rPr>
          <w:ins w:id="2704" w:author="GELIAS" w:date="2026-04-10T16:47:00Z"/>
        </w:rPr>
        <w:pPrChange w:id="2705" w:author="GELIAS" w:date="2026-04-12T18:58:00Z">
          <w:pPr>
            <w:pStyle w:val="ListParagraph"/>
            <w:numPr>
              <w:ilvl w:val="1"/>
              <w:numId w:val="19"/>
            </w:numPr>
            <w:spacing w:after="200" w:line="276" w:lineRule="auto"/>
            <w:ind w:left="1440" w:hanging="360"/>
            <w:jc w:val="both"/>
          </w:pPr>
        </w:pPrChange>
      </w:pPr>
      <w:ins w:id="2706" w:author="GELIAS" w:date="2026-04-10T16:47:00Z">
        <w:r>
          <w:t xml:space="preserve">the Contractor’s proposals to overcome the effects of any delay(s) on progress of the Works. </w:t>
        </w:r>
      </w:ins>
    </w:p>
    <w:p w14:paraId="2D9A1388" w14:textId="5CEFC2EC" w:rsidR="003E529E" w:rsidRDefault="0081160B" w:rsidP="003E529E">
      <w:pPr>
        <w:pStyle w:val="ListParagraph"/>
        <w:numPr>
          <w:ilvl w:val="0"/>
          <w:numId w:val="50"/>
        </w:numPr>
        <w:spacing w:after="200" w:line="276" w:lineRule="auto"/>
        <w:ind w:left="1134" w:hanging="567"/>
        <w:jc w:val="both"/>
        <w:rPr>
          <w:ins w:id="2707" w:author="GELIAS" w:date="2026-04-12T19:08:00Z"/>
        </w:rPr>
      </w:pPr>
      <w:ins w:id="2708" w:author="GELIAS" w:date="2026-04-10T16:47:00Z">
        <w:r>
          <w:t xml:space="preserve">The </w:t>
        </w:r>
      </w:ins>
      <w:ins w:id="2709" w:author="GELIAS" w:date="2026-04-13T17:03:00Z">
        <w:r w:rsidR="008D225D">
          <w:t>Owner</w:t>
        </w:r>
      </w:ins>
      <w:ins w:id="2710" w:author="GELIAS" w:date="2026-04-10T16:47:00Z">
        <w:r>
          <w:t xml:space="preserve"> shall Review the initial </w:t>
        </w:r>
      </w:ins>
      <w:ins w:id="2711" w:author="GELIAS" w:date="2026-04-12T19:19:00Z">
        <w:r w:rsidR="006E12CF">
          <w:t>p</w:t>
        </w:r>
      </w:ins>
      <w:ins w:id="2712" w:author="GELIAS" w:date="2026-04-12T19:06:00Z">
        <w:r w:rsidR="003E529E">
          <w:t xml:space="preserve">roject </w:t>
        </w:r>
      </w:ins>
      <w:ins w:id="2713" w:author="GELIAS" w:date="2026-04-12T19:19:00Z">
        <w:r w:rsidR="006E12CF">
          <w:t>s</w:t>
        </w:r>
      </w:ins>
      <w:ins w:id="2714" w:author="GELIAS" w:date="2026-04-12T19:06:00Z">
        <w:r w:rsidR="003E529E">
          <w:t>chedule</w:t>
        </w:r>
      </w:ins>
      <w:ins w:id="2715" w:author="GELIAS" w:date="2026-04-10T16:47:00Z">
        <w:r>
          <w:t xml:space="preserve"> and each revised </w:t>
        </w:r>
      </w:ins>
      <w:ins w:id="2716" w:author="GELIAS" w:date="2026-04-12T19:07:00Z">
        <w:r w:rsidR="003E529E">
          <w:t xml:space="preserve">project schedule </w:t>
        </w:r>
      </w:ins>
      <w:ins w:id="2717" w:author="GELIAS" w:date="2026-04-10T16:47:00Z">
        <w:r>
          <w:t xml:space="preserve">submitted by the Contractor and may give a Notice to the Contractor stating the extent to which it does not comply with the Contract or ceases to reflect actual progress or is otherwise inconsistent with the Contractor’s obligations. If the </w:t>
        </w:r>
      </w:ins>
      <w:ins w:id="2718" w:author="GELIAS" w:date="2026-04-13T17:03:00Z">
        <w:r w:rsidR="008D225D">
          <w:t>Owner</w:t>
        </w:r>
      </w:ins>
      <w:ins w:id="2719" w:author="GELIAS" w:date="2026-04-10T16:47:00Z">
        <w:r>
          <w:t xml:space="preserve"> gives no such Notice</w:t>
        </w:r>
      </w:ins>
      <w:ins w:id="2720" w:author="EVANS" w:date="2026-04-27T14:48:00Z">
        <w:r w:rsidR="00542632">
          <w:t xml:space="preserve"> within the review period</w:t>
        </w:r>
      </w:ins>
      <w:ins w:id="2721" w:author="GELIAS" w:date="2026-04-10T16:47:00Z">
        <w:r>
          <w:t>:</w:t>
        </w:r>
      </w:ins>
    </w:p>
    <w:p w14:paraId="5FA5DF58" w14:textId="45D047BC" w:rsidR="003E529E" w:rsidDel="008F66AF" w:rsidRDefault="0081160B" w:rsidP="003E529E">
      <w:pPr>
        <w:pStyle w:val="ListParagraph"/>
        <w:numPr>
          <w:ilvl w:val="0"/>
          <w:numId w:val="158"/>
        </w:numPr>
        <w:spacing w:after="200" w:line="276" w:lineRule="auto"/>
        <w:ind w:left="1701" w:hanging="567"/>
        <w:jc w:val="both"/>
        <w:rPr>
          <w:ins w:id="2722" w:author="GELIAS" w:date="2026-04-12T19:08:00Z"/>
          <w:del w:id="2723" w:author="EVANS" w:date="2026-04-27T14:49:00Z"/>
        </w:rPr>
      </w:pPr>
      <w:commentRangeStart w:id="2724"/>
      <w:ins w:id="2725" w:author="GELIAS" w:date="2026-04-10T16:47:00Z">
        <w:del w:id="2726" w:author="EVANS" w:date="2026-04-27T14:49:00Z">
          <w:r w:rsidDel="008F66AF">
            <w:delText xml:space="preserve">within 21 days after receiving the initial </w:delText>
          </w:r>
        </w:del>
      </w:ins>
      <w:ins w:id="2727" w:author="GELIAS" w:date="2026-04-12T19:19:00Z">
        <w:del w:id="2728" w:author="EVANS" w:date="2026-04-27T14:49:00Z">
          <w:r w:rsidR="006E12CF" w:rsidDel="008F66AF">
            <w:delText>p</w:delText>
          </w:r>
        </w:del>
      </w:ins>
      <w:ins w:id="2729" w:author="GELIAS" w:date="2026-04-12T19:08:00Z">
        <w:del w:id="2730" w:author="EVANS" w:date="2026-04-27T14:49:00Z">
          <w:r w:rsidR="003E529E" w:rsidDel="008F66AF">
            <w:delText xml:space="preserve">roject </w:delText>
          </w:r>
        </w:del>
      </w:ins>
      <w:ins w:id="2731" w:author="GELIAS" w:date="2026-04-12T19:19:00Z">
        <w:del w:id="2732" w:author="EVANS" w:date="2026-04-27T14:49:00Z">
          <w:r w:rsidR="006E12CF" w:rsidDel="008F66AF">
            <w:delText>s</w:delText>
          </w:r>
        </w:del>
      </w:ins>
      <w:ins w:id="2733" w:author="GELIAS" w:date="2026-04-12T19:08:00Z">
        <w:del w:id="2734" w:author="EVANS" w:date="2026-04-27T14:49:00Z">
          <w:r w:rsidR="003E529E" w:rsidDel="008F66AF">
            <w:delText>chedule</w:delText>
          </w:r>
        </w:del>
      </w:ins>
      <w:ins w:id="2735" w:author="GELIAS" w:date="2026-04-10T16:47:00Z">
        <w:del w:id="2736" w:author="EVANS" w:date="2026-04-27T14:49:00Z">
          <w:r w:rsidDel="008F66AF">
            <w:delText>; or</w:delText>
          </w:r>
        </w:del>
      </w:ins>
    </w:p>
    <w:p w14:paraId="5C7F16AC" w14:textId="52A200AA" w:rsidR="0081160B" w:rsidDel="008F66AF" w:rsidRDefault="0081160B">
      <w:pPr>
        <w:pStyle w:val="ListParagraph"/>
        <w:numPr>
          <w:ilvl w:val="0"/>
          <w:numId w:val="158"/>
        </w:numPr>
        <w:spacing w:after="200" w:line="276" w:lineRule="auto"/>
        <w:ind w:left="1701" w:hanging="567"/>
        <w:jc w:val="both"/>
        <w:rPr>
          <w:ins w:id="2737" w:author="GELIAS" w:date="2026-04-10T16:48:00Z"/>
          <w:del w:id="2738" w:author="EVANS" w:date="2026-04-27T14:49:00Z"/>
        </w:rPr>
        <w:pPrChange w:id="2739" w:author="GELIAS" w:date="2026-04-12T19:08:00Z">
          <w:pPr>
            <w:spacing w:after="200" w:line="276" w:lineRule="auto"/>
            <w:jc w:val="both"/>
          </w:pPr>
        </w:pPrChange>
      </w:pPr>
      <w:ins w:id="2740" w:author="GELIAS" w:date="2026-04-10T16:47:00Z">
        <w:del w:id="2741" w:author="EVANS" w:date="2026-04-27T14:49:00Z">
          <w:r w:rsidDel="008F66AF">
            <w:delText xml:space="preserve">within 14 days after receiving a revised </w:delText>
          </w:r>
        </w:del>
      </w:ins>
      <w:ins w:id="2742" w:author="GELIAS" w:date="2026-04-12T19:20:00Z">
        <w:del w:id="2743" w:author="EVANS" w:date="2026-04-27T14:49:00Z">
          <w:r w:rsidR="006E12CF" w:rsidDel="008F66AF">
            <w:delText>p</w:delText>
          </w:r>
        </w:del>
      </w:ins>
      <w:ins w:id="2744" w:author="GELIAS" w:date="2026-04-12T19:09:00Z">
        <w:del w:id="2745" w:author="EVANS" w:date="2026-04-27T14:49:00Z">
          <w:r w:rsidR="00757899" w:rsidDel="008F66AF">
            <w:delText xml:space="preserve">roject </w:delText>
          </w:r>
        </w:del>
      </w:ins>
      <w:ins w:id="2746" w:author="GELIAS" w:date="2026-04-12T19:20:00Z">
        <w:del w:id="2747" w:author="EVANS" w:date="2026-04-27T14:49:00Z">
          <w:r w:rsidR="006E12CF" w:rsidDel="008F66AF">
            <w:delText>s</w:delText>
          </w:r>
        </w:del>
      </w:ins>
      <w:ins w:id="2748" w:author="GELIAS" w:date="2026-04-12T19:09:00Z">
        <w:del w:id="2749" w:author="EVANS" w:date="2026-04-27T14:49:00Z">
          <w:r w:rsidR="00757899" w:rsidDel="008F66AF">
            <w:delText>chedule.</w:delText>
          </w:r>
        </w:del>
      </w:ins>
      <w:ins w:id="2750" w:author="GELIAS" w:date="2026-04-10T16:47:00Z">
        <w:del w:id="2751" w:author="EVANS" w:date="2026-04-27T14:49:00Z">
          <w:r w:rsidDel="008F66AF">
            <w:delText xml:space="preserve"> </w:delText>
          </w:r>
        </w:del>
      </w:ins>
      <w:commentRangeEnd w:id="2724"/>
      <w:del w:id="2752" w:author="EVANS" w:date="2026-04-27T14:49:00Z">
        <w:r w:rsidR="00B94E78" w:rsidDel="008F66AF">
          <w:rPr>
            <w:rStyle w:val="CommentReference"/>
          </w:rPr>
          <w:commentReference w:id="2724"/>
        </w:r>
      </w:del>
    </w:p>
    <w:p w14:paraId="236BAF78" w14:textId="0273D5C3" w:rsidR="006E12CF" w:rsidRDefault="00757899" w:rsidP="006E12CF">
      <w:pPr>
        <w:pStyle w:val="ListParagraph"/>
        <w:numPr>
          <w:ilvl w:val="0"/>
          <w:numId w:val="50"/>
        </w:numPr>
        <w:spacing w:after="200" w:line="276" w:lineRule="auto"/>
        <w:ind w:left="1134" w:hanging="567"/>
        <w:jc w:val="both"/>
        <w:rPr>
          <w:ins w:id="2753" w:author="GELIAS" w:date="2026-04-12T19:12:00Z"/>
        </w:rPr>
      </w:pPr>
      <w:ins w:id="2754" w:author="GELIAS" w:date="2026-04-12T19:10:00Z">
        <w:r>
          <w:t>T</w:t>
        </w:r>
      </w:ins>
      <w:ins w:id="2755" w:author="GELIAS" w:date="2026-04-10T16:47:00Z">
        <w:r w:rsidR="0081160B">
          <w:t xml:space="preserve">he </w:t>
        </w:r>
      </w:ins>
      <w:ins w:id="2756" w:author="GELIAS" w:date="2026-04-13T17:03:00Z">
        <w:r w:rsidR="008D225D">
          <w:t>Owner</w:t>
        </w:r>
      </w:ins>
      <w:ins w:id="2757" w:author="GELIAS" w:date="2026-04-10T16:47:00Z">
        <w:r w:rsidR="0081160B">
          <w:t xml:space="preserve"> shall be deemed to have given a Notice of No-objection and the initial </w:t>
        </w:r>
      </w:ins>
      <w:ins w:id="2758" w:author="GELIAS" w:date="2026-04-12T19:11:00Z">
        <w:r>
          <w:t>project schedule</w:t>
        </w:r>
      </w:ins>
      <w:ins w:id="2759" w:author="GELIAS" w:date="2026-04-10T16:47:00Z">
        <w:r w:rsidR="0081160B">
          <w:t xml:space="preserve"> or revised pro</w:t>
        </w:r>
      </w:ins>
      <w:ins w:id="2760" w:author="GELIAS" w:date="2026-04-12T19:11:00Z">
        <w:r>
          <w:t>ject schedule</w:t>
        </w:r>
      </w:ins>
      <w:ins w:id="2761" w:author="GELIAS" w:date="2026-04-10T16:47:00Z">
        <w:r w:rsidR="0081160B">
          <w:t xml:space="preserve"> (as the case may be) shall be the </w:t>
        </w:r>
      </w:ins>
      <w:ins w:id="2762" w:author="GELIAS" w:date="2026-04-12T19:11:00Z">
        <w:r>
          <w:t>Project Schedule</w:t>
        </w:r>
      </w:ins>
      <w:ins w:id="2763" w:author="GELIAS" w:date="2026-04-10T16:47:00Z">
        <w:r w:rsidR="0081160B">
          <w:t xml:space="preserve">. </w:t>
        </w:r>
      </w:ins>
    </w:p>
    <w:p w14:paraId="73689DCC" w14:textId="77777777" w:rsidR="006E12CF" w:rsidRDefault="0081160B" w:rsidP="006E12CF">
      <w:pPr>
        <w:pStyle w:val="ListParagraph"/>
        <w:numPr>
          <w:ilvl w:val="0"/>
          <w:numId w:val="50"/>
        </w:numPr>
        <w:spacing w:after="200" w:line="276" w:lineRule="auto"/>
        <w:ind w:left="1134" w:hanging="567"/>
        <w:jc w:val="both"/>
        <w:rPr>
          <w:ins w:id="2764" w:author="GELIAS" w:date="2026-04-12T19:20:00Z"/>
        </w:rPr>
      </w:pPr>
      <w:ins w:id="2765" w:author="GELIAS" w:date="2026-04-10T16:47:00Z">
        <w:r>
          <w:t>The Contractor shall proceed in accordance with the Pro</w:t>
        </w:r>
      </w:ins>
      <w:ins w:id="2766" w:author="GELIAS" w:date="2026-04-12T19:20:00Z">
        <w:r w:rsidR="006E12CF">
          <w:t>ject Schedule</w:t>
        </w:r>
      </w:ins>
      <w:ins w:id="2767" w:author="GELIAS" w:date="2026-04-10T16:47:00Z">
        <w:r>
          <w:t xml:space="preserve">, subject to the Contractor’s other obligations under the Contract. The </w:t>
        </w:r>
      </w:ins>
      <w:ins w:id="2768" w:author="GELIAS" w:date="2026-04-12T19:20:00Z">
        <w:r w:rsidR="006E12CF">
          <w:t>Owner</w:t>
        </w:r>
      </w:ins>
      <w:ins w:id="2769" w:author="GELIAS" w:date="2026-04-10T16:47:00Z">
        <w:r>
          <w:t>’s Personnel shall be entitled to rely on the Pro</w:t>
        </w:r>
      </w:ins>
      <w:ins w:id="2770" w:author="GELIAS" w:date="2026-04-12T19:20:00Z">
        <w:r w:rsidR="006E12CF">
          <w:t>ject Schedule</w:t>
        </w:r>
      </w:ins>
      <w:ins w:id="2771" w:author="GELIAS" w:date="2026-04-10T16:47:00Z">
        <w:r>
          <w:t xml:space="preserve"> when planning their activities.</w:t>
        </w:r>
      </w:ins>
    </w:p>
    <w:p w14:paraId="61197C45" w14:textId="77777777" w:rsidR="006E12CF" w:rsidRDefault="0081160B" w:rsidP="006E12CF">
      <w:pPr>
        <w:pStyle w:val="ListParagraph"/>
        <w:numPr>
          <w:ilvl w:val="0"/>
          <w:numId w:val="50"/>
        </w:numPr>
        <w:spacing w:after="200" w:line="276" w:lineRule="auto"/>
        <w:ind w:left="1134" w:hanging="567"/>
        <w:jc w:val="both"/>
        <w:rPr>
          <w:ins w:id="2772" w:author="GELIAS" w:date="2026-04-12T19:21:00Z"/>
        </w:rPr>
      </w:pPr>
      <w:ins w:id="2773" w:author="GELIAS" w:date="2026-04-10T16:47:00Z">
        <w:r>
          <w:t>Nothing in any pro</w:t>
        </w:r>
      </w:ins>
      <w:ins w:id="2774" w:author="GELIAS" w:date="2026-04-12T19:20:00Z">
        <w:r w:rsidR="006E12CF">
          <w:t>ject schedule,</w:t>
        </w:r>
      </w:ins>
      <w:ins w:id="2775" w:author="GELIAS" w:date="2026-04-10T16:47:00Z">
        <w:r>
          <w:t xml:space="preserve"> the Pro</w:t>
        </w:r>
      </w:ins>
      <w:ins w:id="2776" w:author="GELIAS" w:date="2026-04-12T19:20:00Z">
        <w:r w:rsidR="006E12CF">
          <w:t xml:space="preserve">ject Schedule </w:t>
        </w:r>
      </w:ins>
      <w:ins w:id="2777" w:author="GELIAS" w:date="2026-04-10T16:47:00Z">
        <w:r>
          <w:t xml:space="preserve">or any supporting report shall be taken as, or relieve the Contractor from any obligation to give, a Notice under the Contract. </w:t>
        </w:r>
      </w:ins>
    </w:p>
    <w:p w14:paraId="3BBB4BC4" w14:textId="64110FAA" w:rsidR="0081160B" w:rsidDel="006E12CF" w:rsidRDefault="0081160B" w:rsidP="006E12CF">
      <w:pPr>
        <w:pStyle w:val="ListParagraph"/>
        <w:numPr>
          <w:ilvl w:val="0"/>
          <w:numId w:val="50"/>
        </w:numPr>
        <w:spacing w:after="200" w:line="276" w:lineRule="auto"/>
        <w:ind w:left="1134" w:hanging="567"/>
        <w:jc w:val="both"/>
        <w:rPr>
          <w:del w:id="2778" w:author="GELIAS" w:date="2026-04-12T19:22:00Z"/>
        </w:rPr>
      </w:pPr>
      <w:ins w:id="2779" w:author="GELIAS" w:date="2026-04-10T16:47:00Z">
        <w:r>
          <w:t xml:space="preserve">If, at any time, the </w:t>
        </w:r>
      </w:ins>
      <w:ins w:id="2780" w:author="GELIAS" w:date="2026-04-12T19:21:00Z">
        <w:r w:rsidR="006E12CF">
          <w:t>Owner</w:t>
        </w:r>
      </w:ins>
      <w:ins w:id="2781" w:author="GELIAS" w:date="2026-04-10T16:47:00Z">
        <w:r>
          <w:t xml:space="preserve"> gives a Notice to the Contractor that the Pro</w:t>
        </w:r>
      </w:ins>
      <w:ins w:id="2782" w:author="GELIAS" w:date="2026-04-12T19:21:00Z">
        <w:r w:rsidR="006E12CF">
          <w:t>ject Schedule</w:t>
        </w:r>
      </w:ins>
      <w:ins w:id="2783" w:author="GELIAS" w:date="2026-04-10T16:47:00Z">
        <w:r>
          <w:t xml:space="preserve"> fails (to the extent stated) to comply with the </w:t>
        </w:r>
      </w:ins>
      <w:ins w:id="2784" w:author="GELIAS" w:date="2026-04-12T19:21:00Z">
        <w:r w:rsidR="006E12CF">
          <w:t>Agreement</w:t>
        </w:r>
      </w:ins>
      <w:ins w:id="2785" w:author="GELIAS" w:date="2026-04-10T16:47:00Z">
        <w:r>
          <w:t xml:space="preserve"> or ceases to reflect actual progress or is otherwise inconsistent with the Contractor’s obligations, the Contractor shall within </w:t>
        </w:r>
      </w:ins>
      <w:ins w:id="2786" w:author="GELIAS" w:date="2026-04-12T19:21:00Z">
        <w:r w:rsidR="006E12CF">
          <w:t xml:space="preserve">three (3) </w:t>
        </w:r>
      </w:ins>
      <w:ins w:id="2787" w:author="GELIAS" w:date="2026-04-10T16:47:00Z">
        <w:r>
          <w:t>days after receiving this Notice submit a revised p</w:t>
        </w:r>
      </w:ins>
      <w:ins w:id="2788" w:author="GELIAS" w:date="2026-04-12T19:21:00Z">
        <w:r w:rsidR="006E12CF">
          <w:t>roject schedule</w:t>
        </w:r>
      </w:ins>
      <w:ins w:id="2789" w:author="GELIAS" w:date="2026-04-10T16:47:00Z">
        <w:r>
          <w:t xml:space="preserve"> to the </w:t>
        </w:r>
      </w:ins>
      <w:ins w:id="2790" w:author="GELIAS" w:date="2026-04-12T19:21:00Z">
        <w:r w:rsidR="006E12CF">
          <w:t>Owner</w:t>
        </w:r>
      </w:ins>
      <w:ins w:id="2791" w:author="GELIAS" w:date="2026-04-10T16:47:00Z">
        <w:r>
          <w:t xml:space="preserve"> in accordance with this </w:t>
        </w:r>
      </w:ins>
      <w:ins w:id="2792" w:author="GELIAS" w:date="2026-04-13T17:06:00Z">
        <w:r w:rsidR="008D225D">
          <w:t>Section</w:t>
        </w:r>
      </w:ins>
      <w:ins w:id="2793" w:author="GELIAS" w:date="2026-04-10T16:47:00Z">
        <w:r>
          <w:t>.</w:t>
        </w:r>
      </w:ins>
    </w:p>
    <w:p w14:paraId="4E395099" w14:textId="77777777" w:rsidR="006E12CF" w:rsidRDefault="006E12CF">
      <w:pPr>
        <w:pStyle w:val="ListParagraph"/>
        <w:numPr>
          <w:ilvl w:val="0"/>
          <w:numId w:val="50"/>
        </w:numPr>
        <w:spacing w:after="200" w:line="276" w:lineRule="auto"/>
        <w:ind w:left="1134" w:hanging="567"/>
        <w:jc w:val="both"/>
        <w:rPr>
          <w:ins w:id="2794" w:author="GELIAS" w:date="2026-04-12T19:22:00Z"/>
        </w:rPr>
        <w:pPrChange w:id="2795" w:author="GELIAS" w:date="2026-04-12T19:21:00Z">
          <w:pPr>
            <w:spacing w:after="200" w:line="276" w:lineRule="auto"/>
            <w:ind w:left="720"/>
            <w:jc w:val="both"/>
          </w:pPr>
        </w:pPrChange>
      </w:pPr>
    </w:p>
    <w:p w14:paraId="639C9541" w14:textId="77777777" w:rsidR="008B3961" w:rsidDel="006E12CF" w:rsidRDefault="00D74028" w:rsidP="006E12CF">
      <w:pPr>
        <w:pStyle w:val="ListParagraph"/>
        <w:numPr>
          <w:ilvl w:val="0"/>
          <w:numId w:val="50"/>
        </w:numPr>
        <w:spacing w:after="200" w:line="276" w:lineRule="auto"/>
        <w:ind w:left="1134" w:hanging="567"/>
        <w:jc w:val="both"/>
        <w:rPr>
          <w:del w:id="2796" w:author="GELIAS" w:date="2026-04-12T19:23:00Z"/>
        </w:rPr>
      </w:pPr>
      <w:del w:id="2797" w:author="GELIAS" w:date="2026-04-12T19:22:00Z">
        <w:r w:rsidDel="006E12CF">
          <w:delText xml:space="preserve">(b) </w:delText>
        </w:r>
      </w:del>
      <w:r>
        <w:t>Time is of the essence with respect to the Contractor’s obligation to achieve Substantial Completion by the Guaranteed Substantial Completion Date.</w:t>
      </w:r>
    </w:p>
    <w:p w14:paraId="3621F072" w14:textId="77777777" w:rsidR="006E12CF" w:rsidRDefault="006E12CF">
      <w:pPr>
        <w:pStyle w:val="ListParagraph"/>
        <w:numPr>
          <w:ilvl w:val="0"/>
          <w:numId w:val="50"/>
        </w:numPr>
        <w:spacing w:after="200" w:line="276" w:lineRule="auto"/>
        <w:ind w:left="1134" w:hanging="567"/>
        <w:jc w:val="both"/>
        <w:rPr>
          <w:ins w:id="2798" w:author="GELIAS" w:date="2026-04-12T19:23:00Z"/>
        </w:rPr>
        <w:pPrChange w:id="2799" w:author="GELIAS" w:date="2026-04-12T19:22:00Z">
          <w:pPr>
            <w:spacing w:after="200" w:line="276" w:lineRule="auto"/>
            <w:ind w:left="720"/>
            <w:jc w:val="both"/>
          </w:pPr>
        </w:pPrChange>
      </w:pPr>
    </w:p>
    <w:p w14:paraId="0916D8D3" w14:textId="77777777" w:rsidR="008B3961" w:rsidRDefault="00D74028">
      <w:pPr>
        <w:pStyle w:val="ListParagraph"/>
        <w:numPr>
          <w:ilvl w:val="0"/>
          <w:numId w:val="50"/>
        </w:numPr>
        <w:spacing w:after="200" w:line="276" w:lineRule="auto"/>
        <w:ind w:left="1134" w:hanging="567"/>
        <w:jc w:val="both"/>
        <w:rPr>
          <w:ins w:id="2800" w:author="GELIAS" w:date="2026-04-10T16:25:00Z"/>
        </w:rPr>
        <w:pPrChange w:id="2801" w:author="GELIAS" w:date="2026-04-12T19:23:00Z">
          <w:pPr>
            <w:spacing w:after="200" w:line="276" w:lineRule="auto"/>
            <w:ind w:left="720"/>
            <w:jc w:val="both"/>
          </w:pPr>
        </w:pPrChange>
      </w:pPr>
      <w:del w:id="2802" w:author="GELIAS" w:date="2026-04-12T19:22:00Z">
        <w:r w:rsidDel="006E12CF">
          <w:lastRenderedPageBreak/>
          <w:delText xml:space="preserve">(c) </w:delText>
        </w:r>
      </w:del>
      <w:r>
        <w:t>The Contractor shall submit detailed CPM (Critical Path Method) schedule updates on a monthly basis in a format acceptable to the Owner.</w:t>
      </w:r>
    </w:p>
    <w:p w14:paraId="0AA2C363" w14:textId="2D9F36D0" w:rsidR="004A1C2B" w:rsidDel="00567CDF" w:rsidRDefault="004A1C2B">
      <w:pPr>
        <w:spacing w:after="200" w:line="276" w:lineRule="auto"/>
        <w:ind w:left="567" w:hanging="567"/>
        <w:jc w:val="both"/>
        <w:rPr>
          <w:del w:id="2803" w:author="GELIAS" w:date="2026-04-12T19:24:00Z"/>
        </w:rPr>
        <w:pPrChange w:id="2804" w:author="GELIAS" w:date="2026-04-12T19:36:00Z">
          <w:pPr>
            <w:spacing w:after="200" w:line="276" w:lineRule="auto"/>
            <w:ind w:left="720"/>
            <w:jc w:val="both"/>
          </w:pPr>
        </w:pPrChange>
      </w:pPr>
    </w:p>
    <w:p w14:paraId="4C88D3F1" w14:textId="77777777" w:rsidR="008B3961" w:rsidRDefault="00D74028">
      <w:pPr>
        <w:pStyle w:val="Heading2"/>
        <w:numPr>
          <w:ilvl w:val="0"/>
          <w:numId w:val="47"/>
        </w:numPr>
        <w:ind w:left="567" w:hanging="567"/>
        <w:rPr>
          <w:ins w:id="2805" w:author="GELIAS" w:date="2026-04-11T11:22:00Z"/>
        </w:rPr>
        <w:pPrChange w:id="2806" w:author="GELIAS" w:date="2026-04-12T19:36:00Z">
          <w:pPr>
            <w:pStyle w:val="Heading2"/>
          </w:pPr>
        </w:pPrChange>
      </w:pPr>
      <w:bookmarkStart w:id="2807" w:name="_Toc224520783"/>
      <w:del w:id="2808" w:author="GELIAS" w:date="2026-04-11T17:35:00Z">
        <w:r w:rsidDel="007C242B">
          <w:delText xml:space="preserve">5.4  </w:delText>
        </w:r>
      </w:del>
      <w:r>
        <w:t>Delay and Recovery Schedule</w:t>
      </w:r>
      <w:bookmarkEnd w:id="2807"/>
    </w:p>
    <w:p w14:paraId="5A9D9C2F" w14:textId="4248F2A1" w:rsidR="00CA10DF" w:rsidRDefault="00CA10DF">
      <w:pPr>
        <w:pStyle w:val="Heading2"/>
        <w:ind w:left="567"/>
        <w:pPrChange w:id="2809" w:author="GELIAS" w:date="2026-04-12T19:37:00Z">
          <w:pPr>
            <w:pStyle w:val="Heading2"/>
          </w:pPr>
        </w:pPrChange>
      </w:pPr>
      <w:ins w:id="2810" w:author="GELIAS" w:date="2026-04-11T11:22:00Z">
        <w:r>
          <w:t xml:space="preserve">If </w:t>
        </w:r>
      </w:ins>
    </w:p>
    <w:p w14:paraId="3837B4B8" w14:textId="5F925BDC" w:rsidR="008B3961" w:rsidRDefault="00D74028">
      <w:pPr>
        <w:pStyle w:val="ListParagraph"/>
        <w:numPr>
          <w:ilvl w:val="0"/>
          <w:numId w:val="52"/>
        </w:numPr>
        <w:spacing w:after="200" w:line="276" w:lineRule="auto"/>
        <w:ind w:left="1134" w:hanging="567"/>
        <w:jc w:val="both"/>
        <w:pPrChange w:id="2811" w:author="GELIAS" w:date="2026-04-12T19:37:00Z">
          <w:pPr>
            <w:spacing w:after="200" w:line="276" w:lineRule="auto"/>
            <w:ind w:left="720"/>
            <w:jc w:val="both"/>
          </w:pPr>
        </w:pPrChange>
      </w:pPr>
      <w:del w:id="2812" w:author="GELIAS" w:date="2026-04-11T17:36:00Z">
        <w:r w:rsidDel="007C242B">
          <w:delText>(a)</w:delText>
        </w:r>
      </w:del>
      <w:del w:id="2813" w:author="GELIAS" w:date="2026-04-11T11:22:00Z">
        <w:r w:rsidDel="00CA10DF">
          <w:delText xml:space="preserve"> If</w:delText>
        </w:r>
      </w:del>
      <w:del w:id="2814" w:author="GELIAS" w:date="2026-04-11T17:36:00Z">
        <w:r w:rsidDel="007C242B">
          <w:delText xml:space="preserve"> </w:delText>
        </w:r>
      </w:del>
      <w:r>
        <w:t xml:space="preserve">the Contractor determines that the </w:t>
      </w:r>
      <w:ins w:id="2815" w:author="GELIAS" w:date="2026-04-11T11:19:00Z">
        <w:r w:rsidR="00CA10DF">
          <w:t>progress of t</w:t>
        </w:r>
      </w:ins>
      <w:ins w:id="2816" w:author="GELIAS" w:date="2026-04-11T11:20:00Z">
        <w:r w:rsidR="00CA10DF">
          <w:t xml:space="preserve">he </w:t>
        </w:r>
      </w:ins>
      <w:r>
        <w:t xml:space="preserve">Work is falling behind the Project Schedule, </w:t>
      </w:r>
      <w:ins w:id="2817" w:author="GELIAS" w:date="2026-04-11T11:28:00Z">
        <w:r w:rsidR="00847F7D">
          <w:t xml:space="preserve">other than as a result of a cause listed under </w:t>
        </w:r>
      </w:ins>
      <w:ins w:id="2818" w:author="GELIAS" w:date="2026-04-13T17:06:00Z">
        <w:r w:rsidR="008D225D">
          <w:t>Section</w:t>
        </w:r>
      </w:ins>
      <w:ins w:id="2819" w:author="GELIAS" w:date="2026-04-12T19:27:00Z">
        <w:r w:rsidR="00567CDF">
          <w:t xml:space="preserve"> 5.8</w:t>
        </w:r>
      </w:ins>
      <w:ins w:id="2820" w:author="GELIAS" w:date="2026-04-11T11:29:00Z">
        <w:r w:rsidR="00847F7D">
          <w:t xml:space="preserve"> then </w:t>
        </w:r>
      </w:ins>
      <w:r>
        <w:t>the Contractor shall promptly notify the Owner and prepare a recovery schedule setting forth the measures to be taken to recover the delay</w:t>
      </w:r>
      <w:ins w:id="2821" w:author="GELIAS" w:date="2026-04-11T11:14:00Z">
        <w:r w:rsidR="00472E8A">
          <w:t xml:space="preserve"> and</w:t>
        </w:r>
      </w:ins>
      <w:ins w:id="2822" w:author="GELIAS" w:date="2026-04-11T11:15:00Z">
        <w:r w:rsidR="00472E8A">
          <w:t xml:space="preserve"> ensure that the Works are completed within the Time for Completion</w:t>
        </w:r>
      </w:ins>
      <w:r>
        <w:t>, at no additional cost to the Owner (unless the delay is attributable to</w:t>
      </w:r>
      <w:ins w:id="2823" w:author="GELIAS" w:date="2026-04-12T19:32:00Z">
        <w:r w:rsidR="00567CDF">
          <w:t xml:space="preserve"> the</w:t>
        </w:r>
      </w:ins>
      <w:r>
        <w:t xml:space="preserve"> Owner</w:t>
      </w:r>
      <w:ins w:id="2824" w:author="GELIAS" w:date="2026-04-12T19:32:00Z">
        <w:r w:rsidR="00567CDF">
          <w:t xml:space="preserve"> or </w:t>
        </w:r>
      </w:ins>
      <w:del w:id="2825" w:author="GELIAS" w:date="2026-04-12T19:32:00Z">
        <w:r w:rsidDel="00567CDF">
          <w:delText>-</w:delText>
        </w:r>
      </w:del>
      <w:del w:id="2826" w:author="GELIAS" w:date="2026-04-12T19:28:00Z">
        <w:r w:rsidDel="00567CDF">
          <w:delText>Caused Delay</w:delText>
        </w:r>
      </w:del>
      <w:del w:id="2827" w:author="GELIAS" w:date="2026-04-12T19:32:00Z">
        <w:r w:rsidDel="00567CDF">
          <w:delText xml:space="preserve"> or </w:delText>
        </w:r>
      </w:del>
      <w:r>
        <w:t>Force Majeure</w:t>
      </w:r>
      <w:ins w:id="2828" w:author="PCC" w:date="2026-03-28T07:36:00Z">
        <w:del w:id="2829" w:author="GELIAS" w:date="2026-04-11T11:29:00Z">
          <w:r w:rsidR="00DF5F7B" w:rsidDel="00847F7D">
            <w:delText xml:space="preserve"> or any event entitling the Contractor to an extension of time</w:delText>
          </w:r>
        </w:del>
      </w:ins>
      <w:r>
        <w:t>)</w:t>
      </w:r>
      <w:ins w:id="2830" w:author="GELIAS" w:date="2026-04-11T11:22:00Z">
        <w:r w:rsidR="00CA10DF">
          <w:t xml:space="preserve">: or </w:t>
        </w:r>
      </w:ins>
      <w:del w:id="2831" w:author="GELIAS" w:date="2026-04-11T11:22:00Z">
        <w:r w:rsidDel="00CA10DF">
          <w:delText>.</w:delText>
        </w:r>
      </w:del>
    </w:p>
    <w:p w14:paraId="4C1CCD76" w14:textId="4ABD8EA5" w:rsidR="008B3961" w:rsidRDefault="00D74028">
      <w:pPr>
        <w:pStyle w:val="ListParagraph"/>
        <w:numPr>
          <w:ilvl w:val="0"/>
          <w:numId w:val="52"/>
        </w:numPr>
        <w:spacing w:after="200" w:line="276" w:lineRule="auto"/>
        <w:ind w:left="1134" w:hanging="567"/>
        <w:jc w:val="both"/>
        <w:rPr>
          <w:ins w:id="2832" w:author="GELIAS" w:date="2026-04-11T11:30:00Z"/>
        </w:rPr>
        <w:pPrChange w:id="2833" w:author="GELIAS" w:date="2026-04-12T19:37:00Z">
          <w:pPr>
            <w:spacing w:after="200" w:line="276" w:lineRule="auto"/>
            <w:ind w:left="720"/>
            <w:jc w:val="both"/>
          </w:pPr>
        </w:pPrChange>
      </w:pPr>
      <w:del w:id="2834" w:author="GELIAS" w:date="2026-04-11T17:36:00Z">
        <w:r w:rsidDel="007C242B">
          <w:delText>(b)</w:delText>
        </w:r>
      </w:del>
      <w:del w:id="2835" w:author="GELIAS" w:date="2026-04-11T11:22:00Z">
        <w:r w:rsidDel="00CA10DF">
          <w:delText xml:space="preserve"> If</w:delText>
        </w:r>
      </w:del>
      <w:del w:id="2836" w:author="GELIAS" w:date="2026-04-11T17:36:00Z">
        <w:r w:rsidDel="007C242B">
          <w:delText xml:space="preserve"> </w:delText>
        </w:r>
      </w:del>
      <w:r>
        <w:t>the Owner</w:t>
      </w:r>
      <w:del w:id="2837" w:author="GELIAS" w:date="2026-04-11T11:22:00Z">
        <w:r w:rsidDel="00CA10DF">
          <w:delText xml:space="preserve"> reasonably</w:delText>
        </w:r>
      </w:del>
      <w:r>
        <w:t xml:space="preserve"> determines that the</w:t>
      </w:r>
      <w:ins w:id="2838" w:author="GELIAS" w:date="2026-04-11T11:20:00Z">
        <w:r w:rsidR="00CA10DF">
          <w:t xml:space="preserve"> progress of the</w:t>
        </w:r>
      </w:ins>
      <w:r>
        <w:t xml:space="preserve"> Work is falling behind the Project Schedule,</w:t>
      </w:r>
      <w:ins w:id="2839" w:author="GELIAS" w:date="2026-04-11T11:21:00Z">
        <w:r w:rsidR="00CA10DF">
          <w:t xml:space="preserve"> or the pro</w:t>
        </w:r>
      </w:ins>
      <w:ins w:id="2840" w:author="GELIAS" w:date="2026-04-12T19:32:00Z">
        <w:r w:rsidR="00567CDF">
          <w:t>gr</w:t>
        </w:r>
      </w:ins>
      <w:ins w:id="2841" w:author="GELIAS" w:date="2026-04-11T11:21:00Z">
        <w:r w:rsidR="00CA10DF">
          <w:t>ess is too slow to complete the Works within the Time for Completion,</w:t>
        </w:r>
      </w:ins>
      <w:r>
        <w:t xml:space="preserve"> the Owner may request the Contractor to prepare and implement a recovery schedule</w:t>
      </w:r>
      <w:ins w:id="2842" w:author="GELIAS" w:date="2026-04-11T11:31:00Z">
        <w:r w:rsidR="00847F7D">
          <w:t xml:space="preserve"> at no additional cost to the Owner (unless the delay is attributable to </w:t>
        </w:r>
      </w:ins>
      <w:ins w:id="2843" w:author="GELIAS" w:date="2026-04-12T19:30:00Z">
        <w:r w:rsidR="00567CDF">
          <w:t>the Owner</w:t>
        </w:r>
      </w:ins>
      <w:ins w:id="2844" w:author="GELIAS" w:date="2026-04-11T11:31:00Z">
        <w:r w:rsidR="00847F7D">
          <w:t xml:space="preserve"> or Force Majeure)</w:t>
        </w:r>
      </w:ins>
      <w:ins w:id="2845" w:author="GELIAS" w:date="2026-04-12T19:35:00Z">
        <w:r w:rsidR="00336E42">
          <w:t>.</w:t>
        </w:r>
      </w:ins>
      <w:del w:id="2846" w:author="GELIAS" w:date="2026-04-12T19:32:00Z">
        <w:r w:rsidDel="00567CDF">
          <w:delText>.</w:delText>
        </w:r>
      </w:del>
    </w:p>
    <w:p w14:paraId="1965F7E9" w14:textId="3FFBCAB8" w:rsidR="00847F7D" w:rsidRDefault="00847F7D">
      <w:pPr>
        <w:spacing w:after="200" w:line="276" w:lineRule="auto"/>
        <w:ind w:left="567"/>
        <w:jc w:val="both"/>
        <w:rPr>
          <w:ins w:id="2847" w:author="GELIAS" w:date="2026-04-11T11:22:00Z"/>
        </w:rPr>
        <w:pPrChange w:id="2848" w:author="GELIAS" w:date="2026-04-12T19:37:00Z">
          <w:pPr>
            <w:spacing w:after="200" w:line="276" w:lineRule="auto"/>
            <w:ind w:left="720"/>
            <w:jc w:val="both"/>
          </w:pPr>
        </w:pPrChange>
      </w:pPr>
      <w:ins w:id="2849" w:author="GELIAS" w:date="2026-04-11T11:30:00Z">
        <w:r>
          <w:t xml:space="preserve">Unless the </w:t>
        </w:r>
      </w:ins>
      <w:ins w:id="2850" w:author="GELIAS" w:date="2026-04-13T17:03:00Z">
        <w:r w:rsidR="008D225D">
          <w:t>Owner</w:t>
        </w:r>
      </w:ins>
      <w:ins w:id="2851" w:author="GELIAS" w:date="2026-04-11T11:30:00Z">
        <w:r>
          <w:t xml:space="preserve"> gives a Notice to the Contractor stating otherwise, the Contractor shall adopt these revised methods</w:t>
        </w:r>
      </w:ins>
      <w:ins w:id="2852" w:author="GELIAS" w:date="2026-04-12T19:31:00Z">
        <w:r w:rsidR="00567CDF">
          <w:t>.</w:t>
        </w:r>
      </w:ins>
      <w:ins w:id="2853" w:author="GELIAS" w:date="2026-04-12T19:32:00Z">
        <w:r w:rsidR="00567CDF" w:rsidRPr="00567CDF">
          <w:t xml:space="preserve"> </w:t>
        </w:r>
        <w:r w:rsidR="00567CDF">
          <w:t xml:space="preserve">If these revised methods cause the </w:t>
        </w:r>
      </w:ins>
      <w:ins w:id="2854" w:author="GELIAS" w:date="2026-04-12T19:33:00Z">
        <w:r w:rsidR="00567CDF">
          <w:t xml:space="preserve">Owner </w:t>
        </w:r>
      </w:ins>
      <w:ins w:id="2855" w:author="GELIAS" w:date="2026-04-12T19:32:00Z">
        <w:r w:rsidR="00567CDF">
          <w:t xml:space="preserve">to incur additional costs, the </w:t>
        </w:r>
      </w:ins>
      <w:ins w:id="2856" w:author="GELIAS" w:date="2026-04-12T19:34:00Z">
        <w:r w:rsidR="00336E42">
          <w:t>Owner</w:t>
        </w:r>
      </w:ins>
      <w:ins w:id="2857" w:author="GELIAS" w:date="2026-04-12T19:32:00Z">
        <w:r w:rsidR="00567CDF">
          <w:t xml:space="preserve"> shall be entitled subject to </w:t>
        </w:r>
      </w:ins>
      <w:ins w:id="2858" w:author="GELIAS" w:date="2026-04-12T19:34:00Z">
        <w:r w:rsidR="00336E42">
          <w:t>p</w:t>
        </w:r>
      </w:ins>
      <w:ins w:id="2859" w:author="GELIAS" w:date="2026-04-12T19:32:00Z">
        <w:r w:rsidR="00567CDF">
          <w:t>ayment of these costs by the Contractor</w:t>
        </w:r>
      </w:ins>
      <w:ins w:id="2860" w:author="GELIAS" w:date="2026-04-12T19:35:00Z">
        <w:r w:rsidR="00336E42">
          <w:t xml:space="preserve"> in accordance with Section 22</w:t>
        </w:r>
      </w:ins>
      <w:ins w:id="2861" w:author="GELIAS" w:date="2026-04-12T19:32:00Z">
        <w:r w:rsidR="00567CDF">
          <w:t>, in addition to Delay Damages (if any)</w:t>
        </w:r>
      </w:ins>
      <w:ins w:id="2862" w:author="GELIAS" w:date="2026-04-12T19:35:00Z">
        <w:r w:rsidR="00336E42">
          <w:t>.</w:t>
        </w:r>
      </w:ins>
    </w:p>
    <w:p w14:paraId="78C45A5F" w14:textId="6EAF39C2" w:rsidR="00CA10DF" w:rsidDel="00336E42" w:rsidRDefault="00CA10DF">
      <w:pPr>
        <w:spacing w:after="200" w:line="276" w:lineRule="auto"/>
        <w:ind w:left="567" w:hanging="567"/>
        <w:jc w:val="both"/>
        <w:rPr>
          <w:del w:id="2863" w:author="GELIAS" w:date="2026-04-12T19:35:00Z"/>
        </w:rPr>
        <w:pPrChange w:id="2864" w:author="GELIAS" w:date="2026-04-12T19:37:00Z">
          <w:pPr>
            <w:spacing w:after="200" w:line="276" w:lineRule="auto"/>
            <w:ind w:left="720"/>
            <w:jc w:val="both"/>
          </w:pPr>
        </w:pPrChange>
      </w:pPr>
    </w:p>
    <w:p w14:paraId="080300D0" w14:textId="77777777" w:rsidR="008B3961" w:rsidRDefault="00D74028">
      <w:pPr>
        <w:pStyle w:val="Heading2"/>
        <w:numPr>
          <w:ilvl w:val="0"/>
          <w:numId w:val="47"/>
        </w:numPr>
        <w:ind w:left="567" w:hanging="567"/>
        <w:pPrChange w:id="2865" w:author="GELIAS" w:date="2026-04-12T19:37:00Z">
          <w:pPr>
            <w:pStyle w:val="Heading2"/>
          </w:pPr>
        </w:pPrChange>
      </w:pPr>
      <w:bookmarkStart w:id="2866" w:name="_Toc224520784"/>
      <w:del w:id="2867" w:author="GELIAS" w:date="2026-04-11T17:38:00Z">
        <w:r w:rsidDel="007C242B">
          <w:delText xml:space="preserve">5.5  </w:delText>
        </w:r>
      </w:del>
      <w:r>
        <w:t>Acceleration</w:t>
      </w:r>
      <w:bookmarkEnd w:id="2866"/>
    </w:p>
    <w:p w14:paraId="7642CFFA" w14:textId="6C1B4846" w:rsidR="008B3961" w:rsidRDefault="00D74028">
      <w:pPr>
        <w:spacing w:after="200" w:line="276" w:lineRule="auto"/>
        <w:ind w:left="567"/>
        <w:jc w:val="both"/>
        <w:rPr>
          <w:ins w:id="2868" w:author="GELIAS" w:date="2026-04-10T16:49:00Z"/>
        </w:rPr>
        <w:pPrChange w:id="2869" w:author="GELIAS" w:date="2026-04-12T19:38:00Z">
          <w:pPr>
            <w:spacing w:after="200" w:line="276" w:lineRule="auto"/>
            <w:ind w:left="720"/>
            <w:jc w:val="both"/>
          </w:pPr>
        </w:pPrChange>
      </w:pPr>
      <w:r>
        <w:t xml:space="preserve">The Owner may at any time request the Contractor to accelerate the Work. Any acceleration requested by the Owner shall be implemented through a Change Order in accordance with </w:t>
      </w:r>
      <w:del w:id="2870" w:author="GELIAS" w:date="2026-04-13T17:33:00Z">
        <w:r w:rsidDel="00407C7D">
          <w:delText>Article</w:delText>
        </w:r>
      </w:del>
      <w:ins w:id="2871" w:author="GELIAS" w:date="2026-04-13T17:33:00Z">
        <w:r w:rsidR="00407C7D">
          <w:t>Section</w:t>
        </w:r>
      </w:ins>
      <w:r>
        <w:t xml:space="preserve"> 6, and the Contractor shall be entitled to an adjustment of the Contract Price to reflect the reasonable additional costs of acceleration.</w:t>
      </w:r>
    </w:p>
    <w:p w14:paraId="4B1F8572" w14:textId="78E30254" w:rsidR="0081160B" w:rsidRDefault="0081160B">
      <w:pPr>
        <w:pStyle w:val="Heading2"/>
        <w:numPr>
          <w:ilvl w:val="0"/>
          <w:numId w:val="47"/>
        </w:numPr>
        <w:ind w:left="567" w:hanging="567"/>
        <w:rPr>
          <w:ins w:id="2872" w:author="GELIAS" w:date="2026-04-10T16:50:00Z"/>
        </w:rPr>
        <w:pPrChange w:id="2873" w:author="GELIAS" w:date="2026-04-12T19:38:00Z">
          <w:pPr>
            <w:spacing w:after="200" w:line="276" w:lineRule="auto"/>
            <w:jc w:val="both"/>
          </w:pPr>
        </w:pPrChange>
      </w:pPr>
      <w:ins w:id="2874" w:author="GELIAS" w:date="2026-04-10T16:50:00Z">
        <w:r w:rsidRPr="007C242B">
          <w:t>A</w:t>
        </w:r>
      </w:ins>
      <w:ins w:id="2875" w:author="GELIAS" w:date="2026-04-10T16:49:00Z">
        <w:r w:rsidRPr="007C242B">
          <w:t>dvance Warning</w:t>
        </w:r>
        <w:r>
          <w:t xml:space="preserve"> </w:t>
        </w:r>
      </w:ins>
    </w:p>
    <w:p w14:paraId="6A492D20" w14:textId="77777777" w:rsidR="00336E42" w:rsidRDefault="0081160B" w:rsidP="00336E42">
      <w:pPr>
        <w:pStyle w:val="ListParagraph"/>
        <w:numPr>
          <w:ilvl w:val="1"/>
          <w:numId w:val="42"/>
        </w:numPr>
        <w:spacing w:after="200" w:line="276" w:lineRule="auto"/>
        <w:ind w:left="1134" w:hanging="567"/>
        <w:jc w:val="both"/>
        <w:rPr>
          <w:ins w:id="2876" w:author="GELIAS" w:date="2026-04-12T19:38:00Z"/>
        </w:rPr>
      </w:pPr>
      <w:ins w:id="2877" w:author="GELIAS" w:date="2026-04-10T16:49:00Z">
        <w:r>
          <w:t xml:space="preserve">Each Party shall advise the other Party in advance of any known or probable future events or circumstances which may: </w:t>
        </w:r>
      </w:ins>
    </w:p>
    <w:p w14:paraId="4D13DBEF" w14:textId="77777777" w:rsidR="00336E42" w:rsidRDefault="0081160B" w:rsidP="00336E42">
      <w:pPr>
        <w:pStyle w:val="ListParagraph"/>
        <w:numPr>
          <w:ilvl w:val="2"/>
          <w:numId w:val="42"/>
        </w:numPr>
        <w:spacing w:after="200" w:line="276" w:lineRule="auto"/>
        <w:ind w:hanging="579"/>
        <w:jc w:val="both"/>
        <w:rPr>
          <w:ins w:id="2878" w:author="GELIAS" w:date="2026-04-12T19:38:00Z"/>
        </w:rPr>
      </w:pPr>
      <w:ins w:id="2879" w:author="GELIAS" w:date="2026-04-10T16:49:00Z">
        <w:r>
          <w:t xml:space="preserve">adversely affect the work of the Contractor’s Personnel; </w:t>
        </w:r>
      </w:ins>
    </w:p>
    <w:p w14:paraId="79BB5B99" w14:textId="77777777" w:rsidR="00336E42" w:rsidRDefault="0081160B" w:rsidP="00336E42">
      <w:pPr>
        <w:pStyle w:val="ListParagraph"/>
        <w:numPr>
          <w:ilvl w:val="2"/>
          <w:numId w:val="42"/>
        </w:numPr>
        <w:spacing w:after="200" w:line="276" w:lineRule="auto"/>
        <w:ind w:hanging="579"/>
        <w:jc w:val="both"/>
        <w:rPr>
          <w:ins w:id="2880" w:author="GELIAS" w:date="2026-04-12T19:38:00Z"/>
        </w:rPr>
      </w:pPr>
      <w:ins w:id="2881" w:author="GELIAS" w:date="2026-04-10T16:49:00Z">
        <w:r>
          <w:t>adversely affect the performance of the Works when completed;</w:t>
        </w:r>
      </w:ins>
    </w:p>
    <w:p w14:paraId="4039EDF4" w14:textId="77777777" w:rsidR="00336E42" w:rsidRDefault="0081160B" w:rsidP="00336E42">
      <w:pPr>
        <w:pStyle w:val="ListParagraph"/>
        <w:numPr>
          <w:ilvl w:val="2"/>
          <w:numId w:val="42"/>
        </w:numPr>
        <w:spacing w:after="200" w:line="276" w:lineRule="auto"/>
        <w:ind w:hanging="579"/>
        <w:jc w:val="both"/>
        <w:rPr>
          <w:ins w:id="2882" w:author="GELIAS" w:date="2026-04-12T19:39:00Z"/>
        </w:rPr>
      </w:pPr>
      <w:ins w:id="2883" w:author="GELIAS" w:date="2026-04-10T16:49:00Z">
        <w:r>
          <w:lastRenderedPageBreak/>
          <w:t xml:space="preserve">increase the Contract Price; and/or </w:t>
        </w:r>
      </w:ins>
    </w:p>
    <w:p w14:paraId="35240C4E" w14:textId="77777777" w:rsidR="00336E42" w:rsidRDefault="0081160B" w:rsidP="00336E42">
      <w:pPr>
        <w:pStyle w:val="ListParagraph"/>
        <w:numPr>
          <w:ilvl w:val="2"/>
          <w:numId w:val="42"/>
        </w:numPr>
        <w:spacing w:after="200" w:line="276" w:lineRule="auto"/>
        <w:ind w:hanging="579"/>
        <w:jc w:val="both"/>
        <w:rPr>
          <w:ins w:id="2884" w:author="GELIAS" w:date="2026-04-12T19:39:00Z"/>
        </w:rPr>
      </w:pPr>
      <w:ins w:id="2885" w:author="GELIAS" w:date="2026-04-10T16:49:00Z">
        <w:r>
          <w:t xml:space="preserve">delay the execution of the Works or a Section (if any). </w:t>
        </w:r>
      </w:ins>
    </w:p>
    <w:p w14:paraId="7E6FC996" w14:textId="278EF76E" w:rsidR="0081160B" w:rsidRDefault="0081160B">
      <w:pPr>
        <w:pStyle w:val="ListParagraph"/>
        <w:numPr>
          <w:ilvl w:val="1"/>
          <w:numId w:val="42"/>
        </w:numPr>
        <w:spacing w:after="200" w:line="276" w:lineRule="auto"/>
        <w:ind w:left="1134" w:hanging="567"/>
        <w:jc w:val="both"/>
        <w:pPrChange w:id="2886" w:author="GELIAS" w:date="2026-04-12T19:39:00Z">
          <w:pPr>
            <w:spacing w:after="200" w:line="276" w:lineRule="auto"/>
            <w:ind w:left="720"/>
            <w:jc w:val="both"/>
          </w:pPr>
        </w:pPrChange>
      </w:pPr>
      <w:ins w:id="2887" w:author="GELIAS" w:date="2026-04-10T16:49:00Z">
        <w:r>
          <w:t xml:space="preserve">The </w:t>
        </w:r>
      </w:ins>
      <w:ins w:id="2888" w:author="GELIAS" w:date="2026-04-12T19:39:00Z">
        <w:r w:rsidR="00336E42">
          <w:t>Owner</w:t>
        </w:r>
      </w:ins>
      <w:ins w:id="2889" w:author="GELIAS" w:date="2026-04-10T16:49:00Z">
        <w:r>
          <w:t xml:space="preserve"> may request the Contractor to submit a proposal under </w:t>
        </w:r>
      </w:ins>
      <w:ins w:id="2890" w:author="GELIAS" w:date="2026-04-13T17:06:00Z">
        <w:r w:rsidR="008D225D">
          <w:t>Section</w:t>
        </w:r>
      </w:ins>
      <w:ins w:id="2891" w:author="GELIAS" w:date="2026-04-10T16:49:00Z">
        <w:r>
          <w:t xml:space="preserve"> </w:t>
        </w:r>
      </w:ins>
      <w:ins w:id="2892" w:author="GELIAS" w:date="2026-04-12T19:39:00Z">
        <w:r w:rsidR="00336E42">
          <w:t xml:space="preserve">6.1 </w:t>
        </w:r>
      </w:ins>
      <w:ins w:id="2893" w:author="GELIAS" w:date="2026-04-10T16:49:00Z">
        <w:r>
          <w:t xml:space="preserve">to avoid or </w:t>
        </w:r>
        <w:proofErr w:type="spellStart"/>
        <w:r>
          <w:t>minimise</w:t>
        </w:r>
        <w:proofErr w:type="spellEnd"/>
        <w:r>
          <w:t xml:space="preserve"> the effects of such event(s) or circumstance(s).</w:t>
        </w:r>
      </w:ins>
    </w:p>
    <w:p w14:paraId="76890DD5" w14:textId="77777777" w:rsidR="00336E42" w:rsidRDefault="00336E42" w:rsidP="00336E42">
      <w:pPr>
        <w:pStyle w:val="Heading2"/>
        <w:numPr>
          <w:ilvl w:val="0"/>
          <w:numId w:val="47"/>
        </w:numPr>
        <w:ind w:left="567" w:hanging="567"/>
        <w:rPr>
          <w:ins w:id="2894" w:author="GELIAS" w:date="2026-04-12T19:40:00Z"/>
        </w:rPr>
      </w:pPr>
      <w:ins w:id="2895" w:author="GELIAS" w:date="2026-04-12T19:40:00Z">
        <w:r>
          <w:t xml:space="preserve">Time for Completion </w:t>
        </w:r>
      </w:ins>
    </w:p>
    <w:p w14:paraId="108C5310" w14:textId="1568A0A0" w:rsidR="00567CDF" w:rsidRPr="00336E42" w:rsidRDefault="00567CDF">
      <w:pPr>
        <w:pStyle w:val="Heading2"/>
        <w:numPr>
          <w:ilvl w:val="3"/>
          <w:numId w:val="51"/>
        </w:numPr>
        <w:ind w:left="1134" w:hanging="567"/>
        <w:jc w:val="both"/>
        <w:rPr>
          <w:ins w:id="2896" w:author="GELIAS" w:date="2026-04-12T19:27:00Z"/>
          <w:b w:val="0"/>
          <w:bCs w:val="0"/>
          <w:rPrChange w:id="2897" w:author="GELIAS" w:date="2026-04-12T19:40:00Z">
            <w:rPr>
              <w:ins w:id="2898" w:author="GELIAS" w:date="2026-04-12T19:27:00Z"/>
            </w:rPr>
          </w:rPrChange>
        </w:rPr>
        <w:pPrChange w:id="2899" w:author="GELIAS" w:date="2026-04-12T19:40:00Z">
          <w:pPr>
            <w:pStyle w:val="Heading2"/>
            <w:numPr>
              <w:numId w:val="47"/>
            </w:numPr>
            <w:ind w:left="709" w:hanging="567"/>
          </w:pPr>
        </w:pPrChange>
      </w:pPr>
      <w:ins w:id="2900" w:author="GELIAS" w:date="2026-04-12T19:27:00Z">
        <w:r w:rsidRPr="00336E42">
          <w:rPr>
            <w:b w:val="0"/>
            <w:bCs w:val="0"/>
            <w:rPrChange w:id="2901" w:author="GELIAS" w:date="2026-04-12T19:40:00Z">
              <w:rPr/>
            </w:rPrChange>
          </w:rPr>
          <w:t xml:space="preserve">The Contractor shall complete the whole of the Works, and each Section (if any), within the Time for Completion for the Works or Section (as the case may be), including completion of all work which is stated in the </w:t>
        </w:r>
      </w:ins>
      <w:ins w:id="2902" w:author="GELIAS" w:date="2026-04-12T19:41:00Z">
        <w:r w:rsidR="00336E42">
          <w:rPr>
            <w:b w:val="0"/>
            <w:bCs w:val="0"/>
          </w:rPr>
          <w:t>Agreement</w:t>
        </w:r>
      </w:ins>
      <w:ins w:id="2903" w:author="GELIAS" w:date="2026-04-12T19:27:00Z">
        <w:r w:rsidRPr="00336E42">
          <w:rPr>
            <w:b w:val="0"/>
            <w:bCs w:val="0"/>
            <w:rPrChange w:id="2904" w:author="GELIAS" w:date="2026-04-12T19:40:00Z">
              <w:rPr/>
            </w:rPrChange>
          </w:rPr>
          <w:t xml:space="preserve"> as being required for the Works or Section to be considered to be completed for the purposes of taking over </w:t>
        </w:r>
        <w:r w:rsidRPr="0001179A">
          <w:rPr>
            <w:b w:val="0"/>
            <w:bCs w:val="0"/>
            <w:rPrChange w:id="2905" w:author="GELIAS" w:date="2026-04-13T17:20:00Z">
              <w:rPr/>
            </w:rPrChange>
          </w:rPr>
          <w:t xml:space="preserve">under </w:t>
        </w:r>
      </w:ins>
      <w:ins w:id="2906" w:author="GELIAS" w:date="2026-04-13T17:06:00Z">
        <w:r w:rsidR="008D225D" w:rsidRPr="0001179A">
          <w:rPr>
            <w:b w:val="0"/>
            <w:bCs w:val="0"/>
            <w:rPrChange w:id="2907" w:author="GELIAS" w:date="2026-04-13T17:20:00Z">
              <w:rPr>
                <w:b w:val="0"/>
                <w:bCs w:val="0"/>
                <w:color w:val="EE0000"/>
              </w:rPr>
            </w:rPrChange>
          </w:rPr>
          <w:t>Section</w:t>
        </w:r>
      </w:ins>
      <w:ins w:id="2908" w:author="GELIAS" w:date="2026-04-12T19:27:00Z">
        <w:r w:rsidRPr="0001179A">
          <w:rPr>
            <w:b w:val="0"/>
            <w:bCs w:val="0"/>
            <w:rPrChange w:id="2909" w:author="GELIAS" w:date="2026-04-13T17:20:00Z">
              <w:rPr/>
            </w:rPrChange>
          </w:rPr>
          <w:t xml:space="preserve"> </w:t>
        </w:r>
      </w:ins>
      <w:ins w:id="2910" w:author="GELIAS" w:date="2026-04-13T17:20:00Z">
        <w:r w:rsidR="0001179A" w:rsidRPr="0001179A">
          <w:rPr>
            <w:b w:val="0"/>
            <w:bCs w:val="0"/>
            <w:rPrChange w:id="2911" w:author="GELIAS" w:date="2026-04-13T17:20:00Z">
              <w:rPr>
                <w:b w:val="0"/>
                <w:bCs w:val="0"/>
                <w:color w:val="EE0000"/>
              </w:rPr>
            </w:rPrChange>
          </w:rPr>
          <w:t>11.7</w:t>
        </w:r>
      </w:ins>
    </w:p>
    <w:p w14:paraId="78D126E0" w14:textId="77777777" w:rsidR="00336E42" w:rsidRPr="00336E42" w:rsidRDefault="00042AB3" w:rsidP="00336E42">
      <w:pPr>
        <w:pStyle w:val="Heading2"/>
        <w:numPr>
          <w:ilvl w:val="0"/>
          <w:numId w:val="47"/>
        </w:numPr>
        <w:ind w:left="567" w:hanging="567"/>
        <w:rPr>
          <w:ins w:id="2912" w:author="GELIAS" w:date="2026-04-12T19:41:00Z"/>
        </w:rPr>
      </w:pPr>
      <w:ins w:id="2913" w:author="GELIAS" w:date="2026-04-11T10:56:00Z">
        <w:r w:rsidRPr="007C242B">
          <w:rPr>
            <w:bCs w:val="0"/>
          </w:rPr>
          <w:t xml:space="preserve">Extension of Time for Completion </w:t>
        </w:r>
      </w:ins>
    </w:p>
    <w:p w14:paraId="25F17F69" w14:textId="0D8B6F11" w:rsidR="00336E42" w:rsidRDefault="00042AB3" w:rsidP="00336E42">
      <w:pPr>
        <w:pStyle w:val="Heading2"/>
        <w:numPr>
          <w:ilvl w:val="2"/>
          <w:numId w:val="155"/>
        </w:numPr>
        <w:ind w:left="1134" w:hanging="567"/>
        <w:jc w:val="both"/>
        <w:rPr>
          <w:ins w:id="2914" w:author="GELIAS" w:date="2026-04-12T19:45:00Z"/>
          <w:b w:val="0"/>
          <w:bCs w:val="0"/>
        </w:rPr>
      </w:pPr>
      <w:ins w:id="2915" w:author="GELIAS" w:date="2026-04-11T10:56:00Z">
        <w:r w:rsidRPr="00336E42">
          <w:rPr>
            <w:b w:val="0"/>
            <w:bCs w:val="0"/>
            <w:rPrChange w:id="2916" w:author="GELIAS" w:date="2026-04-12T19:42:00Z">
              <w:rPr/>
            </w:rPrChange>
          </w:rPr>
          <w:t xml:space="preserve">The Contractor shall be entitled subject to </w:t>
        </w:r>
      </w:ins>
      <w:ins w:id="2917" w:author="GELIAS" w:date="2026-04-13T17:06:00Z">
        <w:r w:rsidR="008D225D">
          <w:rPr>
            <w:b w:val="0"/>
            <w:bCs w:val="0"/>
          </w:rPr>
          <w:t>Section</w:t>
        </w:r>
      </w:ins>
      <w:ins w:id="2918" w:author="GELIAS" w:date="2026-04-11T10:56:00Z">
        <w:r w:rsidRPr="00336E42">
          <w:rPr>
            <w:b w:val="0"/>
            <w:bCs w:val="0"/>
            <w:rPrChange w:id="2919" w:author="GELIAS" w:date="2026-04-12T19:42:00Z">
              <w:rPr/>
            </w:rPrChange>
          </w:rPr>
          <w:t xml:space="preserve"> 2</w:t>
        </w:r>
      </w:ins>
      <w:ins w:id="2920" w:author="GELIAS" w:date="2026-04-13T17:21:00Z">
        <w:r w:rsidR="0001179A">
          <w:rPr>
            <w:b w:val="0"/>
            <w:bCs w:val="0"/>
          </w:rPr>
          <w:t>1</w:t>
        </w:r>
      </w:ins>
      <w:ins w:id="2921" w:author="GELIAS" w:date="2026-04-12T19:42:00Z">
        <w:r w:rsidR="00336E42" w:rsidRPr="00336E42">
          <w:rPr>
            <w:b w:val="0"/>
            <w:bCs w:val="0"/>
            <w:rPrChange w:id="2922" w:author="GELIAS" w:date="2026-04-12T19:42:00Z">
              <w:rPr/>
            </w:rPrChange>
          </w:rPr>
          <w:t xml:space="preserve"> </w:t>
        </w:r>
      </w:ins>
      <w:ins w:id="2923" w:author="GELIAS" w:date="2026-04-11T10:56:00Z">
        <w:r w:rsidRPr="00336E42">
          <w:rPr>
            <w:b w:val="0"/>
            <w:bCs w:val="0"/>
            <w:rPrChange w:id="2924" w:author="GELIAS" w:date="2026-04-12T19:42:00Z">
              <w:rPr/>
            </w:rPrChange>
          </w:rPr>
          <w:t xml:space="preserve">to </w:t>
        </w:r>
      </w:ins>
      <w:ins w:id="2925" w:author="GELIAS" w:date="2026-04-13T17:22:00Z">
        <w:r w:rsidR="00166B9C">
          <w:rPr>
            <w:b w:val="0"/>
            <w:bCs w:val="0"/>
          </w:rPr>
          <w:t>EOT</w:t>
        </w:r>
      </w:ins>
      <w:ins w:id="2926" w:author="GELIAS" w:date="2026-04-11T10:56:00Z">
        <w:r w:rsidRPr="00336E42">
          <w:rPr>
            <w:b w:val="0"/>
            <w:bCs w:val="0"/>
            <w:rPrChange w:id="2927" w:author="GELIAS" w:date="2026-04-12T19:42:00Z">
              <w:rPr/>
            </w:rPrChange>
          </w:rPr>
          <w:t xml:space="preserve"> if and to the extent that completion for the purposes of </w:t>
        </w:r>
      </w:ins>
      <w:ins w:id="2928" w:author="GELIAS" w:date="2026-04-13T17:06:00Z">
        <w:r w:rsidR="008D225D">
          <w:rPr>
            <w:b w:val="0"/>
            <w:bCs w:val="0"/>
          </w:rPr>
          <w:t>Section</w:t>
        </w:r>
      </w:ins>
      <w:ins w:id="2929" w:author="GELIAS" w:date="2026-04-11T10:56:00Z">
        <w:r w:rsidRPr="00336E42">
          <w:rPr>
            <w:b w:val="0"/>
            <w:bCs w:val="0"/>
            <w:rPrChange w:id="2930" w:author="GELIAS" w:date="2026-04-12T19:42:00Z">
              <w:rPr/>
            </w:rPrChange>
          </w:rPr>
          <w:t xml:space="preserve"> 1</w:t>
        </w:r>
      </w:ins>
      <w:ins w:id="2931" w:author="GELIAS" w:date="2026-04-13T17:21:00Z">
        <w:r w:rsidR="00166B9C">
          <w:rPr>
            <w:b w:val="0"/>
            <w:bCs w:val="0"/>
          </w:rPr>
          <w:t>1.7</w:t>
        </w:r>
      </w:ins>
      <w:ins w:id="2932" w:author="GELIAS" w:date="2026-04-11T10:56:00Z">
        <w:r w:rsidRPr="00336E42">
          <w:rPr>
            <w:b w:val="0"/>
            <w:bCs w:val="0"/>
            <w:rPrChange w:id="2933" w:author="GELIAS" w:date="2026-04-12T19:42:00Z">
              <w:rPr/>
            </w:rPrChange>
          </w:rPr>
          <w:t xml:space="preserve"> is or will be delayed by any of the following causes: </w:t>
        </w:r>
      </w:ins>
    </w:p>
    <w:p w14:paraId="55FA79CC" w14:textId="7C5A4644" w:rsidR="008F5FA6" w:rsidRDefault="008F5FA6" w:rsidP="008F5FA6">
      <w:pPr>
        <w:pStyle w:val="Heading2"/>
        <w:numPr>
          <w:ilvl w:val="2"/>
          <w:numId w:val="42"/>
        </w:numPr>
        <w:ind w:hanging="579"/>
        <w:rPr>
          <w:ins w:id="2934" w:author="GELIAS" w:date="2026-04-12T19:45:00Z"/>
          <w:b w:val="0"/>
          <w:bCs w:val="0"/>
        </w:rPr>
      </w:pPr>
      <w:ins w:id="2935" w:author="GELIAS" w:date="2026-04-12T19:45:00Z">
        <w:r w:rsidRPr="00F637C5">
          <w:rPr>
            <w:b w:val="0"/>
            <w:bCs w:val="0"/>
          </w:rPr>
          <w:t xml:space="preserve">a </w:t>
        </w:r>
        <w:r>
          <w:rPr>
            <w:b w:val="0"/>
            <w:bCs w:val="0"/>
          </w:rPr>
          <w:t xml:space="preserve">Change Order </w:t>
        </w:r>
        <w:r w:rsidRPr="00F637C5">
          <w:rPr>
            <w:b w:val="0"/>
            <w:bCs w:val="0"/>
          </w:rPr>
          <w:t xml:space="preserve">(except that there shall be no requirement to comply with </w:t>
        </w:r>
      </w:ins>
      <w:ins w:id="2936" w:author="GELIAS" w:date="2026-04-13T17:06:00Z">
        <w:r w:rsidR="008D225D">
          <w:rPr>
            <w:b w:val="0"/>
            <w:bCs w:val="0"/>
          </w:rPr>
          <w:t>Section</w:t>
        </w:r>
      </w:ins>
      <w:ins w:id="2937" w:author="GELIAS" w:date="2026-04-12T19:45:00Z">
        <w:r w:rsidRPr="00F637C5">
          <w:rPr>
            <w:b w:val="0"/>
            <w:bCs w:val="0"/>
          </w:rPr>
          <w:t xml:space="preserve"> 2</w:t>
        </w:r>
        <w:r>
          <w:rPr>
            <w:b w:val="0"/>
            <w:bCs w:val="0"/>
          </w:rPr>
          <w:t>2</w:t>
        </w:r>
        <w:r w:rsidRPr="00F637C5">
          <w:rPr>
            <w:b w:val="0"/>
            <w:bCs w:val="0"/>
          </w:rPr>
          <w:t xml:space="preserve">; </w:t>
        </w:r>
      </w:ins>
    </w:p>
    <w:p w14:paraId="051F6526" w14:textId="692F435C" w:rsidR="008F5FA6" w:rsidRDefault="008F5FA6">
      <w:pPr>
        <w:pStyle w:val="Heading2"/>
        <w:numPr>
          <w:ilvl w:val="2"/>
          <w:numId w:val="42"/>
        </w:numPr>
        <w:ind w:hanging="579"/>
        <w:jc w:val="both"/>
        <w:rPr>
          <w:ins w:id="2938" w:author="GELIAS" w:date="2026-04-12T19:45:00Z"/>
          <w:b w:val="0"/>
          <w:bCs w:val="0"/>
        </w:rPr>
        <w:pPrChange w:id="2939" w:author="GELIAS" w:date="2026-04-12T19:46:00Z">
          <w:pPr>
            <w:pStyle w:val="Heading2"/>
            <w:numPr>
              <w:ilvl w:val="2"/>
              <w:numId w:val="42"/>
            </w:numPr>
            <w:ind w:left="1713" w:hanging="579"/>
          </w:pPr>
        </w:pPrChange>
      </w:pPr>
      <w:ins w:id="2940" w:author="GELIAS" w:date="2026-04-12T19:45:00Z">
        <w:r w:rsidRPr="00F637C5">
          <w:rPr>
            <w:b w:val="0"/>
            <w:bCs w:val="0"/>
          </w:rPr>
          <w:t xml:space="preserve">a cause of delay giving an entitlement to EOT under a </w:t>
        </w:r>
      </w:ins>
      <w:ins w:id="2941" w:author="GELIAS" w:date="2026-04-13T17:06:00Z">
        <w:r w:rsidR="008D225D">
          <w:rPr>
            <w:b w:val="0"/>
            <w:bCs w:val="0"/>
          </w:rPr>
          <w:t>Section</w:t>
        </w:r>
      </w:ins>
      <w:ins w:id="2942" w:author="GELIAS" w:date="2026-04-12T19:45:00Z">
        <w:r w:rsidRPr="00F637C5">
          <w:rPr>
            <w:b w:val="0"/>
            <w:bCs w:val="0"/>
          </w:rPr>
          <w:t xml:space="preserve"> of th</w:t>
        </w:r>
        <w:r>
          <w:rPr>
            <w:b w:val="0"/>
            <w:bCs w:val="0"/>
          </w:rPr>
          <w:t>is Agreement</w:t>
        </w:r>
        <w:r w:rsidRPr="00F637C5">
          <w:rPr>
            <w:b w:val="0"/>
            <w:bCs w:val="0"/>
          </w:rPr>
          <w:t>; or</w:t>
        </w:r>
      </w:ins>
    </w:p>
    <w:p w14:paraId="207814B6" w14:textId="2FA18B64" w:rsidR="008F5FA6" w:rsidRDefault="008F5FA6">
      <w:pPr>
        <w:pStyle w:val="Heading2"/>
        <w:numPr>
          <w:ilvl w:val="2"/>
          <w:numId w:val="42"/>
        </w:numPr>
        <w:ind w:hanging="579"/>
        <w:jc w:val="both"/>
        <w:rPr>
          <w:ins w:id="2943" w:author="EVANS" w:date="2026-04-29T14:00:00Z"/>
          <w:b w:val="0"/>
          <w:bCs w:val="0"/>
        </w:rPr>
      </w:pPr>
      <w:ins w:id="2944" w:author="GELIAS" w:date="2026-04-12T19:45:00Z">
        <w:r w:rsidRPr="008F5FA6">
          <w:rPr>
            <w:b w:val="0"/>
            <w:bCs w:val="0"/>
            <w:rPrChange w:id="2945" w:author="GELIAS" w:date="2026-04-12T19:45:00Z">
              <w:rPr/>
            </w:rPrChange>
          </w:rPr>
          <w:t>any delay, impediment or prevention caused by or attributable to the Owner, the Owner’s Personnel, or the Owner’s other contractors on the Site</w:t>
        </w:r>
        <w:r>
          <w:rPr>
            <w:b w:val="0"/>
            <w:bCs w:val="0"/>
          </w:rPr>
          <w:t xml:space="preserve">. </w:t>
        </w:r>
      </w:ins>
    </w:p>
    <w:p w14:paraId="636D4308" w14:textId="472D702D" w:rsidR="00356BBC" w:rsidRDefault="002648B1">
      <w:pPr>
        <w:pStyle w:val="Heading2"/>
        <w:numPr>
          <w:ilvl w:val="2"/>
          <w:numId w:val="42"/>
        </w:numPr>
        <w:ind w:hanging="579"/>
        <w:jc w:val="both"/>
        <w:rPr>
          <w:ins w:id="2946" w:author="EVANS" w:date="2026-04-29T14:01:00Z"/>
          <w:b w:val="0"/>
          <w:bCs w:val="0"/>
        </w:rPr>
      </w:pPr>
      <w:ins w:id="2947" w:author="EVANS" w:date="2026-04-29T14:01:00Z">
        <w:r>
          <w:rPr>
            <w:b w:val="0"/>
            <w:bCs w:val="0"/>
          </w:rPr>
          <w:t>Event of force majeure</w:t>
        </w:r>
      </w:ins>
    </w:p>
    <w:p w14:paraId="35353F1F" w14:textId="3CCF4252" w:rsidR="002648B1" w:rsidRDefault="002648B1">
      <w:pPr>
        <w:pStyle w:val="Heading2"/>
        <w:numPr>
          <w:ilvl w:val="2"/>
          <w:numId w:val="42"/>
        </w:numPr>
        <w:ind w:hanging="579"/>
        <w:jc w:val="both"/>
        <w:rPr>
          <w:ins w:id="2948" w:author="EVANS" w:date="2026-04-29T14:01:00Z"/>
          <w:b w:val="0"/>
          <w:bCs w:val="0"/>
        </w:rPr>
      </w:pPr>
      <w:ins w:id="2949" w:author="EVANS" w:date="2026-04-29T14:01:00Z">
        <w:r w:rsidRPr="002648B1">
          <w:rPr>
            <w:b w:val="0"/>
            <w:bCs w:val="0"/>
          </w:rPr>
          <w:t>Delays by the Owner in reviewing or approving documents or designs;</w:t>
        </w:r>
      </w:ins>
    </w:p>
    <w:p w14:paraId="76300D84" w14:textId="6EE21C05" w:rsidR="002648B1" w:rsidRPr="008F5FA6" w:rsidRDefault="002648B1">
      <w:pPr>
        <w:pStyle w:val="Heading2"/>
        <w:numPr>
          <w:ilvl w:val="2"/>
          <w:numId w:val="42"/>
        </w:numPr>
        <w:ind w:hanging="579"/>
        <w:jc w:val="both"/>
        <w:rPr>
          <w:ins w:id="2950" w:author="GELIAS" w:date="2026-04-12T19:45:00Z"/>
          <w:b w:val="0"/>
          <w:bCs w:val="0"/>
        </w:rPr>
        <w:pPrChange w:id="2951" w:author="GELIAS" w:date="2026-04-12T19:45:00Z">
          <w:pPr>
            <w:pStyle w:val="Heading2"/>
            <w:numPr>
              <w:ilvl w:val="2"/>
              <w:numId w:val="42"/>
            </w:numPr>
            <w:ind w:left="1713" w:hanging="579"/>
          </w:pPr>
        </w:pPrChange>
      </w:pPr>
      <w:ins w:id="2952" w:author="EVANS" w:date="2026-04-29T14:01:00Z">
        <w:r w:rsidRPr="002648B1">
          <w:rPr>
            <w:b w:val="0"/>
            <w:bCs w:val="0"/>
          </w:rPr>
          <w:t xml:space="preserve">Shipping delays during transportation of equipment from China </w:t>
        </w:r>
        <w:proofErr w:type="gramStart"/>
        <w:r w:rsidRPr="002648B1">
          <w:rPr>
            <w:b w:val="0"/>
            <w:bCs w:val="0"/>
          </w:rPr>
          <w:t>to  Nigeria</w:t>
        </w:r>
        <w:proofErr w:type="gramEnd"/>
        <w:r w:rsidRPr="002648B1">
          <w:rPr>
            <w:b w:val="0"/>
            <w:bCs w:val="0"/>
          </w:rPr>
          <w:t>.</w:t>
        </w:r>
      </w:ins>
    </w:p>
    <w:p w14:paraId="1513F755" w14:textId="699457F6" w:rsidR="00042AB3" w:rsidRPr="008F5FA6" w:rsidRDefault="00042AB3">
      <w:pPr>
        <w:pStyle w:val="Heading2"/>
        <w:numPr>
          <w:ilvl w:val="2"/>
          <w:numId w:val="155"/>
        </w:numPr>
        <w:ind w:left="1134" w:hanging="567"/>
        <w:jc w:val="both"/>
        <w:rPr>
          <w:ins w:id="2953" w:author="GELIAS" w:date="2026-04-10T16:25:00Z"/>
        </w:rPr>
        <w:pPrChange w:id="2954" w:author="GELIAS" w:date="2026-04-12T19:46:00Z">
          <w:pPr/>
        </w:pPrChange>
      </w:pPr>
      <w:ins w:id="2955" w:author="GELIAS" w:date="2026-04-11T10:57:00Z">
        <w:r w:rsidRPr="008F5FA6">
          <w:rPr>
            <w:b w:val="0"/>
            <w:bCs w:val="0"/>
          </w:rPr>
          <w:t xml:space="preserve">When determining each EOT under </w:t>
        </w:r>
      </w:ins>
      <w:ins w:id="2956" w:author="GELIAS" w:date="2026-04-13T17:06:00Z">
        <w:r w:rsidR="008D225D">
          <w:rPr>
            <w:b w:val="0"/>
            <w:bCs w:val="0"/>
          </w:rPr>
          <w:t>Section</w:t>
        </w:r>
      </w:ins>
      <w:ins w:id="2957" w:author="GELIAS" w:date="2026-04-11T10:57:00Z">
        <w:r w:rsidRPr="008F5FA6">
          <w:rPr>
            <w:b w:val="0"/>
            <w:bCs w:val="0"/>
          </w:rPr>
          <w:t xml:space="preserve"> 2</w:t>
        </w:r>
      </w:ins>
      <w:ins w:id="2958" w:author="GELIAS" w:date="2026-04-13T17:21:00Z">
        <w:r w:rsidR="00166B9C">
          <w:rPr>
            <w:b w:val="0"/>
            <w:bCs w:val="0"/>
          </w:rPr>
          <w:t>1</w:t>
        </w:r>
      </w:ins>
      <w:ins w:id="2959" w:author="GELIAS" w:date="2026-04-12T19:46:00Z">
        <w:r w:rsidR="008F5FA6" w:rsidRPr="008F5FA6">
          <w:rPr>
            <w:b w:val="0"/>
            <w:bCs w:val="0"/>
          </w:rPr>
          <w:t>, t</w:t>
        </w:r>
      </w:ins>
      <w:ins w:id="2960" w:author="GELIAS" w:date="2026-04-11T10:57:00Z">
        <w:r w:rsidRPr="008F5FA6">
          <w:rPr>
            <w:b w:val="0"/>
            <w:bCs w:val="0"/>
          </w:rPr>
          <w:t xml:space="preserve">he </w:t>
        </w:r>
      </w:ins>
      <w:ins w:id="2961" w:author="GELIAS" w:date="2026-04-12T19:46:00Z">
        <w:r w:rsidR="008F5FA6" w:rsidRPr="008F5FA6">
          <w:rPr>
            <w:b w:val="0"/>
            <w:bCs w:val="0"/>
          </w:rPr>
          <w:t>Owner</w:t>
        </w:r>
      </w:ins>
      <w:ins w:id="2962" w:author="GELIAS" w:date="2026-04-11T10:57:00Z">
        <w:r w:rsidRPr="008F5FA6">
          <w:rPr>
            <w:b w:val="0"/>
            <w:bCs w:val="0"/>
          </w:rPr>
          <w:t xml:space="preserve">’s Representative shall review previous determinations under </w:t>
        </w:r>
      </w:ins>
      <w:ins w:id="2963" w:author="GELIAS" w:date="2026-04-13T17:06:00Z">
        <w:r w:rsidR="008D225D">
          <w:rPr>
            <w:b w:val="0"/>
            <w:bCs w:val="0"/>
          </w:rPr>
          <w:t>Section</w:t>
        </w:r>
      </w:ins>
      <w:ins w:id="2964" w:author="GELIAS" w:date="2026-04-11T10:57:00Z">
        <w:r w:rsidRPr="008F5FA6">
          <w:rPr>
            <w:b w:val="0"/>
            <w:bCs w:val="0"/>
          </w:rPr>
          <w:t xml:space="preserve"> </w:t>
        </w:r>
      </w:ins>
      <w:ins w:id="2965" w:author="GELIAS" w:date="2026-04-12T19:46:00Z">
        <w:r w:rsidR="008F5FA6" w:rsidRPr="008F5FA6">
          <w:rPr>
            <w:b w:val="0"/>
            <w:bCs w:val="0"/>
          </w:rPr>
          <w:t>4.12</w:t>
        </w:r>
      </w:ins>
      <w:ins w:id="2966" w:author="GELIAS" w:date="2026-04-11T10:57:00Z">
        <w:r w:rsidRPr="008F5FA6">
          <w:rPr>
            <w:b w:val="0"/>
            <w:bCs w:val="0"/>
          </w:rPr>
          <w:t xml:space="preserve"> and may increase, but shall not decrease, the total EOT. If a delay caused by a matter which is the </w:t>
        </w:r>
      </w:ins>
      <w:ins w:id="2967" w:author="GELIAS" w:date="2026-04-12T19:47:00Z">
        <w:r w:rsidR="008F5FA6" w:rsidRPr="008F5FA6">
          <w:rPr>
            <w:b w:val="0"/>
            <w:bCs w:val="0"/>
          </w:rPr>
          <w:t>Owner</w:t>
        </w:r>
      </w:ins>
      <w:ins w:id="2968" w:author="GELIAS" w:date="2026-04-11T10:57:00Z">
        <w:r w:rsidRPr="008F5FA6">
          <w:rPr>
            <w:b w:val="0"/>
            <w:bCs w:val="0"/>
          </w:rPr>
          <w:t>’s responsibility is concurrent with a delay caused by a matter which is the Contractor’s responsibility, the Contractor’s entitlement to EOT shall be assessed taking due regard of all relevant circumstances</w:t>
        </w:r>
      </w:ins>
      <w:ins w:id="2969" w:author="GELIAS" w:date="2026-04-12T19:47:00Z">
        <w:r w:rsidR="008F5FA6" w:rsidRPr="008F5FA6">
          <w:rPr>
            <w:b w:val="0"/>
            <w:bCs w:val="0"/>
          </w:rPr>
          <w:t xml:space="preserve">. </w:t>
        </w:r>
      </w:ins>
    </w:p>
    <w:p w14:paraId="7C318E4C" w14:textId="48569641" w:rsidR="008B3961" w:rsidRDefault="00D74028">
      <w:r>
        <w:br w:type="page"/>
      </w:r>
    </w:p>
    <w:p w14:paraId="142CE9C8" w14:textId="1A761FCA" w:rsidR="008B3961" w:rsidRDefault="00D25255">
      <w:pPr>
        <w:pStyle w:val="Heading1"/>
        <w:numPr>
          <w:ilvl w:val="0"/>
          <w:numId w:val="157"/>
        </w:numPr>
        <w:ind w:left="567" w:hanging="567"/>
        <w:pPrChange w:id="2970" w:author="GELIAS" w:date="2026-04-12T19:48:00Z">
          <w:pPr>
            <w:pStyle w:val="Heading1"/>
          </w:pPr>
        </w:pPrChange>
      </w:pPr>
      <w:bookmarkStart w:id="2971" w:name="_Toc224520785"/>
      <w:del w:id="2972" w:author="GELIAS" w:date="2026-04-11T17:39:00Z">
        <w:r w:rsidDel="007C242B">
          <w:lastRenderedPageBreak/>
          <w:delText>6</w:delText>
        </w:r>
        <w:commentRangeStart w:id="2973"/>
        <w:r w:rsidDel="007C242B">
          <w:delText xml:space="preserve">. </w:delText>
        </w:r>
      </w:del>
      <w:r>
        <w:t>CHANGES</w:t>
      </w:r>
      <w:r w:rsidR="00DA20ED">
        <w:t xml:space="preserve"> AND </w:t>
      </w:r>
      <w:r>
        <w:t>FORCE MAJEURE</w:t>
      </w:r>
      <w:bookmarkEnd w:id="2971"/>
      <w:commentRangeEnd w:id="2973"/>
      <w:r w:rsidR="004F11F2" w:rsidDel="008556DF">
        <w:rPr>
          <w:rStyle w:val="CommentReference"/>
          <w:sz w:val="28"/>
          <w:szCs w:val="28"/>
        </w:rPr>
        <w:commentReference w:id="2973"/>
      </w:r>
    </w:p>
    <w:p w14:paraId="1A114DFD" w14:textId="77777777" w:rsidR="008B3961" w:rsidRDefault="00D74028">
      <w:pPr>
        <w:pStyle w:val="Heading2"/>
        <w:numPr>
          <w:ilvl w:val="0"/>
          <w:numId w:val="53"/>
        </w:numPr>
        <w:ind w:left="567" w:hanging="567"/>
        <w:pPrChange w:id="2974" w:author="GELIAS" w:date="2026-04-12T19:48:00Z">
          <w:pPr>
            <w:pStyle w:val="Heading2"/>
          </w:pPr>
        </w:pPrChange>
      </w:pPr>
      <w:bookmarkStart w:id="2975" w:name="_Toc224520786"/>
      <w:del w:id="2976" w:author="GELIAS" w:date="2026-04-11T17:39:00Z">
        <w:r w:rsidDel="007C242B">
          <w:delText xml:space="preserve">6.1  </w:delText>
        </w:r>
      </w:del>
      <w:r>
        <w:t>Change Orders Requested by Owner</w:t>
      </w:r>
      <w:bookmarkEnd w:id="2975"/>
    </w:p>
    <w:p w14:paraId="3AD33C19" w14:textId="6B0742E2" w:rsidR="002E7809" w:rsidRDefault="00D74028">
      <w:pPr>
        <w:pStyle w:val="ListParagraph"/>
        <w:numPr>
          <w:ilvl w:val="1"/>
          <w:numId w:val="54"/>
        </w:numPr>
        <w:spacing w:after="200" w:line="276" w:lineRule="auto"/>
        <w:ind w:left="1134" w:hanging="567"/>
        <w:jc w:val="both"/>
        <w:rPr>
          <w:ins w:id="2977" w:author="GELIAS" w:date="2026-04-09T18:09:00Z"/>
        </w:rPr>
        <w:pPrChange w:id="2978" w:author="GELIAS" w:date="2026-04-12T19:48:00Z">
          <w:pPr>
            <w:spacing w:after="200" w:line="276" w:lineRule="auto"/>
            <w:ind w:left="720"/>
            <w:jc w:val="both"/>
          </w:pPr>
        </w:pPrChange>
      </w:pPr>
      <w:del w:id="2979" w:author="GELIAS" w:date="2026-04-11T17:40:00Z">
        <w:r w:rsidDel="007C242B">
          <w:delText xml:space="preserve">(a) </w:delText>
        </w:r>
      </w:del>
      <w:r>
        <w:t>The Owner</w:t>
      </w:r>
      <w:ins w:id="2980" w:author="GELIAS" w:date="2026-04-09T18:07:00Z">
        <w:r w:rsidR="002E7809">
          <w:t xml:space="preserve"> </w:t>
        </w:r>
      </w:ins>
      <w:del w:id="2981" w:author="GELIAS" w:date="2026-04-12T19:49:00Z">
        <w:r w:rsidDel="008F5FA6">
          <w:delText xml:space="preserve"> </w:delText>
        </w:r>
      </w:del>
      <w:r>
        <w:t>may at any time</w:t>
      </w:r>
      <w:ins w:id="2982" w:author="GELIAS" w:date="2026-04-09T18:02:00Z">
        <w:r w:rsidR="00AE7684">
          <w:t xml:space="preserve"> before the issue </w:t>
        </w:r>
        <w:proofErr w:type="gramStart"/>
        <w:r w:rsidR="00AE7684">
          <w:t>of  the</w:t>
        </w:r>
        <w:proofErr w:type="gramEnd"/>
        <w:r w:rsidR="00AE7684">
          <w:t xml:space="preserve"> Taking-Over Certificate</w:t>
        </w:r>
      </w:ins>
      <w:r>
        <w:t xml:space="preserve"> request a change in the Work by issuing a written Change Order Request to the Contractor. The Contractor shall</w:t>
      </w:r>
      <w:ins w:id="2983" w:author="GELIAS" w:date="2026-04-09T18:05:00Z">
        <w:r w:rsidR="002E7809">
          <w:t xml:space="preserve"> be bound by each Change Order and shall promptly execute same without </w:t>
        </w:r>
      </w:ins>
      <w:ins w:id="2984" w:author="GELIAS" w:date="2026-04-12T19:49:00Z">
        <w:r w:rsidR="008F5FA6">
          <w:t>d</w:t>
        </w:r>
      </w:ins>
      <w:ins w:id="2985" w:author="GELIAS" w:date="2026-04-09T18:05:00Z">
        <w:r w:rsidR="002E7809">
          <w:t>elay</w:t>
        </w:r>
      </w:ins>
      <w:ins w:id="2986" w:author="GELIAS" w:date="2026-04-12T19:50:00Z">
        <w:r w:rsidR="008F5FA6">
          <w:t xml:space="preserve"> u</w:t>
        </w:r>
      </w:ins>
      <w:ins w:id="2987" w:author="GELIAS" w:date="2026-04-09T18:05:00Z">
        <w:r w:rsidR="002E7809">
          <w:t>nless th</w:t>
        </w:r>
      </w:ins>
      <w:ins w:id="2988" w:author="GELIAS" w:date="2026-04-09T18:06:00Z">
        <w:r w:rsidR="002E7809">
          <w:t xml:space="preserve">e Contractor </w:t>
        </w:r>
      </w:ins>
      <w:ins w:id="2989" w:author="GELIAS" w:date="2026-04-09T18:08:00Z">
        <w:r w:rsidR="002E7809">
          <w:t>promptly gives a</w:t>
        </w:r>
      </w:ins>
      <w:ins w:id="2990" w:author="GELIAS" w:date="2026-04-12T19:50:00Z">
        <w:r w:rsidR="008F5FA6">
          <w:t xml:space="preserve"> </w:t>
        </w:r>
      </w:ins>
      <w:ins w:id="2991" w:author="GELIAS" w:date="2026-04-09T18:08:00Z">
        <w:r w:rsidR="002E7809">
          <w:t xml:space="preserve">Notice to the </w:t>
        </w:r>
      </w:ins>
      <w:ins w:id="2992" w:author="GELIAS" w:date="2026-04-09T18:09:00Z">
        <w:r w:rsidR="002E7809">
          <w:t xml:space="preserve">Owner/ the </w:t>
        </w:r>
      </w:ins>
      <w:ins w:id="2993" w:author="GELIAS" w:date="2026-04-09T18:11:00Z">
        <w:r w:rsidR="002E7809">
          <w:t>Owner’s</w:t>
        </w:r>
      </w:ins>
      <w:ins w:id="2994" w:author="GELIAS" w:date="2026-04-09T18:09:00Z">
        <w:r w:rsidR="002E7809">
          <w:t xml:space="preserve"> Representative </w:t>
        </w:r>
      </w:ins>
      <w:ins w:id="2995" w:author="GELIAS" w:date="2026-04-09T18:08:00Z">
        <w:r w:rsidR="002E7809">
          <w:t xml:space="preserve">stating (with detailed supporting particulars) that: </w:t>
        </w:r>
      </w:ins>
    </w:p>
    <w:p w14:paraId="6109AB2D" w14:textId="77777777" w:rsidR="008F5FA6" w:rsidRDefault="002E7809" w:rsidP="008F5FA6">
      <w:pPr>
        <w:pStyle w:val="ListParagraph"/>
        <w:numPr>
          <w:ilvl w:val="0"/>
          <w:numId w:val="55"/>
        </w:numPr>
        <w:spacing w:after="200" w:line="276" w:lineRule="auto"/>
        <w:ind w:left="1701" w:hanging="567"/>
        <w:jc w:val="both"/>
        <w:rPr>
          <w:ins w:id="2996" w:author="GELIAS" w:date="2026-04-12T19:50:00Z"/>
        </w:rPr>
      </w:pPr>
      <w:ins w:id="2997" w:author="GELIAS" w:date="2026-04-09T18:08:00Z">
        <w:r>
          <w:t xml:space="preserve">the varied work was Unforeseeable having regard to the scope and nature of the Works described in the </w:t>
        </w:r>
      </w:ins>
      <w:ins w:id="2998" w:author="GELIAS" w:date="2026-04-09T18:09:00Z">
        <w:r>
          <w:t>Owner’</w:t>
        </w:r>
      </w:ins>
      <w:ins w:id="2999" w:author="GELIAS" w:date="2026-04-09T18:08:00Z">
        <w:r>
          <w:t>s Requirements;</w:t>
        </w:r>
      </w:ins>
    </w:p>
    <w:p w14:paraId="7549B273" w14:textId="41D59579" w:rsidR="008F5FA6" w:rsidRDefault="002E7809" w:rsidP="008F5FA6">
      <w:pPr>
        <w:pStyle w:val="ListParagraph"/>
        <w:numPr>
          <w:ilvl w:val="0"/>
          <w:numId w:val="55"/>
        </w:numPr>
        <w:spacing w:after="200" w:line="276" w:lineRule="auto"/>
        <w:ind w:left="1701" w:hanging="567"/>
        <w:jc w:val="both"/>
        <w:rPr>
          <w:ins w:id="3000" w:author="GELIAS" w:date="2026-04-12T19:50:00Z"/>
        </w:rPr>
      </w:pPr>
      <w:ins w:id="3001" w:author="GELIAS" w:date="2026-04-09T18:08:00Z">
        <w:r>
          <w:t xml:space="preserve">the Contractor cannot readily obtain the Goods required for the </w:t>
        </w:r>
      </w:ins>
      <w:ins w:id="3002" w:author="GELIAS" w:date="2026-04-09T18:09:00Z">
        <w:r>
          <w:t>Change O</w:t>
        </w:r>
      </w:ins>
      <w:ins w:id="3003" w:author="GELIAS" w:date="2026-04-09T18:10:00Z">
        <w:r>
          <w:t>rder</w:t>
        </w:r>
      </w:ins>
      <w:ins w:id="3004" w:author="GELIAS" w:date="2026-04-12T19:50:00Z">
        <w:r w:rsidR="008F5FA6">
          <w:t>;</w:t>
        </w:r>
      </w:ins>
      <w:ins w:id="3005" w:author="GELIAS" w:date="2026-04-09T18:08:00Z">
        <w:r>
          <w:t xml:space="preserve"> </w:t>
        </w:r>
      </w:ins>
    </w:p>
    <w:p w14:paraId="542B24EF" w14:textId="0C9514A1" w:rsidR="008F5FA6" w:rsidRDefault="002E7809" w:rsidP="008F5FA6">
      <w:pPr>
        <w:pStyle w:val="ListParagraph"/>
        <w:numPr>
          <w:ilvl w:val="0"/>
          <w:numId w:val="55"/>
        </w:numPr>
        <w:spacing w:after="200" w:line="276" w:lineRule="auto"/>
        <w:ind w:left="1701" w:hanging="567"/>
        <w:jc w:val="both"/>
        <w:rPr>
          <w:ins w:id="3006" w:author="GELIAS" w:date="2026-04-12T19:52:00Z"/>
        </w:rPr>
      </w:pPr>
      <w:ins w:id="3007" w:author="GELIAS" w:date="2026-04-09T18:08:00Z">
        <w:r>
          <w:t xml:space="preserve">it will adversely affect the Contractor’s ability to comply with </w:t>
        </w:r>
      </w:ins>
      <w:ins w:id="3008" w:author="GELIAS" w:date="2026-04-13T17:06:00Z">
        <w:r w:rsidR="008D225D">
          <w:t>Section</w:t>
        </w:r>
      </w:ins>
      <w:ins w:id="3009" w:author="GELIAS" w:date="2026-04-09T18:08:00Z">
        <w:r>
          <w:t xml:space="preserve"> </w:t>
        </w:r>
      </w:ins>
      <w:ins w:id="3010" w:author="GELIAS" w:date="2026-04-12T19:51:00Z">
        <w:r w:rsidR="008F5FA6">
          <w:t>3.5</w:t>
        </w:r>
      </w:ins>
      <w:ins w:id="3011" w:author="GELIAS" w:date="2026-04-09T18:08:00Z">
        <w:r>
          <w:t xml:space="preserve"> and/or </w:t>
        </w:r>
      </w:ins>
      <w:ins w:id="3012" w:author="GELIAS" w:date="2026-04-13T17:06:00Z">
        <w:r w:rsidR="008D225D">
          <w:t>Section</w:t>
        </w:r>
      </w:ins>
      <w:ins w:id="3013" w:author="GELIAS" w:date="2026-04-09T18:08:00Z">
        <w:r>
          <w:t xml:space="preserve"> </w:t>
        </w:r>
      </w:ins>
      <w:ins w:id="3014" w:author="GELIAS" w:date="2026-04-12T19:51:00Z">
        <w:r w:rsidR="008F5FA6">
          <w:t>3.13</w:t>
        </w:r>
      </w:ins>
      <w:ins w:id="3015" w:author="GELIAS" w:date="2026-04-09T18:08:00Z">
        <w:r>
          <w:t>;</w:t>
        </w:r>
      </w:ins>
    </w:p>
    <w:p w14:paraId="264FBD34" w14:textId="77777777" w:rsidR="008F5FA6" w:rsidRDefault="002E7809" w:rsidP="008F5FA6">
      <w:pPr>
        <w:pStyle w:val="ListParagraph"/>
        <w:numPr>
          <w:ilvl w:val="0"/>
          <w:numId w:val="55"/>
        </w:numPr>
        <w:spacing w:after="200" w:line="276" w:lineRule="auto"/>
        <w:ind w:left="1701" w:hanging="567"/>
        <w:jc w:val="both"/>
        <w:rPr>
          <w:ins w:id="3016" w:author="GELIAS" w:date="2026-04-12T19:52:00Z"/>
        </w:rPr>
      </w:pPr>
      <w:ins w:id="3017" w:author="GELIAS" w:date="2026-04-09T18:08:00Z">
        <w:r>
          <w:t>it will have an adverse impact on the achievement of the Schedule of Performance Guarantees; or</w:t>
        </w:r>
      </w:ins>
    </w:p>
    <w:p w14:paraId="5912115F" w14:textId="5A163E5C" w:rsidR="002E7809" w:rsidRDefault="002E7809">
      <w:pPr>
        <w:pStyle w:val="ListParagraph"/>
        <w:numPr>
          <w:ilvl w:val="0"/>
          <w:numId w:val="55"/>
        </w:numPr>
        <w:spacing w:after="200" w:line="276" w:lineRule="auto"/>
        <w:ind w:left="1701" w:hanging="567"/>
        <w:jc w:val="both"/>
        <w:rPr>
          <w:ins w:id="3018" w:author="GELIAS" w:date="2026-04-09T18:08:00Z"/>
        </w:rPr>
        <w:pPrChange w:id="3019" w:author="GELIAS" w:date="2026-04-12T19:52:00Z">
          <w:pPr>
            <w:spacing w:after="200" w:line="276" w:lineRule="auto"/>
            <w:ind w:left="720"/>
            <w:jc w:val="both"/>
          </w:pPr>
        </w:pPrChange>
      </w:pPr>
      <w:ins w:id="3020" w:author="GELIAS" w:date="2026-04-09T18:08:00Z">
        <w:r>
          <w:t xml:space="preserve">it may adversely affect the Contractor’s obligation to complete the Works so that they shall be fit for the purpose(s) for which they are intended under </w:t>
        </w:r>
      </w:ins>
      <w:ins w:id="3021" w:author="GELIAS" w:date="2026-04-13T17:06:00Z">
        <w:r w:rsidR="008D225D">
          <w:t>Section</w:t>
        </w:r>
      </w:ins>
      <w:ins w:id="3022" w:author="GELIAS" w:date="2026-04-09T18:08:00Z">
        <w:r>
          <w:t xml:space="preserve"> </w:t>
        </w:r>
      </w:ins>
      <w:ins w:id="3023" w:author="GELIAS" w:date="2026-04-12T20:05:00Z">
        <w:r w:rsidR="008C5FC9">
          <w:t>3.1 and</w:t>
        </w:r>
      </w:ins>
      <w:ins w:id="3024" w:author="GELIAS" w:date="2026-04-12T20:06:00Z">
        <w:r w:rsidR="008C5FC9">
          <w:t xml:space="preserve">/or </w:t>
        </w:r>
      </w:ins>
      <w:ins w:id="3025" w:author="GELIAS" w:date="2026-04-12T19:56:00Z">
        <w:r w:rsidR="00960B71">
          <w:t>3.</w:t>
        </w:r>
      </w:ins>
      <w:ins w:id="3026" w:author="GELIAS" w:date="2026-04-12T20:05:00Z">
        <w:r w:rsidR="008C5FC9">
          <w:t>2</w:t>
        </w:r>
      </w:ins>
      <w:ins w:id="3027" w:author="GELIAS" w:date="2026-04-09T18:08:00Z">
        <w:r>
          <w:t>.</w:t>
        </w:r>
      </w:ins>
    </w:p>
    <w:p w14:paraId="6878F0AE" w14:textId="57CA9AD3" w:rsidR="004F11F2" w:rsidRDefault="002E7809">
      <w:pPr>
        <w:pStyle w:val="ListParagraph"/>
        <w:numPr>
          <w:ilvl w:val="1"/>
          <w:numId w:val="54"/>
        </w:numPr>
        <w:spacing w:after="200" w:line="276" w:lineRule="auto"/>
        <w:ind w:left="1134" w:hanging="567"/>
        <w:jc w:val="both"/>
        <w:rPr>
          <w:ins w:id="3028" w:author="GELIAS" w:date="2026-04-09T18:16:00Z"/>
        </w:rPr>
        <w:pPrChange w:id="3029" w:author="GELIAS" w:date="2026-04-12T20:31:00Z">
          <w:pPr>
            <w:spacing w:after="200" w:line="276" w:lineRule="auto"/>
            <w:ind w:left="720"/>
            <w:jc w:val="both"/>
          </w:pPr>
        </w:pPrChange>
      </w:pPr>
      <w:ins w:id="3030" w:author="GELIAS" w:date="2026-04-09T18:13:00Z">
        <w:r>
          <w:t xml:space="preserve">The Contractor shall proceed with the execution of the Change </w:t>
        </w:r>
      </w:ins>
      <w:ins w:id="3031" w:author="GELIAS" w:date="2026-04-09T18:14:00Z">
        <w:r>
          <w:t xml:space="preserve">Order </w:t>
        </w:r>
      </w:ins>
      <w:ins w:id="3032" w:author="GELIAS" w:date="2026-04-12T20:32:00Z">
        <w:r w:rsidR="00256565">
          <w:t xml:space="preserve">and shall </w:t>
        </w:r>
      </w:ins>
      <w:del w:id="3033" w:author="GELIAS" w:date="2026-04-09T18:05:00Z">
        <w:r w:rsidR="00D74028" w:rsidDel="002E7809">
          <w:delText xml:space="preserve">, </w:delText>
        </w:r>
      </w:del>
      <w:r w:rsidR="00D74028">
        <w:t xml:space="preserve">within </w:t>
      </w:r>
      <w:commentRangeStart w:id="3034"/>
      <w:ins w:id="3035" w:author="GELIAS" w:date="2026-04-12T20:31:00Z">
        <w:del w:id="3036" w:author="EVANS" w:date="2026-04-30T15:13:00Z">
          <w:r w:rsidR="00256565" w:rsidDel="003D6214">
            <w:delText>three (3)</w:delText>
          </w:r>
        </w:del>
      </w:ins>
      <w:del w:id="3037" w:author="EVANS" w:date="2026-04-30T15:13:00Z">
        <w:r w:rsidR="00D74028" w:rsidDel="003D6214">
          <w:delText xml:space="preserve">[fifteen (15)] </w:delText>
        </w:r>
      </w:del>
      <w:commentRangeEnd w:id="3034"/>
      <w:del w:id="3038" w:author="EVANS" w:date="2026-04-30T15:15:00Z">
        <w:r w:rsidR="003D6214" w:rsidDel="001F78E6">
          <w:rPr>
            <w:rStyle w:val="CommentReference"/>
          </w:rPr>
          <w:commentReference w:id="3034"/>
        </w:r>
        <w:r w:rsidR="00D74028" w:rsidDel="001F78E6">
          <w:delText>Business Days of receipt (or</w:delText>
        </w:r>
      </w:del>
      <w:r w:rsidR="00D74028">
        <w:t xml:space="preserve"> such </w:t>
      </w:r>
      <w:del w:id="3039" w:author="EVANS" w:date="2026-04-30T15:15:00Z">
        <w:r w:rsidR="00D74028" w:rsidDel="001F78E6">
          <w:delText xml:space="preserve">longer </w:delText>
        </w:r>
      </w:del>
      <w:r w:rsidR="00D74028">
        <w:t xml:space="preserve">period as may be </w:t>
      </w:r>
      <w:ins w:id="3040" w:author="GELIAS" w:date="2026-04-09T18:14:00Z">
        <w:r>
          <w:t xml:space="preserve">proposed by the Contractor and agreed by the </w:t>
        </w:r>
      </w:ins>
      <w:ins w:id="3041" w:author="GELIAS" w:date="2026-04-09T18:15:00Z">
        <w:r>
          <w:t>Owner</w:t>
        </w:r>
      </w:ins>
      <w:del w:id="3042" w:author="GELIAS" w:date="2026-04-09T18:15:00Z">
        <w:r w:rsidR="00D74028" w:rsidDel="002E7809">
          <w:delText>reasonable</w:delText>
        </w:r>
      </w:del>
      <w:r w:rsidR="00D74028">
        <w:t xml:space="preserve"> given the complexity of the change)</w:t>
      </w:r>
      <w:ins w:id="3043" w:author="GELIAS" w:date="2026-04-12T20:31:00Z">
        <w:r w:rsidR="00256565">
          <w:t xml:space="preserve"> of the </w:t>
        </w:r>
      </w:ins>
      <w:ins w:id="3044" w:author="GELIAS" w:date="2026-04-12T20:32:00Z">
        <w:r w:rsidR="00256565">
          <w:t>Change Order Request</w:t>
        </w:r>
      </w:ins>
      <w:del w:id="3045" w:author="GELIAS" w:date="2026-04-12T20:31:00Z">
        <w:r w:rsidR="00D74028" w:rsidDel="00256565">
          <w:delText>,</w:delText>
        </w:r>
      </w:del>
      <w:r w:rsidR="00D74028">
        <w:t xml:space="preserve"> submit to the Owner</w:t>
      </w:r>
      <w:ins w:id="3046" w:author="GELIAS" w:date="2026-04-09T18:15:00Z">
        <w:r w:rsidR="004F11F2">
          <w:t>/the Owners Representative</w:t>
        </w:r>
      </w:ins>
      <w:r w:rsidR="00D74028">
        <w:t xml:space="preserve"> a written proposal setting forth</w:t>
      </w:r>
      <w:ins w:id="3047" w:author="GELIAS" w:date="2026-04-12T20:35:00Z">
        <w:r w:rsidR="00B9311C">
          <w:t>:</w:t>
        </w:r>
      </w:ins>
    </w:p>
    <w:p w14:paraId="2516A6D4" w14:textId="77777777" w:rsidR="00256565" w:rsidRDefault="004F11F2" w:rsidP="00256565">
      <w:pPr>
        <w:pStyle w:val="ListParagraph"/>
        <w:numPr>
          <w:ilvl w:val="0"/>
          <w:numId w:val="56"/>
        </w:numPr>
        <w:spacing w:after="200" w:line="276" w:lineRule="auto"/>
        <w:ind w:left="1701" w:hanging="567"/>
        <w:jc w:val="both"/>
        <w:rPr>
          <w:ins w:id="3048" w:author="GELIAS" w:date="2026-04-12T20:33:00Z"/>
        </w:rPr>
      </w:pPr>
      <w:ins w:id="3049" w:author="GELIAS" w:date="2026-04-09T18:16:00Z">
        <w:r>
          <w:t>a description of the varied work performed or to be performed, including details of the resources and methods adopted or to be adopted by the Contractor;</w:t>
        </w:r>
      </w:ins>
    </w:p>
    <w:p w14:paraId="65028447" w14:textId="72BA5044" w:rsidR="00B9311C" w:rsidRDefault="004F11F2" w:rsidP="00B9311C">
      <w:pPr>
        <w:pStyle w:val="ListParagraph"/>
        <w:numPr>
          <w:ilvl w:val="0"/>
          <w:numId w:val="56"/>
        </w:numPr>
        <w:spacing w:after="200" w:line="276" w:lineRule="auto"/>
        <w:ind w:left="1701" w:hanging="567"/>
        <w:jc w:val="both"/>
        <w:rPr>
          <w:ins w:id="3050" w:author="GELIAS" w:date="2026-04-12T20:34:00Z"/>
        </w:rPr>
      </w:pPr>
      <w:ins w:id="3051" w:author="GELIAS" w:date="2026-04-09T18:16:00Z">
        <w:r>
          <w:t xml:space="preserve">a </w:t>
        </w:r>
        <w:proofErr w:type="spellStart"/>
        <w:r>
          <w:t>programme</w:t>
        </w:r>
        <w:proofErr w:type="spellEnd"/>
        <w:r>
          <w:t xml:space="preserve"> for its execution and the Contractor’s proposal for any necessary modifications (if any) to the Pro</w:t>
        </w:r>
      </w:ins>
      <w:ins w:id="3052" w:author="GELIAS" w:date="2026-04-12T20:33:00Z">
        <w:r w:rsidR="00B9311C">
          <w:t>ject Schedule</w:t>
        </w:r>
      </w:ins>
      <w:ins w:id="3053" w:author="GELIAS" w:date="2026-04-09T18:16:00Z">
        <w:r>
          <w:t xml:space="preserve"> according to </w:t>
        </w:r>
      </w:ins>
      <w:ins w:id="3054" w:author="GELIAS" w:date="2026-04-13T17:06:00Z">
        <w:r w:rsidR="008D225D">
          <w:t>Section</w:t>
        </w:r>
      </w:ins>
      <w:ins w:id="3055" w:author="GELIAS" w:date="2026-04-09T18:16:00Z">
        <w:r>
          <w:t xml:space="preserve"> and to the Time for Completion; and</w:t>
        </w:r>
      </w:ins>
    </w:p>
    <w:p w14:paraId="736217F3" w14:textId="220C1A9E" w:rsidR="004F11F2" w:rsidRDefault="004F11F2">
      <w:pPr>
        <w:pStyle w:val="ListParagraph"/>
        <w:numPr>
          <w:ilvl w:val="0"/>
          <w:numId w:val="56"/>
        </w:numPr>
        <w:spacing w:after="200" w:line="276" w:lineRule="auto"/>
        <w:ind w:left="1701" w:hanging="567"/>
        <w:jc w:val="both"/>
        <w:rPr>
          <w:ins w:id="3056" w:author="GELIAS" w:date="2026-04-09T18:18:00Z"/>
        </w:rPr>
        <w:pPrChange w:id="3057" w:author="GELIAS" w:date="2026-04-12T20:34:00Z">
          <w:pPr>
            <w:spacing w:after="200" w:line="276" w:lineRule="auto"/>
            <w:ind w:left="720" w:firstLine="414"/>
            <w:jc w:val="both"/>
          </w:pPr>
        </w:pPrChange>
      </w:pPr>
      <w:ins w:id="3058" w:author="GELIAS" w:date="2026-04-09T18:16:00Z">
        <w:r>
          <w:t xml:space="preserve">the Contractor’s proposal for adjustment to the Contract Price, with supporting particulars. Whenever the omission of any work forms part (or all) of a </w:t>
        </w:r>
      </w:ins>
      <w:ins w:id="3059" w:author="GELIAS" w:date="2026-04-09T18:18:00Z">
        <w:r>
          <w:t>Change Order</w:t>
        </w:r>
      </w:ins>
      <w:ins w:id="3060" w:author="GELIAS" w:date="2026-04-12T20:34:00Z">
        <w:r w:rsidR="00B9311C">
          <w:t>, a</w:t>
        </w:r>
      </w:ins>
      <w:ins w:id="3061" w:author="GELIAS" w:date="2026-04-09T18:16:00Z">
        <w:r>
          <w:t xml:space="preserve">nd if: </w:t>
        </w:r>
      </w:ins>
    </w:p>
    <w:p w14:paraId="743A0AD9" w14:textId="1407AEDD" w:rsidR="004F11F2" w:rsidRDefault="004F11F2">
      <w:pPr>
        <w:pStyle w:val="ListParagraph"/>
        <w:numPr>
          <w:ilvl w:val="0"/>
          <w:numId w:val="21"/>
        </w:numPr>
        <w:spacing w:after="200" w:line="276" w:lineRule="auto"/>
        <w:ind w:left="2268" w:hanging="567"/>
        <w:jc w:val="both"/>
        <w:rPr>
          <w:ins w:id="3062" w:author="GELIAS" w:date="2026-04-09T18:19:00Z"/>
        </w:rPr>
        <w:pPrChange w:id="3063" w:author="GELIAS" w:date="2026-04-12T20:34:00Z">
          <w:pPr>
            <w:pStyle w:val="ListParagraph"/>
            <w:numPr>
              <w:numId w:val="21"/>
            </w:numPr>
            <w:spacing w:after="200" w:line="276" w:lineRule="auto"/>
            <w:ind w:left="1910" w:hanging="360"/>
            <w:jc w:val="both"/>
          </w:pPr>
        </w:pPrChange>
      </w:pPr>
      <w:ins w:id="3064" w:author="GELIAS" w:date="2026-04-09T18:16:00Z">
        <w:r>
          <w:t xml:space="preserve">the Contractor has incurred or will incur cost which, if the work had not been omitted, would have been deemed to be covered by a sum forming part of the Contract Price stated in </w:t>
        </w:r>
      </w:ins>
      <w:ins w:id="3065" w:author="GELIAS" w:date="2026-04-12T20:34:00Z">
        <w:r w:rsidR="00B9311C">
          <w:t>this Agreement</w:t>
        </w:r>
      </w:ins>
      <w:ins w:id="3066" w:author="GELIAS" w:date="2026-04-09T18:16:00Z">
        <w:r>
          <w:t xml:space="preserve">; and </w:t>
        </w:r>
      </w:ins>
    </w:p>
    <w:p w14:paraId="69ACF624" w14:textId="77777777" w:rsidR="00B9311C" w:rsidRDefault="004F11F2" w:rsidP="00B9311C">
      <w:pPr>
        <w:pStyle w:val="ListParagraph"/>
        <w:numPr>
          <w:ilvl w:val="0"/>
          <w:numId w:val="21"/>
        </w:numPr>
        <w:spacing w:after="200" w:line="276" w:lineRule="auto"/>
        <w:jc w:val="both"/>
        <w:rPr>
          <w:ins w:id="3067" w:author="GELIAS" w:date="2026-04-12T20:35:00Z"/>
        </w:rPr>
      </w:pPr>
      <w:ins w:id="3068" w:author="GELIAS" w:date="2026-04-09T18:16:00Z">
        <w:r>
          <w:lastRenderedPageBreak/>
          <w:t xml:space="preserve"> the omission of the work has resulted or will result in this sum not forming part of the Contract Price</w:t>
        </w:r>
      </w:ins>
      <w:del w:id="3069" w:author="GELIAS" w:date="2026-04-09T18:16:00Z">
        <w:r w:rsidR="00D74028" w:rsidDel="004F11F2">
          <w:delText>: (i) a description of the proposed change; (ii) the impact on the Contract Price (increase or decrease); (iii) the impact on the Project Schedule; and (iv) any other effects on the Work.</w:delText>
        </w:r>
      </w:del>
    </w:p>
    <w:p w14:paraId="5AA85F02" w14:textId="77777777" w:rsidR="00B9311C" w:rsidRDefault="004F11F2" w:rsidP="00B9311C">
      <w:pPr>
        <w:spacing w:after="200" w:line="276" w:lineRule="auto"/>
        <w:ind w:left="1550"/>
        <w:jc w:val="both"/>
        <w:rPr>
          <w:ins w:id="3070" w:author="GELIAS" w:date="2026-04-12T20:35:00Z"/>
        </w:rPr>
      </w:pPr>
      <w:ins w:id="3071" w:author="GELIAS" w:date="2026-04-09T18:19:00Z">
        <w:r>
          <w:t xml:space="preserve">this cost may be included in the Contractor’s proposal (and, if so, shall be clearly identified). If the Parties have agreed to the omission of any work which is to be carried out by others, the Contractor’s proposal may also include the amount of any loss of profit and other losses and damages suffered (or to be suffered) by the Contractor as a result of the omission. </w:t>
        </w:r>
      </w:ins>
    </w:p>
    <w:p w14:paraId="40954B79" w14:textId="07A53A83" w:rsidR="00B9311C" w:rsidRDefault="004F11F2" w:rsidP="00B9311C">
      <w:pPr>
        <w:pStyle w:val="ListParagraph"/>
        <w:numPr>
          <w:ilvl w:val="0"/>
          <w:numId w:val="54"/>
        </w:numPr>
        <w:spacing w:after="200" w:line="276" w:lineRule="auto"/>
        <w:ind w:left="1134" w:hanging="567"/>
        <w:jc w:val="both"/>
        <w:rPr>
          <w:ins w:id="3072" w:author="GELIAS" w:date="2026-04-12T20:36:00Z"/>
        </w:rPr>
      </w:pPr>
      <w:ins w:id="3073" w:author="GELIAS" w:date="2026-04-09T18:19:00Z">
        <w:r>
          <w:t xml:space="preserve">Thereafter, the Contractor shall submit any further particulars that the </w:t>
        </w:r>
      </w:ins>
      <w:ins w:id="3074" w:author="GELIAS" w:date="2026-04-13T17:03:00Z">
        <w:r w:rsidR="008D225D">
          <w:t>Owner</w:t>
        </w:r>
      </w:ins>
      <w:ins w:id="3075" w:author="GELIAS" w:date="2026-04-09T18:19:00Z">
        <w:r>
          <w:t xml:space="preserve">’s Representative may reasonably require. The </w:t>
        </w:r>
      </w:ins>
      <w:ins w:id="3076" w:author="GELIAS" w:date="2026-04-13T17:03:00Z">
        <w:r w:rsidR="008D225D">
          <w:t>Owner</w:t>
        </w:r>
      </w:ins>
      <w:ins w:id="3077" w:author="GELIAS" w:date="2026-04-09T18:19:00Z">
        <w:r>
          <w:t xml:space="preserve">’s Representative shall then proceed under </w:t>
        </w:r>
      </w:ins>
      <w:ins w:id="3078" w:author="GELIAS" w:date="2026-04-13T17:06:00Z">
        <w:r w:rsidR="008D225D">
          <w:t>Section</w:t>
        </w:r>
      </w:ins>
      <w:ins w:id="3079" w:author="GELIAS" w:date="2026-04-09T18:19:00Z">
        <w:r>
          <w:t xml:space="preserve"> </w:t>
        </w:r>
      </w:ins>
      <w:ins w:id="3080" w:author="GELIAS" w:date="2026-04-12T20:36:00Z">
        <w:r w:rsidR="00B9311C">
          <w:t>4.12</w:t>
        </w:r>
      </w:ins>
      <w:ins w:id="3081" w:author="GELIAS" w:date="2026-04-09T18:19:00Z">
        <w:r>
          <w:t>] to agree or determine:</w:t>
        </w:r>
      </w:ins>
    </w:p>
    <w:p w14:paraId="4E581DCC" w14:textId="77777777" w:rsidR="00B9311C" w:rsidRDefault="004F11F2">
      <w:pPr>
        <w:pStyle w:val="ListParagraph"/>
        <w:numPr>
          <w:ilvl w:val="0"/>
          <w:numId w:val="159"/>
        </w:numPr>
        <w:spacing w:after="200" w:line="276" w:lineRule="auto"/>
        <w:ind w:hanging="666"/>
        <w:jc w:val="both"/>
        <w:rPr>
          <w:ins w:id="3082" w:author="GELIAS" w:date="2026-04-12T20:36:00Z"/>
        </w:rPr>
        <w:pPrChange w:id="3083" w:author="GELIAS" w:date="2026-04-12T20:37:00Z">
          <w:pPr>
            <w:pStyle w:val="ListParagraph"/>
            <w:numPr>
              <w:numId w:val="159"/>
            </w:numPr>
            <w:spacing w:after="200" w:line="276" w:lineRule="auto"/>
            <w:ind w:left="1800" w:hanging="360"/>
            <w:jc w:val="both"/>
          </w:pPr>
        </w:pPrChange>
      </w:pPr>
      <w:ins w:id="3084" w:author="GELIAS" w:date="2026-04-09T18:19:00Z">
        <w:r>
          <w:t xml:space="preserve">EOT, if any; and/or </w:t>
        </w:r>
      </w:ins>
    </w:p>
    <w:p w14:paraId="5AED1C2C" w14:textId="14C5D613" w:rsidR="00B9311C" w:rsidRDefault="004F11F2" w:rsidP="00B9311C">
      <w:pPr>
        <w:pStyle w:val="ListParagraph"/>
        <w:numPr>
          <w:ilvl w:val="0"/>
          <w:numId w:val="159"/>
        </w:numPr>
        <w:spacing w:after="200" w:line="276" w:lineRule="auto"/>
        <w:ind w:hanging="666"/>
        <w:jc w:val="both"/>
        <w:rPr>
          <w:ins w:id="3085" w:author="GELIAS" w:date="2026-04-12T20:37:00Z"/>
        </w:rPr>
      </w:pPr>
      <w:ins w:id="3086" w:author="GELIAS" w:date="2026-04-09T18:19:00Z">
        <w:r>
          <w:t xml:space="preserve">the adjustments to the Contract Price and the Schedule of Payments, if any (and, for the purpose of </w:t>
        </w:r>
      </w:ins>
      <w:ins w:id="3087" w:author="GELIAS" w:date="2026-04-13T17:06:00Z">
        <w:r w:rsidR="008D225D">
          <w:t>Section</w:t>
        </w:r>
      </w:ins>
      <w:ins w:id="3088" w:author="GELIAS" w:date="2026-04-09T18:19:00Z">
        <w:r>
          <w:t xml:space="preserve"> </w:t>
        </w:r>
      </w:ins>
      <w:ins w:id="3089" w:author="GELIAS" w:date="2026-04-12T20:37:00Z">
        <w:r w:rsidR="00B9311C">
          <w:t>4.12(c)</w:t>
        </w:r>
      </w:ins>
      <w:ins w:id="3090" w:author="GELIAS" w:date="2026-04-09T18:19:00Z">
        <w:r>
          <w:t xml:space="preserve"> [Time limits], the date the </w:t>
        </w:r>
      </w:ins>
      <w:ins w:id="3091" w:author="GELIAS" w:date="2026-04-13T17:04:00Z">
        <w:r w:rsidR="008D225D">
          <w:t>Owner</w:t>
        </w:r>
      </w:ins>
      <w:ins w:id="3092" w:author="GELIAS" w:date="2026-04-09T18:19:00Z">
        <w:r>
          <w:t>’s Representative receives the Contractor’s submission (including any requested</w:t>
        </w:r>
      </w:ins>
      <w:ins w:id="3093" w:author="GELIAS" w:date="2026-04-09T18:21:00Z">
        <w:r>
          <w:t xml:space="preserve"> further particulars) shall be the date of commencement of the time limit for agreement under </w:t>
        </w:r>
      </w:ins>
      <w:ins w:id="3094" w:author="GELIAS" w:date="2026-04-13T17:06:00Z">
        <w:r w:rsidR="008D225D">
          <w:t>Section</w:t>
        </w:r>
      </w:ins>
      <w:ins w:id="3095" w:author="GELIAS" w:date="2026-04-09T18:21:00Z">
        <w:r>
          <w:t xml:space="preserve"> </w:t>
        </w:r>
      </w:ins>
      <w:ins w:id="3096" w:author="GELIAS" w:date="2026-04-12T20:37:00Z">
        <w:r w:rsidR="00B9311C">
          <w:t>4.12(c)</w:t>
        </w:r>
      </w:ins>
      <w:ins w:id="3097" w:author="GELIAS" w:date="2026-04-09T18:21:00Z">
        <w:r>
          <w:t xml:space="preserve">). </w:t>
        </w:r>
      </w:ins>
    </w:p>
    <w:p w14:paraId="7597341F" w14:textId="7BC2FD2D" w:rsidR="004F11F2" w:rsidRDefault="004F11F2">
      <w:pPr>
        <w:pStyle w:val="ListParagraph"/>
        <w:numPr>
          <w:ilvl w:val="0"/>
          <w:numId w:val="54"/>
        </w:numPr>
        <w:spacing w:after="200" w:line="276" w:lineRule="auto"/>
        <w:jc w:val="both"/>
        <w:pPrChange w:id="3098" w:author="GELIAS" w:date="2026-04-12T20:38:00Z">
          <w:pPr>
            <w:spacing w:after="200" w:line="276" w:lineRule="auto"/>
            <w:ind w:left="720"/>
            <w:jc w:val="both"/>
          </w:pPr>
        </w:pPrChange>
      </w:pPr>
      <w:ins w:id="3099" w:author="GELIAS" w:date="2026-04-09T18:21:00Z">
        <w:r>
          <w:t xml:space="preserve">The Contractor shall be entitled to such EOT and/or adjustments to the Contract Price, without any requirement to comply with </w:t>
        </w:r>
      </w:ins>
      <w:ins w:id="3100" w:author="GELIAS" w:date="2026-04-13T17:06:00Z">
        <w:r w:rsidR="008D225D">
          <w:t>Section</w:t>
        </w:r>
      </w:ins>
      <w:ins w:id="3101" w:author="GELIAS" w:date="2026-04-09T18:21:00Z">
        <w:r>
          <w:t xml:space="preserve"> 2</w:t>
        </w:r>
      </w:ins>
      <w:ins w:id="3102" w:author="GELIAS" w:date="2026-04-12T20:38:00Z">
        <w:r w:rsidR="00B9311C">
          <w:t>2</w:t>
        </w:r>
      </w:ins>
      <w:ins w:id="3103" w:author="GELIAS" w:date="2026-04-09T18:21:00Z">
        <w:r>
          <w:t>.</w:t>
        </w:r>
      </w:ins>
    </w:p>
    <w:p w14:paraId="3123FB2A" w14:textId="4A36909E" w:rsidR="008B3961" w:rsidDel="004F11F2" w:rsidRDefault="00D74028">
      <w:pPr>
        <w:spacing w:after="200" w:line="276" w:lineRule="auto"/>
        <w:ind w:left="720"/>
        <w:jc w:val="both"/>
        <w:rPr>
          <w:del w:id="3104" w:author="GELIAS" w:date="2026-04-09T18:21:00Z"/>
        </w:rPr>
      </w:pPr>
      <w:del w:id="3105" w:author="GELIAS" w:date="2026-04-09T18:21:00Z">
        <w:r w:rsidDel="004F11F2">
          <w:delText>(b) Upon the Owner’s acceptance of the Contractor’s proposal, or upon agreement of the Parties as to the terms of the change, the Parties shall execute a Change Order incorporating the agreed terms. No change shall be implemented until a Change Order is executed, except where the Owner issues a written direction to proceed pending execution of a formal Change Order, in which case the Contractor shall proceed with the change and the terms shall be agreed subsequently.</w:delText>
        </w:r>
      </w:del>
    </w:p>
    <w:p w14:paraId="4C6738BF" w14:textId="43CBD879" w:rsidR="008B3961" w:rsidDel="004F11F2" w:rsidRDefault="00D74028">
      <w:pPr>
        <w:spacing w:after="200" w:line="276" w:lineRule="auto"/>
        <w:ind w:left="720"/>
        <w:jc w:val="both"/>
        <w:rPr>
          <w:del w:id="3106" w:author="GELIAS" w:date="2026-04-09T18:21:00Z"/>
        </w:rPr>
      </w:pPr>
      <w:del w:id="3107" w:author="GELIAS" w:date="2026-04-09T18:21:00Z">
        <w:r w:rsidDel="004F11F2">
          <w:delText>(c) The cost of Owner-requested Change Orders shall be borne by the Owner.</w:delText>
        </w:r>
      </w:del>
    </w:p>
    <w:p w14:paraId="2EF8E3F6" w14:textId="77777777" w:rsidR="008B3961" w:rsidRDefault="00D74028">
      <w:pPr>
        <w:pStyle w:val="Heading2"/>
        <w:numPr>
          <w:ilvl w:val="0"/>
          <w:numId w:val="53"/>
        </w:numPr>
        <w:ind w:hanging="578"/>
        <w:pPrChange w:id="3108" w:author="GELIAS" w:date="2026-04-11T17:43:00Z">
          <w:pPr>
            <w:pStyle w:val="Heading2"/>
          </w:pPr>
        </w:pPrChange>
      </w:pPr>
      <w:bookmarkStart w:id="3109" w:name="_Toc224520787"/>
      <w:del w:id="3110" w:author="GELIAS" w:date="2026-04-11T17:43:00Z">
        <w:r w:rsidDel="00E03D57">
          <w:delText xml:space="preserve">6.2  </w:delText>
        </w:r>
      </w:del>
      <w:commentRangeStart w:id="3111"/>
      <w:r>
        <w:t>Change Orders Requested by Contractor</w:t>
      </w:r>
      <w:bookmarkEnd w:id="3109"/>
      <w:commentRangeEnd w:id="3111"/>
      <w:r w:rsidR="005F1553">
        <w:rPr>
          <w:rStyle w:val="CommentReference"/>
          <w:sz w:val="24"/>
          <w:szCs w:val="24"/>
        </w:rPr>
        <w:commentReference w:id="3111"/>
      </w:r>
    </w:p>
    <w:p w14:paraId="1D4E0F6A" w14:textId="66DE2011" w:rsidR="008B3961" w:rsidRDefault="00D74028">
      <w:pPr>
        <w:spacing w:after="200" w:line="276" w:lineRule="auto"/>
        <w:ind w:left="720"/>
        <w:jc w:val="both"/>
      </w:pPr>
      <w:r>
        <w:t xml:space="preserve">(a) If the Contractor becomes aware of any condition, event or circumstance that it believes entitles it to a Change Order </w:t>
      </w:r>
      <w:commentRangeStart w:id="3112"/>
      <w:del w:id="3113" w:author="GELIAS" w:date="2026-04-12T22:20:00Z">
        <w:r w:rsidDel="005F1553">
          <w:delText>(</w:delText>
        </w:r>
      </w:del>
      <w:commentRangeStart w:id="3114"/>
      <w:del w:id="3115" w:author="GELIAS" w:date="2026-04-09T18:24:00Z">
        <w:r w:rsidDel="004F11F2">
          <w:delText xml:space="preserve">including changes in Applicable Law, </w:delText>
        </w:r>
      </w:del>
      <w:commentRangeEnd w:id="3114"/>
      <w:del w:id="3116" w:author="GELIAS" w:date="2026-04-12T22:20:00Z">
        <w:r w:rsidR="005F1553" w:rsidDel="005F1553">
          <w:rPr>
            <w:rStyle w:val="CommentReference"/>
            <w:sz w:val="24"/>
            <w:szCs w:val="24"/>
          </w:rPr>
          <w:commentReference w:id="3114"/>
        </w:r>
        <w:r w:rsidDel="005F1553">
          <w:delText xml:space="preserve">differing site conditions, or Owner-Caused Delay), </w:delText>
        </w:r>
        <w:commentRangeEnd w:id="3112"/>
        <w:r w:rsidR="005F1553" w:rsidDel="005F1553">
          <w:rPr>
            <w:rStyle w:val="CommentReference"/>
            <w:sz w:val="24"/>
            <w:szCs w:val="24"/>
          </w:rPr>
          <w:commentReference w:id="3112"/>
        </w:r>
      </w:del>
      <w:r>
        <w:t xml:space="preserve">the Contractor shall provide the Owner with written notice within [fifteen (15)] Days of becoming aware of such condition. Failure of the Contractor to provide notice within such period shall constitute a waiver of the Contractor’s entitlement to any adjustment of the Contract Price or Project Schedule arising from such </w:t>
      </w:r>
      <w:r>
        <w:lastRenderedPageBreak/>
        <w:t>event, unless the Contractor demonstrates that: (</w:t>
      </w:r>
      <w:proofErr w:type="spellStart"/>
      <w:r>
        <w:t>i</w:t>
      </w:r>
      <w:proofErr w:type="spellEnd"/>
      <w:r>
        <w:t>) the Owner was not prejudiced by the late notice; and (ii) the Contractor provides notice within a further fifteen (15) Days thereafter.</w:t>
      </w:r>
    </w:p>
    <w:p w14:paraId="56B20E14" w14:textId="77777777" w:rsidR="008B3961" w:rsidRDefault="00D74028">
      <w:pPr>
        <w:spacing w:after="200" w:line="276" w:lineRule="auto"/>
        <w:ind w:left="720"/>
        <w:jc w:val="both"/>
      </w:pPr>
      <w:r>
        <w:t>(b) The Contractor shall submit a detailed Change Order Request within [thirty (30)] Days of the initial notice, setting forth: (</w:t>
      </w:r>
      <w:proofErr w:type="spellStart"/>
      <w:r>
        <w:t>i</w:t>
      </w:r>
      <w:proofErr w:type="spellEnd"/>
      <w:r>
        <w:t>) the factual basis for the request; (ii) the contractual basis for the adjustment; (iii) the proposed adjustment to the Contract Price; (iv) the proposed adjustment to the Project Schedule; and (v) supporting documentation.</w:t>
      </w:r>
    </w:p>
    <w:p w14:paraId="07D2F46E" w14:textId="46C464D3" w:rsidR="008B3961" w:rsidRDefault="00D74028">
      <w:pPr>
        <w:spacing w:after="200" w:line="276" w:lineRule="auto"/>
        <w:ind w:left="720"/>
        <w:jc w:val="both"/>
        <w:rPr>
          <w:ins w:id="3117" w:author="GELIAS" w:date="2026-04-12T22:31:00Z"/>
        </w:rPr>
      </w:pPr>
      <w:r>
        <w:t xml:space="preserve">(c) The Owner shall respond to the Contractor’s Change Order Request within [fifteen (15)] Business Days. If the Parties cannot agree on the terms of a Change Order, the dispute shall be resolved in accordance with </w:t>
      </w:r>
      <w:del w:id="3118" w:author="GELIAS" w:date="2026-04-13T17:33:00Z">
        <w:r w:rsidDel="00407C7D">
          <w:delText>Article</w:delText>
        </w:r>
      </w:del>
      <w:ins w:id="3119" w:author="GELIAS" w:date="2026-04-13T17:33:00Z">
        <w:r w:rsidR="00407C7D">
          <w:t>Section</w:t>
        </w:r>
      </w:ins>
      <w:r>
        <w:t xml:space="preserve"> 18.</w:t>
      </w:r>
    </w:p>
    <w:p w14:paraId="378B0B61" w14:textId="77777777" w:rsidR="00543E1A" w:rsidRDefault="00543E1A">
      <w:pPr>
        <w:spacing w:after="200" w:line="276" w:lineRule="auto"/>
        <w:ind w:left="720"/>
        <w:jc w:val="both"/>
      </w:pPr>
    </w:p>
    <w:p w14:paraId="42F7C74C" w14:textId="711064D7" w:rsidR="008B3961" w:rsidRDefault="00D74028">
      <w:pPr>
        <w:pStyle w:val="Heading2"/>
        <w:numPr>
          <w:ilvl w:val="0"/>
          <w:numId w:val="53"/>
        </w:numPr>
        <w:ind w:left="567" w:hanging="567"/>
        <w:pPrChange w:id="3120" w:author="GELIAS" w:date="2026-04-12T22:31:00Z">
          <w:pPr>
            <w:pStyle w:val="Heading2"/>
          </w:pPr>
        </w:pPrChange>
      </w:pPr>
      <w:bookmarkStart w:id="3121" w:name="_Toc224520788"/>
      <w:del w:id="3122" w:author="GELIAS" w:date="2026-04-11T17:45:00Z">
        <w:r w:rsidDel="00E03D57">
          <w:delText xml:space="preserve">6.3  </w:delText>
        </w:r>
      </w:del>
      <w:r>
        <w:t xml:space="preserve">Change Orders Required </w:t>
      </w:r>
      <w:ins w:id="3123" w:author="GELIAS" w:date="2026-04-12T22:31:00Z">
        <w:r w:rsidR="00543E1A">
          <w:t>due to Change in Law</w:t>
        </w:r>
      </w:ins>
      <w:del w:id="3124" w:author="GELIAS" w:date="2026-04-12T22:31:00Z">
        <w:r w:rsidDel="00543E1A">
          <w:delText>by Government</w:delText>
        </w:r>
      </w:del>
      <w:bookmarkEnd w:id="3121"/>
    </w:p>
    <w:p w14:paraId="62C2A39C" w14:textId="7B1BAA26" w:rsidR="00543E1A" w:rsidRDefault="00D74028" w:rsidP="00543E1A">
      <w:pPr>
        <w:pStyle w:val="ListParagraph"/>
        <w:numPr>
          <w:ilvl w:val="0"/>
          <w:numId w:val="140"/>
        </w:numPr>
        <w:spacing w:after="200" w:line="276" w:lineRule="auto"/>
        <w:ind w:left="1134" w:hanging="567"/>
        <w:jc w:val="both"/>
        <w:rPr>
          <w:ins w:id="3125" w:author="GELIAS" w:date="2026-04-12T22:27:00Z"/>
        </w:rPr>
      </w:pPr>
      <w:del w:id="3126" w:author="GELIAS" w:date="2026-04-12T22:30:00Z">
        <w:r w:rsidDel="00543E1A">
          <w:delText xml:space="preserve">If any action of a </w:delText>
        </w:r>
        <w:commentRangeStart w:id="3127"/>
        <w:r w:rsidDel="00543E1A">
          <w:delText xml:space="preserve">Governmental Authority enacted </w:delText>
        </w:r>
        <w:commentRangeEnd w:id="3127"/>
        <w:r w:rsidR="00543E1A" w:rsidDel="00543E1A">
          <w:rPr>
            <w:rStyle w:val="CommentReference"/>
            <w:sz w:val="24"/>
            <w:szCs w:val="24"/>
          </w:rPr>
          <w:commentReference w:id="3127"/>
        </w:r>
        <w:r w:rsidDel="00543E1A">
          <w:delText>after the Effective Date requires a change to the Work that increases or decreases the scope, cost, or schedule, the Contractor shall be entitled to a Change Order reflecting the impact of such change. The cost impact shall be allocated to the Owner except to the extent the change arises from the Contractor’s failure to comply with Applicable Law in effect as of the Effective Date.</w:delText>
        </w:r>
      </w:del>
      <w:ins w:id="3128" w:author="GELIAS" w:date="2026-04-12T22:27:00Z">
        <w:r w:rsidR="00543E1A">
          <w:t xml:space="preserve">Subject to the following provisions of this </w:t>
        </w:r>
      </w:ins>
      <w:ins w:id="3129" w:author="GELIAS" w:date="2026-04-13T17:06:00Z">
        <w:r w:rsidR="008D225D">
          <w:t>Section</w:t>
        </w:r>
      </w:ins>
      <w:ins w:id="3130" w:author="GELIAS" w:date="2026-04-12T22:27:00Z">
        <w:r w:rsidR="00543E1A">
          <w:t>, the Contract Price shall be adjusted to take account of any increase or decrease in Cost resulting from a change in:</w:t>
        </w:r>
      </w:ins>
    </w:p>
    <w:p w14:paraId="600B71BC" w14:textId="77777777" w:rsidR="00543E1A" w:rsidRDefault="00543E1A" w:rsidP="00543E1A">
      <w:pPr>
        <w:pStyle w:val="ListParagraph"/>
        <w:numPr>
          <w:ilvl w:val="0"/>
          <w:numId w:val="141"/>
        </w:numPr>
        <w:spacing w:after="200" w:line="276" w:lineRule="auto"/>
        <w:ind w:left="1701" w:hanging="425"/>
        <w:jc w:val="both"/>
        <w:rPr>
          <w:ins w:id="3131" w:author="GELIAS" w:date="2026-04-12T22:27:00Z"/>
        </w:rPr>
      </w:pPr>
      <w:ins w:id="3132" w:author="GELIAS" w:date="2026-04-12T22:27:00Z">
        <w:r>
          <w:t>the Laws of the Country (including the introduction of new Laws and the repeal or modification of existing Laws);</w:t>
        </w:r>
      </w:ins>
    </w:p>
    <w:p w14:paraId="32171FE0" w14:textId="77777777" w:rsidR="00543E1A" w:rsidRDefault="00543E1A" w:rsidP="00543E1A">
      <w:pPr>
        <w:pStyle w:val="ListParagraph"/>
        <w:numPr>
          <w:ilvl w:val="0"/>
          <w:numId w:val="141"/>
        </w:numPr>
        <w:spacing w:after="200" w:line="276" w:lineRule="auto"/>
        <w:ind w:left="1701" w:hanging="425"/>
        <w:jc w:val="both"/>
        <w:rPr>
          <w:ins w:id="3133" w:author="GELIAS" w:date="2026-04-12T22:27:00Z"/>
        </w:rPr>
      </w:pPr>
      <w:ins w:id="3134" w:author="GELIAS" w:date="2026-04-12T22:27:00Z">
        <w:r>
          <w:t>the judicial or official governmental interpretation or implementation of the Laws referred to in sub-paragraph (</w:t>
        </w:r>
        <w:proofErr w:type="spellStart"/>
        <w:r>
          <w:t>i</w:t>
        </w:r>
        <w:proofErr w:type="spellEnd"/>
        <w:r>
          <w:t>) above;</w:t>
        </w:r>
      </w:ins>
    </w:p>
    <w:p w14:paraId="3C2EA167" w14:textId="77777777" w:rsidR="00543E1A" w:rsidRDefault="00543E1A" w:rsidP="00543E1A">
      <w:pPr>
        <w:pStyle w:val="ListParagraph"/>
        <w:numPr>
          <w:ilvl w:val="0"/>
          <w:numId w:val="141"/>
        </w:numPr>
        <w:spacing w:after="200" w:line="276" w:lineRule="auto"/>
        <w:ind w:left="1701" w:hanging="425"/>
        <w:jc w:val="both"/>
        <w:rPr>
          <w:ins w:id="3135" w:author="GELIAS" w:date="2026-04-12T22:27:00Z"/>
        </w:rPr>
      </w:pPr>
      <w:ins w:id="3136" w:author="GELIAS" w:date="2026-04-12T22:27:00Z">
        <w:r>
          <w:t>any permit, permission, license or approval obtained by the Owner or the Contractor under section 3.4 or 4.3; or</w:t>
        </w:r>
      </w:ins>
    </w:p>
    <w:p w14:paraId="63F2BBC4" w14:textId="41105A91" w:rsidR="00543E1A" w:rsidRDefault="00543E1A" w:rsidP="00543E1A">
      <w:pPr>
        <w:pStyle w:val="ListParagraph"/>
        <w:numPr>
          <w:ilvl w:val="0"/>
          <w:numId w:val="141"/>
        </w:numPr>
        <w:spacing w:after="200" w:line="276" w:lineRule="auto"/>
        <w:ind w:left="1701" w:hanging="425"/>
        <w:jc w:val="both"/>
        <w:rPr>
          <w:ins w:id="3137" w:author="GELIAS" w:date="2026-04-12T22:27:00Z"/>
        </w:rPr>
      </w:pPr>
      <w:ins w:id="3138" w:author="GELIAS" w:date="2026-04-12T22:27:00Z">
        <w:r>
          <w:t xml:space="preserve">the requirements for any permit, permission, </w:t>
        </w:r>
        <w:proofErr w:type="spellStart"/>
        <w:r>
          <w:t>licence</w:t>
        </w:r>
        <w:proofErr w:type="spellEnd"/>
        <w:r>
          <w:t xml:space="preserve"> and/or approval to be obtained by the Contractor under sub-paragraph (c) of </w:t>
        </w:r>
      </w:ins>
      <w:ins w:id="3139" w:author="GELIAS" w:date="2026-04-13T17:06:00Z">
        <w:r w:rsidR="008D225D">
          <w:t>Section</w:t>
        </w:r>
      </w:ins>
      <w:ins w:id="3140" w:author="GELIAS" w:date="2026-04-12T22:27:00Z">
        <w:r>
          <w:t xml:space="preserve"> 3.4,</w:t>
        </w:r>
      </w:ins>
    </w:p>
    <w:p w14:paraId="721A35C0" w14:textId="77777777" w:rsidR="00543E1A" w:rsidRDefault="00543E1A" w:rsidP="00543E1A">
      <w:pPr>
        <w:spacing w:after="200" w:line="276" w:lineRule="auto"/>
        <w:ind w:left="993"/>
        <w:jc w:val="both"/>
        <w:rPr>
          <w:ins w:id="3141" w:author="GELIAS" w:date="2026-04-12T22:27:00Z"/>
        </w:rPr>
      </w:pPr>
      <w:ins w:id="3142" w:author="GELIAS" w:date="2026-04-12T22:27:00Z">
        <w:r>
          <w:t xml:space="preserve">made and/or officially published after the Effective Date which affects the Contractor in the performance of obligations under the Contract. </w:t>
        </w:r>
      </w:ins>
    </w:p>
    <w:p w14:paraId="728D0800" w14:textId="64ECE3A3" w:rsidR="00543E1A" w:rsidRDefault="00543E1A" w:rsidP="00543E1A">
      <w:pPr>
        <w:pStyle w:val="ListParagraph"/>
        <w:numPr>
          <w:ilvl w:val="0"/>
          <w:numId w:val="140"/>
        </w:numPr>
        <w:spacing w:after="200" w:line="276" w:lineRule="auto"/>
        <w:ind w:left="1134" w:hanging="567"/>
        <w:jc w:val="both"/>
        <w:rPr>
          <w:ins w:id="3143" w:author="GELIAS" w:date="2026-04-12T22:27:00Z"/>
        </w:rPr>
      </w:pPr>
      <w:ins w:id="3144" w:author="GELIAS" w:date="2026-04-12T22:27:00Z">
        <w:r>
          <w:t xml:space="preserve">If the Contractor suffers delay and/or incurs an increase in Cost as a result of a Change in Law, the Contractor shall be entitled subject to </w:t>
        </w:r>
      </w:ins>
      <w:ins w:id="3145" w:author="GELIAS" w:date="2026-04-13T17:06:00Z">
        <w:r w:rsidR="008D225D">
          <w:t>Section</w:t>
        </w:r>
      </w:ins>
      <w:ins w:id="3146" w:author="GELIAS" w:date="2026-04-12T22:27:00Z">
        <w:r>
          <w:t xml:space="preserve"> </w:t>
        </w:r>
        <w:proofErr w:type="gramStart"/>
        <w:r>
          <w:t>21.2  to</w:t>
        </w:r>
        <w:proofErr w:type="gramEnd"/>
        <w:r>
          <w:t xml:space="preserve"> EOT and/or payment of such Cost. </w:t>
        </w:r>
      </w:ins>
    </w:p>
    <w:p w14:paraId="2778CE94" w14:textId="6066F5F1" w:rsidR="00543E1A" w:rsidDel="00E554B8" w:rsidRDefault="00543E1A" w:rsidP="00543E1A">
      <w:pPr>
        <w:pStyle w:val="ListParagraph"/>
        <w:numPr>
          <w:ilvl w:val="0"/>
          <w:numId w:val="140"/>
        </w:numPr>
        <w:spacing w:after="200" w:line="276" w:lineRule="auto"/>
        <w:ind w:left="1134" w:hanging="567"/>
        <w:jc w:val="both"/>
        <w:rPr>
          <w:ins w:id="3147" w:author="GELIAS" w:date="2026-04-12T22:27:00Z"/>
          <w:del w:id="3148" w:author="EVANS" w:date="2026-04-30T17:27:00Z"/>
        </w:rPr>
      </w:pPr>
      <w:commentRangeStart w:id="3149"/>
      <w:ins w:id="3150" w:author="GELIAS" w:date="2026-04-12T22:27:00Z">
        <w:del w:id="3151" w:author="EVANS" w:date="2026-04-30T17:27:00Z">
          <w:r w:rsidDel="00E554B8">
            <w:lastRenderedPageBreak/>
            <w:delText xml:space="preserve">If there is a decrease in Cost as a result of a Change in Law Owner shall be entitled subject to </w:delText>
          </w:r>
        </w:del>
      </w:ins>
      <w:ins w:id="3152" w:author="GELIAS" w:date="2026-04-13T17:06:00Z">
        <w:del w:id="3153" w:author="EVANS" w:date="2026-04-30T17:27:00Z">
          <w:r w:rsidR="008D225D" w:rsidDel="00E554B8">
            <w:delText>Section</w:delText>
          </w:r>
        </w:del>
      </w:ins>
      <w:ins w:id="3154" w:author="GELIAS" w:date="2026-04-12T22:27:00Z">
        <w:del w:id="3155" w:author="EVANS" w:date="2026-04-30T17:27:00Z">
          <w:r w:rsidDel="00E554B8">
            <w:delText xml:space="preserve"> 21.2 to a reduction in the Contract Price.</w:delText>
          </w:r>
        </w:del>
      </w:ins>
      <w:commentRangeEnd w:id="3149"/>
      <w:r w:rsidR="00E554B8">
        <w:rPr>
          <w:rStyle w:val="CommentReference"/>
        </w:rPr>
        <w:commentReference w:id="3149"/>
      </w:r>
    </w:p>
    <w:p w14:paraId="6099D0DD" w14:textId="5FEF380D" w:rsidR="00543E1A" w:rsidRDefault="00543E1A" w:rsidP="00543E1A">
      <w:pPr>
        <w:pStyle w:val="ListParagraph"/>
        <w:numPr>
          <w:ilvl w:val="0"/>
          <w:numId w:val="140"/>
        </w:numPr>
        <w:spacing w:after="200" w:line="276" w:lineRule="auto"/>
        <w:ind w:left="1134" w:hanging="567"/>
        <w:jc w:val="both"/>
        <w:rPr>
          <w:ins w:id="3156" w:author="GELIAS" w:date="2026-04-12T22:27:00Z"/>
        </w:rPr>
      </w:pPr>
      <w:ins w:id="3157" w:author="GELIAS" w:date="2026-04-12T22:27:00Z">
        <w:r>
          <w:t>If any adjustment to the execution of the Works becomes necessary as a result of a Change in Law</w:t>
        </w:r>
      </w:ins>
      <w:ins w:id="3158" w:author="GELIAS" w:date="2026-04-12T22:29:00Z">
        <w:r>
          <w:t xml:space="preserve">: </w:t>
        </w:r>
      </w:ins>
    </w:p>
    <w:p w14:paraId="07EEAAF8" w14:textId="77777777" w:rsidR="00543E1A" w:rsidRDefault="00543E1A" w:rsidP="00543E1A">
      <w:pPr>
        <w:pStyle w:val="ListParagraph"/>
        <w:numPr>
          <w:ilvl w:val="1"/>
          <w:numId w:val="140"/>
        </w:numPr>
        <w:spacing w:after="200" w:line="276" w:lineRule="auto"/>
        <w:ind w:left="1701" w:hanging="425"/>
        <w:jc w:val="both"/>
        <w:rPr>
          <w:ins w:id="3159" w:author="GELIAS" w:date="2026-04-12T22:27:00Z"/>
        </w:rPr>
      </w:pPr>
      <w:ins w:id="3160" w:author="GELIAS" w:date="2026-04-12T22:27:00Z">
        <w:r>
          <w:t>the Contractor shall promptly give a Notice to the Owner; or</w:t>
        </w:r>
      </w:ins>
    </w:p>
    <w:p w14:paraId="6A21A928" w14:textId="77777777" w:rsidR="00543E1A" w:rsidRDefault="00543E1A" w:rsidP="00543E1A">
      <w:pPr>
        <w:pStyle w:val="ListParagraph"/>
        <w:numPr>
          <w:ilvl w:val="1"/>
          <w:numId w:val="140"/>
        </w:numPr>
        <w:spacing w:after="200" w:line="276" w:lineRule="auto"/>
        <w:ind w:left="1701" w:hanging="425"/>
        <w:jc w:val="both"/>
        <w:rPr>
          <w:ins w:id="3161" w:author="GELIAS" w:date="2026-04-12T22:27:00Z"/>
        </w:rPr>
      </w:pPr>
      <w:ins w:id="3162" w:author="GELIAS" w:date="2026-04-12T22:27:00Z">
        <w:r>
          <w:t xml:space="preserve"> the Owner shall promptly give a Notice to the Contractor with detailed supporting particular</w:t>
        </w:r>
      </w:ins>
    </w:p>
    <w:p w14:paraId="28636529" w14:textId="7F469774" w:rsidR="00543E1A" w:rsidRDefault="00543E1A" w:rsidP="00543E1A">
      <w:pPr>
        <w:spacing w:after="200" w:line="276" w:lineRule="auto"/>
        <w:ind w:left="1134"/>
        <w:jc w:val="both"/>
        <w:rPr>
          <w:ins w:id="3163" w:author="GELIAS" w:date="2026-04-12T22:27:00Z"/>
        </w:rPr>
      </w:pPr>
      <w:ins w:id="3164" w:author="GELIAS" w:date="2026-04-12T22:27:00Z">
        <w:r>
          <w:t>Thereafter, the</w:t>
        </w:r>
      </w:ins>
      <w:ins w:id="3165" w:author="GELIAS" w:date="2026-04-12T22:29:00Z">
        <w:r>
          <w:t xml:space="preserve"> Owner’s Representative </w:t>
        </w:r>
      </w:ins>
      <w:ins w:id="3166" w:author="GELIAS" w:date="2026-04-12T22:27:00Z">
        <w:r>
          <w:t xml:space="preserve">shall </w:t>
        </w:r>
      </w:ins>
      <w:ins w:id="3167" w:author="GELIAS" w:date="2026-04-12T22:30:00Z">
        <w:r>
          <w:t xml:space="preserve">issue a Change Order Request in accordance with Section 6.1. </w:t>
        </w:r>
      </w:ins>
    </w:p>
    <w:p w14:paraId="2FBA7F22" w14:textId="4584A37B" w:rsidR="00543E1A" w:rsidDel="00543E1A" w:rsidRDefault="00543E1A">
      <w:pPr>
        <w:spacing w:after="200" w:line="276" w:lineRule="auto"/>
        <w:ind w:left="720"/>
        <w:jc w:val="both"/>
        <w:rPr>
          <w:del w:id="3168" w:author="GELIAS" w:date="2026-04-12T22:31:00Z"/>
        </w:rPr>
      </w:pPr>
    </w:p>
    <w:p w14:paraId="09843D87" w14:textId="77777777" w:rsidR="008B3961" w:rsidRDefault="00D74028">
      <w:pPr>
        <w:pStyle w:val="Heading2"/>
        <w:numPr>
          <w:ilvl w:val="0"/>
          <w:numId w:val="53"/>
        </w:numPr>
        <w:ind w:hanging="578"/>
        <w:pPrChange w:id="3169" w:author="GELIAS" w:date="2026-04-11T17:46:00Z">
          <w:pPr>
            <w:pStyle w:val="Heading2"/>
          </w:pPr>
        </w:pPrChange>
      </w:pPr>
      <w:bookmarkStart w:id="3170" w:name="_Toc224520789"/>
      <w:del w:id="3171" w:author="GELIAS" w:date="2026-04-11T17:46:00Z">
        <w:r w:rsidDel="00E03D57">
          <w:delText xml:space="preserve">6.4  </w:delText>
        </w:r>
      </w:del>
      <w:r>
        <w:t>Changes Due to Contractor Errors</w:t>
      </w:r>
      <w:bookmarkEnd w:id="3170"/>
    </w:p>
    <w:p w14:paraId="31391BF1" w14:textId="77777777" w:rsidR="008B3961" w:rsidRDefault="00D74028">
      <w:pPr>
        <w:spacing w:after="200" w:line="276" w:lineRule="auto"/>
        <w:ind w:left="720"/>
        <w:jc w:val="both"/>
        <w:rPr>
          <w:ins w:id="3172" w:author="GELIAS" w:date="2026-04-12T22:32:00Z"/>
        </w:rPr>
      </w:pPr>
      <w:r>
        <w:t>The Owner shall not be responsible for any increase in the Contract Price or extension of the Project Schedule resulting from changes that are necessary to correct errors, omissions, or deficiencies in the Contractor’s design, engineering, or construction of the Facility.</w:t>
      </w:r>
    </w:p>
    <w:p w14:paraId="76F8C089" w14:textId="77777777" w:rsidR="00543E1A" w:rsidRDefault="00543E1A">
      <w:pPr>
        <w:spacing w:after="200" w:line="276" w:lineRule="auto"/>
        <w:ind w:left="720"/>
        <w:jc w:val="both"/>
      </w:pPr>
    </w:p>
    <w:p w14:paraId="76F1B35B" w14:textId="77777777" w:rsidR="008B3961" w:rsidRDefault="00D74028">
      <w:pPr>
        <w:pStyle w:val="Heading2"/>
        <w:numPr>
          <w:ilvl w:val="0"/>
          <w:numId w:val="53"/>
        </w:numPr>
        <w:ind w:hanging="578"/>
        <w:pPrChange w:id="3173" w:author="GELIAS" w:date="2026-04-11T17:46:00Z">
          <w:pPr>
            <w:pStyle w:val="Heading2"/>
          </w:pPr>
        </w:pPrChange>
      </w:pPr>
      <w:bookmarkStart w:id="3174" w:name="_Toc224520790"/>
      <w:del w:id="3175" w:author="GELIAS" w:date="2026-04-11T17:46:00Z">
        <w:r w:rsidDel="00E03D57">
          <w:delText xml:space="preserve">6.5  </w:delText>
        </w:r>
      </w:del>
      <w:r>
        <w:t>No Adjustment Except by Change Order</w:t>
      </w:r>
      <w:bookmarkEnd w:id="3174"/>
    </w:p>
    <w:p w14:paraId="317A9CDA" w14:textId="1ABB0671" w:rsidR="008B3961" w:rsidRDefault="00D74028">
      <w:pPr>
        <w:spacing w:after="200" w:line="276" w:lineRule="auto"/>
        <w:ind w:left="720"/>
        <w:jc w:val="both"/>
      </w:pPr>
      <w:r>
        <w:t xml:space="preserve">No adjustment shall be made to the Contract Price or the Project Schedule except by a duly executed Change Order or as otherwise expressly provided in this Agreement. The Contractor shall not be entitled to any additional compensation or extension of time unless a Change Order has been executed or is being processed in accordance with this </w:t>
      </w:r>
      <w:del w:id="3176" w:author="GELIAS" w:date="2026-04-13T17:33:00Z">
        <w:r w:rsidDel="00407C7D">
          <w:delText>Article</w:delText>
        </w:r>
      </w:del>
      <w:ins w:id="3177" w:author="GELIAS" w:date="2026-04-13T17:33:00Z">
        <w:r w:rsidR="00407C7D">
          <w:t>Section</w:t>
        </w:r>
      </w:ins>
      <w:r>
        <w:t xml:space="preserve"> 6</w:t>
      </w:r>
      <w:ins w:id="3178" w:author="GELIAS" w:date="2026-04-12T22:33:00Z">
        <w:r w:rsidR="00543E1A">
          <w:t xml:space="preserve"> or </w:t>
        </w:r>
      </w:ins>
      <w:ins w:id="3179" w:author="GELIAS" w:date="2026-04-13T17:33:00Z">
        <w:r w:rsidR="00407C7D">
          <w:t>Section</w:t>
        </w:r>
      </w:ins>
      <w:ins w:id="3180" w:author="GELIAS" w:date="2026-04-12T22:33:00Z">
        <w:r w:rsidR="00543E1A">
          <w:t xml:space="preserve"> 2</w:t>
        </w:r>
      </w:ins>
      <w:ins w:id="3181" w:author="GELIAS" w:date="2026-04-13T17:23:00Z">
        <w:r w:rsidR="00166B9C">
          <w:t>1</w:t>
        </w:r>
      </w:ins>
      <w:r>
        <w:t>.</w:t>
      </w:r>
    </w:p>
    <w:p w14:paraId="47E01529" w14:textId="77777777" w:rsidR="008B3961" w:rsidRDefault="00D74028">
      <w:pPr>
        <w:pStyle w:val="Heading2"/>
        <w:numPr>
          <w:ilvl w:val="0"/>
          <w:numId w:val="53"/>
        </w:numPr>
        <w:ind w:left="567" w:hanging="567"/>
        <w:pPrChange w:id="3182" w:author="GELIAS" w:date="2026-04-13T15:00:00Z">
          <w:pPr>
            <w:pStyle w:val="Heading2"/>
          </w:pPr>
        </w:pPrChange>
      </w:pPr>
      <w:bookmarkStart w:id="3183" w:name="_Toc224520791"/>
      <w:del w:id="3184" w:author="GELIAS" w:date="2026-04-11T17:46:00Z">
        <w:r w:rsidDel="00E03D57">
          <w:delText xml:space="preserve">6.6  </w:delText>
        </w:r>
      </w:del>
      <w:r>
        <w:t>Timing Requirements</w:t>
      </w:r>
      <w:bookmarkEnd w:id="3183"/>
    </w:p>
    <w:p w14:paraId="7A98A80C" w14:textId="7A9271F4" w:rsidR="008B3961" w:rsidRDefault="00D74028">
      <w:pPr>
        <w:spacing w:after="200" w:line="276" w:lineRule="auto"/>
        <w:ind w:left="567"/>
        <w:jc w:val="both"/>
        <w:pPrChange w:id="3185" w:author="GELIAS" w:date="2026-04-13T15:00:00Z">
          <w:pPr>
            <w:spacing w:after="200" w:line="276" w:lineRule="auto"/>
            <w:ind w:left="720"/>
            <w:jc w:val="both"/>
          </w:pPr>
        </w:pPrChange>
      </w:pPr>
      <w:r>
        <w:t xml:space="preserve">The Contractor shall comply with the notice and timing requirements set forth in this </w:t>
      </w:r>
      <w:del w:id="3186" w:author="GELIAS" w:date="2026-04-13T17:33:00Z">
        <w:r w:rsidDel="00407C7D">
          <w:delText>Article</w:delText>
        </w:r>
      </w:del>
      <w:ins w:id="3187" w:author="GELIAS" w:date="2026-04-13T17:33:00Z">
        <w:r w:rsidR="00407C7D">
          <w:t>Section</w:t>
        </w:r>
      </w:ins>
      <w:r>
        <w:t xml:space="preserve"> 6 as a condition to its entitlement to any adjustment of the Contract Price or Project Schedule. The Parties agree that timely notice is essential to enable the Owner to mitigate the effects of any change or delay.</w:t>
      </w:r>
    </w:p>
    <w:p w14:paraId="4D73D29D" w14:textId="65A5E63E" w:rsidR="008B3961" w:rsidRDefault="00D74028">
      <w:pPr>
        <w:pStyle w:val="Heading2"/>
        <w:numPr>
          <w:ilvl w:val="0"/>
          <w:numId w:val="53"/>
        </w:numPr>
        <w:ind w:left="567" w:hanging="567"/>
        <w:pPrChange w:id="3188" w:author="GELIAS" w:date="2026-04-13T15:00:00Z">
          <w:pPr>
            <w:pStyle w:val="Heading2"/>
          </w:pPr>
        </w:pPrChange>
      </w:pPr>
      <w:bookmarkStart w:id="3189" w:name="_Toc224520792"/>
      <w:del w:id="3190" w:author="GELIAS" w:date="2026-04-11T17:47:00Z">
        <w:r w:rsidDel="00E03D57">
          <w:delText xml:space="preserve">6.7  </w:delText>
        </w:r>
      </w:del>
      <w:r>
        <w:t>Records</w:t>
      </w:r>
      <w:bookmarkEnd w:id="3189"/>
    </w:p>
    <w:p w14:paraId="6F63AD6B" w14:textId="77777777" w:rsidR="008B3961" w:rsidRDefault="00D74028">
      <w:pPr>
        <w:spacing w:after="200" w:line="276" w:lineRule="auto"/>
        <w:ind w:left="567"/>
        <w:jc w:val="both"/>
        <w:rPr>
          <w:ins w:id="3191" w:author="GELIAS" w:date="2026-04-13T14:58:00Z"/>
        </w:rPr>
        <w:pPrChange w:id="3192" w:author="GELIAS" w:date="2026-04-13T15:00:00Z">
          <w:pPr>
            <w:spacing w:after="200" w:line="276" w:lineRule="auto"/>
            <w:ind w:left="720"/>
            <w:jc w:val="both"/>
          </w:pPr>
        </w:pPrChange>
      </w:pPr>
      <w:r>
        <w:t>The Contractor shall maintain detailed records of all Change Orders and Change Order Requests, including supporting documentation, cost analyses and schedule impact analyses, and shall make such records available to the Owner upon request.</w:t>
      </w:r>
    </w:p>
    <w:p w14:paraId="4BADA4EC" w14:textId="77777777" w:rsidR="00B67EFC" w:rsidRDefault="00B67EFC">
      <w:pPr>
        <w:spacing w:after="200" w:line="276" w:lineRule="auto"/>
        <w:ind w:left="720"/>
        <w:jc w:val="both"/>
      </w:pPr>
    </w:p>
    <w:p w14:paraId="5E00E0A6" w14:textId="01F48D8F" w:rsidR="008B3961" w:rsidRDefault="00D74028" w:rsidP="00B67EFC">
      <w:pPr>
        <w:spacing w:after="200" w:line="276" w:lineRule="auto"/>
        <w:ind w:left="567" w:hanging="567"/>
        <w:jc w:val="both"/>
      </w:pPr>
      <w:bookmarkStart w:id="3193" w:name="_Toc224520793"/>
      <w:proofErr w:type="gramStart"/>
      <w:r>
        <w:lastRenderedPageBreak/>
        <w:t xml:space="preserve">6.8  </w:t>
      </w:r>
      <w:r w:rsidRPr="00B67EFC">
        <w:rPr>
          <w:b/>
          <w:bCs/>
          <w:rPrChange w:id="3194" w:author="GELIAS" w:date="2026-04-13T14:59:00Z">
            <w:rPr/>
          </w:rPrChange>
        </w:rPr>
        <w:t>Force</w:t>
      </w:r>
      <w:proofErr w:type="gramEnd"/>
      <w:r w:rsidRPr="00B67EFC">
        <w:rPr>
          <w:b/>
          <w:bCs/>
          <w:rPrChange w:id="3195" w:author="GELIAS" w:date="2026-04-13T14:59:00Z">
            <w:rPr/>
          </w:rPrChange>
        </w:rPr>
        <w:t xml:space="preserve"> Majeure</w:t>
      </w:r>
      <w:bookmarkEnd w:id="3193"/>
    </w:p>
    <w:p w14:paraId="7152E6C8" w14:textId="146C7C12" w:rsidR="00B67EFC" w:rsidRDefault="00D74028">
      <w:pPr>
        <w:pStyle w:val="ListParagraph"/>
        <w:numPr>
          <w:ilvl w:val="0"/>
          <w:numId w:val="162"/>
        </w:numPr>
        <w:spacing w:after="200" w:line="276" w:lineRule="auto"/>
        <w:ind w:hanging="513"/>
        <w:jc w:val="both"/>
        <w:rPr>
          <w:ins w:id="3196" w:author="GELIAS" w:date="2026-04-13T14:58:00Z"/>
        </w:rPr>
        <w:pPrChange w:id="3197" w:author="GELIAS" w:date="2026-04-13T15:31:00Z">
          <w:pPr>
            <w:spacing w:after="200" w:line="276" w:lineRule="auto"/>
            <w:ind w:left="720"/>
            <w:jc w:val="both"/>
          </w:pPr>
        </w:pPrChange>
      </w:pPr>
      <w:del w:id="3198" w:author="GELIAS" w:date="2026-04-13T14:58:00Z">
        <w:r w:rsidDel="00B67EFC">
          <w:delText xml:space="preserve">(a) </w:delText>
        </w:r>
      </w:del>
      <w:r>
        <w:t>“Force Majeure” means any event or circumstance that: (</w:t>
      </w:r>
      <w:proofErr w:type="spellStart"/>
      <w:r>
        <w:t>i</w:t>
      </w:r>
      <w:proofErr w:type="spellEnd"/>
      <w:r>
        <w:t xml:space="preserve">) is beyond the reasonable control of the affected Party; (ii) could not have been reasonably anticipated or avoided; (iii) occurs without the negligence of the affected Party; and (iv) prevents the affected Party from performing its obligations under this Agreement. </w:t>
      </w:r>
    </w:p>
    <w:p w14:paraId="62B72708" w14:textId="122D5CEF" w:rsidR="008B3961" w:rsidDel="00B67EFC" w:rsidRDefault="00D74028">
      <w:pPr>
        <w:pStyle w:val="ListParagraph"/>
        <w:numPr>
          <w:ilvl w:val="0"/>
          <w:numId w:val="162"/>
        </w:numPr>
        <w:spacing w:after="200" w:line="276" w:lineRule="auto"/>
        <w:ind w:hanging="513"/>
        <w:jc w:val="both"/>
        <w:rPr>
          <w:del w:id="3199" w:author="GELIAS" w:date="2026-04-13T15:01:00Z"/>
        </w:rPr>
        <w:pPrChange w:id="3200" w:author="GELIAS" w:date="2026-04-13T15:31:00Z">
          <w:pPr>
            <w:pStyle w:val="ListParagraph"/>
            <w:numPr>
              <w:numId w:val="162"/>
            </w:numPr>
            <w:spacing w:after="200" w:line="276" w:lineRule="auto"/>
            <w:ind w:left="1080" w:hanging="360"/>
            <w:jc w:val="both"/>
          </w:pPr>
        </w:pPrChange>
      </w:pPr>
      <w:r>
        <w:t xml:space="preserve">Force Majeure includes, but is not limited to: acts of God, fire, flood, drought, earthquake, windstorm, epidemic, pandemic; war, armed conflict, terrorism, civil commotion, blockade, embargo; strikes or </w:t>
      </w:r>
      <w:proofErr w:type="spellStart"/>
      <w:r>
        <w:t>labour</w:t>
      </w:r>
      <w:proofErr w:type="spellEnd"/>
      <w:r>
        <w:t xml:space="preserve"> disputes (other than those involving only the Contractor’s or its Subcontractors’ employees); and actions of a Governmental Authority that prevent performance (including changes in foreign trade or export policy affecting the shipment of Equipment to Nigeria).</w:t>
      </w:r>
    </w:p>
    <w:p w14:paraId="5FAF570B" w14:textId="77777777" w:rsidR="00B67EFC" w:rsidRDefault="00B67EFC">
      <w:pPr>
        <w:pStyle w:val="ListParagraph"/>
        <w:numPr>
          <w:ilvl w:val="0"/>
          <w:numId w:val="162"/>
        </w:numPr>
        <w:spacing w:after="200" w:line="276" w:lineRule="auto"/>
        <w:ind w:hanging="513"/>
        <w:jc w:val="both"/>
        <w:rPr>
          <w:ins w:id="3201" w:author="GELIAS" w:date="2026-04-13T15:01:00Z"/>
        </w:rPr>
        <w:pPrChange w:id="3202" w:author="GELIAS" w:date="2026-04-13T15:31:00Z">
          <w:pPr>
            <w:spacing w:after="200" w:line="276" w:lineRule="auto"/>
            <w:ind w:left="720"/>
            <w:jc w:val="both"/>
          </w:pPr>
        </w:pPrChange>
      </w:pPr>
    </w:p>
    <w:p w14:paraId="276138DF" w14:textId="59D914B9" w:rsidR="008B3961" w:rsidDel="00B67EFC" w:rsidRDefault="00D74028">
      <w:pPr>
        <w:pStyle w:val="ListParagraph"/>
        <w:numPr>
          <w:ilvl w:val="0"/>
          <w:numId w:val="162"/>
        </w:numPr>
        <w:spacing w:after="200" w:line="276" w:lineRule="auto"/>
        <w:ind w:hanging="513"/>
        <w:jc w:val="both"/>
        <w:rPr>
          <w:del w:id="3203" w:author="GELIAS" w:date="2026-04-13T15:03:00Z"/>
        </w:rPr>
        <w:pPrChange w:id="3204" w:author="GELIAS" w:date="2026-04-13T15:31:00Z">
          <w:pPr>
            <w:pStyle w:val="ListParagraph"/>
            <w:numPr>
              <w:numId w:val="162"/>
            </w:numPr>
            <w:spacing w:after="200" w:line="276" w:lineRule="auto"/>
            <w:ind w:left="1080" w:hanging="360"/>
            <w:jc w:val="both"/>
          </w:pPr>
        </w:pPrChange>
      </w:pPr>
      <w:del w:id="3205" w:author="GELIAS" w:date="2026-04-13T15:01:00Z">
        <w:r w:rsidDel="00B67EFC">
          <w:delText>(a-1)</w:delText>
        </w:r>
      </w:del>
      <w:del w:id="3206" w:author="GELIAS" w:date="2026-04-13T15:31:00Z">
        <w:r w:rsidDel="00A53F18">
          <w:delText xml:space="preserve"> </w:delText>
        </w:r>
      </w:del>
      <w:r>
        <w:t>Notwithstanding the foregoing, the following shall not constitute Force Majeure: (</w:t>
      </w:r>
      <w:proofErr w:type="spellStart"/>
      <w:r>
        <w:t>i</w:t>
      </w:r>
      <w:proofErr w:type="spellEnd"/>
      <w:r>
        <w:t xml:space="preserve">) supply chain disruptions, price increases, shortages of materials or equipment, or delays in delivery by vendors or suppliers, unless directly caused by a qualifying Force Majeure event described above; (ii) the financial hardship, insolvency, or cash flow difficulties of the Contractor, any Subcontractor, or any of their respective suppliers; (iii) the failure of any Subcontractor or supplier to perform its obligations, unless such failure is itself caused by a qualifying Force Majeure event; (iv) adverse weather conditions that are within the range of conditions reasonably foreseeable for the Site location and season; (v) </w:t>
      </w:r>
      <w:proofErr w:type="spellStart"/>
      <w:r>
        <w:t>labour</w:t>
      </w:r>
      <w:proofErr w:type="spellEnd"/>
      <w:r>
        <w:t xml:space="preserve"> shortages, unavailability of skilled personnel, or increases in </w:t>
      </w:r>
      <w:proofErr w:type="spellStart"/>
      <w:r>
        <w:t>labour</w:t>
      </w:r>
      <w:proofErr w:type="spellEnd"/>
      <w:r>
        <w:t xml:space="preserve"> costs; and (vi) changes in exchange rates, commodity prices, or market conditions.</w:t>
      </w:r>
    </w:p>
    <w:p w14:paraId="45855E7F" w14:textId="77777777" w:rsidR="00B67EFC" w:rsidRDefault="00B67EFC">
      <w:pPr>
        <w:pStyle w:val="ListParagraph"/>
        <w:numPr>
          <w:ilvl w:val="0"/>
          <w:numId w:val="162"/>
        </w:numPr>
        <w:spacing w:after="200" w:line="276" w:lineRule="auto"/>
        <w:ind w:hanging="513"/>
        <w:jc w:val="both"/>
        <w:rPr>
          <w:ins w:id="3207" w:author="GELIAS" w:date="2026-04-13T15:03:00Z"/>
        </w:rPr>
        <w:pPrChange w:id="3208" w:author="GELIAS" w:date="2026-04-13T15:31:00Z">
          <w:pPr>
            <w:spacing w:after="200" w:line="276" w:lineRule="auto"/>
            <w:ind w:left="720"/>
            <w:jc w:val="both"/>
          </w:pPr>
        </w:pPrChange>
      </w:pPr>
    </w:p>
    <w:p w14:paraId="57CF8A1E" w14:textId="2610DAF4" w:rsidR="008B3961" w:rsidDel="00B67EFC" w:rsidRDefault="00D74028" w:rsidP="00B67EFC">
      <w:pPr>
        <w:pStyle w:val="ListParagraph"/>
        <w:numPr>
          <w:ilvl w:val="0"/>
          <w:numId w:val="162"/>
        </w:numPr>
        <w:spacing w:after="200" w:line="276" w:lineRule="auto"/>
        <w:jc w:val="both"/>
        <w:rPr>
          <w:del w:id="3209" w:author="GELIAS" w:date="2026-04-13T15:03:00Z"/>
        </w:rPr>
      </w:pPr>
      <w:del w:id="3210" w:author="GELIAS" w:date="2026-04-13T15:03:00Z">
        <w:r w:rsidDel="00B67EFC">
          <w:delText xml:space="preserve">(b) </w:delText>
        </w:r>
      </w:del>
      <w:r>
        <w:t>Neither Party shall be liable for any delay or failure in performance to the extent caused by Force Majeure, provided that the affected Party: (</w:t>
      </w:r>
      <w:proofErr w:type="spellStart"/>
      <w:r>
        <w:t>i</w:t>
      </w:r>
      <w:proofErr w:type="spellEnd"/>
      <w:r>
        <w:t>) gives prompt written notice to the other Party of the Force Majeure event, including its nature, expected duration, and anticipated impact on the Work; (ii) uses reasonable efforts to mitigate the effects of the Force Majeure event; (iii) provides continuing updates on the status of the Force Majeure event; and (iv) gives prompt notice when the Force Majeure event has ceased.</w:t>
      </w:r>
    </w:p>
    <w:p w14:paraId="66419763" w14:textId="77777777" w:rsidR="00B67EFC" w:rsidRDefault="00B67EFC">
      <w:pPr>
        <w:pStyle w:val="ListParagraph"/>
        <w:numPr>
          <w:ilvl w:val="0"/>
          <w:numId w:val="162"/>
        </w:numPr>
        <w:spacing w:after="200" w:line="276" w:lineRule="auto"/>
        <w:jc w:val="both"/>
        <w:rPr>
          <w:ins w:id="3211" w:author="GELIAS" w:date="2026-04-13T15:03:00Z"/>
        </w:rPr>
        <w:pPrChange w:id="3212" w:author="GELIAS" w:date="2026-04-13T15:03:00Z">
          <w:pPr>
            <w:spacing w:after="200" w:line="276" w:lineRule="auto"/>
            <w:ind w:left="720"/>
            <w:jc w:val="both"/>
          </w:pPr>
        </w:pPrChange>
      </w:pPr>
    </w:p>
    <w:p w14:paraId="53D50037" w14:textId="49043E0E" w:rsidR="00B67EFC" w:rsidRDefault="00B67EFC" w:rsidP="00B67EFC">
      <w:pPr>
        <w:pStyle w:val="ListParagraph"/>
        <w:numPr>
          <w:ilvl w:val="0"/>
          <w:numId w:val="162"/>
        </w:numPr>
        <w:spacing w:after="200" w:line="276" w:lineRule="auto"/>
        <w:jc w:val="both"/>
        <w:rPr>
          <w:ins w:id="3213" w:author="GELIAS" w:date="2026-04-13T15:04:00Z"/>
        </w:rPr>
      </w:pPr>
      <w:ins w:id="3214" w:author="GELIAS" w:date="2026-04-13T15:04:00Z">
        <w:r>
          <w:t xml:space="preserve">Each Party shall at all times use all reasonable </w:t>
        </w:r>
        <w:proofErr w:type="spellStart"/>
        <w:r>
          <w:t>endeavours</w:t>
        </w:r>
        <w:proofErr w:type="spellEnd"/>
        <w:r>
          <w:t xml:space="preserve"> to </w:t>
        </w:r>
        <w:proofErr w:type="spellStart"/>
        <w:r>
          <w:t>minimise</w:t>
        </w:r>
        <w:proofErr w:type="spellEnd"/>
        <w:r>
          <w:t xml:space="preserve"> any delay in the performance of the Contract as a result of a Force Majeure Event</w:t>
        </w:r>
      </w:ins>
      <w:ins w:id="3215" w:author="GELIAS" w:date="2026-04-13T15:05:00Z">
        <w:r>
          <w:t xml:space="preserve">. </w:t>
        </w:r>
      </w:ins>
      <w:ins w:id="3216" w:author="GELIAS" w:date="2026-04-13T15:04:00Z">
        <w:r>
          <w:t xml:space="preserve">If the </w:t>
        </w:r>
      </w:ins>
      <w:ins w:id="3217" w:author="GELIAS" w:date="2026-04-13T15:05:00Z">
        <w:r>
          <w:t xml:space="preserve">Force Majeure Event </w:t>
        </w:r>
      </w:ins>
      <w:ins w:id="3218" w:author="GELIAS" w:date="2026-04-13T15:04:00Z">
        <w:r>
          <w:t xml:space="preserve">has a continuing effect, the affected Party shall give further Notices describing </w:t>
        </w:r>
        <w:r>
          <w:lastRenderedPageBreak/>
          <w:t xml:space="preserve">the effect </w:t>
        </w:r>
      </w:ins>
      <w:ins w:id="3219" w:author="GELIAS" w:date="2026-04-13T15:32:00Z">
        <w:r w:rsidR="002864B7">
          <w:t>within 2 day</w:t>
        </w:r>
      </w:ins>
      <w:ins w:id="3220" w:author="GELIAS" w:date="2026-04-13T15:04:00Z">
        <w:r>
          <w:t>s after giving the first Notice</w:t>
        </w:r>
      </w:ins>
      <w:ins w:id="3221" w:author="GELIAS" w:date="2026-04-13T15:18:00Z">
        <w:r w:rsidR="001809A4">
          <w:t xml:space="preserve">. </w:t>
        </w:r>
      </w:ins>
      <w:ins w:id="3222" w:author="GELIAS" w:date="2026-04-13T15:04:00Z">
        <w:r>
          <w:t xml:space="preserve">The affected Party shall immediately give a Notice to the other Party when the affected Party ceases to be affected by the </w:t>
        </w:r>
      </w:ins>
      <w:ins w:id="3223" w:author="GELIAS" w:date="2026-04-13T15:18:00Z">
        <w:r w:rsidR="001809A4">
          <w:t>F</w:t>
        </w:r>
      </w:ins>
      <w:ins w:id="3224" w:author="GELIAS" w:date="2026-04-13T15:19:00Z">
        <w:r w:rsidR="001809A4">
          <w:t>orce Majeure Event.</w:t>
        </w:r>
      </w:ins>
      <w:ins w:id="3225" w:author="GELIAS" w:date="2026-04-13T15:04:00Z">
        <w:r>
          <w:t xml:space="preserve"> If the affected Party fails to do so, the other Party may give a Notice to the affected Party stating that the other Party considers that the affected Party’s performance is no longer prevented by the </w:t>
        </w:r>
      </w:ins>
      <w:ins w:id="3226" w:author="GELIAS" w:date="2026-04-13T15:15:00Z">
        <w:r w:rsidR="001809A4">
          <w:t>Force Majeure</w:t>
        </w:r>
      </w:ins>
      <w:ins w:id="3227" w:author="GELIAS" w:date="2026-04-13T15:04:00Z">
        <w:r>
          <w:t>, with reasons.</w:t>
        </w:r>
      </w:ins>
    </w:p>
    <w:p w14:paraId="4FF28933" w14:textId="2ADA930C" w:rsidR="008B3961" w:rsidDel="00B67EFC" w:rsidRDefault="00D74028" w:rsidP="00B67EFC">
      <w:pPr>
        <w:pStyle w:val="ListParagraph"/>
        <w:numPr>
          <w:ilvl w:val="0"/>
          <w:numId w:val="162"/>
        </w:numPr>
        <w:spacing w:after="200" w:line="276" w:lineRule="auto"/>
        <w:jc w:val="both"/>
        <w:rPr>
          <w:del w:id="3228" w:author="GELIAS" w:date="2026-04-13T15:03:00Z"/>
        </w:rPr>
      </w:pPr>
      <w:del w:id="3229" w:author="GELIAS" w:date="2026-04-13T15:03:00Z">
        <w:r w:rsidDel="00B67EFC">
          <w:delText xml:space="preserve">(c) </w:delText>
        </w:r>
      </w:del>
      <w:r>
        <w:t xml:space="preserve">The Contractor shall be entitled to an </w:t>
      </w:r>
      <w:del w:id="3230" w:author="GELIAS" w:date="2026-04-13T17:23:00Z">
        <w:r w:rsidDel="00166B9C">
          <w:delText>extension of the Project Schedule</w:delText>
        </w:r>
      </w:del>
      <w:ins w:id="3231" w:author="GELIAS" w:date="2026-04-13T17:23:00Z">
        <w:r w:rsidR="00166B9C">
          <w:t>EOT in accordance with Section 21</w:t>
        </w:r>
      </w:ins>
      <w:r>
        <w:t xml:space="preserve"> </w:t>
      </w:r>
      <w:del w:id="3232" w:author="GELIAS" w:date="2026-04-13T17:23:00Z">
        <w:r w:rsidDel="00166B9C">
          <w:delText xml:space="preserve">on a day-for-day basis </w:delText>
        </w:r>
      </w:del>
      <w:r>
        <w:t>to the extent that a Force Majeure event causes delay to the critical path. Neither Party shall be entitled to an increase in the Contract Price on account of Force Majeure, except for reasonable demobilization and remobilization costs where the Force Majeure event requires suspension of Work for a continuous period exceeding [sixty (60)] Days.</w:t>
      </w:r>
    </w:p>
    <w:p w14:paraId="42A9A965" w14:textId="77777777" w:rsidR="00B67EFC" w:rsidRDefault="00B67EFC">
      <w:pPr>
        <w:pStyle w:val="ListParagraph"/>
        <w:numPr>
          <w:ilvl w:val="0"/>
          <w:numId w:val="162"/>
        </w:numPr>
        <w:spacing w:after="200" w:line="276" w:lineRule="auto"/>
        <w:jc w:val="both"/>
        <w:rPr>
          <w:ins w:id="3233" w:author="GELIAS" w:date="2026-04-13T15:03:00Z"/>
        </w:rPr>
        <w:pPrChange w:id="3234" w:author="GELIAS" w:date="2026-04-13T15:03:00Z">
          <w:pPr>
            <w:spacing w:after="200" w:line="276" w:lineRule="auto"/>
            <w:ind w:left="720"/>
            <w:jc w:val="both"/>
          </w:pPr>
        </w:pPrChange>
      </w:pPr>
    </w:p>
    <w:p w14:paraId="152EDC99" w14:textId="77777777" w:rsidR="001809A4" w:rsidRDefault="00D74028" w:rsidP="001809A4">
      <w:pPr>
        <w:pStyle w:val="ListParagraph"/>
        <w:numPr>
          <w:ilvl w:val="0"/>
          <w:numId w:val="162"/>
        </w:numPr>
        <w:spacing w:after="200" w:line="276" w:lineRule="auto"/>
        <w:jc w:val="both"/>
        <w:rPr>
          <w:ins w:id="3235" w:author="GELIAS" w:date="2026-04-13T15:20:00Z"/>
        </w:rPr>
      </w:pPr>
      <w:del w:id="3236" w:author="GELIAS" w:date="2026-04-13T15:03:00Z">
        <w:r w:rsidDel="00B67EFC">
          <w:delText>(d</w:delText>
        </w:r>
      </w:del>
      <w:del w:id="3237" w:author="GELIAS" w:date="2026-04-13T15:04:00Z">
        <w:r w:rsidDel="00B67EFC">
          <w:delText xml:space="preserve">) </w:delText>
        </w:r>
      </w:del>
      <w:r>
        <w:t>If a Force Majeure event continues for a period exceeding [one hundred eighty (180)] consecutive Days, either Party may terminate this Agreement by giving [thirty (30)] Days’ written notice to the other Party, and the consequences of such termination shall be as set forth in Section 15.8.</w:t>
      </w:r>
    </w:p>
    <w:p w14:paraId="2A7A91FC" w14:textId="77777777" w:rsidR="00A53F18" w:rsidRDefault="001809A4" w:rsidP="001809A4">
      <w:pPr>
        <w:pStyle w:val="ListParagraph"/>
        <w:numPr>
          <w:ilvl w:val="0"/>
          <w:numId w:val="162"/>
        </w:numPr>
        <w:spacing w:after="200" w:line="276" w:lineRule="auto"/>
        <w:jc w:val="both"/>
        <w:rPr>
          <w:ins w:id="3238" w:author="GELIAS" w:date="2026-04-13T15:24:00Z"/>
        </w:rPr>
      </w:pPr>
      <w:ins w:id="3239" w:author="GELIAS" w:date="2026-04-13T15:20:00Z">
        <w:r>
          <w:t xml:space="preserve">After the date of </w:t>
        </w:r>
        <w:proofErr w:type="gramStart"/>
        <w:r>
          <w:t>termination</w:t>
        </w:r>
        <w:proofErr w:type="gramEnd"/>
        <w:r>
          <w:t xml:space="preserve"> the Contractor shall, as soon as practicable, submit detailed supporting particulars (as reasonably required by the </w:t>
        </w:r>
      </w:ins>
      <w:ins w:id="3240" w:author="GELIAS" w:date="2026-04-13T15:23:00Z">
        <w:r w:rsidR="00A53F18">
          <w:t>Owne</w:t>
        </w:r>
      </w:ins>
      <w:ins w:id="3241" w:author="GELIAS" w:date="2026-04-13T15:20:00Z">
        <w:r>
          <w:t xml:space="preserve">r’s Representative) of the value of the work done, which shall include: </w:t>
        </w:r>
      </w:ins>
    </w:p>
    <w:p w14:paraId="7B318AD8" w14:textId="77777777" w:rsidR="00A53F18" w:rsidRDefault="001809A4" w:rsidP="00A53F18">
      <w:pPr>
        <w:pStyle w:val="ListParagraph"/>
        <w:numPr>
          <w:ilvl w:val="0"/>
          <w:numId w:val="163"/>
        </w:numPr>
        <w:spacing w:after="200" w:line="276" w:lineRule="auto"/>
        <w:ind w:left="1701" w:hanging="567"/>
        <w:jc w:val="both"/>
        <w:rPr>
          <w:ins w:id="3242" w:author="GELIAS" w:date="2026-04-13T15:26:00Z"/>
        </w:rPr>
      </w:pPr>
      <w:ins w:id="3243" w:author="GELIAS" w:date="2026-04-13T15:20:00Z">
        <w:r>
          <w:t>the amounts payable for any work carried out for which a price is stated in the Contract;</w:t>
        </w:r>
      </w:ins>
    </w:p>
    <w:p w14:paraId="4F14FE6A" w14:textId="77777777" w:rsidR="00A53F18" w:rsidRDefault="001809A4" w:rsidP="00A53F18">
      <w:pPr>
        <w:pStyle w:val="ListParagraph"/>
        <w:numPr>
          <w:ilvl w:val="0"/>
          <w:numId w:val="163"/>
        </w:numPr>
        <w:spacing w:after="200" w:line="276" w:lineRule="auto"/>
        <w:ind w:left="1701" w:hanging="567"/>
        <w:jc w:val="both"/>
        <w:rPr>
          <w:ins w:id="3244" w:author="GELIAS" w:date="2026-04-13T15:28:00Z"/>
        </w:rPr>
      </w:pPr>
      <w:ins w:id="3245" w:author="GELIAS" w:date="2026-04-13T15:20:00Z">
        <w:r>
          <w:t xml:space="preserve">the Cost of Plant and Materials ordered for the Works which have been delivered to the Contractor, or of which the Contractor is liable to accept delivery. This Plant and Materials shall become the property of (and be at the risk of) the </w:t>
        </w:r>
      </w:ins>
      <w:ins w:id="3246" w:author="GELIAS" w:date="2026-04-13T15:26:00Z">
        <w:r w:rsidR="00A53F18">
          <w:t>Owne</w:t>
        </w:r>
      </w:ins>
      <w:ins w:id="3247" w:author="GELIAS" w:date="2026-04-13T15:20:00Z">
        <w:r>
          <w:t xml:space="preserve">r when paid for by the </w:t>
        </w:r>
      </w:ins>
      <w:ins w:id="3248" w:author="GELIAS" w:date="2026-04-13T15:27:00Z">
        <w:r w:rsidR="00A53F18">
          <w:t>Own</w:t>
        </w:r>
      </w:ins>
      <w:ins w:id="3249" w:author="GELIAS" w:date="2026-04-13T15:20:00Z">
        <w:r>
          <w:t xml:space="preserve">er, and the Contractor shall place the same at the </w:t>
        </w:r>
      </w:ins>
      <w:ins w:id="3250" w:author="GELIAS" w:date="2026-04-13T15:27:00Z">
        <w:r w:rsidR="00A53F18">
          <w:t>Own</w:t>
        </w:r>
      </w:ins>
      <w:ins w:id="3251" w:author="GELIAS" w:date="2026-04-13T15:20:00Z">
        <w:r>
          <w:t>er’s disposa</w:t>
        </w:r>
      </w:ins>
      <w:ins w:id="3252" w:author="GELIAS" w:date="2026-04-13T15:24:00Z">
        <w:r w:rsidR="00A53F18">
          <w:t xml:space="preserve">l. </w:t>
        </w:r>
      </w:ins>
    </w:p>
    <w:p w14:paraId="57DFA0CD" w14:textId="77777777" w:rsidR="00CD0FC8" w:rsidRDefault="001809A4" w:rsidP="00A53F18">
      <w:pPr>
        <w:pStyle w:val="ListParagraph"/>
        <w:numPr>
          <w:ilvl w:val="0"/>
          <w:numId w:val="163"/>
        </w:numPr>
        <w:spacing w:after="200" w:line="276" w:lineRule="auto"/>
        <w:ind w:left="1701" w:hanging="567"/>
        <w:jc w:val="both"/>
        <w:rPr>
          <w:ins w:id="3253" w:author="GELIAS" w:date="2026-04-13T15:53:00Z"/>
        </w:rPr>
      </w:pPr>
      <w:ins w:id="3254" w:author="GELIAS" w:date="2026-04-13T15:20:00Z">
        <w:r>
          <w:t xml:space="preserve">any other Cost or liability which in the circumstances was reasonably incurred by the Contractor in the expectation of completing the Works; </w:t>
        </w:r>
      </w:ins>
    </w:p>
    <w:p w14:paraId="051134CD" w14:textId="77777777" w:rsidR="00CD0FC8" w:rsidRDefault="001809A4" w:rsidP="00A53F18">
      <w:pPr>
        <w:pStyle w:val="ListParagraph"/>
        <w:numPr>
          <w:ilvl w:val="0"/>
          <w:numId w:val="163"/>
        </w:numPr>
        <w:spacing w:after="200" w:line="276" w:lineRule="auto"/>
        <w:ind w:left="1701" w:hanging="567"/>
        <w:jc w:val="both"/>
        <w:rPr>
          <w:ins w:id="3255" w:author="GELIAS" w:date="2026-04-13T15:53:00Z"/>
        </w:rPr>
      </w:pPr>
      <w:ins w:id="3256" w:author="GELIAS" w:date="2026-04-13T15:20:00Z">
        <w:r>
          <w:t xml:space="preserve">the Cost of removal of Temporary Works and Contractor’s Equipment from the Site and the return of these items to the Contractor’s place of business in the Contractor’s country (or to any other destination(s) at no greater cost); and </w:t>
        </w:r>
      </w:ins>
    </w:p>
    <w:p w14:paraId="24F78AC2" w14:textId="56C2AA6E" w:rsidR="001809A4" w:rsidRDefault="001809A4">
      <w:pPr>
        <w:pStyle w:val="ListParagraph"/>
        <w:numPr>
          <w:ilvl w:val="0"/>
          <w:numId w:val="163"/>
        </w:numPr>
        <w:spacing w:after="200" w:line="276" w:lineRule="auto"/>
        <w:ind w:left="1701" w:hanging="567"/>
        <w:jc w:val="both"/>
        <w:rPr>
          <w:ins w:id="3257" w:author="GELIAS" w:date="2026-04-12T22:34:00Z"/>
        </w:rPr>
        <w:pPrChange w:id="3258" w:author="GELIAS" w:date="2026-04-13T15:28:00Z">
          <w:pPr>
            <w:spacing w:after="200" w:line="276" w:lineRule="auto"/>
            <w:ind w:left="720"/>
            <w:jc w:val="both"/>
          </w:pPr>
        </w:pPrChange>
      </w:pPr>
      <w:ins w:id="3259" w:author="GELIAS" w:date="2026-04-13T15:20:00Z">
        <w:r>
          <w:t xml:space="preserve">the Cost of repatriation of the Contractor’s staff and </w:t>
        </w:r>
        <w:proofErr w:type="spellStart"/>
        <w:r>
          <w:t>labour</w:t>
        </w:r>
        <w:proofErr w:type="spellEnd"/>
        <w:r>
          <w:t xml:space="preserve"> employed wholly in connection with the Works at the date of termination. </w:t>
        </w:r>
      </w:ins>
    </w:p>
    <w:p w14:paraId="2955B7DF" w14:textId="512EFEF6" w:rsidR="00543E1A" w:rsidRDefault="00317C47" w:rsidP="00317C47">
      <w:pPr>
        <w:spacing w:after="200" w:line="276" w:lineRule="auto"/>
        <w:ind w:left="720"/>
        <w:jc w:val="both"/>
        <w:rPr>
          <w:ins w:id="3260" w:author="GELIAS" w:date="2026-04-12T22:34:00Z"/>
        </w:rPr>
      </w:pPr>
      <w:ins w:id="3261" w:author="GELIAS" w:date="2026-04-13T16:10:00Z">
        <w:r>
          <w:lastRenderedPageBreak/>
          <w:t>i</w:t>
        </w:r>
      </w:ins>
      <w:ins w:id="3262" w:author="GELIAS" w:date="2026-04-13T16:09:00Z">
        <w:r>
          <w:t>n order to determine the paym</w:t>
        </w:r>
      </w:ins>
      <w:ins w:id="3263" w:author="GELIAS" w:date="2026-04-13T16:10:00Z">
        <w:r>
          <w:t xml:space="preserve">ent due to the Contractor. </w:t>
        </w:r>
      </w:ins>
      <w:ins w:id="3264" w:author="GELIAS" w:date="2026-04-13T15:54:00Z">
        <w:r w:rsidR="00CD0FC8">
          <w:t xml:space="preserve">The Owner’s Representative shall then proceed under </w:t>
        </w:r>
      </w:ins>
      <w:ins w:id="3265" w:author="GELIAS" w:date="2026-04-13T17:06:00Z">
        <w:r w:rsidR="008D225D">
          <w:t>Section</w:t>
        </w:r>
      </w:ins>
      <w:ins w:id="3266" w:author="GELIAS" w:date="2026-04-13T15:54:00Z">
        <w:r w:rsidR="00CD0FC8">
          <w:t xml:space="preserve"> 4.12 to agree or determine the value of work done (and, for the purpose of </w:t>
        </w:r>
      </w:ins>
      <w:ins w:id="3267" w:author="GELIAS" w:date="2026-04-13T17:06:00Z">
        <w:r w:rsidR="008D225D">
          <w:t>Section</w:t>
        </w:r>
      </w:ins>
      <w:ins w:id="3268" w:author="GELIAS" w:date="2026-04-13T15:54:00Z">
        <w:r w:rsidR="00CD0FC8">
          <w:t xml:space="preserve"> </w:t>
        </w:r>
      </w:ins>
      <w:ins w:id="3269" w:author="GELIAS" w:date="2026-04-13T16:06:00Z">
        <w:r>
          <w:t>4.12(c)</w:t>
        </w:r>
      </w:ins>
      <w:ins w:id="3270" w:author="GELIAS" w:date="2026-04-13T15:54:00Z">
        <w:r w:rsidR="00CD0FC8">
          <w:t xml:space="preserve">, the date the </w:t>
        </w:r>
      </w:ins>
      <w:ins w:id="3271" w:author="GELIAS" w:date="2026-04-13T16:08:00Z">
        <w:r>
          <w:t>Owner’s Representative</w:t>
        </w:r>
      </w:ins>
      <w:ins w:id="3272" w:author="GELIAS" w:date="2026-04-13T15:54:00Z">
        <w:r w:rsidR="00CD0FC8">
          <w:t xml:space="preserve"> receives the particulars under this </w:t>
        </w:r>
      </w:ins>
      <w:ins w:id="3273" w:author="GELIAS" w:date="2026-04-13T17:06:00Z">
        <w:r w:rsidR="008D225D">
          <w:t>Section</w:t>
        </w:r>
      </w:ins>
      <w:ins w:id="3274" w:author="GELIAS" w:date="2026-04-13T15:54:00Z">
        <w:r w:rsidR="00CD0FC8">
          <w:t xml:space="preserve"> shall be the date of commencement of the time limit for agreement under </w:t>
        </w:r>
      </w:ins>
      <w:ins w:id="3275" w:author="GELIAS" w:date="2026-04-13T17:06:00Z">
        <w:r w:rsidR="008D225D">
          <w:t>Section</w:t>
        </w:r>
      </w:ins>
      <w:ins w:id="3276" w:author="GELIAS" w:date="2026-04-13T15:54:00Z">
        <w:r w:rsidR="00CD0FC8">
          <w:t xml:space="preserve"> </w:t>
        </w:r>
      </w:ins>
      <w:ins w:id="3277" w:author="GELIAS" w:date="2026-04-13T16:08:00Z">
        <w:r>
          <w:t>4.12</w:t>
        </w:r>
      </w:ins>
      <w:ins w:id="3278" w:author="GELIAS" w:date="2026-04-13T15:54:00Z">
        <w:r w:rsidR="00CD0FC8">
          <w:t xml:space="preserve">. </w:t>
        </w:r>
      </w:ins>
    </w:p>
    <w:p w14:paraId="1D7EEB40" w14:textId="77777777" w:rsidR="00543E1A" w:rsidRDefault="00543E1A">
      <w:pPr>
        <w:spacing w:after="200" w:line="276" w:lineRule="auto"/>
        <w:ind w:left="720"/>
        <w:jc w:val="both"/>
        <w:rPr>
          <w:ins w:id="3279" w:author="GELIAS" w:date="2026-04-12T22:34:00Z"/>
        </w:rPr>
      </w:pPr>
    </w:p>
    <w:p w14:paraId="74ECB903" w14:textId="77777777" w:rsidR="00543E1A" w:rsidRDefault="00543E1A">
      <w:pPr>
        <w:spacing w:after="200" w:line="276" w:lineRule="auto"/>
        <w:ind w:left="720"/>
        <w:jc w:val="both"/>
        <w:rPr>
          <w:ins w:id="3280" w:author="GELIAS" w:date="2026-04-12T22:34:00Z"/>
        </w:rPr>
      </w:pPr>
    </w:p>
    <w:p w14:paraId="625AC309" w14:textId="77777777" w:rsidR="00543E1A" w:rsidRDefault="00543E1A">
      <w:pPr>
        <w:spacing w:after="200" w:line="276" w:lineRule="auto"/>
        <w:ind w:left="720"/>
        <w:jc w:val="both"/>
        <w:rPr>
          <w:ins w:id="3281" w:author="GELIAS" w:date="2026-04-12T22:34:00Z"/>
        </w:rPr>
      </w:pPr>
    </w:p>
    <w:p w14:paraId="46D6F9DF" w14:textId="77777777" w:rsidR="00543E1A" w:rsidRDefault="00543E1A">
      <w:pPr>
        <w:spacing w:after="200" w:line="276" w:lineRule="auto"/>
        <w:ind w:left="720"/>
        <w:jc w:val="both"/>
        <w:rPr>
          <w:ins w:id="3282" w:author="GELIAS" w:date="2026-04-12T22:34:00Z"/>
        </w:rPr>
      </w:pPr>
    </w:p>
    <w:p w14:paraId="775ED316" w14:textId="77777777" w:rsidR="00543E1A" w:rsidRDefault="00543E1A">
      <w:pPr>
        <w:spacing w:after="200" w:line="276" w:lineRule="auto"/>
        <w:ind w:left="720"/>
        <w:jc w:val="both"/>
        <w:rPr>
          <w:ins w:id="3283" w:author="GELIAS" w:date="2026-04-12T22:34:00Z"/>
        </w:rPr>
      </w:pPr>
    </w:p>
    <w:p w14:paraId="002FBD32" w14:textId="77777777" w:rsidR="00543E1A" w:rsidRDefault="00543E1A">
      <w:pPr>
        <w:spacing w:after="200" w:line="276" w:lineRule="auto"/>
        <w:ind w:left="720"/>
        <w:jc w:val="both"/>
        <w:rPr>
          <w:ins w:id="3284" w:author="GELIAS" w:date="2026-04-12T22:34:00Z"/>
        </w:rPr>
      </w:pPr>
    </w:p>
    <w:p w14:paraId="15A40ECB" w14:textId="77777777" w:rsidR="00543E1A" w:rsidRDefault="00543E1A">
      <w:pPr>
        <w:spacing w:after="200" w:line="276" w:lineRule="auto"/>
        <w:ind w:left="720"/>
        <w:jc w:val="both"/>
        <w:rPr>
          <w:ins w:id="3285" w:author="GELIAS" w:date="2026-04-13T14:58:00Z"/>
        </w:rPr>
      </w:pPr>
    </w:p>
    <w:p w14:paraId="08C06B7E" w14:textId="77777777" w:rsidR="00B67EFC" w:rsidRDefault="00B67EFC">
      <w:pPr>
        <w:spacing w:after="200" w:line="276" w:lineRule="auto"/>
        <w:ind w:left="720"/>
        <w:jc w:val="both"/>
        <w:rPr>
          <w:ins w:id="3286" w:author="GELIAS" w:date="2026-04-12T22:34:00Z"/>
        </w:rPr>
      </w:pPr>
    </w:p>
    <w:p w14:paraId="3C712A4A" w14:textId="77777777" w:rsidR="00543E1A" w:rsidRDefault="00543E1A">
      <w:pPr>
        <w:spacing w:after="200" w:line="276" w:lineRule="auto"/>
        <w:ind w:left="720"/>
        <w:jc w:val="both"/>
        <w:rPr>
          <w:ins w:id="3287" w:author="GELIAS" w:date="2026-04-12T22:34:00Z"/>
        </w:rPr>
      </w:pPr>
    </w:p>
    <w:p w14:paraId="57D52F30" w14:textId="77777777" w:rsidR="00543E1A" w:rsidRDefault="00543E1A">
      <w:pPr>
        <w:spacing w:after="200" w:line="276" w:lineRule="auto"/>
        <w:ind w:left="720"/>
        <w:jc w:val="both"/>
        <w:rPr>
          <w:ins w:id="3288" w:author="GELIAS" w:date="2026-04-13T16:10:00Z"/>
        </w:rPr>
      </w:pPr>
    </w:p>
    <w:p w14:paraId="44ABA67C" w14:textId="77777777" w:rsidR="00317C47" w:rsidRDefault="00317C47">
      <w:pPr>
        <w:spacing w:after="200" w:line="276" w:lineRule="auto"/>
        <w:ind w:left="720"/>
        <w:jc w:val="both"/>
        <w:rPr>
          <w:ins w:id="3289" w:author="GELIAS" w:date="2026-04-13T16:10:00Z"/>
        </w:rPr>
      </w:pPr>
    </w:p>
    <w:p w14:paraId="3A0CE4C8" w14:textId="77777777" w:rsidR="00317C47" w:rsidRDefault="00317C47">
      <w:pPr>
        <w:spacing w:after="200" w:line="276" w:lineRule="auto"/>
        <w:ind w:left="720"/>
        <w:jc w:val="both"/>
        <w:rPr>
          <w:ins w:id="3290" w:author="GELIAS" w:date="2026-04-13T17:41:00Z"/>
        </w:rPr>
      </w:pPr>
    </w:p>
    <w:p w14:paraId="3A54FA9B" w14:textId="77777777" w:rsidR="00407C7D" w:rsidRDefault="00407C7D">
      <w:pPr>
        <w:spacing w:after="200" w:line="276" w:lineRule="auto"/>
        <w:ind w:left="720"/>
        <w:jc w:val="both"/>
        <w:rPr>
          <w:ins w:id="3291" w:author="GELIAS" w:date="2026-04-13T16:10:00Z"/>
        </w:rPr>
      </w:pPr>
    </w:p>
    <w:p w14:paraId="0889B09B" w14:textId="77777777" w:rsidR="00317C47" w:rsidRDefault="00317C47">
      <w:pPr>
        <w:spacing w:after="200" w:line="276" w:lineRule="auto"/>
        <w:ind w:left="720"/>
        <w:jc w:val="both"/>
        <w:rPr>
          <w:ins w:id="3292" w:author="GELIAS" w:date="2026-04-09T18:24:00Z"/>
        </w:rPr>
      </w:pPr>
    </w:p>
    <w:p w14:paraId="754BC19B" w14:textId="7FA265AD" w:rsidR="00186908" w:rsidDel="00543E1A" w:rsidRDefault="00186908">
      <w:pPr>
        <w:spacing w:after="200" w:line="276" w:lineRule="auto"/>
        <w:ind w:left="567" w:hanging="567"/>
        <w:jc w:val="both"/>
        <w:rPr>
          <w:del w:id="3293" w:author="GELIAS" w:date="2026-04-12T22:27:00Z"/>
        </w:rPr>
        <w:pPrChange w:id="3294" w:author="GELIAS" w:date="2026-04-12T23:23:00Z">
          <w:pPr>
            <w:spacing w:after="200" w:line="276" w:lineRule="auto"/>
            <w:ind w:left="720"/>
            <w:jc w:val="both"/>
          </w:pPr>
        </w:pPrChange>
      </w:pPr>
    </w:p>
    <w:p w14:paraId="620EEC37" w14:textId="1423A1F3" w:rsidR="008B3961" w:rsidDel="00543E1A" w:rsidRDefault="008B3961">
      <w:pPr>
        <w:ind w:left="567" w:hanging="567"/>
        <w:rPr>
          <w:del w:id="3295" w:author="GELIAS" w:date="2026-04-12T22:27:00Z"/>
        </w:rPr>
        <w:pPrChange w:id="3296" w:author="GELIAS" w:date="2026-04-12T23:23:00Z">
          <w:pPr/>
        </w:pPrChange>
      </w:pPr>
    </w:p>
    <w:p w14:paraId="7188D2EB" w14:textId="75963FBE" w:rsidR="008B3961" w:rsidRDefault="00D25255">
      <w:pPr>
        <w:pStyle w:val="Heading1"/>
        <w:numPr>
          <w:ilvl w:val="0"/>
          <w:numId w:val="157"/>
        </w:numPr>
        <w:ind w:left="567" w:hanging="567"/>
        <w:pPrChange w:id="3297" w:author="GELIAS" w:date="2026-04-12T23:23:00Z">
          <w:pPr>
            <w:pStyle w:val="Heading1"/>
          </w:pPr>
        </w:pPrChange>
      </w:pPr>
      <w:bookmarkStart w:id="3298" w:name="_Toc224520794"/>
      <w:del w:id="3299" w:author="GELIAS" w:date="2026-04-11T17:48:00Z">
        <w:r w:rsidDel="00E03D57">
          <w:delText xml:space="preserve">7. </w:delText>
        </w:r>
      </w:del>
      <w:r>
        <w:t>CONTRACT PRICE AND PAYMENT</w:t>
      </w:r>
      <w:bookmarkEnd w:id="3298"/>
    </w:p>
    <w:p w14:paraId="29107284" w14:textId="77777777" w:rsidR="008B3961" w:rsidRDefault="00D74028">
      <w:pPr>
        <w:pStyle w:val="Heading2"/>
        <w:numPr>
          <w:ilvl w:val="0"/>
          <w:numId w:val="57"/>
        </w:numPr>
        <w:ind w:left="567" w:hanging="567"/>
        <w:pPrChange w:id="3300" w:author="GELIAS" w:date="2026-04-12T23:23:00Z">
          <w:pPr>
            <w:pStyle w:val="Heading2"/>
          </w:pPr>
        </w:pPrChange>
      </w:pPr>
      <w:bookmarkStart w:id="3301" w:name="_Toc224520795"/>
      <w:del w:id="3302" w:author="GELIAS" w:date="2026-04-11T17:48:00Z">
        <w:r w:rsidDel="00E03D57">
          <w:delText xml:space="preserve">7.1  </w:delText>
        </w:r>
      </w:del>
      <w:r>
        <w:t>Contract Price</w:t>
      </w:r>
      <w:bookmarkEnd w:id="3301"/>
    </w:p>
    <w:p w14:paraId="7705F011" w14:textId="0301025C" w:rsidR="008B3961" w:rsidRDefault="00D74028">
      <w:pPr>
        <w:pStyle w:val="ListParagraph"/>
        <w:numPr>
          <w:ilvl w:val="1"/>
          <w:numId w:val="58"/>
        </w:numPr>
        <w:spacing w:after="200" w:line="276" w:lineRule="auto"/>
        <w:ind w:left="1134" w:hanging="567"/>
        <w:jc w:val="both"/>
        <w:pPrChange w:id="3303" w:author="GELIAS" w:date="2026-04-12T23:23:00Z">
          <w:pPr>
            <w:spacing w:after="200" w:line="276" w:lineRule="auto"/>
            <w:ind w:left="720"/>
            <w:jc w:val="both"/>
          </w:pPr>
        </w:pPrChange>
      </w:pPr>
      <w:del w:id="3304" w:author="GELIAS" w:date="2026-04-11T17:49:00Z">
        <w:r w:rsidDel="00E03D57">
          <w:delText xml:space="preserve">(a) </w:delText>
        </w:r>
      </w:del>
      <w:r>
        <w:t xml:space="preserve">The Contract Price for the Work is [AMOUNT IN WORDS] ([AMOUNT IN FIGURES]) United States Dollars (USD), </w:t>
      </w:r>
      <w:commentRangeStart w:id="3305"/>
      <w:commentRangeStart w:id="3306"/>
      <w:ins w:id="3307" w:author="PCC" w:date="2026-03-17T16:01:00Z">
        <w:r w:rsidR="00F80DA8">
          <w:t xml:space="preserve">exclusive of all taxes and </w:t>
        </w:r>
        <w:commentRangeEnd w:id="3305"/>
        <w:r w:rsidR="00076613">
          <w:rPr>
            <w:rStyle w:val="CommentReference"/>
            <w:sz w:val="24"/>
            <w:szCs w:val="24"/>
          </w:rPr>
          <w:commentReference w:id="3305"/>
        </w:r>
      </w:ins>
      <w:commentRangeEnd w:id="3306"/>
      <w:r w:rsidR="006D0213">
        <w:rPr>
          <w:rStyle w:val="CommentReference"/>
          <w:sz w:val="24"/>
          <w:szCs w:val="24"/>
        </w:rPr>
        <w:commentReference w:id="3306"/>
      </w:r>
      <w:r>
        <w:t>exclusive of any amounts to be adjusted by Change Orders in accordance with this Agreement.</w:t>
      </w:r>
    </w:p>
    <w:p w14:paraId="39D7AC45" w14:textId="0A65D192" w:rsidR="008B3961" w:rsidRDefault="00D74028">
      <w:pPr>
        <w:pStyle w:val="ListParagraph"/>
        <w:numPr>
          <w:ilvl w:val="1"/>
          <w:numId w:val="58"/>
        </w:numPr>
        <w:spacing w:after="200" w:line="276" w:lineRule="auto"/>
        <w:ind w:left="1134" w:hanging="567"/>
        <w:jc w:val="both"/>
        <w:pPrChange w:id="3308" w:author="GELIAS" w:date="2026-04-12T23:23:00Z">
          <w:pPr>
            <w:spacing w:after="200" w:line="276" w:lineRule="auto"/>
            <w:ind w:left="720"/>
            <w:jc w:val="both"/>
          </w:pPr>
        </w:pPrChange>
      </w:pPr>
      <w:del w:id="3309" w:author="GELIAS" w:date="2026-04-11T17:49:00Z">
        <w:r w:rsidDel="00E03D57">
          <w:lastRenderedPageBreak/>
          <w:delText xml:space="preserve">(b) </w:delText>
        </w:r>
      </w:del>
      <w:r>
        <w:t xml:space="preserve">The Contract Price is a lump sum, </w:t>
      </w:r>
      <w:commentRangeStart w:id="3310"/>
      <w:commentRangeStart w:id="3311"/>
      <w:del w:id="3312" w:author="EVANS" w:date="2026-04-29T17:16:00Z">
        <w:r w:rsidDel="00192F0D">
          <w:delText>fixed price</w:delText>
        </w:r>
        <w:commentRangeEnd w:id="3310"/>
        <w:r w:rsidR="00E03D57" w:rsidDel="00192F0D">
          <w:rPr>
            <w:rStyle w:val="CommentReference"/>
            <w:sz w:val="24"/>
            <w:szCs w:val="24"/>
          </w:rPr>
          <w:commentReference w:id="3310"/>
        </w:r>
        <w:commentRangeEnd w:id="3311"/>
        <w:r w:rsidR="000256C7" w:rsidDel="00192F0D">
          <w:rPr>
            <w:rStyle w:val="CommentReference"/>
          </w:rPr>
          <w:commentReference w:id="3311"/>
        </w:r>
        <w:r w:rsidDel="00192F0D">
          <w:delText xml:space="preserve">, </w:delText>
        </w:r>
      </w:del>
      <w:r>
        <w:t>and includes all costs,</w:t>
      </w:r>
      <w:ins w:id="3313" w:author="GELIAS" w:date="2026-04-12T22:45:00Z">
        <w:r w:rsidR="00DF67BC">
          <w:t xml:space="preserve"> </w:t>
        </w:r>
      </w:ins>
      <w:ins w:id="3314" w:author="GELIAS" w:date="2026-04-09T18:26:00Z">
        <w:r w:rsidR="006D0213">
          <w:t xml:space="preserve">taxes, </w:t>
        </w:r>
      </w:ins>
      <w:del w:id="3315" w:author="GELIAS" w:date="2026-04-09T18:26:00Z">
        <w:r w:rsidDel="006D0213">
          <w:delText xml:space="preserve"> </w:delText>
        </w:r>
      </w:del>
      <w:r>
        <w:t xml:space="preserve">expenses and profit of the Contractor necessary for the complete performance of the Work, </w:t>
      </w:r>
      <w:ins w:id="3316" w:author="GELIAS" w:date="2026-04-12T22:48:00Z">
        <w:r w:rsidR="00DF67BC">
          <w:t xml:space="preserve">subject </w:t>
        </w:r>
      </w:ins>
      <w:del w:id="3317" w:author="GELIAS" w:date="2026-04-12T22:48:00Z">
        <w:r w:rsidDel="00DF67BC">
          <w:delText xml:space="preserve">except </w:delText>
        </w:r>
      </w:del>
      <w:r>
        <w:t>to the</w:t>
      </w:r>
      <w:ins w:id="3318" w:author="GELIAS" w:date="2026-04-12T22:48:00Z">
        <w:r w:rsidR="00DF67BC">
          <w:t xml:space="preserve"> adjustment</w:t>
        </w:r>
      </w:ins>
      <w:del w:id="3319" w:author="GELIAS" w:date="2026-04-12T22:48:00Z">
        <w:r w:rsidDel="00DF67BC">
          <w:delText xml:space="preserve"> extent</w:delText>
        </w:r>
      </w:del>
      <w:ins w:id="3320" w:author="GELIAS" w:date="2026-04-12T22:48:00Z">
        <w:r w:rsidR="00DF67BC">
          <w:t>s (including Cost)</w:t>
        </w:r>
      </w:ins>
      <w:r>
        <w:t xml:space="preserve"> expressly stated otherwise in this Agreement.</w:t>
      </w:r>
    </w:p>
    <w:p w14:paraId="21F8A2B8" w14:textId="6DB57727" w:rsidR="008B3961" w:rsidRDefault="00D74028">
      <w:pPr>
        <w:pStyle w:val="ListParagraph"/>
        <w:numPr>
          <w:ilvl w:val="1"/>
          <w:numId w:val="58"/>
        </w:numPr>
        <w:spacing w:after="200" w:line="276" w:lineRule="auto"/>
        <w:ind w:left="1134" w:hanging="567"/>
        <w:jc w:val="both"/>
        <w:rPr>
          <w:ins w:id="3321" w:author="GELIAS" w:date="2026-04-12T06:11:00Z"/>
        </w:rPr>
        <w:pPrChange w:id="3322" w:author="GELIAS" w:date="2026-04-12T23:23:00Z">
          <w:pPr>
            <w:pStyle w:val="ListParagraph"/>
            <w:numPr>
              <w:ilvl w:val="1"/>
              <w:numId w:val="58"/>
            </w:numPr>
            <w:spacing w:after="200" w:line="276" w:lineRule="auto"/>
            <w:ind w:left="1276" w:hanging="567"/>
            <w:jc w:val="both"/>
          </w:pPr>
        </w:pPrChange>
      </w:pPr>
      <w:del w:id="3323" w:author="GELIAS" w:date="2026-04-11T17:49:00Z">
        <w:r w:rsidDel="00E03D57">
          <w:delText xml:space="preserve">(c) </w:delText>
        </w:r>
      </w:del>
      <w:r>
        <w:t>The Contract Price shall be denominated and payable in United States Dollars (USD), unless otherwise agreed in Schedule E.</w:t>
      </w:r>
    </w:p>
    <w:p w14:paraId="59FFDA7D" w14:textId="4DCB16A9" w:rsidR="00186908" w:rsidRDefault="00186908">
      <w:pPr>
        <w:pStyle w:val="ListParagraph"/>
        <w:numPr>
          <w:ilvl w:val="1"/>
          <w:numId w:val="58"/>
        </w:numPr>
        <w:spacing w:after="200" w:line="276" w:lineRule="auto"/>
        <w:ind w:left="1134" w:hanging="567"/>
        <w:jc w:val="both"/>
        <w:pPrChange w:id="3324" w:author="GELIAS" w:date="2026-04-12T23:23:00Z">
          <w:pPr>
            <w:spacing w:after="200" w:line="276" w:lineRule="auto"/>
            <w:ind w:left="720"/>
            <w:jc w:val="both"/>
          </w:pPr>
        </w:pPrChange>
      </w:pPr>
      <w:ins w:id="3325" w:author="GELIAS" w:date="2026-04-12T06:12:00Z">
        <w:r w:rsidRPr="00186908">
          <w:t>The Contractor shall be deemed to</w:t>
        </w:r>
        <w:r>
          <w:t xml:space="preserve"> </w:t>
        </w:r>
        <w:r w:rsidRPr="00186908">
          <w:t>have sati</w:t>
        </w:r>
        <w:r>
          <w:t>sfied itself</w:t>
        </w:r>
        <w:r w:rsidRPr="00186908">
          <w:t xml:space="preserve"> as to the correctness and sufficiency of the </w:t>
        </w:r>
      </w:ins>
      <w:ins w:id="3326" w:author="GELIAS" w:date="2026-04-12T22:35:00Z">
        <w:r w:rsidR="002B7D23">
          <w:t>Contract Price</w:t>
        </w:r>
      </w:ins>
      <w:ins w:id="3327" w:author="GELIAS" w:date="2026-04-12T06:12:00Z">
        <w:r w:rsidRPr="00186908">
          <w:t xml:space="preserve">; and have based the </w:t>
        </w:r>
      </w:ins>
      <w:ins w:id="3328" w:author="GELIAS" w:date="2026-04-12T22:36:00Z">
        <w:r w:rsidR="002B7D23">
          <w:t>Contract Price</w:t>
        </w:r>
      </w:ins>
      <w:ins w:id="3329" w:author="GELIAS" w:date="2026-04-12T06:12:00Z">
        <w:r w:rsidRPr="00186908">
          <w:t xml:space="preserve"> on the data, interpretations, necessary information, inspections, examinations and satisfaction as to all relevant matters described in </w:t>
        </w:r>
      </w:ins>
      <w:ins w:id="3330" w:author="GELIAS" w:date="2026-04-13T17:06:00Z">
        <w:r w:rsidR="008D225D">
          <w:t>Section</w:t>
        </w:r>
      </w:ins>
      <w:ins w:id="3331" w:author="GELIAS" w:date="2026-04-12T06:12:00Z">
        <w:r w:rsidRPr="00186908">
          <w:t xml:space="preserve"> </w:t>
        </w:r>
      </w:ins>
      <w:ins w:id="3332" w:author="GELIAS" w:date="2026-04-12T22:46:00Z">
        <w:r w:rsidR="00DF67BC">
          <w:t>3.19</w:t>
        </w:r>
      </w:ins>
      <w:ins w:id="3333" w:author="GELIAS" w:date="2026-04-12T06:12:00Z">
        <w:r w:rsidRPr="00186908">
          <w:t xml:space="preserve"> and any further data relevant to the Contractor’s design. Unless otherwise stated in th</w:t>
        </w:r>
      </w:ins>
      <w:ins w:id="3334" w:author="GELIAS" w:date="2026-04-12T22:46:00Z">
        <w:r w:rsidR="00DF67BC">
          <w:t>is Agreement</w:t>
        </w:r>
      </w:ins>
      <w:ins w:id="3335" w:author="GELIAS" w:date="2026-04-12T06:12:00Z">
        <w:r w:rsidRPr="00186908">
          <w:t xml:space="preserve"> the </w:t>
        </w:r>
      </w:ins>
      <w:ins w:id="3336" w:author="GELIAS" w:date="2026-04-12T22:46:00Z">
        <w:r w:rsidR="00DF67BC">
          <w:t xml:space="preserve">Contract Price </w:t>
        </w:r>
      </w:ins>
      <w:ins w:id="3337" w:author="GELIAS" w:date="2026-04-12T06:12:00Z">
        <w:r w:rsidRPr="00186908">
          <w:t>shall be deemed to cover all the Contractor’s obligations under th</w:t>
        </w:r>
      </w:ins>
      <w:ins w:id="3338" w:author="GELIAS" w:date="2026-04-12T22:46:00Z">
        <w:r w:rsidR="00DF67BC">
          <w:t>is Agreement</w:t>
        </w:r>
      </w:ins>
      <w:ins w:id="3339" w:author="GELIAS" w:date="2026-04-12T06:12:00Z">
        <w:r w:rsidRPr="00186908">
          <w:t xml:space="preserve"> and all things necessary for the proper execution of the Works in accordance with the Contract.</w:t>
        </w:r>
      </w:ins>
    </w:p>
    <w:p w14:paraId="0D6B55E7" w14:textId="77777777" w:rsidR="008B3961" w:rsidRDefault="00D74028">
      <w:pPr>
        <w:pStyle w:val="Heading2"/>
        <w:numPr>
          <w:ilvl w:val="0"/>
          <w:numId w:val="57"/>
        </w:numPr>
        <w:ind w:left="567" w:hanging="567"/>
        <w:pPrChange w:id="3340" w:author="GELIAS" w:date="2026-04-12T23:23:00Z">
          <w:pPr>
            <w:pStyle w:val="Heading2"/>
          </w:pPr>
        </w:pPrChange>
      </w:pPr>
      <w:bookmarkStart w:id="3341" w:name="_Toc224520796"/>
      <w:del w:id="3342" w:author="GELIAS" w:date="2026-04-11T17:50:00Z">
        <w:r w:rsidDel="00E03D57">
          <w:delText>7</w:delText>
        </w:r>
      </w:del>
      <w:del w:id="3343" w:author="GELIAS" w:date="2026-04-11T17:49:00Z">
        <w:r w:rsidDel="00E03D57">
          <w:delText xml:space="preserve">.2  </w:delText>
        </w:r>
      </w:del>
      <w:r>
        <w:t>Payment Milestones</w:t>
      </w:r>
      <w:bookmarkEnd w:id="3341"/>
    </w:p>
    <w:p w14:paraId="69CB408E" w14:textId="7E1900D1" w:rsidR="008B3961" w:rsidDel="00E03D57" w:rsidRDefault="00D74028">
      <w:pPr>
        <w:pStyle w:val="ListParagraph"/>
        <w:numPr>
          <w:ilvl w:val="1"/>
          <w:numId w:val="60"/>
        </w:numPr>
        <w:spacing w:after="200" w:line="276" w:lineRule="auto"/>
        <w:ind w:left="1134" w:hanging="567"/>
        <w:jc w:val="both"/>
        <w:rPr>
          <w:del w:id="3344" w:author="GELIAS" w:date="2026-04-11T17:51:00Z"/>
        </w:rPr>
        <w:pPrChange w:id="3345" w:author="GELIAS" w:date="2026-04-12T23:23:00Z">
          <w:pPr>
            <w:pStyle w:val="ListParagraph"/>
            <w:numPr>
              <w:ilvl w:val="1"/>
              <w:numId w:val="60"/>
            </w:numPr>
            <w:spacing w:after="200" w:line="276" w:lineRule="auto"/>
            <w:ind w:left="1134" w:hanging="425"/>
            <w:jc w:val="both"/>
          </w:pPr>
        </w:pPrChange>
      </w:pPr>
      <w:del w:id="3346" w:author="GELIAS" w:date="2026-04-11T17:50:00Z">
        <w:r w:rsidDel="00E03D57">
          <w:delText xml:space="preserve">(a) </w:delText>
        </w:r>
      </w:del>
      <w:r>
        <w:t>The Owner shall make payments to the Contractor in accordance with the payment milestone schedule set forth in Schedule E. Each milestone payment shall become due upon the Contractor’s achievement of the corresponding milestone and certification thereof by the Owner’s Representative.</w:t>
      </w:r>
    </w:p>
    <w:p w14:paraId="6D96BAE8" w14:textId="77777777" w:rsidR="00E03D57" w:rsidRDefault="00E03D57">
      <w:pPr>
        <w:pStyle w:val="ListParagraph"/>
        <w:numPr>
          <w:ilvl w:val="1"/>
          <w:numId w:val="60"/>
        </w:numPr>
        <w:spacing w:after="200" w:line="276" w:lineRule="auto"/>
        <w:ind w:left="1134" w:hanging="567"/>
        <w:jc w:val="both"/>
        <w:rPr>
          <w:ins w:id="3347" w:author="GELIAS" w:date="2026-04-11T17:51:00Z"/>
        </w:rPr>
        <w:pPrChange w:id="3348" w:author="GELIAS" w:date="2026-04-12T23:23:00Z">
          <w:pPr>
            <w:spacing w:after="200" w:line="276" w:lineRule="auto"/>
            <w:ind w:left="720"/>
            <w:jc w:val="both"/>
          </w:pPr>
        </w:pPrChange>
      </w:pPr>
    </w:p>
    <w:p w14:paraId="357865EC" w14:textId="4F583045" w:rsidR="008B3961" w:rsidDel="00E03D57" w:rsidRDefault="00D74028">
      <w:pPr>
        <w:pStyle w:val="ListParagraph"/>
        <w:numPr>
          <w:ilvl w:val="1"/>
          <w:numId w:val="60"/>
        </w:numPr>
        <w:spacing w:after="200" w:line="276" w:lineRule="auto"/>
        <w:ind w:left="1134" w:hanging="567"/>
        <w:jc w:val="both"/>
        <w:rPr>
          <w:del w:id="3349" w:author="GELIAS" w:date="2026-04-11T17:51:00Z"/>
        </w:rPr>
        <w:pPrChange w:id="3350" w:author="GELIAS" w:date="2026-04-12T23:24:00Z">
          <w:pPr>
            <w:pStyle w:val="ListParagraph"/>
            <w:numPr>
              <w:ilvl w:val="1"/>
              <w:numId w:val="60"/>
            </w:numPr>
            <w:spacing w:after="200" w:line="276" w:lineRule="auto"/>
            <w:ind w:left="1134" w:hanging="425"/>
            <w:jc w:val="both"/>
          </w:pPr>
        </w:pPrChange>
      </w:pPr>
      <w:del w:id="3351" w:author="GELIAS" w:date="2026-04-11T17:50:00Z">
        <w:r w:rsidDel="00E03D57">
          <w:delText xml:space="preserve">(b) </w:delText>
        </w:r>
      </w:del>
      <w:r>
        <w:t xml:space="preserve">The Contractor shall submit an invoice with each payment request, together with supporting documentation demonstrating achievement of the relevant milestone. The Owner shall process and pay each </w:t>
      </w:r>
      <w:commentRangeStart w:id="3352"/>
      <w:r>
        <w:t xml:space="preserve">properly supported invoice </w:t>
      </w:r>
      <w:commentRangeEnd w:id="3352"/>
      <w:r w:rsidR="00EC7697">
        <w:rPr>
          <w:rStyle w:val="CommentReference"/>
          <w:sz w:val="24"/>
          <w:szCs w:val="24"/>
        </w:rPr>
        <w:commentReference w:id="3352"/>
      </w:r>
      <w:r>
        <w:t xml:space="preserve">within </w:t>
      </w:r>
      <w:commentRangeStart w:id="3353"/>
      <w:del w:id="3354" w:author="PCC" w:date="2026-03-17T16:03:00Z">
        <w:r w:rsidRPr="00E03D57" w:rsidDel="00C221D2">
          <w:rPr>
            <w:shd w:val="clear" w:color="auto" w:fill="FFFF00"/>
          </w:rPr>
          <w:delText>thirty</w:delText>
        </w:r>
      </w:del>
      <w:ins w:id="3355" w:author="PCC" w:date="2026-03-17T16:03:00Z">
        <w:r w:rsidR="00C221D2" w:rsidRPr="00E03D57">
          <w:rPr>
            <w:shd w:val="clear" w:color="auto" w:fill="FFFF00"/>
          </w:rPr>
          <w:t xml:space="preserve"> three</w:t>
        </w:r>
        <w:r w:rsidR="00FB700A" w:rsidRPr="00E03D57">
          <w:rPr>
            <w:shd w:val="clear" w:color="auto" w:fill="FFFF00"/>
          </w:rPr>
          <w:t xml:space="preserve"> </w:t>
        </w:r>
      </w:ins>
      <w:del w:id="3356" w:author="PCC" w:date="2026-03-29T20:23:00Z">
        <w:r w:rsidRPr="00E03D57" w:rsidDel="00761558">
          <w:rPr>
            <w:shd w:val="clear" w:color="auto" w:fill="FFFF00"/>
          </w:rPr>
          <w:delText xml:space="preserve"> </w:delText>
        </w:r>
      </w:del>
      <w:r w:rsidRPr="00E03D57">
        <w:rPr>
          <w:shd w:val="clear" w:color="auto" w:fill="FFFF00"/>
        </w:rPr>
        <w:t>(3</w:t>
      </w:r>
      <w:del w:id="3357" w:author="PCC" w:date="2026-03-17T16:03:00Z">
        <w:r w:rsidRPr="00E03D57" w:rsidDel="00C221D2">
          <w:rPr>
            <w:shd w:val="clear" w:color="auto" w:fill="FFFF00"/>
          </w:rPr>
          <w:delText>0</w:delText>
        </w:r>
      </w:del>
      <w:r w:rsidRPr="00E03D57">
        <w:rPr>
          <w:shd w:val="clear" w:color="auto" w:fill="FFFF00"/>
        </w:rPr>
        <w:t>) Days</w:t>
      </w:r>
      <w:r>
        <w:t xml:space="preserve"> of receipt</w:t>
      </w:r>
      <w:ins w:id="3358" w:author="GELIAS" w:date="2026-04-12T23:13:00Z">
        <w:r w:rsidR="00EC7697">
          <w:t xml:space="preserve"> of an interim payment certificate </w:t>
        </w:r>
      </w:ins>
      <w:ins w:id="3359" w:author="GELIAS" w:date="2026-04-12T23:24:00Z">
        <w:r w:rsidR="004E54C4">
          <w:t>from</w:t>
        </w:r>
      </w:ins>
      <w:ins w:id="3360" w:author="GELIAS" w:date="2026-04-12T23:13:00Z">
        <w:r w:rsidR="00EC7697">
          <w:t xml:space="preserve"> the Owner’s Re</w:t>
        </w:r>
      </w:ins>
      <w:ins w:id="3361" w:author="GELIAS" w:date="2026-04-12T23:16:00Z">
        <w:r w:rsidR="00EC7697">
          <w:t>presentative</w:t>
        </w:r>
      </w:ins>
      <w:r>
        <w:t>.</w:t>
      </w:r>
      <w:commentRangeEnd w:id="3353"/>
      <w:r w:rsidR="00076613">
        <w:rPr>
          <w:rStyle w:val="CommentReference"/>
          <w:sz w:val="24"/>
          <w:szCs w:val="24"/>
        </w:rPr>
        <w:commentReference w:id="3353"/>
      </w:r>
    </w:p>
    <w:p w14:paraId="3111EDD6" w14:textId="77777777" w:rsidR="00E03D57" w:rsidRDefault="00E03D57">
      <w:pPr>
        <w:pStyle w:val="ListParagraph"/>
        <w:numPr>
          <w:ilvl w:val="1"/>
          <w:numId w:val="60"/>
        </w:numPr>
        <w:spacing w:after="200" w:line="276" w:lineRule="auto"/>
        <w:ind w:left="1134" w:hanging="567"/>
        <w:jc w:val="both"/>
        <w:rPr>
          <w:ins w:id="3362" w:author="GELIAS" w:date="2026-04-11T17:51:00Z"/>
        </w:rPr>
        <w:pPrChange w:id="3363" w:author="GELIAS" w:date="2026-04-12T23:24:00Z">
          <w:pPr>
            <w:spacing w:after="200" w:line="276" w:lineRule="auto"/>
            <w:ind w:left="720"/>
            <w:jc w:val="both"/>
          </w:pPr>
        </w:pPrChange>
      </w:pPr>
    </w:p>
    <w:p w14:paraId="66EADC82" w14:textId="1ACDB477" w:rsidR="008B3961" w:rsidRDefault="00D74028">
      <w:pPr>
        <w:pStyle w:val="ListParagraph"/>
        <w:numPr>
          <w:ilvl w:val="1"/>
          <w:numId w:val="60"/>
        </w:numPr>
        <w:spacing w:after="200" w:line="276" w:lineRule="auto"/>
        <w:ind w:left="1134" w:hanging="567"/>
        <w:jc w:val="both"/>
        <w:rPr>
          <w:ins w:id="3364" w:author="GELIAS" w:date="2026-04-12T22:49:00Z"/>
        </w:rPr>
        <w:pPrChange w:id="3365" w:author="GELIAS" w:date="2026-04-12T23:24:00Z">
          <w:pPr>
            <w:pStyle w:val="ListParagraph"/>
            <w:numPr>
              <w:ilvl w:val="1"/>
              <w:numId w:val="60"/>
            </w:numPr>
            <w:spacing w:after="200" w:line="276" w:lineRule="auto"/>
            <w:ind w:left="1134" w:hanging="425"/>
            <w:jc w:val="both"/>
          </w:pPr>
        </w:pPrChange>
      </w:pPr>
      <w:del w:id="3366" w:author="GELIAS" w:date="2026-04-11T17:50:00Z">
        <w:r w:rsidDel="00E03D57">
          <w:delText xml:space="preserve">(c) </w:delText>
        </w:r>
      </w:del>
      <w:commentRangeStart w:id="3367"/>
      <w:commentRangeStart w:id="3368"/>
      <w:proofErr w:type="gramStart"/>
      <w:r w:rsidR="00F91CB6">
        <w:t xml:space="preserve">The </w:t>
      </w:r>
      <w:ins w:id="3369" w:author="GELIAS" w:date="2026-04-12T23:24:00Z">
        <w:r w:rsidR="004E54C4">
          <w:t xml:space="preserve"> Owner</w:t>
        </w:r>
        <w:proofErr w:type="gramEnd"/>
        <w:r w:rsidR="004E54C4">
          <w:t xml:space="preserve"> shall be entitle</w:t>
        </w:r>
      </w:ins>
      <w:ins w:id="3370" w:author="GELIAS" w:date="2026-04-12T23:25:00Z">
        <w:r w:rsidR="004E54C4">
          <w:t xml:space="preserve">d to retain the Retention </w:t>
        </w:r>
      </w:ins>
      <w:ins w:id="3371" w:author="GELIAS" w:date="2026-04-12T23:26:00Z">
        <w:r w:rsidR="004E54C4">
          <w:t xml:space="preserve">Money </w:t>
        </w:r>
      </w:ins>
      <w:commentRangeEnd w:id="3368"/>
      <w:r w:rsidR="00D425E0">
        <w:rPr>
          <w:rStyle w:val="CommentReference"/>
        </w:rPr>
        <w:commentReference w:id="3368"/>
      </w:r>
      <w:del w:id="3372" w:author="GELIAS" w:date="2026-04-12T23:26:00Z">
        <w:r w:rsidR="00F91CB6" w:rsidDel="004E54C4">
          <w:delText>Contractor shall deliver a R</w:delText>
        </w:r>
      </w:del>
      <w:del w:id="3373" w:author="GELIAS" w:date="2026-04-12T23:27:00Z">
        <w:r w:rsidR="00F91CB6" w:rsidDel="004E54C4">
          <w:delText xml:space="preserve">etention Bond </w:delText>
        </w:r>
      </w:del>
      <w:r w:rsidR="00F91CB6">
        <w:t>in accordance with Section 9.5</w:t>
      </w:r>
      <w:ins w:id="3374" w:author="GELIAS" w:date="2026-04-12T23:27:00Z">
        <w:r w:rsidR="004E54C4">
          <w:t xml:space="preserve">. </w:t>
        </w:r>
      </w:ins>
      <w:del w:id="3375" w:author="GELIAS" w:date="2026-04-12T23:27:00Z">
        <w:r w:rsidR="00F91CB6" w:rsidDel="004E54C4">
          <w:delText xml:space="preserve"> no later than the date of Substantial Completion, to secure the Contractor's post-Substantial Completion obligations</w:delText>
        </w:r>
        <w:commentRangeEnd w:id="3367"/>
        <w:r w:rsidR="004E54C4" w:rsidDel="004E54C4">
          <w:rPr>
            <w:rStyle w:val="CommentReference"/>
            <w:sz w:val="24"/>
            <w:szCs w:val="24"/>
          </w:rPr>
          <w:commentReference w:id="3367"/>
        </w:r>
      </w:del>
    </w:p>
    <w:p w14:paraId="1E93D3B8" w14:textId="0B2AC056" w:rsidR="00DF67BC" w:rsidDel="004E54C4" w:rsidRDefault="00DF67BC">
      <w:pPr>
        <w:pStyle w:val="ListParagraph"/>
        <w:spacing w:after="200" w:line="276" w:lineRule="auto"/>
        <w:ind w:left="567" w:hanging="567"/>
        <w:jc w:val="both"/>
        <w:rPr>
          <w:del w:id="3376" w:author="GELIAS" w:date="2026-04-12T23:27:00Z"/>
        </w:rPr>
        <w:pPrChange w:id="3377" w:author="GELIAS" w:date="2026-04-12T23:27:00Z">
          <w:pPr>
            <w:spacing w:after="200" w:line="276" w:lineRule="auto"/>
            <w:ind w:left="720"/>
            <w:jc w:val="both"/>
          </w:pPr>
        </w:pPrChange>
      </w:pPr>
    </w:p>
    <w:p w14:paraId="5B1A55E5" w14:textId="77777777" w:rsidR="008B3961" w:rsidRDefault="00D74028">
      <w:pPr>
        <w:pStyle w:val="Heading2"/>
        <w:numPr>
          <w:ilvl w:val="0"/>
          <w:numId w:val="57"/>
        </w:numPr>
        <w:ind w:left="567" w:hanging="567"/>
        <w:pPrChange w:id="3378" w:author="GELIAS" w:date="2026-04-12T23:27:00Z">
          <w:pPr>
            <w:pStyle w:val="Heading2"/>
          </w:pPr>
        </w:pPrChange>
      </w:pPr>
      <w:bookmarkStart w:id="3379" w:name="_Toc224520797"/>
      <w:del w:id="3380" w:author="GELIAS" w:date="2026-04-11T17:51:00Z">
        <w:r w:rsidDel="00E03D57">
          <w:delText>7.</w:delText>
        </w:r>
        <w:commentRangeStart w:id="3381"/>
        <w:r w:rsidDel="00E03D57">
          <w:delText xml:space="preserve">3  </w:delText>
        </w:r>
      </w:del>
      <w:r>
        <w:t>Advance Payment</w:t>
      </w:r>
      <w:bookmarkEnd w:id="3379"/>
    </w:p>
    <w:p w14:paraId="1C5E16E6" w14:textId="6E3A2713" w:rsidR="008B3961" w:rsidRDefault="00D74028">
      <w:pPr>
        <w:spacing w:after="200" w:line="276" w:lineRule="auto"/>
        <w:ind w:left="567"/>
        <w:jc w:val="both"/>
        <w:pPrChange w:id="3382" w:author="GELIAS" w:date="2026-04-12T23:28:00Z">
          <w:pPr>
            <w:spacing w:after="200" w:line="276" w:lineRule="auto"/>
            <w:ind w:left="720"/>
            <w:jc w:val="both"/>
          </w:pPr>
        </w:pPrChange>
      </w:pPr>
      <w:del w:id="3383" w:author="GELIAS" w:date="2026-04-11T17:51:00Z">
        <w:r w:rsidDel="00E03D57">
          <w:delText xml:space="preserve">(a) </w:delText>
        </w:r>
      </w:del>
      <w:r>
        <w:t>Upon issuance of NTP and subject to the Contractor’s delivery of an Advance Payment Guarantee in accordance with Section 9.3, the Owner shall make an advance payment to the Contractor</w:t>
      </w:r>
      <w:r w:rsidR="00DA20ED">
        <w:t xml:space="preserve"> in accordance with the payment milestone schedule set forth </w:t>
      </w:r>
      <w:del w:id="3384" w:author="PCC" w:date="2026-03-29T20:31:00Z">
        <w:r w:rsidR="00DA20ED" w:rsidDel="00C151CA">
          <w:delText>in</w:delText>
        </w:r>
      </w:del>
      <w:ins w:id="3385" w:author="GELIAS" w:date="2026-04-12T23:17:00Z">
        <w:r w:rsidR="00EC7697">
          <w:t xml:space="preserve">in </w:t>
        </w:r>
      </w:ins>
      <w:del w:id="3386" w:author="PCC" w:date="2026-03-29T20:31:00Z">
        <w:r w:rsidR="00DA20ED" w:rsidDel="00C151CA">
          <w:delText xml:space="preserve"> </w:delText>
        </w:r>
      </w:del>
      <w:ins w:id="3387" w:author="PCC" w:date="2026-03-29T20:31:00Z">
        <w:del w:id="3388" w:author="GELIAS" w:date="2026-04-12T23:17:00Z">
          <w:r w:rsidR="00C151CA" w:rsidDel="00EC7697">
            <w:delText>un</w:delText>
          </w:r>
          <w:r w:rsidR="00957F6D" w:rsidDel="00EC7697">
            <w:delText>d</w:delText>
          </w:r>
          <w:r w:rsidR="00C151CA" w:rsidDel="00EC7697">
            <w:delText xml:space="preserve">er </w:delText>
          </w:r>
        </w:del>
        <w:r w:rsidR="00C151CA">
          <w:t xml:space="preserve">the </w:t>
        </w:r>
      </w:ins>
      <w:r w:rsidR="00DA20ED">
        <w:lastRenderedPageBreak/>
        <w:t>Schedule</w:t>
      </w:r>
      <w:ins w:id="3389" w:author="PCC" w:date="2026-03-29T20:31:00Z">
        <w:r w:rsidR="00C151CA">
          <w:t xml:space="preserve"> </w:t>
        </w:r>
      </w:ins>
      <w:ins w:id="3390" w:author="GELIAS" w:date="2026-04-12T23:17:00Z">
        <w:r w:rsidR="00EC7697">
          <w:t>to</w:t>
        </w:r>
      </w:ins>
      <w:ins w:id="3391" w:author="PCC" w:date="2026-03-29T20:31:00Z">
        <w:del w:id="3392" w:author="GELIAS" w:date="2026-04-12T23:17:00Z">
          <w:r w:rsidR="00C151CA" w:rsidDel="00EC7697">
            <w:delText>in</w:delText>
          </w:r>
        </w:del>
        <w:r w:rsidR="00C151CA">
          <w:t xml:space="preserve"> th</w:t>
        </w:r>
        <w:r w:rsidR="00957F6D">
          <w:t>is</w:t>
        </w:r>
        <w:r w:rsidR="00C151CA">
          <w:t xml:space="preserve"> </w:t>
        </w:r>
        <w:del w:id="3393" w:author="GELIAS" w:date="2026-04-12T23:17:00Z">
          <w:r w:rsidR="00C151CA" w:rsidDel="00EC7697">
            <w:delText>a</w:delText>
          </w:r>
        </w:del>
      </w:ins>
      <w:ins w:id="3394" w:author="GELIAS" w:date="2026-04-12T23:17:00Z">
        <w:r w:rsidR="00EC7697">
          <w:t>A</w:t>
        </w:r>
      </w:ins>
      <w:ins w:id="3395" w:author="PCC" w:date="2026-03-29T20:31:00Z">
        <w:r w:rsidR="00C151CA">
          <w:t>greement</w:t>
        </w:r>
      </w:ins>
      <w:del w:id="3396" w:author="PCC" w:date="2026-03-29T20:31:00Z">
        <w:r w:rsidR="00DA20ED" w:rsidDel="00C151CA">
          <w:delText xml:space="preserve"> </w:delText>
        </w:r>
        <w:r w:rsidR="00DA20ED" w:rsidDel="00957F6D">
          <w:delText>E</w:delText>
        </w:r>
      </w:del>
      <w:r w:rsidR="00DA20ED">
        <w:t xml:space="preserve">. </w:t>
      </w:r>
      <w:r>
        <w:t>No advance or milestone payment shall be released until the Owner has received the corresponding APG.</w:t>
      </w:r>
    </w:p>
    <w:p w14:paraId="60A12DD3" w14:textId="35D53691" w:rsidR="008B3961" w:rsidDel="00D10511" w:rsidRDefault="00D74028">
      <w:pPr>
        <w:spacing w:after="200" w:line="276" w:lineRule="auto"/>
        <w:ind w:left="567" w:hanging="567"/>
        <w:jc w:val="both"/>
        <w:rPr>
          <w:del w:id="3397" w:author="PCC" w:date="2026-03-29T20:30:00Z"/>
        </w:rPr>
        <w:pPrChange w:id="3398" w:author="GELIAS" w:date="2026-04-12T23:22:00Z">
          <w:pPr>
            <w:spacing w:after="200" w:line="276" w:lineRule="auto"/>
            <w:ind w:left="720"/>
            <w:jc w:val="both"/>
          </w:pPr>
        </w:pPrChange>
      </w:pPr>
      <w:del w:id="3399" w:author="PCC" w:date="2026-03-29T20:30:00Z">
        <w:r w:rsidDel="00D10511">
          <w:delText>(b) The advance payment shall be recovered by deduction from subsequent milestone payments on a pro-rata basis, and the APG shall be progressively reduced in accordance with Section 9.3.2 as recovery occurs.</w:delText>
        </w:r>
        <w:commentRangeEnd w:id="3381"/>
        <w:r w:rsidR="004E54C4" w:rsidDel="00D10511">
          <w:rPr>
            <w:rStyle w:val="CommentReference"/>
            <w:sz w:val="24"/>
            <w:szCs w:val="24"/>
          </w:rPr>
          <w:commentReference w:id="3381"/>
        </w:r>
      </w:del>
    </w:p>
    <w:p w14:paraId="2267E14E" w14:textId="77777777" w:rsidR="008B3961" w:rsidRDefault="00D74028">
      <w:pPr>
        <w:pStyle w:val="Heading2"/>
        <w:numPr>
          <w:ilvl w:val="0"/>
          <w:numId w:val="57"/>
        </w:numPr>
        <w:ind w:left="567" w:hanging="567"/>
        <w:pPrChange w:id="3400" w:author="GELIAS" w:date="2026-04-12T23:22:00Z">
          <w:pPr>
            <w:pStyle w:val="Heading2"/>
          </w:pPr>
        </w:pPrChange>
      </w:pPr>
      <w:bookmarkStart w:id="3401" w:name="_Toc224520798"/>
      <w:del w:id="3402" w:author="GELIAS" w:date="2026-04-11T17:51:00Z">
        <w:r w:rsidDel="00E03D57">
          <w:delText xml:space="preserve">7.4  </w:delText>
        </w:r>
      </w:del>
      <w:r>
        <w:t>Final Payment</w:t>
      </w:r>
      <w:bookmarkEnd w:id="3401"/>
    </w:p>
    <w:p w14:paraId="404C6133" w14:textId="77777777" w:rsidR="00281437" w:rsidRDefault="004E54C4" w:rsidP="004E54C4">
      <w:pPr>
        <w:pStyle w:val="ListParagraph"/>
        <w:numPr>
          <w:ilvl w:val="1"/>
          <w:numId w:val="54"/>
        </w:numPr>
        <w:spacing w:after="200" w:line="276" w:lineRule="auto"/>
        <w:ind w:left="1134" w:hanging="567"/>
        <w:jc w:val="both"/>
        <w:rPr>
          <w:ins w:id="3403" w:author="GELIAS" w:date="2026-04-12T23:32:00Z"/>
        </w:rPr>
      </w:pPr>
      <w:ins w:id="3404" w:author="GELIAS" w:date="2026-04-12T23:19:00Z">
        <w:r>
          <w:t>Within [.] days after the Date of</w:t>
        </w:r>
      </w:ins>
      <w:del w:id="3405" w:author="GELIAS" w:date="2026-04-12T23:19:00Z">
        <w:r w:rsidR="00D74028" w:rsidDel="004E54C4">
          <w:delText>Upon Final</w:delText>
        </w:r>
      </w:del>
      <w:r w:rsidR="00D74028">
        <w:t xml:space="preserve"> Completion </w:t>
      </w:r>
      <w:ins w:id="3406" w:author="GELIAS" w:date="2026-04-12T23:19:00Z">
        <w:r>
          <w:t>of</w:t>
        </w:r>
      </w:ins>
      <w:ins w:id="3407" w:author="GELIAS" w:date="2026-04-12T23:20:00Z">
        <w:r>
          <w:t xml:space="preserve"> the Works </w:t>
        </w:r>
      </w:ins>
      <w:r w:rsidR="00D74028">
        <w:t xml:space="preserve">and subject to the Contractor’s submission of all deliverables required for Final Completion, the </w:t>
      </w:r>
      <w:ins w:id="3408" w:author="GELIAS" w:date="2026-04-12T23:21:00Z">
        <w:r>
          <w:t xml:space="preserve">Contractor shall submit a </w:t>
        </w:r>
      </w:ins>
      <w:ins w:id="3409" w:author="GELIAS" w:date="2026-04-12T23:22:00Z">
        <w:r>
          <w:t>payment request to the Owner with supporting documents showing</w:t>
        </w:r>
      </w:ins>
      <w:ins w:id="3410" w:author="GELIAS" w:date="2026-04-12T23:32:00Z">
        <w:r w:rsidR="00281437">
          <w:t>:</w:t>
        </w:r>
      </w:ins>
    </w:p>
    <w:p w14:paraId="6569F539" w14:textId="77777777" w:rsidR="00281437" w:rsidRDefault="00281437" w:rsidP="00281437">
      <w:pPr>
        <w:pStyle w:val="ListParagraph"/>
        <w:numPr>
          <w:ilvl w:val="2"/>
          <w:numId w:val="54"/>
        </w:numPr>
        <w:spacing w:after="200" w:line="276" w:lineRule="auto"/>
        <w:ind w:left="1701" w:hanging="567"/>
        <w:jc w:val="both"/>
        <w:rPr>
          <w:ins w:id="3411" w:author="GELIAS" w:date="2026-04-12T23:32:00Z"/>
        </w:rPr>
      </w:pPr>
      <w:ins w:id="3412" w:author="GELIAS" w:date="2026-04-12T23:32:00Z">
        <w:r>
          <w:t xml:space="preserve">the value of all work done in accordance with the Agreement up to the Date of Completion of the Works </w:t>
        </w:r>
      </w:ins>
    </w:p>
    <w:p w14:paraId="2D0FBB2A" w14:textId="77777777" w:rsidR="00281437" w:rsidRDefault="00281437" w:rsidP="00281437">
      <w:pPr>
        <w:pStyle w:val="ListParagraph"/>
        <w:numPr>
          <w:ilvl w:val="2"/>
          <w:numId w:val="54"/>
        </w:numPr>
        <w:spacing w:after="200" w:line="276" w:lineRule="auto"/>
        <w:ind w:left="1701" w:hanging="567"/>
        <w:jc w:val="both"/>
        <w:rPr>
          <w:ins w:id="3413" w:author="GELIAS" w:date="2026-04-12T23:32:00Z"/>
        </w:rPr>
      </w:pPr>
      <w:ins w:id="3414" w:author="GELIAS" w:date="2026-04-12T23:32:00Z">
        <w:r>
          <w:t>any further sums which the Contractor considers to be due at the Date of Completion of the Works; and</w:t>
        </w:r>
      </w:ins>
    </w:p>
    <w:p w14:paraId="6C8BA0A9" w14:textId="36FCE28B" w:rsidR="004E54C4" w:rsidRDefault="00281437">
      <w:pPr>
        <w:pStyle w:val="ListParagraph"/>
        <w:numPr>
          <w:ilvl w:val="2"/>
          <w:numId w:val="54"/>
        </w:numPr>
        <w:spacing w:after="200" w:line="276" w:lineRule="auto"/>
        <w:ind w:left="1701" w:hanging="567"/>
        <w:jc w:val="both"/>
        <w:rPr>
          <w:ins w:id="3415" w:author="GELIAS" w:date="2026-04-12T23:28:00Z"/>
        </w:rPr>
        <w:pPrChange w:id="3416" w:author="GELIAS" w:date="2026-04-12T23:32:00Z">
          <w:pPr>
            <w:pStyle w:val="ListParagraph"/>
            <w:numPr>
              <w:ilvl w:val="1"/>
              <w:numId w:val="54"/>
            </w:numPr>
            <w:spacing w:after="200" w:line="276" w:lineRule="auto"/>
            <w:ind w:left="1134" w:hanging="567"/>
            <w:jc w:val="both"/>
          </w:pPr>
        </w:pPrChange>
      </w:pPr>
      <w:ins w:id="3417" w:author="GELIAS" w:date="2026-04-12T23:32:00Z">
        <w:r>
          <w:t>an estimate of any other amounts which the Contractor considers have or will become due after the Date of Completion of the Works</w:t>
        </w:r>
      </w:ins>
      <w:ins w:id="3418" w:author="GELIAS" w:date="2026-04-12T23:33:00Z">
        <w:r>
          <w:t xml:space="preserve">. </w:t>
        </w:r>
      </w:ins>
    </w:p>
    <w:p w14:paraId="063B2529" w14:textId="33B48E7B" w:rsidR="008B3961" w:rsidRDefault="00D74028">
      <w:pPr>
        <w:pStyle w:val="ListParagraph"/>
        <w:numPr>
          <w:ilvl w:val="1"/>
          <w:numId w:val="54"/>
        </w:numPr>
        <w:spacing w:after="200" w:line="276" w:lineRule="auto"/>
        <w:ind w:left="1134" w:hanging="567"/>
        <w:jc w:val="both"/>
        <w:pPrChange w:id="3419" w:author="GELIAS" w:date="2026-04-12T23:28:00Z">
          <w:pPr>
            <w:spacing w:after="200" w:line="276" w:lineRule="auto"/>
            <w:ind w:left="720"/>
            <w:jc w:val="both"/>
          </w:pPr>
        </w:pPrChange>
      </w:pPr>
      <w:r>
        <w:t>Owner shall make the final payment to the Contractor, comprising the remaining balance of the Contract Price</w:t>
      </w:r>
      <w:ins w:id="3420" w:author="GELIAS" w:date="2026-04-12T23:33:00Z">
        <w:r w:rsidR="00281437">
          <w:t xml:space="preserve"> upon receipt of a payment certificate from the Ow</w:t>
        </w:r>
      </w:ins>
      <w:ins w:id="3421" w:author="GELIAS" w:date="2026-04-12T23:34:00Z">
        <w:r w:rsidR="00281437">
          <w:t>ner’s Representative</w:t>
        </w:r>
      </w:ins>
      <w:r>
        <w:t xml:space="preserve">. The Contractor’s acceptance of final payment shall </w:t>
      </w:r>
      <w:ins w:id="3422" w:author="GELIAS" w:date="2026-04-12T23:34:00Z">
        <w:r w:rsidR="00281437">
          <w:t xml:space="preserve">not </w:t>
        </w:r>
      </w:ins>
      <w:r>
        <w:t>constitute a waiver of all claims by the Contractor against the Owner under this Agreement, except for claims previously made in writing and remaining unresolved.</w:t>
      </w:r>
    </w:p>
    <w:p w14:paraId="260D55BC" w14:textId="77777777" w:rsidR="008B3961" w:rsidRDefault="00D74028">
      <w:pPr>
        <w:pStyle w:val="Heading2"/>
        <w:numPr>
          <w:ilvl w:val="0"/>
          <w:numId w:val="57"/>
        </w:numPr>
        <w:ind w:left="567" w:hanging="567"/>
        <w:pPrChange w:id="3423" w:author="GELIAS" w:date="2026-04-12T23:38:00Z">
          <w:pPr>
            <w:pStyle w:val="Heading2"/>
          </w:pPr>
        </w:pPrChange>
      </w:pPr>
      <w:bookmarkStart w:id="3424" w:name="_Toc224520799"/>
      <w:del w:id="3425" w:author="GELIAS" w:date="2026-04-11T17:52:00Z">
        <w:r w:rsidDel="002E2D08">
          <w:delText xml:space="preserve">7.5  </w:delText>
        </w:r>
      </w:del>
      <w:r>
        <w:t>Payments Withheld</w:t>
      </w:r>
      <w:bookmarkEnd w:id="3424"/>
    </w:p>
    <w:p w14:paraId="689EDDD8" w14:textId="0D9F4F1A" w:rsidR="008B3961" w:rsidDel="002E2D08" w:rsidRDefault="00D74028">
      <w:pPr>
        <w:pStyle w:val="ListParagraph"/>
        <w:numPr>
          <w:ilvl w:val="1"/>
          <w:numId w:val="61"/>
        </w:numPr>
        <w:spacing w:after="200" w:line="276" w:lineRule="auto"/>
        <w:ind w:left="1134" w:hanging="567"/>
        <w:jc w:val="both"/>
        <w:rPr>
          <w:del w:id="3426" w:author="GELIAS" w:date="2026-04-11T17:53:00Z"/>
        </w:rPr>
        <w:pPrChange w:id="3427" w:author="GELIAS" w:date="2026-04-12T23:38:00Z">
          <w:pPr>
            <w:pStyle w:val="ListParagraph"/>
            <w:numPr>
              <w:ilvl w:val="1"/>
              <w:numId w:val="61"/>
            </w:numPr>
            <w:spacing w:after="200" w:line="276" w:lineRule="auto"/>
            <w:ind w:left="1440" w:hanging="589"/>
            <w:jc w:val="both"/>
          </w:pPr>
        </w:pPrChange>
      </w:pPr>
      <w:del w:id="3428" w:author="GELIAS" w:date="2026-04-11T17:52:00Z">
        <w:r w:rsidDel="002E2D08">
          <w:delText xml:space="preserve">(a) </w:delText>
        </w:r>
      </w:del>
      <w:r>
        <w:t>The Owner may withhold payment, in whole or in part, to the extent reasonably necessary to protect itself from loss on account of: (</w:t>
      </w:r>
      <w:proofErr w:type="spellStart"/>
      <w:r>
        <w:t>i</w:t>
      </w:r>
      <w:proofErr w:type="spellEnd"/>
      <w:r>
        <w:t>) Defective Work not yet remedied; (ii) Claims or liens filed against the Work; (iii) the Contractor’s failure to make payments to Subcontractors when due; (iv) damage caused by the Contractor to the Owner or to other contractors at the Site; or (v) the Contractor’s failure to comply with any material obligation under this Agreement.</w:t>
      </w:r>
    </w:p>
    <w:p w14:paraId="67BAB682" w14:textId="77777777" w:rsidR="002E2D08" w:rsidRDefault="002E2D08">
      <w:pPr>
        <w:pStyle w:val="ListParagraph"/>
        <w:numPr>
          <w:ilvl w:val="1"/>
          <w:numId w:val="61"/>
        </w:numPr>
        <w:spacing w:after="200" w:line="276" w:lineRule="auto"/>
        <w:ind w:left="1134" w:hanging="567"/>
        <w:jc w:val="both"/>
        <w:rPr>
          <w:ins w:id="3429" w:author="GELIAS" w:date="2026-04-11T17:53:00Z"/>
        </w:rPr>
        <w:pPrChange w:id="3430" w:author="GELIAS" w:date="2026-04-12T23:38:00Z">
          <w:pPr>
            <w:spacing w:after="200" w:line="276" w:lineRule="auto"/>
            <w:ind w:left="720"/>
            <w:jc w:val="both"/>
          </w:pPr>
        </w:pPrChange>
      </w:pPr>
    </w:p>
    <w:p w14:paraId="31B18B6D" w14:textId="1FD78963" w:rsidR="008B3961" w:rsidRDefault="00D74028">
      <w:pPr>
        <w:pStyle w:val="ListParagraph"/>
        <w:numPr>
          <w:ilvl w:val="1"/>
          <w:numId w:val="61"/>
        </w:numPr>
        <w:spacing w:after="200" w:line="276" w:lineRule="auto"/>
        <w:ind w:left="1134" w:hanging="425"/>
        <w:jc w:val="both"/>
        <w:rPr>
          <w:ins w:id="3431" w:author="GELIAS" w:date="2026-04-12T23:38:00Z"/>
        </w:rPr>
      </w:pPr>
      <w:del w:id="3432" w:author="GELIAS" w:date="2026-04-11T17:52:00Z">
        <w:r w:rsidDel="002E2D08">
          <w:delText xml:space="preserve">(b) </w:delText>
        </w:r>
      </w:del>
      <w:r>
        <w:t>Before withholding any payment, the Owner shall provide the Contractor with written notice specifying the grounds for withholding and the amount to be withheld. The Contractor shall have [</w:t>
      </w:r>
      <w:commentRangeStart w:id="3433"/>
      <w:r>
        <w:t xml:space="preserve">ten (10)] Business Days </w:t>
      </w:r>
      <w:commentRangeEnd w:id="3433"/>
      <w:r w:rsidR="00E81098">
        <w:rPr>
          <w:rStyle w:val="CommentReference"/>
        </w:rPr>
        <w:commentReference w:id="3433"/>
      </w:r>
      <w:r>
        <w:t xml:space="preserve">to cure the matter or provide </w:t>
      </w:r>
      <w:r>
        <w:lastRenderedPageBreak/>
        <w:t>adequate assurance. Amounts withheld shall be released promptly upon the Contractor’s cure or resolution of the matter.</w:t>
      </w:r>
    </w:p>
    <w:p w14:paraId="633280A1" w14:textId="77777777" w:rsidR="00281437" w:rsidRDefault="00281437" w:rsidP="00281437">
      <w:pPr>
        <w:pStyle w:val="ListParagraph"/>
        <w:spacing w:after="200" w:line="276" w:lineRule="auto"/>
        <w:ind w:left="1134"/>
        <w:jc w:val="both"/>
        <w:rPr>
          <w:ins w:id="3434" w:author="GELIAS" w:date="2026-04-12T23:38:00Z"/>
        </w:rPr>
      </w:pPr>
    </w:p>
    <w:p w14:paraId="0C8317C0" w14:textId="77777777" w:rsidR="00281437" w:rsidRDefault="00281437">
      <w:pPr>
        <w:pStyle w:val="ListParagraph"/>
        <w:spacing w:after="200" w:line="276" w:lineRule="auto"/>
        <w:ind w:left="1134"/>
        <w:jc w:val="both"/>
        <w:pPrChange w:id="3435" w:author="GELIAS" w:date="2026-04-12T23:38:00Z">
          <w:pPr>
            <w:spacing w:after="200" w:line="276" w:lineRule="auto"/>
            <w:ind w:left="720"/>
            <w:jc w:val="both"/>
          </w:pPr>
        </w:pPrChange>
      </w:pPr>
    </w:p>
    <w:p w14:paraId="0105C586" w14:textId="510F4161" w:rsidR="008B3961" w:rsidRDefault="00D74028">
      <w:pPr>
        <w:pStyle w:val="Heading2"/>
        <w:numPr>
          <w:ilvl w:val="0"/>
          <w:numId w:val="57"/>
        </w:numPr>
        <w:ind w:hanging="294"/>
        <w:pPrChange w:id="3436" w:author="GELIAS" w:date="2026-04-11T17:53:00Z">
          <w:pPr>
            <w:pStyle w:val="Heading2"/>
          </w:pPr>
        </w:pPrChange>
      </w:pPr>
      <w:bookmarkStart w:id="3437" w:name="_Toc224520800"/>
      <w:del w:id="3438" w:author="GELIAS" w:date="2026-04-11T17:54:00Z">
        <w:r w:rsidDel="002E2D08">
          <w:delText>7.</w:delText>
        </w:r>
        <w:r w:rsidR="00DA20ED" w:rsidDel="002E2D08">
          <w:delText>6</w:delText>
        </w:r>
        <w:r w:rsidDel="002E2D08">
          <w:delText xml:space="preserve">  </w:delText>
        </w:r>
      </w:del>
      <w:r>
        <w:t>Payment Not Acceptance</w:t>
      </w:r>
      <w:bookmarkEnd w:id="3437"/>
    </w:p>
    <w:p w14:paraId="55775303" w14:textId="0C560A6E" w:rsidR="008B3961" w:rsidRDefault="00D74028">
      <w:pPr>
        <w:spacing w:after="200" w:line="276" w:lineRule="auto"/>
        <w:ind w:left="720"/>
        <w:jc w:val="both"/>
      </w:pPr>
      <w:r>
        <w:t>No payment made by the Owner shall constitute acceptance of the Work or any part thereof, or relieve the Contractor of its obligations or liabilities under this Agreement</w:t>
      </w:r>
      <w:ins w:id="3439" w:author="GELIAS" w:date="2026-04-12T23:39:00Z">
        <w:r w:rsidR="00645518">
          <w:t>.</w:t>
        </w:r>
      </w:ins>
      <w:ins w:id="3440" w:author="GELIAS" w:date="2026-04-12T23:40:00Z">
        <w:r w:rsidR="00645518" w:rsidRPr="00645518">
          <w:t xml:space="preserve"> </w:t>
        </w:r>
        <w:r w:rsidR="00645518">
          <w:t>Only the Performance Certificate shall be deemed to constitute acceptance of the Works</w:t>
        </w:r>
      </w:ins>
      <w:ins w:id="3441" w:author="GELIAS" w:date="2026-04-12T23:39:00Z">
        <w:r w:rsidR="00645518">
          <w:t xml:space="preserve"> </w:t>
        </w:r>
      </w:ins>
      <w:commentRangeStart w:id="3442"/>
      <w:commentRangeStart w:id="3443"/>
      <w:ins w:id="3444" w:author="PCC" w:date="2026-03-17T16:07:00Z">
        <w:r w:rsidR="009A6D81">
          <w:t xml:space="preserve"> </w:t>
        </w:r>
        <w:del w:id="3445" w:author="GELIAS" w:date="2026-04-12T23:40:00Z">
          <w:r w:rsidR="009A6D81" w:rsidDel="00645518">
            <w:delText>until the project is completed</w:delText>
          </w:r>
        </w:del>
      </w:ins>
      <w:del w:id="3446" w:author="GELIAS" w:date="2026-04-12T23:40:00Z">
        <w:r w:rsidDel="00645518">
          <w:delText>.</w:delText>
        </w:r>
        <w:commentRangeEnd w:id="3442"/>
        <w:r w:rsidR="00076613" w:rsidDel="00645518">
          <w:rPr>
            <w:rStyle w:val="CommentReference"/>
            <w:sz w:val="24"/>
            <w:szCs w:val="24"/>
          </w:rPr>
          <w:commentReference w:id="3442"/>
        </w:r>
      </w:del>
      <w:commentRangeEnd w:id="3443"/>
      <w:r w:rsidR="00645518">
        <w:rPr>
          <w:rStyle w:val="CommentReference"/>
          <w:sz w:val="24"/>
          <w:szCs w:val="24"/>
        </w:rPr>
        <w:commentReference w:id="3443"/>
      </w:r>
    </w:p>
    <w:p w14:paraId="5DB86FCF" w14:textId="514C1462" w:rsidR="008B3961" w:rsidRDefault="00D74028">
      <w:pPr>
        <w:pStyle w:val="Heading2"/>
        <w:numPr>
          <w:ilvl w:val="0"/>
          <w:numId w:val="57"/>
        </w:numPr>
        <w:ind w:hanging="294"/>
        <w:pPrChange w:id="3447" w:author="GELIAS" w:date="2026-04-11T17:54:00Z">
          <w:pPr>
            <w:pStyle w:val="Heading2"/>
          </w:pPr>
        </w:pPrChange>
      </w:pPr>
      <w:bookmarkStart w:id="3448" w:name="_Toc224520801"/>
      <w:del w:id="3449" w:author="GELIAS" w:date="2026-04-11T17:54:00Z">
        <w:r w:rsidDel="002E2D08">
          <w:delText>7.</w:delText>
        </w:r>
        <w:r w:rsidR="00DA20ED" w:rsidDel="002E2D08">
          <w:delText>7</w:delText>
        </w:r>
        <w:r w:rsidDel="002E2D08">
          <w:delText xml:space="preserve">  </w:delText>
        </w:r>
      </w:del>
      <w:r>
        <w:t>Offset</w:t>
      </w:r>
      <w:bookmarkEnd w:id="3448"/>
    </w:p>
    <w:p w14:paraId="07A635B7" w14:textId="1B4B0C26" w:rsidR="008B3961" w:rsidRDefault="00D74028">
      <w:pPr>
        <w:spacing w:after="200" w:line="276" w:lineRule="auto"/>
        <w:ind w:left="720"/>
        <w:jc w:val="both"/>
      </w:pPr>
      <w:commentRangeStart w:id="3450"/>
      <w:commentRangeStart w:id="3451"/>
      <w:r>
        <w:t>The Owner shall have the right to offset against any amount payable to the Contractor any amount that is due and payable by the Contractor to the Owner under this Agreement, including Liquidated Damages, provided that the Owner gives the Contractor [ten (10)] Business Days’ prior written notice of its intention to exercise such right of offset.</w:t>
      </w:r>
      <w:commentRangeEnd w:id="3450"/>
      <w:r w:rsidR="00076613">
        <w:rPr>
          <w:rStyle w:val="CommentReference"/>
          <w:sz w:val="24"/>
          <w:szCs w:val="24"/>
        </w:rPr>
        <w:commentReference w:id="3450"/>
      </w:r>
      <w:commentRangeEnd w:id="3451"/>
      <w:r w:rsidR="00F01B79">
        <w:rPr>
          <w:rStyle w:val="CommentReference"/>
        </w:rPr>
        <w:commentReference w:id="3451"/>
      </w:r>
    </w:p>
    <w:p w14:paraId="0E6754F9" w14:textId="77777777" w:rsidR="008B3961" w:rsidRDefault="00D74028">
      <w:r>
        <w:br w:type="page"/>
      </w:r>
    </w:p>
    <w:p w14:paraId="2D337D5F" w14:textId="36424493" w:rsidR="008B3961" w:rsidRDefault="00FE2B59">
      <w:pPr>
        <w:pStyle w:val="Heading1"/>
        <w:numPr>
          <w:ilvl w:val="0"/>
          <w:numId w:val="157"/>
        </w:numPr>
        <w:ind w:left="709" w:hanging="567"/>
        <w:pPrChange w:id="3452" w:author="GELIAS" w:date="2026-04-12T15:56:00Z">
          <w:pPr>
            <w:pStyle w:val="Heading1"/>
          </w:pPr>
        </w:pPrChange>
      </w:pPr>
      <w:bookmarkStart w:id="3453" w:name="_Toc224520802"/>
      <w:del w:id="3454" w:author="GELIAS" w:date="2026-04-11T17:54:00Z">
        <w:r w:rsidDel="002E2D08">
          <w:lastRenderedPageBreak/>
          <w:delText xml:space="preserve">8. </w:delText>
        </w:r>
      </w:del>
      <w:r>
        <w:t>TITLE AND RISK OF LOSS</w:t>
      </w:r>
      <w:bookmarkEnd w:id="3453"/>
    </w:p>
    <w:p w14:paraId="2B5D5FBC" w14:textId="60AFFA58" w:rsidR="008B3961" w:rsidRDefault="00D74028">
      <w:pPr>
        <w:pStyle w:val="Heading2"/>
        <w:numPr>
          <w:ilvl w:val="1"/>
          <w:numId w:val="64"/>
        </w:numPr>
        <w:ind w:left="709" w:hanging="567"/>
        <w:pPrChange w:id="3455" w:author="GELIAS" w:date="2026-04-11T17:55:00Z">
          <w:pPr>
            <w:pStyle w:val="Heading2"/>
          </w:pPr>
        </w:pPrChange>
      </w:pPr>
      <w:bookmarkStart w:id="3456" w:name="_Toc224520803"/>
      <w:del w:id="3457" w:author="GELIAS" w:date="2026-04-11T17:55:00Z">
        <w:r w:rsidDel="002E2D08">
          <w:delText xml:space="preserve">8.1 </w:delText>
        </w:r>
      </w:del>
      <w:r>
        <w:t xml:space="preserve"> Passing of Title</w:t>
      </w:r>
      <w:bookmarkEnd w:id="3456"/>
    </w:p>
    <w:p w14:paraId="382E67F2" w14:textId="3A39E945" w:rsidR="008B3961" w:rsidDel="002E2D08" w:rsidRDefault="00D74028" w:rsidP="002E2D08">
      <w:pPr>
        <w:pStyle w:val="ListParagraph"/>
        <w:numPr>
          <w:ilvl w:val="1"/>
          <w:numId w:val="63"/>
        </w:numPr>
        <w:spacing w:after="200" w:line="276" w:lineRule="auto"/>
        <w:ind w:left="1134" w:hanging="425"/>
        <w:jc w:val="both"/>
        <w:rPr>
          <w:del w:id="3458" w:author="GELIAS" w:date="2026-04-11T17:55:00Z"/>
        </w:rPr>
      </w:pPr>
      <w:del w:id="3459" w:author="GELIAS" w:date="2026-04-11T17:54:00Z">
        <w:r w:rsidDel="002E2D08">
          <w:delText xml:space="preserve">(a) </w:delText>
        </w:r>
      </w:del>
      <w:r>
        <w:t xml:space="preserve">Title to all Equipment, </w:t>
      </w:r>
      <w:ins w:id="3460" w:author="GELIAS" w:date="2026-04-12T23:46:00Z">
        <w:r w:rsidR="00645518">
          <w:t xml:space="preserve">Plant, </w:t>
        </w:r>
      </w:ins>
      <w:del w:id="3461" w:author="GELIAS" w:date="2026-04-12T23:46:00Z">
        <w:r w:rsidDel="00645518">
          <w:delText>m</w:delText>
        </w:r>
      </w:del>
      <w:ins w:id="3462" w:author="GELIAS" w:date="2026-04-12T23:46:00Z">
        <w:r w:rsidR="00645518">
          <w:t>M</w:t>
        </w:r>
      </w:ins>
      <w:r>
        <w:t>aterials and Work Product shall pass to the Owner upon the earlier of: (</w:t>
      </w:r>
      <w:proofErr w:type="spellStart"/>
      <w:r>
        <w:t>i</w:t>
      </w:r>
      <w:proofErr w:type="spellEnd"/>
      <w:r>
        <w:t>) delivery to the Site; (ii) payment by the Owner of the relevant milestone payment; or (iii) incorporation into the Facility.</w:t>
      </w:r>
    </w:p>
    <w:p w14:paraId="34889BC4" w14:textId="77777777" w:rsidR="002E2D08" w:rsidRDefault="002E2D08">
      <w:pPr>
        <w:pStyle w:val="ListParagraph"/>
        <w:numPr>
          <w:ilvl w:val="1"/>
          <w:numId w:val="63"/>
        </w:numPr>
        <w:spacing w:after="200" w:line="276" w:lineRule="auto"/>
        <w:ind w:left="1134" w:hanging="425"/>
        <w:jc w:val="both"/>
        <w:rPr>
          <w:ins w:id="3463" w:author="GELIAS" w:date="2026-04-11T17:55:00Z"/>
        </w:rPr>
        <w:pPrChange w:id="3464" w:author="GELIAS" w:date="2026-04-11T17:55:00Z">
          <w:pPr>
            <w:spacing w:after="200" w:line="276" w:lineRule="auto"/>
            <w:ind w:left="720"/>
            <w:jc w:val="both"/>
          </w:pPr>
        </w:pPrChange>
      </w:pPr>
    </w:p>
    <w:p w14:paraId="67566EAD" w14:textId="3727821B" w:rsidR="008B3961" w:rsidRDefault="00D74028">
      <w:pPr>
        <w:pStyle w:val="ListParagraph"/>
        <w:numPr>
          <w:ilvl w:val="1"/>
          <w:numId w:val="63"/>
        </w:numPr>
        <w:spacing w:after="200" w:line="276" w:lineRule="auto"/>
        <w:ind w:left="1134" w:hanging="425"/>
        <w:jc w:val="both"/>
        <w:pPrChange w:id="3465" w:author="GELIAS" w:date="2026-04-11T17:55:00Z">
          <w:pPr>
            <w:spacing w:after="200" w:line="276" w:lineRule="auto"/>
            <w:ind w:left="720"/>
            <w:jc w:val="both"/>
          </w:pPr>
        </w:pPrChange>
      </w:pPr>
      <w:del w:id="3466" w:author="GELIAS" w:date="2026-04-11T17:54:00Z">
        <w:r w:rsidDel="002E2D08">
          <w:delText xml:space="preserve">(b) </w:delText>
        </w:r>
      </w:del>
      <w:r>
        <w:t>Notwithstanding the passing of title, the Contractor shall remain fully responsible for the care, custody and protection of the Equipment</w:t>
      </w:r>
      <w:ins w:id="3467" w:author="EVANS" w:date="2026-04-29T17:22:00Z">
        <w:r w:rsidR="00660375">
          <w:t xml:space="preserve"> upon delivery to site</w:t>
        </w:r>
      </w:ins>
      <w:r>
        <w:t>, materials and Work until Substantial Completion.</w:t>
      </w:r>
    </w:p>
    <w:p w14:paraId="79E0D2CA" w14:textId="6B84770A" w:rsidR="008B3961" w:rsidRDefault="00D74028">
      <w:pPr>
        <w:pStyle w:val="ListParagraph"/>
        <w:numPr>
          <w:ilvl w:val="1"/>
          <w:numId w:val="63"/>
        </w:numPr>
        <w:spacing w:after="200" w:line="276" w:lineRule="auto"/>
        <w:ind w:left="1134" w:hanging="425"/>
        <w:jc w:val="both"/>
        <w:pPrChange w:id="3468" w:author="GELIAS" w:date="2026-04-11T17:55:00Z">
          <w:pPr>
            <w:spacing w:after="200" w:line="276" w:lineRule="auto"/>
            <w:ind w:left="720"/>
            <w:jc w:val="both"/>
          </w:pPr>
        </w:pPrChange>
      </w:pPr>
      <w:del w:id="3469" w:author="GELIAS" w:date="2026-04-11T17:54:00Z">
        <w:r w:rsidDel="002E2D08">
          <w:delText xml:space="preserve">(c) </w:delText>
        </w:r>
      </w:del>
      <w:del w:id="3470" w:author="GELIAS" w:date="2026-04-11T17:55:00Z">
        <w:r w:rsidDel="002E2D08">
          <w:delText xml:space="preserve">The </w:delText>
        </w:r>
      </w:del>
      <w:r>
        <w:t>Contractor warrants that all Equipment</w:t>
      </w:r>
      <w:ins w:id="3471" w:author="GELIAS" w:date="2026-04-12T23:47:00Z">
        <w:r w:rsidR="00645518">
          <w:t xml:space="preserve">, Plant </w:t>
        </w:r>
      </w:ins>
      <w:del w:id="3472" w:author="GELIAS" w:date="2026-04-12T23:47:00Z">
        <w:r w:rsidDel="00645518">
          <w:delText xml:space="preserve"> </w:delText>
        </w:r>
      </w:del>
      <w:r>
        <w:t>and materials provided under this Agreement shall be free and clear of all liens, encumbrances and security interests at the time title passes to the Owner.</w:t>
      </w:r>
    </w:p>
    <w:p w14:paraId="41037775" w14:textId="571EF501" w:rsidR="008B3961" w:rsidRDefault="00D74028">
      <w:pPr>
        <w:pStyle w:val="Heading2"/>
        <w:numPr>
          <w:ilvl w:val="1"/>
          <w:numId w:val="64"/>
        </w:numPr>
        <w:ind w:left="709" w:hanging="567"/>
        <w:pPrChange w:id="3473" w:author="GELIAS" w:date="2026-04-11T17:55:00Z">
          <w:pPr>
            <w:pStyle w:val="Heading2"/>
          </w:pPr>
        </w:pPrChange>
      </w:pPr>
      <w:bookmarkStart w:id="3474" w:name="_Toc224520804"/>
      <w:del w:id="3475" w:author="GELIAS" w:date="2026-04-13T00:00:00Z">
        <w:r w:rsidDel="00553063">
          <w:delText xml:space="preserve">8.2  </w:delText>
        </w:r>
      </w:del>
      <w:r>
        <w:t>Risk of Loss</w:t>
      </w:r>
      <w:bookmarkEnd w:id="3474"/>
    </w:p>
    <w:p w14:paraId="47D42D74" w14:textId="53F74E9E" w:rsidR="00DD6655" w:rsidRDefault="00DD6655" w:rsidP="00DD6655">
      <w:pPr>
        <w:spacing w:after="200" w:line="276" w:lineRule="auto"/>
        <w:ind w:left="720"/>
        <w:jc w:val="both"/>
        <w:rPr>
          <w:ins w:id="3476" w:author="EVANS" w:date="2026-04-30T15:18:00Z"/>
        </w:rPr>
      </w:pPr>
      <w:ins w:id="3477" w:author="EVANS" w:date="2026-04-30T15:18:00Z">
        <w:r w:rsidDel="00DD6655">
          <w:t xml:space="preserve"> </w:t>
        </w:r>
      </w:ins>
      <w:commentRangeStart w:id="3478"/>
      <w:commentRangeStart w:id="3479"/>
      <w:del w:id="3480" w:author="EVANS" w:date="2026-04-30T15:18:00Z">
        <w:r w:rsidR="00D74028" w:rsidDel="00DD6655">
          <w:delText>(a) The Contractor shall bear all risk of loss of, or damage to, the Work and all Equipment</w:delText>
        </w:r>
      </w:del>
      <w:ins w:id="3481" w:author="GELIAS" w:date="2026-04-13T00:00:00Z">
        <w:del w:id="3482" w:author="EVANS" w:date="2026-04-30T15:18:00Z">
          <w:r w:rsidR="00553063" w:rsidDel="00DD6655">
            <w:delText>, Plant</w:delText>
          </w:r>
        </w:del>
      </w:ins>
      <w:del w:id="3483" w:author="EVANS" w:date="2026-04-30T15:18:00Z">
        <w:r w:rsidR="00D74028" w:rsidDel="00DD6655">
          <w:delText xml:space="preserve"> and </w:delText>
        </w:r>
      </w:del>
      <w:ins w:id="3484" w:author="GELIAS" w:date="2026-04-13T00:00:00Z">
        <w:del w:id="3485" w:author="EVANS" w:date="2026-04-30T15:18:00Z">
          <w:r w:rsidR="00553063" w:rsidDel="00DD6655">
            <w:delText>M</w:delText>
          </w:r>
        </w:del>
      </w:ins>
      <w:del w:id="3486" w:author="EVANS" w:date="2026-04-30T15:18:00Z">
        <w:r w:rsidR="00D74028" w:rsidDel="00DD6655">
          <w:delText>materials delivered to the Site until Substantial Completion,</w:delText>
        </w:r>
      </w:del>
      <w:ins w:id="3487" w:author="GELIAS" w:date="2026-04-13T00:01:00Z">
        <w:del w:id="3488" w:author="EVANS" w:date="2026-04-30T15:18:00Z">
          <w:r w:rsidR="00553063" w:rsidDel="00DD6655">
            <w:delText xml:space="preserve">the issuance of the Taking-Over Certificate. </w:delText>
          </w:r>
        </w:del>
      </w:ins>
      <w:del w:id="3489" w:author="EVANS" w:date="2026-04-30T15:18:00Z">
        <w:r w:rsidR="00D74028" w:rsidDel="00DD6655">
          <w:delText xml:space="preserve"> except to the extent caused by the Owner, the Owner Group, or Force Majeure</w:delText>
        </w:r>
      </w:del>
      <w:ins w:id="3490" w:author="EVANS" w:date="2026-04-30T15:18:00Z">
        <w:r>
          <w:t xml:space="preserve"> To the extent covered by insurance required under this Contract, the Contractor shall be responsible for the care of the Work and all Equipment, Plant and Materials delivered to the Site</w:t>
        </w:r>
        <w:r>
          <w:t xml:space="preserve"> and</w:t>
        </w:r>
      </w:ins>
      <w:ins w:id="3491" w:author="EVANS" w:date="2026-04-30T15:19:00Z">
        <w:r>
          <w:t xml:space="preserve"> received by the contractor in</w:t>
        </w:r>
        <w:r w:rsidR="002D3CEF">
          <w:t xml:space="preserve"> </w:t>
        </w:r>
        <w:r>
          <w:t>line with</w:t>
        </w:r>
        <w:r w:rsidR="002D3CEF">
          <w:t xml:space="preserve"> </w:t>
        </w:r>
        <w:r w:rsidR="002D3CEF" w:rsidRPr="002D3CEF">
          <w:rPr>
            <w:b/>
            <w:rPrChange w:id="3492" w:author="EVANS" w:date="2026-04-30T15:19:00Z">
              <w:rPr/>
            </w:rPrChange>
          </w:rPr>
          <w:t>clause</w:t>
        </w:r>
      </w:ins>
      <w:ins w:id="3493" w:author="EVANS" w:date="2026-04-30T15:18:00Z">
        <w:r>
          <w:t xml:space="preserve"> until Substantial Completion</w:t>
        </w:r>
        <w:r>
          <w:t xml:space="preserve">. </w:t>
        </w:r>
        <w:r>
          <w:t>The Contractor shall not be liable for any loss or damage caused by:</w:t>
        </w:r>
      </w:ins>
    </w:p>
    <w:p w14:paraId="31E0A265" w14:textId="77777777" w:rsidR="00DD6655" w:rsidRDefault="00DD6655" w:rsidP="00DD6655">
      <w:pPr>
        <w:spacing w:after="200" w:line="276" w:lineRule="auto"/>
        <w:ind w:left="720"/>
        <w:jc w:val="both"/>
        <w:rPr>
          <w:ins w:id="3494" w:author="EVANS" w:date="2026-04-30T15:18:00Z"/>
        </w:rPr>
      </w:pPr>
      <w:ins w:id="3495" w:author="EVANS" w:date="2026-04-30T15:18:00Z">
        <w:r>
          <w:t>(</w:t>
        </w:r>
        <w:proofErr w:type="spellStart"/>
        <w:r>
          <w:t>i</w:t>
        </w:r>
        <w:proofErr w:type="spellEnd"/>
        <w:r>
          <w:t>) The acts or omissions of the Owner, Owner Group, or other contractors;</w:t>
        </w:r>
      </w:ins>
    </w:p>
    <w:p w14:paraId="11C2BBB6" w14:textId="77777777" w:rsidR="00DD6655" w:rsidRDefault="00DD6655" w:rsidP="00DD6655">
      <w:pPr>
        <w:spacing w:after="200" w:line="276" w:lineRule="auto"/>
        <w:ind w:left="720"/>
        <w:jc w:val="both"/>
        <w:rPr>
          <w:ins w:id="3496" w:author="EVANS" w:date="2026-04-30T15:18:00Z"/>
        </w:rPr>
      </w:pPr>
      <w:ins w:id="3497" w:author="EVANS" w:date="2026-04-30T15:18:00Z">
        <w:r>
          <w:t>(ii) Force Majeure events;</w:t>
        </w:r>
      </w:ins>
    </w:p>
    <w:p w14:paraId="76A7DF60" w14:textId="77777777" w:rsidR="00DD6655" w:rsidRDefault="00DD6655" w:rsidP="00DD6655">
      <w:pPr>
        <w:spacing w:after="200" w:line="276" w:lineRule="auto"/>
        <w:ind w:left="720"/>
        <w:jc w:val="both"/>
        <w:rPr>
          <w:ins w:id="3498" w:author="EVANS" w:date="2026-04-30T15:18:00Z"/>
        </w:rPr>
      </w:pPr>
      <w:ins w:id="3499" w:author="EVANS" w:date="2026-04-30T15:18:00Z">
        <w:r>
          <w:t>(iii) Defective design provided by the Owner; or</w:t>
        </w:r>
      </w:ins>
    </w:p>
    <w:p w14:paraId="3D0AA8E2" w14:textId="213150CD" w:rsidR="008B3961" w:rsidDel="00DD6655" w:rsidRDefault="00DD6655" w:rsidP="00DD6655">
      <w:pPr>
        <w:spacing w:after="200" w:line="276" w:lineRule="auto"/>
        <w:ind w:left="720"/>
        <w:jc w:val="both"/>
        <w:rPr>
          <w:del w:id="3500" w:author="EVANS" w:date="2026-04-30T15:18:00Z"/>
        </w:rPr>
      </w:pPr>
      <w:ins w:id="3501" w:author="EVANS" w:date="2026-04-30T15:18:00Z">
        <w:r>
          <w:t>(iv) Normal wear and tear.</w:t>
        </w:r>
      </w:ins>
      <w:del w:id="3502" w:author="EVANS" w:date="2026-04-30T15:18:00Z">
        <w:r w:rsidR="00D74028" w:rsidDel="00DD6655">
          <w:delText>.</w:delText>
        </w:r>
      </w:del>
    </w:p>
    <w:p w14:paraId="5CFDB6B9" w14:textId="421A5D65" w:rsidR="008B3961" w:rsidRDefault="00D74028">
      <w:pPr>
        <w:spacing w:after="200" w:line="276" w:lineRule="auto"/>
        <w:ind w:left="720"/>
        <w:jc w:val="both"/>
      </w:pPr>
      <w:r>
        <w:t xml:space="preserve">(b) Following </w:t>
      </w:r>
      <w:del w:id="3503" w:author="GELIAS" w:date="2026-04-13T00:01:00Z">
        <w:r w:rsidDel="00553063">
          <w:delText>Substantial Completion</w:delText>
        </w:r>
      </w:del>
      <w:ins w:id="3504" w:author="GELIAS" w:date="2026-04-13T00:01:00Z">
        <w:r w:rsidR="00553063">
          <w:t>the issuance of the Taking-Over Certificate</w:t>
        </w:r>
      </w:ins>
      <w:r>
        <w:t>, risk of loss shall transfer to the Owner. The Contractor shall, however, remain responsible for any loss or damage to the Work to the extent caused by the Contractor during the Defect Correction Period while performing Corrective Work.</w:t>
      </w:r>
      <w:commentRangeEnd w:id="3478"/>
      <w:r w:rsidR="00076613">
        <w:rPr>
          <w:rStyle w:val="CommentReference"/>
          <w:sz w:val="24"/>
          <w:szCs w:val="24"/>
        </w:rPr>
        <w:commentReference w:id="3478"/>
      </w:r>
      <w:commentRangeEnd w:id="3479"/>
      <w:r w:rsidR="00553063">
        <w:rPr>
          <w:rStyle w:val="CommentReference"/>
          <w:sz w:val="24"/>
          <w:szCs w:val="24"/>
        </w:rPr>
        <w:commentReference w:id="3479"/>
      </w:r>
    </w:p>
    <w:p w14:paraId="0C57C222" w14:textId="77777777" w:rsidR="008B3961" w:rsidRDefault="00D74028">
      <w:r>
        <w:br w:type="page"/>
      </w:r>
    </w:p>
    <w:p w14:paraId="1DBF4D8C" w14:textId="760578F2" w:rsidR="008B3961" w:rsidRDefault="00FE2B59">
      <w:pPr>
        <w:pStyle w:val="Heading1"/>
        <w:numPr>
          <w:ilvl w:val="0"/>
          <w:numId w:val="157"/>
        </w:numPr>
        <w:ind w:left="709" w:hanging="567"/>
        <w:pPrChange w:id="3505" w:author="GELIAS" w:date="2026-04-12T15:56:00Z">
          <w:pPr>
            <w:pStyle w:val="Heading1"/>
          </w:pPr>
        </w:pPrChange>
      </w:pPr>
      <w:bookmarkStart w:id="3506" w:name="_Toc224520805"/>
      <w:del w:id="3507" w:author="GELIAS" w:date="2026-04-11T17:56:00Z">
        <w:r w:rsidDel="002E2D08">
          <w:lastRenderedPageBreak/>
          <w:delText xml:space="preserve">9. </w:delText>
        </w:r>
      </w:del>
      <w:r>
        <w:t>INSURANCE, PERFORMANCE SECURITY AND PARENT GUARANTEE</w:t>
      </w:r>
      <w:bookmarkEnd w:id="3506"/>
    </w:p>
    <w:p w14:paraId="4F0EBA5E" w14:textId="20FE57DD" w:rsidR="008B3961" w:rsidRDefault="00D74028">
      <w:pPr>
        <w:pStyle w:val="Heading2"/>
        <w:numPr>
          <w:ilvl w:val="0"/>
          <w:numId w:val="65"/>
        </w:numPr>
        <w:ind w:hanging="578"/>
        <w:pPrChange w:id="3508" w:author="GELIAS" w:date="2026-04-11T17:56:00Z">
          <w:pPr>
            <w:pStyle w:val="Heading2"/>
          </w:pPr>
        </w:pPrChange>
      </w:pPr>
      <w:bookmarkStart w:id="3509" w:name="_Toc224520806"/>
      <w:del w:id="3510" w:author="GELIAS" w:date="2026-04-11T17:56:00Z">
        <w:r w:rsidDel="002E2D08">
          <w:delText>9.</w:delText>
        </w:r>
        <w:commentRangeStart w:id="3511"/>
        <w:r w:rsidDel="002E2D08">
          <w:delText>1</w:delText>
        </w:r>
      </w:del>
      <w:del w:id="3512" w:author="GELIAS" w:date="2026-04-11T17:57:00Z">
        <w:r w:rsidDel="002E2D08">
          <w:delText xml:space="preserve">  </w:delText>
        </w:r>
      </w:del>
      <w:r>
        <w:t>Contractor’s Insurance</w:t>
      </w:r>
      <w:bookmarkEnd w:id="3509"/>
      <w:commentRangeEnd w:id="3511"/>
      <w:r w:rsidR="00076613">
        <w:rPr>
          <w:rStyle w:val="CommentReference"/>
          <w:sz w:val="24"/>
          <w:szCs w:val="24"/>
        </w:rPr>
        <w:commentReference w:id="3511"/>
      </w:r>
    </w:p>
    <w:p w14:paraId="03107F12" w14:textId="19BCF574" w:rsidR="008B3961" w:rsidRDefault="00D74028">
      <w:pPr>
        <w:pStyle w:val="ListParagraph"/>
        <w:numPr>
          <w:ilvl w:val="1"/>
          <w:numId w:val="67"/>
        </w:numPr>
        <w:spacing w:after="200" w:line="276" w:lineRule="auto"/>
        <w:ind w:left="1134" w:hanging="425"/>
        <w:jc w:val="both"/>
        <w:pPrChange w:id="3513" w:author="GELIAS" w:date="2026-04-11T17:57:00Z">
          <w:pPr>
            <w:spacing w:after="200" w:line="276" w:lineRule="auto"/>
            <w:ind w:left="720"/>
            <w:jc w:val="both"/>
          </w:pPr>
        </w:pPrChange>
      </w:pPr>
      <w:del w:id="3514" w:author="GELIAS" w:date="2026-04-11T17:57:00Z">
        <w:r w:rsidDel="002E2D08">
          <w:delText xml:space="preserve">(a) </w:delText>
        </w:r>
      </w:del>
      <w:r>
        <w:t>The Contractor shall obtain and maintain, at its own cost and expense, the insurance coverage set forth in Schedule F throughout the performance of the Work</w:t>
      </w:r>
      <w:ins w:id="3515" w:author="GELIAS" w:date="2026-04-11T13:31:00Z">
        <w:r w:rsidR="004E3878">
          <w:t xml:space="preserve"> until the issuance of the Taking-Over Certif</w:t>
        </w:r>
      </w:ins>
      <w:ins w:id="3516" w:author="GELIAS" w:date="2026-04-11T13:32:00Z">
        <w:r w:rsidR="004E3878">
          <w:t>icate for the Works</w:t>
        </w:r>
      </w:ins>
      <w:r>
        <w:t>, with reputable insurers acceptable to the Owner. Such insurance shall include, at a minimum:</w:t>
      </w:r>
    </w:p>
    <w:p w14:paraId="2AE77DA1" w14:textId="1BC63EC9" w:rsidR="008B3961" w:rsidDel="002E2D08" w:rsidRDefault="00D74028" w:rsidP="002E2D08">
      <w:pPr>
        <w:pStyle w:val="ListParagraph"/>
        <w:numPr>
          <w:ilvl w:val="0"/>
          <w:numId w:val="68"/>
        </w:numPr>
        <w:spacing w:after="200" w:line="276" w:lineRule="auto"/>
        <w:ind w:left="1701" w:hanging="621"/>
        <w:jc w:val="both"/>
        <w:rPr>
          <w:del w:id="3517" w:author="GELIAS" w:date="2026-04-11T17:58:00Z"/>
        </w:rPr>
      </w:pPr>
      <w:del w:id="3518" w:author="GELIAS" w:date="2026-04-11T17:57:00Z">
        <w:r w:rsidDel="002E2D08">
          <w:delText xml:space="preserve">    (i) </w:delText>
        </w:r>
      </w:del>
      <w:r>
        <w:t>Contractor’s All-Risk / Construction All-Risk Insurance;</w:t>
      </w:r>
    </w:p>
    <w:p w14:paraId="4E346BAA" w14:textId="77777777" w:rsidR="002E2D08" w:rsidRDefault="002E2D08">
      <w:pPr>
        <w:pStyle w:val="ListParagraph"/>
        <w:numPr>
          <w:ilvl w:val="0"/>
          <w:numId w:val="68"/>
        </w:numPr>
        <w:spacing w:after="200" w:line="276" w:lineRule="auto"/>
        <w:ind w:left="1701" w:hanging="621"/>
        <w:jc w:val="both"/>
        <w:rPr>
          <w:ins w:id="3519" w:author="GELIAS" w:date="2026-04-11T17:58:00Z"/>
        </w:rPr>
        <w:pPrChange w:id="3520" w:author="GELIAS" w:date="2026-04-11T17:58:00Z">
          <w:pPr>
            <w:spacing w:after="200" w:line="276" w:lineRule="auto"/>
            <w:ind w:left="720"/>
            <w:jc w:val="both"/>
          </w:pPr>
        </w:pPrChange>
      </w:pPr>
    </w:p>
    <w:p w14:paraId="0DCB43CA" w14:textId="0D223BD0" w:rsidR="008B3961" w:rsidDel="002E2D08" w:rsidRDefault="00D74028" w:rsidP="002E2D08">
      <w:pPr>
        <w:pStyle w:val="ListParagraph"/>
        <w:numPr>
          <w:ilvl w:val="0"/>
          <w:numId w:val="68"/>
        </w:numPr>
        <w:spacing w:after="200" w:line="276" w:lineRule="auto"/>
        <w:ind w:left="1701" w:hanging="621"/>
        <w:jc w:val="both"/>
        <w:rPr>
          <w:del w:id="3521" w:author="GELIAS" w:date="2026-04-11T17:58:00Z"/>
        </w:rPr>
      </w:pPr>
      <w:del w:id="3522" w:author="GELIAS" w:date="2026-04-11T17:57:00Z">
        <w:r w:rsidDel="002E2D08">
          <w:delText xml:space="preserve">    (ii) </w:delText>
        </w:r>
      </w:del>
      <w:commentRangeStart w:id="3523"/>
      <w:r>
        <w:t>Third Party Liability Insurance;</w:t>
      </w:r>
      <w:commentRangeEnd w:id="3523"/>
      <w:r w:rsidR="000E7701">
        <w:rPr>
          <w:rStyle w:val="CommentReference"/>
        </w:rPr>
        <w:commentReference w:id="3523"/>
      </w:r>
    </w:p>
    <w:p w14:paraId="2F4EAAAA" w14:textId="77777777" w:rsidR="002E2D08" w:rsidRDefault="002E2D08">
      <w:pPr>
        <w:pStyle w:val="ListParagraph"/>
        <w:numPr>
          <w:ilvl w:val="0"/>
          <w:numId w:val="68"/>
        </w:numPr>
        <w:spacing w:after="200" w:line="276" w:lineRule="auto"/>
        <w:ind w:left="1701" w:hanging="621"/>
        <w:jc w:val="both"/>
        <w:rPr>
          <w:ins w:id="3524" w:author="GELIAS" w:date="2026-04-11T17:58:00Z"/>
        </w:rPr>
        <w:pPrChange w:id="3525" w:author="GELIAS" w:date="2026-04-11T17:58:00Z">
          <w:pPr>
            <w:spacing w:after="200" w:line="276" w:lineRule="auto"/>
            <w:ind w:left="720"/>
            <w:jc w:val="both"/>
          </w:pPr>
        </w:pPrChange>
      </w:pPr>
    </w:p>
    <w:p w14:paraId="49F44CA3" w14:textId="6E0B1E25" w:rsidR="008B3961" w:rsidDel="002E2D08" w:rsidRDefault="00D74028" w:rsidP="002E2D08">
      <w:pPr>
        <w:pStyle w:val="ListParagraph"/>
        <w:numPr>
          <w:ilvl w:val="0"/>
          <w:numId w:val="68"/>
        </w:numPr>
        <w:spacing w:after="200" w:line="276" w:lineRule="auto"/>
        <w:ind w:left="1701" w:hanging="621"/>
        <w:jc w:val="both"/>
        <w:rPr>
          <w:del w:id="3526" w:author="GELIAS" w:date="2026-04-11T17:58:00Z"/>
        </w:rPr>
      </w:pPr>
      <w:del w:id="3527" w:author="GELIAS" w:date="2026-04-11T17:57:00Z">
        <w:r w:rsidDel="002E2D08">
          <w:delText xml:space="preserve">    (iii) </w:delText>
        </w:r>
      </w:del>
      <w:commentRangeStart w:id="3528"/>
      <w:commentRangeStart w:id="3529"/>
      <w:r>
        <w:t xml:space="preserve">Workers’ Compensation </w:t>
      </w:r>
      <w:commentRangeEnd w:id="3528"/>
      <w:r w:rsidR="001933E6">
        <w:rPr>
          <w:rStyle w:val="CommentReference"/>
        </w:rPr>
        <w:commentReference w:id="3528"/>
      </w:r>
      <w:r>
        <w:t xml:space="preserve">and </w:t>
      </w:r>
      <w:del w:id="3530" w:author="GELIAS" w:date="2026-04-09T17:54:00Z">
        <w:r w:rsidDel="006C084F">
          <w:delText>Employer</w:delText>
        </w:r>
      </w:del>
      <w:commentRangeStart w:id="3531"/>
      <w:ins w:id="3532" w:author="GELIAS" w:date="2026-04-09T17:54:00Z">
        <w:r w:rsidR="006C084F">
          <w:t>Owner</w:t>
        </w:r>
      </w:ins>
      <w:r>
        <w:t>’s Liability Insurance;</w:t>
      </w:r>
      <w:commentRangeEnd w:id="3531"/>
      <w:r w:rsidR="00D45FFD">
        <w:rPr>
          <w:rStyle w:val="CommentReference"/>
        </w:rPr>
        <w:commentReference w:id="3531"/>
      </w:r>
      <w:commentRangeEnd w:id="3529"/>
      <w:r w:rsidR="00B34205">
        <w:rPr>
          <w:rStyle w:val="CommentReference"/>
        </w:rPr>
        <w:commentReference w:id="3529"/>
      </w:r>
    </w:p>
    <w:p w14:paraId="11A06C13" w14:textId="77777777" w:rsidR="002E2D08" w:rsidRDefault="002E2D08">
      <w:pPr>
        <w:pStyle w:val="ListParagraph"/>
        <w:numPr>
          <w:ilvl w:val="0"/>
          <w:numId w:val="68"/>
        </w:numPr>
        <w:spacing w:after="200" w:line="276" w:lineRule="auto"/>
        <w:ind w:left="1701" w:hanging="621"/>
        <w:jc w:val="both"/>
        <w:rPr>
          <w:ins w:id="3533" w:author="GELIAS" w:date="2026-04-11T17:58:00Z"/>
        </w:rPr>
        <w:pPrChange w:id="3534" w:author="GELIAS" w:date="2026-04-11T17:58:00Z">
          <w:pPr>
            <w:spacing w:after="200" w:line="276" w:lineRule="auto"/>
            <w:ind w:left="720"/>
            <w:jc w:val="both"/>
          </w:pPr>
        </w:pPrChange>
      </w:pPr>
    </w:p>
    <w:p w14:paraId="3C2CE228" w14:textId="320DBA56" w:rsidR="008B3961" w:rsidDel="002E2D08" w:rsidRDefault="00D74028" w:rsidP="002E2D08">
      <w:pPr>
        <w:pStyle w:val="ListParagraph"/>
        <w:numPr>
          <w:ilvl w:val="0"/>
          <w:numId w:val="68"/>
        </w:numPr>
        <w:spacing w:after="200" w:line="276" w:lineRule="auto"/>
        <w:ind w:left="1701" w:hanging="621"/>
        <w:jc w:val="both"/>
        <w:rPr>
          <w:del w:id="3535" w:author="GELIAS" w:date="2026-04-11T17:58:00Z"/>
        </w:rPr>
      </w:pPr>
      <w:commentRangeStart w:id="3536"/>
      <w:commentRangeStart w:id="3537"/>
      <w:commentRangeStart w:id="3538"/>
      <w:del w:id="3539" w:author="GELIAS" w:date="2026-04-11T17:57:00Z">
        <w:r w:rsidDel="002E2D08">
          <w:delText xml:space="preserve">    </w:delText>
        </w:r>
        <w:commentRangeStart w:id="3540"/>
        <w:r w:rsidDel="002E2D08">
          <w:delText xml:space="preserve">(iv) </w:delText>
        </w:r>
      </w:del>
      <w:r>
        <w:t>Professional Indemnity Insurance;</w:t>
      </w:r>
      <w:commentRangeEnd w:id="3536"/>
      <w:r w:rsidR="00076613">
        <w:rPr>
          <w:rStyle w:val="CommentReference"/>
          <w:sz w:val="24"/>
          <w:szCs w:val="24"/>
        </w:rPr>
        <w:commentReference w:id="3536"/>
      </w:r>
      <w:commentRangeEnd w:id="3537"/>
      <w:r w:rsidR="00DD6C49">
        <w:rPr>
          <w:rStyle w:val="CommentReference"/>
          <w:sz w:val="24"/>
          <w:szCs w:val="24"/>
        </w:rPr>
        <w:commentReference w:id="3537"/>
      </w:r>
      <w:commentRangeEnd w:id="3538"/>
      <w:r w:rsidR="00A80206">
        <w:rPr>
          <w:rStyle w:val="CommentReference"/>
        </w:rPr>
        <w:commentReference w:id="3538"/>
      </w:r>
      <w:commentRangeEnd w:id="3540"/>
      <w:r w:rsidR="002647E2">
        <w:rPr>
          <w:rStyle w:val="CommentReference"/>
        </w:rPr>
        <w:commentReference w:id="3540"/>
      </w:r>
    </w:p>
    <w:p w14:paraId="65D05B67" w14:textId="77777777" w:rsidR="002E2D08" w:rsidRDefault="002E2D08">
      <w:pPr>
        <w:pStyle w:val="ListParagraph"/>
        <w:numPr>
          <w:ilvl w:val="0"/>
          <w:numId w:val="68"/>
        </w:numPr>
        <w:spacing w:after="200" w:line="276" w:lineRule="auto"/>
        <w:ind w:left="1701" w:hanging="621"/>
        <w:jc w:val="both"/>
        <w:rPr>
          <w:ins w:id="3541" w:author="GELIAS" w:date="2026-04-11T17:58:00Z"/>
        </w:rPr>
        <w:pPrChange w:id="3542" w:author="GELIAS" w:date="2026-04-11T17:58:00Z">
          <w:pPr>
            <w:spacing w:after="200" w:line="276" w:lineRule="auto"/>
            <w:ind w:left="720"/>
            <w:jc w:val="both"/>
          </w:pPr>
        </w:pPrChange>
      </w:pPr>
    </w:p>
    <w:p w14:paraId="20ECE350" w14:textId="670C4E10" w:rsidR="008B3961" w:rsidDel="002E2D08" w:rsidRDefault="00D74028" w:rsidP="002E2D08">
      <w:pPr>
        <w:pStyle w:val="ListParagraph"/>
        <w:numPr>
          <w:ilvl w:val="0"/>
          <w:numId w:val="68"/>
        </w:numPr>
        <w:spacing w:after="200" w:line="276" w:lineRule="auto"/>
        <w:ind w:left="1701" w:hanging="621"/>
        <w:jc w:val="both"/>
        <w:rPr>
          <w:del w:id="3543" w:author="GELIAS" w:date="2026-04-11T17:58:00Z"/>
        </w:rPr>
      </w:pPr>
      <w:del w:id="3544" w:author="GELIAS" w:date="2026-04-11T17:57:00Z">
        <w:r w:rsidDel="002E2D08">
          <w:delText xml:space="preserve">    (v) </w:delText>
        </w:r>
      </w:del>
      <w:r>
        <w:t>Marine Cargo and Transit Insurance (for Equipment in transit</w:t>
      </w:r>
      <w:ins w:id="3545" w:author="PCC" w:date="2026-03-17T16:13:00Z">
        <w:r w:rsidR="00C5701A">
          <w:t xml:space="preserve"> from China to Nigerian Port only, the owner shall be responsible for insurance </w:t>
        </w:r>
        <w:r w:rsidR="00234D49">
          <w:t>for equipment in transit from port to site</w:t>
        </w:r>
      </w:ins>
      <w:r>
        <w:t>);</w:t>
      </w:r>
    </w:p>
    <w:p w14:paraId="5EE24596" w14:textId="77777777" w:rsidR="002E2D08" w:rsidRDefault="002E2D08">
      <w:pPr>
        <w:pStyle w:val="ListParagraph"/>
        <w:numPr>
          <w:ilvl w:val="0"/>
          <w:numId w:val="68"/>
        </w:numPr>
        <w:spacing w:after="200" w:line="276" w:lineRule="auto"/>
        <w:ind w:left="1701" w:hanging="621"/>
        <w:jc w:val="both"/>
        <w:rPr>
          <w:ins w:id="3546" w:author="GELIAS" w:date="2026-04-11T17:58:00Z"/>
        </w:rPr>
        <w:pPrChange w:id="3547" w:author="GELIAS" w:date="2026-04-11T17:58:00Z">
          <w:pPr>
            <w:spacing w:after="200" w:line="276" w:lineRule="auto"/>
            <w:ind w:left="720"/>
            <w:jc w:val="both"/>
          </w:pPr>
        </w:pPrChange>
      </w:pPr>
    </w:p>
    <w:p w14:paraId="3AD9322E" w14:textId="67196E39" w:rsidR="008B3961" w:rsidDel="002E2D08" w:rsidRDefault="00D74028" w:rsidP="002E2D08">
      <w:pPr>
        <w:pStyle w:val="ListParagraph"/>
        <w:numPr>
          <w:ilvl w:val="0"/>
          <w:numId w:val="68"/>
        </w:numPr>
        <w:spacing w:after="200" w:line="276" w:lineRule="auto"/>
        <w:ind w:left="1701" w:hanging="621"/>
        <w:jc w:val="both"/>
        <w:rPr>
          <w:del w:id="3548" w:author="GELIAS" w:date="2026-04-11T17:58:00Z"/>
        </w:rPr>
      </w:pPr>
      <w:del w:id="3549" w:author="GELIAS" w:date="2026-04-11T17:57:00Z">
        <w:r w:rsidDel="002E2D08">
          <w:delText xml:space="preserve">    (vi) </w:delText>
        </w:r>
      </w:del>
      <w:r>
        <w:t>Motor Vehicle Liability Insurance; and</w:t>
      </w:r>
    </w:p>
    <w:p w14:paraId="0466E3FC" w14:textId="77777777" w:rsidR="002E2D08" w:rsidRDefault="002E2D08">
      <w:pPr>
        <w:pStyle w:val="ListParagraph"/>
        <w:numPr>
          <w:ilvl w:val="0"/>
          <w:numId w:val="68"/>
        </w:numPr>
        <w:spacing w:after="200" w:line="276" w:lineRule="auto"/>
        <w:ind w:left="1701" w:hanging="621"/>
        <w:jc w:val="both"/>
        <w:rPr>
          <w:ins w:id="3550" w:author="GELIAS" w:date="2026-04-11T17:58:00Z"/>
        </w:rPr>
        <w:pPrChange w:id="3551" w:author="GELIAS" w:date="2026-04-11T17:58:00Z">
          <w:pPr>
            <w:spacing w:after="200" w:line="276" w:lineRule="auto"/>
            <w:ind w:left="720"/>
            <w:jc w:val="both"/>
          </w:pPr>
        </w:pPrChange>
      </w:pPr>
    </w:p>
    <w:p w14:paraId="3966D871" w14:textId="5B2558F5" w:rsidR="008B3961" w:rsidDel="00B26A52" w:rsidRDefault="00B26A52">
      <w:pPr>
        <w:pStyle w:val="ListParagraph"/>
        <w:numPr>
          <w:ilvl w:val="0"/>
          <w:numId w:val="68"/>
        </w:numPr>
        <w:spacing w:after="200" w:line="276" w:lineRule="auto"/>
        <w:ind w:left="1701" w:hanging="621"/>
        <w:jc w:val="both"/>
        <w:rPr>
          <w:del w:id="3552" w:author="EVANS" w:date="2026-04-29T18:01:00Z"/>
        </w:rPr>
        <w:pPrChange w:id="3553" w:author="GELIAS" w:date="2026-04-11T17:58:00Z">
          <w:pPr>
            <w:spacing w:after="200" w:line="276" w:lineRule="auto"/>
            <w:ind w:left="720"/>
            <w:jc w:val="both"/>
          </w:pPr>
        </w:pPrChange>
      </w:pPr>
      <w:ins w:id="3554" w:author="EVANS" w:date="2026-04-29T18:01:00Z">
        <w:r w:rsidDel="00B26A52">
          <w:t xml:space="preserve"> </w:t>
        </w:r>
      </w:ins>
      <w:commentRangeStart w:id="3555"/>
      <w:del w:id="3556" w:author="EVANS" w:date="2026-04-29T18:01:00Z">
        <w:r w:rsidR="00D74028" w:rsidDel="00B26A52">
          <w:delText xml:space="preserve">    (vii) Such other insurance as may be required by Applicable Law or specified in Schedule F.</w:delText>
        </w:r>
        <w:commentRangeEnd w:id="3555"/>
        <w:r w:rsidDel="00B26A52">
          <w:rPr>
            <w:rStyle w:val="CommentReference"/>
          </w:rPr>
          <w:commentReference w:id="3555"/>
        </w:r>
      </w:del>
    </w:p>
    <w:p w14:paraId="398A36B3" w14:textId="1302D8C3" w:rsidR="008B3961" w:rsidRDefault="00D74028">
      <w:pPr>
        <w:pStyle w:val="ListParagraph"/>
        <w:numPr>
          <w:ilvl w:val="1"/>
          <w:numId w:val="67"/>
        </w:numPr>
        <w:spacing w:after="200" w:line="276" w:lineRule="auto"/>
        <w:ind w:left="1134" w:hanging="425"/>
        <w:jc w:val="both"/>
        <w:pPrChange w:id="3557" w:author="GELIAS" w:date="2026-04-11T17:58:00Z">
          <w:pPr>
            <w:spacing w:after="200" w:line="276" w:lineRule="auto"/>
            <w:ind w:left="720"/>
            <w:jc w:val="both"/>
          </w:pPr>
        </w:pPrChange>
      </w:pPr>
      <w:del w:id="3558" w:author="GELIAS" w:date="2026-04-11T17:58:00Z">
        <w:r w:rsidDel="002E2D08">
          <w:delText xml:space="preserve">(b) </w:delText>
        </w:r>
      </w:del>
      <w:r w:rsidR="00294FC9">
        <w:t xml:space="preserve">All policies shall name the Owner as an additional insured and/or loss payee, as applicable. All policies shall contain waivers of subrogation in </w:t>
      </w:r>
      <w:commentRangeStart w:id="3559"/>
      <w:commentRangeStart w:id="3560"/>
      <w:proofErr w:type="spellStart"/>
      <w:r w:rsidR="00294FC9">
        <w:t>favour</w:t>
      </w:r>
      <w:commentRangeEnd w:id="3559"/>
      <w:proofErr w:type="spellEnd"/>
      <w:r w:rsidR="00076613">
        <w:rPr>
          <w:rStyle w:val="CommentReference"/>
          <w:sz w:val="24"/>
          <w:szCs w:val="24"/>
        </w:rPr>
        <w:commentReference w:id="3559"/>
      </w:r>
      <w:commentRangeEnd w:id="3560"/>
      <w:r w:rsidR="004E3878">
        <w:rPr>
          <w:rStyle w:val="CommentReference"/>
          <w:sz w:val="24"/>
          <w:szCs w:val="24"/>
        </w:rPr>
        <w:commentReference w:id="3560"/>
      </w:r>
      <w:r w:rsidR="00294FC9">
        <w:t xml:space="preserve"> of the Owner Group. The Contractor shall provide the Owner with certificates of insurance and copies of policies</w:t>
      </w:r>
      <w:ins w:id="3561" w:author="PCC" w:date="2026-03-28T08:14:00Z">
        <w:r w:rsidR="007F2AA1">
          <w:t xml:space="preserve"> upon request</w:t>
        </w:r>
      </w:ins>
      <w:ins w:id="3562" w:author="GELIAS" w:date="2026-04-12T23:57:00Z">
        <w:r w:rsidR="00CF5517">
          <w:t>.</w:t>
        </w:r>
      </w:ins>
      <w:r w:rsidR="00294FC9">
        <w:t xml:space="preserve"> </w:t>
      </w:r>
      <w:commentRangeStart w:id="3563"/>
      <w:del w:id="3564" w:author="PCC" w:date="2026-03-28T08:14:00Z">
        <w:r w:rsidR="00294FC9" w:rsidDel="000E3DDB">
          <w:delText>within fifteen (15) Days of the Effective Date and upon each renewal.</w:delText>
        </w:r>
      </w:del>
      <w:commentRangeEnd w:id="3563"/>
      <w:r w:rsidR="00076613">
        <w:rPr>
          <w:rStyle w:val="CommentReference"/>
          <w:sz w:val="24"/>
          <w:szCs w:val="24"/>
        </w:rPr>
        <w:commentReference w:id="3563"/>
      </w:r>
    </w:p>
    <w:p w14:paraId="06614E18" w14:textId="77777777" w:rsidR="008B3961" w:rsidRDefault="00D74028">
      <w:pPr>
        <w:pStyle w:val="ListParagraph"/>
        <w:numPr>
          <w:ilvl w:val="1"/>
          <w:numId w:val="67"/>
        </w:numPr>
        <w:spacing w:after="200" w:line="276" w:lineRule="auto"/>
        <w:ind w:left="1134" w:hanging="425"/>
        <w:jc w:val="both"/>
        <w:pPrChange w:id="3565" w:author="GELIAS" w:date="2026-04-11T17:59:00Z">
          <w:pPr>
            <w:spacing w:after="200" w:line="276" w:lineRule="auto"/>
            <w:ind w:left="720"/>
            <w:jc w:val="both"/>
          </w:pPr>
        </w:pPrChange>
      </w:pPr>
      <w:del w:id="3566" w:author="GELIAS" w:date="2026-04-11T17:59:00Z">
        <w:r w:rsidDel="002E2D08">
          <w:delText xml:space="preserve">(c) </w:delText>
        </w:r>
      </w:del>
      <w:r>
        <w:t>The Contractor shall not cancel, materially alter, or allow to lapse any required insurance without giving the Owner at least [thirty (30)] Days’ prior written notice.</w:t>
      </w:r>
    </w:p>
    <w:p w14:paraId="5DFD92C2" w14:textId="706A232B" w:rsidR="008B3961" w:rsidDel="00F5368C" w:rsidRDefault="00D74028">
      <w:pPr>
        <w:spacing w:after="200" w:line="276" w:lineRule="auto"/>
        <w:ind w:left="720"/>
        <w:jc w:val="both"/>
        <w:rPr>
          <w:del w:id="3567" w:author="PCC" w:date="2026-03-28T08:15:00Z"/>
        </w:rPr>
      </w:pPr>
      <w:commentRangeStart w:id="3568"/>
      <w:del w:id="3569" w:author="PCC" w:date="2026-03-28T08:15:00Z">
        <w:r w:rsidDel="00F5368C">
          <w:lastRenderedPageBreak/>
          <w:delText>(d) The Contractor’s Professional Indemnity Insurance shall include a run-off period of not less than twelve (12) months following Final Completion, at no additional cost to the Owner.</w:delText>
        </w:r>
      </w:del>
      <w:commentRangeEnd w:id="3568"/>
      <w:r w:rsidR="00076613">
        <w:rPr>
          <w:rStyle w:val="CommentReference"/>
          <w:sz w:val="24"/>
          <w:szCs w:val="24"/>
        </w:rPr>
        <w:commentReference w:id="3568"/>
      </w:r>
    </w:p>
    <w:p w14:paraId="63F4047A" w14:textId="77777777" w:rsidR="008B3961" w:rsidRDefault="00D74028">
      <w:pPr>
        <w:pStyle w:val="Heading2"/>
        <w:numPr>
          <w:ilvl w:val="0"/>
          <w:numId w:val="65"/>
        </w:numPr>
        <w:ind w:left="567" w:hanging="567"/>
        <w:pPrChange w:id="3570" w:author="GELIAS" w:date="2026-04-12T23:55:00Z">
          <w:pPr>
            <w:pStyle w:val="Heading2"/>
          </w:pPr>
        </w:pPrChange>
      </w:pPr>
      <w:bookmarkStart w:id="3571" w:name="_Toc224520807"/>
      <w:del w:id="3572" w:author="GELIAS" w:date="2026-04-11T17:59:00Z">
        <w:r w:rsidDel="002E2D08">
          <w:delText xml:space="preserve">9.2  </w:delText>
        </w:r>
      </w:del>
      <w:r>
        <w:t>Performance Security — General</w:t>
      </w:r>
      <w:bookmarkEnd w:id="3571"/>
    </w:p>
    <w:p w14:paraId="235C9AA8" w14:textId="07D2E28D" w:rsidR="008B3961" w:rsidRDefault="00D74028">
      <w:pPr>
        <w:spacing w:after="200" w:line="276" w:lineRule="auto"/>
        <w:ind w:left="567"/>
        <w:jc w:val="both"/>
        <w:pPrChange w:id="3573" w:author="GELIAS" w:date="2026-04-12T23:55:00Z">
          <w:pPr>
            <w:spacing w:after="200" w:line="276" w:lineRule="auto"/>
            <w:ind w:left="720"/>
            <w:jc w:val="both"/>
          </w:pPr>
        </w:pPrChange>
      </w:pPr>
      <w:r>
        <w:t xml:space="preserve">The Contractor shall provide to the Owner the following performance security instruments (collectively, the “Performance Security”), each in the form of an irrevocable, unconditional, on-demand bank guarantee issued by </w:t>
      </w:r>
      <w:del w:id="3574" w:author="GELIAS" w:date="2026-04-12T23:51:00Z">
        <w:r w:rsidDel="00CF5517">
          <w:delText>a reputable international or Nigerian bank acceptable to</w:delText>
        </w:r>
      </w:del>
      <w:del w:id="3575" w:author="GELIAS" w:date="2026-04-12T23:52:00Z">
        <w:r w:rsidDel="00CF5517">
          <w:delText xml:space="preserve"> the Owner (</w:delText>
        </w:r>
      </w:del>
      <w:r>
        <w:t xml:space="preserve">the </w:t>
      </w:r>
      <w:del w:id="3576" w:author="GELIAS" w:date="2026-04-12T23:52:00Z">
        <w:r w:rsidDel="00CF5517">
          <w:delText>“</w:delText>
        </w:r>
      </w:del>
      <w:r>
        <w:t>Issuing Bank</w:t>
      </w:r>
      <w:del w:id="3577" w:author="GELIAS" w:date="2026-04-12T23:52:00Z">
        <w:r w:rsidDel="00CF5517">
          <w:delText>”)</w:delText>
        </w:r>
      </w:del>
      <w:ins w:id="3578" w:author="PCC" w:date="2026-03-27T21:02:00Z">
        <w:del w:id="3579" w:author="GELIAS" w:date="2026-04-12T23:52:00Z">
          <w:r w:rsidR="00236D0F" w:rsidDel="00CF5517">
            <w:delText>Alternatively, the performance security instrume</w:delText>
          </w:r>
        </w:del>
      </w:ins>
      <w:ins w:id="3580" w:author="PCC" w:date="2026-03-27T21:03:00Z">
        <w:del w:id="3581" w:author="GELIAS" w:date="2026-04-12T23:52:00Z">
          <w:r w:rsidR="00236D0F" w:rsidDel="00CF5517">
            <w:delText xml:space="preserve">nts </w:delText>
          </w:r>
        </w:del>
      </w:ins>
      <w:ins w:id="3582" w:author="PCC" w:date="2026-03-27T21:04:00Z">
        <w:del w:id="3583" w:author="GELIAS" w:date="2026-04-12T23:52:00Z">
          <w:r w:rsidR="00236D0F" w:rsidDel="00CF5517">
            <w:delText>may</w:delText>
          </w:r>
        </w:del>
      </w:ins>
      <w:ins w:id="3584" w:author="PCC" w:date="2026-03-27T21:03:00Z">
        <w:del w:id="3585" w:author="GELIAS" w:date="2026-04-12T23:52:00Z">
          <w:r w:rsidR="00236D0F" w:rsidDel="00CF5517">
            <w:delText xml:space="preserve"> be provided by a reputable insurance company</w:delText>
          </w:r>
        </w:del>
      </w:ins>
      <w:ins w:id="3586" w:author="PCC" w:date="2026-03-27T21:06:00Z">
        <w:del w:id="3587" w:author="GELIAS" w:date="2026-04-12T23:52:00Z">
          <w:r w:rsidR="00B900EC" w:rsidDel="00CF5517">
            <w:delText xml:space="preserve"> at the discretion of the contractor</w:delText>
          </w:r>
        </w:del>
      </w:ins>
      <w:r>
        <w:t>:</w:t>
      </w:r>
    </w:p>
    <w:p w14:paraId="32A5ECCF" w14:textId="11EB246D" w:rsidR="008B3961" w:rsidRDefault="00D74028">
      <w:pPr>
        <w:pStyle w:val="ListParagraph"/>
        <w:numPr>
          <w:ilvl w:val="0"/>
          <w:numId w:val="69"/>
        </w:numPr>
        <w:spacing w:after="200" w:line="276" w:lineRule="auto"/>
        <w:ind w:left="1134" w:hanging="567"/>
        <w:jc w:val="both"/>
        <w:pPrChange w:id="3588" w:author="GELIAS" w:date="2026-04-12T23:56:00Z">
          <w:pPr>
            <w:spacing w:after="200" w:line="276" w:lineRule="auto"/>
            <w:ind w:left="720"/>
            <w:jc w:val="both"/>
          </w:pPr>
        </w:pPrChange>
      </w:pPr>
      <w:del w:id="3589" w:author="GELIAS" w:date="2026-04-11T17:59:00Z">
        <w:r w:rsidDel="002E2D08">
          <w:delText xml:space="preserve">    </w:delText>
        </w:r>
        <w:commentRangeStart w:id="3590"/>
        <w:r w:rsidDel="002E2D08">
          <w:delText xml:space="preserve">(i) </w:delText>
        </w:r>
      </w:del>
      <w:r>
        <w:t>Advance Payment Guarantee(s) (“</w:t>
      </w:r>
      <w:r w:rsidRPr="00CF5517">
        <w:rPr>
          <w:b/>
          <w:bCs/>
          <w:rPrChange w:id="3591" w:author="GELIAS" w:date="2026-04-12T23:53:00Z">
            <w:rPr/>
          </w:rPrChange>
        </w:rPr>
        <w:t>APG</w:t>
      </w:r>
      <w:r>
        <w:t>”) in accordance with Section 9.3;</w:t>
      </w:r>
    </w:p>
    <w:p w14:paraId="227A8982" w14:textId="788BDEB8" w:rsidR="008B3961" w:rsidRDefault="00D74028">
      <w:pPr>
        <w:pStyle w:val="ListParagraph"/>
        <w:numPr>
          <w:ilvl w:val="0"/>
          <w:numId w:val="69"/>
        </w:numPr>
        <w:spacing w:after="200" w:line="276" w:lineRule="auto"/>
        <w:ind w:left="1134" w:hanging="567"/>
        <w:jc w:val="both"/>
        <w:pPrChange w:id="3592" w:author="GELIAS" w:date="2026-04-12T23:56:00Z">
          <w:pPr>
            <w:spacing w:after="200" w:line="276" w:lineRule="auto"/>
            <w:ind w:left="720"/>
            <w:jc w:val="both"/>
          </w:pPr>
        </w:pPrChange>
      </w:pPr>
      <w:del w:id="3593" w:author="GELIAS" w:date="2026-04-11T17:59:00Z">
        <w:r w:rsidDel="002E2D08">
          <w:delText xml:space="preserve">    (ii) </w:delText>
        </w:r>
      </w:del>
      <w:r>
        <w:t>Performance Bond in accordance with Section 9.4</w:t>
      </w:r>
      <w:ins w:id="3594" w:author="GELIAS" w:date="2026-04-12T23:56:00Z">
        <w:r w:rsidR="00CF5517">
          <w:t>.</w:t>
        </w:r>
      </w:ins>
      <w:del w:id="3595" w:author="GELIAS" w:date="2026-04-12T23:56:00Z">
        <w:r w:rsidDel="00CF5517">
          <w:delText>; and</w:delText>
        </w:r>
      </w:del>
    </w:p>
    <w:p w14:paraId="51F9FE91" w14:textId="0DE8019A" w:rsidR="008B3961" w:rsidRDefault="00D74028">
      <w:pPr>
        <w:spacing w:after="200" w:line="276" w:lineRule="auto"/>
        <w:ind w:left="1134"/>
        <w:jc w:val="both"/>
        <w:pPrChange w:id="3596" w:author="GELIAS" w:date="2026-04-12T23:57:00Z">
          <w:pPr>
            <w:spacing w:after="200" w:line="276" w:lineRule="auto"/>
            <w:ind w:left="720"/>
            <w:jc w:val="both"/>
          </w:pPr>
        </w:pPrChange>
      </w:pPr>
      <w:del w:id="3597" w:author="GELIAS" w:date="2026-04-11T17:59:00Z">
        <w:r w:rsidDel="002E2D08">
          <w:delText xml:space="preserve">    (</w:delText>
        </w:r>
        <w:commentRangeStart w:id="3598"/>
        <w:r w:rsidDel="002E2D08">
          <w:delText xml:space="preserve">iii) </w:delText>
        </w:r>
      </w:del>
      <w:del w:id="3599" w:author="GELIAS" w:date="2026-04-12T23:56:00Z">
        <w:r w:rsidDel="00CF5517">
          <w:delText>Retention Bond in accordance with Section 9.5.</w:delText>
        </w:r>
        <w:commentRangeEnd w:id="3590"/>
        <w:r w:rsidR="00CF5517" w:rsidDel="00CF5517">
          <w:rPr>
            <w:rStyle w:val="CommentReference"/>
            <w:sz w:val="24"/>
            <w:szCs w:val="24"/>
          </w:rPr>
          <w:commentReference w:id="3590"/>
        </w:r>
        <w:commentRangeEnd w:id="3598"/>
        <w:r w:rsidR="00CF5517" w:rsidDel="00CF5517">
          <w:rPr>
            <w:rStyle w:val="CommentReference"/>
            <w:sz w:val="24"/>
            <w:szCs w:val="24"/>
          </w:rPr>
          <w:commentReference w:id="3598"/>
        </w:r>
      </w:del>
    </w:p>
    <w:p w14:paraId="7EA7DF4F" w14:textId="77777777" w:rsidR="008B3961" w:rsidRDefault="00D74028">
      <w:pPr>
        <w:spacing w:after="200" w:line="276" w:lineRule="auto"/>
        <w:ind w:left="720"/>
        <w:jc w:val="both"/>
      </w:pPr>
      <w:r>
        <w:t xml:space="preserve">Each guarantee shall be in the form set forth in Schedule I and shall be governed by the Uniform Rules for Demand Guarantees (URDG 758) published by the International Chamber of Commerce, or such other rules as the Parties may agree. </w:t>
      </w:r>
      <w:commentRangeStart w:id="3600"/>
      <w:r>
        <w:t>The Contractor shall bear all costs, fees and charges associated with the issuance, maintenance, extension and amendment of all Performance Security instruments.</w:t>
      </w:r>
      <w:commentRangeEnd w:id="3600"/>
      <w:r w:rsidR="00076613">
        <w:rPr>
          <w:rStyle w:val="CommentReference"/>
          <w:sz w:val="24"/>
          <w:szCs w:val="24"/>
        </w:rPr>
        <w:commentReference w:id="3600"/>
      </w:r>
    </w:p>
    <w:p w14:paraId="092EC35A" w14:textId="7B3E567A" w:rsidR="008B3961" w:rsidRDefault="00D74028">
      <w:pPr>
        <w:pStyle w:val="Heading2"/>
        <w:numPr>
          <w:ilvl w:val="0"/>
          <w:numId w:val="65"/>
        </w:numPr>
        <w:ind w:hanging="578"/>
        <w:pPrChange w:id="3601" w:author="GELIAS" w:date="2026-04-11T18:01:00Z">
          <w:pPr>
            <w:pStyle w:val="Heading2"/>
          </w:pPr>
        </w:pPrChange>
      </w:pPr>
      <w:bookmarkStart w:id="3602" w:name="_Toc224520808"/>
      <w:del w:id="3603" w:author="GELIAS" w:date="2026-04-11T18:01:00Z">
        <w:r w:rsidDel="002E2D08">
          <w:delText xml:space="preserve">9.3 </w:delText>
        </w:r>
        <w:commentRangeStart w:id="3604"/>
        <w:r w:rsidDel="002E2D08">
          <w:delText xml:space="preserve"> </w:delText>
        </w:r>
      </w:del>
      <w:r>
        <w:t>Advance Payment Guarantee</w:t>
      </w:r>
      <w:bookmarkEnd w:id="3602"/>
    </w:p>
    <w:p w14:paraId="62090B84" w14:textId="77777777" w:rsidR="008B3961" w:rsidRDefault="00D74028">
      <w:pPr>
        <w:pStyle w:val="Heading3"/>
        <w:numPr>
          <w:ilvl w:val="2"/>
          <w:numId w:val="70"/>
        </w:numPr>
        <w:ind w:left="1560" w:hanging="851"/>
        <w:pPrChange w:id="3605" w:author="GELIAS" w:date="2026-04-11T18:02:00Z">
          <w:pPr>
            <w:pStyle w:val="Heading3"/>
            <w:ind w:left="720"/>
          </w:pPr>
        </w:pPrChange>
      </w:pPr>
      <w:bookmarkStart w:id="3606" w:name="_Toc224520809"/>
      <w:del w:id="3607" w:author="GELIAS" w:date="2026-04-11T18:01:00Z">
        <w:r w:rsidDel="002E2D08">
          <w:delText xml:space="preserve">9.3.1  </w:delText>
        </w:r>
      </w:del>
      <w:r>
        <w:t>Issuance and Amount</w:t>
      </w:r>
      <w:bookmarkEnd w:id="3606"/>
    </w:p>
    <w:p w14:paraId="100BAD29" w14:textId="4CE25DAE" w:rsidR="008B3961" w:rsidRDefault="00D74028">
      <w:pPr>
        <w:pStyle w:val="ListParagraph"/>
        <w:numPr>
          <w:ilvl w:val="1"/>
          <w:numId w:val="71"/>
        </w:numPr>
        <w:spacing w:after="200" w:line="276" w:lineRule="auto"/>
        <w:ind w:left="1985" w:hanging="425"/>
        <w:jc w:val="both"/>
        <w:pPrChange w:id="3608" w:author="GELIAS" w:date="2026-04-11T18:03:00Z">
          <w:pPr>
            <w:spacing w:after="200" w:line="276" w:lineRule="auto"/>
            <w:ind w:left="720"/>
            <w:jc w:val="both"/>
          </w:pPr>
        </w:pPrChange>
      </w:pPr>
      <w:del w:id="3609" w:author="GELIAS" w:date="2026-04-11T18:03:00Z">
        <w:r w:rsidDel="002E2D08">
          <w:delText xml:space="preserve">(a) </w:delText>
        </w:r>
      </w:del>
      <w:r>
        <w:t xml:space="preserve">Prior to any advance or milestone payment by the Owner under </w:t>
      </w:r>
      <w:del w:id="3610" w:author="GELIAS" w:date="2026-04-13T17:33:00Z">
        <w:r w:rsidDel="00407C7D">
          <w:delText>Article</w:delText>
        </w:r>
      </w:del>
      <w:ins w:id="3611" w:author="GELIAS" w:date="2026-04-13T17:33:00Z">
        <w:r w:rsidR="00407C7D">
          <w:t>Section</w:t>
        </w:r>
      </w:ins>
      <w:r>
        <w:t xml:space="preserve"> 7, the Contractor shall deliver to the Owner an Advance Payment Guarantee in an amount</w:t>
      </w:r>
      <w:ins w:id="3612" w:author="PCC" w:date="2026-03-29T20:29:00Z">
        <w:r w:rsidR="00C03C68">
          <w:t xml:space="preserve"> as specified in the </w:t>
        </w:r>
      </w:ins>
      <w:ins w:id="3613" w:author="PCC" w:date="2026-03-29T20:33:00Z">
        <w:r w:rsidR="00BA1FA5">
          <w:t>schedule</w:t>
        </w:r>
      </w:ins>
      <w:ins w:id="3614" w:author="PCC" w:date="2026-03-29T20:29:00Z">
        <w:r w:rsidR="00C03C68">
          <w:t xml:space="preserve"> of this agreement</w:t>
        </w:r>
      </w:ins>
      <w:del w:id="3615" w:author="PCC" w:date="2026-03-29T20:30:00Z">
        <w:r w:rsidDel="00C03C68">
          <w:delText xml:space="preserve"> equal to the advance or milestone payment to be received.</w:delText>
        </w:r>
      </w:del>
      <w:r>
        <w:t xml:space="preserve"> No payment shall be due from the Owner until the corresponding APG has been received.</w:t>
      </w:r>
    </w:p>
    <w:p w14:paraId="2AFEA815" w14:textId="0FF02173" w:rsidR="008B3961" w:rsidRDefault="00D74028">
      <w:pPr>
        <w:spacing w:after="200" w:line="276" w:lineRule="auto"/>
        <w:ind w:left="720"/>
        <w:jc w:val="both"/>
      </w:pPr>
      <w:r>
        <w:t>(b) Where multiple milestone payments are anticipated, the Contractor may issue a single APG covering the aggregate amount of all anticipated advance and milestone payments, or may issue separate APGs for each milestone payment, as agreed between the Parties.</w:t>
      </w:r>
    </w:p>
    <w:p w14:paraId="0682EB39" w14:textId="4E01097C" w:rsidR="008B3961" w:rsidRDefault="00D74028">
      <w:pPr>
        <w:pStyle w:val="Heading3"/>
        <w:ind w:left="720"/>
      </w:pPr>
      <w:bookmarkStart w:id="3616" w:name="_Toc224520810"/>
      <w:proofErr w:type="gramStart"/>
      <w:r>
        <w:t>9.3.2  Progressive</w:t>
      </w:r>
      <w:proofErr w:type="gramEnd"/>
      <w:r>
        <w:t xml:space="preserve"> Reduction</w:t>
      </w:r>
      <w:bookmarkEnd w:id="3616"/>
    </w:p>
    <w:p w14:paraId="6786A905" w14:textId="79691A91" w:rsidR="008B3961" w:rsidRDefault="00D74028">
      <w:pPr>
        <w:spacing w:after="200" w:line="276" w:lineRule="auto"/>
        <w:ind w:left="720"/>
        <w:jc w:val="both"/>
      </w:pPr>
      <w:r>
        <w:t>(a) The APG shall be progressively reduced (“</w:t>
      </w:r>
      <w:proofErr w:type="spellStart"/>
      <w:r>
        <w:t>amortised</w:t>
      </w:r>
      <w:proofErr w:type="spellEnd"/>
      <w:r>
        <w:t>”) as</w:t>
      </w:r>
      <w:commentRangeStart w:id="3617"/>
      <w:commentRangeStart w:id="3618"/>
      <w:commentRangeStart w:id="3619"/>
      <w:r>
        <w:t xml:space="preserve"> the Contractor delivers Equipment to the Site, incorporates materials into the Work, and achieves verified progress milestones. </w:t>
      </w:r>
      <w:commentRangeEnd w:id="3617"/>
      <w:r w:rsidR="00076613" w:rsidDel="00746EB6">
        <w:rPr>
          <w:rStyle w:val="CommentReference"/>
          <w:sz w:val="24"/>
          <w:szCs w:val="24"/>
        </w:rPr>
        <w:commentReference w:id="3617"/>
      </w:r>
      <w:commentRangeEnd w:id="3618"/>
      <w:r w:rsidR="00553063">
        <w:rPr>
          <w:rStyle w:val="CommentReference"/>
          <w:sz w:val="24"/>
          <w:szCs w:val="24"/>
        </w:rPr>
        <w:commentReference w:id="3618"/>
      </w:r>
      <w:commentRangeEnd w:id="3619"/>
      <w:r w:rsidR="005E468F">
        <w:rPr>
          <w:rStyle w:val="CommentReference"/>
        </w:rPr>
        <w:commentReference w:id="3619"/>
      </w:r>
      <w:r>
        <w:t xml:space="preserve">The amount of each reduction shall correspond to the value of Work </w:t>
      </w:r>
      <w:r>
        <w:lastRenderedPageBreak/>
        <w:t>demonstrably performed or Equipment delivered against the relevant milestone payment, as certified by the Owner’s Representative.</w:t>
      </w:r>
    </w:p>
    <w:p w14:paraId="340F1150" w14:textId="1F79F377" w:rsidR="008B3961" w:rsidRDefault="00D74028">
      <w:pPr>
        <w:spacing w:after="200" w:line="276" w:lineRule="auto"/>
        <w:ind w:left="720"/>
        <w:jc w:val="both"/>
      </w:pPr>
      <w:r>
        <w:t xml:space="preserve">(b) The Contractor shall submit a written request for reduction of the APG, accompanied by supporting documentation (including delivery receipts, installation certificates or progress verification reports). The Owner shall, within [ten (10)] Business Days of receipt of a valid request, provide the Contractor with a written consent letter to the Issuing Bank </w:t>
      </w:r>
      <w:proofErr w:type="spellStart"/>
      <w:r>
        <w:t>authorising</w:t>
      </w:r>
      <w:proofErr w:type="spellEnd"/>
      <w:r>
        <w:t xml:space="preserve"> the </w:t>
      </w:r>
      <w:bookmarkStart w:id="3620" w:name="_GoBack"/>
      <w:r>
        <w:t>reduction</w:t>
      </w:r>
      <w:bookmarkEnd w:id="3620"/>
      <w:r>
        <w:t>.</w:t>
      </w:r>
    </w:p>
    <w:p w14:paraId="41180480" w14:textId="0B3131F0" w:rsidR="008B3961" w:rsidRDefault="00D74028">
      <w:pPr>
        <w:spacing w:after="200" w:line="276" w:lineRule="auto"/>
        <w:ind w:left="720"/>
        <w:jc w:val="both"/>
      </w:pPr>
      <w:r>
        <w:t>(c) In no event shall the outstanding APG amount be reduced below the value of advance or milestone payments received by the Contractor less the verified value of Work performed and Equipment delivered to the Site.</w:t>
      </w:r>
    </w:p>
    <w:p w14:paraId="5171858E" w14:textId="0494B306" w:rsidR="008B3961" w:rsidRDefault="00D74028">
      <w:pPr>
        <w:pStyle w:val="Heading3"/>
        <w:ind w:left="720"/>
      </w:pPr>
      <w:bookmarkStart w:id="3621" w:name="_Toc224520811"/>
      <w:proofErr w:type="gramStart"/>
      <w:r>
        <w:t>9.3.3  Expiry</w:t>
      </w:r>
      <w:bookmarkEnd w:id="3621"/>
      <w:proofErr w:type="gramEnd"/>
    </w:p>
    <w:p w14:paraId="0B1D7760" w14:textId="2513535B" w:rsidR="008B3961" w:rsidRDefault="00D74028">
      <w:pPr>
        <w:spacing w:after="200" w:line="276" w:lineRule="auto"/>
        <w:ind w:left="720"/>
        <w:jc w:val="both"/>
      </w:pPr>
      <w:r>
        <w:t xml:space="preserve">Each APG shall remain in effect until the earlier of: (a) full </w:t>
      </w:r>
      <w:proofErr w:type="spellStart"/>
      <w:r>
        <w:t>amortisation</w:t>
      </w:r>
      <w:proofErr w:type="spellEnd"/>
      <w:r>
        <w:t xml:space="preserve"> to zero in accordance with Section 9.3.2; or (b) </w:t>
      </w:r>
      <w:commentRangeStart w:id="3622"/>
      <w:r>
        <w:t>Substantial Completion of the Facility</w:t>
      </w:r>
      <w:ins w:id="3623" w:author="GELIAS" w:date="2026-04-13T00:03:00Z">
        <w:r w:rsidR="00553063">
          <w:t xml:space="preserve"> where the Contr</w:t>
        </w:r>
      </w:ins>
      <w:ins w:id="3624" w:author="GELIAS" w:date="2026-04-13T00:04:00Z">
        <w:r w:rsidR="00553063">
          <w:t>actor has not provided a Performance Bond</w:t>
        </w:r>
      </w:ins>
      <w:r>
        <w:t xml:space="preserve">. </w:t>
      </w:r>
      <w:commentRangeEnd w:id="3622"/>
      <w:r w:rsidR="005E468F">
        <w:rPr>
          <w:rStyle w:val="CommentReference"/>
        </w:rPr>
        <w:commentReference w:id="3622"/>
      </w:r>
      <w:r>
        <w:t xml:space="preserve">Any APG that has not been fully </w:t>
      </w:r>
      <w:proofErr w:type="spellStart"/>
      <w:r>
        <w:t>amortised</w:t>
      </w:r>
      <w:proofErr w:type="spellEnd"/>
      <w:r>
        <w:t xml:space="preserve"> by Substantial Completion shall remain in effect until the outstanding amount has been reconciled and either (</w:t>
      </w:r>
      <w:proofErr w:type="spellStart"/>
      <w:r>
        <w:t>i</w:t>
      </w:r>
      <w:proofErr w:type="spellEnd"/>
      <w:r>
        <w:t>) the Contractor has delivered the corresponding Work, or (ii) the Owner has drawn on the APG for the undelivered balance.</w:t>
      </w:r>
    </w:p>
    <w:p w14:paraId="047948BD" w14:textId="5DBA4971" w:rsidR="008B3961" w:rsidRDefault="00D74028">
      <w:pPr>
        <w:pStyle w:val="Heading3"/>
        <w:ind w:left="720"/>
      </w:pPr>
      <w:bookmarkStart w:id="3625" w:name="_Toc224520812"/>
      <w:proofErr w:type="gramStart"/>
      <w:r>
        <w:t>9.3.4  Owner’s</w:t>
      </w:r>
      <w:proofErr w:type="gramEnd"/>
      <w:r>
        <w:t xml:space="preserve"> Right to Draw</w:t>
      </w:r>
      <w:bookmarkEnd w:id="3625"/>
    </w:p>
    <w:p w14:paraId="3BE82A3D" w14:textId="4CA2BDE0" w:rsidR="008B3961" w:rsidRDefault="00D74028">
      <w:pPr>
        <w:spacing w:after="200" w:line="276" w:lineRule="auto"/>
        <w:ind w:left="720"/>
        <w:jc w:val="both"/>
      </w:pPr>
      <w:r>
        <w:t>The Owner may draw upon the APG if: (a) the Contractor fails to deliver Equipment or perform Work corresponding to a milestone payment within the timeframes specified in the Project Schedule, and such failure is not cured within [thirty (30)] Days of written notice; (b) a Contractor Event of Default occurs; or (c) this Agreement is terminated (for any reason other than Owner default or termination for convenience by the Owner) and the Contractor has received payments in excess of the verified value of Work performed.</w:t>
      </w:r>
      <w:commentRangeEnd w:id="3604"/>
      <w:r w:rsidR="00076613" w:rsidDel="00746EB6">
        <w:rPr>
          <w:rStyle w:val="CommentReference"/>
          <w:sz w:val="24"/>
          <w:szCs w:val="24"/>
        </w:rPr>
        <w:commentReference w:id="3604"/>
      </w:r>
    </w:p>
    <w:p w14:paraId="54A94D1C" w14:textId="77777777" w:rsidR="008B3961" w:rsidRDefault="00D74028">
      <w:pPr>
        <w:pStyle w:val="Heading2"/>
        <w:numPr>
          <w:ilvl w:val="0"/>
          <w:numId w:val="65"/>
        </w:numPr>
        <w:ind w:left="567" w:hanging="567"/>
        <w:pPrChange w:id="3626" w:author="GELIAS" w:date="2026-04-13T00:09:00Z">
          <w:pPr>
            <w:pStyle w:val="Heading2"/>
          </w:pPr>
        </w:pPrChange>
      </w:pPr>
      <w:bookmarkStart w:id="3627" w:name="_Toc224520813"/>
      <w:del w:id="3628" w:author="GELIAS" w:date="2026-04-11T18:01:00Z">
        <w:r w:rsidDel="002E2D08">
          <w:delText xml:space="preserve">9.4  </w:delText>
        </w:r>
      </w:del>
      <w:r>
        <w:t>Performance Bond</w:t>
      </w:r>
      <w:bookmarkEnd w:id="3627"/>
    </w:p>
    <w:p w14:paraId="7E001B09" w14:textId="77777777" w:rsidR="008B3961" w:rsidRDefault="00D74028">
      <w:pPr>
        <w:pStyle w:val="Heading3"/>
        <w:numPr>
          <w:ilvl w:val="2"/>
          <w:numId w:val="72"/>
        </w:numPr>
        <w:ind w:left="1134" w:hanging="567"/>
        <w:pPrChange w:id="3629" w:author="GELIAS" w:date="2026-04-13T00:09:00Z">
          <w:pPr>
            <w:pStyle w:val="Heading3"/>
            <w:ind w:left="720"/>
          </w:pPr>
        </w:pPrChange>
      </w:pPr>
      <w:bookmarkStart w:id="3630" w:name="_Toc224520814"/>
      <w:del w:id="3631" w:author="GELIAS" w:date="2026-04-11T18:03:00Z">
        <w:r w:rsidDel="002E2D08">
          <w:delText xml:space="preserve">9.4.1 </w:delText>
        </w:r>
      </w:del>
      <w:r>
        <w:t xml:space="preserve"> Issuance and Amount</w:t>
      </w:r>
      <w:bookmarkEnd w:id="3630"/>
    </w:p>
    <w:p w14:paraId="651A2FBD" w14:textId="5761227B" w:rsidR="008B3961" w:rsidDel="002E2D08" w:rsidRDefault="00D74028">
      <w:pPr>
        <w:pStyle w:val="ListParagraph"/>
        <w:numPr>
          <w:ilvl w:val="1"/>
          <w:numId w:val="73"/>
        </w:numPr>
        <w:spacing w:after="200" w:line="276" w:lineRule="auto"/>
        <w:ind w:left="1701" w:hanging="567"/>
        <w:jc w:val="both"/>
        <w:rPr>
          <w:del w:id="3632" w:author="GELIAS" w:date="2026-04-11T18:05:00Z"/>
        </w:rPr>
        <w:pPrChange w:id="3633" w:author="GELIAS" w:date="2026-04-13T00:09:00Z">
          <w:pPr>
            <w:pStyle w:val="ListParagraph"/>
            <w:numPr>
              <w:ilvl w:val="1"/>
              <w:numId w:val="73"/>
            </w:numPr>
            <w:spacing w:after="200" w:line="276" w:lineRule="auto"/>
            <w:ind w:left="1985" w:hanging="360"/>
            <w:jc w:val="both"/>
          </w:pPr>
        </w:pPrChange>
      </w:pPr>
      <w:del w:id="3634" w:author="GELIAS" w:date="2026-04-11T18:04:00Z">
        <w:r w:rsidDel="002E2D08">
          <w:delText xml:space="preserve">(a) </w:delText>
        </w:r>
      </w:del>
      <w:r>
        <w:t xml:space="preserve">Within fifteen (15) Days of the Effective Date (and as a condition precedent to the issuance of NTP), the Contractor shall deliver to the Owner a Performance Bond in the amount of </w:t>
      </w:r>
      <w:commentRangeStart w:id="3635"/>
      <w:r w:rsidRPr="002E2D08">
        <w:rPr>
          <w:shd w:val="clear" w:color="auto" w:fill="FFFF00"/>
        </w:rPr>
        <w:t>ten percent (10%)</w:t>
      </w:r>
      <w:r>
        <w:t xml:space="preserve"> </w:t>
      </w:r>
      <w:commentRangeEnd w:id="3635"/>
      <w:r w:rsidR="00076613">
        <w:rPr>
          <w:rStyle w:val="CommentReference"/>
          <w:sz w:val="24"/>
          <w:szCs w:val="24"/>
        </w:rPr>
        <w:commentReference w:id="3635"/>
      </w:r>
      <w:r>
        <w:t>of the Contract Price.</w:t>
      </w:r>
    </w:p>
    <w:p w14:paraId="677BD534" w14:textId="77777777" w:rsidR="002E2D08" w:rsidRDefault="002E2D08">
      <w:pPr>
        <w:pStyle w:val="ListParagraph"/>
        <w:numPr>
          <w:ilvl w:val="1"/>
          <w:numId w:val="73"/>
        </w:numPr>
        <w:spacing w:after="200" w:line="276" w:lineRule="auto"/>
        <w:ind w:left="1701" w:hanging="567"/>
        <w:jc w:val="both"/>
        <w:rPr>
          <w:ins w:id="3636" w:author="GELIAS" w:date="2026-04-11T18:05:00Z"/>
        </w:rPr>
        <w:pPrChange w:id="3637" w:author="GELIAS" w:date="2026-04-13T00:09:00Z">
          <w:pPr>
            <w:spacing w:after="200" w:line="276" w:lineRule="auto"/>
            <w:ind w:left="720"/>
            <w:jc w:val="both"/>
          </w:pPr>
        </w:pPrChange>
      </w:pPr>
    </w:p>
    <w:p w14:paraId="38A64F16" w14:textId="2C17F7F1" w:rsidR="008B3961" w:rsidRDefault="00D74028">
      <w:pPr>
        <w:pStyle w:val="ListParagraph"/>
        <w:numPr>
          <w:ilvl w:val="1"/>
          <w:numId w:val="73"/>
        </w:numPr>
        <w:spacing w:after="200" w:line="276" w:lineRule="auto"/>
        <w:ind w:left="1701" w:hanging="567"/>
        <w:jc w:val="both"/>
        <w:pPrChange w:id="3638" w:author="GELIAS" w:date="2026-04-13T00:10:00Z">
          <w:pPr>
            <w:spacing w:after="200" w:line="276" w:lineRule="auto"/>
            <w:ind w:left="720"/>
            <w:jc w:val="both"/>
          </w:pPr>
        </w:pPrChange>
      </w:pPr>
      <w:del w:id="3639" w:author="GELIAS" w:date="2026-04-11T18:05:00Z">
        <w:r w:rsidDel="002E2D08">
          <w:delText xml:space="preserve">(b) </w:delText>
        </w:r>
      </w:del>
      <w:r>
        <w:t>The Performance Bond shall</w:t>
      </w:r>
      <w:del w:id="3640" w:author="GELIAS" w:date="2026-04-13T00:08:00Z">
        <w:r w:rsidDel="00553063">
          <w:delText xml:space="preserve"> </w:delText>
        </w:r>
      </w:del>
      <w:ins w:id="3641" w:author="GELIAS" w:date="2026-04-13T00:09:00Z">
        <w:r w:rsidR="00553063" w:rsidRPr="00553063">
          <w:t>– (</w:t>
        </w:r>
        <w:proofErr w:type="spellStart"/>
        <w:r w:rsidR="00553063" w:rsidRPr="00553063">
          <w:t>i</w:t>
        </w:r>
        <w:proofErr w:type="spellEnd"/>
        <w:r w:rsidR="00553063" w:rsidRPr="00553063">
          <w:t>) be enforceable in Nigeria; and (ii) constitute a revolving facility such that</w:t>
        </w:r>
      </w:ins>
      <w:ins w:id="3642" w:author="GELIAS" w:date="2026-04-13T00:10:00Z">
        <w:r w:rsidR="0041629B">
          <w:t xml:space="preserve"> and amount equal to 10% of the Contract Price</w:t>
        </w:r>
      </w:ins>
      <w:ins w:id="3643" w:author="GELIAS" w:date="2026-04-13T00:09:00Z">
        <w:r w:rsidR="00553063" w:rsidRPr="00553063">
          <w:t xml:space="preserve"> shall stand to the credit of the </w:t>
        </w:r>
      </w:ins>
      <w:ins w:id="3644" w:author="GELIAS" w:date="2026-04-13T00:10:00Z">
        <w:r w:rsidR="0041629B">
          <w:t>Owner until the Date of Co</w:t>
        </w:r>
      </w:ins>
      <w:ins w:id="3645" w:author="GELIAS" w:date="2026-04-13T00:11:00Z">
        <w:r w:rsidR="0041629B">
          <w:t xml:space="preserve">mpletion of the Works. </w:t>
        </w:r>
      </w:ins>
      <w:del w:id="3646" w:author="GELIAS" w:date="2026-04-13T00:08:00Z">
        <w:r w:rsidDel="00553063">
          <w:delText xml:space="preserve">guarantee the Contractor’s due and faithful performance of all of its </w:delText>
        </w:r>
        <w:r w:rsidDel="00553063">
          <w:lastRenderedPageBreak/>
          <w:delText xml:space="preserve">obligations under this Agreement during the construction phase, including but not limited to: achieving </w:delText>
        </w:r>
        <w:commentRangeStart w:id="3647"/>
        <w:r w:rsidDel="00553063">
          <w:delText xml:space="preserve">Mechanical Completion; </w:delText>
        </w:r>
        <w:commentRangeEnd w:id="3647"/>
        <w:r w:rsidR="00553063" w:rsidDel="00553063">
          <w:rPr>
            <w:rStyle w:val="CommentReference"/>
            <w:sz w:val="24"/>
            <w:szCs w:val="24"/>
          </w:rPr>
          <w:commentReference w:id="3647"/>
        </w:r>
        <w:r w:rsidDel="00553063">
          <w:delText>completing all commissioning activities; passing the Performance Test; and achieving Substantial Completion by the Guaranteed Substantial Completion Date</w:delText>
        </w:r>
      </w:del>
      <w:del w:id="3648" w:author="GELIAS" w:date="2026-04-13T00:10:00Z">
        <w:r w:rsidDel="0041629B">
          <w:delText>.</w:delText>
        </w:r>
      </w:del>
    </w:p>
    <w:p w14:paraId="5F34C845" w14:textId="77777777" w:rsidR="008B3961" w:rsidRDefault="00D74028">
      <w:pPr>
        <w:pStyle w:val="Heading3"/>
        <w:numPr>
          <w:ilvl w:val="2"/>
          <w:numId w:val="72"/>
        </w:numPr>
        <w:ind w:left="1134" w:hanging="567"/>
        <w:pPrChange w:id="3649" w:author="GELIAS" w:date="2026-04-13T00:14:00Z">
          <w:pPr>
            <w:pStyle w:val="Heading3"/>
            <w:ind w:left="720"/>
          </w:pPr>
        </w:pPrChange>
      </w:pPr>
      <w:bookmarkStart w:id="3650" w:name="_Toc224520815"/>
      <w:del w:id="3651" w:author="GELIAS" w:date="2026-04-11T18:05:00Z">
        <w:r w:rsidDel="002E2D08">
          <w:delText xml:space="preserve">9.4.2  </w:delText>
        </w:r>
      </w:del>
      <w:r>
        <w:t>Validity Period</w:t>
      </w:r>
      <w:bookmarkEnd w:id="3650"/>
    </w:p>
    <w:p w14:paraId="06F3F1A3" w14:textId="4934309A" w:rsidR="008B3961" w:rsidRDefault="00D74028">
      <w:pPr>
        <w:spacing w:after="200" w:line="276" w:lineRule="auto"/>
        <w:ind w:left="1134"/>
        <w:jc w:val="both"/>
        <w:rPr>
          <w:ins w:id="3652" w:author="PCC" w:date="2026-03-29T20:36:00Z"/>
        </w:rPr>
        <w:pPrChange w:id="3653" w:author="GELIAS" w:date="2026-04-13T00:15:00Z">
          <w:pPr>
            <w:spacing w:after="200" w:line="276" w:lineRule="auto"/>
            <w:ind w:left="720"/>
            <w:jc w:val="both"/>
          </w:pPr>
        </w:pPrChange>
      </w:pPr>
      <w:r>
        <w:t>The Performance Bond shall remain in full force and effect from the date of issuance until [twenty-eight (28)] Days after the</w:t>
      </w:r>
      <w:del w:id="3654" w:author="GELIAS" w:date="2026-04-13T00:14:00Z">
        <w:r w:rsidDel="00E66807">
          <w:delText xml:space="preserve"> d</w:delText>
        </w:r>
      </w:del>
      <w:ins w:id="3655" w:author="GELIAS" w:date="2026-04-13T00:14:00Z">
        <w:r w:rsidR="00E66807">
          <w:t xml:space="preserve"> D</w:t>
        </w:r>
      </w:ins>
      <w:r>
        <w:t xml:space="preserve">ate of </w:t>
      </w:r>
      <w:del w:id="3656" w:author="GELIAS" w:date="2026-04-13T00:14:00Z">
        <w:r w:rsidDel="00E66807">
          <w:delText xml:space="preserve">Substantial </w:delText>
        </w:r>
      </w:del>
      <w:r>
        <w:t>Completion (the “</w:t>
      </w:r>
      <w:r w:rsidRPr="00E66807">
        <w:rPr>
          <w:b/>
          <w:bCs/>
          <w:rPrChange w:id="3657" w:author="GELIAS" w:date="2026-04-13T00:15:00Z">
            <w:rPr/>
          </w:rPrChange>
        </w:rPr>
        <w:t>Performance Bond Expiry Date</w:t>
      </w:r>
      <w:r>
        <w:t>”). If Substantial Completion is delayed beyond the Guaranteed Substantial Completion Date</w:t>
      </w:r>
      <w:ins w:id="3658" w:author="PCC" w:date="2026-03-29T20:35:00Z">
        <w:r w:rsidR="006B730D">
          <w:t xml:space="preserve"> due to the fault of the </w:t>
        </w:r>
      </w:ins>
      <w:ins w:id="3659" w:author="GELIAS" w:date="2026-04-13T00:15:00Z">
        <w:r w:rsidR="00E66807">
          <w:t>C</w:t>
        </w:r>
      </w:ins>
      <w:ins w:id="3660" w:author="PCC" w:date="2026-03-29T20:35:00Z">
        <w:del w:id="3661" w:author="GELIAS" w:date="2026-04-13T00:15:00Z">
          <w:r w:rsidR="006B730D" w:rsidDel="00E66807">
            <w:delText>c</w:delText>
          </w:r>
        </w:del>
        <w:r w:rsidR="006B730D">
          <w:t>ontractor</w:t>
        </w:r>
      </w:ins>
      <w:r>
        <w:t>, the Contractor shall, at its own cost, procure an extension of the Performance Bond to cover the period of delay</w:t>
      </w:r>
      <w:ins w:id="3662" w:author="PCC" w:date="2026-03-29T20:35:00Z">
        <w:r w:rsidR="006B730D">
          <w:t>; However, If Substantial Completion is delayed beyond the Guaranteed Substantial Completion Date due to the fault of the owner, the owner shall bear t</w:t>
        </w:r>
      </w:ins>
      <w:ins w:id="3663" w:author="PCC" w:date="2026-03-29T20:36:00Z">
        <w:r w:rsidR="006B730D">
          <w:t xml:space="preserve">he </w:t>
        </w:r>
      </w:ins>
      <w:ins w:id="3664" w:author="PCC" w:date="2026-03-29T20:35:00Z">
        <w:r w:rsidR="006B730D">
          <w:t>cost</w:t>
        </w:r>
      </w:ins>
      <w:ins w:id="3665" w:author="PCC" w:date="2026-03-29T20:36:00Z">
        <w:r w:rsidR="006B730D">
          <w:t xml:space="preserve"> of</w:t>
        </w:r>
      </w:ins>
      <w:ins w:id="3666" w:author="PCC" w:date="2026-03-29T20:35:00Z">
        <w:r w:rsidR="006B730D">
          <w:t xml:space="preserve"> procur</w:t>
        </w:r>
      </w:ins>
      <w:ins w:id="3667" w:author="PCC" w:date="2026-03-29T20:36:00Z">
        <w:r w:rsidR="006B730D">
          <w:t>ing</w:t>
        </w:r>
      </w:ins>
      <w:ins w:id="3668" w:author="PCC" w:date="2026-03-29T20:35:00Z">
        <w:r w:rsidR="006B730D">
          <w:t xml:space="preserve"> an extension of the Performance Bond to cover the period of delay</w:t>
        </w:r>
      </w:ins>
      <w:r>
        <w:t>. The Contractor shall deliver evidence of such extension to the Owner not later than [thirty (30)] Days before the scheduled expiry of the Performance Bond.</w:t>
      </w:r>
    </w:p>
    <w:p w14:paraId="53F2F4FE" w14:textId="1DF55500" w:rsidR="006B730D" w:rsidDel="002E2D08" w:rsidRDefault="006B730D">
      <w:pPr>
        <w:spacing w:after="200" w:line="276" w:lineRule="auto"/>
        <w:ind w:left="1134" w:hanging="567"/>
        <w:jc w:val="both"/>
        <w:rPr>
          <w:del w:id="3669" w:author="GELIAS" w:date="2026-04-11T18:05:00Z"/>
        </w:rPr>
        <w:pPrChange w:id="3670" w:author="GELIAS" w:date="2026-04-13T00:21:00Z">
          <w:pPr>
            <w:spacing w:after="200" w:line="276" w:lineRule="auto"/>
            <w:ind w:left="720"/>
            <w:jc w:val="both"/>
          </w:pPr>
        </w:pPrChange>
      </w:pPr>
    </w:p>
    <w:p w14:paraId="5789A346" w14:textId="36335F48" w:rsidR="008B3961" w:rsidDel="00287EBC" w:rsidRDefault="00D74028">
      <w:pPr>
        <w:pStyle w:val="Heading3"/>
        <w:numPr>
          <w:ilvl w:val="2"/>
          <w:numId w:val="72"/>
        </w:numPr>
        <w:ind w:left="1134" w:hanging="567"/>
        <w:rPr>
          <w:del w:id="3671" w:author="GELIAS" w:date="2026-04-13T00:21:00Z"/>
        </w:rPr>
        <w:pPrChange w:id="3672" w:author="GELIAS" w:date="2026-04-13T00:21:00Z">
          <w:pPr>
            <w:pStyle w:val="Heading3"/>
            <w:ind w:left="720"/>
          </w:pPr>
        </w:pPrChange>
      </w:pPr>
      <w:bookmarkStart w:id="3673" w:name="_Toc224520816"/>
      <w:del w:id="3674" w:author="GELIAS" w:date="2026-04-11T18:05:00Z">
        <w:r w:rsidDel="002E2D08">
          <w:delText xml:space="preserve">9.4.3 </w:delText>
        </w:r>
      </w:del>
      <w:del w:id="3675" w:author="GELIAS" w:date="2026-04-11T18:06:00Z">
        <w:r w:rsidDel="00181AD5">
          <w:delText xml:space="preserve"> </w:delText>
        </w:r>
      </w:del>
      <w:del w:id="3676" w:author="GELIAS" w:date="2026-04-13T00:19:00Z">
        <w:r w:rsidDel="00E66807">
          <w:delText>Transition to Retention Bond</w:delText>
        </w:r>
      </w:del>
      <w:bookmarkEnd w:id="3673"/>
    </w:p>
    <w:p w14:paraId="5649A2F3" w14:textId="50C47E32" w:rsidR="008B3961" w:rsidDel="00287EBC" w:rsidRDefault="00D74028">
      <w:pPr>
        <w:spacing w:after="200" w:line="276" w:lineRule="auto"/>
        <w:ind w:left="1134" w:hanging="567"/>
        <w:jc w:val="both"/>
        <w:rPr>
          <w:del w:id="3677" w:author="GELIAS" w:date="2026-04-13T00:21:00Z"/>
        </w:rPr>
        <w:pPrChange w:id="3678" w:author="GELIAS" w:date="2026-04-13T00:21:00Z">
          <w:pPr>
            <w:spacing w:after="200" w:line="276" w:lineRule="auto"/>
            <w:ind w:left="720"/>
            <w:jc w:val="both"/>
          </w:pPr>
        </w:pPrChange>
      </w:pPr>
      <w:del w:id="3679" w:author="GELIAS" w:date="2026-04-13T00:21:00Z">
        <w:r w:rsidDel="00287EBC">
          <w:delText>The Performance Bond shall not expire until the Owner has received the Retention Bond in accordance with Section 9.5. If the Contractor fails to deliver the Retention Bond by Substantial Completion, the Performance Bond shall be automatically extended (or the Contractor shall procure its extension) until the Retention Bond is received by the Owner.</w:delText>
        </w:r>
      </w:del>
    </w:p>
    <w:p w14:paraId="61FD1B0B" w14:textId="0600D76F" w:rsidR="008B3961" w:rsidRDefault="00D74028">
      <w:pPr>
        <w:pStyle w:val="Heading3"/>
        <w:numPr>
          <w:ilvl w:val="2"/>
          <w:numId w:val="72"/>
        </w:numPr>
        <w:ind w:left="1134" w:hanging="567"/>
        <w:pPrChange w:id="3680" w:author="GELIAS" w:date="2026-04-13T00:21:00Z">
          <w:pPr>
            <w:pStyle w:val="Heading3"/>
            <w:ind w:left="720"/>
          </w:pPr>
        </w:pPrChange>
      </w:pPr>
      <w:bookmarkStart w:id="3681" w:name="_Toc224520817"/>
      <w:del w:id="3682" w:author="GELIAS" w:date="2026-04-11T18:06:00Z">
        <w:r w:rsidDel="00181AD5">
          <w:delText xml:space="preserve">9.4.4  </w:delText>
        </w:r>
      </w:del>
      <w:r>
        <w:t>Owner’s Right to Draw</w:t>
      </w:r>
      <w:bookmarkEnd w:id="3681"/>
    </w:p>
    <w:p w14:paraId="46035BDF" w14:textId="77777777" w:rsidR="008B3961" w:rsidRDefault="00D74028" w:rsidP="00287EBC">
      <w:pPr>
        <w:spacing w:after="200" w:line="276" w:lineRule="auto"/>
        <w:ind w:left="1134"/>
        <w:jc w:val="both"/>
        <w:rPr>
          <w:ins w:id="3683" w:author="GELIAS" w:date="2026-04-13T00:22:00Z"/>
        </w:rPr>
      </w:pPr>
      <w:r>
        <w:t>The Owner may draw upon the Performance Bond if: (a) the Contractor fails to achieve Substantial Completion by the Guaranteed Substantial Completion Date and Delay Liquidated Damages are payable but unpaid; (b) a Contractor Event of Default occurs; (c) this Agreement is terminated for Contractor default; (d) the Contractor fails to perform Corrective Work required prior to Substantial Completion; or (e) any other amount becomes due from the Contractor to the Owner under this Agreement and remains unpaid after [fifteen (15)] Days’ written notice.</w:t>
      </w:r>
    </w:p>
    <w:p w14:paraId="73D6B386" w14:textId="77777777" w:rsidR="00287EBC" w:rsidRDefault="00287EBC">
      <w:pPr>
        <w:spacing w:after="200" w:line="276" w:lineRule="auto"/>
        <w:ind w:left="1134"/>
        <w:jc w:val="both"/>
        <w:pPrChange w:id="3684" w:author="GELIAS" w:date="2026-04-13T00:21:00Z">
          <w:pPr>
            <w:spacing w:after="200" w:line="276" w:lineRule="auto"/>
            <w:ind w:left="720"/>
            <w:jc w:val="both"/>
          </w:pPr>
        </w:pPrChange>
      </w:pPr>
    </w:p>
    <w:p w14:paraId="09E862EA" w14:textId="58DC4971" w:rsidR="008B3961" w:rsidRDefault="00D74028">
      <w:pPr>
        <w:pStyle w:val="Heading2"/>
        <w:numPr>
          <w:ilvl w:val="0"/>
          <w:numId w:val="65"/>
        </w:numPr>
        <w:ind w:left="567" w:hanging="567"/>
        <w:pPrChange w:id="3685" w:author="GELIAS" w:date="2026-04-13T11:37:00Z">
          <w:pPr>
            <w:pStyle w:val="Heading2"/>
          </w:pPr>
        </w:pPrChange>
      </w:pPr>
      <w:bookmarkStart w:id="3686" w:name="_Toc224520818"/>
      <w:del w:id="3687" w:author="GELIAS" w:date="2026-04-11T18:06:00Z">
        <w:r w:rsidDel="00181AD5">
          <w:delText xml:space="preserve">9.5  </w:delText>
        </w:r>
      </w:del>
      <w:r>
        <w:t>Retention</w:t>
      </w:r>
      <w:ins w:id="3688" w:author="GELIAS" w:date="2026-04-13T00:25:00Z">
        <w:r w:rsidR="00287EBC">
          <w:t xml:space="preserve"> Money</w:t>
        </w:r>
      </w:ins>
      <w:del w:id="3689" w:author="GELIAS" w:date="2026-04-13T00:25:00Z">
        <w:r w:rsidDel="00287EBC">
          <w:delText xml:space="preserve"> Bond</w:delText>
        </w:r>
      </w:del>
      <w:bookmarkEnd w:id="3686"/>
    </w:p>
    <w:p w14:paraId="332769E0" w14:textId="77777777" w:rsidR="008B3961" w:rsidRDefault="00D74028">
      <w:pPr>
        <w:pStyle w:val="Heading3"/>
        <w:numPr>
          <w:ilvl w:val="2"/>
          <w:numId w:val="74"/>
        </w:numPr>
        <w:ind w:left="1134" w:hanging="567"/>
        <w:pPrChange w:id="3690" w:author="GELIAS" w:date="2026-04-13T11:38:00Z">
          <w:pPr>
            <w:pStyle w:val="Heading3"/>
            <w:ind w:left="720"/>
          </w:pPr>
        </w:pPrChange>
      </w:pPr>
      <w:bookmarkStart w:id="3691" w:name="_Toc224520819"/>
      <w:commentRangeStart w:id="3692"/>
      <w:commentRangeStart w:id="3693"/>
      <w:del w:id="3694" w:author="GELIAS" w:date="2026-04-11T18:06:00Z">
        <w:r w:rsidDel="00181AD5">
          <w:delText xml:space="preserve">9.5.1  </w:delText>
        </w:r>
      </w:del>
      <w:r>
        <w:t>Issuance and Amount</w:t>
      </w:r>
      <w:bookmarkEnd w:id="3691"/>
    </w:p>
    <w:p w14:paraId="15699ED5" w14:textId="533C70B7" w:rsidR="00287EBC" w:rsidRDefault="00287EBC">
      <w:pPr>
        <w:pStyle w:val="ListParagraph"/>
        <w:numPr>
          <w:ilvl w:val="0"/>
          <w:numId w:val="75"/>
        </w:numPr>
        <w:spacing w:after="200" w:line="276" w:lineRule="auto"/>
        <w:ind w:left="1701" w:hanging="567"/>
        <w:jc w:val="both"/>
        <w:rPr>
          <w:ins w:id="3695" w:author="GELIAS" w:date="2026-04-13T00:22:00Z"/>
        </w:rPr>
        <w:pPrChange w:id="3696" w:author="GELIAS" w:date="2026-04-13T11:38:00Z">
          <w:pPr>
            <w:pStyle w:val="ListParagraph"/>
            <w:numPr>
              <w:numId w:val="75"/>
            </w:numPr>
            <w:spacing w:after="200" w:line="276" w:lineRule="auto"/>
            <w:ind w:left="2127" w:hanging="426"/>
            <w:jc w:val="both"/>
          </w:pPr>
        </w:pPrChange>
      </w:pPr>
      <w:ins w:id="3697" w:author="GELIAS" w:date="2026-04-13T00:22:00Z">
        <w:r>
          <w:lastRenderedPageBreak/>
          <w:t>The Owner shall be entitled to deduct</w:t>
        </w:r>
      </w:ins>
      <w:ins w:id="3698" w:author="GELIAS" w:date="2026-04-13T00:23:00Z">
        <w:r>
          <w:t xml:space="preserve"> such sums </w:t>
        </w:r>
      </w:ins>
      <w:ins w:id="3699" w:author="GELIAS" w:date="2026-04-13T00:22:00Z">
        <w:r>
          <w:t xml:space="preserve">for retention, calculated by applying </w:t>
        </w:r>
      </w:ins>
      <w:ins w:id="3700" w:author="GELIAS" w:date="2026-04-13T00:24:00Z">
        <w:r>
          <w:t xml:space="preserve">a 5% </w:t>
        </w:r>
      </w:ins>
      <w:ins w:id="3701" w:author="GELIAS" w:date="2026-04-13T00:22:00Z">
        <w:r>
          <w:t xml:space="preserve">retention to </w:t>
        </w:r>
      </w:ins>
      <w:ins w:id="3702" w:author="GELIAS" w:date="2026-04-13T00:24:00Z">
        <w:r>
          <w:t xml:space="preserve">all payments due under Section 8 </w:t>
        </w:r>
      </w:ins>
      <w:ins w:id="3703" w:author="GELIAS" w:date="2026-04-13T00:22:00Z">
        <w:r>
          <w:t xml:space="preserve">until the amount so retained by the </w:t>
        </w:r>
      </w:ins>
      <w:ins w:id="3704" w:author="GELIAS" w:date="2026-04-13T00:24:00Z">
        <w:r>
          <w:t>O</w:t>
        </w:r>
      </w:ins>
      <w:ins w:id="3705" w:author="GELIAS" w:date="2026-04-13T00:25:00Z">
        <w:r>
          <w:t>wner</w:t>
        </w:r>
      </w:ins>
      <w:ins w:id="3706" w:author="GELIAS" w:date="2026-04-13T00:22:00Z">
        <w:r>
          <w:t xml:space="preserve"> reaches the limit of </w:t>
        </w:r>
      </w:ins>
      <w:ins w:id="3707" w:author="GELIAS" w:date="2026-04-13T00:25:00Z">
        <w:r>
          <w:t>5% of the Contract Price</w:t>
        </w:r>
      </w:ins>
      <w:ins w:id="3708" w:author="GELIAS" w:date="2026-04-13T00:22:00Z">
        <w:r>
          <w:t>;</w:t>
        </w:r>
      </w:ins>
    </w:p>
    <w:p w14:paraId="0A157911" w14:textId="4C40472E" w:rsidR="008B3961" w:rsidDel="00287EBC" w:rsidRDefault="00D74028">
      <w:pPr>
        <w:pStyle w:val="ListParagraph"/>
        <w:numPr>
          <w:ilvl w:val="0"/>
          <w:numId w:val="75"/>
        </w:numPr>
        <w:spacing w:after="200" w:line="276" w:lineRule="auto"/>
        <w:ind w:left="1701" w:hanging="567"/>
        <w:jc w:val="both"/>
        <w:rPr>
          <w:del w:id="3709" w:author="GELIAS" w:date="2026-04-13T00:25:00Z"/>
        </w:rPr>
        <w:pPrChange w:id="3710" w:author="GELIAS" w:date="2026-04-13T11:38:00Z">
          <w:pPr>
            <w:spacing w:after="200" w:line="276" w:lineRule="auto"/>
            <w:ind w:left="720"/>
            <w:jc w:val="both"/>
          </w:pPr>
        </w:pPrChange>
      </w:pPr>
      <w:del w:id="3711" w:author="GELIAS" w:date="2026-04-11T18:07:00Z">
        <w:r w:rsidDel="00181AD5">
          <w:delText xml:space="preserve">(a) </w:delText>
        </w:r>
      </w:del>
      <w:del w:id="3712" w:author="GELIAS" w:date="2026-04-13T00:25:00Z">
        <w:r w:rsidDel="00287EBC">
          <w:delText xml:space="preserve">No later than the date of Substantial Completion, the Contractor shall deliver to the Owner a Retention Bond in the amount of </w:delText>
        </w:r>
        <w:r w:rsidRPr="00181AD5" w:rsidDel="00287EBC">
          <w:rPr>
            <w:shd w:val="clear" w:color="auto" w:fill="FFFF00"/>
          </w:rPr>
          <w:delText>five percent (5%)</w:delText>
        </w:r>
        <w:r w:rsidDel="00287EBC">
          <w:delText xml:space="preserve"> of the Contract Price.</w:delText>
        </w:r>
      </w:del>
    </w:p>
    <w:p w14:paraId="74D2279C" w14:textId="3F5C2627" w:rsidR="008B3961" w:rsidRDefault="00D74028">
      <w:pPr>
        <w:pStyle w:val="ListParagraph"/>
        <w:numPr>
          <w:ilvl w:val="0"/>
          <w:numId w:val="75"/>
        </w:numPr>
        <w:spacing w:after="200" w:line="276" w:lineRule="auto"/>
        <w:ind w:left="1701" w:hanging="567"/>
        <w:jc w:val="both"/>
        <w:pPrChange w:id="3713" w:author="GELIAS" w:date="2026-04-13T11:38:00Z">
          <w:pPr>
            <w:spacing w:after="200" w:line="276" w:lineRule="auto"/>
            <w:ind w:left="720"/>
            <w:jc w:val="both"/>
          </w:pPr>
        </w:pPrChange>
      </w:pPr>
      <w:del w:id="3714" w:author="GELIAS" w:date="2026-04-11T18:07:00Z">
        <w:r w:rsidDel="00181AD5">
          <w:delText xml:space="preserve">(b) </w:delText>
        </w:r>
      </w:del>
      <w:r>
        <w:t xml:space="preserve">The Retention </w:t>
      </w:r>
      <w:del w:id="3715" w:author="GELIAS" w:date="2026-04-13T17:26:00Z">
        <w:r w:rsidDel="00166B9C">
          <w:delText xml:space="preserve">Bond </w:delText>
        </w:r>
      </w:del>
      <w:ins w:id="3716" w:author="GELIAS" w:date="2026-04-13T17:26:00Z">
        <w:r w:rsidR="00166B9C">
          <w:t xml:space="preserve">Money </w:t>
        </w:r>
      </w:ins>
      <w:r>
        <w:t xml:space="preserve">shall guarantee the Contractor’s due and faithful performance of all post-Substantial Completion obligations under this Agreement, including: correction of all Defects during the Defect Correction Period; completion of all Punchlist items; compliance with Warranty obligations under </w:t>
      </w:r>
      <w:del w:id="3717" w:author="GELIAS" w:date="2026-04-13T17:33:00Z">
        <w:r w:rsidDel="00407C7D">
          <w:delText>Article</w:delText>
        </w:r>
      </w:del>
      <w:ins w:id="3718" w:author="GELIAS" w:date="2026-04-13T17:33:00Z">
        <w:r w:rsidR="00407C7D">
          <w:t>Section</w:t>
        </w:r>
      </w:ins>
      <w:r>
        <w:t xml:space="preserve"> 12; and payment of any Performance Liquidated Damages.</w:t>
      </w:r>
    </w:p>
    <w:p w14:paraId="3D4692D8" w14:textId="5F86A956" w:rsidR="008B3961" w:rsidRDefault="00D74028">
      <w:pPr>
        <w:pStyle w:val="Heading3"/>
        <w:numPr>
          <w:ilvl w:val="2"/>
          <w:numId w:val="74"/>
        </w:numPr>
        <w:ind w:left="1134" w:hanging="567"/>
        <w:pPrChange w:id="3719" w:author="GELIAS" w:date="2026-04-13T11:37:00Z">
          <w:pPr>
            <w:pStyle w:val="Heading3"/>
            <w:ind w:left="720"/>
          </w:pPr>
        </w:pPrChange>
      </w:pPr>
      <w:bookmarkStart w:id="3720" w:name="_Toc224520820"/>
      <w:del w:id="3721" w:author="GELIAS" w:date="2026-04-11T18:08:00Z">
        <w:r w:rsidDel="00181AD5">
          <w:delText xml:space="preserve">9.5.2  </w:delText>
        </w:r>
      </w:del>
      <w:r>
        <w:t>Retention</w:t>
      </w:r>
      <w:ins w:id="3722" w:author="GELIAS" w:date="2026-04-13T17:26:00Z">
        <w:r w:rsidR="00166B9C">
          <w:t xml:space="preserve"> Money</w:t>
        </w:r>
      </w:ins>
      <w:del w:id="3723" w:author="GELIAS" w:date="2026-04-13T17:26:00Z">
        <w:r w:rsidDel="00166B9C">
          <w:delText xml:space="preserve"> Bond</w:delText>
        </w:r>
      </w:del>
      <w:r>
        <w:t xml:space="preserve"> </w:t>
      </w:r>
      <w:del w:id="3724" w:author="GELIAS" w:date="2026-04-13T17:26:00Z">
        <w:r w:rsidDel="00166B9C">
          <w:delText>Delivery</w:delText>
        </w:r>
      </w:del>
      <w:bookmarkEnd w:id="3720"/>
    </w:p>
    <w:p w14:paraId="577C3605" w14:textId="193DD979" w:rsidR="008B3961" w:rsidRDefault="00D74028">
      <w:pPr>
        <w:pStyle w:val="ListParagraph"/>
        <w:numPr>
          <w:ilvl w:val="1"/>
          <w:numId w:val="76"/>
        </w:numPr>
        <w:spacing w:after="200" w:line="276" w:lineRule="auto"/>
        <w:ind w:left="1701" w:hanging="567"/>
        <w:jc w:val="both"/>
        <w:pPrChange w:id="3725" w:author="GELIAS" w:date="2026-04-13T11:38:00Z">
          <w:pPr>
            <w:spacing w:after="200" w:line="276" w:lineRule="auto"/>
            <w:ind w:left="720"/>
            <w:jc w:val="both"/>
          </w:pPr>
        </w:pPrChange>
      </w:pPr>
      <w:del w:id="3726" w:author="GELIAS" w:date="2026-04-11T18:08:00Z">
        <w:r w:rsidDel="00181AD5">
          <w:delText xml:space="preserve">(a) </w:delText>
        </w:r>
      </w:del>
      <w:r w:rsidR="00F91CB6">
        <w:t>The Retention</w:t>
      </w:r>
      <w:ins w:id="3727" w:author="GELIAS" w:date="2026-04-13T17:26:00Z">
        <w:r w:rsidR="00166B9C">
          <w:t xml:space="preserve"> Money </w:t>
        </w:r>
      </w:ins>
      <w:del w:id="3728" w:author="GELIAS" w:date="2026-04-13T17:26:00Z">
        <w:r w:rsidR="00F91CB6" w:rsidDel="00166B9C">
          <w:delText xml:space="preserve"> Bond </w:delText>
        </w:r>
      </w:del>
      <w:r w:rsidR="00F91CB6">
        <w:t>shall serve as the form of post-Substantial Completion security under this Agreement.</w:t>
      </w:r>
    </w:p>
    <w:p w14:paraId="53313794" w14:textId="51135934" w:rsidR="008B3961" w:rsidDel="00166B9C" w:rsidRDefault="00D74028">
      <w:pPr>
        <w:pStyle w:val="ListParagraph"/>
        <w:numPr>
          <w:ilvl w:val="1"/>
          <w:numId w:val="76"/>
        </w:numPr>
        <w:spacing w:after="200" w:line="276" w:lineRule="auto"/>
        <w:ind w:left="1701" w:hanging="567"/>
        <w:jc w:val="both"/>
        <w:rPr>
          <w:del w:id="3729" w:author="GELIAS" w:date="2026-04-13T17:26:00Z"/>
        </w:rPr>
        <w:pPrChange w:id="3730" w:author="GELIAS" w:date="2026-04-13T11:38:00Z">
          <w:pPr>
            <w:spacing w:after="200" w:line="276" w:lineRule="auto"/>
            <w:ind w:left="720"/>
            <w:jc w:val="both"/>
          </w:pPr>
        </w:pPrChange>
      </w:pPr>
      <w:del w:id="3731" w:author="GELIAS" w:date="2026-04-11T18:08:00Z">
        <w:r w:rsidDel="00181AD5">
          <w:delText xml:space="preserve">(b) </w:delText>
        </w:r>
      </w:del>
      <w:del w:id="3732" w:author="GELIAS" w:date="2026-04-13T17:26:00Z">
        <w:r w:rsidR="00F91CB6" w:rsidDel="00166B9C">
          <w:delText>Delivery of the Retention Bond is a mandatory condition of Substantial Completion. If the Contractor fails to deliver the Retention Bond by the date of Substantial Completion, the Owner shall not be obligated to issue the Substantial Completion Certificate until such delivery is made.</w:delText>
        </w:r>
      </w:del>
    </w:p>
    <w:p w14:paraId="222E19D6" w14:textId="77777777" w:rsidR="008B3961" w:rsidRDefault="00D74028">
      <w:pPr>
        <w:pStyle w:val="Heading3"/>
        <w:numPr>
          <w:ilvl w:val="2"/>
          <w:numId w:val="74"/>
        </w:numPr>
        <w:ind w:left="1134" w:hanging="567"/>
        <w:pPrChange w:id="3733" w:author="GELIAS" w:date="2026-04-13T11:39:00Z">
          <w:pPr>
            <w:pStyle w:val="Heading3"/>
            <w:ind w:left="720"/>
          </w:pPr>
        </w:pPrChange>
      </w:pPr>
      <w:bookmarkStart w:id="3734" w:name="_Toc224520821"/>
      <w:del w:id="3735" w:author="GELIAS" w:date="2026-04-11T18:08:00Z">
        <w:r w:rsidDel="00181AD5">
          <w:delText xml:space="preserve">9.5.3  </w:delText>
        </w:r>
      </w:del>
      <w:r>
        <w:t>Validity Period</w:t>
      </w:r>
      <w:bookmarkEnd w:id="3734"/>
    </w:p>
    <w:p w14:paraId="5DA1DDE3" w14:textId="646FFA97" w:rsidR="008B3961" w:rsidRDefault="00D74028">
      <w:pPr>
        <w:spacing w:after="200" w:line="276" w:lineRule="auto"/>
        <w:ind w:left="1134"/>
        <w:jc w:val="both"/>
        <w:pPrChange w:id="3736" w:author="GELIAS" w:date="2026-04-13T11:39:00Z">
          <w:pPr>
            <w:spacing w:after="200" w:line="276" w:lineRule="auto"/>
            <w:ind w:left="720"/>
            <w:jc w:val="both"/>
          </w:pPr>
        </w:pPrChange>
      </w:pPr>
      <w:r>
        <w:t>The Retention</w:t>
      </w:r>
      <w:ins w:id="3737" w:author="GELIAS" w:date="2026-04-13T17:25:00Z">
        <w:r w:rsidR="00166B9C">
          <w:t xml:space="preserve"> Money</w:t>
        </w:r>
      </w:ins>
      <w:del w:id="3738" w:author="GELIAS" w:date="2026-04-13T17:25:00Z">
        <w:r w:rsidDel="00166B9C">
          <w:delText xml:space="preserve"> Bond</w:delText>
        </w:r>
      </w:del>
      <w:r>
        <w:t xml:space="preserve"> shall </w:t>
      </w:r>
      <w:ins w:id="3739" w:author="GELIAS" w:date="2026-04-13T17:25:00Z">
        <w:r w:rsidR="00166B9C">
          <w:t xml:space="preserve">not be released </w:t>
        </w:r>
      </w:ins>
      <w:del w:id="3740" w:author="GELIAS" w:date="2026-04-13T17:25:00Z">
        <w:r w:rsidDel="00166B9C">
          <w:delText xml:space="preserve">remain in full force and effect </w:delText>
        </w:r>
      </w:del>
      <w:r>
        <w:t>until [twenty-eight (28)] Days after the later of: (a) Final Completion; and (b) expiry of the Defect Correction Period (including any extensions pursuant to Section 12.2(</w:t>
      </w:r>
      <w:ins w:id="3741" w:author="GELIAS" w:date="2026-04-13T17:24:00Z">
        <w:r w:rsidR="00166B9C">
          <w:t>d</w:t>
        </w:r>
      </w:ins>
      <w:del w:id="3742" w:author="GELIAS" w:date="2026-04-13T17:24:00Z">
        <w:r w:rsidDel="00166B9C">
          <w:delText>c</w:delText>
        </w:r>
      </w:del>
      <w:r>
        <w:t xml:space="preserve">)). </w:t>
      </w:r>
      <w:del w:id="3743" w:author="GELIAS" w:date="2026-04-13T17:25:00Z">
        <w:r w:rsidDel="00166B9C">
          <w:delText>If the Defect Correction Period is extended in respect of any repaired or replaced item, the Contractor shall procure a corresponding extension of the Retention Bond at its own cost.</w:delText>
        </w:r>
      </w:del>
    </w:p>
    <w:p w14:paraId="25CA41AE" w14:textId="77777777" w:rsidR="008B3961" w:rsidRDefault="00D74028">
      <w:pPr>
        <w:pStyle w:val="Heading3"/>
        <w:numPr>
          <w:ilvl w:val="2"/>
          <w:numId w:val="74"/>
        </w:numPr>
        <w:ind w:left="1134" w:hanging="567"/>
        <w:pPrChange w:id="3744" w:author="GELIAS" w:date="2026-04-13T11:39:00Z">
          <w:pPr>
            <w:pStyle w:val="Heading3"/>
            <w:ind w:left="720"/>
          </w:pPr>
        </w:pPrChange>
      </w:pPr>
      <w:bookmarkStart w:id="3745" w:name="_Toc224520822"/>
      <w:del w:id="3746" w:author="GELIAS" w:date="2026-04-11T18:09:00Z">
        <w:r w:rsidDel="00181AD5">
          <w:delText xml:space="preserve">9.5.4  </w:delText>
        </w:r>
      </w:del>
      <w:r>
        <w:t>Owner’s Right to Draw</w:t>
      </w:r>
      <w:bookmarkEnd w:id="3745"/>
    </w:p>
    <w:p w14:paraId="5B467F7C" w14:textId="78644151" w:rsidR="008B3961" w:rsidRDefault="00D74028" w:rsidP="003879D8">
      <w:pPr>
        <w:spacing w:after="200" w:line="276" w:lineRule="auto"/>
        <w:ind w:left="1134"/>
        <w:jc w:val="both"/>
        <w:rPr>
          <w:ins w:id="3747" w:author="GELIAS" w:date="2026-04-13T11:39:00Z"/>
        </w:rPr>
      </w:pPr>
      <w:r>
        <w:t xml:space="preserve">The Owner may draw upon the Retention </w:t>
      </w:r>
      <w:proofErr w:type="spellStart"/>
      <w:ins w:id="3748" w:author="GELIAS" w:date="2026-04-13T17:25:00Z">
        <w:r w:rsidR="00166B9C">
          <w:t>Mone</w:t>
        </w:r>
      </w:ins>
      <w:proofErr w:type="spellEnd"/>
      <w:del w:id="3749" w:author="GELIAS" w:date="2026-04-13T17:25:00Z">
        <w:r w:rsidDel="00166B9C">
          <w:delText>Bond</w:delText>
        </w:r>
      </w:del>
      <w:r>
        <w:t xml:space="preserve"> if: (a) the Contractor fails to perform Corrective Work during the Defect Correction Period within the timeframes specified in </w:t>
      </w:r>
      <w:del w:id="3750" w:author="GELIAS" w:date="2026-04-13T17:33:00Z">
        <w:r w:rsidDel="00407C7D">
          <w:delText>Article</w:delText>
        </w:r>
      </w:del>
      <w:ins w:id="3751" w:author="GELIAS" w:date="2026-04-13T17:33:00Z">
        <w:r w:rsidR="00407C7D">
          <w:t>Section</w:t>
        </w:r>
      </w:ins>
      <w:r>
        <w:t xml:space="preserve"> 12; (b) the Contractor fails to complete Punchlist items within the period specified in Section 11.4; (c) Performance Liquidated Damages are payable but unpaid; (d) any other amount becomes due from the Contractor to the Owner in respect of post-Substantial Completion obligations and remains unpaid after [fifteen (15)] Days’ written notice; or (e) a Contractor Event of Default occurs during the Defect Correction Period.</w:t>
      </w:r>
      <w:commentRangeEnd w:id="3692"/>
      <w:r w:rsidR="003879D8">
        <w:rPr>
          <w:rStyle w:val="CommentReference"/>
          <w:sz w:val="24"/>
          <w:szCs w:val="24"/>
        </w:rPr>
        <w:commentReference w:id="3692"/>
      </w:r>
      <w:commentRangeEnd w:id="3693"/>
      <w:r w:rsidR="00646C8B">
        <w:rPr>
          <w:rStyle w:val="CommentReference"/>
          <w:sz w:val="24"/>
          <w:szCs w:val="24"/>
        </w:rPr>
        <w:commentReference w:id="3693"/>
      </w:r>
    </w:p>
    <w:p w14:paraId="01314D1A" w14:textId="77777777" w:rsidR="003879D8" w:rsidRDefault="003879D8" w:rsidP="003879D8">
      <w:pPr>
        <w:spacing w:after="200" w:line="276" w:lineRule="auto"/>
        <w:ind w:left="1134"/>
        <w:jc w:val="both"/>
        <w:rPr>
          <w:ins w:id="3752" w:author="GELIAS" w:date="2026-04-13T11:39:00Z"/>
        </w:rPr>
      </w:pPr>
    </w:p>
    <w:p w14:paraId="32E6F2CB" w14:textId="77777777" w:rsidR="003879D8" w:rsidRDefault="003879D8">
      <w:pPr>
        <w:spacing w:after="200" w:line="276" w:lineRule="auto"/>
        <w:ind w:left="1134"/>
        <w:jc w:val="both"/>
        <w:rPr>
          <w:ins w:id="3753" w:author="GELIAS" w:date="2026-04-13T00:26:00Z"/>
        </w:rPr>
        <w:pPrChange w:id="3754" w:author="GELIAS" w:date="2026-04-13T11:39:00Z">
          <w:pPr>
            <w:spacing w:after="200" w:line="276" w:lineRule="auto"/>
            <w:ind w:left="1701"/>
            <w:jc w:val="both"/>
          </w:pPr>
        </w:pPrChange>
      </w:pPr>
    </w:p>
    <w:p w14:paraId="17716FBD" w14:textId="6840902D" w:rsidR="00287EBC" w:rsidDel="00287EBC" w:rsidRDefault="00287EBC">
      <w:pPr>
        <w:spacing w:after="200" w:line="276" w:lineRule="auto"/>
        <w:ind w:left="1701"/>
        <w:jc w:val="both"/>
        <w:rPr>
          <w:del w:id="3755" w:author="GELIAS" w:date="2026-04-13T00:28:00Z"/>
        </w:rPr>
        <w:pPrChange w:id="3756" w:author="GELIAS" w:date="2026-04-11T18:09:00Z">
          <w:pPr>
            <w:spacing w:after="200" w:line="276" w:lineRule="auto"/>
            <w:ind w:left="720"/>
            <w:jc w:val="both"/>
          </w:pPr>
        </w:pPrChange>
      </w:pPr>
    </w:p>
    <w:p w14:paraId="3A9598A1" w14:textId="77777777" w:rsidR="008B3961" w:rsidRDefault="00D74028">
      <w:pPr>
        <w:pStyle w:val="Heading2"/>
        <w:numPr>
          <w:ilvl w:val="0"/>
          <w:numId w:val="65"/>
        </w:numPr>
        <w:ind w:hanging="578"/>
        <w:pPrChange w:id="3757" w:author="GELIAS" w:date="2026-04-11T18:10:00Z">
          <w:pPr>
            <w:pStyle w:val="Heading2"/>
          </w:pPr>
        </w:pPrChange>
      </w:pPr>
      <w:bookmarkStart w:id="3758" w:name="_Toc224520823"/>
      <w:del w:id="3759" w:author="GELIAS" w:date="2026-04-11T18:10:00Z">
        <w:r w:rsidDel="00181AD5">
          <w:delText xml:space="preserve">9.6  </w:delText>
        </w:r>
      </w:del>
      <w:r>
        <w:t>General Provisions Applicable to All Guarantees</w:t>
      </w:r>
      <w:bookmarkEnd w:id="3758"/>
    </w:p>
    <w:p w14:paraId="180D3780" w14:textId="4D128547" w:rsidR="008B3961" w:rsidRPr="009074F7" w:rsidRDefault="00D74028" w:rsidP="009074F7">
      <w:del w:id="3760" w:author="GELIAS" w:date="2026-04-11T18:10:00Z">
        <w:r w:rsidDel="00181AD5">
          <w:delText xml:space="preserve">(a) </w:delText>
        </w:r>
      </w:del>
      <w:commentRangeStart w:id="3761"/>
      <w:commentRangeStart w:id="3762"/>
      <w:commentRangeStart w:id="3763"/>
      <w:del w:id="3764" w:author="EVANS" w:date="2026-04-27T13:34:00Z">
        <w:r w:rsidDel="009074F7">
          <w:delText xml:space="preserve">Each guarantee forming part of the Performance Security shall be irrevocable, unconditional and payable on first written demand by the Owner </w:delText>
        </w:r>
      </w:del>
      <w:del w:id="3765" w:author="EVANS" w:date="2026-04-27T13:16:00Z">
        <w:r w:rsidDel="00E55C38">
          <w:delText>without the need for the Owner to prove or demonstrate the underlying breach or default.</w:delText>
        </w:r>
      </w:del>
      <w:commentRangeEnd w:id="3761"/>
      <w:ins w:id="3766" w:author="EVANS" w:date="2026-04-27T13:35:00Z">
        <w:r w:rsidR="009074F7">
          <w:t xml:space="preserve"> Any draw demand</w:t>
        </w:r>
        <w:r w:rsidR="00F83281">
          <w:t xml:space="preserve"> shall</w:t>
        </w:r>
        <w:r w:rsidR="009074F7">
          <w:t xml:space="preserve"> be accompanied by a written statement signed by the Owner's </w:t>
        </w:r>
        <w:proofErr w:type="spellStart"/>
        <w:r w:rsidR="009074F7">
          <w:t>authorised</w:t>
        </w:r>
        <w:proofErr w:type="spellEnd"/>
        <w:r w:rsidR="009074F7">
          <w:t xml:space="preserve"> representative, certifying: (a) the specific Contractor Event of Default relied upon (b) the date on which the relevant breach occurred and (c) that the cure period for such breach has expired without remedy.</w:t>
        </w:r>
        <w:r w:rsidR="00F83281">
          <w:t xml:space="preserve"> </w:t>
        </w:r>
        <w:r w:rsidR="009074F7">
          <w:t xml:space="preserve">The Owner </w:t>
        </w:r>
        <w:r w:rsidR="00F83281">
          <w:t>shall</w:t>
        </w:r>
        <w:r w:rsidR="009074F7">
          <w:t xml:space="preserve"> issue a written cure notice to the Contractor specifying the breach, and the full cure period under Section 15.2 must have expired without the breach being remedied before any draw is made. Any draw must be limited to the Owner's reasonable estimate of its proven financial exposure arising from the specific breach, not the </w:t>
        </w:r>
        <w:proofErr w:type="gramStart"/>
        <w:r w:rsidR="009074F7">
          <w:t>full face</w:t>
        </w:r>
        <w:proofErr w:type="gramEnd"/>
        <w:r w:rsidR="009074F7">
          <w:t xml:space="preserve"> value of the security instrument.</w:t>
        </w:r>
      </w:ins>
      <w:del w:id="3767" w:author="EVANS" w:date="2026-04-27T13:16:00Z">
        <w:r w:rsidR="00076613" w:rsidDel="00E55C38">
          <w:rPr>
            <w:rStyle w:val="CommentReference"/>
            <w:sz w:val="24"/>
            <w:szCs w:val="24"/>
          </w:rPr>
          <w:commentReference w:id="3761"/>
        </w:r>
        <w:commentRangeEnd w:id="3762"/>
        <w:r w:rsidR="00287EBC" w:rsidRPr="009074F7" w:rsidDel="00E55C38">
          <w:rPr>
            <w:rStyle w:val="CommentReference"/>
            <w:sz w:val="24"/>
            <w:szCs w:val="24"/>
          </w:rPr>
          <w:commentReference w:id="3762"/>
        </w:r>
      </w:del>
      <w:commentRangeEnd w:id="3763"/>
      <w:del w:id="3768" w:author="Unknown">
        <w:r w:rsidR="00E55C38" w:rsidRPr="009074F7" w:rsidDel="009074F7">
          <w:commentReference w:id="3763"/>
        </w:r>
      </w:del>
      <w:ins w:id="3769" w:author="EVANS" w:date="2026-04-27T13:35:00Z">
        <w:r w:rsidR="009074F7" w:rsidRPr="009074F7" w:rsidDel="00E55C38">
          <w:t xml:space="preserve"> </w:t>
        </w:r>
      </w:ins>
    </w:p>
    <w:p w14:paraId="4E16E943" w14:textId="4A54EE6D" w:rsidR="008B3961" w:rsidRPr="009074F7" w:rsidRDefault="00D74028">
      <w:pPr>
        <w:pPrChange w:id="3770" w:author="GELIAS" w:date="2026-04-11T18:11:00Z">
          <w:pPr>
            <w:spacing w:after="200" w:line="276" w:lineRule="auto"/>
            <w:ind w:left="720"/>
            <w:jc w:val="both"/>
          </w:pPr>
        </w:pPrChange>
      </w:pPr>
      <w:del w:id="3771" w:author="GELIAS" w:date="2026-04-11T18:10:00Z">
        <w:r w:rsidRPr="009074F7" w:rsidDel="00181AD5">
          <w:delText xml:space="preserve">(b) </w:delText>
        </w:r>
      </w:del>
      <w:r w:rsidRPr="009074F7">
        <w:t xml:space="preserve">If the Issuing Bank ceases to be acceptable to the Owner (including by reason of a downgrade in credit rating below investment grade), the Contractor shall, within </w:t>
      </w:r>
      <w:commentRangeStart w:id="3772"/>
      <w:r w:rsidRPr="009074F7">
        <w:t>[</w:t>
      </w:r>
      <w:ins w:id="3773" w:author="GELIAS" w:date="2026-04-13T11:43:00Z">
        <w:r w:rsidR="003879D8" w:rsidRPr="009074F7">
          <w:t>ten</w:t>
        </w:r>
      </w:ins>
      <w:del w:id="3774" w:author="GELIAS" w:date="2026-04-13T11:43:00Z">
        <w:r w:rsidRPr="009074F7" w:rsidDel="003879D8">
          <w:delText>thirty</w:delText>
        </w:r>
      </w:del>
      <w:r w:rsidRPr="009074F7">
        <w:t xml:space="preserve"> (</w:t>
      </w:r>
      <w:ins w:id="3775" w:author="GELIAS" w:date="2026-04-13T11:44:00Z">
        <w:r w:rsidR="003879D8" w:rsidRPr="009074F7">
          <w:t>10</w:t>
        </w:r>
      </w:ins>
      <w:del w:id="3776" w:author="GELIAS" w:date="2026-04-13T11:43:00Z">
        <w:r w:rsidRPr="009074F7" w:rsidDel="003879D8">
          <w:delText>30</w:delText>
        </w:r>
      </w:del>
      <w:r w:rsidRPr="009074F7">
        <w:t xml:space="preserve">)] </w:t>
      </w:r>
      <w:commentRangeEnd w:id="3772"/>
      <w:r w:rsidR="00E92FF1">
        <w:rPr>
          <w:rStyle w:val="CommentReference"/>
        </w:rPr>
        <w:commentReference w:id="3772"/>
      </w:r>
      <w:r w:rsidRPr="009074F7">
        <w:t xml:space="preserve">Days of the Owner’s written request, procure a replacement guarantee from an alternative bank acceptable to the Owner. If the Contractor fails to deliver the replacement guarantee within such period, </w:t>
      </w:r>
      <w:ins w:id="3777" w:author="GELIAS" w:date="2026-04-13T11:44:00Z">
        <w:r w:rsidR="003879D8" w:rsidRPr="009074F7">
          <w:t>th</w:t>
        </w:r>
      </w:ins>
      <w:ins w:id="3778" w:author="GELIAS" w:date="2026-04-13T17:26:00Z">
        <w:r w:rsidR="00166B9C" w:rsidRPr="009074F7">
          <w:t>i</w:t>
        </w:r>
      </w:ins>
      <w:ins w:id="3779" w:author="GELIAS" w:date="2026-04-13T11:44:00Z">
        <w:r w:rsidR="003879D8" w:rsidRPr="009074F7">
          <w:t xml:space="preserve">s shall </w:t>
        </w:r>
        <w:proofErr w:type="spellStart"/>
        <w:r w:rsidR="003879D8" w:rsidRPr="009074F7">
          <w:t>betreated</w:t>
        </w:r>
        <w:proofErr w:type="spellEnd"/>
        <w:r w:rsidR="003879D8" w:rsidRPr="009074F7">
          <w:t xml:space="preserve"> as a Contractor Event of Default. </w:t>
        </w:r>
      </w:ins>
      <w:del w:id="3780" w:author="GELIAS" w:date="2026-04-13T11:44:00Z">
        <w:r w:rsidRPr="009074F7" w:rsidDel="003879D8">
          <w:delText>the Owner may draw on the existing guarantee and hold the proceeds as cash security.</w:delText>
        </w:r>
      </w:del>
    </w:p>
    <w:p w14:paraId="5FFF9F48" w14:textId="44742FE4" w:rsidR="008B3961" w:rsidRDefault="00D74028">
      <w:pPr>
        <w:pStyle w:val="ListParagraph"/>
        <w:numPr>
          <w:ilvl w:val="1"/>
          <w:numId w:val="77"/>
        </w:numPr>
        <w:spacing w:after="200" w:line="276" w:lineRule="auto"/>
        <w:ind w:left="1560" w:hanging="709"/>
        <w:jc w:val="both"/>
        <w:pPrChange w:id="3781" w:author="GELIAS" w:date="2026-04-11T18:11:00Z">
          <w:pPr>
            <w:spacing w:after="200" w:line="276" w:lineRule="auto"/>
            <w:ind w:left="720"/>
            <w:jc w:val="both"/>
          </w:pPr>
        </w:pPrChange>
      </w:pPr>
      <w:del w:id="3782" w:author="GELIAS" w:date="2026-04-11T18:10:00Z">
        <w:r w:rsidRPr="009074F7" w:rsidDel="00181AD5">
          <w:delText xml:space="preserve">(c) </w:delText>
        </w:r>
      </w:del>
      <w:r w:rsidRPr="009074F7">
        <w:t>The Contractor shall ensure that each guarantee is extended, renewed or replaced as necessary to maintain continuous coverage for the full validity period. The Contractor shall deliver evidence of extension or renewa</w:t>
      </w:r>
      <w:r>
        <w:t>l to the Owner not later than [</w:t>
      </w:r>
      <w:del w:id="3783" w:author="EVANS" w:date="2026-04-27T13:40:00Z">
        <w:r w:rsidDel="00F83281">
          <w:delText>thirty</w:delText>
        </w:r>
      </w:del>
      <w:ins w:id="3784" w:author="EVANS" w:date="2026-04-27T13:40:00Z">
        <w:r w:rsidR="00F83281">
          <w:t>sixty</w:t>
        </w:r>
      </w:ins>
      <w:r>
        <w:t xml:space="preserve"> (</w:t>
      </w:r>
      <w:del w:id="3785" w:author="EVANS" w:date="2026-04-27T13:40:00Z">
        <w:r w:rsidDel="00F83281">
          <w:delText>3</w:delText>
        </w:r>
      </w:del>
      <w:ins w:id="3786" w:author="EVANS" w:date="2026-04-27T13:40:00Z">
        <w:r w:rsidR="00F83281">
          <w:t>6</w:t>
        </w:r>
      </w:ins>
      <w:r>
        <w:t>0)] Days before the scheduled expiry of any guarantee.</w:t>
      </w:r>
    </w:p>
    <w:p w14:paraId="6C8E753B" w14:textId="59B2F6DF" w:rsidR="008B3961" w:rsidRDefault="00D74028">
      <w:pPr>
        <w:pStyle w:val="ListParagraph"/>
        <w:numPr>
          <w:ilvl w:val="1"/>
          <w:numId w:val="77"/>
        </w:numPr>
        <w:spacing w:after="200" w:line="276" w:lineRule="auto"/>
        <w:ind w:left="1560" w:hanging="709"/>
        <w:jc w:val="both"/>
        <w:pPrChange w:id="3787" w:author="GELIAS" w:date="2026-04-11T18:11:00Z">
          <w:pPr>
            <w:spacing w:after="200" w:line="276" w:lineRule="auto"/>
            <w:ind w:left="720"/>
            <w:jc w:val="both"/>
          </w:pPr>
        </w:pPrChange>
      </w:pPr>
      <w:del w:id="3788" w:author="GELIAS" w:date="2026-04-11T18:10:00Z">
        <w:r w:rsidDel="00181AD5">
          <w:delText xml:space="preserve">(d) </w:delText>
        </w:r>
      </w:del>
      <w:r>
        <w:t>The Owner shall promptly return each guarantee to the Contractor (or provide a written release to the Issuing Bank) upon expiry of the relevant validity period, provided that no outstanding claims exist under such guarantee and all corresponding obligations of the Contractor have been satisfied.</w:t>
      </w:r>
    </w:p>
    <w:p w14:paraId="30343DBD" w14:textId="7F4AF743" w:rsidR="008B3961" w:rsidRDefault="00D74028">
      <w:pPr>
        <w:pStyle w:val="ListParagraph"/>
        <w:numPr>
          <w:ilvl w:val="1"/>
          <w:numId w:val="77"/>
        </w:numPr>
        <w:spacing w:after="200" w:line="276" w:lineRule="auto"/>
        <w:ind w:left="1560" w:hanging="709"/>
        <w:jc w:val="both"/>
        <w:pPrChange w:id="3789" w:author="GELIAS" w:date="2026-04-11T18:11:00Z">
          <w:pPr>
            <w:spacing w:after="200" w:line="276" w:lineRule="auto"/>
            <w:ind w:left="720"/>
            <w:jc w:val="both"/>
          </w:pPr>
        </w:pPrChange>
      </w:pPr>
      <w:del w:id="3790" w:author="GELIAS" w:date="2026-04-11T18:10:00Z">
        <w:r w:rsidDel="00181AD5">
          <w:delText xml:space="preserve">(e) </w:delText>
        </w:r>
      </w:del>
      <w:r>
        <w:t>If the Owner draws on any guarantee, the Contractor shall, within [thirty (30)] Days, restore the guarantee to its original amount (or the then-applicable required amount) by delivering a replacement or top-up guarantee. Failure to restore the guarantee shall constitute a Contractor Event of Default.</w:t>
      </w:r>
    </w:p>
    <w:p w14:paraId="5F314550" w14:textId="5111348F" w:rsidR="008B3961" w:rsidDel="00F83281" w:rsidRDefault="00D74028">
      <w:pPr>
        <w:pStyle w:val="ListParagraph"/>
        <w:numPr>
          <w:ilvl w:val="0"/>
          <w:numId w:val="65"/>
        </w:numPr>
        <w:spacing w:after="200" w:line="276" w:lineRule="auto"/>
        <w:ind w:hanging="578"/>
        <w:jc w:val="both"/>
        <w:rPr>
          <w:del w:id="3791" w:author="EVANS" w:date="2026-04-27T13:37:00Z"/>
        </w:rPr>
        <w:pPrChange w:id="3792" w:author="GELIAS" w:date="2026-04-11T18:11:00Z">
          <w:pPr>
            <w:spacing w:after="200" w:line="276" w:lineRule="auto"/>
            <w:ind w:left="720"/>
            <w:jc w:val="both"/>
          </w:pPr>
        </w:pPrChange>
      </w:pPr>
      <w:del w:id="3793" w:author="GELIAS" w:date="2026-04-11T18:10:00Z">
        <w:r w:rsidDel="00181AD5">
          <w:delText xml:space="preserve">(f) </w:delText>
        </w:r>
      </w:del>
      <w:commentRangeStart w:id="3794"/>
      <w:commentRangeStart w:id="3795"/>
      <w:commentRangeStart w:id="3796"/>
      <w:del w:id="3797" w:author="EVANS" w:date="2026-04-27T13:37:00Z">
        <w:r w:rsidDel="00F83281">
          <w:delText>The Owner’s right to make demand under any Performance Security shall not be conditioned upon prior adjudication, arbitration or court determination of breach, and shall not require the Owner to demonstrate actual los</w:delText>
        </w:r>
        <w:commentRangeEnd w:id="3794"/>
        <w:r w:rsidR="00181AD5" w:rsidDel="00F83281">
          <w:rPr>
            <w:rStyle w:val="CommentReference"/>
            <w:sz w:val="24"/>
            <w:szCs w:val="24"/>
          </w:rPr>
          <w:commentReference w:id="3794"/>
        </w:r>
        <w:commentRangeEnd w:id="3795"/>
        <w:r w:rsidR="003D26BD" w:rsidDel="00F83281">
          <w:rPr>
            <w:rStyle w:val="CommentReference"/>
            <w:sz w:val="24"/>
            <w:szCs w:val="24"/>
          </w:rPr>
          <w:commentReference w:id="3795"/>
        </w:r>
      </w:del>
      <w:commentRangeEnd w:id="3796"/>
      <w:r w:rsidR="00F83281">
        <w:rPr>
          <w:rStyle w:val="CommentReference"/>
        </w:rPr>
        <w:commentReference w:id="3796"/>
      </w:r>
      <w:del w:id="3798" w:author="EVANS" w:date="2026-04-27T13:37:00Z">
        <w:r w:rsidDel="00F83281">
          <w:delText>s. The Contractor shall not seek or obtain any injunction, court order or other interim measure to prevent or delay the Owner from making a demand under any guarantee. Any dispute as to whether a demand was properly made shall be resolved after payment by the Issuing Bank, without prejudice to the Contractor’s right to seek recovery through the dispute resolution mechanism in Article</w:delText>
        </w:r>
      </w:del>
      <w:ins w:id="3799" w:author="GELIAS" w:date="2026-04-13T17:33:00Z">
        <w:del w:id="3800" w:author="EVANS" w:date="2026-04-27T13:37:00Z">
          <w:r w:rsidR="00407C7D" w:rsidDel="00F83281">
            <w:delText>Section</w:delText>
          </w:r>
        </w:del>
      </w:ins>
      <w:del w:id="3801" w:author="EVANS" w:date="2026-04-27T13:37:00Z">
        <w:r w:rsidDel="00F83281">
          <w:delText xml:space="preserve"> 18.</w:delText>
        </w:r>
      </w:del>
    </w:p>
    <w:p w14:paraId="094BF2E2" w14:textId="6B929559" w:rsidR="008B3961" w:rsidRDefault="00D74028">
      <w:pPr>
        <w:pStyle w:val="ListParagraph"/>
        <w:numPr>
          <w:ilvl w:val="0"/>
          <w:numId w:val="65"/>
        </w:numPr>
        <w:spacing w:after="200" w:line="276" w:lineRule="auto"/>
        <w:ind w:hanging="578"/>
        <w:jc w:val="both"/>
        <w:pPrChange w:id="3802" w:author="GELIAS" w:date="2026-04-11T18:11:00Z">
          <w:pPr>
            <w:pStyle w:val="Heading2"/>
          </w:pPr>
        </w:pPrChange>
      </w:pPr>
      <w:bookmarkStart w:id="3803" w:name="_Toc224520824"/>
      <w:del w:id="3804" w:author="GELIAS" w:date="2026-04-11T18:11:00Z">
        <w:r w:rsidDel="00181AD5">
          <w:lastRenderedPageBreak/>
          <w:delText xml:space="preserve">9.7  </w:delText>
        </w:r>
      </w:del>
      <w:r>
        <w:t>Owner’s Insurance</w:t>
      </w:r>
      <w:bookmarkEnd w:id="3803"/>
    </w:p>
    <w:p w14:paraId="41B18FF5" w14:textId="77777777" w:rsidR="008B3961" w:rsidRDefault="00D74028">
      <w:pPr>
        <w:spacing w:after="200" w:line="276" w:lineRule="auto"/>
        <w:ind w:left="720"/>
        <w:jc w:val="both"/>
      </w:pPr>
      <w:r>
        <w:t>The Owner shall obtain and maintain, at its own cost, any insurance required for the Owner’s own operations and property at or near the Site, as specified in Schedule F. Such insurance may include, at the Owner’s discretion, Delay in Start-Up (DSU) insurance.</w:t>
      </w:r>
    </w:p>
    <w:p w14:paraId="53EC8B43" w14:textId="77777777" w:rsidR="008B3961" w:rsidRDefault="00D74028">
      <w:r>
        <w:br w:type="page"/>
      </w:r>
    </w:p>
    <w:p w14:paraId="34A75A57" w14:textId="4235F62F" w:rsidR="008B3961" w:rsidRDefault="00FE2B59">
      <w:pPr>
        <w:pStyle w:val="Heading1"/>
        <w:numPr>
          <w:ilvl w:val="0"/>
          <w:numId w:val="157"/>
        </w:numPr>
        <w:ind w:left="709" w:hanging="567"/>
        <w:pPrChange w:id="3805" w:author="GELIAS" w:date="2026-04-12T15:56:00Z">
          <w:pPr>
            <w:pStyle w:val="Heading1"/>
          </w:pPr>
        </w:pPrChange>
      </w:pPr>
      <w:bookmarkStart w:id="3806" w:name="_Toc224520825"/>
      <w:del w:id="3807" w:author="GELIAS" w:date="2026-04-11T18:12:00Z">
        <w:r w:rsidDel="00181AD5">
          <w:lastRenderedPageBreak/>
          <w:delText xml:space="preserve">10. </w:delText>
        </w:r>
      </w:del>
      <w:r>
        <w:t>OWNERSHIP OF DOCUMENTATION AND INTELLECTUAL PROPERTY</w:t>
      </w:r>
      <w:bookmarkEnd w:id="3806"/>
    </w:p>
    <w:p w14:paraId="13417CA5" w14:textId="3CEB9BC1" w:rsidR="008B3961" w:rsidRDefault="00D74028">
      <w:pPr>
        <w:pStyle w:val="Heading2"/>
        <w:numPr>
          <w:ilvl w:val="0"/>
          <w:numId w:val="78"/>
        </w:numPr>
        <w:ind w:hanging="578"/>
        <w:pPrChange w:id="3808" w:author="GELIAS" w:date="2026-04-11T18:13:00Z">
          <w:pPr>
            <w:pStyle w:val="Heading2"/>
          </w:pPr>
        </w:pPrChange>
      </w:pPr>
      <w:bookmarkStart w:id="3809" w:name="_Toc224520826"/>
      <w:del w:id="3810" w:author="GELIAS" w:date="2026-04-11T18:12:00Z">
        <w:r w:rsidDel="00181AD5">
          <w:delText xml:space="preserve">10.1  </w:delText>
        </w:r>
      </w:del>
      <w:r>
        <w:t>Work Product</w:t>
      </w:r>
      <w:bookmarkEnd w:id="3809"/>
    </w:p>
    <w:p w14:paraId="525792E4" w14:textId="5B405262" w:rsidR="008B3961" w:rsidRDefault="00D74028">
      <w:pPr>
        <w:pStyle w:val="ListParagraph"/>
        <w:numPr>
          <w:ilvl w:val="0"/>
          <w:numId w:val="79"/>
        </w:numPr>
        <w:spacing w:after="200" w:line="276" w:lineRule="auto"/>
        <w:ind w:left="1134" w:hanging="425"/>
        <w:jc w:val="both"/>
        <w:pPrChange w:id="3811" w:author="GELIAS" w:date="2026-04-11T18:14:00Z">
          <w:pPr>
            <w:spacing w:after="200" w:line="276" w:lineRule="auto"/>
            <w:ind w:left="720"/>
            <w:jc w:val="both"/>
          </w:pPr>
        </w:pPrChange>
      </w:pPr>
      <w:del w:id="3812" w:author="GELIAS" w:date="2026-04-11T18:13:00Z">
        <w:r w:rsidDel="00181AD5">
          <w:delText xml:space="preserve">(a) </w:delText>
        </w:r>
      </w:del>
      <w:del w:id="3813" w:author="PCC" w:date="2026-03-28T08:07:00Z">
        <w:r w:rsidDel="000A7786">
          <w:delText>All Work Product developed by the Contractor specifically for the Project shall become the property of the Owner upon creation. The Contractor hereby assigns to the Owner all right, title and interest in and to such Work Product.</w:delText>
        </w:r>
      </w:del>
      <w:ins w:id="3814" w:author="PCC" w:date="2026-03-28T08:07:00Z">
        <w:r w:rsidR="000A7786" w:rsidRPr="000A7786">
          <w:t>All Work Product developed by the Contractor specifically for the Project, including all associated intellectual property rights, shall remain the sole property of the Contractor. The Owner acknowledges that the Contractor’s methods, templates, and pre-existing materials are excluded from any transfer of rights.</w:t>
        </w:r>
        <w:del w:id="3815" w:author="GELIAS" w:date="2026-04-13T00:35:00Z">
          <w:r w:rsidR="000A7786" w:rsidRPr="000A7786" w:rsidDel="003D26BD">
            <w:delText>"</w:delText>
          </w:r>
        </w:del>
      </w:ins>
    </w:p>
    <w:p w14:paraId="04AB2393" w14:textId="775F56DF" w:rsidR="008B3961" w:rsidRDefault="00D74028">
      <w:pPr>
        <w:pStyle w:val="ListParagraph"/>
        <w:numPr>
          <w:ilvl w:val="0"/>
          <w:numId w:val="79"/>
        </w:numPr>
        <w:spacing w:after="200" w:line="276" w:lineRule="auto"/>
        <w:ind w:left="1134" w:hanging="425"/>
        <w:jc w:val="both"/>
        <w:pPrChange w:id="3816" w:author="GELIAS" w:date="2026-04-11T18:14:00Z">
          <w:pPr>
            <w:spacing w:after="200" w:line="276" w:lineRule="auto"/>
            <w:ind w:left="720"/>
            <w:jc w:val="both"/>
          </w:pPr>
        </w:pPrChange>
      </w:pPr>
      <w:del w:id="3817" w:author="GELIAS" w:date="2026-04-11T18:13:00Z">
        <w:r w:rsidDel="00181AD5">
          <w:delText>(b)</w:delText>
        </w:r>
      </w:del>
      <w:del w:id="3818" w:author="PCC" w:date="2026-03-28T08:08:00Z">
        <w:r w:rsidDel="000A7786">
          <w:delText xml:space="preserve"> The Owner shall have an irrevocable, perpetual, royalty-free license to use, copy, modify and distribute all Work Product for the purposes of operating, maintaining, modifying, repairing, expanding or decommissioning the Facility</w:delText>
        </w:r>
      </w:del>
      <w:ins w:id="3819" w:author="PCC" w:date="2026-03-28T08:08:00Z">
        <w:r w:rsidR="000A7786" w:rsidRPr="000A7786">
          <w:t>Upon final payment in full to the Contractor, the Owner shall have a non-exclusive, irrevocable, perpetual, royalty-free license to use and copy the Work Product solely for the purposes of operating, maintaining, and repairing the Facility at the Project Site. This license does not include the right to use the Work Product for any new construction or extensions by third parties without the Contractor’s prior written consent.</w:t>
        </w:r>
        <w:del w:id="3820" w:author="GELIAS" w:date="2026-04-13T00:35:00Z">
          <w:r w:rsidR="000A7786" w:rsidRPr="000A7786" w:rsidDel="003D26BD">
            <w:delText>"</w:delText>
          </w:r>
        </w:del>
      </w:ins>
      <w:del w:id="3821" w:author="GELIAS" w:date="2026-04-11T18:13:00Z">
        <w:r w:rsidDel="00181AD5">
          <w:delText>.</w:delText>
        </w:r>
      </w:del>
    </w:p>
    <w:p w14:paraId="348083B6" w14:textId="77777777" w:rsidR="008B3961" w:rsidRDefault="00D74028">
      <w:pPr>
        <w:pStyle w:val="Heading2"/>
        <w:numPr>
          <w:ilvl w:val="0"/>
          <w:numId w:val="78"/>
        </w:numPr>
        <w:ind w:hanging="578"/>
        <w:pPrChange w:id="3822" w:author="GELIAS" w:date="2026-04-11T18:14:00Z">
          <w:pPr>
            <w:pStyle w:val="Heading2"/>
          </w:pPr>
        </w:pPrChange>
      </w:pPr>
      <w:bookmarkStart w:id="3823" w:name="_Toc224520827"/>
      <w:del w:id="3824" w:author="GELIAS" w:date="2026-04-11T18:14:00Z">
        <w:r w:rsidDel="00181AD5">
          <w:delText xml:space="preserve">10.2  </w:delText>
        </w:r>
      </w:del>
      <w:r>
        <w:t>Contractor’s Pre-Existing IP</w:t>
      </w:r>
      <w:bookmarkEnd w:id="3823"/>
    </w:p>
    <w:p w14:paraId="4149B7A1" w14:textId="31728C66" w:rsidR="008B3961" w:rsidDel="00181AD5" w:rsidRDefault="00D74028" w:rsidP="00181AD5">
      <w:pPr>
        <w:pStyle w:val="ListParagraph"/>
        <w:numPr>
          <w:ilvl w:val="0"/>
          <w:numId w:val="80"/>
        </w:numPr>
        <w:spacing w:after="200" w:line="276" w:lineRule="auto"/>
        <w:ind w:left="1134" w:hanging="425"/>
        <w:jc w:val="both"/>
        <w:rPr>
          <w:del w:id="3825" w:author="GELIAS" w:date="2026-04-11T18:15:00Z"/>
        </w:rPr>
      </w:pPr>
      <w:del w:id="3826" w:author="GELIAS" w:date="2026-04-11T18:14:00Z">
        <w:r w:rsidDel="00181AD5">
          <w:delText>(a)</w:delText>
        </w:r>
      </w:del>
      <w:del w:id="3827" w:author="PCC" w:date="2026-03-28T08:10:00Z">
        <w:r w:rsidDel="000D1BFD">
          <w:delText xml:space="preserve"> The Contractor retains all right, title and interest in its pre-existing intellectual property, including proprietary software, processes, methodologies and know-how (“Contractor Background IP”)</w:delText>
        </w:r>
      </w:del>
      <w:ins w:id="3828" w:author="PCC" w:date="2026-03-28T08:10:00Z">
        <w:del w:id="3829" w:author="GELIAS" w:date="2026-04-11T18:14:00Z">
          <w:r w:rsidR="000D1BFD" w:rsidRPr="000D1BFD" w:rsidDel="00181AD5">
            <w:delText xml:space="preserve"> </w:delText>
          </w:r>
        </w:del>
        <w:r w:rsidR="000D1BFD" w:rsidRPr="000D1BFD">
          <w:t>The Contractor retains all right, title and interest in and to all Contractor Background IP. For the purposes of this Agreement, 'Contractor Background IP' includes all intellectual property owned, licensed, or developed by the Contractor prior to or independent of this Project, including but not limited to proprietary software, algorithms, processes, methodologies, templates, and know-how, as well as any improvements or modifications thereto made during the course of the Project."</w:t>
        </w:r>
      </w:ins>
      <w:del w:id="3830" w:author="GELIAS" w:date="2026-04-11T18:15:00Z">
        <w:r w:rsidDel="00181AD5">
          <w:delText>.</w:delText>
        </w:r>
      </w:del>
    </w:p>
    <w:p w14:paraId="07A43BAC" w14:textId="77777777" w:rsidR="00181AD5" w:rsidRDefault="00181AD5">
      <w:pPr>
        <w:pStyle w:val="ListParagraph"/>
        <w:numPr>
          <w:ilvl w:val="0"/>
          <w:numId w:val="80"/>
        </w:numPr>
        <w:spacing w:after="200" w:line="276" w:lineRule="auto"/>
        <w:ind w:left="1134" w:hanging="425"/>
        <w:jc w:val="both"/>
        <w:rPr>
          <w:ins w:id="3831" w:author="GELIAS" w:date="2026-04-11T18:15:00Z"/>
        </w:rPr>
        <w:pPrChange w:id="3832" w:author="GELIAS" w:date="2026-04-11T18:15:00Z">
          <w:pPr>
            <w:spacing w:after="200" w:line="276" w:lineRule="auto"/>
            <w:ind w:left="720"/>
            <w:jc w:val="both"/>
          </w:pPr>
        </w:pPrChange>
      </w:pPr>
    </w:p>
    <w:p w14:paraId="44168583" w14:textId="2C244A9C" w:rsidR="008B3961" w:rsidRDefault="00D74028">
      <w:pPr>
        <w:pStyle w:val="ListParagraph"/>
        <w:numPr>
          <w:ilvl w:val="0"/>
          <w:numId w:val="80"/>
        </w:numPr>
        <w:spacing w:after="200" w:line="276" w:lineRule="auto"/>
        <w:ind w:left="1134" w:hanging="425"/>
        <w:jc w:val="both"/>
        <w:pPrChange w:id="3833" w:author="GELIAS" w:date="2026-04-11T18:15:00Z">
          <w:pPr>
            <w:spacing w:after="200" w:line="276" w:lineRule="auto"/>
            <w:ind w:left="720"/>
            <w:jc w:val="both"/>
          </w:pPr>
        </w:pPrChange>
      </w:pPr>
      <w:del w:id="3834" w:author="GELIAS" w:date="2026-04-11T18:14:00Z">
        <w:r w:rsidDel="00181AD5">
          <w:delText>(b)</w:delText>
        </w:r>
      </w:del>
      <w:del w:id="3835" w:author="PCC" w:date="2026-03-28T08:11:00Z">
        <w:r w:rsidDel="00843721">
          <w:delText xml:space="preserve"> To the extent any Contractor Background IP is incorporated into or necessary for the use of the Facility, the Contractor hereby grants to the Owner an irrevocable, perpetual, royalty-free, non-exclusive license to use such Contractor Background IP solely in connection with the operation, maintenance, modification, repair and expansion of the Facility</w:delText>
        </w:r>
      </w:del>
      <w:ins w:id="3836" w:author="PCC" w:date="2026-03-28T08:11:00Z">
        <w:r w:rsidR="00843721" w:rsidRPr="00843721">
          <w:t xml:space="preserve">Subject to final payment in full of all fees due to the Contractor, the Contractor hereby grants to the Owner a non-assignable, non-exclusive, royalty-free license to use the Contractor Background IP solely to the extent </w:t>
        </w:r>
        <w:r w:rsidR="00843721" w:rsidRPr="00843721">
          <w:lastRenderedPageBreak/>
          <w:t>it is embedded in the Work Product and exclusively for the operation, maintenance, and repair of the Facility. This license excludes the right to sublicense, reverse-engineer, or use the Contractor Background IP for any other project, facility, or purpose without the Contractor’s prior written consent. The Owner shall maintain the confidentiality of any proprietary processes or software included in the Background IP</w:t>
        </w:r>
      </w:ins>
      <w:r>
        <w:t>.</w:t>
      </w:r>
    </w:p>
    <w:p w14:paraId="2F0CCD41" w14:textId="77777777" w:rsidR="008B3961" w:rsidRDefault="00D74028">
      <w:pPr>
        <w:pStyle w:val="Heading2"/>
        <w:numPr>
          <w:ilvl w:val="0"/>
          <w:numId w:val="78"/>
        </w:numPr>
        <w:ind w:left="567" w:hanging="567"/>
        <w:pPrChange w:id="3837" w:author="GELIAS" w:date="2026-04-13T12:16:00Z">
          <w:pPr>
            <w:pStyle w:val="Heading2"/>
          </w:pPr>
        </w:pPrChange>
      </w:pPr>
      <w:bookmarkStart w:id="3838" w:name="_Toc224520828"/>
      <w:del w:id="3839" w:author="GELIAS" w:date="2026-04-11T18:15:00Z">
        <w:r w:rsidDel="00181AD5">
          <w:delText xml:space="preserve">10.3  </w:delText>
        </w:r>
      </w:del>
      <w:r>
        <w:t>Documentation Deliverables</w:t>
      </w:r>
      <w:bookmarkEnd w:id="3838"/>
    </w:p>
    <w:p w14:paraId="192B0836" w14:textId="77777777" w:rsidR="008B3961" w:rsidDel="003D26BD" w:rsidRDefault="00D74028">
      <w:pPr>
        <w:spacing w:after="200" w:line="276" w:lineRule="auto"/>
        <w:ind w:left="720"/>
        <w:jc w:val="both"/>
        <w:rPr>
          <w:del w:id="3840" w:author="GELIAS" w:date="2026-04-13T00:36:00Z"/>
        </w:rPr>
      </w:pPr>
      <w:r>
        <w:t>The Contractor shall deliver to the Owner, no later than Substantial Completion (unless otherwise specified), all documentation required under this Agreement, including: (a) as-built drawings; (b) operation and maintenance manuals; (c) equipment data sheets; (d) vendor warranties and certificates; (e) material test reports; (f) spare parts catalogues; and (g) all other documentation specified in Schedule A-1.</w:t>
      </w:r>
    </w:p>
    <w:p w14:paraId="22E6D20A" w14:textId="2468F817" w:rsidR="008B3961" w:rsidRDefault="00D74028">
      <w:pPr>
        <w:spacing w:after="200" w:line="276" w:lineRule="auto"/>
        <w:ind w:left="720"/>
        <w:jc w:val="both"/>
        <w:pPrChange w:id="3841" w:author="GELIAS" w:date="2026-04-13T00:36:00Z">
          <w:pPr/>
        </w:pPrChange>
      </w:pPr>
      <w:del w:id="3842" w:author="GELIAS" w:date="2026-04-13T00:36:00Z">
        <w:r w:rsidDel="003D26BD">
          <w:br w:type="page"/>
        </w:r>
      </w:del>
    </w:p>
    <w:p w14:paraId="0C149BFC" w14:textId="2B3247DC" w:rsidR="008B3961" w:rsidRDefault="00FE2B59">
      <w:pPr>
        <w:pStyle w:val="Heading1"/>
        <w:numPr>
          <w:ilvl w:val="0"/>
          <w:numId w:val="157"/>
        </w:numPr>
        <w:ind w:left="567" w:hanging="567"/>
        <w:pPrChange w:id="3843" w:author="GELIAS" w:date="2026-04-13T00:37:00Z">
          <w:pPr>
            <w:pStyle w:val="Heading1"/>
          </w:pPr>
        </w:pPrChange>
      </w:pPr>
      <w:bookmarkStart w:id="3844" w:name="_Toc224520829"/>
      <w:del w:id="3845" w:author="GELIAS" w:date="2026-04-11T18:16:00Z">
        <w:r w:rsidDel="00181AD5">
          <w:lastRenderedPageBreak/>
          <w:delText xml:space="preserve">11. </w:delText>
        </w:r>
      </w:del>
      <w:r>
        <w:t>COMPLETION</w:t>
      </w:r>
      <w:bookmarkEnd w:id="3844"/>
    </w:p>
    <w:p w14:paraId="0DB0B791" w14:textId="16C5ABEF" w:rsidR="008B3961" w:rsidRDefault="00D74028">
      <w:pPr>
        <w:pStyle w:val="Heading2"/>
        <w:numPr>
          <w:ilvl w:val="0"/>
          <w:numId w:val="81"/>
        </w:numPr>
        <w:ind w:left="567" w:hanging="567"/>
        <w:pPrChange w:id="3846" w:author="GELIAS" w:date="2026-04-13T00:37:00Z">
          <w:pPr>
            <w:pStyle w:val="Heading2"/>
          </w:pPr>
        </w:pPrChange>
      </w:pPr>
      <w:bookmarkStart w:id="3847" w:name="_Toc224520830"/>
      <w:del w:id="3848" w:author="GELIAS" w:date="2026-04-11T18:16:00Z">
        <w:r w:rsidDel="00CC363C">
          <w:delText xml:space="preserve">11.1  </w:delText>
        </w:r>
      </w:del>
      <w:r>
        <w:t>Ready for Start-Up (RFSU)</w:t>
      </w:r>
      <w:bookmarkEnd w:id="3847"/>
    </w:p>
    <w:p w14:paraId="4F7EDED0" w14:textId="28151EA3" w:rsidR="008B3961" w:rsidDel="00CC363C" w:rsidRDefault="00D74028" w:rsidP="00CC363C">
      <w:pPr>
        <w:pStyle w:val="ListParagraph"/>
        <w:numPr>
          <w:ilvl w:val="1"/>
          <w:numId w:val="83"/>
        </w:numPr>
        <w:spacing w:after="200" w:line="276" w:lineRule="auto"/>
        <w:ind w:left="1276" w:hanging="567"/>
        <w:jc w:val="both"/>
        <w:rPr>
          <w:del w:id="3849" w:author="GELIAS" w:date="2026-04-11T18:17:00Z"/>
        </w:rPr>
      </w:pPr>
      <w:del w:id="3850" w:author="GELIAS" w:date="2026-04-11T18:17:00Z">
        <w:r w:rsidDel="00CC363C">
          <w:delText xml:space="preserve">(a) </w:delText>
        </w:r>
      </w:del>
      <w:r>
        <w:t xml:space="preserve">The Contractor shall give the Owner at least </w:t>
      </w:r>
      <w:r w:rsidRPr="00CC363C">
        <w:rPr>
          <w:shd w:val="clear" w:color="auto" w:fill="FFFF00"/>
        </w:rPr>
        <w:t>sixty (60) Days</w:t>
      </w:r>
      <w:r>
        <w:t xml:space="preserve"> prior written notice of the expected date of RFSU. At such time as RFSU is achieved, the Contractor shall issue an RFSU Completion Certificate certifying that all mechanical completion requirements have been satisfied and the Facility is ready for the introduction of feedstock for commissioning and start-up.</w:t>
      </w:r>
    </w:p>
    <w:p w14:paraId="5A2BB746" w14:textId="77777777" w:rsidR="00CC363C" w:rsidRDefault="00CC363C">
      <w:pPr>
        <w:pStyle w:val="ListParagraph"/>
        <w:numPr>
          <w:ilvl w:val="1"/>
          <w:numId w:val="83"/>
        </w:numPr>
        <w:spacing w:after="200" w:line="276" w:lineRule="auto"/>
        <w:ind w:left="1276" w:hanging="567"/>
        <w:jc w:val="both"/>
        <w:rPr>
          <w:ins w:id="3851" w:author="GELIAS" w:date="2026-04-11T18:17:00Z"/>
        </w:rPr>
        <w:pPrChange w:id="3852" w:author="GELIAS" w:date="2026-04-11T18:17:00Z">
          <w:pPr>
            <w:spacing w:after="200" w:line="276" w:lineRule="auto"/>
            <w:ind w:left="720"/>
            <w:jc w:val="both"/>
          </w:pPr>
        </w:pPrChange>
      </w:pPr>
    </w:p>
    <w:p w14:paraId="5136A0B0" w14:textId="2C101702" w:rsidR="008B3961" w:rsidRDefault="00D74028">
      <w:pPr>
        <w:pStyle w:val="ListParagraph"/>
        <w:numPr>
          <w:ilvl w:val="1"/>
          <w:numId w:val="83"/>
        </w:numPr>
        <w:spacing w:after="200" w:line="276" w:lineRule="auto"/>
        <w:ind w:left="1276" w:hanging="567"/>
        <w:jc w:val="both"/>
        <w:pPrChange w:id="3853" w:author="GELIAS" w:date="2026-04-11T18:17:00Z">
          <w:pPr>
            <w:spacing w:after="200" w:line="276" w:lineRule="auto"/>
            <w:ind w:left="720"/>
            <w:jc w:val="both"/>
          </w:pPr>
        </w:pPrChange>
      </w:pPr>
      <w:del w:id="3854" w:author="GELIAS" w:date="2026-04-11T18:17:00Z">
        <w:r w:rsidDel="00CC363C">
          <w:delText xml:space="preserve">(b) </w:delText>
        </w:r>
      </w:del>
      <w:r>
        <w:t>The Owner shall review the RFSU Completion Certificate and either accept it or provide the Contractor with written comments within [five (5)] Business Days. Upon acceptance, the Owner shall arrange for the delivery of feedstock in accordance with Section 4.4.</w:t>
      </w:r>
    </w:p>
    <w:p w14:paraId="37BF5296" w14:textId="698428C2" w:rsidR="008B3961" w:rsidRDefault="00D74028">
      <w:pPr>
        <w:pStyle w:val="Heading2"/>
        <w:numPr>
          <w:ilvl w:val="0"/>
          <w:numId w:val="81"/>
        </w:numPr>
        <w:ind w:left="567" w:hanging="720"/>
        <w:pPrChange w:id="3855" w:author="GELIAS" w:date="2026-04-13T12:17:00Z">
          <w:pPr>
            <w:pStyle w:val="Heading2"/>
          </w:pPr>
        </w:pPrChange>
      </w:pPr>
      <w:bookmarkStart w:id="3856" w:name="_Toc224520831"/>
      <w:del w:id="3857" w:author="GELIAS" w:date="2026-04-11T18:18:00Z">
        <w:r w:rsidDel="00CC363C">
          <w:delText xml:space="preserve">11.2  </w:delText>
        </w:r>
      </w:del>
      <w:r>
        <w:t>Substantial Completion</w:t>
      </w:r>
      <w:bookmarkEnd w:id="3856"/>
    </w:p>
    <w:p w14:paraId="41D00561" w14:textId="77777777" w:rsidR="008B3961" w:rsidRDefault="00D74028">
      <w:pPr>
        <w:spacing w:after="200" w:line="276" w:lineRule="auto"/>
        <w:ind w:left="720"/>
        <w:jc w:val="both"/>
      </w:pPr>
      <w:r>
        <w:t>Substantial Completion shall be deemed to have occurred when all of the following requirements have been satisfied:</w:t>
      </w:r>
    </w:p>
    <w:p w14:paraId="646B3F9D" w14:textId="2B9E9D8C" w:rsidR="008B3961" w:rsidDel="00CC363C" w:rsidRDefault="00D74028" w:rsidP="00CC363C">
      <w:pPr>
        <w:pStyle w:val="ListParagraph"/>
        <w:numPr>
          <w:ilvl w:val="1"/>
          <w:numId w:val="85"/>
        </w:numPr>
        <w:spacing w:after="200" w:line="276" w:lineRule="auto"/>
        <w:ind w:left="1276" w:hanging="567"/>
        <w:jc w:val="both"/>
        <w:rPr>
          <w:del w:id="3858" w:author="GELIAS" w:date="2026-04-11T18:18:00Z"/>
        </w:rPr>
      </w:pPr>
      <w:del w:id="3859" w:author="GELIAS" w:date="2026-04-11T18:18:00Z">
        <w:r w:rsidDel="00CC363C">
          <w:delText xml:space="preserve">(a) </w:delText>
        </w:r>
      </w:del>
      <w:r>
        <w:t>The Facility has been constructed, installed and commissioned in accordance with this Agreement;</w:t>
      </w:r>
    </w:p>
    <w:p w14:paraId="0FB2D2BD" w14:textId="77777777" w:rsidR="00CC363C" w:rsidRDefault="00CC363C">
      <w:pPr>
        <w:pStyle w:val="ListParagraph"/>
        <w:numPr>
          <w:ilvl w:val="1"/>
          <w:numId w:val="85"/>
        </w:numPr>
        <w:spacing w:after="200" w:line="276" w:lineRule="auto"/>
        <w:ind w:left="1276" w:hanging="567"/>
        <w:jc w:val="both"/>
        <w:rPr>
          <w:ins w:id="3860" w:author="GELIAS" w:date="2026-04-11T18:18:00Z"/>
        </w:rPr>
        <w:pPrChange w:id="3861" w:author="GELIAS" w:date="2026-04-11T18:18:00Z">
          <w:pPr>
            <w:spacing w:after="200" w:line="276" w:lineRule="auto"/>
            <w:ind w:left="720"/>
            <w:jc w:val="both"/>
          </w:pPr>
        </w:pPrChange>
      </w:pPr>
    </w:p>
    <w:p w14:paraId="01746107" w14:textId="609A4F8B" w:rsidR="008B3961" w:rsidDel="00CC363C" w:rsidRDefault="00D74028" w:rsidP="00CC363C">
      <w:pPr>
        <w:pStyle w:val="ListParagraph"/>
        <w:numPr>
          <w:ilvl w:val="1"/>
          <w:numId w:val="85"/>
        </w:numPr>
        <w:spacing w:after="200" w:line="276" w:lineRule="auto"/>
        <w:ind w:left="1276" w:hanging="567"/>
        <w:jc w:val="both"/>
        <w:rPr>
          <w:del w:id="3862" w:author="GELIAS" w:date="2026-04-11T18:18:00Z"/>
        </w:rPr>
      </w:pPr>
      <w:del w:id="3863" w:author="GELIAS" w:date="2026-04-11T18:18:00Z">
        <w:r w:rsidDel="00CC363C">
          <w:delText xml:space="preserve">(b) </w:delText>
        </w:r>
      </w:del>
      <w:r>
        <w:t>The Performance Test has been successfully completed and the Facility has demonstrated that it meets the Minimum Acceptance Criteria</w:t>
      </w:r>
      <w:ins w:id="3864" w:author="GELIAS" w:date="2026-04-13T12:34:00Z">
        <w:r w:rsidR="00470765">
          <w:t xml:space="preserve"> </w:t>
        </w:r>
      </w:ins>
      <w:ins w:id="3865" w:author="GELIAS" w:date="2026-04-13T12:35:00Z">
        <w:r w:rsidR="00470765">
          <w:t>or</w:t>
        </w:r>
      </w:ins>
      <w:ins w:id="3866" w:author="GELIAS" w:date="2026-04-13T12:34:00Z">
        <w:r w:rsidR="00470765">
          <w:t xml:space="preserve"> the Performance Guarantee</w:t>
        </w:r>
      </w:ins>
      <w:ins w:id="3867" w:author="GELIAS" w:date="2026-04-13T12:35:00Z">
        <w:r w:rsidR="00470765">
          <w:t>, as the case may be</w:t>
        </w:r>
      </w:ins>
      <w:r>
        <w:t>;</w:t>
      </w:r>
    </w:p>
    <w:p w14:paraId="7FC5AA70" w14:textId="77777777" w:rsidR="00CC363C" w:rsidRDefault="00CC363C">
      <w:pPr>
        <w:pStyle w:val="ListParagraph"/>
        <w:numPr>
          <w:ilvl w:val="1"/>
          <w:numId w:val="85"/>
        </w:numPr>
        <w:spacing w:after="200" w:line="276" w:lineRule="auto"/>
        <w:ind w:left="1276" w:hanging="567"/>
        <w:jc w:val="both"/>
        <w:rPr>
          <w:ins w:id="3868" w:author="GELIAS" w:date="2026-04-11T18:18:00Z"/>
        </w:rPr>
        <w:pPrChange w:id="3869" w:author="GELIAS" w:date="2026-04-11T18:18:00Z">
          <w:pPr>
            <w:spacing w:after="200" w:line="276" w:lineRule="auto"/>
            <w:ind w:left="720"/>
            <w:jc w:val="both"/>
          </w:pPr>
        </w:pPrChange>
      </w:pPr>
    </w:p>
    <w:p w14:paraId="68BAE7BD" w14:textId="2AD178FA" w:rsidR="008B3961" w:rsidDel="00CC363C" w:rsidRDefault="00D74028" w:rsidP="00CC363C">
      <w:pPr>
        <w:pStyle w:val="ListParagraph"/>
        <w:numPr>
          <w:ilvl w:val="1"/>
          <w:numId w:val="85"/>
        </w:numPr>
        <w:spacing w:after="200" w:line="276" w:lineRule="auto"/>
        <w:ind w:left="1276" w:hanging="567"/>
        <w:jc w:val="both"/>
        <w:rPr>
          <w:del w:id="3870" w:author="GELIAS" w:date="2026-04-11T18:18:00Z"/>
        </w:rPr>
      </w:pPr>
      <w:del w:id="3871" w:author="GELIAS" w:date="2026-04-11T18:18:00Z">
        <w:r w:rsidDel="00CC363C">
          <w:delText xml:space="preserve">(c) </w:delText>
        </w:r>
      </w:del>
      <w:r>
        <w:t>All required Governmental Authorizations for operation of the Facility have been obtained (to the extent they are the responsibility of the Contractor);</w:t>
      </w:r>
    </w:p>
    <w:p w14:paraId="3DCC73BA" w14:textId="77777777" w:rsidR="00CC363C" w:rsidRDefault="00CC363C">
      <w:pPr>
        <w:pStyle w:val="ListParagraph"/>
        <w:numPr>
          <w:ilvl w:val="1"/>
          <w:numId w:val="85"/>
        </w:numPr>
        <w:spacing w:after="200" w:line="276" w:lineRule="auto"/>
        <w:ind w:left="1276" w:hanging="567"/>
        <w:jc w:val="both"/>
        <w:rPr>
          <w:ins w:id="3872" w:author="GELIAS" w:date="2026-04-11T18:18:00Z"/>
        </w:rPr>
        <w:pPrChange w:id="3873" w:author="GELIAS" w:date="2026-04-11T18:18:00Z">
          <w:pPr>
            <w:spacing w:after="200" w:line="276" w:lineRule="auto"/>
            <w:ind w:left="720"/>
            <w:jc w:val="both"/>
          </w:pPr>
        </w:pPrChange>
      </w:pPr>
    </w:p>
    <w:p w14:paraId="65591F37" w14:textId="4D738BDE" w:rsidR="008B3961" w:rsidDel="00CC363C" w:rsidRDefault="00D74028" w:rsidP="00CC363C">
      <w:pPr>
        <w:pStyle w:val="ListParagraph"/>
        <w:numPr>
          <w:ilvl w:val="1"/>
          <w:numId w:val="85"/>
        </w:numPr>
        <w:spacing w:after="200" w:line="276" w:lineRule="auto"/>
        <w:ind w:left="1276" w:hanging="567"/>
        <w:jc w:val="both"/>
        <w:rPr>
          <w:del w:id="3874" w:author="GELIAS" w:date="2026-04-11T18:19:00Z"/>
        </w:rPr>
      </w:pPr>
      <w:del w:id="3875" w:author="GELIAS" w:date="2026-04-11T18:18:00Z">
        <w:r w:rsidDel="00CC363C">
          <w:delText xml:space="preserve">(d) </w:delText>
        </w:r>
      </w:del>
      <w:r>
        <w:t xml:space="preserve">All required documentation has been delivered to the Owner, including as-built drawings and </w:t>
      </w:r>
      <w:commentRangeStart w:id="3876"/>
      <w:r>
        <w:t>operation and maintenance manuals;</w:t>
      </w:r>
      <w:commentRangeEnd w:id="3876"/>
      <w:r w:rsidR="00076613">
        <w:rPr>
          <w:rStyle w:val="CommentReference"/>
          <w:sz w:val="24"/>
          <w:szCs w:val="24"/>
        </w:rPr>
        <w:commentReference w:id="3876"/>
      </w:r>
    </w:p>
    <w:p w14:paraId="52F878F5" w14:textId="77777777" w:rsidR="00CC363C" w:rsidRDefault="00CC363C">
      <w:pPr>
        <w:pStyle w:val="ListParagraph"/>
        <w:numPr>
          <w:ilvl w:val="1"/>
          <w:numId w:val="85"/>
        </w:numPr>
        <w:spacing w:after="200" w:line="276" w:lineRule="auto"/>
        <w:ind w:left="1276" w:hanging="567"/>
        <w:jc w:val="both"/>
        <w:rPr>
          <w:ins w:id="3877" w:author="GELIAS" w:date="2026-04-11T18:19:00Z"/>
        </w:rPr>
        <w:pPrChange w:id="3878" w:author="GELIAS" w:date="2026-04-11T18:18:00Z">
          <w:pPr>
            <w:spacing w:after="200" w:line="276" w:lineRule="auto"/>
            <w:ind w:left="720"/>
            <w:jc w:val="both"/>
          </w:pPr>
        </w:pPrChange>
      </w:pPr>
    </w:p>
    <w:p w14:paraId="270F7951" w14:textId="74F2A9B9" w:rsidR="008B3961" w:rsidDel="00287769" w:rsidRDefault="00287769">
      <w:pPr>
        <w:pStyle w:val="ListParagraph"/>
        <w:numPr>
          <w:ilvl w:val="1"/>
          <w:numId w:val="85"/>
        </w:numPr>
        <w:spacing w:after="200" w:line="276" w:lineRule="auto"/>
        <w:ind w:left="1276" w:hanging="567"/>
        <w:jc w:val="both"/>
        <w:rPr>
          <w:del w:id="3879" w:author="PCC" w:date="2026-03-18T14:50:00Z"/>
        </w:rPr>
        <w:pPrChange w:id="3880" w:author="GELIAS" w:date="2026-04-11T18:19:00Z">
          <w:pPr>
            <w:spacing w:after="200" w:line="276" w:lineRule="auto"/>
            <w:ind w:left="720"/>
            <w:jc w:val="both"/>
          </w:pPr>
        </w:pPrChange>
      </w:pPr>
      <w:commentRangeStart w:id="3881"/>
      <w:ins w:id="3882" w:author="PCC" w:date="2026-03-18T14:50:00Z">
        <w:r w:rsidDel="00287769">
          <w:t xml:space="preserve"> </w:t>
        </w:r>
      </w:ins>
      <w:del w:id="3883" w:author="PCC" w:date="2026-03-18T14:50:00Z">
        <w:r w:rsidR="00D74028" w:rsidDel="00287769">
          <w:delText>(e) The training program has been completed;</w:delText>
        </w:r>
      </w:del>
      <w:commentRangeEnd w:id="3881"/>
      <w:r w:rsidR="00076613">
        <w:rPr>
          <w:rStyle w:val="CommentReference"/>
          <w:sz w:val="24"/>
          <w:szCs w:val="24"/>
        </w:rPr>
        <w:commentReference w:id="3881"/>
      </w:r>
    </w:p>
    <w:p w14:paraId="17ADE754" w14:textId="00512CEB" w:rsidR="008B3961" w:rsidDel="00CC363C" w:rsidRDefault="00D74028" w:rsidP="00CC363C">
      <w:pPr>
        <w:pStyle w:val="ListParagraph"/>
        <w:numPr>
          <w:ilvl w:val="1"/>
          <w:numId w:val="85"/>
        </w:numPr>
        <w:spacing w:after="200" w:line="276" w:lineRule="auto"/>
        <w:ind w:left="1276" w:hanging="567"/>
        <w:jc w:val="both"/>
        <w:rPr>
          <w:del w:id="3884" w:author="GELIAS" w:date="2026-04-11T18:19:00Z"/>
        </w:rPr>
      </w:pPr>
      <w:del w:id="3885" w:author="GELIAS" w:date="2026-04-11T18:18:00Z">
        <w:r w:rsidDel="00CC363C">
          <w:delText xml:space="preserve">(f) </w:delText>
        </w:r>
      </w:del>
      <w:r>
        <w:t>The Punchlist has been agreed between the Parties; and</w:t>
      </w:r>
    </w:p>
    <w:p w14:paraId="0CB2EEEB" w14:textId="77777777" w:rsidR="00CC363C" w:rsidRDefault="00CC363C">
      <w:pPr>
        <w:pStyle w:val="ListParagraph"/>
        <w:numPr>
          <w:ilvl w:val="1"/>
          <w:numId w:val="85"/>
        </w:numPr>
        <w:spacing w:after="200" w:line="276" w:lineRule="auto"/>
        <w:ind w:left="1276" w:hanging="567"/>
        <w:jc w:val="both"/>
        <w:rPr>
          <w:ins w:id="3886" w:author="GELIAS" w:date="2026-04-11T18:19:00Z"/>
        </w:rPr>
        <w:pPrChange w:id="3887" w:author="GELIAS" w:date="2026-04-11T18:19:00Z">
          <w:pPr>
            <w:spacing w:after="200" w:line="276" w:lineRule="auto"/>
            <w:ind w:left="720"/>
            <w:jc w:val="both"/>
          </w:pPr>
        </w:pPrChange>
      </w:pPr>
    </w:p>
    <w:p w14:paraId="05903F43" w14:textId="3E69086C" w:rsidR="008B3961" w:rsidRDefault="00D74028">
      <w:pPr>
        <w:pStyle w:val="ListParagraph"/>
        <w:numPr>
          <w:ilvl w:val="1"/>
          <w:numId w:val="85"/>
        </w:numPr>
        <w:spacing w:after="200" w:line="276" w:lineRule="auto"/>
        <w:ind w:left="1276" w:hanging="567"/>
        <w:jc w:val="both"/>
        <w:pPrChange w:id="3888" w:author="GELIAS" w:date="2026-04-11T18:19:00Z">
          <w:pPr>
            <w:spacing w:after="200" w:line="276" w:lineRule="auto"/>
            <w:ind w:left="720"/>
            <w:jc w:val="both"/>
          </w:pPr>
        </w:pPrChange>
      </w:pPr>
      <w:del w:id="3889" w:author="GELIAS" w:date="2026-04-11T18:18:00Z">
        <w:r w:rsidDel="00CC363C">
          <w:delText xml:space="preserve">(g) </w:delText>
        </w:r>
      </w:del>
      <w:r>
        <w:t xml:space="preserve">The </w:t>
      </w:r>
      <w:ins w:id="3890" w:author="GELIAS" w:date="2026-04-11T13:46:00Z">
        <w:r w:rsidR="00F415C7">
          <w:t>Owner</w:t>
        </w:r>
      </w:ins>
      <w:del w:id="3891" w:author="GELIAS" w:date="2026-04-11T13:46:00Z">
        <w:r w:rsidDel="00F415C7">
          <w:delText>Contractor</w:delText>
        </w:r>
      </w:del>
      <w:r>
        <w:t xml:space="preserve"> has delivered the Substantial Completion Certificate</w:t>
      </w:r>
      <w:ins w:id="3892" w:author="GELIAS" w:date="2026-04-13T12:35:00Z">
        <w:r w:rsidR="00470765">
          <w:t xml:space="preserve"> and the Ta</w:t>
        </w:r>
      </w:ins>
      <w:ins w:id="3893" w:author="GELIAS" w:date="2026-04-13T12:36:00Z">
        <w:r w:rsidR="00470765">
          <w:t>king-Over Certificate</w:t>
        </w:r>
      </w:ins>
      <w:del w:id="3894" w:author="GELIAS" w:date="2026-04-13T00:37:00Z">
        <w:r w:rsidDel="003D26BD">
          <w:delText xml:space="preserve"> and the Owner has accepted it</w:delText>
        </w:r>
      </w:del>
      <w:r>
        <w:t>.</w:t>
      </w:r>
    </w:p>
    <w:p w14:paraId="09D7943B" w14:textId="77777777" w:rsidR="008B3961" w:rsidRDefault="00D74028">
      <w:pPr>
        <w:pStyle w:val="Heading2"/>
        <w:numPr>
          <w:ilvl w:val="0"/>
          <w:numId w:val="81"/>
        </w:numPr>
        <w:ind w:left="567" w:hanging="567"/>
        <w:pPrChange w:id="3895" w:author="GELIAS" w:date="2026-04-13T11:51:00Z">
          <w:pPr>
            <w:pStyle w:val="Heading2"/>
          </w:pPr>
        </w:pPrChange>
      </w:pPr>
      <w:bookmarkStart w:id="3896" w:name="_Toc224520832"/>
      <w:del w:id="3897" w:author="GELIAS" w:date="2026-04-11T18:19:00Z">
        <w:r w:rsidDel="00CC363C">
          <w:delText xml:space="preserve">11.3  </w:delText>
        </w:r>
      </w:del>
      <w:r>
        <w:t>Performance Test</w:t>
      </w:r>
      <w:bookmarkEnd w:id="3896"/>
    </w:p>
    <w:p w14:paraId="467DFE63" w14:textId="77777777" w:rsidR="00EF7EB8" w:rsidRDefault="00D74028" w:rsidP="00EF7EB8">
      <w:pPr>
        <w:pStyle w:val="ListParagraph"/>
        <w:numPr>
          <w:ilvl w:val="0"/>
          <w:numId w:val="161"/>
        </w:numPr>
        <w:spacing w:after="200" w:line="276" w:lineRule="auto"/>
        <w:ind w:left="1134" w:hanging="567"/>
        <w:jc w:val="both"/>
        <w:rPr>
          <w:ins w:id="3898" w:author="GELIAS" w:date="2026-04-13T11:53:00Z"/>
        </w:rPr>
      </w:pPr>
      <w:del w:id="3899" w:author="GELIAS" w:date="2026-04-13T11:51:00Z">
        <w:r w:rsidDel="00EF7EB8">
          <w:delText xml:space="preserve">(a) </w:delText>
        </w:r>
      </w:del>
      <w:r>
        <w:t>The Performance Test shall be conducted in accordance with the procedures set forth in Schedule A-3. The Performance Test shall demonstrate that the Facility meets the Performance Guarantee under the conditions specified in Schedule A-3.</w:t>
      </w:r>
    </w:p>
    <w:p w14:paraId="0ED7B626" w14:textId="77777777" w:rsidR="00EF7EB8" w:rsidRDefault="003A1C77" w:rsidP="00EF7EB8">
      <w:pPr>
        <w:pStyle w:val="ListParagraph"/>
        <w:numPr>
          <w:ilvl w:val="0"/>
          <w:numId w:val="161"/>
        </w:numPr>
        <w:spacing w:after="200" w:line="276" w:lineRule="auto"/>
        <w:ind w:left="1134" w:hanging="567"/>
        <w:jc w:val="both"/>
        <w:rPr>
          <w:ins w:id="3900" w:author="GELIAS" w:date="2026-04-13T11:54:00Z"/>
        </w:rPr>
      </w:pPr>
      <w:ins w:id="3901" w:author="GELIAS" w:date="2026-04-11T15:49:00Z">
        <w:r>
          <w:t xml:space="preserve">The Contractor shall submit to the </w:t>
        </w:r>
      </w:ins>
      <w:ins w:id="3902" w:author="GELIAS" w:date="2026-04-13T11:53:00Z">
        <w:r w:rsidR="00EF7EB8">
          <w:t>Owne</w:t>
        </w:r>
      </w:ins>
      <w:ins w:id="3903" w:author="GELIAS" w:date="2026-04-11T15:49:00Z">
        <w:r>
          <w:t xml:space="preserve">r, not less than </w:t>
        </w:r>
      </w:ins>
      <w:ins w:id="3904" w:author="GELIAS" w:date="2026-04-13T11:53:00Z">
        <w:r w:rsidR="00EF7EB8">
          <w:t xml:space="preserve">[.] </w:t>
        </w:r>
      </w:ins>
      <w:ins w:id="3905" w:author="GELIAS" w:date="2026-04-11T15:49:00Z">
        <w:r>
          <w:t xml:space="preserve">days before the date the Contractor intends to commence the </w:t>
        </w:r>
      </w:ins>
      <w:ins w:id="3906" w:author="GELIAS" w:date="2026-04-13T11:46:00Z">
        <w:r w:rsidR="003879D8">
          <w:t>Performance Test</w:t>
        </w:r>
      </w:ins>
      <w:ins w:id="3907" w:author="GELIAS" w:date="2026-04-11T15:49:00Z">
        <w:r>
          <w:t xml:space="preserve">, a detailed test </w:t>
        </w:r>
        <w:proofErr w:type="spellStart"/>
        <w:r>
          <w:t>programme</w:t>
        </w:r>
        <w:proofErr w:type="spellEnd"/>
        <w:r>
          <w:t xml:space="preserve"> showing the intended timing and resources required for these tests. </w:t>
        </w:r>
      </w:ins>
    </w:p>
    <w:p w14:paraId="3BD1F01C" w14:textId="12847F37" w:rsidR="002E15F9" w:rsidRDefault="003A1C77" w:rsidP="002E15F9">
      <w:pPr>
        <w:pStyle w:val="ListParagraph"/>
        <w:numPr>
          <w:ilvl w:val="0"/>
          <w:numId w:val="161"/>
        </w:numPr>
        <w:spacing w:after="200" w:line="276" w:lineRule="auto"/>
        <w:ind w:left="1134" w:hanging="567"/>
        <w:jc w:val="both"/>
        <w:rPr>
          <w:ins w:id="3908" w:author="GELIAS" w:date="2026-04-13T12:12:00Z"/>
        </w:rPr>
      </w:pPr>
      <w:ins w:id="3909" w:author="GELIAS" w:date="2026-04-11T15:49:00Z">
        <w:r>
          <w:t xml:space="preserve">The </w:t>
        </w:r>
      </w:ins>
      <w:ins w:id="3910" w:author="GELIAS" w:date="2026-04-13T11:54:00Z">
        <w:r w:rsidR="00EF7EB8">
          <w:t>Owner</w:t>
        </w:r>
      </w:ins>
      <w:ins w:id="3911" w:author="GELIAS" w:date="2026-04-11T15:49:00Z">
        <w:r>
          <w:t xml:space="preserve"> may Review the proposed test </w:t>
        </w:r>
        <w:proofErr w:type="spellStart"/>
        <w:r>
          <w:t>programme</w:t>
        </w:r>
        <w:proofErr w:type="spellEnd"/>
        <w:r>
          <w:t xml:space="preserve"> and may give a Notice to the Contractor stating the extent to which it does not comply with the </w:t>
        </w:r>
      </w:ins>
      <w:ins w:id="3912" w:author="GELIAS" w:date="2026-04-13T12:07:00Z">
        <w:r w:rsidR="002D1A07">
          <w:t>Agreement</w:t>
        </w:r>
      </w:ins>
      <w:ins w:id="3913" w:author="GELIAS" w:date="2026-04-11T15:49:00Z">
        <w:r>
          <w:t xml:space="preserve">. Within </w:t>
        </w:r>
      </w:ins>
      <w:ins w:id="3914" w:author="GELIAS" w:date="2026-04-13T12:07:00Z">
        <w:r w:rsidR="002E15F9">
          <w:t>the Review Period</w:t>
        </w:r>
      </w:ins>
      <w:ins w:id="3915" w:author="GELIAS" w:date="2026-04-11T15:49:00Z">
        <w:r>
          <w:t xml:space="preserve">, the Contractor shall revise the test </w:t>
        </w:r>
        <w:proofErr w:type="spellStart"/>
        <w:r>
          <w:t>programme</w:t>
        </w:r>
        <w:proofErr w:type="spellEnd"/>
        <w:r>
          <w:t xml:space="preserve"> to rectify such non-compliance. If the </w:t>
        </w:r>
      </w:ins>
      <w:ins w:id="3916" w:author="GELIAS" w:date="2026-04-13T12:08:00Z">
        <w:r w:rsidR="002E15F9">
          <w:t>Ow</w:t>
        </w:r>
      </w:ins>
      <w:ins w:id="3917" w:author="GELIAS" w:date="2026-04-13T17:07:00Z">
        <w:r w:rsidR="008D225D">
          <w:t>n</w:t>
        </w:r>
      </w:ins>
      <w:ins w:id="3918" w:author="GELIAS" w:date="2026-04-13T12:08:00Z">
        <w:r w:rsidR="002E15F9">
          <w:t xml:space="preserve">er </w:t>
        </w:r>
      </w:ins>
      <w:ins w:id="3919" w:author="GELIAS" w:date="2026-04-11T15:49:00Z">
        <w:r>
          <w:t xml:space="preserve">gives no such Notice within </w:t>
        </w:r>
      </w:ins>
      <w:ins w:id="3920" w:author="GELIAS" w:date="2026-04-13T12:08:00Z">
        <w:r w:rsidR="002E15F9">
          <w:t>the Review Period</w:t>
        </w:r>
      </w:ins>
      <w:ins w:id="3921" w:author="GELIAS" w:date="2026-04-11T15:49:00Z">
        <w:r>
          <w:t xml:space="preserve">, the </w:t>
        </w:r>
      </w:ins>
      <w:ins w:id="3922" w:author="GELIAS" w:date="2026-04-13T17:04:00Z">
        <w:r w:rsidR="008D225D">
          <w:t>Owner</w:t>
        </w:r>
      </w:ins>
      <w:ins w:id="3923" w:author="GELIAS" w:date="2026-04-11T15:49:00Z">
        <w:r>
          <w:t xml:space="preserve"> shall be deemed to have given a Notice of No-objection.</w:t>
        </w:r>
      </w:ins>
    </w:p>
    <w:p w14:paraId="00AD102F" w14:textId="7AD4A152" w:rsidR="002E15F9" w:rsidRDefault="002E15F9" w:rsidP="002E15F9">
      <w:pPr>
        <w:pStyle w:val="ListParagraph"/>
        <w:numPr>
          <w:ilvl w:val="0"/>
          <w:numId w:val="161"/>
        </w:numPr>
        <w:spacing w:after="200" w:line="276" w:lineRule="auto"/>
        <w:ind w:left="1134" w:hanging="567"/>
        <w:jc w:val="both"/>
        <w:rPr>
          <w:ins w:id="3924" w:author="GELIAS" w:date="2026-04-13T12:14:00Z"/>
        </w:rPr>
      </w:pPr>
      <w:ins w:id="3925" w:author="GELIAS" w:date="2026-04-13T12:12:00Z">
        <w:r w:rsidRPr="002E15F9">
          <w:t>If the Facility fails to achieve the Performance Guarantee during the Performance Test, the Contractor shall, at its own cost, make such modifications, adjustments and repairs as are necessary and shall repeat the Performance Test. The Contractor shall have three (3) opportunities to pass the Performance Test.</w:t>
        </w:r>
      </w:ins>
    </w:p>
    <w:p w14:paraId="330D5E09" w14:textId="65CA01D2" w:rsidR="002E15F9" w:rsidRDefault="002E15F9" w:rsidP="002E15F9">
      <w:pPr>
        <w:pStyle w:val="ListParagraph"/>
        <w:numPr>
          <w:ilvl w:val="0"/>
          <w:numId w:val="161"/>
        </w:numPr>
        <w:spacing w:after="200" w:line="276" w:lineRule="auto"/>
        <w:ind w:left="1134" w:hanging="567"/>
        <w:jc w:val="both"/>
        <w:rPr>
          <w:ins w:id="3926" w:author="GELIAS" w:date="2026-04-13T12:16:00Z"/>
        </w:rPr>
      </w:pPr>
      <w:ins w:id="3927" w:author="GELIAS" w:date="2026-04-13T12:14:00Z">
        <w:r>
          <w:t xml:space="preserve">If the Facility achieves the Minimum Acceptance Criteria but does not achieve the full Performance Guarantee, Substantial Completion may be declared subject to the payment of Performance Liquidated Damages in accordance with </w:t>
        </w:r>
      </w:ins>
      <w:ins w:id="3928" w:author="GELIAS" w:date="2026-04-13T17:33:00Z">
        <w:r w:rsidR="00407C7D">
          <w:t>Section</w:t>
        </w:r>
      </w:ins>
      <w:ins w:id="3929" w:author="GELIAS" w:date="2026-04-13T12:14:00Z">
        <w:r>
          <w:t xml:space="preserve"> 13.</w:t>
        </w:r>
      </w:ins>
    </w:p>
    <w:p w14:paraId="0F0818C2" w14:textId="2779675B" w:rsidR="002E15F9" w:rsidRDefault="002E15F9" w:rsidP="002E15F9">
      <w:pPr>
        <w:pStyle w:val="ListParagraph"/>
        <w:numPr>
          <w:ilvl w:val="0"/>
          <w:numId w:val="161"/>
        </w:numPr>
        <w:spacing w:after="200" w:line="276" w:lineRule="auto"/>
        <w:ind w:left="1134" w:hanging="567"/>
        <w:jc w:val="both"/>
        <w:rPr>
          <w:ins w:id="3930" w:author="GELIAS" w:date="2026-04-13T12:16:00Z"/>
        </w:rPr>
      </w:pPr>
      <w:ins w:id="3931" w:author="GELIAS" w:date="2026-04-13T12:16:00Z">
        <w:r>
          <w:t xml:space="preserve">If the Facility fails to achieve the Minimum Acceptance Criteria after </w:t>
        </w:r>
        <w:r>
          <w:rPr>
            <w:shd w:val="clear" w:color="auto" w:fill="FFFF00"/>
          </w:rPr>
          <w:t>three (3)</w:t>
        </w:r>
        <w:r>
          <w:t xml:space="preserve"> Performance Test attempts, the Owner may, at its sole option: (</w:t>
        </w:r>
        <w:proofErr w:type="spellStart"/>
        <w:r>
          <w:t>i</w:t>
        </w:r>
        <w:proofErr w:type="spellEnd"/>
        <w:r>
          <w:t xml:space="preserve">) reject the Facility and terminate this Agreement for Contractor default in accordance with Section 15.3; (ii) accept the Facility subject to agreed Performance Liquidated </w:t>
        </w:r>
        <w:commentRangeStart w:id="3932"/>
        <w:r>
          <w:t xml:space="preserve">Damages, </w:t>
        </w:r>
        <w:commentRangeEnd w:id="3932"/>
        <w:r>
          <w:rPr>
            <w:rStyle w:val="CommentReference"/>
            <w:sz w:val="24"/>
            <w:szCs w:val="24"/>
          </w:rPr>
          <w:commentReference w:id="3932"/>
        </w:r>
        <w:r>
          <w:t>as may be negotiated); or (iii) require the Contractor to undertake further remedial measures at its own cost within a timeframe specified by the Owner, failing which the Owner may exercise its rights under sub-paragraph (</w:t>
        </w:r>
        <w:proofErr w:type="spellStart"/>
        <w:r>
          <w:t>i</w:t>
        </w:r>
        <w:proofErr w:type="spellEnd"/>
        <w:r>
          <w:t>) or (ii) above.</w:t>
        </w:r>
      </w:ins>
    </w:p>
    <w:p w14:paraId="54C7BE75" w14:textId="3768667B" w:rsidR="002E15F9" w:rsidRDefault="002E15F9" w:rsidP="002E15F9">
      <w:pPr>
        <w:pStyle w:val="ListParagraph"/>
        <w:numPr>
          <w:ilvl w:val="0"/>
          <w:numId w:val="161"/>
        </w:numPr>
        <w:spacing w:after="200" w:line="276" w:lineRule="auto"/>
        <w:ind w:left="1134" w:hanging="567"/>
        <w:jc w:val="both"/>
        <w:rPr>
          <w:ins w:id="3933" w:author="GELIAS" w:date="2026-04-13T12:20:00Z"/>
        </w:rPr>
      </w:pPr>
      <w:ins w:id="3934" w:author="GELIAS" w:date="2026-04-13T12:16:00Z">
        <w:r w:rsidRPr="00555240">
          <w:t xml:space="preserve">The Contractor shall not be liable to pay </w:t>
        </w:r>
      </w:ins>
      <w:ins w:id="3935" w:author="GELIAS" w:date="2026-04-13T12:17:00Z">
        <w:r>
          <w:t>P</w:t>
        </w:r>
      </w:ins>
      <w:ins w:id="3936" w:author="GELIAS" w:date="2026-04-13T12:16:00Z">
        <w:r w:rsidRPr="00555240">
          <w:t xml:space="preserve">erformance </w:t>
        </w:r>
      </w:ins>
      <w:ins w:id="3937" w:author="GELIAS" w:date="2026-04-13T12:17:00Z">
        <w:r>
          <w:t>L</w:t>
        </w:r>
      </w:ins>
      <w:ins w:id="3938" w:author="GELIAS" w:date="2026-04-13T12:16:00Z">
        <w:r w:rsidRPr="00555240">
          <w:t xml:space="preserve">iquidated </w:t>
        </w:r>
      </w:ins>
      <w:ins w:id="3939" w:author="GELIAS" w:date="2026-04-13T12:17:00Z">
        <w:r>
          <w:t>D</w:t>
        </w:r>
      </w:ins>
      <w:ins w:id="3940" w:author="GELIAS" w:date="2026-04-13T12:16:00Z">
        <w:r w:rsidRPr="00555240">
          <w:t xml:space="preserve">amages, nor be deemed in breach of contract, if the </w:t>
        </w:r>
      </w:ins>
      <w:ins w:id="3941" w:author="GELIAS" w:date="2026-04-13T12:17:00Z">
        <w:r>
          <w:t>F</w:t>
        </w:r>
      </w:ins>
      <w:ins w:id="3942" w:author="GELIAS" w:date="2026-04-13T12:16:00Z">
        <w:r w:rsidRPr="00555240">
          <w:t xml:space="preserve">acility fails to achieve the </w:t>
        </w:r>
      </w:ins>
      <w:ins w:id="3943" w:author="GELIAS" w:date="2026-04-13T12:17:00Z">
        <w:r>
          <w:t>M</w:t>
        </w:r>
      </w:ins>
      <w:ins w:id="3944" w:author="GELIAS" w:date="2026-04-13T12:16:00Z">
        <w:r w:rsidRPr="00555240">
          <w:t xml:space="preserve">inimum </w:t>
        </w:r>
      </w:ins>
      <w:ins w:id="3945" w:author="GELIAS" w:date="2026-04-13T12:17:00Z">
        <w:r>
          <w:t>A</w:t>
        </w:r>
      </w:ins>
      <w:ins w:id="3946" w:author="GELIAS" w:date="2026-04-13T12:16:00Z">
        <w:r>
          <w:t xml:space="preserve">cceptance </w:t>
        </w:r>
      </w:ins>
      <w:ins w:id="3947" w:author="GELIAS" w:date="2026-04-13T12:17:00Z">
        <w:r>
          <w:t>C</w:t>
        </w:r>
      </w:ins>
      <w:ins w:id="3948" w:author="GELIAS" w:date="2026-04-13T12:16:00Z">
        <w:r w:rsidRPr="00555240">
          <w:t>riteria</w:t>
        </w:r>
      </w:ins>
      <w:ins w:id="3949" w:author="GELIAS" w:date="2026-04-13T12:17:00Z">
        <w:r>
          <w:t xml:space="preserve"> solely due to</w:t>
        </w:r>
      </w:ins>
      <w:ins w:id="3950" w:author="GELIAS" w:date="2026-04-13T12:16:00Z">
        <w:r w:rsidRPr="00555240">
          <w:t xml:space="preserve"> a deviation from the Initial Feed Gas Composition specification provided by the Owner</w:t>
        </w:r>
        <w:r>
          <w:t xml:space="preserve"> in the schedule of this agreement</w:t>
        </w:r>
        <w:r w:rsidRPr="00555240">
          <w:t>.</w:t>
        </w:r>
      </w:ins>
    </w:p>
    <w:p w14:paraId="793F12BE" w14:textId="5315754C" w:rsidR="00011FE8" w:rsidRDefault="00011FE8" w:rsidP="002E15F9">
      <w:pPr>
        <w:pStyle w:val="ListParagraph"/>
        <w:numPr>
          <w:ilvl w:val="0"/>
          <w:numId w:val="161"/>
        </w:numPr>
        <w:spacing w:after="200" w:line="276" w:lineRule="auto"/>
        <w:ind w:left="1134" w:hanging="567"/>
        <w:jc w:val="both"/>
        <w:rPr>
          <w:ins w:id="3951" w:author="GELIAS" w:date="2026-04-13T12:13:00Z"/>
        </w:rPr>
      </w:pPr>
      <w:ins w:id="3952" w:author="GELIAS" w:date="2026-04-13T12:20:00Z">
        <w:r>
          <w:lastRenderedPageBreak/>
          <w:t xml:space="preserve">Any product produced by, and any revenue or other benefit resulting from, trial operation under this </w:t>
        </w:r>
      </w:ins>
      <w:ins w:id="3953" w:author="GELIAS" w:date="2026-04-13T17:06:00Z">
        <w:r w:rsidR="008D225D">
          <w:t>Section</w:t>
        </w:r>
      </w:ins>
      <w:ins w:id="3954" w:author="GELIAS" w:date="2026-04-13T12:20:00Z">
        <w:r>
          <w:t xml:space="preserve"> shall be the property of the </w:t>
        </w:r>
      </w:ins>
      <w:ins w:id="3955" w:author="GELIAS" w:date="2026-04-13T17:04:00Z">
        <w:r w:rsidR="008D225D">
          <w:t>Owner</w:t>
        </w:r>
      </w:ins>
      <w:ins w:id="3956" w:author="GELIAS" w:date="2026-04-13T12:20:00Z">
        <w:r>
          <w:t>.</w:t>
        </w:r>
      </w:ins>
    </w:p>
    <w:p w14:paraId="672C19E0" w14:textId="0278D923" w:rsidR="003A1C77" w:rsidDel="002E15F9" w:rsidRDefault="003A1C77">
      <w:pPr>
        <w:pStyle w:val="ListParagraph"/>
        <w:numPr>
          <w:ilvl w:val="0"/>
          <w:numId w:val="161"/>
        </w:numPr>
        <w:spacing w:after="200" w:line="276" w:lineRule="auto"/>
        <w:ind w:left="0" w:hanging="567"/>
        <w:jc w:val="both"/>
        <w:rPr>
          <w:del w:id="3957" w:author="GELIAS" w:date="2026-04-13T12:11:00Z"/>
        </w:rPr>
        <w:pPrChange w:id="3958" w:author="GELIAS" w:date="2026-04-13T12:18:00Z">
          <w:pPr>
            <w:spacing w:after="200" w:line="276" w:lineRule="auto"/>
            <w:ind w:left="720"/>
            <w:jc w:val="both"/>
          </w:pPr>
        </w:pPrChange>
      </w:pPr>
    </w:p>
    <w:p w14:paraId="743F20F4" w14:textId="45A39969" w:rsidR="003A1C77" w:rsidDel="002E15F9" w:rsidRDefault="00D74028">
      <w:pPr>
        <w:pStyle w:val="ListParagraph"/>
        <w:rPr>
          <w:del w:id="3959" w:author="GELIAS" w:date="2026-04-13T12:13:00Z"/>
        </w:rPr>
        <w:pPrChange w:id="3960" w:author="GELIAS" w:date="2026-04-13T12:18:00Z">
          <w:pPr>
            <w:spacing w:after="200" w:line="276" w:lineRule="auto"/>
            <w:ind w:left="720"/>
            <w:jc w:val="both"/>
          </w:pPr>
        </w:pPrChange>
      </w:pPr>
      <w:del w:id="3961" w:author="GELIAS" w:date="2026-04-13T12:11:00Z">
        <w:r w:rsidDel="002E15F9">
          <w:delText xml:space="preserve">(b) </w:delText>
        </w:r>
      </w:del>
      <w:del w:id="3962" w:author="GELIAS" w:date="2026-04-13T12:12:00Z">
        <w:r w:rsidDel="002E15F9">
          <w:delText xml:space="preserve">If the Facility fails to achieve the Performance Guarantee during the Performance Test, the Contractor shall, at its own cost, make such modifications, adjustments and repairs as are necessary and shall repeat the Performance Test. The Contractor shall have </w:delText>
        </w:r>
        <w:r w:rsidDel="002E15F9">
          <w:rPr>
            <w:shd w:val="clear" w:color="auto" w:fill="FFFF00"/>
          </w:rPr>
          <w:delText>three (3)</w:delText>
        </w:r>
        <w:r w:rsidDel="002E15F9">
          <w:delText xml:space="preserve"> opportunities to pass the Performance Test.</w:delText>
        </w:r>
      </w:del>
    </w:p>
    <w:p w14:paraId="193B9DD1" w14:textId="709A6165" w:rsidR="003A1C77" w:rsidDel="002E15F9" w:rsidRDefault="00D74028">
      <w:pPr>
        <w:pStyle w:val="ListParagraph"/>
        <w:rPr>
          <w:del w:id="3963" w:author="GELIAS" w:date="2026-04-13T12:15:00Z"/>
        </w:rPr>
        <w:pPrChange w:id="3964" w:author="GELIAS" w:date="2026-04-13T12:18:00Z">
          <w:pPr>
            <w:spacing w:after="200" w:line="276" w:lineRule="auto"/>
            <w:ind w:left="720"/>
            <w:jc w:val="both"/>
          </w:pPr>
        </w:pPrChange>
      </w:pPr>
      <w:del w:id="3965" w:author="GELIAS" w:date="2026-04-13T12:13:00Z">
        <w:r w:rsidDel="002E15F9">
          <w:delText>(c)</w:delText>
        </w:r>
      </w:del>
      <w:del w:id="3966" w:author="GELIAS" w:date="2026-04-13T12:14:00Z">
        <w:r w:rsidDel="002E15F9">
          <w:delText xml:space="preserve"> If the Facility achieves the Minimum Acceptance Criteria but does not achieve the full Performance Guarantee, Substantial Completion may be declared subject to the payment of Performance Liquidated Damages in accordance with Article 13.</w:delText>
        </w:r>
      </w:del>
    </w:p>
    <w:p w14:paraId="2C255A56" w14:textId="2EB389F7" w:rsidR="008B3961" w:rsidDel="00011FE8" w:rsidRDefault="00D74028">
      <w:pPr>
        <w:spacing w:after="200" w:line="276" w:lineRule="auto"/>
        <w:jc w:val="both"/>
        <w:rPr>
          <w:ins w:id="3967" w:author="PCC" w:date="2026-03-29T21:11:00Z"/>
          <w:del w:id="3968" w:author="GELIAS" w:date="2026-04-13T12:18:00Z"/>
        </w:rPr>
        <w:pPrChange w:id="3969" w:author="GELIAS" w:date="2026-04-13T12:18:00Z">
          <w:pPr>
            <w:spacing w:after="200" w:line="276" w:lineRule="auto"/>
            <w:ind w:left="720"/>
            <w:jc w:val="both"/>
          </w:pPr>
        </w:pPrChange>
      </w:pPr>
      <w:del w:id="3970" w:author="GELIAS" w:date="2026-04-13T12:16:00Z">
        <w:r w:rsidDel="002E15F9">
          <w:delText xml:space="preserve">(d) If the Facility fails to achieve the Minimum Acceptance Criteria after </w:delText>
        </w:r>
        <w:r w:rsidDel="002E15F9">
          <w:rPr>
            <w:shd w:val="clear" w:color="auto" w:fill="FFFF00"/>
          </w:rPr>
          <w:delText>three (3)</w:delText>
        </w:r>
        <w:r w:rsidDel="002E15F9">
          <w:delText xml:space="preserve"> Performance Test attempts, the Owner may, at its sole option: (i) reject the Facility and terminate this Agreement for Contractor default in accordance with Section 15.3; (ii) accept the Facility subject to agreed Performance Liquidated </w:delText>
        </w:r>
        <w:commentRangeStart w:id="3971"/>
        <w:r w:rsidDel="002E15F9">
          <w:delText xml:space="preserve">Damages (including damages beyond the formulae in Schedule A-3, </w:delText>
        </w:r>
        <w:commentRangeEnd w:id="3971"/>
        <w:r w:rsidR="00011FE8" w:rsidDel="002E15F9">
          <w:rPr>
            <w:rStyle w:val="CommentReference"/>
            <w:sz w:val="24"/>
            <w:szCs w:val="24"/>
          </w:rPr>
          <w:commentReference w:id="3971"/>
        </w:r>
        <w:r w:rsidDel="002E15F9">
          <w:delText>as may be negotiated); or (iii) require the Contractor to undertake further remedial measures at its own cost within a timeframe specified by the Owner, failing which the Owner may exercise its rights under sub-paragraph (i) or (ii) above.</w:delText>
        </w:r>
      </w:del>
    </w:p>
    <w:p w14:paraId="5B63496C" w14:textId="6E91CB36" w:rsidR="00555240" w:rsidRDefault="00555240">
      <w:pPr>
        <w:spacing w:after="200" w:line="276" w:lineRule="auto"/>
        <w:jc w:val="both"/>
        <w:pPrChange w:id="3972" w:author="GELIAS" w:date="2026-04-13T12:18:00Z">
          <w:pPr>
            <w:spacing w:after="200" w:line="276" w:lineRule="auto"/>
            <w:ind w:left="720"/>
            <w:jc w:val="both"/>
          </w:pPr>
        </w:pPrChange>
      </w:pPr>
      <w:ins w:id="3973" w:author="PCC" w:date="2026-03-29T21:11:00Z">
        <w:del w:id="3974" w:author="GELIAS" w:date="2026-04-13T12:16:00Z">
          <w:r w:rsidDel="002E15F9">
            <w:delText xml:space="preserve">(e) </w:delText>
          </w:r>
        </w:del>
      </w:ins>
      <w:ins w:id="3975" w:author="PCC" w:date="2026-03-29T21:14:00Z">
        <w:del w:id="3976" w:author="GELIAS" w:date="2026-04-13T12:16:00Z">
          <w:r w:rsidRPr="00555240" w:rsidDel="002E15F9">
            <w:delText xml:space="preserve">The Contractor shall not be liable to pay performance liquidated damages, nor be deemed in breach of contract, if the facility fails to achieve the minimum </w:delText>
          </w:r>
        </w:del>
      </w:ins>
      <w:ins w:id="3977" w:author="PCC" w:date="2026-03-29T21:23:00Z">
        <w:del w:id="3978" w:author="GELIAS" w:date="2026-04-13T12:16:00Z">
          <w:r w:rsidR="008B7899" w:rsidDel="002E15F9">
            <w:delText xml:space="preserve">acceptance </w:delText>
          </w:r>
        </w:del>
      </w:ins>
      <w:ins w:id="3979" w:author="PCC" w:date="2026-03-29T21:14:00Z">
        <w:del w:id="3980" w:author="GELIAS" w:date="2026-04-13T12:16:00Z">
          <w:r w:rsidRPr="00555240" w:rsidDel="002E15F9">
            <w:delText>criteria, to the extent that such failure is directly caused by a deviation in the actual feed gas composition from the Initial Feed Gas Composition specification provided by the Owner</w:delText>
          </w:r>
        </w:del>
      </w:ins>
      <w:ins w:id="3981" w:author="PCC" w:date="2026-03-29T21:15:00Z">
        <w:del w:id="3982" w:author="GELIAS" w:date="2026-04-13T12:16:00Z">
          <w:r w:rsidR="00AC7469" w:rsidDel="002E15F9">
            <w:delText xml:space="preserve"> in the schedule of this agreement</w:delText>
          </w:r>
        </w:del>
      </w:ins>
      <w:ins w:id="3983" w:author="PCC" w:date="2026-03-29T21:14:00Z">
        <w:del w:id="3984" w:author="GELIAS" w:date="2026-04-13T12:16:00Z">
          <w:r w:rsidRPr="00555240" w:rsidDel="002E15F9">
            <w:delText>.</w:delText>
          </w:r>
        </w:del>
      </w:ins>
    </w:p>
    <w:p w14:paraId="30076A36" w14:textId="77777777" w:rsidR="008B3961" w:rsidRDefault="00D74028">
      <w:pPr>
        <w:pStyle w:val="Heading2"/>
        <w:numPr>
          <w:ilvl w:val="0"/>
          <w:numId w:val="81"/>
        </w:numPr>
        <w:ind w:hanging="578"/>
        <w:pPrChange w:id="3985" w:author="GELIAS" w:date="2026-04-11T18:20:00Z">
          <w:pPr>
            <w:pStyle w:val="Heading2"/>
          </w:pPr>
        </w:pPrChange>
      </w:pPr>
      <w:bookmarkStart w:id="3986" w:name="_Toc224520833"/>
      <w:del w:id="3987" w:author="GELIAS" w:date="2026-04-11T18:20:00Z">
        <w:r w:rsidDel="00CC363C">
          <w:delText xml:space="preserve">11.4 </w:delText>
        </w:r>
      </w:del>
      <w:r>
        <w:t xml:space="preserve"> Punchlist</w:t>
      </w:r>
      <w:bookmarkEnd w:id="3986"/>
    </w:p>
    <w:p w14:paraId="278272B5" w14:textId="77777777" w:rsidR="008B3961" w:rsidRDefault="00D74028">
      <w:pPr>
        <w:spacing w:after="200" w:line="276" w:lineRule="auto"/>
        <w:ind w:left="720"/>
        <w:jc w:val="both"/>
      </w:pPr>
      <w:r>
        <w:t>(a) Prior to Substantial Completion, the Parties shall jointly prepare a Punchlist of minor items remaining to be completed or corrected. No item shall be included on the Punchlist if it materially affects the safe operation of the Facility or its ability to meet the Minimum Acceptance Criteria.</w:t>
      </w:r>
    </w:p>
    <w:p w14:paraId="52776278" w14:textId="53BA6D77" w:rsidR="008B3961" w:rsidRDefault="00D74028">
      <w:pPr>
        <w:spacing w:after="200" w:line="276" w:lineRule="auto"/>
        <w:ind w:left="720"/>
        <w:jc w:val="both"/>
      </w:pPr>
      <w:r>
        <w:t xml:space="preserve">(b) The Contractor shall complete all Punchlist items within </w:t>
      </w:r>
      <w:r>
        <w:rPr>
          <w:shd w:val="clear" w:color="auto" w:fill="FFFF00"/>
        </w:rPr>
        <w:t>ninety (90) Days</w:t>
      </w:r>
      <w:r>
        <w:t xml:space="preserve"> after Substantial Completion (or such other period as may be agreed by the Parties)</w:t>
      </w:r>
      <w:ins w:id="3988" w:author="GELIAS" w:date="2026-04-13T13:02:00Z">
        <w:r w:rsidR="00A57E21">
          <w:t xml:space="preserve"> at its cost</w:t>
        </w:r>
      </w:ins>
      <w:r>
        <w:t>.</w:t>
      </w:r>
    </w:p>
    <w:p w14:paraId="490971D5" w14:textId="77777777" w:rsidR="008B3961" w:rsidRDefault="00D74028">
      <w:pPr>
        <w:pStyle w:val="Heading2"/>
        <w:numPr>
          <w:ilvl w:val="0"/>
          <w:numId w:val="81"/>
        </w:numPr>
        <w:ind w:hanging="578"/>
        <w:pPrChange w:id="3989" w:author="GELIAS" w:date="2026-04-11T18:20:00Z">
          <w:pPr>
            <w:pStyle w:val="Heading2"/>
          </w:pPr>
        </w:pPrChange>
      </w:pPr>
      <w:bookmarkStart w:id="3990" w:name="_Toc224520834"/>
      <w:del w:id="3991" w:author="GELIAS" w:date="2026-04-11T18:20:00Z">
        <w:r w:rsidDel="00CC363C">
          <w:delText xml:space="preserve">11.5  </w:delText>
        </w:r>
      </w:del>
      <w:r>
        <w:t>Final Completion</w:t>
      </w:r>
      <w:bookmarkEnd w:id="3990"/>
    </w:p>
    <w:p w14:paraId="0A60C2DC" w14:textId="77777777" w:rsidR="008B3961" w:rsidRDefault="00D74028">
      <w:pPr>
        <w:spacing w:after="200" w:line="276" w:lineRule="auto"/>
        <w:ind w:left="720"/>
        <w:jc w:val="both"/>
      </w:pPr>
      <w:r>
        <w:t>Final Completion shall be deemed to have occurred when:</w:t>
      </w:r>
    </w:p>
    <w:p w14:paraId="3D203A87" w14:textId="77777777" w:rsidR="008B3961" w:rsidRDefault="00D74028">
      <w:pPr>
        <w:spacing w:after="200" w:line="276" w:lineRule="auto"/>
        <w:ind w:left="720"/>
        <w:jc w:val="both"/>
      </w:pPr>
      <w:r>
        <w:t>(a) All Punchlist items have been completed to the Owner’s reasonable satisfaction;</w:t>
      </w:r>
    </w:p>
    <w:p w14:paraId="18722742" w14:textId="77777777" w:rsidR="008B3961" w:rsidRDefault="00D74028">
      <w:pPr>
        <w:spacing w:after="200" w:line="276" w:lineRule="auto"/>
        <w:ind w:left="720"/>
        <w:jc w:val="both"/>
      </w:pPr>
      <w:r>
        <w:t>(b) All remaining deliverables and documentation have been provided;</w:t>
      </w:r>
    </w:p>
    <w:p w14:paraId="6E58DD20" w14:textId="77777777" w:rsidR="008B3961" w:rsidRDefault="00D74028">
      <w:pPr>
        <w:spacing w:after="200" w:line="276" w:lineRule="auto"/>
        <w:ind w:left="720"/>
        <w:jc w:val="both"/>
      </w:pPr>
      <w:r>
        <w:t>(c) The Site has been cleaned up in accordance with Section 3.11;</w:t>
      </w:r>
    </w:p>
    <w:p w14:paraId="6227FFC5" w14:textId="2072F814" w:rsidR="008B3961" w:rsidRDefault="00D74028">
      <w:pPr>
        <w:spacing w:after="200" w:line="276" w:lineRule="auto"/>
        <w:ind w:left="720"/>
        <w:jc w:val="both"/>
      </w:pPr>
      <w:r>
        <w:lastRenderedPageBreak/>
        <w:t xml:space="preserve">(d) All Contractor </w:t>
      </w:r>
      <w:ins w:id="3992" w:author="GELIAS" w:date="2026-04-11T13:51:00Z">
        <w:r w:rsidR="00F415C7">
          <w:t>E</w:t>
        </w:r>
      </w:ins>
      <w:del w:id="3993" w:author="GELIAS" w:date="2026-04-11T13:51:00Z">
        <w:r w:rsidDel="00F415C7">
          <w:delText>e</w:delText>
        </w:r>
      </w:del>
      <w:r>
        <w:t xml:space="preserve">quipment and </w:t>
      </w:r>
      <w:del w:id="3994" w:author="GELIAS" w:date="2026-04-11T13:48:00Z">
        <w:r w:rsidDel="00F415C7">
          <w:delText>temporary facilities</w:delText>
        </w:r>
      </w:del>
      <w:ins w:id="3995" w:author="GELIAS" w:date="2026-04-11T13:48:00Z">
        <w:r w:rsidR="00F415C7">
          <w:t xml:space="preserve">Temporary </w:t>
        </w:r>
        <w:proofErr w:type="gramStart"/>
        <w:r w:rsidR="00F415C7">
          <w:t xml:space="preserve">Works </w:t>
        </w:r>
      </w:ins>
      <w:r>
        <w:t xml:space="preserve"> have</w:t>
      </w:r>
      <w:proofErr w:type="gramEnd"/>
      <w:r>
        <w:t xml:space="preserve"> been removed from the Site; and</w:t>
      </w:r>
    </w:p>
    <w:p w14:paraId="338C1F07" w14:textId="77777777" w:rsidR="008B3961" w:rsidRDefault="00D74028">
      <w:pPr>
        <w:spacing w:after="200" w:line="276" w:lineRule="auto"/>
        <w:ind w:left="720"/>
        <w:jc w:val="both"/>
      </w:pPr>
      <w:r>
        <w:t>(e) The Contractor has submitted and the Owner has accepted the Final Completion Certificate.</w:t>
      </w:r>
    </w:p>
    <w:p w14:paraId="218F300E" w14:textId="77777777" w:rsidR="008B3961" w:rsidRDefault="00D74028">
      <w:pPr>
        <w:pStyle w:val="Heading2"/>
        <w:numPr>
          <w:ilvl w:val="0"/>
          <w:numId w:val="81"/>
        </w:numPr>
        <w:ind w:left="567" w:hanging="567"/>
        <w:pPrChange w:id="3996" w:author="GELIAS" w:date="2026-04-13T12:29:00Z">
          <w:pPr>
            <w:pStyle w:val="Heading2"/>
          </w:pPr>
        </w:pPrChange>
      </w:pPr>
      <w:bookmarkStart w:id="3997" w:name="_Toc224520835"/>
      <w:del w:id="3998" w:author="GELIAS" w:date="2026-04-11T18:20:00Z">
        <w:r w:rsidDel="00CC363C">
          <w:delText xml:space="preserve">11.6  </w:delText>
        </w:r>
      </w:del>
      <w:r>
        <w:t>Consequences of Failure to Achieve Substantial Completion</w:t>
      </w:r>
      <w:bookmarkEnd w:id="3997"/>
    </w:p>
    <w:p w14:paraId="0D333AC4" w14:textId="101D8CCA" w:rsidR="008B3961" w:rsidRDefault="00D74028">
      <w:pPr>
        <w:pStyle w:val="ListParagraph"/>
        <w:spacing w:after="200" w:line="276" w:lineRule="auto"/>
        <w:ind w:left="567"/>
        <w:jc w:val="both"/>
        <w:pPrChange w:id="3999" w:author="GELIAS" w:date="2026-04-13T12:30:00Z">
          <w:pPr>
            <w:spacing w:after="200" w:line="276" w:lineRule="auto"/>
            <w:ind w:left="720"/>
            <w:jc w:val="both"/>
          </w:pPr>
        </w:pPrChange>
      </w:pPr>
      <w:r>
        <w:t xml:space="preserve">If the Contractor fails to achieve Substantial Completion by the Guaranteed Substantial Completion Date (as may be extended by Change Orders), the Contractor shall be liable for Delay Liquidated Damages in accordance with </w:t>
      </w:r>
      <w:del w:id="4000" w:author="GELIAS" w:date="2026-04-13T17:33:00Z">
        <w:r w:rsidDel="00407C7D">
          <w:delText>Article</w:delText>
        </w:r>
      </w:del>
      <w:ins w:id="4001" w:author="GELIAS" w:date="2026-04-13T17:33:00Z">
        <w:r w:rsidR="00407C7D">
          <w:t>Section</w:t>
        </w:r>
      </w:ins>
      <w:r>
        <w:t xml:space="preserve"> 13.</w:t>
      </w:r>
    </w:p>
    <w:p w14:paraId="01623518" w14:textId="176B30AC" w:rsidR="008B3961" w:rsidRDefault="00D74028">
      <w:pPr>
        <w:pStyle w:val="Heading2"/>
        <w:numPr>
          <w:ilvl w:val="0"/>
          <w:numId w:val="81"/>
        </w:numPr>
        <w:ind w:left="567" w:hanging="567"/>
        <w:pPrChange w:id="4002" w:author="GELIAS" w:date="2026-04-13T12:30:00Z">
          <w:pPr>
            <w:pStyle w:val="Heading2"/>
          </w:pPr>
        </w:pPrChange>
      </w:pPr>
      <w:bookmarkStart w:id="4003" w:name="_Toc224520836"/>
      <w:del w:id="4004" w:author="GELIAS" w:date="2026-04-11T18:20:00Z">
        <w:r w:rsidDel="00CC363C">
          <w:delText xml:space="preserve">11.7  </w:delText>
        </w:r>
      </w:del>
      <w:r>
        <w:t xml:space="preserve">Owner’s </w:t>
      </w:r>
      <w:del w:id="4005" w:author="GELIAS" w:date="2026-04-11T14:04:00Z">
        <w:r w:rsidDel="00CD1300">
          <w:delText>Right to Use</w:delText>
        </w:r>
      </w:del>
      <w:bookmarkEnd w:id="4003"/>
      <w:ins w:id="4006" w:author="GELIAS" w:date="2026-04-11T14:04:00Z">
        <w:r w:rsidR="00CD1300">
          <w:t>Taking-Over</w:t>
        </w:r>
      </w:ins>
    </w:p>
    <w:p w14:paraId="2FA1BC96" w14:textId="77777777" w:rsidR="00470765" w:rsidRDefault="00470765">
      <w:pPr>
        <w:spacing w:after="200" w:line="276" w:lineRule="auto"/>
        <w:ind w:left="851" w:hanging="284"/>
        <w:jc w:val="both"/>
        <w:rPr>
          <w:ins w:id="4007" w:author="GELIAS" w:date="2026-04-13T12:31:00Z"/>
        </w:rPr>
        <w:pPrChange w:id="4008" w:author="GELIAS" w:date="2026-04-13T12:32:00Z">
          <w:pPr>
            <w:spacing w:after="200" w:line="276" w:lineRule="auto"/>
            <w:ind w:left="1134" w:hanging="567"/>
            <w:jc w:val="both"/>
          </w:pPr>
        </w:pPrChange>
      </w:pPr>
      <w:ins w:id="4009" w:author="GELIAS" w:date="2026-04-13T12:30:00Z">
        <w:r>
          <w:t>(a)</w:t>
        </w:r>
      </w:ins>
      <w:r w:rsidR="00D74028">
        <w:t xml:space="preserve">Notwithstanding anything to the contrary, the Owner shall have the right to operate and use the Facility from and after Substantial Completion, </w:t>
      </w:r>
      <w:ins w:id="4010" w:author="GELIAS" w:date="2026-04-13T12:23:00Z">
        <w:r w:rsidR="00011FE8">
          <w:t xml:space="preserve">to the extent that any minor outstanding work and defects (as listed in the Taking-Over Certificate) will not substantially affect the safe use of the Works or Section for their intended purpose (either until or whilst this work is completed and these defects are remedied); </w:t>
        </w:r>
      </w:ins>
    </w:p>
    <w:p w14:paraId="663BFA4B" w14:textId="77777777" w:rsidR="00470765" w:rsidRDefault="00470765" w:rsidP="00470765">
      <w:pPr>
        <w:spacing w:after="200" w:line="276" w:lineRule="auto"/>
        <w:ind w:left="851" w:hanging="284"/>
        <w:jc w:val="both"/>
        <w:rPr>
          <w:ins w:id="4011" w:author="GELIAS" w:date="2026-04-13T12:36:00Z"/>
        </w:rPr>
      </w:pPr>
      <w:ins w:id="4012" w:author="GELIAS" w:date="2026-04-13T12:31:00Z">
        <w:r>
          <w:t xml:space="preserve">(b) </w:t>
        </w:r>
      </w:ins>
      <w:del w:id="4013" w:author="GELIAS" w:date="2026-04-13T12:32:00Z">
        <w:r w:rsidR="00D74028" w:rsidDel="00470765">
          <w:delText>and s</w:delText>
        </w:r>
      </w:del>
      <w:ins w:id="4014" w:author="GELIAS" w:date="2026-04-13T12:32:00Z">
        <w:r>
          <w:t>S</w:t>
        </w:r>
      </w:ins>
      <w:r w:rsidR="00D74028">
        <w:t>uch operation and use shall not be deemed acceptance of any Defective Work or waiver of any of the Owner’s rights under this Agreement.</w:t>
      </w:r>
    </w:p>
    <w:p w14:paraId="33ECB9E2" w14:textId="77777777" w:rsidR="00747003" w:rsidRDefault="00470765" w:rsidP="00470765">
      <w:pPr>
        <w:spacing w:after="200" w:line="276" w:lineRule="auto"/>
        <w:ind w:left="851" w:hanging="284"/>
        <w:jc w:val="both"/>
        <w:rPr>
          <w:ins w:id="4015" w:author="GELIAS" w:date="2026-04-13T12:54:00Z"/>
        </w:rPr>
      </w:pPr>
      <w:ins w:id="4016" w:author="GELIAS" w:date="2026-04-13T12:36:00Z">
        <w:r>
          <w:t xml:space="preserve">(c) </w:t>
        </w:r>
      </w:ins>
      <w:ins w:id="4017" w:author="GELIAS" w:date="2026-04-11T15:55:00Z">
        <w:r w:rsidR="003A1C77">
          <w:t xml:space="preserve">The Contractor may apply for a Taking-Over Certificate by giving a Notice to the </w:t>
        </w:r>
      </w:ins>
      <w:ins w:id="4018" w:author="GELIAS" w:date="2026-04-13T12:36:00Z">
        <w:r>
          <w:t xml:space="preserve">Owner </w:t>
        </w:r>
      </w:ins>
      <w:ins w:id="4019" w:author="GELIAS" w:date="2026-04-11T15:55:00Z">
        <w:r w:rsidR="003A1C77">
          <w:t xml:space="preserve">not more than </w:t>
        </w:r>
      </w:ins>
      <w:ins w:id="4020" w:author="GELIAS" w:date="2026-04-13T12:53:00Z">
        <w:r w:rsidR="00747003">
          <w:t>[.]</w:t>
        </w:r>
      </w:ins>
      <w:ins w:id="4021" w:author="GELIAS" w:date="2026-04-11T15:55:00Z">
        <w:r w:rsidR="003A1C77">
          <w:t xml:space="preserve"> days before the Works will, in the Contractor’s opinion, be complete and ready for taking over. If the Works are divided into Sections, the Contractor may similarly apply for a Taking-Over Certificate for each Section.</w:t>
        </w:r>
      </w:ins>
    </w:p>
    <w:p w14:paraId="580B5F0D" w14:textId="001FEAED" w:rsidR="003A1C77" w:rsidRDefault="00747003">
      <w:pPr>
        <w:spacing w:after="200" w:line="276" w:lineRule="auto"/>
        <w:ind w:left="851" w:hanging="284"/>
        <w:jc w:val="both"/>
        <w:rPr>
          <w:ins w:id="4022" w:author="GELIAS" w:date="2026-04-11T15:55:00Z"/>
        </w:rPr>
        <w:pPrChange w:id="4023" w:author="GELIAS" w:date="2026-04-13T12:36:00Z">
          <w:pPr>
            <w:spacing w:after="200" w:line="276" w:lineRule="auto"/>
            <w:ind w:left="720"/>
            <w:jc w:val="both"/>
          </w:pPr>
        </w:pPrChange>
      </w:pPr>
      <w:ins w:id="4024" w:author="GELIAS" w:date="2026-04-13T12:54:00Z">
        <w:r>
          <w:t>(d)</w:t>
        </w:r>
      </w:ins>
      <w:ins w:id="4025" w:author="GELIAS" w:date="2026-04-11T15:55:00Z">
        <w:r w:rsidR="003A1C77">
          <w:t xml:space="preserve"> If the </w:t>
        </w:r>
      </w:ins>
      <w:ins w:id="4026" w:author="GELIAS" w:date="2026-04-13T12:54:00Z">
        <w:r>
          <w:t>Owne</w:t>
        </w:r>
      </w:ins>
      <w:ins w:id="4027" w:author="GELIAS" w:date="2026-04-11T15:55:00Z">
        <w:r w:rsidR="003A1C77">
          <w:t>r does not issue the Taking-Over Certificate or reject the Contractor’s application within th</w:t>
        </w:r>
      </w:ins>
      <w:ins w:id="4028" w:author="GELIAS" w:date="2026-04-13T12:55:00Z">
        <w:r>
          <w:t>e Review Period</w:t>
        </w:r>
      </w:ins>
      <w:ins w:id="4029" w:author="GELIAS" w:date="2026-04-11T15:55:00Z">
        <w:r w:rsidR="003A1C77">
          <w:t xml:space="preserve">, the Works or Section shall be deemed to have been completed in accordance with the </w:t>
        </w:r>
      </w:ins>
      <w:ins w:id="4030" w:author="GELIAS" w:date="2026-04-13T12:56:00Z">
        <w:r>
          <w:t xml:space="preserve">Agreement </w:t>
        </w:r>
      </w:ins>
      <w:ins w:id="4031" w:author="GELIAS" w:date="2026-04-11T15:55:00Z">
        <w:r w:rsidR="003A1C77">
          <w:t xml:space="preserve">on the fourteenth day after the </w:t>
        </w:r>
      </w:ins>
      <w:ins w:id="4032" w:author="GELIAS" w:date="2026-04-13T12:56:00Z">
        <w:r>
          <w:t xml:space="preserve">Owner </w:t>
        </w:r>
      </w:ins>
      <w:ins w:id="4033" w:author="GELIAS" w:date="2026-04-11T15:55:00Z">
        <w:r w:rsidR="003A1C77">
          <w:t>receives the Contractor’s Notice of application and the Taking-Over Certificate shall be deemed to have been issued.</w:t>
        </w:r>
      </w:ins>
    </w:p>
    <w:p w14:paraId="1915FB95" w14:textId="29B2253C" w:rsidR="006C4BC4" w:rsidRPr="006C4BC4" w:rsidRDefault="006C4BC4">
      <w:pPr>
        <w:pStyle w:val="Heading2"/>
        <w:numPr>
          <w:ilvl w:val="0"/>
          <w:numId w:val="81"/>
        </w:numPr>
        <w:ind w:hanging="578"/>
        <w:rPr>
          <w:ins w:id="4034" w:author="GELIAS" w:date="2026-04-11T16:10:00Z"/>
          <w:rFonts w:eastAsia="Times New Roman"/>
        </w:rPr>
        <w:pPrChange w:id="4035" w:author="GELIAS" w:date="2026-04-11T18:21:00Z">
          <w:pPr>
            <w:spacing w:before="300" w:after="180"/>
            <w:outlineLvl w:val="1"/>
          </w:pPr>
        </w:pPrChange>
      </w:pPr>
      <w:bookmarkStart w:id="4036" w:name="_Toc225270930"/>
      <w:ins w:id="4037" w:author="GELIAS" w:date="2026-04-11T16:10:00Z">
        <w:r w:rsidRPr="00CC363C">
          <w:rPr>
            <w:rPrChange w:id="4038" w:author="GELIAS" w:date="2026-04-11T18:21:00Z">
              <w:rPr>
                <w:rFonts w:eastAsia="Times New Roman"/>
              </w:rPr>
            </w:rPrChange>
          </w:rPr>
          <w:t>P</w:t>
        </w:r>
        <w:r w:rsidRPr="006C4BC4">
          <w:rPr>
            <w:rFonts w:eastAsia="Times New Roman"/>
          </w:rPr>
          <w:t>erformance Certificate</w:t>
        </w:r>
        <w:bookmarkEnd w:id="4036"/>
      </w:ins>
    </w:p>
    <w:p w14:paraId="58F99E62" w14:textId="77777777" w:rsidR="00CC363C" w:rsidRDefault="006C4BC4" w:rsidP="00CC363C">
      <w:pPr>
        <w:pStyle w:val="ListParagraph"/>
        <w:numPr>
          <w:ilvl w:val="1"/>
          <w:numId w:val="86"/>
        </w:numPr>
        <w:spacing w:after="200" w:line="276" w:lineRule="auto"/>
        <w:ind w:left="1276" w:hanging="567"/>
        <w:jc w:val="both"/>
        <w:rPr>
          <w:ins w:id="4039" w:author="GELIAS" w:date="2026-04-11T18:22:00Z"/>
          <w:rFonts w:eastAsia="Times New Roman"/>
        </w:rPr>
      </w:pPr>
      <w:ins w:id="4040" w:author="GELIAS" w:date="2026-04-11T16:10:00Z">
        <w:r w:rsidRPr="00CC363C">
          <w:rPr>
            <w:rFonts w:eastAsia="Times New Roman"/>
            <w:rPrChange w:id="4041" w:author="GELIAS" w:date="2026-04-11T18:21:00Z">
              <w:rPr/>
            </w:rPrChange>
          </w:rPr>
          <w:t>Performance of the Contractor’s obligations under the Contract shall not be considered to have been completed until the Owner has issued the Performance Certificate to the Contractor, stating the date on which the Contractor fulfilled the Contractor’s obligations under the Contract.</w:t>
        </w:r>
      </w:ins>
    </w:p>
    <w:p w14:paraId="50B927F8" w14:textId="25E170E9" w:rsidR="00CC363C" w:rsidRDefault="006C4BC4" w:rsidP="00CC363C">
      <w:pPr>
        <w:pStyle w:val="ListParagraph"/>
        <w:numPr>
          <w:ilvl w:val="1"/>
          <w:numId w:val="86"/>
        </w:numPr>
        <w:spacing w:after="200" w:line="276" w:lineRule="auto"/>
        <w:ind w:left="1276" w:hanging="567"/>
        <w:jc w:val="both"/>
        <w:rPr>
          <w:ins w:id="4042" w:author="GELIAS" w:date="2026-04-11T18:22:00Z"/>
          <w:rFonts w:eastAsia="Times New Roman"/>
        </w:rPr>
      </w:pPr>
      <w:commentRangeStart w:id="4043"/>
      <w:ins w:id="4044" w:author="GELIAS" w:date="2026-04-11T16:10:00Z">
        <w:r w:rsidRPr="00CC363C">
          <w:rPr>
            <w:rFonts w:eastAsia="Times New Roman"/>
            <w:rPrChange w:id="4045" w:author="GELIAS" w:date="2026-04-11T18:22:00Z">
              <w:rPr/>
            </w:rPrChange>
          </w:rPr>
          <w:t xml:space="preserve">The Owner shall issue the Performance Certificate to the Contractor (within </w:t>
        </w:r>
      </w:ins>
      <w:ins w:id="4046" w:author="GELIAS" w:date="2026-04-13T12:57:00Z">
        <w:r w:rsidR="00747003">
          <w:rPr>
            <w:rFonts w:eastAsia="Times New Roman"/>
          </w:rPr>
          <w:t>[.]</w:t>
        </w:r>
      </w:ins>
      <w:ins w:id="4047" w:author="GELIAS" w:date="2026-04-11T16:10:00Z">
        <w:r w:rsidRPr="00CC363C">
          <w:rPr>
            <w:rFonts w:eastAsia="Times New Roman"/>
            <w:rPrChange w:id="4048" w:author="GELIAS" w:date="2026-04-11T18:22:00Z">
              <w:rPr/>
            </w:rPrChange>
          </w:rPr>
          <w:t xml:space="preserve"> after the latest of the expiry dates of the Defects Correction Periods, or as soon thereafter </w:t>
        </w:r>
        <w:r w:rsidRPr="00CC363C">
          <w:rPr>
            <w:rFonts w:eastAsia="Times New Roman"/>
            <w:rPrChange w:id="4049" w:author="GELIAS" w:date="2026-04-11T18:22:00Z">
              <w:rPr/>
            </w:rPrChange>
          </w:rPr>
          <w:lastRenderedPageBreak/>
          <w:t>as the Contractor has completed and tested all the Works (including remedying any defects) in accordance with the Contract.</w:t>
        </w:r>
      </w:ins>
      <w:commentRangeEnd w:id="4043"/>
      <w:r w:rsidR="00A20F04">
        <w:rPr>
          <w:rStyle w:val="CommentReference"/>
        </w:rPr>
        <w:commentReference w:id="4043"/>
      </w:r>
    </w:p>
    <w:p w14:paraId="0BA82898" w14:textId="4043FAD2" w:rsidR="00CC363C" w:rsidRDefault="006C4BC4" w:rsidP="00CC363C">
      <w:pPr>
        <w:pStyle w:val="ListParagraph"/>
        <w:numPr>
          <w:ilvl w:val="1"/>
          <w:numId w:val="86"/>
        </w:numPr>
        <w:spacing w:after="200" w:line="276" w:lineRule="auto"/>
        <w:ind w:left="1276" w:hanging="567"/>
        <w:jc w:val="both"/>
        <w:rPr>
          <w:ins w:id="4050" w:author="GELIAS" w:date="2026-04-11T18:22:00Z"/>
          <w:rFonts w:eastAsia="Times New Roman"/>
        </w:rPr>
      </w:pPr>
      <w:commentRangeStart w:id="4051"/>
      <w:ins w:id="4052" w:author="GELIAS" w:date="2026-04-11T16:10:00Z">
        <w:r w:rsidRPr="00CC363C">
          <w:rPr>
            <w:rFonts w:eastAsia="Times New Roman"/>
            <w:rPrChange w:id="4053" w:author="GELIAS" w:date="2026-04-11T18:22:00Z">
              <w:rPr/>
            </w:rPrChange>
          </w:rPr>
          <w:t xml:space="preserve">If the Owner fails to issue the Performance Certificate within this period of </w:t>
        </w:r>
      </w:ins>
      <w:ins w:id="4054" w:author="GELIAS" w:date="2026-04-13T12:57:00Z">
        <w:r w:rsidR="00747003">
          <w:rPr>
            <w:rFonts w:eastAsia="Times New Roman"/>
          </w:rPr>
          <w:t>[.]</w:t>
        </w:r>
      </w:ins>
      <w:ins w:id="4055" w:author="GELIAS" w:date="2026-04-11T16:10:00Z">
        <w:r w:rsidRPr="00CC363C">
          <w:rPr>
            <w:rFonts w:eastAsia="Times New Roman"/>
            <w:rPrChange w:id="4056" w:author="GELIAS" w:date="2026-04-11T18:22:00Z">
              <w:rPr/>
            </w:rPrChange>
          </w:rPr>
          <w:t xml:space="preserve">, the Performance Certificate shall be deemed to have been issued on the date </w:t>
        </w:r>
      </w:ins>
      <w:ins w:id="4057" w:author="GELIAS" w:date="2026-04-13T12:58:00Z">
        <w:r w:rsidR="00747003">
          <w:rPr>
            <w:rFonts w:eastAsia="Times New Roman"/>
          </w:rPr>
          <w:t>[.]</w:t>
        </w:r>
      </w:ins>
      <w:ins w:id="4058" w:author="GELIAS" w:date="2026-04-11T16:10:00Z">
        <w:r w:rsidRPr="00CC363C">
          <w:rPr>
            <w:rFonts w:eastAsia="Times New Roman"/>
            <w:rPrChange w:id="4059" w:author="GELIAS" w:date="2026-04-11T18:22:00Z">
              <w:rPr/>
            </w:rPrChange>
          </w:rPr>
          <w:t xml:space="preserve"> days after the date on which it should have been issued, as required by this </w:t>
        </w:r>
      </w:ins>
      <w:ins w:id="4060" w:author="GELIAS" w:date="2026-04-13T17:33:00Z">
        <w:r w:rsidR="00407C7D">
          <w:rPr>
            <w:rFonts w:eastAsia="Times New Roman"/>
          </w:rPr>
          <w:t>Section</w:t>
        </w:r>
      </w:ins>
      <w:ins w:id="4061" w:author="GELIAS" w:date="2026-04-11T16:10:00Z">
        <w:r w:rsidRPr="00CC363C">
          <w:rPr>
            <w:rFonts w:eastAsia="Times New Roman"/>
            <w:rPrChange w:id="4062" w:author="GELIAS" w:date="2026-04-11T18:22:00Z">
              <w:rPr/>
            </w:rPrChange>
          </w:rPr>
          <w:t>.</w:t>
        </w:r>
      </w:ins>
      <w:commentRangeEnd w:id="4051"/>
      <w:r w:rsidR="00266A95">
        <w:rPr>
          <w:rStyle w:val="CommentReference"/>
        </w:rPr>
        <w:commentReference w:id="4051"/>
      </w:r>
    </w:p>
    <w:p w14:paraId="22605723" w14:textId="333ECF6C" w:rsidR="006C4BC4" w:rsidRPr="00CC363C" w:rsidRDefault="006C4BC4">
      <w:pPr>
        <w:pStyle w:val="ListParagraph"/>
        <w:numPr>
          <w:ilvl w:val="1"/>
          <w:numId w:val="86"/>
        </w:numPr>
        <w:spacing w:after="200" w:line="276" w:lineRule="auto"/>
        <w:ind w:left="1276" w:hanging="567"/>
        <w:jc w:val="both"/>
        <w:rPr>
          <w:ins w:id="4063" w:author="GELIAS" w:date="2026-04-11T16:10:00Z"/>
          <w:rFonts w:eastAsia="Times New Roman"/>
          <w:rPrChange w:id="4064" w:author="GELIAS" w:date="2026-04-11T18:22:00Z">
            <w:rPr>
              <w:ins w:id="4065" w:author="GELIAS" w:date="2026-04-11T16:10:00Z"/>
            </w:rPr>
          </w:rPrChange>
        </w:rPr>
        <w:pPrChange w:id="4066" w:author="GELIAS" w:date="2026-04-11T18:22:00Z">
          <w:pPr>
            <w:spacing w:after="200" w:line="276" w:lineRule="auto"/>
            <w:ind w:left="720"/>
            <w:jc w:val="both"/>
          </w:pPr>
        </w:pPrChange>
      </w:pPr>
      <w:ins w:id="4067" w:author="GELIAS" w:date="2026-04-11T16:10:00Z">
        <w:r w:rsidRPr="00CC363C">
          <w:rPr>
            <w:rFonts w:eastAsia="Times New Roman"/>
            <w:rPrChange w:id="4068" w:author="GELIAS" w:date="2026-04-11T18:22:00Z">
              <w:rPr/>
            </w:rPrChange>
          </w:rPr>
          <w:t>Only the Performance Certificate shall be deemed to constitute acceptance of the Works.</w:t>
        </w:r>
      </w:ins>
    </w:p>
    <w:p w14:paraId="696F4765" w14:textId="77777777" w:rsidR="006C4BC4" w:rsidRDefault="006C4BC4">
      <w:pPr>
        <w:pStyle w:val="Heading2"/>
        <w:ind w:left="720"/>
        <w:rPr>
          <w:ins w:id="4069" w:author="GELIAS" w:date="2026-04-11T16:10:00Z"/>
        </w:rPr>
        <w:pPrChange w:id="4070" w:author="GELIAS" w:date="2026-04-11T18:21:00Z">
          <w:pPr>
            <w:spacing w:after="200" w:line="276" w:lineRule="auto"/>
            <w:ind w:left="720"/>
            <w:jc w:val="both"/>
          </w:pPr>
        </w:pPrChange>
      </w:pPr>
    </w:p>
    <w:p w14:paraId="50A55FC3" w14:textId="77777777" w:rsidR="006C4BC4" w:rsidRDefault="006C4BC4">
      <w:pPr>
        <w:spacing w:after="200" w:line="276" w:lineRule="auto"/>
        <w:ind w:left="720"/>
        <w:jc w:val="both"/>
      </w:pPr>
    </w:p>
    <w:p w14:paraId="7B06658B" w14:textId="77777777" w:rsidR="008B3961" w:rsidRDefault="00D74028">
      <w:r>
        <w:br w:type="page"/>
      </w:r>
    </w:p>
    <w:p w14:paraId="3F728AE8" w14:textId="42FB9425" w:rsidR="008B3961" w:rsidRDefault="00FE2B59">
      <w:pPr>
        <w:pStyle w:val="Heading1"/>
        <w:numPr>
          <w:ilvl w:val="0"/>
          <w:numId w:val="157"/>
        </w:numPr>
        <w:ind w:left="709" w:hanging="567"/>
        <w:pPrChange w:id="4071" w:author="GELIAS" w:date="2026-04-12T15:56:00Z">
          <w:pPr>
            <w:pStyle w:val="Heading1"/>
          </w:pPr>
        </w:pPrChange>
      </w:pPr>
      <w:bookmarkStart w:id="4072" w:name="_Toc224520837"/>
      <w:del w:id="4073" w:author="GELIAS" w:date="2026-04-11T18:22:00Z">
        <w:r w:rsidDel="00CC363C">
          <w:lastRenderedPageBreak/>
          <w:delText xml:space="preserve">12. </w:delText>
        </w:r>
      </w:del>
      <w:r>
        <w:t>WARRANTY AND CORRECTION OF WORK</w:t>
      </w:r>
      <w:bookmarkEnd w:id="4072"/>
    </w:p>
    <w:p w14:paraId="2847BCAD" w14:textId="77777777" w:rsidR="008B3961" w:rsidRDefault="00D74028">
      <w:pPr>
        <w:pStyle w:val="Heading2"/>
        <w:numPr>
          <w:ilvl w:val="0"/>
          <w:numId w:val="87"/>
        </w:numPr>
        <w:ind w:hanging="578"/>
        <w:pPrChange w:id="4074" w:author="GELIAS" w:date="2026-04-11T18:23:00Z">
          <w:pPr>
            <w:pStyle w:val="Heading2"/>
          </w:pPr>
        </w:pPrChange>
      </w:pPr>
      <w:bookmarkStart w:id="4075" w:name="_Toc224520838"/>
      <w:del w:id="4076" w:author="GELIAS" w:date="2026-04-11T18:23:00Z">
        <w:r w:rsidDel="00CC363C">
          <w:delText xml:space="preserve">12.1  </w:delText>
        </w:r>
      </w:del>
      <w:r>
        <w:t>Warranty</w:t>
      </w:r>
      <w:bookmarkEnd w:id="4075"/>
    </w:p>
    <w:p w14:paraId="631DFCE1" w14:textId="77777777" w:rsidR="008B3961" w:rsidRDefault="00D74028">
      <w:pPr>
        <w:pStyle w:val="ListParagraph"/>
        <w:numPr>
          <w:ilvl w:val="0"/>
          <w:numId w:val="88"/>
        </w:numPr>
        <w:spacing w:after="200" w:line="276" w:lineRule="auto"/>
        <w:ind w:hanging="731"/>
        <w:jc w:val="both"/>
        <w:pPrChange w:id="4077" w:author="GELIAS" w:date="2026-04-11T18:23:00Z">
          <w:pPr>
            <w:spacing w:after="200" w:line="276" w:lineRule="auto"/>
            <w:ind w:left="720"/>
            <w:jc w:val="both"/>
          </w:pPr>
        </w:pPrChange>
      </w:pPr>
      <w:del w:id="4078" w:author="GELIAS" w:date="2026-04-11T18:23:00Z">
        <w:r w:rsidDel="00CC363C">
          <w:delText xml:space="preserve">(a) </w:delText>
        </w:r>
      </w:del>
      <w:r>
        <w:t>The Contractor warrants that:</w:t>
      </w:r>
    </w:p>
    <w:p w14:paraId="107B413F" w14:textId="3D99689F" w:rsidR="008B3961" w:rsidRDefault="00D74028">
      <w:pPr>
        <w:pStyle w:val="ListParagraph"/>
        <w:numPr>
          <w:ilvl w:val="0"/>
          <w:numId w:val="89"/>
        </w:numPr>
        <w:spacing w:after="200" w:line="276" w:lineRule="auto"/>
        <w:ind w:left="1843"/>
        <w:jc w:val="both"/>
        <w:pPrChange w:id="4079" w:author="GELIAS" w:date="2026-04-11T18:24:00Z">
          <w:pPr>
            <w:spacing w:after="200" w:line="276" w:lineRule="auto"/>
            <w:ind w:left="720"/>
            <w:jc w:val="both"/>
          </w:pPr>
        </w:pPrChange>
      </w:pPr>
      <w:del w:id="4080" w:author="GELIAS" w:date="2026-04-11T18:23:00Z">
        <w:r w:rsidDel="00CC363C">
          <w:delText xml:space="preserve">    (i) </w:delText>
        </w:r>
      </w:del>
      <w:r>
        <w:t>all Equipment shall be new (unless otherwise agreed in writing) and of good quality;</w:t>
      </w:r>
    </w:p>
    <w:p w14:paraId="6382CAE0" w14:textId="21B65C36" w:rsidR="008B3961" w:rsidRDefault="00D74028">
      <w:pPr>
        <w:pStyle w:val="ListParagraph"/>
        <w:numPr>
          <w:ilvl w:val="0"/>
          <w:numId w:val="89"/>
        </w:numPr>
        <w:spacing w:after="200" w:line="276" w:lineRule="auto"/>
        <w:ind w:left="1843"/>
        <w:jc w:val="both"/>
        <w:pPrChange w:id="4081" w:author="GELIAS" w:date="2026-04-11T18:24:00Z">
          <w:pPr>
            <w:spacing w:after="200" w:line="276" w:lineRule="auto"/>
            <w:ind w:left="720"/>
            <w:jc w:val="both"/>
          </w:pPr>
        </w:pPrChange>
      </w:pPr>
      <w:del w:id="4082" w:author="GELIAS" w:date="2026-04-11T18:23:00Z">
        <w:r w:rsidDel="00CC363C">
          <w:delText xml:space="preserve">    (ii) </w:delText>
        </w:r>
      </w:del>
      <w:r>
        <w:t>the Work shall be performed in accordance with Good Engineering and Construction Practice, Applicable Law, Applicable Codes and Standards, and the requirements of this Agreement;</w:t>
      </w:r>
    </w:p>
    <w:p w14:paraId="2BADEE09" w14:textId="158C965D" w:rsidR="008B3961" w:rsidRDefault="00D74028">
      <w:pPr>
        <w:pStyle w:val="ListParagraph"/>
        <w:numPr>
          <w:ilvl w:val="0"/>
          <w:numId w:val="89"/>
        </w:numPr>
        <w:spacing w:after="200" w:line="276" w:lineRule="auto"/>
        <w:ind w:left="1843"/>
        <w:jc w:val="both"/>
        <w:pPrChange w:id="4083" w:author="GELIAS" w:date="2026-04-11T18:24:00Z">
          <w:pPr>
            <w:spacing w:after="200" w:line="276" w:lineRule="auto"/>
            <w:ind w:left="720"/>
            <w:jc w:val="both"/>
          </w:pPr>
        </w:pPrChange>
      </w:pPr>
      <w:del w:id="4084" w:author="GELIAS" w:date="2026-04-11T18:23:00Z">
        <w:r w:rsidDel="00CC363C">
          <w:delText xml:space="preserve">    (iii) </w:delText>
        </w:r>
      </w:del>
      <w:r>
        <w:t>the Facility shall meet the Performance Guarantee;</w:t>
      </w:r>
    </w:p>
    <w:p w14:paraId="4A919002" w14:textId="0C29971E" w:rsidR="008B3961" w:rsidRDefault="00D74028">
      <w:pPr>
        <w:pStyle w:val="ListParagraph"/>
        <w:numPr>
          <w:ilvl w:val="0"/>
          <w:numId w:val="89"/>
        </w:numPr>
        <w:spacing w:after="200" w:line="276" w:lineRule="auto"/>
        <w:ind w:left="1843"/>
        <w:jc w:val="both"/>
        <w:pPrChange w:id="4085" w:author="GELIAS" w:date="2026-04-11T18:24:00Z">
          <w:pPr>
            <w:spacing w:after="200" w:line="276" w:lineRule="auto"/>
            <w:ind w:left="720"/>
            <w:jc w:val="both"/>
          </w:pPr>
        </w:pPrChange>
      </w:pPr>
      <w:del w:id="4086" w:author="GELIAS" w:date="2026-04-11T18:23:00Z">
        <w:r w:rsidDel="00CC363C">
          <w:delText xml:space="preserve">    (iv) </w:delText>
        </w:r>
      </w:del>
      <w:r>
        <w:t>the Work shall be free from Defects in design, materials and workmanship;</w:t>
      </w:r>
    </w:p>
    <w:p w14:paraId="4D4E742B" w14:textId="186DBADB" w:rsidR="008B3961" w:rsidRDefault="00D74028">
      <w:pPr>
        <w:pStyle w:val="ListParagraph"/>
        <w:numPr>
          <w:ilvl w:val="0"/>
          <w:numId w:val="89"/>
        </w:numPr>
        <w:spacing w:after="200" w:line="276" w:lineRule="auto"/>
        <w:ind w:left="1843"/>
        <w:jc w:val="both"/>
        <w:pPrChange w:id="4087" w:author="GELIAS" w:date="2026-04-11T18:24:00Z">
          <w:pPr>
            <w:spacing w:after="200" w:line="276" w:lineRule="auto"/>
            <w:ind w:left="720"/>
            <w:jc w:val="both"/>
          </w:pPr>
        </w:pPrChange>
      </w:pPr>
      <w:del w:id="4088" w:author="GELIAS" w:date="2026-04-11T18:23:00Z">
        <w:r w:rsidDel="00CC363C">
          <w:delText xml:space="preserve">    (v) </w:delText>
        </w:r>
      </w:del>
      <w:r>
        <w:t>all Work Product and documentation shall conform to this Agreement; and</w:t>
      </w:r>
    </w:p>
    <w:p w14:paraId="55CB6E7C" w14:textId="424A42B2" w:rsidR="008B3961" w:rsidRDefault="00D74028">
      <w:pPr>
        <w:pStyle w:val="ListParagraph"/>
        <w:numPr>
          <w:ilvl w:val="0"/>
          <w:numId w:val="89"/>
        </w:numPr>
        <w:spacing w:after="200" w:line="276" w:lineRule="auto"/>
        <w:ind w:left="1843"/>
        <w:jc w:val="both"/>
        <w:pPrChange w:id="4089" w:author="GELIAS" w:date="2026-04-11T18:24:00Z">
          <w:pPr>
            <w:spacing w:after="200" w:line="276" w:lineRule="auto"/>
            <w:ind w:left="720"/>
            <w:jc w:val="both"/>
          </w:pPr>
        </w:pPrChange>
      </w:pPr>
      <w:del w:id="4090" w:author="GELIAS" w:date="2026-04-11T18:23:00Z">
        <w:r w:rsidDel="00CC363C">
          <w:delText xml:space="preserve">    (vi) </w:delText>
        </w:r>
      </w:del>
      <w:r>
        <w:t xml:space="preserve">the Facility, when completed, shall be fit for its intended purpose as </w:t>
      </w:r>
      <w:proofErr w:type="gramStart"/>
      <w:r>
        <w:t>a</w:t>
      </w:r>
      <w:proofErr w:type="gramEnd"/>
      <w:r>
        <w:t xml:space="preserve"> </w:t>
      </w:r>
      <w:r w:rsidR="00294FC9">
        <w:t xml:space="preserve">LNG Plant </w:t>
      </w:r>
      <w:r>
        <w:t>capable of processing natural gas feedstock and producing products at the rates and specifications set forth in Schedule A-2 and Schedule A-3 (the “Fitness for Purpose Warranty”).</w:t>
      </w:r>
    </w:p>
    <w:p w14:paraId="785A7538" w14:textId="77777777" w:rsidR="008B3961" w:rsidRDefault="00D74028">
      <w:pPr>
        <w:pStyle w:val="Heading2"/>
        <w:numPr>
          <w:ilvl w:val="0"/>
          <w:numId w:val="87"/>
        </w:numPr>
        <w:ind w:hanging="578"/>
        <w:pPrChange w:id="4091" w:author="GELIAS" w:date="2026-04-11T18:24:00Z">
          <w:pPr>
            <w:pStyle w:val="Heading2"/>
          </w:pPr>
        </w:pPrChange>
      </w:pPr>
      <w:bookmarkStart w:id="4092" w:name="_Toc224520839"/>
      <w:del w:id="4093" w:author="GELIAS" w:date="2026-04-11T18:24:00Z">
        <w:r w:rsidDel="00CC363C">
          <w:delText xml:space="preserve">12.2  </w:delText>
        </w:r>
      </w:del>
      <w:r>
        <w:t>Defect Correction Period</w:t>
      </w:r>
      <w:bookmarkEnd w:id="4092"/>
    </w:p>
    <w:p w14:paraId="414FCDF2" w14:textId="5A46B7E2" w:rsidR="008B3961" w:rsidRDefault="00D74028">
      <w:pPr>
        <w:pStyle w:val="ListParagraph"/>
        <w:numPr>
          <w:ilvl w:val="1"/>
          <w:numId w:val="90"/>
        </w:numPr>
        <w:spacing w:after="200" w:line="276" w:lineRule="auto"/>
        <w:ind w:left="1134" w:hanging="425"/>
        <w:jc w:val="both"/>
        <w:pPrChange w:id="4094" w:author="GELIAS" w:date="2026-04-11T18:24:00Z">
          <w:pPr>
            <w:spacing w:after="200" w:line="276" w:lineRule="auto"/>
            <w:ind w:left="720"/>
            <w:jc w:val="both"/>
          </w:pPr>
        </w:pPrChange>
      </w:pPr>
      <w:del w:id="4095" w:author="GELIAS" w:date="2026-04-11T18:24:00Z">
        <w:r w:rsidDel="00CC363C">
          <w:delText xml:space="preserve">(a) </w:delText>
        </w:r>
      </w:del>
      <w:r>
        <w:t xml:space="preserve">During the Defect Correction Period, the Contractor shall, at its own cost and expense, promptly investigate, correct, repair, replace or re-perform any </w:t>
      </w:r>
      <w:commentRangeStart w:id="4096"/>
      <w:r>
        <w:t xml:space="preserve">Defective Work </w:t>
      </w:r>
      <w:commentRangeEnd w:id="4096"/>
      <w:r w:rsidR="008D225D">
        <w:rPr>
          <w:rStyle w:val="CommentReference"/>
          <w:sz w:val="24"/>
          <w:szCs w:val="24"/>
        </w:rPr>
        <w:commentReference w:id="4096"/>
      </w:r>
      <w:r>
        <w:t>upon receiving written notice from the Owner (or upon the Contractor’s own discovery of a Defect).</w:t>
      </w:r>
    </w:p>
    <w:p w14:paraId="2D9C8645" w14:textId="6274646B" w:rsidR="008B3961" w:rsidDel="00C665E8" w:rsidRDefault="00D74028" w:rsidP="00C665E8">
      <w:pPr>
        <w:pStyle w:val="ListParagraph"/>
        <w:numPr>
          <w:ilvl w:val="1"/>
          <w:numId w:val="90"/>
        </w:numPr>
        <w:spacing w:after="200" w:line="276" w:lineRule="auto"/>
        <w:ind w:left="1134" w:hanging="425"/>
        <w:jc w:val="both"/>
        <w:rPr>
          <w:del w:id="4097" w:author="GELIAS" w:date="2026-04-13T16:53:00Z"/>
        </w:rPr>
      </w:pPr>
      <w:del w:id="4098" w:author="GELIAS" w:date="2026-04-11T18:24:00Z">
        <w:r w:rsidDel="00CC363C">
          <w:delText xml:space="preserve">(b) </w:delText>
        </w:r>
      </w:del>
      <w:r>
        <w:t>If a Defect is of such nature that it materially impairs the safe operation of the Facility or its ability to meet the Performance Guarantee, the Contractor shall commence corrective action within [forty-eight (48)] hours of notification and shall proceed with all due diligence to complete the correction.</w:t>
      </w:r>
    </w:p>
    <w:p w14:paraId="7E9EFA59" w14:textId="77777777" w:rsidR="00C665E8" w:rsidRDefault="00C665E8">
      <w:pPr>
        <w:pStyle w:val="ListParagraph"/>
        <w:numPr>
          <w:ilvl w:val="1"/>
          <w:numId w:val="90"/>
        </w:numPr>
        <w:spacing w:after="200" w:line="276" w:lineRule="auto"/>
        <w:ind w:left="1134" w:hanging="425"/>
        <w:jc w:val="both"/>
        <w:rPr>
          <w:ins w:id="4099" w:author="GELIAS" w:date="2026-04-13T16:53:00Z"/>
        </w:rPr>
        <w:pPrChange w:id="4100" w:author="GELIAS" w:date="2026-04-11T18:24:00Z">
          <w:pPr>
            <w:spacing w:after="200" w:line="276" w:lineRule="auto"/>
            <w:ind w:left="720"/>
            <w:jc w:val="both"/>
          </w:pPr>
        </w:pPrChange>
      </w:pPr>
    </w:p>
    <w:p w14:paraId="68D7D83C" w14:textId="505C0E2F" w:rsidR="008B3961" w:rsidDel="00C3079D" w:rsidRDefault="00D74028" w:rsidP="00C3079D">
      <w:pPr>
        <w:pStyle w:val="ListParagraph"/>
        <w:numPr>
          <w:ilvl w:val="1"/>
          <w:numId w:val="90"/>
        </w:numPr>
        <w:spacing w:after="200" w:line="276" w:lineRule="auto"/>
        <w:ind w:left="1134" w:hanging="425"/>
        <w:jc w:val="both"/>
        <w:rPr>
          <w:ins w:id="4101" w:author="GELIAS" w:date="2026-04-13T16:53:00Z"/>
          <w:del w:id="4102" w:author="EVANS" w:date="2026-04-30T15:40:00Z"/>
        </w:rPr>
      </w:pPr>
      <w:commentRangeStart w:id="4103"/>
      <w:del w:id="4104" w:author="PCC" w:date="2026-03-18T15:13:00Z">
        <w:r w:rsidDel="00F56F2E">
          <w:delText xml:space="preserve">(c) If any Equipment or portion of the Work is repaired or replaced during the Defect Correction Period, the Warranty for such repaired or replaced item shall be extended for a period of </w:delText>
        </w:r>
        <w:r w:rsidRPr="00C3079D" w:rsidDel="00F56F2E">
          <w:rPr>
            <w:shd w:val="clear" w:color="auto" w:fill="FFFF00"/>
          </w:rPr>
          <w:delText>twelve (12) months</w:delText>
        </w:r>
        <w:r w:rsidDel="00F56F2E">
          <w:delText xml:space="preserve"> from the date of repair or replacement, provided that the total Defect Correction Period shall not extend beyond </w:delText>
        </w:r>
        <w:r w:rsidRPr="00C3079D" w:rsidDel="00F56F2E">
          <w:rPr>
            <w:shd w:val="clear" w:color="auto" w:fill="FFFF00"/>
          </w:rPr>
          <w:delText>thirty-six (36) months</w:delText>
        </w:r>
        <w:r w:rsidDel="00F56F2E">
          <w:delText xml:space="preserve"> from the date of Substantial Completion. </w:delText>
        </w:r>
      </w:del>
      <w:commentRangeEnd w:id="4103"/>
      <w:r w:rsidR="00076613">
        <w:rPr>
          <w:rStyle w:val="CommentReference"/>
          <w:sz w:val="24"/>
          <w:szCs w:val="24"/>
        </w:rPr>
        <w:commentReference w:id="4103"/>
      </w:r>
      <w:commentRangeStart w:id="4105"/>
      <w:del w:id="4106" w:author="EVANS" w:date="2026-04-30T15:40:00Z">
        <w:r w:rsidDel="00C3079D">
          <w:delText xml:space="preserve">The expiration of the Defect Correction </w:delText>
        </w:r>
        <w:r w:rsidDel="00C3079D">
          <w:lastRenderedPageBreak/>
          <w:delText>Period shall not limit or extinguish any claim for latent defects arising from fraud, wilful concealment, wilful misconduct or gross negligence of the Contractor.</w:delText>
        </w:r>
      </w:del>
      <w:commentRangeEnd w:id="4105"/>
      <w:r w:rsidR="00C3079D">
        <w:rPr>
          <w:rStyle w:val="CommentReference"/>
        </w:rPr>
        <w:commentReference w:id="4105"/>
      </w:r>
    </w:p>
    <w:p w14:paraId="4924786A" w14:textId="3310B558" w:rsidR="00C665E8" w:rsidRDefault="00C665E8" w:rsidP="00C3079D">
      <w:pPr>
        <w:pStyle w:val="ListParagraph"/>
        <w:numPr>
          <w:ilvl w:val="1"/>
          <w:numId w:val="90"/>
        </w:numPr>
        <w:spacing w:after="200" w:line="276" w:lineRule="auto"/>
        <w:ind w:left="1134" w:hanging="425"/>
        <w:jc w:val="both"/>
        <w:rPr>
          <w:ins w:id="4107" w:author="GELIAS" w:date="2026-04-13T16:56:00Z"/>
        </w:rPr>
      </w:pPr>
      <w:ins w:id="4108" w:author="GELIAS" w:date="2026-04-13T16:54:00Z">
        <w:r>
          <w:t xml:space="preserve">The </w:t>
        </w:r>
      </w:ins>
      <w:ins w:id="4109" w:author="GELIAS" w:date="2026-04-13T17:04:00Z">
        <w:r w:rsidR="008D225D">
          <w:t>Owner</w:t>
        </w:r>
      </w:ins>
      <w:ins w:id="4110" w:author="GELIAS" w:date="2026-04-13T16:54:00Z">
        <w:r>
          <w:t xml:space="preserve"> shall be entitled to an extension of the D</w:t>
        </w:r>
      </w:ins>
      <w:ins w:id="4111" w:author="GELIAS" w:date="2026-04-13T16:55:00Z">
        <w:r>
          <w:t>C</w:t>
        </w:r>
      </w:ins>
      <w:ins w:id="4112" w:author="GELIAS" w:date="2026-04-13T16:54:00Z">
        <w:r>
          <w:t xml:space="preserve">P for the </w:t>
        </w:r>
      </w:ins>
      <w:ins w:id="4113" w:author="GELIAS" w:date="2026-04-13T16:55:00Z">
        <w:r>
          <w:t>Correct</w:t>
        </w:r>
      </w:ins>
      <w:ins w:id="4114" w:author="GELIAS" w:date="2026-04-13T16:59:00Z">
        <w:r w:rsidR="008D225D">
          <w:t>ion of Defects</w:t>
        </w:r>
      </w:ins>
      <w:ins w:id="4115" w:author="GELIAS" w:date="2026-04-13T17:00:00Z">
        <w:r w:rsidR="008D225D">
          <w:t>:</w:t>
        </w:r>
      </w:ins>
      <w:ins w:id="4116" w:author="GELIAS" w:date="2026-04-13T16:56:00Z">
        <w:r>
          <w:t xml:space="preserve"> </w:t>
        </w:r>
      </w:ins>
    </w:p>
    <w:p w14:paraId="36B0E1A3" w14:textId="4926623A" w:rsidR="008D225D" w:rsidRDefault="00C665E8" w:rsidP="00C665E8">
      <w:pPr>
        <w:pStyle w:val="ListParagraph"/>
        <w:numPr>
          <w:ilvl w:val="2"/>
          <w:numId w:val="90"/>
        </w:numPr>
        <w:spacing w:after="200" w:line="276" w:lineRule="auto"/>
        <w:ind w:left="1701" w:hanging="425"/>
        <w:jc w:val="both"/>
        <w:rPr>
          <w:ins w:id="4117" w:author="GELIAS" w:date="2026-04-13T16:56:00Z"/>
        </w:rPr>
      </w:pPr>
      <w:ins w:id="4118" w:author="GELIAS" w:date="2026-04-13T16:54:00Z">
        <w:r>
          <w:t xml:space="preserve">if and to the extent that the Works, Section (or the part of the Works) or a major item of Plant (as the case may be, and after taking over) cannot be used for the intended purpose(s) by reason of a </w:t>
        </w:r>
      </w:ins>
      <w:ins w:id="4119" w:author="GELIAS" w:date="2026-04-13T17:00:00Z">
        <w:r w:rsidR="008D225D">
          <w:t>Defect;</w:t>
        </w:r>
      </w:ins>
    </w:p>
    <w:p w14:paraId="47F72829" w14:textId="69429E4F" w:rsidR="008D225D" w:rsidRDefault="00C665E8" w:rsidP="00C665E8">
      <w:pPr>
        <w:pStyle w:val="ListParagraph"/>
        <w:numPr>
          <w:ilvl w:val="2"/>
          <w:numId w:val="90"/>
        </w:numPr>
        <w:spacing w:after="200" w:line="276" w:lineRule="auto"/>
        <w:ind w:left="1701" w:hanging="425"/>
        <w:jc w:val="both"/>
        <w:rPr>
          <w:ins w:id="4120" w:author="GELIAS" w:date="2026-04-13T16:56:00Z"/>
        </w:rPr>
      </w:pPr>
      <w:ins w:id="4121" w:author="GELIAS" w:date="2026-04-13T16:54:00Z">
        <w:r>
          <w:t xml:space="preserve"> subject to </w:t>
        </w:r>
      </w:ins>
      <w:ins w:id="4122" w:author="GELIAS" w:date="2026-04-13T17:06:00Z">
        <w:r w:rsidR="008D225D">
          <w:t>Section</w:t>
        </w:r>
      </w:ins>
      <w:ins w:id="4123" w:author="GELIAS" w:date="2026-04-13T16:54:00Z">
        <w:r>
          <w:t xml:space="preserve"> 2</w:t>
        </w:r>
      </w:ins>
      <w:ins w:id="4124" w:author="GELIAS" w:date="2026-04-13T16:56:00Z">
        <w:r w:rsidR="008D225D">
          <w:t>1</w:t>
        </w:r>
      </w:ins>
      <w:ins w:id="4125" w:author="GELIAS" w:date="2026-04-13T16:54:00Z">
        <w:r>
          <w:t xml:space="preserve">.2 [Claims </w:t>
        </w:r>
        <w:proofErr w:type="gramStart"/>
        <w:r>
          <w:t>For</w:t>
        </w:r>
        <w:proofErr w:type="gramEnd"/>
        <w:r>
          <w:t xml:space="preserve"> Payment and/or EOT]. </w:t>
        </w:r>
      </w:ins>
    </w:p>
    <w:p w14:paraId="3ECC29F9" w14:textId="0BABFE4D" w:rsidR="00C665E8" w:rsidDel="00FF3622" w:rsidRDefault="00C665E8">
      <w:pPr>
        <w:pStyle w:val="ListParagraph"/>
        <w:numPr>
          <w:ilvl w:val="1"/>
          <w:numId w:val="90"/>
        </w:numPr>
        <w:spacing w:after="200" w:line="276" w:lineRule="auto"/>
        <w:jc w:val="both"/>
        <w:rPr>
          <w:ins w:id="4126" w:author="GELIAS" w:date="2026-04-13T16:53:00Z"/>
          <w:del w:id="4127" w:author="EVANS" w:date="2026-04-30T15:39:00Z"/>
        </w:rPr>
        <w:pPrChange w:id="4128" w:author="GELIAS" w:date="2026-04-13T16:56:00Z">
          <w:pPr>
            <w:spacing w:after="200" w:line="276" w:lineRule="auto"/>
            <w:ind w:left="720"/>
            <w:jc w:val="both"/>
          </w:pPr>
        </w:pPrChange>
      </w:pPr>
      <w:ins w:id="4129" w:author="GELIAS" w:date="2026-04-13T16:54:00Z">
        <w:del w:id="4130" w:author="EVANS" w:date="2026-04-30T15:39:00Z">
          <w:r w:rsidDel="00FF3622">
            <w:delText>However, a D</w:delText>
          </w:r>
        </w:del>
      </w:ins>
      <w:ins w:id="4131" w:author="GELIAS" w:date="2026-04-13T17:00:00Z">
        <w:del w:id="4132" w:author="EVANS" w:date="2026-04-30T15:39:00Z">
          <w:r w:rsidR="008D225D" w:rsidDel="00FF3622">
            <w:delText>C</w:delText>
          </w:r>
        </w:del>
      </w:ins>
      <w:ins w:id="4133" w:author="GELIAS" w:date="2026-04-13T16:54:00Z">
        <w:del w:id="4134" w:author="EVANS" w:date="2026-04-30T15:39:00Z">
          <w:r w:rsidDel="00FF3622">
            <w:delText>P shall not be extended by more than a period of two years after the expiry of the D</w:delText>
          </w:r>
        </w:del>
      </w:ins>
      <w:ins w:id="4135" w:author="GELIAS" w:date="2026-04-13T17:00:00Z">
        <w:del w:id="4136" w:author="EVANS" w:date="2026-04-30T15:39:00Z">
          <w:r w:rsidR="008D225D" w:rsidDel="00FF3622">
            <w:delText>C</w:delText>
          </w:r>
        </w:del>
      </w:ins>
      <w:ins w:id="4137" w:author="GELIAS" w:date="2026-04-13T16:54:00Z">
        <w:del w:id="4138" w:author="EVANS" w:date="2026-04-30T15:39:00Z">
          <w:r w:rsidDel="00FF3622">
            <w:delText>P stated in th</w:delText>
          </w:r>
        </w:del>
      </w:ins>
      <w:ins w:id="4139" w:author="GELIAS" w:date="2026-04-13T17:01:00Z">
        <w:del w:id="4140" w:author="EVANS" w:date="2026-04-30T15:39:00Z">
          <w:r w:rsidR="008D225D" w:rsidDel="00FF3622">
            <w:delText>e</w:delText>
          </w:r>
        </w:del>
      </w:ins>
      <w:ins w:id="4141" w:author="GELIAS" w:date="2026-04-13T17:00:00Z">
        <w:del w:id="4142" w:author="EVANS" w:date="2026-04-30T15:39:00Z">
          <w:r w:rsidR="008D225D" w:rsidDel="00FF3622">
            <w:delText xml:space="preserve"> Agreement</w:delText>
          </w:r>
        </w:del>
      </w:ins>
      <w:ins w:id="4143" w:author="GELIAS" w:date="2026-04-13T16:54:00Z">
        <w:del w:id="4144" w:author="EVANS" w:date="2026-04-30T15:39:00Z">
          <w:r w:rsidDel="00FF3622">
            <w:delText xml:space="preserve"> If delivery and/or erection of Plant and/or Materials was suspended under </w:delText>
          </w:r>
        </w:del>
      </w:ins>
      <w:ins w:id="4145" w:author="GELIAS" w:date="2026-04-13T17:06:00Z">
        <w:del w:id="4146" w:author="EVANS" w:date="2026-04-30T15:39:00Z">
          <w:r w:rsidR="008D225D" w:rsidDel="00FF3622">
            <w:delText>Section</w:delText>
          </w:r>
        </w:del>
      </w:ins>
      <w:ins w:id="4147" w:author="GELIAS" w:date="2026-04-13T16:54:00Z">
        <w:del w:id="4148" w:author="EVANS" w:date="2026-04-30T15:39:00Z">
          <w:r w:rsidDel="00FF3622">
            <w:delText xml:space="preserve"> </w:delText>
          </w:r>
        </w:del>
      </w:ins>
      <w:ins w:id="4149" w:author="GELIAS" w:date="2026-04-13T17:01:00Z">
        <w:del w:id="4150" w:author="EVANS" w:date="2026-04-30T15:39:00Z">
          <w:r w:rsidR="008D225D" w:rsidDel="00FF3622">
            <w:delText>15.</w:delText>
          </w:r>
        </w:del>
      </w:ins>
      <w:ins w:id="4151" w:author="GELIAS" w:date="2026-04-13T16:54:00Z">
        <w:del w:id="4152" w:author="EVANS" w:date="2026-04-30T15:39:00Z">
          <w:r w:rsidDel="00FF3622">
            <w:delText xml:space="preserve">9 (other than where the cause of such suspension is the responsibility of the Contractor), the Contractor’s obligations under this Clause shall not apply to any defects or damage occurring more than </w:delText>
          </w:r>
          <w:commentRangeStart w:id="4153"/>
          <w:r w:rsidDel="00FF3622">
            <w:delText xml:space="preserve">two years </w:delText>
          </w:r>
        </w:del>
      </w:ins>
      <w:commentRangeEnd w:id="4153"/>
      <w:del w:id="4154" w:author="EVANS" w:date="2026-04-30T15:39:00Z">
        <w:r w:rsidR="00E22E0C" w:rsidDel="00FF3622">
          <w:rPr>
            <w:rStyle w:val="CommentReference"/>
          </w:rPr>
          <w:commentReference w:id="4153"/>
        </w:r>
      </w:del>
      <w:ins w:id="4155" w:author="GELIAS" w:date="2026-04-13T16:54:00Z">
        <w:del w:id="4156" w:author="EVANS" w:date="2026-04-30T15:39:00Z">
          <w:r w:rsidDel="00FF3622">
            <w:delText>after the D</w:delText>
          </w:r>
        </w:del>
      </w:ins>
      <w:ins w:id="4157" w:author="GELIAS" w:date="2026-04-13T17:02:00Z">
        <w:del w:id="4158" w:author="EVANS" w:date="2026-04-30T15:39:00Z">
          <w:r w:rsidR="008D225D" w:rsidDel="00FF3622">
            <w:delText>C</w:delText>
          </w:r>
        </w:del>
      </w:ins>
      <w:ins w:id="4159" w:author="GELIAS" w:date="2026-04-13T16:54:00Z">
        <w:del w:id="4160" w:author="EVANS" w:date="2026-04-30T15:39:00Z">
          <w:r w:rsidDel="00FF3622">
            <w:delText>P</w:delText>
          </w:r>
        </w:del>
      </w:ins>
      <w:ins w:id="4161" w:author="GELIAS" w:date="2026-04-13T17:02:00Z">
        <w:del w:id="4162" w:author="EVANS" w:date="2026-04-30T15:39:00Z">
          <w:r w:rsidR="008D225D" w:rsidDel="00FF3622">
            <w:delText xml:space="preserve">. </w:delText>
          </w:r>
        </w:del>
      </w:ins>
    </w:p>
    <w:p w14:paraId="577D32E9" w14:textId="77777777" w:rsidR="00C665E8" w:rsidRDefault="00C665E8">
      <w:pPr>
        <w:spacing w:after="200" w:line="276" w:lineRule="auto"/>
        <w:ind w:left="720"/>
        <w:jc w:val="both"/>
      </w:pPr>
    </w:p>
    <w:p w14:paraId="3B8F6777" w14:textId="77777777" w:rsidR="008B3961" w:rsidRDefault="00D74028">
      <w:pPr>
        <w:pStyle w:val="Heading2"/>
        <w:numPr>
          <w:ilvl w:val="0"/>
          <w:numId w:val="87"/>
        </w:numPr>
        <w:ind w:hanging="578"/>
        <w:pPrChange w:id="4163" w:author="GELIAS" w:date="2026-04-11T18:24:00Z">
          <w:pPr>
            <w:pStyle w:val="Heading2"/>
          </w:pPr>
        </w:pPrChange>
      </w:pPr>
      <w:bookmarkStart w:id="4164" w:name="_Toc224520840"/>
      <w:del w:id="4165" w:author="GELIAS" w:date="2026-04-11T18:25:00Z">
        <w:r w:rsidDel="00CC363C">
          <w:delText xml:space="preserve">12.3  </w:delText>
        </w:r>
      </w:del>
      <w:r>
        <w:t>Correction of Work Prior to Substantial Completion</w:t>
      </w:r>
      <w:bookmarkEnd w:id="4164"/>
    </w:p>
    <w:p w14:paraId="078108C4" w14:textId="77777777" w:rsidR="008B3961" w:rsidRDefault="00D74028">
      <w:pPr>
        <w:spacing w:after="200" w:line="276" w:lineRule="auto"/>
        <w:ind w:left="720"/>
        <w:jc w:val="both"/>
      </w:pPr>
      <w:commentRangeStart w:id="4166"/>
      <w:r>
        <w:t xml:space="preserve">Prior to Substantial Completion, </w:t>
      </w:r>
      <w:commentRangeEnd w:id="4166"/>
      <w:r w:rsidR="00A57E21">
        <w:rPr>
          <w:rStyle w:val="CommentReference"/>
          <w:sz w:val="24"/>
          <w:szCs w:val="24"/>
        </w:rPr>
        <w:commentReference w:id="4166"/>
      </w:r>
      <w:r>
        <w:t>the Contractor shall, at its own cost and at the earliest practicable time, correct any Work that does not conform to the requirements of this Agreement. The Owner shall have the right to inspect all Work at reasonable times, and the Contractor shall provide adequate access for such inspections.</w:t>
      </w:r>
    </w:p>
    <w:p w14:paraId="7C39F415" w14:textId="77777777" w:rsidR="008B3961" w:rsidRDefault="00D74028">
      <w:pPr>
        <w:pStyle w:val="Heading2"/>
        <w:numPr>
          <w:ilvl w:val="0"/>
          <w:numId w:val="87"/>
        </w:numPr>
        <w:ind w:hanging="578"/>
        <w:pPrChange w:id="4167" w:author="GELIAS" w:date="2026-04-11T18:25:00Z">
          <w:pPr>
            <w:pStyle w:val="Heading2"/>
          </w:pPr>
        </w:pPrChange>
      </w:pPr>
      <w:bookmarkStart w:id="4168" w:name="_Toc224520841"/>
      <w:del w:id="4169" w:author="GELIAS" w:date="2026-04-11T18:25:00Z">
        <w:r w:rsidDel="00CC363C">
          <w:delText xml:space="preserve">12.4  </w:delText>
        </w:r>
      </w:del>
      <w:r>
        <w:t>Subcontractor Warranties</w:t>
      </w:r>
      <w:bookmarkEnd w:id="4168"/>
    </w:p>
    <w:p w14:paraId="5655C243" w14:textId="17C0A34C" w:rsidR="008B3961" w:rsidRDefault="00D74028">
      <w:pPr>
        <w:spacing w:after="200" w:line="276" w:lineRule="auto"/>
        <w:ind w:left="720"/>
        <w:jc w:val="both"/>
      </w:pPr>
      <w:r>
        <w:t xml:space="preserve">The Contractor shall obtain warranties from all Subcontractors and Equipment suppliers that are no less </w:t>
      </w:r>
      <w:proofErr w:type="spellStart"/>
      <w:r>
        <w:t>favourable</w:t>
      </w:r>
      <w:proofErr w:type="spellEnd"/>
      <w:r>
        <w:t xml:space="preserve"> than the Warranty provided by the Contractor under this Agreement. All such warranties shall run to the benefit of the Contractor and shall be assignable to the Owner. </w:t>
      </w:r>
      <w:commentRangeStart w:id="4170"/>
      <w:del w:id="4171" w:author="EVANS" w:date="2026-04-30T10:36:00Z">
        <w:r w:rsidDel="006320BB">
          <w:delText>Upon expiration of the Defect Correction Period, the Contractor shall assign all Subcontractor and supplier warranties to the Owner.</w:delText>
        </w:r>
      </w:del>
      <w:commentRangeEnd w:id="4170"/>
      <w:r w:rsidR="006320BB">
        <w:rPr>
          <w:rStyle w:val="CommentReference"/>
        </w:rPr>
        <w:commentReference w:id="4170"/>
      </w:r>
    </w:p>
    <w:p w14:paraId="330A6F1D" w14:textId="77777777" w:rsidR="008B3961" w:rsidRDefault="00D74028">
      <w:pPr>
        <w:pStyle w:val="Heading2"/>
        <w:numPr>
          <w:ilvl w:val="0"/>
          <w:numId w:val="87"/>
        </w:numPr>
        <w:ind w:hanging="578"/>
        <w:pPrChange w:id="4172" w:author="GELIAS" w:date="2026-04-11T18:25:00Z">
          <w:pPr>
            <w:pStyle w:val="Heading2"/>
          </w:pPr>
        </w:pPrChange>
      </w:pPr>
      <w:bookmarkStart w:id="4173" w:name="_Toc224520842"/>
      <w:del w:id="4174" w:author="GELIAS" w:date="2026-04-11T18:25:00Z">
        <w:r w:rsidDel="00CC363C">
          <w:delText xml:space="preserve">12.5  </w:delText>
        </w:r>
      </w:del>
      <w:r>
        <w:t>Exceptions to Warranty</w:t>
      </w:r>
      <w:bookmarkEnd w:id="4173"/>
    </w:p>
    <w:p w14:paraId="32557F28" w14:textId="77777777" w:rsidR="008B3961" w:rsidRDefault="00D74028">
      <w:pPr>
        <w:spacing w:after="200" w:line="276" w:lineRule="auto"/>
        <w:ind w:left="720"/>
        <w:jc w:val="both"/>
      </w:pPr>
      <w:r>
        <w:t xml:space="preserve">The Warranty shall not apply to Defects to the extent caused by: (a) improper operation, maintenance, repair or alteration by the Owner or its personnel (other than operation in accordance with the Contractor’s operation and maintenance manuals); (b) normal wear and tear; (c) normal corrosion; (d) </w:t>
      </w:r>
      <w:r w:rsidRPr="008744CE">
        <w:rPr>
          <w:highlight w:val="yellow"/>
          <w:rPrChange w:id="4175" w:author="GELIAS" w:date="2026-04-13T13:17:00Z">
            <w:rPr/>
          </w:rPrChange>
        </w:rPr>
        <w:t>Force Majeure occurring after Substantial Completion</w:t>
      </w:r>
      <w:r>
        <w:t>; or (e) use of materials or feedstock not conforming to the specifications in this Agreement that were provided by the Owner.</w:t>
      </w:r>
    </w:p>
    <w:p w14:paraId="14FBF049" w14:textId="77777777" w:rsidR="008B3961" w:rsidRDefault="00D74028">
      <w:pPr>
        <w:pStyle w:val="Heading2"/>
        <w:numPr>
          <w:ilvl w:val="0"/>
          <w:numId w:val="87"/>
        </w:numPr>
        <w:ind w:hanging="578"/>
        <w:pPrChange w:id="4176" w:author="GELIAS" w:date="2026-04-11T18:25:00Z">
          <w:pPr>
            <w:pStyle w:val="Heading2"/>
          </w:pPr>
        </w:pPrChange>
      </w:pPr>
      <w:bookmarkStart w:id="4177" w:name="_Toc224520843"/>
      <w:del w:id="4178" w:author="GELIAS" w:date="2026-04-11T18:25:00Z">
        <w:r w:rsidDel="00CC363C">
          <w:lastRenderedPageBreak/>
          <w:delText xml:space="preserve">12.6  </w:delText>
        </w:r>
      </w:del>
      <w:r>
        <w:t>Design Life Representation</w:t>
      </w:r>
      <w:bookmarkEnd w:id="4177"/>
    </w:p>
    <w:p w14:paraId="203DD053" w14:textId="15EAB13A" w:rsidR="008B3961" w:rsidRDefault="00D74028">
      <w:pPr>
        <w:spacing w:after="200" w:line="276" w:lineRule="auto"/>
        <w:ind w:left="720"/>
        <w:jc w:val="both"/>
      </w:pPr>
      <w:r>
        <w:t xml:space="preserve">The Contractor represents and warrants that the Facility has been designed and constructed for continuous operation in accordance with the Performance Guarantee for a minimum design life of </w:t>
      </w:r>
      <w:commentRangeStart w:id="4179"/>
      <w:del w:id="4180" w:author="PCC" w:date="2026-03-29T20:40:00Z">
        <w:r w:rsidDel="00877F4C">
          <w:rPr>
            <w:shd w:val="clear" w:color="auto" w:fill="FFFF00"/>
          </w:rPr>
          <w:delText>twenty</w:delText>
        </w:r>
      </w:del>
      <w:ins w:id="4181" w:author="PCC" w:date="2026-03-29T20:40:00Z">
        <w:r w:rsidR="00877F4C">
          <w:rPr>
            <w:shd w:val="clear" w:color="auto" w:fill="FFFF00"/>
          </w:rPr>
          <w:t xml:space="preserve"> 1</w:t>
        </w:r>
        <w:del w:id="4182" w:author="EVANS" w:date="2026-04-30T15:44:00Z">
          <w:r w:rsidR="00877F4C" w:rsidDel="00D63A05">
            <w:rPr>
              <w:shd w:val="clear" w:color="auto" w:fill="FFFF00"/>
            </w:rPr>
            <w:delText>0</w:delText>
          </w:r>
        </w:del>
      </w:ins>
      <w:r>
        <w:rPr>
          <w:shd w:val="clear" w:color="auto" w:fill="FFFF00"/>
        </w:rPr>
        <w:t xml:space="preserve"> (</w:t>
      </w:r>
      <w:ins w:id="4183" w:author="PCC" w:date="2026-03-29T20:40:00Z">
        <w:r w:rsidR="00877F4C">
          <w:rPr>
            <w:shd w:val="clear" w:color="auto" w:fill="FFFF00"/>
          </w:rPr>
          <w:t>1</w:t>
        </w:r>
      </w:ins>
      <w:del w:id="4184" w:author="PCC" w:date="2026-03-29T20:40:00Z">
        <w:r w:rsidDel="00877F4C">
          <w:rPr>
            <w:shd w:val="clear" w:color="auto" w:fill="FFFF00"/>
          </w:rPr>
          <w:delText>2</w:delText>
        </w:r>
      </w:del>
      <w:r>
        <w:rPr>
          <w:shd w:val="clear" w:color="auto" w:fill="FFFF00"/>
        </w:rPr>
        <w:t>0) year</w:t>
      </w:r>
      <w:del w:id="4185" w:author="EVANS" w:date="2026-04-30T15:44:00Z">
        <w:r w:rsidDel="00D63A05">
          <w:rPr>
            <w:shd w:val="clear" w:color="auto" w:fill="FFFF00"/>
          </w:rPr>
          <w:delText>s</w:delText>
        </w:r>
      </w:del>
      <w:r>
        <w:t xml:space="preserve">, </w:t>
      </w:r>
      <w:commentRangeEnd w:id="4179"/>
      <w:r w:rsidR="00076613">
        <w:rPr>
          <w:rStyle w:val="CommentReference"/>
          <w:sz w:val="24"/>
          <w:szCs w:val="24"/>
        </w:rPr>
        <w:commentReference w:id="4179"/>
      </w:r>
      <w:r>
        <w:t>subject to normal wear and tear and proper maintenance in accordance with the operation and maintenance manuals delivered under this Agreement. Nothing in this Section shall extend the Defect Correction Period, but this representation shall survive termination or expiration of this Agreement to the extent required to give effect to the Fitness for Purpose Warranty in Section 12.1(a)(vi) and the latent defects carve-out in Section 12.2(c).</w:t>
      </w:r>
      <w:commentRangeStart w:id="4186"/>
      <w:commentRangeStart w:id="4187"/>
      <w:ins w:id="4188" w:author="PCC" w:date="2026-03-29T20:45:00Z">
        <w:r w:rsidR="00877F4C">
          <w:t>Notwithstanding</w:t>
        </w:r>
      </w:ins>
      <w:ins w:id="4189" w:author="PCC" w:date="2026-03-29T20:42:00Z">
        <w:r w:rsidR="00877F4C">
          <w:t xml:space="preserve"> </w:t>
        </w:r>
      </w:ins>
      <w:ins w:id="4190" w:author="PCC" w:date="2026-03-29T20:45:00Z">
        <w:r w:rsidR="00877F4C">
          <w:t xml:space="preserve">other </w:t>
        </w:r>
      </w:ins>
      <w:ins w:id="4191" w:author="PCC" w:date="2026-03-29T20:42:00Z">
        <w:r w:rsidR="00877F4C">
          <w:t>provisions in th</w:t>
        </w:r>
      </w:ins>
      <w:ins w:id="4192" w:author="PCC" w:date="2026-03-29T20:45:00Z">
        <w:r w:rsidR="00877F4C">
          <w:t>is</w:t>
        </w:r>
      </w:ins>
      <w:ins w:id="4193" w:author="PCC" w:date="2026-03-29T20:42:00Z">
        <w:r w:rsidR="00877F4C">
          <w:t xml:space="preserve"> agreement</w:t>
        </w:r>
      </w:ins>
      <w:ins w:id="4194" w:author="PCC" w:date="2026-03-29T20:43:00Z">
        <w:r w:rsidR="00877F4C">
          <w:t xml:space="preserve">, warranty for static equipment </w:t>
        </w:r>
      </w:ins>
      <w:ins w:id="4195" w:author="PCC" w:date="2026-03-29T20:44:00Z">
        <w:r w:rsidR="00877F4C">
          <w:t xml:space="preserve">is limited to </w:t>
        </w:r>
      </w:ins>
      <w:ins w:id="4196" w:author="PCC" w:date="2026-03-29T20:45:00Z">
        <w:r w:rsidR="001E2A3D">
          <w:t>five (5)</w:t>
        </w:r>
      </w:ins>
      <w:ins w:id="4197" w:author="PCC" w:date="2026-03-29T20:44:00Z">
        <w:r w:rsidR="00877F4C">
          <w:t xml:space="preserve"> years</w:t>
        </w:r>
      </w:ins>
      <w:ins w:id="4198" w:author="PCC" w:date="2026-03-29T20:45:00Z">
        <w:r w:rsidR="007D3221" w:rsidRPr="007D3221">
          <w:t xml:space="preserve"> </w:t>
        </w:r>
        <w:r w:rsidR="007D3221">
          <w:t xml:space="preserve">after </w:t>
        </w:r>
        <w:del w:id="4199" w:author="EVANS" w:date="2026-04-30T15:47:00Z">
          <w:r w:rsidR="007D3221" w:rsidDel="00522F19">
            <w:delText>arrival</w:delText>
          </w:r>
        </w:del>
        <w:r w:rsidR="007D3221">
          <w:t xml:space="preserve"> shipment of such equipment from China to Nigeria</w:t>
        </w:r>
      </w:ins>
      <w:ins w:id="4200" w:author="PCC" w:date="2026-03-29T20:44:00Z">
        <w:r w:rsidR="00877F4C">
          <w:t xml:space="preserve"> </w:t>
        </w:r>
      </w:ins>
      <w:ins w:id="4201" w:author="PCC" w:date="2026-03-29T20:43:00Z">
        <w:r w:rsidR="00877F4C">
          <w:t>and</w:t>
        </w:r>
      </w:ins>
      <w:ins w:id="4202" w:author="PCC" w:date="2026-03-29T20:44:00Z">
        <w:r w:rsidR="00877F4C">
          <w:t xml:space="preserve"> warranty for</w:t>
        </w:r>
      </w:ins>
      <w:ins w:id="4203" w:author="PCC" w:date="2026-03-29T20:43:00Z">
        <w:r w:rsidR="00877F4C">
          <w:t xml:space="preserve"> rotatory equipment is limited to </w:t>
        </w:r>
      </w:ins>
      <w:ins w:id="4204" w:author="PCC" w:date="2026-03-29T20:46:00Z">
        <w:r w:rsidR="00A36565">
          <w:t>one (</w:t>
        </w:r>
      </w:ins>
      <w:ins w:id="4205" w:author="PCC" w:date="2026-03-29T20:43:00Z">
        <w:r w:rsidR="00877F4C">
          <w:t>1</w:t>
        </w:r>
      </w:ins>
      <w:ins w:id="4206" w:author="PCC" w:date="2026-03-29T20:46:00Z">
        <w:r w:rsidR="00A36565">
          <w:t>)</w:t>
        </w:r>
      </w:ins>
      <w:ins w:id="4207" w:author="PCC" w:date="2026-03-29T20:43:00Z">
        <w:r w:rsidR="00877F4C">
          <w:t xml:space="preserve"> year after </w:t>
        </w:r>
        <w:del w:id="4208" w:author="EVANS" w:date="2026-04-30T15:47:00Z">
          <w:r w:rsidR="00877F4C" w:rsidDel="00522F19">
            <w:delText>arrival</w:delText>
          </w:r>
        </w:del>
      </w:ins>
      <w:ins w:id="4209" w:author="PCC" w:date="2026-03-29T20:44:00Z">
        <w:r w:rsidR="00877F4C">
          <w:t xml:space="preserve"> shipment of such equipment from China to Nigeria.</w:t>
        </w:r>
      </w:ins>
      <w:ins w:id="4210" w:author="PCC" w:date="2026-03-29T20:43:00Z">
        <w:r w:rsidR="00877F4C">
          <w:t xml:space="preserve"> </w:t>
        </w:r>
      </w:ins>
      <w:commentRangeEnd w:id="4186"/>
      <w:ins w:id="4211" w:author="PCC" w:date="2026-03-29T20:46:00Z">
        <w:r w:rsidR="00076613">
          <w:rPr>
            <w:rStyle w:val="CommentReference"/>
            <w:sz w:val="24"/>
            <w:szCs w:val="24"/>
          </w:rPr>
          <w:commentReference w:id="4186"/>
        </w:r>
      </w:ins>
      <w:commentRangeEnd w:id="4187"/>
      <w:r w:rsidR="006403AC">
        <w:rPr>
          <w:rStyle w:val="CommentReference"/>
        </w:rPr>
        <w:commentReference w:id="4187"/>
      </w:r>
    </w:p>
    <w:p w14:paraId="7E6DD5A4" w14:textId="77777777" w:rsidR="008B3961" w:rsidRDefault="00D74028">
      <w:pPr>
        <w:pStyle w:val="Heading2"/>
        <w:numPr>
          <w:ilvl w:val="0"/>
          <w:numId w:val="87"/>
        </w:numPr>
        <w:ind w:hanging="578"/>
        <w:pPrChange w:id="4212" w:author="GELIAS" w:date="2026-04-11T18:25:00Z">
          <w:pPr>
            <w:pStyle w:val="Heading2"/>
          </w:pPr>
        </w:pPrChange>
      </w:pPr>
      <w:bookmarkStart w:id="4213" w:name="_Toc224520844"/>
      <w:del w:id="4214" w:author="GELIAS" w:date="2026-04-11T18:26:00Z">
        <w:r w:rsidDel="00CC363C">
          <w:delText xml:space="preserve">12.7  </w:delText>
        </w:r>
      </w:del>
      <w:r>
        <w:t>Implied Warranties</w:t>
      </w:r>
      <w:bookmarkEnd w:id="4213"/>
    </w:p>
    <w:p w14:paraId="56A9FE72" w14:textId="2475E0BD" w:rsidR="008B3961" w:rsidRDefault="00D74028">
      <w:pPr>
        <w:spacing w:after="200" w:line="276" w:lineRule="auto"/>
        <w:ind w:left="720"/>
        <w:jc w:val="both"/>
      </w:pPr>
      <w:r>
        <w:t xml:space="preserve">EXCEPT AS EXPRESSLY SET FORTH IN THIS AGREEMENT (INCLUDING THE FITNESS FOR PURPOSE WARRANTY IN SECTION 12.1(a)(vi)), THE CONTRACTOR MAKES NO OTHER WARRANTIES, EXPRESS OR IMPLIED, INCLUDING ANY IMPLIED WARRANTIES OF MERCHANTABILITY. FOR THE AVOIDANCE OF DOUBT, THE EXPRESS WARRANTIES SET FORTH IN THIS </w:t>
      </w:r>
      <w:del w:id="4215" w:author="GELIAS" w:date="2026-04-13T17:33:00Z">
        <w:r w:rsidDel="00407C7D">
          <w:delText>ARTICLE</w:delText>
        </w:r>
      </w:del>
      <w:ins w:id="4216" w:author="GELIAS" w:date="2026-04-13T17:33:00Z">
        <w:r w:rsidR="00407C7D">
          <w:t>SECTION</w:t>
        </w:r>
      </w:ins>
      <w:r>
        <w:t xml:space="preserve"> 12 (INCLUDING THE FITNESS FOR PURPOSE WARRANTY) SHALL NOT BE LIMITED BY ANY IMPLIED WARRANTY EXCLUSION AND SHALL BE FULLY ENFORCEABLE IN ACCORDANCE WITH THEIR TERMS.</w:t>
      </w:r>
    </w:p>
    <w:p w14:paraId="52933DA5" w14:textId="77777777" w:rsidR="008B3961" w:rsidRDefault="00D74028">
      <w:r>
        <w:br w:type="page"/>
      </w:r>
    </w:p>
    <w:p w14:paraId="75B0C1CC" w14:textId="5370FF89" w:rsidR="008B3961" w:rsidRDefault="00FE2B59">
      <w:pPr>
        <w:pStyle w:val="Heading1"/>
        <w:numPr>
          <w:ilvl w:val="0"/>
          <w:numId w:val="157"/>
        </w:numPr>
        <w:ind w:left="709" w:hanging="567"/>
        <w:pPrChange w:id="4217" w:author="GELIAS" w:date="2026-04-12T15:56:00Z">
          <w:pPr>
            <w:pStyle w:val="Heading1"/>
          </w:pPr>
        </w:pPrChange>
      </w:pPr>
      <w:bookmarkStart w:id="4218" w:name="_Toc224520845"/>
      <w:del w:id="4219" w:author="GELIAS" w:date="2026-04-11T18:26:00Z">
        <w:r w:rsidDel="00CC363C">
          <w:lastRenderedPageBreak/>
          <w:delText xml:space="preserve">13. </w:delText>
        </w:r>
      </w:del>
      <w:r>
        <w:t>LIQUIDATED DAMAGES</w:t>
      </w:r>
      <w:bookmarkEnd w:id="4218"/>
    </w:p>
    <w:p w14:paraId="1907ADAA" w14:textId="77777777" w:rsidR="008B3961" w:rsidRDefault="00D74028">
      <w:pPr>
        <w:pStyle w:val="Heading2"/>
        <w:numPr>
          <w:ilvl w:val="0"/>
          <w:numId w:val="91"/>
        </w:numPr>
        <w:ind w:hanging="578"/>
        <w:pPrChange w:id="4220" w:author="GELIAS" w:date="2026-04-11T18:27:00Z">
          <w:pPr>
            <w:pStyle w:val="Heading2"/>
          </w:pPr>
        </w:pPrChange>
      </w:pPr>
      <w:bookmarkStart w:id="4221" w:name="_Toc224520846"/>
      <w:del w:id="4222" w:author="GELIAS" w:date="2026-04-11T18:26:00Z">
        <w:r w:rsidDel="00CC363C">
          <w:delText xml:space="preserve">13.1 </w:delText>
        </w:r>
      </w:del>
      <w:r>
        <w:t xml:space="preserve"> Delay Liquidated Damages</w:t>
      </w:r>
      <w:bookmarkEnd w:id="4221"/>
    </w:p>
    <w:p w14:paraId="569E24A7" w14:textId="6C210C7D" w:rsidR="008B3961" w:rsidRDefault="00D74028">
      <w:pPr>
        <w:pStyle w:val="ListParagraph"/>
        <w:numPr>
          <w:ilvl w:val="1"/>
          <w:numId w:val="93"/>
        </w:numPr>
        <w:tabs>
          <w:tab w:val="left" w:pos="5954"/>
        </w:tabs>
        <w:spacing w:after="200" w:line="276" w:lineRule="auto"/>
        <w:ind w:left="1276" w:hanging="567"/>
        <w:jc w:val="both"/>
        <w:pPrChange w:id="4223" w:author="GELIAS" w:date="2026-04-13T17:41:00Z">
          <w:pPr>
            <w:spacing w:after="200" w:line="276" w:lineRule="auto"/>
            <w:ind w:left="720"/>
            <w:jc w:val="both"/>
          </w:pPr>
        </w:pPrChange>
      </w:pPr>
      <w:del w:id="4224" w:author="GELIAS" w:date="2026-04-11T18:27:00Z">
        <w:r w:rsidDel="00CC363C">
          <w:delText xml:space="preserve">(a) </w:delText>
        </w:r>
      </w:del>
      <w:r>
        <w:t xml:space="preserve">If the Contractor fails to achieve Substantial Completion by the </w:t>
      </w:r>
      <w:commentRangeStart w:id="4225"/>
      <w:del w:id="4226" w:author="EVANS" w:date="2026-04-27T13:06:00Z">
        <w:r w:rsidDel="005D4D79">
          <w:delText xml:space="preserve">Guaranteed Substantial Completion Date </w:delText>
        </w:r>
      </w:del>
      <w:commentRangeEnd w:id="4225"/>
      <w:r w:rsidR="009A5759">
        <w:rPr>
          <w:rStyle w:val="CommentReference"/>
        </w:rPr>
        <w:commentReference w:id="4225"/>
      </w:r>
      <w:ins w:id="4227" w:author="EVANS" w:date="2026-04-27T13:07:00Z">
        <w:r w:rsidR="005D4D79">
          <w:t xml:space="preserve">date </w:t>
        </w:r>
      </w:ins>
      <w:ins w:id="4228" w:author="EVANS" w:date="2026-04-27T13:08:00Z">
        <w:r w:rsidR="00C71985">
          <w:t>of</w:t>
        </w:r>
      </w:ins>
      <w:ins w:id="4229" w:author="EVANS" w:date="2026-04-27T13:07:00Z">
        <w:r w:rsidR="005D4D79">
          <w:t xml:space="preserve"> completion, </w:t>
        </w:r>
      </w:ins>
      <w:ins w:id="4230" w:author="GELIAS" w:date="2026-04-11T16:00:00Z">
        <w:r w:rsidR="00646C8B">
          <w:t xml:space="preserve">the </w:t>
        </w:r>
      </w:ins>
      <w:ins w:id="4231" w:author="GELIAS" w:date="2026-04-13T17:03:00Z">
        <w:r w:rsidR="008D225D">
          <w:t>Owner</w:t>
        </w:r>
      </w:ins>
      <w:ins w:id="4232" w:author="GELIAS" w:date="2026-04-11T16:00:00Z">
        <w:r w:rsidR="00646C8B">
          <w:t xml:space="preserve"> shall be entitled subject to </w:t>
        </w:r>
      </w:ins>
      <w:ins w:id="4233" w:author="GELIAS" w:date="2026-04-13T17:04:00Z">
        <w:r w:rsidR="008D225D">
          <w:t>Section</w:t>
        </w:r>
      </w:ins>
      <w:ins w:id="4234" w:author="GELIAS" w:date="2026-04-11T16:00:00Z">
        <w:r w:rsidR="00646C8B">
          <w:t xml:space="preserve"> 20.2 [Claims For Payment and/or EOT] to payment of</w:t>
        </w:r>
      </w:ins>
      <w:ins w:id="4235" w:author="GELIAS" w:date="2026-04-13T17:40:00Z">
        <w:r w:rsidR="00407C7D">
          <w:t xml:space="preserve"> </w:t>
        </w:r>
      </w:ins>
      <w:del w:id="4236" w:author="GELIAS" w:date="2026-04-11T16:00:00Z">
        <w:r w:rsidDel="00646C8B">
          <w:delText xml:space="preserve">(as may be extended by Change Orders), the Contractor shall pay to the Owner </w:delText>
        </w:r>
      </w:del>
      <w:r>
        <w:t xml:space="preserve">Delay Liquidated Damages </w:t>
      </w:r>
      <w:commentRangeStart w:id="4237"/>
      <w:commentRangeStart w:id="4238"/>
      <w:r>
        <w:t xml:space="preserve">in the amount of </w:t>
      </w:r>
      <w:r w:rsidRPr="00CC363C">
        <w:rPr>
          <w:shd w:val="clear" w:color="auto" w:fill="FFFF00"/>
        </w:rPr>
        <w:t>0.</w:t>
      </w:r>
      <w:del w:id="4239" w:author="PCC" w:date="2026-03-28T08:01:00Z">
        <w:r w:rsidRPr="00CC363C" w:rsidDel="0017236D">
          <w:rPr>
            <w:shd w:val="clear" w:color="auto" w:fill="FFFF00"/>
          </w:rPr>
          <w:delText>1</w:delText>
        </w:r>
      </w:del>
      <w:ins w:id="4240" w:author="PCC" w:date="2026-03-28T08:01:00Z">
        <w:r w:rsidR="0017236D" w:rsidRPr="00CC363C">
          <w:rPr>
            <w:shd w:val="clear" w:color="auto" w:fill="FFFF00"/>
          </w:rPr>
          <w:t>0</w:t>
        </w:r>
      </w:ins>
      <w:r w:rsidRPr="00CC363C">
        <w:rPr>
          <w:shd w:val="clear" w:color="auto" w:fill="FFFF00"/>
        </w:rPr>
        <w:t>5%</w:t>
      </w:r>
      <w:r>
        <w:t xml:space="preserve"> </w:t>
      </w:r>
      <w:commentRangeEnd w:id="4237"/>
      <w:r w:rsidR="00076613">
        <w:rPr>
          <w:rStyle w:val="CommentReference"/>
          <w:sz w:val="24"/>
          <w:szCs w:val="24"/>
        </w:rPr>
        <w:commentReference w:id="4237"/>
      </w:r>
      <w:commentRangeEnd w:id="4238"/>
      <w:r w:rsidR="00646C8B">
        <w:rPr>
          <w:rStyle w:val="CommentReference"/>
          <w:sz w:val="24"/>
          <w:szCs w:val="24"/>
        </w:rPr>
        <w:commentReference w:id="4238"/>
      </w:r>
      <w:r>
        <w:t>of the Contract Price per Day of delay (the “Delay LD Rate”), commencing on the Day after the Guaranteed Substantial Completion Date until the earlier of: (</w:t>
      </w:r>
      <w:proofErr w:type="spellStart"/>
      <w:r>
        <w:t>i</w:t>
      </w:r>
      <w:proofErr w:type="spellEnd"/>
      <w:r>
        <w:t>) the date Substantial Completion is achieved; or (ii) the date the aggregate Delay Liquidated Damages reach the Delay LD Cap.</w:t>
      </w:r>
    </w:p>
    <w:p w14:paraId="0BF108F7" w14:textId="3A9C0AC2" w:rsidR="008B3961" w:rsidDel="00CC363C" w:rsidRDefault="00D74028">
      <w:pPr>
        <w:pStyle w:val="ListParagraph"/>
        <w:numPr>
          <w:ilvl w:val="1"/>
          <w:numId w:val="92"/>
        </w:numPr>
        <w:spacing w:after="200" w:line="276" w:lineRule="auto"/>
        <w:ind w:left="1276" w:hanging="567"/>
        <w:jc w:val="both"/>
        <w:rPr>
          <w:del w:id="4241" w:author="GELIAS" w:date="2026-04-11T18:27:00Z"/>
        </w:rPr>
        <w:pPrChange w:id="4242" w:author="GELIAS" w:date="2026-04-11T18:27:00Z">
          <w:pPr>
            <w:pStyle w:val="ListParagraph"/>
            <w:numPr>
              <w:ilvl w:val="1"/>
              <w:numId w:val="92"/>
            </w:numPr>
            <w:spacing w:after="200" w:line="276" w:lineRule="auto"/>
            <w:ind w:left="2160" w:hanging="360"/>
            <w:jc w:val="both"/>
          </w:pPr>
        </w:pPrChange>
      </w:pPr>
      <w:del w:id="4243" w:author="GELIAS" w:date="2026-04-11T18:27:00Z">
        <w:r w:rsidDel="00CC363C">
          <w:delText xml:space="preserve">(b) </w:delText>
        </w:r>
      </w:del>
      <w:r>
        <w:t xml:space="preserve">The maximum aggregate liability of the Contractor for Delay Liquidated Damages shall </w:t>
      </w:r>
      <w:commentRangeStart w:id="4244"/>
      <w:r>
        <w:t xml:space="preserve">be </w:t>
      </w:r>
      <w:del w:id="4245" w:author="PCC" w:date="2026-03-27T17:06:00Z">
        <w:r w:rsidRPr="00CC363C" w:rsidDel="003A579E">
          <w:rPr>
            <w:shd w:val="clear" w:color="auto" w:fill="FFFF00"/>
          </w:rPr>
          <w:delText xml:space="preserve">fifteen </w:delText>
        </w:r>
      </w:del>
      <w:proofErr w:type="spellStart"/>
      <w:ins w:id="4246" w:author="PCC" w:date="2026-03-27T17:06:00Z">
        <w:r w:rsidR="003A579E" w:rsidRPr="00CC363C">
          <w:rPr>
            <w:shd w:val="clear" w:color="auto" w:fill="FFFF00"/>
          </w:rPr>
          <w:t>five</w:t>
        </w:r>
      </w:ins>
      <w:r w:rsidRPr="00CC363C">
        <w:rPr>
          <w:shd w:val="clear" w:color="auto" w:fill="FFFF00"/>
        </w:rPr>
        <w:t>percent</w:t>
      </w:r>
      <w:proofErr w:type="spellEnd"/>
      <w:r w:rsidRPr="00CC363C">
        <w:rPr>
          <w:shd w:val="clear" w:color="auto" w:fill="FFFF00"/>
        </w:rPr>
        <w:t xml:space="preserve"> (</w:t>
      </w:r>
      <w:del w:id="4247" w:author="PCC" w:date="2026-03-27T17:06:00Z">
        <w:r w:rsidRPr="00CC363C" w:rsidDel="003A579E">
          <w:rPr>
            <w:shd w:val="clear" w:color="auto" w:fill="FFFF00"/>
          </w:rPr>
          <w:delText>1</w:delText>
        </w:r>
      </w:del>
      <w:r w:rsidRPr="00CC363C">
        <w:rPr>
          <w:shd w:val="clear" w:color="auto" w:fill="FFFF00"/>
        </w:rPr>
        <w:t>5%)</w:t>
      </w:r>
      <w:r>
        <w:t xml:space="preserve"> of </w:t>
      </w:r>
      <w:commentRangeEnd w:id="4244"/>
      <w:r w:rsidR="00CC363C">
        <w:rPr>
          <w:rStyle w:val="CommentReference"/>
          <w:sz w:val="24"/>
          <w:szCs w:val="24"/>
        </w:rPr>
        <w:commentReference w:id="4244"/>
      </w:r>
      <w:r>
        <w:t>the Contract Price (the “Delay LD Cap”).</w:t>
      </w:r>
    </w:p>
    <w:p w14:paraId="1B090717" w14:textId="77777777" w:rsidR="00CC363C" w:rsidRDefault="00CC363C">
      <w:pPr>
        <w:pStyle w:val="ListParagraph"/>
        <w:numPr>
          <w:ilvl w:val="1"/>
          <w:numId w:val="93"/>
        </w:numPr>
        <w:spacing w:after="200" w:line="276" w:lineRule="auto"/>
        <w:ind w:left="1276" w:hanging="567"/>
        <w:jc w:val="both"/>
        <w:rPr>
          <w:ins w:id="4248" w:author="GELIAS" w:date="2026-04-11T18:27:00Z"/>
        </w:rPr>
        <w:pPrChange w:id="4249" w:author="GELIAS" w:date="2026-04-11T18:27:00Z">
          <w:pPr>
            <w:spacing w:after="200" w:line="276" w:lineRule="auto"/>
            <w:ind w:left="720"/>
            <w:jc w:val="both"/>
          </w:pPr>
        </w:pPrChange>
      </w:pPr>
    </w:p>
    <w:p w14:paraId="08665C92" w14:textId="0C0C26C4" w:rsidR="00EF0480" w:rsidRDefault="00EF0480">
      <w:pPr>
        <w:pStyle w:val="ListParagraph"/>
        <w:numPr>
          <w:ilvl w:val="1"/>
          <w:numId w:val="93"/>
        </w:numPr>
        <w:spacing w:after="200" w:line="276" w:lineRule="auto"/>
        <w:ind w:left="1276" w:hanging="567"/>
        <w:jc w:val="both"/>
        <w:rPr>
          <w:ins w:id="4250" w:author="PCC" w:date="2026-03-27T17:03:00Z"/>
        </w:rPr>
        <w:pPrChange w:id="4251" w:author="GELIAS" w:date="2026-04-11T18:27:00Z">
          <w:pPr>
            <w:spacing w:after="200" w:line="276" w:lineRule="auto"/>
            <w:ind w:left="720"/>
            <w:jc w:val="both"/>
          </w:pPr>
        </w:pPrChange>
      </w:pPr>
      <w:ins w:id="4252" w:author="PCC" w:date="2026-03-27T17:03:00Z">
        <w:del w:id="4253" w:author="GELIAS" w:date="2026-04-11T18:27:00Z">
          <w:r w:rsidDel="00CC363C">
            <w:delText xml:space="preserve">c) </w:delText>
          </w:r>
        </w:del>
        <w:r>
          <w:t>The Contractor shall not be liable to pay any delay damages/penalties under this agreement in the event that the following delay occurs:</w:t>
        </w:r>
      </w:ins>
    </w:p>
    <w:p w14:paraId="59FA0010" w14:textId="720548E0" w:rsidR="00EF0480" w:rsidRDefault="00EF0480">
      <w:pPr>
        <w:pStyle w:val="ListParagraph"/>
        <w:numPr>
          <w:ilvl w:val="0"/>
          <w:numId w:val="4"/>
        </w:numPr>
        <w:spacing w:after="60"/>
        <w:ind w:left="1434" w:hanging="357"/>
        <w:jc w:val="both"/>
        <w:rPr>
          <w:ins w:id="4254" w:author="PCC" w:date="2026-03-27T17:03:00Z"/>
        </w:rPr>
        <w:pPrChange w:id="4255" w:author="PCC" w:date="2026-03-27T17:04:00Z">
          <w:pPr>
            <w:spacing w:after="200" w:line="276" w:lineRule="auto"/>
            <w:ind w:left="720"/>
            <w:jc w:val="both"/>
          </w:pPr>
        </w:pPrChange>
      </w:pPr>
      <w:ins w:id="4256" w:author="PCC" w:date="2026-03-27T17:03:00Z">
        <w:r>
          <w:t>any delay resulting from a Force Majeure Event;</w:t>
        </w:r>
      </w:ins>
    </w:p>
    <w:p w14:paraId="66E15A66" w14:textId="7395E6C9" w:rsidR="00EF0480" w:rsidRDefault="00EF0480">
      <w:pPr>
        <w:pStyle w:val="ListParagraph"/>
        <w:numPr>
          <w:ilvl w:val="0"/>
          <w:numId w:val="4"/>
        </w:numPr>
        <w:spacing w:after="60"/>
        <w:ind w:left="1434" w:hanging="357"/>
        <w:jc w:val="both"/>
        <w:rPr>
          <w:ins w:id="4257" w:author="PCC" w:date="2026-03-27T17:03:00Z"/>
        </w:rPr>
        <w:pPrChange w:id="4258" w:author="PCC" w:date="2026-03-27T17:04:00Z">
          <w:pPr>
            <w:spacing w:after="200" w:line="276" w:lineRule="auto"/>
            <w:ind w:left="720"/>
            <w:jc w:val="both"/>
          </w:pPr>
        </w:pPrChange>
      </w:pPr>
      <w:ins w:id="4259" w:author="PCC" w:date="2026-03-27T17:03:00Z">
        <w:r>
          <w:t xml:space="preserve">any delay attributable to acts, </w:t>
        </w:r>
      </w:ins>
      <w:ins w:id="4260" w:author="PCC" w:date="2026-03-27T17:04:00Z">
        <w:r>
          <w:t xml:space="preserve">obligations and </w:t>
        </w:r>
      </w:ins>
      <w:ins w:id="4261" w:author="PCC" w:date="2026-03-27T17:03:00Z">
        <w:r>
          <w:t xml:space="preserve">omissions or defaults of the Owner, its officers, employees or agents; </w:t>
        </w:r>
      </w:ins>
    </w:p>
    <w:p w14:paraId="6E55ED2B" w14:textId="1F5E29C5" w:rsidR="00EF0480" w:rsidRDefault="00EF0480">
      <w:pPr>
        <w:pStyle w:val="ListParagraph"/>
        <w:numPr>
          <w:ilvl w:val="0"/>
          <w:numId w:val="4"/>
        </w:numPr>
        <w:spacing w:after="60"/>
        <w:ind w:left="1434" w:hanging="357"/>
        <w:jc w:val="both"/>
        <w:rPr>
          <w:ins w:id="4262" w:author="PCC" w:date="2026-03-27T17:03:00Z"/>
        </w:rPr>
        <w:pPrChange w:id="4263" w:author="PCC" w:date="2026-03-27T17:04:00Z">
          <w:pPr>
            <w:spacing w:after="200" w:line="276" w:lineRule="auto"/>
            <w:ind w:left="720"/>
            <w:jc w:val="both"/>
          </w:pPr>
        </w:pPrChange>
      </w:pPr>
      <w:ins w:id="4264" w:author="PCC" w:date="2026-03-27T17:03:00Z">
        <w:r>
          <w:t>Any delay arising from community related issues</w:t>
        </w:r>
      </w:ins>
    </w:p>
    <w:p w14:paraId="1674AB69" w14:textId="1F5F3E57" w:rsidR="00BF0D40" w:rsidRDefault="00EF0480" w:rsidP="00EF0480">
      <w:pPr>
        <w:pStyle w:val="ListParagraph"/>
        <w:numPr>
          <w:ilvl w:val="0"/>
          <w:numId w:val="4"/>
        </w:numPr>
        <w:spacing w:after="60"/>
        <w:ind w:left="1434" w:hanging="357"/>
        <w:jc w:val="both"/>
        <w:rPr>
          <w:ins w:id="4265" w:author="PCC" w:date="2026-03-27T17:04:00Z"/>
        </w:rPr>
      </w:pPr>
      <w:ins w:id="4266" w:author="PCC" w:date="2026-03-27T17:03:00Z">
        <w:r>
          <w:t>any delay from the Owner in making payments</w:t>
        </w:r>
      </w:ins>
    </w:p>
    <w:p w14:paraId="23E74388" w14:textId="26939035" w:rsidR="005A6CE7" w:rsidRDefault="005A6CE7">
      <w:pPr>
        <w:pStyle w:val="ListParagraph"/>
        <w:numPr>
          <w:ilvl w:val="0"/>
          <w:numId w:val="4"/>
        </w:numPr>
        <w:spacing w:after="60"/>
        <w:ind w:left="1434" w:hanging="357"/>
        <w:jc w:val="both"/>
        <w:pPrChange w:id="4267" w:author="PCC" w:date="2026-03-27T17:04:00Z">
          <w:pPr>
            <w:spacing w:after="200" w:line="276" w:lineRule="auto"/>
            <w:ind w:left="720"/>
            <w:jc w:val="both"/>
          </w:pPr>
        </w:pPrChange>
      </w:pPr>
      <w:ins w:id="4268" w:author="PCC" w:date="2026-03-27T17:04:00Z">
        <w:r>
          <w:t>delays</w:t>
        </w:r>
      </w:ins>
      <w:ins w:id="4269" w:author="PCC" w:date="2026-03-27T17:05:00Z">
        <w:r w:rsidR="00695118">
          <w:t xml:space="preserve"> in </w:t>
        </w:r>
        <w:r w:rsidR="00976CAC">
          <w:t xml:space="preserve">the process of </w:t>
        </w:r>
        <w:r w:rsidR="00695118">
          <w:t>transportation of equipment</w:t>
        </w:r>
      </w:ins>
      <w:ins w:id="4270" w:author="PCC" w:date="2026-03-27T17:04:00Z">
        <w:r>
          <w:t xml:space="preserve"> from </w:t>
        </w:r>
      </w:ins>
      <w:ins w:id="4271" w:author="PCC" w:date="2026-03-27T17:05:00Z">
        <w:r>
          <w:t>China to Nigeria</w:t>
        </w:r>
      </w:ins>
    </w:p>
    <w:p w14:paraId="38F1AD98" w14:textId="77777777" w:rsidR="008B3961" w:rsidRDefault="00D74028">
      <w:pPr>
        <w:pStyle w:val="Heading2"/>
        <w:numPr>
          <w:ilvl w:val="0"/>
          <w:numId w:val="91"/>
        </w:numPr>
        <w:ind w:hanging="578"/>
        <w:pPrChange w:id="4272" w:author="GELIAS" w:date="2026-04-11T18:27:00Z">
          <w:pPr>
            <w:pStyle w:val="Heading2"/>
          </w:pPr>
        </w:pPrChange>
      </w:pPr>
      <w:bookmarkStart w:id="4273" w:name="_Toc224520847"/>
      <w:del w:id="4274" w:author="GELIAS" w:date="2026-04-11T18:27:00Z">
        <w:r w:rsidDel="00CC363C">
          <w:delText xml:space="preserve">13.2 </w:delText>
        </w:r>
      </w:del>
      <w:r>
        <w:t xml:space="preserve"> Performance Liquidated Damages</w:t>
      </w:r>
      <w:bookmarkEnd w:id="4273"/>
    </w:p>
    <w:p w14:paraId="2A9D6D19" w14:textId="22E0E55C" w:rsidR="008B3961" w:rsidRDefault="00D74028">
      <w:pPr>
        <w:pStyle w:val="ListParagraph"/>
        <w:numPr>
          <w:ilvl w:val="1"/>
          <w:numId w:val="94"/>
        </w:numPr>
        <w:spacing w:after="200" w:line="276" w:lineRule="auto"/>
        <w:ind w:left="1134" w:hanging="425"/>
        <w:jc w:val="both"/>
        <w:pPrChange w:id="4275" w:author="GELIAS" w:date="2026-04-11T18:28:00Z">
          <w:pPr>
            <w:spacing w:after="200" w:line="276" w:lineRule="auto"/>
            <w:ind w:left="720"/>
            <w:jc w:val="both"/>
          </w:pPr>
        </w:pPrChange>
      </w:pPr>
      <w:del w:id="4276" w:author="GELIAS" w:date="2026-04-11T18:28:00Z">
        <w:r w:rsidDel="00CC363C">
          <w:delText xml:space="preserve">(a) </w:delText>
        </w:r>
      </w:del>
      <w:r>
        <w:t>If the Facility achieves the Minimum Acceptance Criteria but fails to achieve the Performance Guarantee, the Contractor shall pay to the Owner Performance Liquidated Damages calculated in accordance with the formulae set forth in Schedule A-3.</w:t>
      </w:r>
    </w:p>
    <w:p w14:paraId="746F197E" w14:textId="7201877A" w:rsidR="008B3961" w:rsidRDefault="00D74028">
      <w:pPr>
        <w:pStyle w:val="ListParagraph"/>
        <w:numPr>
          <w:ilvl w:val="1"/>
          <w:numId w:val="94"/>
        </w:numPr>
        <w:spacing w:after="200" w:line="276" w:lineRule="auto"/>
        <w:ind w:left="1134" w:hanging="425"/>
        <w:jc w:val="both"/>
        <w:pPrChange w:id="4277" w:author="GELIAS" w:date="2026-04-11T18:28:00Z">
          <w:pPr>
            <w:spacing w:after="200" w:line="276" w:lineRule="auto"/>
            <w:ind w:left="720"/>
            <w:jc w:val="both"/>
          </w:pPr>
        </w:pPrChange>
      </w:pPr>
      <w:del w:id="4278" w:author="GELIAS" w:date="2026-04-11T18:28:00Z">
        <w:r w:rsidDel="00CC363C">
          <w:delText xml:space="preserve">(b) </w:delText>
        </w:r>
      </w:del>
      <w:r>
        <w:t xml:space="preserve">The maximum aggregate liability of the Contractor for Performance Liquidated Damages shall </w:t>
      </w:r>
      <w:commentRangeStart w:id="4279"/>
      <w:r>
        <w:t xml:space="preserve">be </w:t>
      </w:r>
      <w:del w:id="4280" w:author="PCC" w:date="2026-03-27T17:06:00Z">
        <w:r w:rsidRPr="00CC363C" w:rsidDel="003A579E">
          <w:rPr>
            <w:shd w:val="clear" w:color="auto" w:fill="FFFF00"/>
          </w:rPr>
          <w:delText>ten</w:delText>
        </w:r>
      </w:del>
      <w:ins w:id="4281" w:author="PCC" w:date="2026-03-27T17:06:00Z">
        <w:r w:rsidR="003A579E" w:rsidRPr="00CC363C">
          <w:rPr>
            <w:shd w:val="clear" w:color="auto" w:fill="FFFF00"/>
          </w:rPr>
          <w:t>five</w:t>
        </w:r>
      </w:ins>
      <w:r w:rsidRPr="00CC363C">
        <w:rPr>
          <w:shd w:val="clear" w:color="auto" w:fill="FFFF00"/>
        </w:rPr>
        <w:t xml:space="preserve"> percent (</w:t>
      </w:r>
      <w:del w:id="4282" w:author="PCC" w:date="2026-03-27T17:06:00Z">
        <w:r w:rsidRPr="00CC363C" w:rsidDel="003A579E">
          <w:rPr>
            <w:shd w:val="clear" w:color="auto" w:fill="FFFF00"/>
          </w:rPr>
          <w:delText>10</w:delText>
        </w:r>
      </w:del>
      <w:ins w:id="4283" w:author="PCC" w:date="2026-03-27T17:06:00Z">
        <w:r w:rsidR="003A579E" w:rsidRPr="00CC363C">
          <w:rPr>
            <w:shd w:val="clear" w:color="auto" w:fill="FFFF00"/>
          </w:rPr>
          <w:t>5</w:t>
        </w:r>
      </w:ins>
      <w:r w:rsidRPr="00CC363C">
        <w:rPr>
          <w:shd w:val="clear" w:color="auto" w:fill="FFFF00"/>
        </w:rPr>
        <w:t>%)</w:t>
      </w:r>
      <w:r>
        <w:t xml:space="preserve"> </w:t>
      </w:r>
      <w:commentRangeEnd w:id="4279"/>
      <w:r w:rsidR="00CC363C">
        <w:rPr>
          <w:rStyle w:val="CommentReference"/>
          <w:sz w:val="24"/>
          <w:szCs w:val="24"/>
        </w:rPr>
        <w:commentReference w:id="4279"/>
      </w:r>
      <w:r>
        <w:t>of the Contract Price (the “Performance LD Cap”).</w:t>
      </w:r>
    </w:p>
    <w:p w14:paraId="6531E691" w14:textId="77777777" w:rsidR="008B3961" w:rsidRDefault="00D74028">
      <w:pPr>
        <w:pStyle w:val="Heading2"/>
        <w:numPr>
          <w:ilvl w:val="0"/>
          <w:numId w:val="91"/>
        </w:numPr>
        <w:ind w:hanging="578"/>
        <w:pPrChange w:id="4284" w:author="GELIAS" w:date="2026-04-11T18:28:00Z">
          <w:pPr>
            <w:pStyle w:val="Heading2"/>
          </w:pPr>
        </w:pPrChange>
      </w:pPr>
      <w:bookmarkStart w:id="4285" w:name="_Toc224520848"/>
      <w:del w:id="4286" w:author="GELIAS" w:date="2026-04-11T18:28:00Z">
        <w:r w:rsidDel="00CC363C">
          <w:delText xml:space="preserve">13.3  </w:delText>
        </w:r>
      </w:del>
      <w:r>
        <w:t>Liquidated Damages Not Penalty</w:t>
      </w:r>
      <w:bookmarkEnd w:id="4285"/>
    </w:p>
    <w:p w14:paraId="466722D0" w14:textId="4957BD9D" w:rsidR="008B3961" w:rsidRDefault="00D74028">
      <w:pPr>
        <w:spacing w:after="200" w:line="276" w:lineRule="auto"/>
        <w:ind w:left="720"/>
        <w:jc w:val="both"/>
        <w:rPr>
          <w:ins w:id="4287" w:author="GELIAS" w:date="2026-04-11T18:28:00Z"/>
        </w:rPr>
      </w:pPr>
      <w:r>
        <w:t xml:space="preserve">The Parties agree that the Liquidated Damages specified in this </w:t>
      </w:r>
      <w:del w:id="4288" w:author="GELIAS" w:date="2026-04-13T17:33:00Z">
        <w:r w:rsidDel="00407C7D">
          <w:delText>Article</w:delText>
        </w:r>
      </w:del>
      <w:ins w:id="4289" w:author="GELIAS" w:date="2026-04-13T17:33:00Z">
        <w:r w:rsidR="00407C7D">
          <w:t>Section</w:t>
        </w:r>
      </w:ins>
      <w:r>
        <w:t xml:space="preserve"> 13 represent a genuine pre-estimate of the losses that would be suffered by the Owner in the event of </w:t>
      </w:r>
      <w:r>
        <w:lastRenderedPageBreak/>
        <w:t>delay or underperformance, and are not a penalty. The Parties have negotiated such amounts in good faith and agree that the actual damages would be difficult to ascertain.</w:t>
      </w:r>
    </w:p>
    <w:p w14:paraId="279D26D7" w14:textId="77777777" w:rsidR="00CC363C" w:rsidRDefault="00CC363C">
      <w:pPr>
        <w:spacing w:after="200" w:line="276" w:lineRule="auto"/>
        <w:ind w:left="720"/>
        <w:jc w:val="both"/>
      </w:pPr>
    </w:p>
    <w:p w14:paraId="7DAF731B" w14:textId="77777777" w:rsidR="008B3961" w:rsidRDefault="00D74028">
      <w:pPr>
        <w:pStyle w:val="Heading2"/>
        <w:numPr>
          <w:ilvl w:val="0"/>
          <w:numId w:val="91"/>
        </w:numPr>
        <w:ind w:hanging="578"/>
        <w:pPrChange w:id="4290" w:author="GELIAS" w:date="2026-04-11T18:29:00Z">
          <w:pPr>
            <w:pStyle w:val="Heading2"/>
          </w:pPr>
        </w:pPrChange>
      </w:pPr>
      <w:bookmarkStart w:id="4291" w:name="_Toc224520849"/>
      <w:del w:id="4292" w:author="GELIAS" w:date="2026-04-11T18:29:00Z">
        <w:r w:rsidDel="00CC363C">
          <w:delText xml:space="preserve">13.4  </w:delText>
        </w:r>
      </w:del>
      <w:r>
        <w:t>Exclusive Remedy</w:t>
      </w:r>
      <w:bookmarkEnd w:id="4291"/>
    </w:p>
    <w:p w14:paraId="4EDFC214" w14:textId="3F864CEE" w:rsidR="008B3961" w:rsidRDefault="00D74028">
      <w:pPr>
        <w:pStyle w:val="ListParagraph"/>
        <w:numPr>
          <w:ilvl w:val="0"/>
          <w:numId w:val="95"/>
        </w:numPr>
        <w:spacing w:after="200" w:line="276" w:lineRule="auto"/>
        <w:ind w:left="1134" w:hanging="425"/>
        <w:jc w:val="both"/>
        <w:pPrChange w:id="4293" w:author="GELIAS" w:date="2026-04-11T18:30:00Z">
          <w:pPr>
            <w:spacing w:after="200" w:line="276" w:lineRule="auto"/>
            <w:ind w:left="720"/>
            <w:jc w:val="both"/>
          </w:pPr>
        </w:pPrChange>
      </w:pPr>
      <w:del w:id="4294" w:author="GELIAS" w:date="2026-04-11T18:29:00Z">
        <w:r w:rsidDel="00CC363C">
          <w:delText>(a)</w:delText>
        </w:r>
      </w:del>
      <w:r>
        <w:t xml:space="preserve"> Delay Liquidated Damages shall constitute the Owner’s sole monetary remedy for delay in achieving Substantial Completion, provided that this limitation shall not restrict the Owner’s right to: (</w:t>
      </w:r>
      <w:proofErr w:type="spellStart"/>
      <w:r>
        <w:t>i</w:t>
      </w:r>
      <w:proofErr w:type="spellEnd"/>
      <w:r>
        <w:t xml:space="preserve">) terminate this Agreement under </w:t>
      </w:r>
      <w:del w:id="4295" w:author="GELIAS" w:date="2026-04-13T17:33:00Z">
        <w:r w:rsidDel="00407C7D">
          <w:delText>Article</w:delText>
        </w:r>
      </w:del>
      <w:ins w:id="4296" w:author="GELIAS" w:date="2026-04-13T17:33:00Z">
        <w:r w:rsidR="00407C7D">
          <w:t>Section</w:t>
        </w:r>
      </w:ins>
      <w:r>
        <w:t xml:space="preserve"> 15 (including termination upon reaching the Long Stop Date under Section 15.7); (ii) draw on the Performance Security in accordance with </w:t>
      </w:r>
      <w:del w:id="4297" w:author="GELIAS" w:date="2026-04-13T17:33:00Z">
        <w:r w:rsidDel="00407C7D">
          <w:delText>Article</w:delText>
        </w:r>
      </w:del>
      <w:ins w:id="4298" w:author="GELIAS" w:date="2026-04-13T17:33:00Z">
        <w:r w:rsidR="00407C7D">
          <w:t>Section</w:t>
        </w:r>
      </w:ins>
      <w:r>
        <w:t xml:space="preserve"> 9; (iii) recover damages arising from fraud, </w:t>
      </w:r>
      <w:proofErr w:type="spellStart"/>
      <w:r>
        <w:t>wilful</w:t>
      </w:r>
      <w:proofErr w:type="spellEnd"/>
      <w:r>
        <w:t xml:space="preserve"> misconduct, or abandonment of the Work; or (iv) exercise any other non-monetary remedy available under this Agreement.</w:t>
      </w:r>
    </w:p>
    <w:p w14:paraId="79254910" w14:textId="77777777" w:rsidR="008B3961" w:rsidRDefault="00D74028">
      <w:pPr>
        <w:pStyle w:val="ListParagraph"/>
        <w:numPr>
          <w:ilvl w:val="0"/>
          <w:numId w:val="95"/>
        </w:numPr>
        <w:spacing w:after="200" w:line="276" w:lineRule="auto"/>
        <w:ind w:left="1134" w:hanging="425"/>
        <w:jc w:val="both"/>
        <w:pPrChange w:id="4299" w:author="GELIAS" w:date="2026-04-11T18:30:00Z">
          <w:pPr>
            <w:spacing w:after="200" w:line="276" w:lineRule="auto"/>
            <w:ind w:left="720"/>
            <w:jc w:val="both"/>
          </w:pPr>
        </w:pPrChange>
      </w:pPr>
      <w:del w:id="4300" w:author="GELIAS" w:date="2026-04-11T18:29:00Z">
        <w:r w:rsidDel="00CC363C">
          <w:delText xml:space="preserve">(b) </w:delText>
        </w:r>
      </w:del>
      <w:r>
        <w:t>Performance Liquidated Damages shall be the Owner’s sole and exclusive remedy for failure to achieve the Performance Guarantee, provided that the Facility has achieved the Minimum Acceptance Criteria.</w:t>
      </w:r>
    </w:p>
    <w:p w14:paraId="2670D5D0" w14:textId="77777777" w:rsidR="008B3961" w:rsidRDefault="00D74028">
      <w:pPr>
        <w:pStyle w:val="Heading2"/>
        <w:numPr>
          <w:ilvl w:val="0"/>
          <w:numId w:val="91"/>
        </w:numPr>
        <w:ind w:hanging="578"/>
        <w:pPrChange w:id="4301" w:author="GELIAS" w:date="2026-04-11T18:30:00Z">
          <w:pPr>
            <w:pStyle w:val="Heading2"/>
          </w:pPr>
        </w:pPrChange>
      </w:pPr>
      <w:bookmarkStart w:id="4302" w:name="_Toc224520850"/>
      <w:del w:id="4303" w:author="GELIAS" w:date="2026-04-11T18:30:00Z">
        <w:r w:rsidDel="00414725">
          <w:delText xml:space="preserve">13.5  </w:delText>
        </w:r>
      </w:del>
      <w:r>
        <w:t>Payment of Liquidated Damages</w:t>
      </w:r>
      <w:bookmarkEnd w:id="4302"/>
    </w:p>
    <w:p w14:paraId="51C74EB9" w14:textId="274A8B22" w:rsidR="008B3961" w:rsidRDefault="00D74028">
      <w:pPr>
        <w:pStyle w:val="ListParagraph"/>
        <w:numPr>
          <w:ilvl w:val="1"/>
          <w:numId w:val="96"/>
        </w:numPr>
        <w:spacing w:after="200" w:line="276" w:lineRule="auto"/>
        <w:ind w:left="1134" w:hanging="425"/>
        <w:jc w:val="both"/>
        <w:pPrChange w:id="4304" w:author="GELIAS" w:date="2026-04-11T18:31:00Z">
          <w:pPr>
            <w:spacing w:after="200" w:line="276" w:lineRule="auto"/>
            <w:ind w:left="720"/>
            <w:jc w:val="both"/>
          </w:pPr>
        </w:pPrChange>
      </w:pPr>
      <w:del w:id="4305" w:author="GELIAS" w:date="2026-04-11T18:30:00Z">
        <w:r w:rsidDel="00414725">
          <w:delText xml:space="preserve">(a) </w:delText>
        </w:r>
      </w:del>
      <w:r>
        <w:t>Liquidated Damages shall be invoiced by the Owner and payable by the Contractor within [fifteen (15)] Days of receipt of invoice.</w:t>
      </w:r>
    </w:p>
    <w:p w14:paraId="6623F7F4" w14:textId="15DD791B" w:rsidR="008B3961" w:rsidRDefault="00D74028">
      <w:pPr>
        <w:pStyle w:val="ListParagraph"/>
        <w:numPr>
          <w:ilvl w:val="1"/>
          <w:numId w:val="96"/>
        </w:numPr>
        <w:spacing w:after="200" w:line="276" w:lineRule="auto"/>
        <w:ind w:left="1134" w:hanging="425"/>
        <w:jc w:val="both"/>
        <w:pPrChange w:id="4306" w:author="GELIAS" w:date="2026-04-11T18:31:00Z">
          <w:pPr>
            <w:spacing w:after="200" w:line="276" w:lineRule="auto"/>
            <w:ind w:left="720"/>
            <w:jc w:val="both"/>
          </w:pPr>
        </w:pPrChange>
      </w:pPr>
      <w:del w:id="4307" w:author="GELIAS" w:date="2026-04-11T18:30:00Z">
        <w:r w:rsidDel="00414725">
          <w:delText xml:space="preserve">(b) </w:delText>
        </w:r>
      </w:del>
      <w:r>
        <w:t>If the Contractor fails to pay Liquidated Damages when due, the Owner may, at its option: (</w:t>
      </w:r>
      <w:proofErr w:type="spellStart"/>
      <w:r>
        <w:t>i</w:t>
      </w:r>
      <w:proofErr w:type="spellEnd"/>
      <w:r>
        <w:t xml:space="preserve">) deduct the amount from any sum due to the Contractor; and/or (ii) draw upon the Performance Bond (for Delay Liquidated Damages accruing prior to Substantial Completion) or the Retention </w:t>
      </w:r>
      <w:ins w:id="4308" w:author="GELIAS" w:date="2026-04-13T13:26:00Z">
        <w:r w:rsidR="00210857">
          <w:t>Money</w:t>
        </w:r>
      </w:ins>
      <w:del w:id="4309" w:author="GELIAS" w:date="2026-04-13T13:26:00Z">
        <w:r w:rsidDel="00210857">
          <w:delText>Bond</w:delText>
        </w:r>
      </w:del>
      <w:r>
        <w:t xml:space="preserve"> (for Performance Liquidated Damages accruing after Substantial Completion) for such amount.</w:t>
      </w:r>
    </w:p>
    <w:p w14:paraId="2D6E9D95" w14:textId="6992BE83" w:rsidR="001B6966" w:rsidRDefault="001B6966">
      <w:pPr>
        <w:pStyle w:val="Heading2"/>
        <w:numPr>
          <w:ilvl w:val="0"/>
          <w:numId w:val="91"/>
        </w:numPr>
        <w:ind w:hanging="578"/>
        <w:rPr>
          <w:ins w:id="4310" w:author="PCC" w:date="2026-03-27T17:10:00Z"/>
        </w:rPr>
        <w:pPrChange w:id="4311" w:author="GELIAS" w:date="2026-04-11T18:31:00Z">
          <w:pPr/>
        </w:pPrChange>
      </w:pPr>
      <w:ins w:id="4312" w:author="PCC" w:date="2026-03-27T17:08:00Z">
        <w:del w:id="4313" w:author="GELIAS" w:date="2026-04-11T18:31:00Z">
          <w:r w:rsidRPr="00414725" w:rsidDel="00414725">
            <w:delText xml:space="preserve">13.6 </w:delText>
          </w:r>
        </w:del>
      </w:ins>
      <w:ins w:id="4314" w:author="PCC" w:date="2026-03-27T17:10:00Z">
        <w:r>
          <w:t>Limitation of Liability</w:t>
        </w:r>
      </w:ins>
    </w:p>
    <w:p w14:paraId="3DA3A672" w14:textId="15FC08AF" w:rsidR="001B6966" w:rsidRDefault="001B6966">
      <w:pPr>
        <w:ind w:left="709"/>
        <w:jc w:val="both"/>
        <w:rPr>
          <w:ins w:id="4315" w:author="GELIAS" w:date="2026-04-13T13:23:00Z"/>
        </w:rPr>
      </w:pPr>
      <w:ins w:id="4316" w:author="PCC" w:date="2026-03-27T17:10:00Z">
        <w:r>
          <w:rPr>
            <w:b/>
          </w:rPr>
          <w:t xml:space="preserve"> </w:t>
        </w:r>
        <w:del w:id="4317" w:author="GELIAS" w:date="2026-04-11T18:31:00Z">
          <w:r w:rsidDel="00414725">
            <w:rPr>
              <w:b/>
            </w:rPr>
            <w:delText xml:space="preserve">        </w:delText>
          </w:r>
        </w:del>
      </w:ins>
      <w:ins w:id="4318" w:author="PCC" w:date="2026-03-27T17:11:00Z">
        <w:r w:rsidRPr="001B6966">
          <w:rPr>
            <w:rPrChange w:id="4319" w:author="PCC" w:date="2026-03-27T17:11:00Z">
              <w:rPr>
                <w:b/>
              </w:rPr>
            </w:rPrChange>
          </w:rPr>
          <w:t>Notwithstanding other provisions in this agreement</w:t>
        </w:r>
        <w:r>
          <w:t xml:space="preserve">, the </w:t>
        </w:r>
      </w:ins>
      <w:ins w:id="4320" w:author="PCC" w:date="2026-03-27T17:12:00Z">
        <w:r>
          <w:t>contractor’s total liability under this agreement</w:t>
        </w:r>
      </w:ins>
      <w:ins w:id="4321" w:author="PCC" w:date="2026-03-27T17:13:00Z">
        <w:r w:rsidR="009C799D">
          <w:t xml:space="preserve"> (including but not limited to delay liquidated damages and performance liquidated damages </w:t>
        </w:r>
      </w:ins>
      <w:ins w:id="4322" w:author="PCC" w:date="2026-03-27T17:12:00Z">
        <w:r>
          <w:t>shall</w:t>
        </w:r>
      </w:ins>
      <w:ins w:id="4323" w:author="PCC" w:date="2026-03-27T17:14:00Z">
        <w:r w:rsidR="009C799D">
          <w:t xml:space="preserve"> not exceed</w:t>
        </w:r>
      </w:ins>
      <w:ins w:id="4324" w:author="PCC" w:date="2026-03-27T17:12:00Z">
        <w:r>
          <w:t xml:space="preserve"> 5% of the </w:t>
        </w:r>
      </w:ins>
      <w:ins w:id="4325" w:author="PCC" w:date="2026-03-27T17:14:00Z">
        <w:r w:rsidR="0028421C">
          <w:t>c</w:t>
        </w:r>
      </w:ins>
      <w:ins w:id="4326" w:author="PCC" w:date="2026-03-27T17:12:00Z">
        <w:r>
          <w:t>ontract price.</w:t>
        </w:r>
      </w:ins>
      <w:ins w:id="4327" w:author="PCC" w:date="2026-03-27T17:14:00Z">
        <w:r w:rsidR="0028421C">
          <w:t>)</w:t>
        </w:r>
      </w:ins>
    </w:p>
    <w:p w14:paraId="07D6734E" w14:textId="77777777" w:rsidR="00210857" w:rsidRPr="001B6966" w:rsidRDefault="00210857">
      <w:pPr>
        <w:ind w:left="709"/>
        <w:jc w:val="both"/>
        <w:rPr>
          <w:ins w:id="4328" w:author="PCC" w:date="2026-03-27T17:08:00Z"/>
          <w:rPrChange w:id="4329" w:author="PCC" w:date="2026-03-27T17:11:00Z">
            <w:rPr>
              <w:ins w:id="4330" w:author="PCC" w:date="2026-03-27T17:08:00Z"/>
              <w:b/>
            </w:rPr>
          </w:rPrChange>
        </w:rPr>
        <w:pPrChange w:id="4331" w:author="PCC" w:date="2026-03-29T20:47:00Z">
          <w:pPr/>
        </w:pPrChange>
      </w:pPr>
    </w:p>
    <w:p w14:paraId="28AE96AA" w14:textId="2ADE63F2" w:rsidR="001B6966" w:rsidRDefault="00210857">
      <w:pPr>
        <w:rPr>
          <w:ins w:id="4332" w:author="PCC" w:date="2026-03-27T17:08:00Z"/>
          <w:b/>
        </w:rPr>
      </w:pPr>
      <w:ins w:id="4333" w:author="GELIAS" w:date="2026-04-13T13:23:00Z">
        <w:r>
          <w:t xml:space="preserve">This </w:t>
        </w:r>
      </w:ins>
      <w:ins w:id="4334" w:author="GELIAS" w:date="2026-04-13T17:04:00Z">
        <w:r w:rsidR="008D225D">
          <w:t>Section</w:t>
        </w:r>
      </w:ins>
      <w:ins w:id="4335" w:author="GELIAS" w:date="2026-04-13T13:23:00Z">
        <w:r>
          <w:t xml:space="preserve"> shall not limit liability in any case of fraud, gross negligence, deliberate default or reckless misconduct by th</w:t>
        </w:r>
      </w:ins>
      <w:ins w:id="4336" w:author="GELIAS" w:date="2026-04-13T13:25:00Z">
        <w:r>
          <w:t xml:space="preserve">e Contractor. </w:t>
        </w:r>
      </w:ins>
    </w:p>
    <w:p w14:paraId="0CEC494C" w14:textId="07A038C5" w:rsidR="008B3961" w:rsidRPr="001B6966" w:rsidRDefault="00D74028">
      <w:pPr>
        <w:rPr>
          <w:b/>
          <w:rPrChange w:id="4337" w:author="PCC" w:date="2026-03-27T17:08:00Z">
            <w:rPr/>
          </w:rPrChange>
        </w:rPr>
      </w:pPr>
      <w:r w:rsidRPr="001B6966">
        <w:rPr>
          <w:b/>
          <w:rPrChange w:id="4338" w:author="PCC" w:date="2026-03-27T17:08:00Z">
            <w:rPr/>
          </w:rPrChange>
        </w:rPr>
        <w:br w:type="page"/>
      </w:r>
    </w:p>
    <w:p w14:paraId="5FC4B389" w14:textId="31081B2A" w:rsidR="008B3961" w:rsidRDefault="00FE2B59">
      <w:pPr>
        <w:pStyle w:val="Heading1"/>
        <w:numPr>
          <w:ilvl w:val="0"/>
          <w:numId w:val="157"/>
        </w:numPr>
        <w:ind w:left="709" w:hanging="567"/>
        <w:pPrChange w:id="4339" w:author="GELIAS" w:date="2026-04-12T15:56:00Z">
          <w:pPr>
            <w:pStyle w:val="Heading1"/>
          </w:pPr>
        </w:pPrChange>
      </w:pPr>
      <w:bookmarkStart w:id="4340" w:name="_Toc224520851"/>
      <w:del w:id="4341" w:author="GELIAS" w:date="2026-04-11T18:31:00Z">
        <w:r w:rsidDel="00414725">
          <w:lastRenderedPageBreak/>
          <w:delText xml:space="preserve">14. </w:delText>
        </w:r>
      </w:del>
      <w:r>
        <w:t>REPRESENTATIONS AND WARRANTIES OF THE PARTIES</w:t>
      </w:r>
      <w:bookmarkEnd w:id="4340"/>
    </w:p>
    <w:p w14:paraId="18288130" w14:textId="77777777" w:rsidR="008B3961" w:rsidRDefault="00D74028">
      <w:pPr>
        <w:pStyle w:val="Heading2"/>
        <w:numPr>
          <w:ilvl w:val="0"/>
          <w:numId w:val="97"/>
        </w:numPr>
        <w:ind w:hanging="578"/>
        <w:pPrChange w:id="4342" w:author="GELIAS" w:date="2026-04-11T18:32:00Z">
          <w:pPr>
            <w:pStyle w:val="Heading2"/>
          </w:pPr>
        </w:pPrChange>
      </w:pPr>
      <w:bookmarkStart w:id="4343" w:name="_Toc224520852"/>
      <w:del w:id="4344" w:author="GELIAS" w:date="2026-04-11T18:31:00Z">
        <w:r w:rsidDel="00414725">
          <w:delText xml:space="preserve">14.1  </w:delText>
        </w:r>
      </w:del>
      <w:r>
        <w:t>Representations by Contractor</w:t>
      </w:r>
      <w:bookmarkEnd w:id="4343"/>
    </w:p>
    <w:p w14:paraId="64F0CFEC" w14:textId="77777777" w:rsidR="008B3961" w:rsidRDefault="00D74028">
      <w:pPr>
        <w:spacing w:after="200" w:line="276" w:lineRule="auto"/>
        <w:ind w:left="720"/>
        <w:jc w:val="both"/>
      </w:pPr>
      <w:r>
        <w:t>The Contractor represents and warrants to the Owner that, as of the Effective Date:</w:t>
      </w:r>
    </w:p>
    <w:p w14:paraId="05658780" w14:textId="2F3C272B" w:rsidR="008B3961" w:rsidRDefault="00D74028">
      <w:pPr>
        <w:pStyle w:val="ListParagraph"/>
        <w:numPr>
          <w:ilvl w:val="1"/>
          <w:numId w:val="99"/>
        </w:numPr>
        <w:spacing w:after="200" w:line="276" w:lineRule="auto"/>
        <w:ind w:left="1276" w:hanging="567"/>
        <w:jc w:val="both"/>
        <w:pPrChange w:id="4345" w:author="GELIAS" w:date="2026-04-11T18:33:00Z">
          <w:pPr>
            <w:spacing w:after="200" w:line="276" w:lineRule="auto"/>
            <w:ind w:left="720"/>
            <w:jc w:val="both"/>
          </w:pPr>
        </w:pPrChange>
      </w:pPr>
      <w:del w:id="4346" w:author="GELIAS" w:date="2026-04-11T18:32:00Z">
        <w:r w:rsidDel="00414725">
          <w:delText xml:space="preserve">(a) </w:delText>
        </w:r>
      </w:del>
      <w:r>
        <w:t>It is duly organized, validly existing and in good standing under the laws of its jurisdiction of incorporation, and is duly qualified to do business in the Federal Republic of Nigeria;</w:t>
      </w:r>
    </w:p>
    <w:p w14:paraId="230BE928" w14:textId="5979F5FB" w:rsidR="008B3961" w:rsidRDefault="00D74028">
      <w:pPr>
        <w:pStyle w:val="ListParagraph"/>
        <w:numPr>
          <w:ilvl w:val="1"/>
          <w:numId w:val="99"/>
        </w:numPr>
        <w:spacing w:after="200" w:line="276" w:lineRule="auto"/>
        <w:ind w:left="1276" w:hanging="567"/>
        <w:jc w:val="both"/>
        <w:pPrChange w:id="4347" w:author="GELIAS" w:date="2026-04-11T18:33:00Z">
          <w:pPr>
            <w:spacing w:after="200" w:line="276" w:lineRule="auto"/>
            <w:ind w:left="720"/>
            <w:jc w:val="both"/>
          </w:pPr>
        </w:pPrChange>
      </w:pPr>
      <w:del w:id="4348" w:author="GELIAS" w:date="2026-04-11T18:32:00Z">
        <w:r w:rsidDel="00414725">
          <w:delText xml:space="preserve">(b) </w:delText>
        </w:r>
      </w:del>
      <w:r>
        <w:t>It has all necessary power and authority to execute, deliver and perform this Agreement;</w:t>
      </w:r>
    </w:p>
    <w:p w14:paraId="1AFC6B17" w14:textId="1EECB8F4" w:rsidR="008B3961" w:rsidRDefault="00D74028">
      <w:pPr>
        <w:pStyle w:val="ListParagraph"/>
        <w:numPr>
          <w:ilvl w:val="1"/>
          <w:numId w:val="99"/>
        </w:numPr>
        <w:spacing w:after="200" w:line="276" w:lineRule="auto"/>
        <w:ind w:left="1276" w:hanging="567"/>
        <w:jc w:val="both"/>
        <w:pPrChange w:id="4349" w:author="GELIAS" w:date="2026-04-11T18:33:00Z">
          <w:pPr>
            <w:spacing w:after="200" w:line="276" w:lineRule="auto"/>
            <w:ind w:left="720"/>
            <w:jc w:val="both"/>
          </w:pPr>
        </w:pPrChange>
      </w:pPr>
      <w:del w:id="4350" w:author="GELIAS" w:date="2026-04-11T18:32:00Z">
        <w:r w:rsidDel="00414725">
          <w:delText xml:space="preserve">(c) </w:delText>
        </w:r>
      </w:del>
      <w:r>
        <w:t>The execution, delivery and performance of this Agreement has been duly authorized by all requisite corporate action and does not conflict with any Applicable Law or any material contractual obligation;</w:t>
      </w:r>
    </w:p>
    <w:p w14:paraId="60A516BD" w14:textId="749C1AD2" w:rsidR="008B3961" w:rsidRDefault="00D74028">
      <w:pPr>
        <w:pStyle w:val="ListParagraph"/>
        <w:numPr>
          <w:ilvl w:val="1"/>
          <w:numId w:val="99"/>
        </w:numPr>
        <w:spacing w:after="200" w:line="276" w:lineRule="auto"/>
        <w:ind w:left="1276" w:hanging="567"/>
        <w:jc w:val="both"/>
        <w:pPrChange w:id="4351" w:author="GELIAS" w:date="2026-04-11T18:33:00Z">
          <w:pPr>
            <w:spacing w:after="200" w:line="276" w:lineRule="auto"/>
            <w:ind w:left="720"/>
            <w:jc w:val="both"/>
          </w:pPr>
        </w:pPrChange>
      </w:pPr>
      <w:del w:id="4352" w:author="GELIAS" w:date="2026-04-11T18:32:00Z">
        <w:r w:rsidDel="00414725">
          <w:delText xml:space="preserve">(d) </w:delText>
        </w:r>
      </w:del>
      <w:r>
        <w:t>This Agreement constitutes a legal, valid and binding obligation enforceable against the Contractor in accordance with its terms;</w:t>
      </w:r>
    </w:p>
    <w:p w14:paraId="38663225" w14:textId="73BC9470" w:rsidR="008B3961" w:rsidRDefault="00D74028">
      <w:pPr>
        <w:pStyle w:val="ListParagraph"/>
        <w:numPr>
          <w:ilvl w:val="1"/>
          <w:numId w:val="99"/>
        </w:numPr>
        <w:spacing w:after="200" w:line="276" w:lineRule="auto"/>
        <w:ind w:left="1276" w:hanging="567"/>
        <w:jc w:val="both"/>
        <w:pPrChange w:id="4353" w:author="GELIAS" w:date="2026-04-11T18:33:00Z">
          <w:pPr>
            <w:spacing w:after="200" w:line="276" w:lineRule="auto"/>
            <w:ind w:left="720"/>
            <w:jc w:val="both"/>
          </w:pPr>
        </w:pPrChange>
      </w:pPr>
      <w:del w:id="4354" w:author="GELIAS" w:date="2026-04-11T18:32:00Z">
        <w:r w:rsidDel="00414725">
          <w:delText xml:space="preserve">(e) </w:delText>
        </w:r>
      </w:del>
      <w:r>
        <w:t>There is no pending or threatened litigation, arbitration or proceeding that could materially affect the Contractor’s ability to perform its obligations hereunder;</w:t>
      </w:r>
    </w:p>
    <w:p w14:paraId="439E74FB" w14:textId="7CD1FAEF" w:rsidR="008B3961" w:rsidRDefault="00D74028">
      <w:pPr>
        <w:pStyle w:val="ListParagraph"/>
        <w:numPr>
          <w:ilvl w:val="1"/>
          <w:numId w:val="99"/>
        </w:numPr>
        <w:spacing w:after="200" w:line="276" w:lineRule="auto"/>
        <w:ind w:left="1276" w:hanging="567"/>
        <w:jc w:val="both"/>
        <w:pPrChange w:id="4355" w:author="GELIAS" w:date="2026-04-11T18:33:00Z">
          <w:pPr>
            <w:spacing w:after="200" w:line="276" w:lineRule="auto"/>
            <w:ind w:left="720"/>
            <w:jc w:val="both"/>
          </w:pPr>
        </w:pPrChange>
      </w:pPr>
      <w:del w:id="4356" w:author="GELIAS" w:date="2026-04-11T18:32:00Z">
        <w:r w:rsidDel="00414725">
          <w:delText xml:space="preserve">(f) </w:delText>
        </w:r>
      </w:del>
      <w:r>
        <w:t>It possesses or will obtain all intellectual property rights necessary for the performance of the Work without infringing the rights of any third party;</w:t>
      </w:r>
    </w:p>
    <w:p w14:paraId="30FA9C39" w14:textId="56B98172" w:rsidR="008B3961" w:rsidRDefault="00D74028">
      <w:pPr>
        <w:pStyle w:val="ListParagraph"/>
        <w:numPr>
          <w:ilvl w:val="1"/>
          <w:numId w:val="99"/>
        </w:numPr>
        <w:spacing w:after="200" w:line="276" w:lineRule="auto"/>
        <w:ind w:left="1276" w:hanging="567"/>
        <w:jc w:val="both"/>
        <w:pPrChange w:id="4357" w:author="GELIAS" w:date="2026-04-11T18:33:00Z">
          <w:pPr>
            <w:spacing w:after="200" w:line="276" w:lineRule="auto"/>
            <w:ind w:left="720"/>
            <w:jc w:val="both"/>
          </w:pPr>
        </w:pPrChange>
      </w:pPr>
      <w:del w:id="4358" w:author="GELIAS" w:date="2026-04-11T18:32:00Z">
        <w:r w:rsidDel="00414725">
          <w:delText xml:space="preserve">(g) </w:delText>
        </w:r>
      </w:del>
      <w:r>
        <w:t>It is not insolvent and is not the subject of any bankruptcy or insolvency proceedings; and</w:t>
      </w:r>
    </w:p>
    <w:p w14:paraId="194804C9" w14:textId="70F042B6" w:rsidR="008B3961" w:rsidRDefault="00D74028">
      <w:pPr>
        <w:pStyle w:val="ListParagraph"/>
        <w:numPr>
          <w:ilvl w:val="1"/>
          <w:numId w:val="99"/>
        </w:numPr>
        <w:spacing w:after="200" w:line="276" w:lineRule="auto"/>
        <w:ind w:left="1276" w:hanging="567"/>
        <w:jc w:val="both"/>
        <w:pPrChange w:id="4359" w:author="GELIAS" w:date="2026-04-11T18:33:00Z">
          <w:pPr>
            <w:spacing w:after="200" w:line="276" w:lineRule="auto"/>
            <w:ind w:left="720"/>
            <w:jc w:val="both"/>
          </w:pPr>
        </w:pPrChange>
      </w:pPr>
      <w:del w:id="4360" w:author="GELIAS" w:date="2026-04-11T18:32:00Z">
        <w:r w:rsidDel="00414725">
          <w:delText xml:space="preserve">(h) </w:delText>
        </w:r>
      </w:del>
      <w:r>
        <w:t>It possesses the experience, qualifications, expertise and resources to perform the Work in accordance with this Agreement; and</w:t>
      </w:r>
    </w:p>
    <w:p w14:paraId="7AEC50D5" w14:textId="57F81DFF" w:rsidR="008B3961" w:rsidRDefault="00D74028">
      <w:pPr>
        <w:pStyle w:val="ListParagraph"/>
        <w:numPr>
          <w:ilvl w:val="1"/>
          <w:numId w:val="99"/>
        </w:numPr>
        <w:spacing w:after="200" w:line="276" w:lineRule="auto"/>
        <w:ind w:left="1276" w:hanging="567"/>
        <w:jc w:val="both"/>
        <w:pPrChange w:id="4361" w:author="GELIAS" w:date="2026-04-11T18:33:00Z">
          <w:pPr>
            <w:spacing w:after="200" w:line="276" w:lineRule="auto"/>
            <w:ind w:left="720"/>
            <w:jc w:val="both"/>
          </w:pPr>
        </w:pPrChange>
      </w:pPr>
      <w:del w:id="4362" w:author="GELIAS" w:date="2026-04-11T18:32:00Z">
        <w:r w:rsidDel="00414725">
          <w:delText xml:space="preserve">(i) </w:delText>
        </w:r>
      </w:del>
      <w:r>
        <w:t>In entering into this Agreement and establishing the Contract Price, it has not relied upon any financial projections, revenue forecasts, economic models, rate-of-return analyses or similar financial information provided by or on behalf of the Owner, and it has independently satisfied itself as to the adequacy of the Contract Price.</w:t>
      </w:r>
    </w:p>
    <w:p w14:paraId="56E5F5F6" w14:textId="77777777" w:rsidR="008B3961" w:rsidRDefault="00D74028">
      <w:pPr>
        <w:pStyle w:val="Heading2"/>
        <w:numPr>
          <w:ilvl w:val="0"/>
          <w:numId w:val="97"/>
        </w:numPr>
        <w:ind w:hanging="578"/>
        <w:pPrChange w:id="4363" w:author="GELIAS" w:date="2026-04-11T18:33:00Z">
          <w:pPr>
            <w:pStyle w:val="Heading2"/>
          </w:pPr>
        </w:pPrChange>
      </w:pPr>
      <w:bookmarkStart w:id="4364" w:name="_Toc224520853"/>
      <w:del w:id="4365" w:author="GELIAS" w:date="2026-04-11T18:33:00Z">
        <w:r w:rsidDel="00414725">
          <w:delText xml:space="preserve">14.2  </w:delText>
        </w:r>
      </w:del>
      <w:r>
        <w:t>Representations by Owner</w:t>
      </w:r>
      <w:bookmarkEnd w:id="4364"/>
    </w:p>
    <w:p w14:paraId="4F19BE80" w14:textId="77777777" w:rsidR="008B3961" w:rsidRDefault="00D74028">
      <w:pPr>
        <w:spacing w:after="200" w:line="276" w:lineRule="auto"/>
        <w:ind w:left="720"/>
        <w:jc w:val="both"/>
      </w:pPr>
      <w:r>
        <w:t>The Owner represents and warrants to the Contractor that, as of the Effective Date:</w:t>
      </w:r>
    </w:p>
    <w:p w14:paraId="29AE1010" w14:textId="735826C1" w:rsidR="008B3961" w:rsidRDefault="00D74028">
      <w:pPr>
        <w:pStyle w:val="ListParagraph"/>
        <w:numPr>
          <w:ilvl w:val="1"/>
          <w:numId w:val="101"/>
        </w:numPr>
        <w:spacing w:after="200" w:line="276" w:lineRule="auto"/>
        <w:ind w:hanging="589"/>
        <w:jc w:val="both"/>
        <w:pPrChange w:id="4366" w:author="GELIAS" w:date="2026-04-11T18:33:00Z">
          <w:pPr>
            <w:spacing w:after="200" w:line="276" w:lineRule="auto"/>
            <w:ind w:left="720"/>
            <w:jc w:val="both"/>
          </w:pPr>
        </w:pPrChange>
      </w:pPr>
      <w:del w:id="4367" w:author="GELIAS" w:date="2026-04-11T18:33:00Z">
        <w:r w:rsidDel="00414725">
          <w:delText xml:space="preserve">(a) </w:delText>
        </w:r>
      </w:del>
      <w:r>
        <w:t>It is duly organized, validly existing and in good standing under the laws of the Federal Republic of Nigeria;</w:t>
      </w:r>
    </w:p>
    <w:p w14:paraId="15AB0E4E" w14:textId="50F65F08" w:rsidR="008B3961" w:rsidRDefault="00D74028">
      <w:pPr>
        <w:pStyle w:val="ListParagraph"/>
        <w:numPr>
          <w:ilvl w:val="1"/>
          <w:numId w:val="101"/>
        </w:numPr>
        <w:spacing w:after="200" w:line="276" w:lineRule="auto"/>
        <w:ind w:hanging="589"/>
        <w:jc w:val="both"/>
        <w:pPrChange w:id="4368" w:author="GELIAS" w:date="2026-04-11T18:33:00Z">
          <w:pPr>
            <w:spacing w:after="200" w:line="276" w:lineRule="auto"/>
            <w:ind w:left="720"/>
            <w:jc w:val="both"/>
          </w:pPr>
        </w:pPrChange>
      </w:pPr>
      <w:del w:id="4369" w:author="GELIAS" w:date="2026-04-11T18:33:00Z">
        <w:r w:rsidDel="00414725">
          <w:lastRenderedPageBreak/>
          <w:delText xml:space="preserve">(b) </w:delText>
        </w:r>
      </w:del>
      <w:r>
        <w:t>It has all necessary power and authority to execute, deliver and perform this Agreement;</w:t>
      </w:r>
    </w:p>
    <w:p w14:paraId="5E508DAB" w14:textId="0A88EC33" w:rsidR="008B3961" w:rsidRDefault="00D74028">
      <w:pPr>
        <w:pStyle w:val="ListParagraph"/>
        <w:numPr>
          <w:ilvl w:val="1"/>
          <w:numId w:val="101"/>
        </w:numPr>
        <w:spacing w:after="200" w:line="276" w:lineRule="auto"/>
        <w:ind w:hanging="589"/>
        <w:jc w:val="both"/>
        <w:pPrChange w:id="4370" w:author="GELIAS" w:date="2026-04-11T18:33:00Z">
          <w:pPr>
            <w:spacing w:after="200" w:line="276" w:lineRule="auto"/>
            <w:ind w:left="720"/>
            <w:jc w:val="both"/>
          </w:pPr>
        </w:pPrChange>
      </w:pPr>
      <w:del w:id="4371" w:author="GELIAS" w:date="2026-04-11T18:33:00Z">
        <w:r w:rsidDel="00414725">
          <w:delText xml:space="preserve">(c) </w:delText>
        </w:r>
      </w:del>
      <w:r>
        <w:t>The execution, delivery and performance of this Agreement has been duly authorized by all requisite corporate action and does not conflict with any Applicable Law or any material contractual obligation;</w:t>
      </w:r>
    </w:p>
    <w:p w14:paraId="5357AFF6" w14:textId="52D7BF3C" w:rsidR="008B3961" w:rsidRDefault="00D74028">
      <w:pPr>
        <w:pStyle w:val="ListParagraph"/>
        <w:numPr>
          <w:ilvl w:val="1"/>
          <w:numId w:val="101"/>
        </w:numPr>
        <w:spacing w:after="200" w:line="276" w:lineRule="auto"/>
        <w:ind w:hanging="589"/>
        <w:jc w:val="both"/>
        <w:pPrChange w:id="4372" w:author="GELIAS" w:date="2026-04-11T18:33:00Z">
          <w:pPr>
            <w:spacing w:after="200" w:line="276" w:lineRule="auto"/>
            <w:ind w:left="720"/>
            <w:jc w:val="both"/>
          </w:pPr>
        </w:pPrChange>
      </w:pPr>
      <w:del w:id="4373" w:author="GELIAS" w:date="2026-04-11T18:33:00Z">
        <w:r w:rsidDel="00414725">
          <w:delText xml:space="preserve">(d) </w:delText>
        </w:r>
      </w:del>
      <w:r>
        <w:t>This Agreement constitutes a legal, valid and binding obligation enforceable against the Owner in accordance with its terms;</w:t>
      </w:r>
    </w:p>
    <w:p w14:paraId="66065E36" w14:textId="454DE2E7" w:rsidR="008B3961" w:rsidRDefault="00D74028">
      <w:pPr>
        <w:pStyle w:val="ListParagraph"/>
        <w:numPr>
          <w:ilvl w:val="1"/>
          <w:numId w:val="101"/>
        </w:numPr>
        <w:spacing w:after="200" w:line="276" w:lineRule="auto"/>
        <w:ind w:hanging="589"/>
        <w:jc w:val="both"/>
        <w:pPrChange w:id="4374" w:author="GELIAS" w:date="2026-04-11T18:33:00Z">
          <w:pPr>
            <w:spacing w:after="200" w:line="276" w:lineRule="auto"/>
            <w:ind w:left="720"/>
            <w:jc w:val="both"/>
          </w:pPr>
        </w:pPrChange>
      </w:pPr>
      <w:del w:id="4375" w:author="GELIAS" w:date="2026-04-11T18:33:00Z">
        <w:r w:rsidDel="00414725">
          <w:delText xml:space="preserve">(e) </w:delText>
        </w:r>
      </w:del>
      <w:r>
        <w:t>There is no pending or threatened litigation, arbitration or proceeding that could materially affect the Owner’s ability to perform its obligations hereunder; and</w:t>
      </w:r>
    </w:p>
    <w:p w14:paraId="1D592266" w14:textId="258F572D" w:rsidR="008B3961" w:rsidRDefault="00D74028">
      <w:pPr>
        <w:pStyle w:val="ListParagraph"/>
        <w:numPr>
          <w:ilvl w:val="1"/>
          <w:numId w:val="101"/>
        </w:numPr>
        <w:spacing w:after="200" w:line="276" w:lineRule="auto"/>
        <w:ind w:hanging="589"/>
        <w:jc w:val="both"/>
        <w:pPrChange w:id="4376" w:author="GELIAS" w:date="2026-04-11T18:33:00Z">
          <w:pPr>
            <w:spacing w:after="200" w:line="276" w:lineRule="auto"/>
            <w:ind w:left="720"/>
            <w:jc w:val="both"/>
          </w:pPr>
        </w:pPrChange>
      </w:pPr>
      <w:del w:id="4377" w:author="GELIAS" w:date="2026-04-11T18:33:00Z">
        <w:r w:rsidDel="00414725">
          <w:delText xml:space="preserve">(f) </w:delText>
        </w:r>
      </w:del>
      <w:r>
        <w:t>It is not insolvent and is not the subject of any bankruptcy or insolvency proceedings.</w:t>
      </w:r>
    </w:p>
    <w:p w14:paraId="7F89624A" w14:textId="77777777" w:rsidR="008B3961" w:rsidRDefault="00D74028">
      <w:r>
        <w:br w:type="page"/>
      </w:r>
    </w:p>
    <w:p w14:paraId="548CBCC6" w14:textId="1F06DF6B" w:rsidR="008B3961" w:rsidRDefault="00FE2B59">
      <w:pPr>
        <w:pStyle w:val="Heading1"/>
        <w:numPr>
          <w:ilvl w:val="0"/>
          <w:numId w:val="157"/>
        </w:numPr>
        <w:ind w:left="567" w:hanging="567"/>
        <w:pPrChange w:id="4378" w:author="GELIAS" w:date="2026-04-13T13:27:00Z">
          <w:pPr>
            <w:pStyle w:val="Heading1"/>
          </w:pPr>
        </w:pPrChange>
      </w:pPr>
      <w:bookmarkStart w:id="4379" w:name="_Toc224520854"/>
      <w:del w:id="4380" w:author="GELIAS" w:date="2026-04-11T18:34:00Z">
        <w:r w:rsidDel="00414725">
          <w:lastRenderedPageBreak/>
          <w:delText xml:space="preserve">15. </w:delText>
        </w:r>
      </w:del>
      <w:r>
        <w:t>DEFAULT, TERMINATION AND SUSPENSION</w:t>
      </w:r>
      <w:bookmarkEnd w:id="4379"/>
    </w:p>
    <w:p w14:paraId="3632D691" w14:textId="77777777" w:rsidR="008B3961" w:rsidRDefault="00D74028">
      <w:pPr>
        <w:pStyle w:val="Heading2"/>
        <w:numPr>
          <w:ilvl w:val="0"/>
          <w:numId w:val="102"/>
        </w:numPr>
        <w:ind w:hanging="720"/>
        <w:pPrChange w:id="4381" w:author="GELIAS" w:date="2026-04-13T13:28:00Z">
          <w:pPr>
            <w:pStyle w:val="Heading2"/>
          </w:pPr>
        </w:pPrChange>
      </w:pPr>
      <w:bookmarkStart w:id="4382" w:name="_Toc224520855"/>
      <w:del w:id="4383" w:author="GELIAS" w:date="2026-04-11T18:34:00Z">
        <w:r w:rsidDel="00414725">
          <w:delText xml:space="preserve">15.1  </w:delText>
        </w:r>
      </w:del>
      <w:r>
        <w:t>Notice to Correct</w:t>
      </w:r>
      <w:bookmarkEnd w:id="4382"/>
    </w:p>
    <w:p w14:paraId="1F9F4E7C" w14:textId="5941177D" w:rsidR="008B3961" w:rsidRDefault="00D74028" w:rsidP="00114025">
      <w:pPr>
        <w:spacing w:after="200" w:line="276" w:lineRule="auto"/>
        <w:ind w:left="720"/>
        <w:jc w:val="both"/>
      </w:pPr>
      <w:r>
        <w:t xml:space="preserve">If the Contractor fails to carry out any obligation under this Agreement, the Owner may by written notice require the Contractor to make good the failure and to remedy it within a reasonable time specified in the </w:t>
      </w:r>
      <w:commentRangeStart w:id="4384"/>
      <w:r>
        <w:t xml:space="preserve">notice (not being less than fourteen (14) Days). </w:t>
      </w:r>
      <w:commentRangeEnd w:id="4384"/>
      <w:r w:rsidR="00176D39">
        <w:rPr>
          <w:rStyle w:val="CommentReference"/>
        </w:rPr>
        <w:commentReference w:id="4384"/>
      </w:r>
      <w:r>
        <w:t>This notice shall specify the obligation that has not been performed and the remedial action required</w:t>
      </w:r>
      <w:ins w:id="4385" w:author="GELIAS" w:date="2026-04-11T12:01:00Z">
        <w:r w:rsidR="009811D0">
          <w:t xml:space="preserve"> and the timeline within which the Contractor is to remedy the fa</w:t>
        </w:r>
        <w:r w:rsidR="00C92527">
          <w:t>ilure</w:t>
        </w:r>
      </w:ins>
      <w:r>
        <w:t>. Failure by the Contractor to comply with a Notice to Correct within the specified period shall constitute a Contractor Event of Default under Section 15.2.</w:t>
      </w:r>
      <w:ins w:id="4386" w:author="GELIAS" w:date="2026-04-13T13:28:00Z">
        <w:r w:rsidR="00210857">
          <w:t xml:space="preserve"> </w:t>
        </w:r>
      </w:ins>
      <w:ins w:id="4387" w:author="GELIAS" w:date="2026-04-11T12:02:00Z">
        <w:r w:rsidR="00C92527">
          <w:t>T</w:t>
        </w:r>
      </w:ins>
      <w:ins w:id="4388" w:author="GELIAS" w:date="2026-04-11T12:01:00Z">
        <w:r w:rsidR="00C92527">
          <w:t>he time specified in the Notice to Correct shall not imply any extension of the Time for Completion.</w:t>
        </w:r>
      </w:ins>
    </w:p>
    <w:p w14:paraId="3D92AAF6" w14:textId="77777777" w:rsidR="008B3961" w:rsidRDefault="00D74028">
      <w:pPr>
        <w:pStyle w:val="Heading2"/>
        <w:numPr>
          <w:ilvl w:val="0"/>
          <w:numId w:val="102"/>
        </w:numPr>
        <w:ind w:hanging="578"/>
        <w:pPrChange w:id="4389" w:author="GELIAS" w:date="2026-04-11T18:35:00Z">
          <w:pPr>
            <w:pStyle w:val="Heading2"/>
          </w:pPr>
        </w:pPrChange>
      </w:pPr>
      <w:bookmarkStart w:id="4390" w:name="_Toc224520856"/>
      <w:del w:id="4391" w:author="GELIAS" w:date="2026-04-11T18:35:00Z">
        <w:r w:rsidDel="00414725">
          <w:delText xml:space="preserve">15.2  </w:delText>
        </w:r>
      </w:del>
      <w:r>
        <w:t>Contractor Events of Default</w:t>
      </w:r>
      <w:bookmarkEnd w:id="4390"/>
    </w:p>
    <w:p w14:paraId="7F199BFC" w14:textId="056B9946" w:rsidR="0067012D" w:rsidRDefault="00D74028">
      <w:pPr>
        <w:spacing w:after="200" w:line="276" w:lineRule="auto"/>
        <w:ind w:left="720"/>
        <w:jc w:val="both"/>
        <w:rPr>
          <w:ins w:id="4392" w:author="GELIAS" w:date="2026-04-11T12:15:00Z"/>
        </w:rPr>
      </w:pPr>
      <w:del w:id="4393" w:author="GELIAS" w:date="2026-04-11T12:12:00Z">
        <w:r w:rsidDel="0067012D">
          <w:delText>Each of the following shall constitute a Contractor Event of Default:</w:delText>
        </w:r>
      </w:del>
      <w:ins w:id="4394" w:author="GELIAS" w:date="2026-04-11T12:11:00Z">
        <w:r w:rsidR="00C92527">
          <w:t xml:space="preserve">The </w:t>
        </w:r>
      </w:ins>
      <w:ins w:id="4395" w:author="GELIAS" w:date="2026-04-11T12:13:00Z">
        <w:r w:rsidR="0067012D">
          <w:t>Owner</w:t>
        </w:r>
      </w:ins>
      <w:ins w:id="4396" w:author="GELIAS" w:date="2026-04-11T12:11:00Z">
        <w:r w:rsidR="00C92527">
          <w:t xml:space="preserve"> shall be entitled to give a Notice (which shall state that it is given under this </w:t>
        </w:r>
      </w:ins>
      <w:ins w:id="4397" w:author="GELIAS" w:date="2026-04-13T17:04:00Z">
        <w:r w:rsidR="008D225D">
          <w:t>Section</w:t>
        </w:r>
      </w:ins>
      <w:ins w:id="4398" w:author="GELIAS" w:date="2026-04-11T12:11:00Z">
        <w:r w:rsidR="00C92527">
          <w:t xml:space="preserve"> 15.2) to the Contractor of </w:t>
        </w:r>
      </w:ins>
      <w:ins w:id="4399" w:author="GELIAS" w:date="2026-04-11T12:13:00Z">
        <w:r w:rsidR="0067012D">
          <w:t>Owne</w:t>
        </w:r>
      </w:ins>
      <w:ins w:id="4400" w:author="GELIAS" w:date="2026-04-11T12:11:00Z">
        <w:r w:rsidR="00C92527">
          <w:t>r’s intention to terminate the Contract or, in the case of sub-paragraph (</w:t>
        </w:r>
      </w:ins>
      <w:ins w:id="4401" w:author="GELIAS" w:date="2026-04-11T12:16:00Z">
        <w:r w:rsidR="0067012D">
          <w:t>b</w:t>
        </w:r>
      </w:ins>
      <w:ins w:id="4402" w:author="GELIAS" w:date="2026-04-11T12:11:00Z">
        <w:r w:rsidR="00C92527">
          <w:t>), (</w:t>
        </w:r>
      </w:ins>
      <w:ins w:id="4403" w:author="GELIAS" w:date="2026-04-11T12:17:00Z">
        <w:r w:rsidR="0067012D">
          <w:t>k</w:t>
        </w:r>
      </w:ins>
      <w:ins w:id="4404" w:author="GELIAS" w:date="2026-04-11T12:11:00Z">
        <w:r w:rsidR="00C92527">
          <w:t>) or (h) below a Notice of termination, if</w:t>
        </w:r>
      </w:ins>
      <w:ins w:id="4405" w:author="GELIAS" w:date="2026-04-11T12:18:00Z">
        <w:r w:rsidR="0067012D">
          <w:t xml:space="preserve"> the following events of defaults </w:t>
        </w:r>
        <w:proofErr w:type="gramStart"/>
        <w:r w:rsidR="0067012D">
          <w:t xml:space="preserve">occur </w:t>
        </w:r>
      </w:ins>
      <w:ins w:id="4406" w:author="GELIAS" w:date="2026-04-11T12:16:00Z">
        <w:r w:rsidR="0067012D">
          <w:t>:</w:t>
        </w:r>
      </w:ins>
      <w:proofErr w:type="gramEnd"/>
    </w:p>
    <w:p w14:paraId="322FA252" w14:textId="0A17EC5D" w:rsidR="0067012D" w:rsidRDefault="0067012D">
      <w:pPr>
        <w:pStyle w:val="ListParagraph"/>
        <w:numPr>
          <w:ilvl w:val="0"/>
          <w:numId w:val="103"/>
        </w:numPr>
        <w:spacing w:after="200" w:line="276" w:lineRule="auto"/>
        <w:ind w:hanging="589"/>
        <w:jc w:val="both"/>
        <w:rPr>
          <w:ins w:id="4407" w:author="GELIAS" w:date="2026-04-11T12:15:00Z"/>
        </w:rPr>
        <w:pPrChange w:id="4408" w:author="GELIAS" w:date="2026-04-11T18:35:00Z">
          <w:pPr>
            <w:spacing w:after="200" w:line="276" w:lineRule="auto"/>
            <w:ind w:left="720"/>
            <w:jc w:val="both"/>
          </w:pPr>
        </w:pPrChange>
      </w:pPr>
      <w:ins w:id="4409" w:author="GELIAS" w:date="2026-04-11T12:16:00Z">
        <w:r>
          <w:t xml:space="preserve">the Contractor </w:t>
        </w:r>
      </w:ins>
      <w:ins w:id="4410" w:author="GELIAS" w:date="2026-04-11T12:11:00Z">
        <w:r w:rsidR="00C92527">
          <w:t xml:space="preserve">fails to comply with: </w:t>
        </w:r>
      </w:ins>
    </w:p>
    <w:p w14:paraId="11EF18A8" w14:textId="77777777" w:rsidR="0067012D" w:rsidRDefault="00C92527">
      <w:pPr>
        <w:spacing w:after="200" w:line="276" w:lineRule="auto"/>
        <w:ind w:left="720" w:firstLine="720"/>
        <w:jc w:val="both"/>
        <w:rPr>
          <w:ins w:id="4411" w:author="GELIAS" w:date="2026-04-11T12:15:00Z"/>
        </w:rPr>
        <w:pPrChange w:id="4412" w:author="GELIAS" w:date="2026-04-11T12:15:00Z">
          <w:pPr>
            <w:spacing w:after="200" w:line="276" w:lineRule="auto"/>
            <w:ind w:left="720"/>
            <w:jc w:val="both"/>
          </w:pPr>
        </w:pPrChange>
      </w:pPr>
      <w:ins w:id="4413" w:author="GELIAS" w:date="2026-04-11T12:11:00Z">
        <w:r>
          <w:t>(</w:t>
        </w:r>
        <w:proofErr w:type="spellStart"/>
        <w:r>
          <w:t>i</w:t>
        </w:r>
        <w:proofErr w:type="spellEnd"/>
        <w:r>
          <w:t xml:space="preserve">) a Notice to Correct; </w:t>
        </w:r>
      </w:ins>
    </w:p>
    <w:p w14:paraId="4177F3ED" w14:textId="7FB96B2A" w:rsidR="00C92527" w:rsidRDefault="00C92527">
      <w:pPr>
        <w:spacing w:after="200" w:line="276" w:lineRule="auto"/>
        <w:ind w:left="1843" w:hanging="403"/>
        <w:jc w:val="both"/>
        <w:pPrChange w:id="4414" w:author="GELIAS" w:date="2026-04-13T13:30:00Z">
          <w:pPr>
            <w:spacing w:after="200" w:line="276" w:lineRule="auto"/>
            <w:ind w:left="720"/>
            <w:jc w:val="both"/>
          </w:pPr>
        </w:pPrChange>
      </w:pPr>
      <w:ins w:id="4415" w:author="GELIAS" w:date="2026-04-11T12:11:00Z">
        <w:r>
          <w:t xml:space="preserve">(ii) a binding agreement, or final and binding determination, under </w:t>
        </w:r>
      </w:ins>
      <w:ins w:id="4416" w:author="GELIAS" w:date="2026-04-13T17:04:00Z">
        <w:r w:rsidR="008D225D">
          <w:t>Section</w:t>
        </w:r>
      </w:ins>
      <w:ins w:id="4417" w:author="GELIAS" w:date="2026-04-11T12:11:00Z">
        <w:r>
          <w:t xml:space="preserve"> </w:t>
        </w:r>
      </w:ins>
      <w:ins w:id="4418" w:author="GELIAS" w:date="2026-04-13T13:29:00Z">
        <w:r w:rsidR="00FC6E69">
          <w:t>4.14</w:t>
        </w:r>
      </w:ins>
      <w:ins w:id="4419" w:author="GELIAS" w:date="2026-04-13T13:30:00Z">
        <w:r w:rsidR="00FC6E69">
          <w:t xml:space="preserve">, </w:t>
        </w:r>
      </w:ins>
      <w:ins w:id="4420" w:author="GELIAS" w:date="2026-04-11T12:11:00Z">
        <w:r>
          <w:t>and such failure constitutes a material breach of the Contractor’s obligations under th</w:t>
        </w:r>
      </w:ins>
      <w:ins w:id="4421" w:author="GELIAS" w:date="2026-04-13T13:30:00Z">
        <w:r w:rsidR="00FC6E69">
          <w:t>is Agreement</w:t>
        </w:r>
      </w:ins>
      <w:ins w:id="4422" w:author="GELIAS" w:date="2026-04-11T12:11:00Z">
        <w:r>
          <w:t>;</w:t>
        </w:r>
      </w:ins>
    </w:p>
    <w:p w14:paraId="552F2A8D" w14:textId="139F6EEB" w:rsidR="008B3961" w:rsidRDefault="00D74028">
      <w:pPr>
        <w:pStyle w:val="ListParagraph"/>
        <w:numPr>
          <w:ilvl w:val="0"/>
          <w:numId w:val="103"/>
        </w:numPr>
        <w:spacing w:after="200" w:line="276" w:lineRule="auto"/>
        <w:ind w:hanging="589"/>
        <w:jc w:val="both"/>
        <w:pPrChange w:id="4423" w:author="GELIAS" w:date="2026-04-11T18:35:00Z">
          <w:pPr>
            <w:spacing w:after="200" w:line="276" w:lineRule="auto"/>
            <w:ind w:left="720"/>
            <w:jc w:val="both"/>
          </w:pPr>
        </w:pPrChange>
      </w:pPr>
      <w:del w:id="4424" w:author="GELIAS" w:date="2026-04-11T18:35:00Z">
        <w:r w:rsidDel="00414725">
          <w:delText>(</w:delText>
        </w:r>
      </w:del>
      <w:del w:id="4425" w:author="GELIAS" w:date="2026-04-11T12:16:00Z">
        <w:r w:rsidDel="0067012D">
          <w:delText>a</w:delText>
        </w:r>
      </w:del>
      <w:del w:id="4426" w:author="GELIAS" w:date="2026-04-11T18:35:00Z">
        <w:r w:rsidDel="00414725">
          <w:delText xml:space="preserve">) </w:delText>
        </w:r>
      </w:del>
      <w:ins w:id="4427" w:author="GELIAS" w:date="2026-04-11T12:16:00Z">
        <w:r w:rsidR="0067012D">
          <w:t xml:space="preserve">the Contractor </w:t>
        </w:r>
      </w:ins>
      <w:del w:id="4428" w:author="GELIAS" w:date="2026-04-11T12:16:00Z">
        <w:r w:rsidDel="0067012D">
          <w:delText xml:space="preserve">The Contractor </w:delText>
        </w:r>
      </w:del>
      <w:r>
        <w:t>becomes insolvent, bankrupt, or is the subject of proceedings for liquidation, winding-up or dissolution that are not dismissed within [sixty (60)] Days;</w:t>
      </w:r>
    </w:p>
    <w:p w14:paraId="0D80496E" w14:textId="36B9813B" w:rsidR="008B3961" w:rsidRDefault="00D74028">
      <w:pPr>
        <w:pStyle w:val="ListParagraph"/>
        <w:numPr>
          <w:ilvl w:val="0"/>
          <w:numId w:val="103"/>
        </w:numPr>
        <w:spacing w:after="200" w:line="276" w:lineRule="auto"/>
        <w:ind w:hanging="589"/>
        <w:jc w:val="both"/>
        <w:pPrChange w:id="4429" w:author="GELIAS" w:date="2026-04-11T18:35:00Z">
          <w:pPr>
            <w:spacing w:after="200" w:line="276" w:lineRule="auto"/>
            <w:ind w:left="720"/>
            <w:jc w:val="both"/>
          </w:pPr>
        </w:pPrChange>
      </w:pPr>
      <w:del w:id="4430" w:author="GELIAS" w:date="2026-04-11T18:35:00Z">
        <w:r w:rsidDel="00414725">
          <w:delText>(</w:delText>
        </w:r>
      </w:del>
      <w:del w:id="4431" w:author="GELIAS" w:date="2026-04-11T12:16:00Z">
        <w:r w:rsidDel="0067012D">
          <w:delText>b</w:delText>
        </w:r>
      </w:del>
      <w:del w:id="4432" w:author="GELIAS" w:date="2026-04-11T18:35:00Z">
        <w:r w:rsidDel="00414725">
          <w:delText xml:space="preserve">) </w:delText>
        </w:r>
      </w:del>
      <w:r>
        <w:t>Any material representation made by the Contractor in this Agreement is false or misleading in any material respect when made;</w:t>
      </w:r>
    </w:p>
    <w:p w14:paraId="0D8DAB26" w14:textId="10A28778" w:rsidR="008B3961" w:rsidRDefault="00D74028">
      <w:pPr>
        <w:pStyle w:val="ListParagraph"/>
        <w:numPr>
          <w:ilvl w:val="0"/>
          <w:numId w:val="103"/>
        </w:numPr>
        <w:spacing w:after="200" w:line="276" w:lineRule="auto"/>
        <w:ind w:hanging="589"/>
        <w:jc w:val="both"/>
        <w:pPrChange w:id="4433" w:author="GELIAS" w:date="2026-04-11T18:35:00Z">
          <w:pPr>
            <w:spacing w:after="200" w:line="276" w:lineRule="auto"/>
            <w:ind w:left="720"/>
            <w:jc w:val="both"/>
          </w:pPr>
        </w:pPrChange>
      </w:pPr>
      <w:del w:id="4434" w:author="GELIAS" w:date="2026-04-11T18:36:00Z">
        <w:r w:rsidDel="00414725">
          <w:delText>(</w:delText>
        </w:r>
      </w:del>
      <w:del w:id="4435" w:author="GELIAS" w:date="2026-04-11T12:17:00Z">
        <w:r w:rsidDel="0067012D">
          <w:delText>c</w:delText>
        </w:r>
      </w:del>
      <w:del w:id="4436" w:author="GELIAS" w:date="2026-04-11T18:35:00Z">
        <w:r w:rsidDel="00414725">
          <w:delText xml:space="preserve">) </w:delText>
        </w:r>
      </w:del>
      <w:r>
        <w:t>The Contractor materially fails to perform its obligations under this Agreement and does not cure such failure within [thirty (30)] Days after receipt of written notice from the Owner (or such longer cure period as may be reasonable if the breach is not susceptible to cure within thirty (30) Days, provided the Contractor commences cure within such period and diligently pursues it);</w:t>
      </w:r>
    </w:p>
    <w:p w14:paraId="0EEB8E66" w14:textId="692055B6" w:rsidR="008B3961" w:rsidRDefault="00D74028">
      <w:pPr>
        <w:pStyle w:val="ListParagraph"/>
        <w:numPr>
          <w:ilvl w:val="0"/>
          <w:numId w:val="103"/>
        </w:numPr>
        <w:spacing w:after="200" w:line="276" w:lineRule="auto"/>
        <w:ind w:hanging="589"/>
        <w:jc w:val="both"/>
        <w:pPrChange w:id="4437" w:author="GELIAS" w:date="2026-04-11T18:36:00Z">
          <w:pPr>
            <w:spacing w:after="200" w:line="276" w:lineRule="auto"/>
            <w:ind w:left="720"/>
            <w:jc w:val="both"/>
          </w:pPr>
        </w:pPrChange>
      </w:pPr>
      <w:del w:id="4438" w:author="GELIAS" w:date="2026-04-11T18:36:00Z">
        <w:r w:rsidDel="00414725">
          <w:delText>(</w:delText>
        </w:r>
      </w:del>
      <w:del w:id="4439" w:author="GELIAS" w:date="2026-04-11T12:17:00Z">
        <w:r w:rsidDel="0067012D">
          <w:delText>d</w:delText>
        </w:r>
      </w:del>
      <w:del w:id="4440" w:author="GELIAS" w:date="2026-04-11T18:36:00Z">
        <w:r w:rsidDel="00414725">
          <w:delText>)</w:delText>
        </w:r>
      </w:del>
      <w:r>
        <w:t xml:space="preserve"> </w:t>
      </w:r>
      <w:commentRangeStart w:id="4441"/>
      <w:commentRangeStart w:id="4442"/>
      <w:commentRangeStart w:id="4443"/>
      <w:r>
        <w:t xml:space="preserve">The aggregate Delay Liquidated Damages payable </w:t>
      </w:r>
      <w:ins w:id="4444" w:author="GELIAS" w:date="2026-04-11T12:04:00Z">
        <w:r w:rsidR="00C92527">
          <w:t>exceed</w:t>
        </w:r>
      </w:ins>
      <w:del w:id="4445" w:author="GELIAS" w:date="2026-04-11T12:04:00Z">
        <w:r w:rsidDel="00C92527">
          <w:delText>reach</w:delText>
        </w:r>
      </w:del>
      <w:r>
        <w:t xml:space="preserve"> the Delay LD Cap; or</w:t>
      </w:r>
      <w:commentRangeEnd w:id="4441"/>
      <w:r w:rsidR="00076613">
        <w:rPr>
          <w:rStyle w:val="CommentReference"/>
          <w:sz w:val="24"/>
          <w:szCs w:val="24"/>
        </w:rPr>
        <w:commentReference w:id="4441"/>
      </w:r>
      <w:commentRangeEnd w:id="4442"/>
      <w:r w:rsidR="00847F7D">
        <w:rPr>
          <w:rStyle w:val="CommentReference"/>
          <w:sz w:val="24"/>
          <w:szCs w:val="24"/>
        </w:rPr>
        <w:commentReference w:id="4442"/>
      </w:r>
      <w:commentRangeEnd w:id="4443"/>
      <w:r w:rsidR="00A03E8C">
        <w:rPr>
          <w:rStyle w:val="CommentReference"/>
        </w:rPr>
        <w:commentReference w:id="4443"/>
      </w:r>
    </w:p>
    <w:p w14:paraId="7DC29E5E" w14:textId="0FDAAA11" w:rsidR="008B3961" w:rsidRDefault="00D74028">
      <w:pPr>
        <w:pStyle w:val="ListParagraph"/>
        <w:numPr>
          <w:ilvl w:val="0"/>
          <w:numId w:val="103"/>
        </w:numPr>
        <w:spacing w:after="200" w:line="276" w:lineRule="auto"/>
        <w:ind w:hanging="589"/>
        <w:jc w:val="both"/>
        <w:rPr>
          <w:ins w:id="4446" w:author="GELIAS" w:date="2026-04-11T12:03:00Z"/>
        </w:rPr>
        <w:pPrChange w:id="4447" w:author="GELIAS" w:date="2026-04-11T18:36:00Z">
          <w:pPr>
            <w:spacing w:after="200" w:line="276" w:lineRule="auto"/>
            <w:ind w:left="720"/>
            <w:jc w:val="both"/>
          </w:pPr>
        </w:pPrChange>
      </w:pPr>
      <w:del w:id="4448" w:author="GELIAS" w:date="2026-04-11T18:36:00Z">
        <w:r w:rsidDel="00414725">
          <w:lastRenderedPageBreak/>
          <w:delText>(</w:delText>
        </w:r>
      </w:del>
      <w:del w:id="4449" w:author="GELIAS" w:date="2026-04-11T12:17:00Z">
        <w:r w:rsidDel="0067012D">
          <w:delText>e</w:delText>
        </w:r>
      </w:del>
      <w:del w:id="4450" w:author="GELIAS" w:date="2026-04-11T18:36:00Z">
        <w:r w:rsidDel="00414725">
          <w:delText>)</w:delText>
        </w:r>
      </w:del>
      <w:r>
        <w:t xml:space="preserve"> The Contractor abandons or suspends </w:t>
      </w:r>
      <w:ins w:id="4451" w:author="GELIAS" w:date="2026-04-11T12:02:00Z">
        <w:r w:rsidR="00C92527">
          <w:t>or demonstrates an intention not to cont</w:t>
        </w:r>
      </w:ins>
      <w:ins w:id="4452" w:author="GELIAS" w:date="2026-04-11T12:03:00Z">
        <w:r w:rsidR="00C92527">
          <w:t xml:space="preserve">inue performance of </w:t>
        </w:r>
      </w:ins>
      <w:r>
        <w:t xml:space="preserve">the Work </w:t>
      </w:r>
      <w:ins w:id="4453" w:author="GELIAS" w:date="2026-04-11T12:03:00Z">
        <w:r w:rsidR="00C92527">
          <w:t xml:space="preserve">or Contractors obligations under this Agreement </w:t>
        </w:r>
      </w:ins>
      <w:r>
        <w:t>without proper justification for a continuous period exceeding [thirty (30)] Days.</w:t>
      </w:r>
    </w:p>
    <w:p w14:paraId="02BD4956" w14:textId="7B1F0B92" w:rsidR="00C92527" w:rsidRDefault="00C92527">
      <w:pPr>
        <w:pStyle w:val="ListParagraph"/>
        <w:numPr>
          <w:ilvl w:val="0"/>
          <w:numId w:val="103"/>
        </w:numPr>
        <w:spacing w:after="200" w:line="276" w:lineRule="auto"/>
        <w:ind w:hanging="589"/>
        <w:jc w:val="both"/>
        <w:rPr>
          <w:ins w:id="4454" w:author="GELIAS" w:date="2026-04-11T12:06:00Z"/>
        </w:rPr>
        <w:pPrChange w:id="4455" w:author="GELIAS" w:date="2026-04-11T18:36:00Z">
          <w:pPr>
            <w:spacing w:after="200" w:line="276" w:lineRule="auto"/>
            <w:ind w:left="720"/>
            <w:jc w:val="both"/>
          </w:pPr>
        </w:pPrChange>
      </w:pPr>
      <w:ins w:id="4456" w:author="GELIAS" w:date="2026-04-11T12:04:00Z">
        <w:r>
          <w:t xml:space="preserve"> without reasonable excuse fails to proceed with the Works in accordance with Clause </w:t>
        </w:r>
      </w:ins>
      <w:ins w:id="4457" w:author="GELIAS" w:date="2026-04-13T13:31:00Z">
        <w:r w:rsidR="00FC6E69">
          <w:t>5</w:t>
        </w:r>
      </w:ins>
      <w:ins w:id="4458" w:author="GELIAS" w:date="2026-04-11T12:04:00Z">
        <w:r>
          <w:t xml:space="preserve"> </w:t>
        </w:r>
      </w:ins>
    </w:p>
    <w:p w14:paraId="5A844AA4" w14:textId="0667871D" w:rsidR="00C92527" w:rsidRDefault="00C92527">
      <w:pPr>
        <w:pStyle w:val="ListParagraph"/>
        <w:numPr>
          <w:ilvl w:val="0"/>
          <w:numId w:val="103"/>
        </w:numPr>
        <w:spacing w:after="200" w:line="276" w:lineRule="auto"/>
        <w:ind w:hanging="589"/>
        <w:jc w:val="both"/>
        <w:rPr>
          <w:ins w:id="4459" w:author="GELIAS" w:date="2026-04-11T12:07:00Z"/>
        </w:rPr>
        <w:pPrChange w:id="4460" w:author="GELIAS" w:date="2026-04-11T18:36:00Z">
          <w:pPr>
            <w:spacing w:after="200" w:line="276" w:lineRule="auto"/>
            <w:ind w:left="720"/>
            <w:jc w:val="both"/>
          </w:pPr>
        </w:pPrChange>
      </w:pPr>
      <w:ins w:id="4461" w:author="GELIAS" w:date="2026-04-11T12:06:00Z">
        <w:r>
          <w:t xml:space="preserve">subcontracts the whole, or any part of, the Works in breach of </w:t>
        </w:r>
      </w:ins>
      <w:ins w:id="4462" w:author="GELIAS" w:date="2026-04-13T17:04:00Z">
        <w:r w:rsidR="008D225D">
          <w:t>Section</w:t>
        </w:r>
      </w:ins>
      <w:ins w:id="4463" w:author="GELIAS" w:date="2026-04-11T12:06:00Z">
        <w:r>
          <w:t xml:space="preserve"> 4.4 [Subcontractors], or assigns the Contract without the prior written consent of the </w:t>
        </w:r>
      </w:ins>
      <w:ins w:id="4464" w:author="GELIAS" w:date="2026-04-13T17:03:00Z">
        <w:r w:rsidR="008D225D">
          <w:t>Owner</w:t>
        </w:r>
      </w:ins>
    </w:p>
    <w:p w14:paraId="390864C3" w14:textId="4C02C9DC" w:rsidR="00C92527" w:rsidRDefault="0067012D">
      <w:pPr>
        <w:pStyle w:val="ListParagraph"/>
        <w:numPr>
          <w:ilvl w:val="0"/>
          <w:numId w:val="103"/>
        </w:numPr>
        <w:spacing w:after="200" w:line="276" w:lineRule="auto"/>
        <w:ind w:hanging="589"/>
        <w:jc w:val="both"/>
        <w:rPr>
          <w:ins w:id="4465" w:author="GELIAS" w:date="2026-04-11T12:05:00Z"/>
        </w:rPr>
        <w:pPrChange w:id="4466" w:author="GELIAS" w:date="2026-04-11T18:36:00Z">
          <w:pPr>
            <w:spacing w:after="200" w:line="276" w:lineRule="auto"/>
            <w:ind w:left="720"/>
            <w:jc w:val="both"/>
          </w:pPr>
        </w:pPrChange>
      </w:pPr>
      <w:ins w:id="4467" w:author="GELIAS" w:date="2026-04-11T12:17:00Z">
        <w:r>
          <w:t>f</w:t>
        </w:r>
      </w:ins>
      <w:ins w:id="4468" w:author="GELIAS" w:date="2026-04-11T12:07:00Z">
        <w:r w:rsidR="00C92527">
          <w:t xml:space="preserve">ails to comply with </w:t>
        </w:r>
      </w:ins>
      <w:ins w:id="4469" w:author="GELIAS" w:date="2026-04-13T17:04:00Z">
        <w:r w:rsidR="008D225D">
          <w:t>Section</w:t>
        </w:r>
      </w:ins>
      <w:ins w:id="4470" w:author="GELIAS" w:date="2026-04-11T12:07:00Z">
        <w:r w:rsidR="00C92527">
          <w:t xml:space="preserve"> </w:t>
        </w:r>
      </w:ins>
      <w:ins w:id="4471" w:author="GELIAS" w:date="2026-04-13T13:35:00Z">
        <w:r w:rsidR="00FC6E69">
          <w:t>9</w:t>
        </w:r>
      </w:ins>
      <w:ins w:id="4472" w:author="GELIAS" w:date="2026-04-11T12:07:00Z">
        <w:r w:rsidR="00C92527">
          <w:t>;</w:t>
        </w:r>
      </w:ins>
    </w:p>
    <w:p w14:paraId="1B694797" w14:textId="5D1965C1" w:rsidR="00C92527" w:rsidRDefault="0067012D">
      <w:pPr>
        <w:pStyle w:val="ListParagraph"/>
        <w:numPr>
          <w:ilvl w:val="0"/>
          <w:numId w:val="103"/>
        </w:numPr>
        <w:spacing w:after="200" w:line="276" w:lineRule="auto"/>
        <w:ind w:hanging="589"/>
        <w:jc w:val="both"/>
        <w:rPr>
          <w:ins w:id="4473" w:author="GELIAS" w:date="2026-04-11T12:02:00Z"/>
        </w:rPr>
        <w:pPrChange w:id="4474" w:author="GELIAS" w:date="2026-04-11T18:37:00Z">
          <w:pPr>
            <w:spacing w:after="200" w:line="276" w:lineRule="auto"/>
            <w:ind w:left="720"/>
            <w:jc w:val="both"/>
          </w:pPr>
        </w:pPrChange>
      </w:pPr>
      <w:ins w:id="4475" w:author="GELIAS" w:date="2026-04-11T12:17:00Z">
        <w:r>
          <w:t>w</w:t>
        </w:r>
      </w:ins>
      <w:ins w:id="4476" w:author="GELIAS" w:date="2026-04-11T12:07:00Z">
        <w:r w:rsidR="00C92527">
          <w:t xml:space="preserve">ithout reasonable excuse fails to comply with a Notice given by the </w:t>
        </w:r>
      </w:ins>
      <w:ins w:id="4477" w:author="GELIAS" w:date="2026-04-13T13:34:00Z">
        <w:r w:rsidR="00FC6E69">
          <w:t xml:space="preserve">Owner </w:t>
        </w:r>
      </w:ins>
      <w:ins w:id="4478" w:author="GELIAS" w:date="2026-04-11T12:07:00Z">
        <w:r w:rsidR="00C92527">
          <w:t>within 28 days after receiving it;</w:t>
        </w:r>
      </w:ins>
    </w:p>
    <w:p w14:paraId="377665EA" w14:textId="1825901A" w:rsidR="00C92527" w:rsidRDefault="00C92527">
      <w:pPr>
        <w:pStyle w:val="ListParagraph"/>
        <w:numPr>
          <w:ilvl w:val="0"/>
          <w:numId w:val="103"/>
        </w:numPr>
        <w:spacing w:after="200" w:line="276" w:lineRule="auto"/>
        <w:ind w:hanging="589"/>
        <w:jc w:val="both"/>
        <w:pPrChange w:id="4479" w:author="GELIAS" w:date="2026-04-11T18:37:00Z">
          <w:pPr>
            <w:spacing w:after="200" w:line="276" w:lineRule="auto"/>
            <w:ind w:left="720"/>
            <w:jc w:val="both"/>
          </w:pPr>
        </w:pPrChange>
      </w:pPr>
      <w:ins w:id="4480" w:author="GELIAS" w:date="2026-04-11T12:08:00Z">
        <w:r>
          <w:t>found, based on reasonable evidence, to have engaged in corrupt, fraudulent, collusive or coercive practice at any time in relation to the Works or to the Contract.</w:t>
        </w:r>
      </w:ins>
    </w:p>
    <w:p w14:paraId="2E4268A5" w14:textId="5F03221C" w:rsidR="008B3961" w:rsidRDefault="00D74028">
      <w:pPr>
        <w:pStyle w:val="Heading2"/>
        <w:numPr>
          <w:ilvl w:val="0"/>
          <w:numId w:val="102"/>
        </w:numPr>
        <w:ind w:hanging="578"/>
        <w:pPrChange w:id="4481" w:author="GELIAS" w:date="2026-04-11T18:37:00Z">
          <w:pPr>
            <w:pStyle w:val="Heading2"/>
          </w:pPr>
        </w:pPrChange>
      </w:pPr>
      <w:bookmarkStart w:id="4482" w:name="_Toc224520857"/>
      <w:del w:id="4483" w:author="GELIAS" w:date="2026-04-11T18:37:00Z">
        <w:r w:rsidDel="00414725">
          <w:delText xml:space="preserve">15.3  </w:delText>
        </w:r>
      </w:del>
      <w:r>
        <w:t xml:space="preserve">Remedies Upon Contractor </w:t>
      </w:r>
      <w:ins w:id="4484" w:author="GELIAS" w:date="2026-04-11T12:23:00Z">
        <w:r w:rsidR="009B03A7">
          <w:t xml:space="preserve">Event of </w:t>
        </w:r>
      </w:ins>
      <w:r>
        <w:t>Default</w:t>
      </w:r>
      <w:bookmarkEnd w:id="4482"/>
    </w:p>
    <w:p w14:paraId="44B55C61" w14:textId="57CC4D3B" w:rsidR="008B3961" w:rsidRDefault="00D74028">
      <w:pPr>
        <w:spacing w:after="200" w:line="276" w:lineRule="auto"/>
        <w:ind w:left="720"/>
        <w:jc w:val="both"/>
      </w:pPr>
      <w:r>
        <w:t xml:space="preserve">Upon the occurrence </w:t>
      </w:r>
      <w:ins w:id="4485" w:author="GELIAS" w:date="2026-04-11T12:21:00Z">
        <w:r w:rsidR="0067012D">
          <w:t xml:space="preserve">of </w:t>
        </w:r>
      </w:ins>
      <w:del w:id="4486" w:author="GELIAS" w:date="2026-04-11T12:21:00Z">
        <w:r w:rsidDel="0067012D">
          <w:delText xml:space="preserve">and continuance of a </w:delText>
        </w:r>
      </w:del>
      <w:r>
        <w:t>Contractor Event of Default, the Owner may exercise any one or more of the following remedies concurrently or separately:</w:t>
      </w:r>
    </w:p>
    <w:p w14:paraId="5D2443CE" w14:textId="66FE36A3" w:rsidR="009B03A7" w:rsidRDefault="00D74028">
      <w:pPr>
        <w:pStyle w:val="ListParagraph"/>
        <w:numPr>
          <w:ilvl w:val="1"/>
          <w:numId w:val="105"/>
        </w:numPr>
        <w:spacing w:after="200" w:line="276" w:lineRule="auto"/>
        <w:jc w:val="both"/>
        <w:rPr>
          <w:ins w:id="4487" w:author="GELIAS" w:date="2026-04-11T12:22:00Z"/>
        </w:rPr>
        <w:pPrChange w:id="4488" w:author="GELIAS" w:date="2026-04-11T18:38:00Z">
          <w:pPr>
            <w:spacing w:after="200" w:line="276" w:lineRule="auto"/>
            <w:ind w:left="720"/>
            <w:jc w:val="both"/>
          </w:pPr>
        </w:pPrChange>
      </w:pPr>
      <w:del w:id="4489" w:author="GELIAS" w:date="2026-04-11T18:38:00Z">
        <w:r w:rsidDel="00414725">
          <w:delText xml:space="preserve">(a) </w:delText>
        </w:r>
      </w:del>
      <w:ins w:id="4490" w:author="GELIAS" w:date="2026-04-11T12:21:00Z">
        <w:r w:rsidR="0067012D">
          <w:t xml:space="preserve">Unless the Contractor remedies the matter described in a Notice given under </w:t>
        </w:r>
      </w:ins>
      <w:ins w:id="4491" w:author="GELIAS" w:date="2026-04-13T17:04:00Z">
        <w:r w:rsidR="008D225D">
          <w:t>Section</w:t>
        </w:r>
      </w:ins>
      <w:ins w:id="4492" w:author="GELIAS" w:date="2026-04-11T12:21:00Z">
        <w:r w:rsidR="0067012D">
          <w:t xml:space="preserve"> 15.2. [Notice]</w:t>
        </w:r>
        <w:del w:id="4493" w:author="EVANS" w:date="2026-04-30T12:03:00Z">
          <w:r w:rsidR="0067012D" w:rsidDel="000C452C">
            <w:delText xml:space="preserve"> </w:delText>
          </w:r>
          <w:commentRangeStart w:id="4494"/>
          <w:r w:rsidR="0067012D" w:rsidDel="000C452C">
            <w:delText>within</w:delText>
          </w:r>
        </w:del>
      </w:ins>
      <w:commentRangeEnd w:id="4494"/>
      <w:r w:rsidR="000C452C">
        <w:rPr>
          <w:rStyle w:val="CommentReference"/>
        </w:rPr>
        <w:commentReference w:id="4494"/>
      </w:r>
      <w:ins w:id="4495" w:author="GELIAS" w:date="2026-04-11T12:21:00Z">
        <w:del w:id="4496" w:author="EVANS" w:date="2026-04-30T12:03:00Z">
          <w:r w:rsidR="0067012D" w:rsidDel="000C452C">
            <w:delText xml:space="preserve"> 14 days of receiving the Notice</w:delText>
          </w:r>
        </w:del>
        <w:r w:rsidR="0067012D">
          <w:t xml:space="preserve">, the </w:t>
        </w:r>
      </w:ins>
      <w:ins w:id="4497" w:author="GELIAS" w:date="2026-04-13T17:03:00Z">
        <w:r w:rsidR="008D225D">
          <w:t>Owner</w:t>
        </w:r>
      </w:ins>
      <w:ins w:id="4498" w:author="GELIAS" w:date="2026-04-11T12:21:00Z">
        <w:r w:rsidR="0067012D">
          <w:t xml:space="preserve"> may by giving a second Notice to the Contractor immediately</w:t>
        </w:r>
        <w:r w:rsidR="009B03A7">
          <w:t xml:space="preserve"> </w:t>
        </w:r>
      </w:ins>
      <w:del w:id="4499" w:author="GELIAS" w:date="2026-04-11T12:21:00Z">
        <w:r w:rsidDel="009B03A7">
          <w:delText>T</w:delText>
        </w:r>
      </w:del>
      <w:ins w:id="4500" w:author="GELIAS" w:date="2026-04-11T12:21:00Z">
        <w:r w:rsidR="009B03A7">
          <w:t>t</w:t>
        </w:r>
      </w:ins>
      <w:r>
        <w:t>erminate this Agreement by giving [fifteen (15)] Days’ written notice to the Contractor</w:t>
      </w:r>
      <w:ins w:id="4501" w:author="GELIAS" w:date="2026-04-11T12:22:00Z">
        <w:r w:rsidR="009B03A7">
          <w:t xml:space="preserve">. </w:t>
        </w:r>
      </w:ins>
      <w:del w:id="4502" w:author="GELIAS" w:date="2026-04-11T12:22:00Z">
        <w:r w:rsidDel="009B03A7">
          <w:delText>;</w:delText>
        </w:r>
      </w:del>
      <w:ins w:id="4503" w:author="GELIAS" w:date="2026-04-11T12:22:00Z">
        <w:r w:rsidR="009B03A7">
          <w:t xml:space="preserve">The date of termination shall be the date the Contractor receives this second Notice. However, in the case of sub-paragraph (f), (g) or (h) of </w:t>
        </w:r>
      </w:ins>
      <w:ins w:id="4504" w:author="GELIAS" w:date="2026-04-13T17:04:00Z">
        <w:r w:rsidR="008D225D">
          <w:t>Section</w:t>
        </w:r>
      </w:ins>
      <w:ins w:id="4505" w:author="GELIAS" w:date="2026-04-11T12:22:00Z">
        <w:r w:rsidR="009B03A7">
          <w:t xml:space="preserve"> 15.2.1 [Notice], the </w:t>
        </w:r>
      </w:ins>
      <w:ins w:id="4506" w:author="GELIAS" w:date="2026-04-13T17:03:00Z">
        <w:r w:rsidR="008D225D">
          <w:t>Owner</w:t>
        </w:r>
      </w:ins>
      <w:ins w:id="4507" w:author="GELIAS" w:date="2026-04-11T12:22:00Z">
        <w:r w:rsidR="009B03A7">
          <w:t xml:space="preserve"> may by giving a Notice under </w:t>
        </w:r>
      </w:ins>
      <w:ins w:id="4508" w:author="GELIAS" w:date="2026-04-13T17:04:00Z">
        <w:r w:rsidR="008D225D">
          <w:t>Section</w:t>
        </w:r>
      </w:ins>
      <w:ins w:id="4509" w:author="GELIAS" w:date="2026-04-11T12:22:00Z">
        <w:r w:rsidR="009B03A7">
          <w:t xml:space="preserve"> 15.2.1 immediately terminate the Contract and the date of termination shall be the date the Contractor receives this Notice; </w:t>
        </w:r>
      </w:ins>
    </w:p>
    <w:p w14:paraId="7CA5D84A" w14:textId="0713712A" w:rsidR="008B3961" w:rsidDel="009B03A7" w:rsidRDefault="008B3961">
      <w:pPr>
        <w:spacing w:after="200" w:line="276" w:lineRule="auto"/>
        <w:ind w:left="720"/>
        <w:jc w:val="both"/>
        <w:rPr>
          <w:del w:id="4510" w:author="GELIAS" w:date="2026-04-11T12:22:00Z"/>
        </w:rPr>
      </w:pPr>
    </w:p>
    <w:p w14:paraId="01679409" w14:textId="0039A12F" w:rsidR="008B3961" w:rsidRDefault="00D74028">
      <w:pPr>
        <w:pStyle w:val="ListParagraph"/>
        <w:numPr>
          <w:ilvl w:val="1"/>
          <w:numId w:val="105"/>
        </w:numPr>
        <w:spacing w:after="200" w:line="276" w:lineRule="auto"/>
        <w:jc w:val="both"/>
        <w:pPrChange w:id="4511" w:author="GELIAS" w:date="2026-04-11T18:38:00Z">
          <w:pPr>
            <w:spacing w:after="200" w:line="276" w:lineRule="auto"/>
            <w:ind w:left="720"/>
            <w:jc w:val="both"/>
          </w:pPr>
        </w:pPrChange>
      </w:pPr>
      <w:del w:id="4512" w:author="GELIAS" w:date="2026-04-11T18:38:00Z">
        <w:r w:rsidDel="00414725">
          <w:delText xml:space="preserve">(b) </w:delText>
        </w:r>
      </w:del>
      <w:r>
        <w:t xml:space="preserve">Draw upon any or all of the Performance Security (including the APG, Performance Bond </w:t>
      </w:r>
      <w:del w:id="4513" w:author="GELIAS" w:date="2026-04-11T12:22:00Z">
        <w:r w:rsidDel="009B03A7">
          <w:delText xml:space="preserve">and/or Retention Bond, </w:delText>
        </w:r>
      </w:del>
      <w:r>
        <w:t>as applicable) to satisfy any amounts due from the Contractor;</w:t>
      </w:r>
    </w:p>
    <w:p w14:paraId="7DA6C833" w14:textId="4B43ADEA" w:rsidR="008B3961" w:rsidRDefault="00D74028">
      <w:pPr>
        <w:pStyle w:val="ListParagraph"/>
        <w:numPr>
          <w:ilvl w:val="1"/>
          <w:numId w:val="105"/>
        </w:numPr>
        <w:spacing w:after="200" w:line="276" w:lineRule="auto"/>
        <w:jc w:val="both"/>
        <w:pPrChange w:id="4514" w:author="GELIAS" w:date="2026-04-11T18:38:00Z">
          <w:pPr>
            <w:spacing w:after="200" w:line="276" w:lineRule="auto"/>
            <w:ind w:left="720"/>
            <w:jc w:val="both"/>
          </w:pPr>
        </w:pPrChange>
      </w:pPr>
      <w:del w:id="4515" w:author="GELIAS" w:date="2026-04-11T18:38:00Z">
        <w:r w:rsidDel="00414725">
          <w:delText xml:space="preserve">(c) </w:delText>
        </w:r>
      </w:del>
      <w:r>
        <w:t>Exercise any other remedies available under Applicable Law.</w:t>
      </w:r>
    </w:p>
    <w:p w14:paraId="025B4FCF" w14:textId="4254386E" w:rsidR="008B3961" w:rsidRDefault="00D74028">
      <w:pPr>
        <w:pStyle w:val="Heading3"/>
        <w:numPr>
          <w:ilvl w:val="2"/>
          <w:numId w:val="106"/>
        </w:numPr>
        <w:ind w:hanging="1206"/>
        <w:pPrChange w:id="4516" w:author="GELIAS" w:date="2026-04-11T18:39:00Z">
          <w:pPr>
            <w:pStyle w:val="Heading3"/>
            <w:ind w:left="720"/>
          </w:pPr>
        </w:pPrChange>
      </w:pPr>
      <w:bookmarkStart w:id="4517" w:name="_Toc224520858"/>
      <w:del w:id="4518" w:author="GELIAS" w:date="2026-04-11T18:39:00Z">
        <w:r w:rsidDel="00414725">
          <w:delText xml:space="preserve">15.3.1  </w:delText>
        </w:r>
      </w:del>
      <w:r>
        <w:t>Owner’s Step-In Rights</w:t>
      </w:r>
      <w:bookmarkEnd w:id="4517"/>
      <w:ins w:id="4519" w:author="GELIAS" w:date="2026-04-11T12:25:00Z">
        <w:r w:rsidR="009B03A7">
          <w:t xml:space="preserve"> and Completion of the Works</w:t>
        </w:r>
      </w:ins>
    </w:p>
    <w:p w14:paraId="041159D9" w14:textId="2163E733" w:rsidR="008B3961" w:rsidDel="00414725" w:rsidRDefault="00D74028">
      <w:pPr>
        <w:pStyle w:val="Heading3"/>
        <w:numPr>
          <w:ilvl w:val="2"/>
          <w:numId w:val="106"/>
        </w:numPr>
        <w:ind w:hanging="1206"/>
        <w:rPr>
          <w:del w:id="4520" w:author="GELIAS" w:date="2026-04-11T18:40:00Z"/>
        </w:rPr>
        <w:pPrChange w:id="4521" w:author="GELIAS" w:date="2026-04-11T18:42:00Z">
          <w:pPr>
            <w:pStyle w:val="ListParagraph"/>
            <w:numPr>
              <w:ilvl w:val="1"/>
              <w:numId w:val="107"/>
            </w:numPr>
            <w:spacing w:after="200" w:line="276" w:lineRule="auto"/>
            <w:ind w:left="2410" w:hanging="567"/>
            <w:jc w:val="both"/>
          </w:pPr>
        </w:pPrChange>
      </w:pPr>
      <w:del w:id="4522" w:author="GELIAS" w:date="2026-04-11T18:40:00Z">
        <w:r w:rsidDel="00414725">
          <w:delText xml:space="preserve">(a) </w:delText>
        </w:r>
      </w:del>
      <w:r>
        <w:t xml:space="preserve">Upon termination for Contractor </w:t>
      </w:r>
      <w:ins w:id="4523" w:author="GELIAS" w:date="2026-04-11T12:23:00Z">
        <w:r w:rsidR="009B03A7">
          <w:t xml:space="preserve">Event of </w:t>
        </w:r>
      </w:ins>
      <w:del w:id="4524" w:author="GELIAS" w:date="2026-04-11T12:23:00Z">
        <w:r w:rsidDel="009B03A7">
          <w:delText>d</w:delText>
        </w:r>
      </w:del>
      <w:ins w:id="4525" w:author="GELIAS" w:date="2026-04-11T12:23:00Z">
        <w:r w:rsidR="009B03A7">
          <w:t>D</w:t>
        </w:r>
      </w:ins>
      <w:r>
        <w:t xml:space="preserve">efault, or where the Owner reasonably determines that the Contractor is unable or unwilling to complete the Work, the Owner shall have the right (but </w:t>
      </w:r>
      <w:r>
        <w:lastRenderedPageBreak/>
        <w:t>not the obligation) to step in and take over all or any part of the Work (“</w:t>
      </w:r>
      <w:r w:rsidRPr="00B63E13">
        <w:t>Step-In Rights</w:t>
      </w:r>
      <w:r>
        <w:t>”). The Owner may complete the Work itself or engage one or more replacement contractors to complete the Work.</w:t>
      </w:r>
    </w:p>
    <w:p w14:paraId="45E94C3F" w14:textId="77777777" w:rsidR="00414725" w:rsidRDefault="00414725">
      <w:pPr>
        <w:pStyle w:val="ListParagraph"/>
        <w:numPr>
          <w:ilvl w:val="1"/>
          <w:numId w:val="107"/>
        </w:numPr>
        <w:spacing w:after="200" w:line="276" w:lineRule="auto"/>
        <w:ind w:left="2410" w:hanging="567"/>
        <w:jc w:val="both"/>
        <w:rPr>
          <w:ins w:id="4526" w:author="GELIAS" w:date="2026-04-11T18:40:00Z"/>
        </w:rPr>
        <w:pPrChange w:id="4527" w:author="GELIAS" w:date="2026-04-11T18:40:00Z">
          <w:pPr>
            <w:spacing w:after="200" w:line="276" w:lineRule="auto"/>
            <w:ind w:left="720"/>
            <w:jc w:val="both"/>
          </w:pPr>
        </w:pPrChange>
      </w:pPr>
    </w:p>
    <w:p w14:paraId="28B07C4E" w14:textId="0098050E" w:rsidR="008B3961" w:rsidRDefault="00D74028">
      <w:pPr>
        <w:pStyle w:val="ListParagraph"/>
        <w:numPr>
          <w:ilvl w:val="1"/>
          <w:numId w:val="107"/>
        </w:numPr>
        <w:spacing w:after="200" w:line="276" w:lineRule="auto"/>
        <w:ind w:left="2410" w:hanging="567"/>
        <w:jc w:val="both"/>
        <w:pPrChange w:id="4528" w:author="GELIAS" w:date="2026-04-11T18:40:00Z">
          <w:pPr>
            <w:spacing w:after="200" w:line="276" w:lineRule="auto"/>
            <w:ind w:left="720"/>
            <w:jc w:val="both"/>
          </w:pPr>
        </w:pPrChange>
      </w:pPr>
      <w:del w:id="4529" w:author="GELIAS" w:date="2026-04-11T18:40:00Z">
        <w:r w:rsidDel="00414725">
          <w:delText xml:space="preserve">(b) </w:delText>
        </w:r>
      </w:del>
      <w:r>
        <w:t xml:space="preserve">To give effect to the Step-In Rights, upon termination for Contractor </w:t>
      </w:r>
      <w:ins w:id="4530" w:author="GELIAS" w:date="2026-04-11T12:24:00Z">
        <w:r w:rsidR="009B03A7">
          <w:t xml:space="preserve">Event of </w:t>
        </w:r>
      </w:ins>
      <w:del w:id="4531" w:author="GELIAS" w:date="2026-04-11T12:24:00Z">
        <w:r w:rsidDel="009B03A7">
          <w:delText>d</w:delText>
        </w:r>
      </w:del>
      <w:ins w:id="4532" w:author="GELIAS" w:date="2026-04-11T12:24:00Z">
        <w:r w:rsidR="009B03A7">
          <w:t>D</w:t>
        </w:r>
      </w:ins>
      <w:r>
        <w:t xml:space="preserve">efault </w:t>
      </w:r>
      <w:ins w:id="4533" w:author="GELIAS" w:date="2026-04-11T12:24:00Z">
        <w:r w:rsidR="009B03A7">
          <w:t>and</w:t>
        </w:r>
      </w:ins>
      <w:del w:id="4534" w:author="GELIAS" w:date="2026-04-11T12:24:00Z">
        <w:r w:rsidDel="009B03A7">
          <w:delText>or</w:delText>
        </w:r>
      </w:del>
      <w:r>
        <w:t xml:space="preserve"> exercise of Step-In Rights, the Contractor shall:</w:t>
      </w:r>
    </w:p>
    <w:p w14:paraId="159D75BB" w14:textId="46434FA5" w:rsidR="008B3961" w:rsidRDefault="00D74028">
      <w:pPr>
        <w:pStyle w:val="ListParagraph"/>
        <w:numPr>
          <w:ilvl w:val="0"/>
          <w:numId w:val="108"/>
        </w:numPr>
        <w:spacing w:after="200" w:line="276" w:lineRule="auto"/>
        <w:ind w:left="3261" w:hanging="851"/>
        <w:jc w:val="both"/>
        <w:pPrChange w:id="4535" w:author="GELIAS" w:date="2026-04-11T18:41:00Z">
          <w:pPr>
            <w:spacing w:after="200" w:line="276" w:lineRule="auto"/>
            <w:ind w:left="720"/>
            <w:jc w:val="both"/>
          </w:pPr>
        </w:pPrChange>
      </w:pPr>
      <w:del w:id="4536" w:author="GELIAS" w:date="2026-04-11T18:40:00Z">
        <w:r w:rsidDel="00414725">
          <w:delText xml:space="preserve">    (i) </w:delText>
        </w:r>
      </w:del>
      <w:r>
        <w:t>Immediately cease all Work and vacate the Site in an orderly manner;</w:t>
      </w:r>
    </w:p>
    <w:p w14:paraId="54BA3803" w14:textId="6216A46B" w:rsidR="008B3961" w:rsidRDefault="00D74028">
      <w:pPr>
        <w:pStyle w:val="ListParagraph"/>
        <w:numPr>
          <w:ilvl w:val="0"/>
          <w:numId w:val="108"/>
        </w:numPr>
        <w:spacing w:after="200" w:line="276" w:lineRule="auto"/>
        <w:ind w:left="3261" w:hanging="851"/>
        <w:jc w:val="both"/>
        <w:pPrChange w:id="4537" w:author="GELIAS" w:date="2026-04-11T18:41:00Z">
          <w:pPr>
            <w:spacing w:after="200" w:line="276" w:lineRule="auto"/>
            <w:ind w:left="720"/>
            <w:jc w:val="both"/>
          </w:pPr>
        </w:pPrChange>
      </w:pPr>
      <w:del w:id="4538" w:author="GELIAS" w:date="2026-04-11T18:40:00Z">
        <w:r w:rsidDel="00414725">
          <w:delText xml:space="preserve">    (ii) </w:delText>
        </w:r>
      </w:del>
      <w:r>
        <w:t>Deliver to the Owner all Work Product</w:t>
      </w:r>
      <w:ins w:id="4539" w:author="PCC" w:date="2026-03-18T15:39:00Z">
        <w:r w:rsidR="008D496F">
          <w:t xml:space="preserve"> alr</w:t>
        </w:r>
      </w:ins>
      <w:ins w:id="4540" w:author="PCC" w:date="2026-03-18T15:40:00Z">
        <w:r w:rsidR="008D496F">
          <w:t>eady paid for by the owner</w:t>
        </w:r>
      </w:ins>
      <w:r>
        <w:t>, including all drawings, designs, specifications, calculations, engineering data, vendor documentation, procurement records and all other documentation (whether in draft or final form) in the Contractor’s possession;</w:t>
      </w:r>
    </w:p>
    <w:p w14:paraId="0703A3F5" w14:textId="2564DECF" w:rsidR="008B3961" w:rsidRDefault="00D74028">
      <w:pPr>
        <w:pStyle w:val="ListParagraph"/>
        <w:numPr>
          <w:ilvl w:val="0"/>
          <w:numId w:val="108"/>
        </w:numPr>
        <w:spacing w:after="200" w:line="276" w:lineRule="auto"/>
        <w:ind w:left="3261" w:hanging="851"/>
        <w:jc w:val="both"/>
        <w:pPrChange w:id="4541" w:author="GELIAS" w:date="2026-04-11T18:41:00Z">
          <w:pPr>
            <w:spacing w:after="200" w:line="276" w:lineRule="auto"/>
            <w:ind w:left="720"/>
            <w:jc w:val="both"/>
          </w:pPr>
        </w:pPrChange>
      </w:pPr>
      <w:del w:id="4542" w:author="GELIAS" w:date="2026-04-11T18:40:00Z">
        <w:r w:rsidDel="00414725">
          <w:delText xml:space="preserve">    (iii) </w:delText>
        </w:r>
      </w:del>
      <w:r>
        <w:t>Assign to the Owner (without recourse to the Contractor), at the Owner’s election, any or all of the Contractor’s subcontracts, purchase orders, supply agreements and other agreements entered into in connection with the Work. The Contractor shall include in all subcontracts and purchase orders a provision permitting such assignment without the consent of the Subcontractor or supplier;</w:t>
      </w:r>
    </w:p>
    <w:p w14:paraId="31B5B1D1" w14:textId="3B15FF99" w:rsidR="008B3961" w:rsidDel="009B03A7" w:rsidRDefault="00D74028">
      <w:pPr>
        <w:spacing w:after="200" w:line="276" w:lineRule="auto"/>
        <w:ind w:left="3261" w:hanging="851"/>
        <w:jc w:val="both"/>
        <w:rPr>
          <w:del w:id="4543" w:author="GELIAS" w:date="2026-04-11T12:24:00Z"/>
        </w:rPr>
        <w:pPrChange w:id="4544" w:author="GELIAS" w:date="2026-04-11T18:41:00Z">
          <w:pPr>
            <w:spacing w:after="200" w:line="276" w:lineRule="auto"/>
            <w:ind w:left="720"/>
            <w:jc w:val="both"/>
          </w:pPr>
        </w:pPrChange>
      </w:pPr>
      <w:del w:id="4545" w:author="GELIAS" w:date="2026-04-11T12:24:00Z">
        <w:r w:rsidDel="009B03A7">
          <w:delText xml:space="preserve">    (iv) </w:delText>
        </w:r>
      </w:del>
      <w:commentRangeStart w:id="4546"/>
      <w:del w:id="4547" w:author="PCC" w:date="2026-03-18T15:41:00Z">
        <w:r w:rsidDel="008D496F">
          <w:delText>Grant the Owner an irrevocable, royalty-free licence to use all Contractor Background IP to the extent necessary to complete the Work, operate, maintain, modify, repair and expand the Facility;</w:delText>
        </w:r>
      </w:del>
      <w:commentRangeEnd w:id="4546"/>
      <w:r w:rsidR="00414725">
        <w:rPr>
          <w:rStyle w:val="CommentReference"/>
          <w:sz w:val="24"/>
          <w:szCs w:val="24"/>
        </w:rPr>
        <w:commentReference w:id="4546"/>
      </w:r>
    </w:p>
    <w:p w14:paraId="2273612A" w14:textId="63AC6B94" w:rsidR="008B3961" w:rsidRDefault="00D74028">
      <w:pPr>
        <w:pStyle w:val="ListParagraph"/>
        <w:numPr>
          <w:ilvl w:val="0"/>
          <w:numId w:val="108"/>
        </w:numPr>
        <w:spacing w:after="200" w:line="276" w:lineRule="auto"/>
        <w:ind w:left="3261" w:hanging="851"/>
        <w:jc w:val="both"/>
        <w:pPrChange w:id="4548" w:author="GELIAS" w:date="2026-04-11T18:41:00Z">
          <w:pPr>
            <w:spacing w:after="200" w:line="276" w:lineRule="auto"/>
            <w:ind w:left="720"/>
            <w:jc w:val="both"/>
          </w:pPr>
        </w:pPrChange>
      </w:pPr>
      <w:del w:id="4549" w:author="GELIAS" w:date="2026-04-11T18:40:00Z">
        <w:r w:rsidDel="00414725">
          <w:delText xml:space="preserve">    (v) </w:delText>
        </w:r>
      </w:del>
      <w:r>
        <w:t xml:space="preserve">Deliver to the Owner all Equipment and materials (whether at the Site, in transit, or at the Contractor’s or Subcontractors’ premises) </w:t>
      </w:r>
      <w:commentRangeStart w:id="4550"/>
      <w:del w:id="4551" w:author="EVANS" w:date="2026-04-30T12:04:00Z">
        <w:r w:rsidDel="000C452C">
          <w:delText xml:space="preserve">for which title has passed to the Owner or </w:delText>
        </w:r>
      </w:del>
      <w:commentRangeEnd w:id="4550"/>
      <w:r w:rsidR="000C452C">
        <w:rPr>
          <w:rStyle w:val="CommentReference"/>
        </w:rPr>
        <w:commentReference w:id="4550"/>
      </w:r>
      <w:r>
        <w:t>for which the Owner has made payment;</w:t>
      </w:r>
    </w:p>
    <w:p w14:paraId="3F63519D" w14:textId="0AAD698E" w:rsidR="008B3961" w:rsidRDefault="00D74028">
      <w:pPr>
        <w:pStyle w:val="ListParagraph"/>
        <w:numPr>
          <w:ilvl w:val="0"/>
          <w:numId w:val="108"/>
        </w:numPr>
        <w:spacing w:after="200" w:line="276" w:lineRule="auto"/>
        <w:ind w:left="3261" w:hanging="851"/>
        <w:jc w:val="both"/>
        <w:pPrChange w:id="4552" w:author="GELIAS" w:date="2026-04-11T18:41:00Z">
          <w:pPr>
            <w:spacing w:after="200" w:line="276" w:lineRule="auto"/>
            <w:ind w:left="720"/>
            <w:jc w:val="both"/>
          </w:pPr>
        </w:pPrChange>
      </w:pPr>
      <w:del w:id="4553" w:author="GELIAS" w:date="2026-04-11T18:40:00Z">
        <w:r w:rsidDel="00414725">
          <w:delText xml:space="preserve">    (vi) </w:delText>
        </w:r>
      </w:del>
      <w:r>
        <w:t>Provide reasonable cooperation and technical assistance (including making available relevant personnel for a transition period of up to [sixty (60)] Days) to enable the Owner or its replacement contractor to understand the status of the Work and continue the Work without undue disruption; and</w:t>
      </w:r>
    </w:p>
    <w:p w14:paraId="603EC734" w14:textId="3B4E717C" w:rsidR="008B3961" w:rsidRDefault="00D74028">
      <w:pPr>
        <w:pStyle w:val="ListParagraph"/>
        <w:numPr>
          <w:ilvl w:val="0"/>
          <w:numId w:val="108"/>
        </w:numPr>
        <w:spacing w:line="276" w:lineRule="auto"/>
        <w:ind w:left="3261" w:hanging="851"/>
        <w:jc w:val="both"/>
        <w:pPrChange w:id="4554" w:author="GELIAS" w:date="2026-04-11T18:42:00Z">
          <w:pPr>
            <w:spacing w:after="200" w:line="276" w:lineRule="auto"/>
            <w:ind w:left="720"/>
            <w:jc w:val="both"/>
          </w:pPr>
        </w:pPrChange>
      </w:pPr>
      <w:del w:id="4555" w:author="GELIAS" w:date="2026-04-11T18:40:00Z">
        <w:r w:rsidDel="00414725">
          <w:delText xml:space="preserve">    </w:delText>
        </w:r>
        <w:commentRangeStart w:id="4556"/>
        <w:r w:rsidDel="00414725">
          <w:delText xml:space="preserve">(vii) </w:delText>
        </w:r>
      </w:del>
      <w:r>
        <w:t>Remove all Contractor</w:t>
      </w:r>
      <w:del w:id="4557" w:author="GELIAS" w:date="2026-04-11T13:50:00Z">
        <w:r w:rsidDel="00F415C7">
          <w:delText>-owned construction</w:delText>
        </w:r>
      </w:del>
      <w:r>
        <w:t xml:space="preserve"> </w:t>
      </w:r>
      <w:ins w:id="4558" w:author="GELIAS" w:date="2026-04-11T13:50:00Z">
        <w:r w:rsidR="00F415C7">
          <w:t>E</w:t>
        </w:r>
      </w:ins>
      <w:del w:id="4559" w:author="GELIAS" w:date="2026-04-11T13:50:00Z">
        <w:r w:rsidDel="00F415C7">
          <w:delText>e</w:delText>
        </w:r>
      </w:del>
      <w:r>
        <w:t xml:space="preserve">quipment, </w:t>
      </w:r>
      <w:del w:id="4560" w:author="GELIAS" w:date="2026-04-11T13:48:00Z">
        <w:r w:rsidDel="00F415C7">
          <w:delText>temporary facilities</w:delText>
        </w:r>
      </w:del>
      <w:ins w:id="4561" w:author="GELIAS" w:date="2026-04-11T13:48:00Z">
        <w:r w:rsidR="00F415C7">
          <w:t xml:space="preserve">Temporary </w:t>
        </w:r>
        <w:proofErr w:type="gramStart"/>
        <w:r w:rsidR="00F415C7">
          <w:t xml:space="preserve">Works </w:t>
        </w:r>
      </w:ins>
      <w:r>
        <w:t xml:space="preserve"> and</w:t>
      </w:r>
      <w:proofErr w:type="gramEnd"/>
      <w:r>
        <w:t xml:space="preserve"> debris from the Site </w:t>
      </w:r>
      <w:r>
        <w:lastRenderedPageBreak/>
        <w:t>within [thirty (30)] Days of termination (or such longer period as the Owner may reasonably permit).</w:t>
      </w:r>
      <w:commentRangeEnd w:id="4556"/>
      <w:r w:rsidR="00414725">
        <w:rPr>
          <w:rStyle w:val="CommentReference"/>
          <w:sz w:val="24"/>
          <w:szCs w:val="24"/>
        </w:rPr>
        <w:commentReference w:id="4556"/>
      </w:r>
    </w:p>
    <w:p w14:paraId="636D078E" w14:textId="2162E89A" w:rsidR="008B3961" w:rsidRDefault="00D74028">
      <w:pPr>
        <w:spacing w:line="276" w:lineRule="auto"/>
        <w:jc w:val="both"/>
        <w:pPrChange w:id="4562" w:author="GELIAS" w:date="2026-04-11T18:42:00Z">
          <w:pPr>
            <w:spacing w:after="200" w:line="276" w:lineRule="auto"/>
            <w:ind w:left="720"/>
            <w:jc w:val="both"/>
          </w:pPr>
        </w:pPrChange>
      </w:pPr>
      <w:del w:id="4563" w:author="GELIAS" w:date="2026-04-11T18:41:00Z">
        <w:r w:rsidDel="00414725">
          <w:delText xml:space="preserve">(c) </w:delText>
        </w:r>
      </w:del>
      <w:commentRangeStart w:id="4564"/>
      <w:del w:id="4565" w:author="PCC" w:date="2026-03-18T15:42:00Z">
        <w:r w:rsidDel="0035772E">
          <w:delText>The incremental cost of completing the Work (being the total cost incurred by the Owner to complete the Work less the unpaid balance of the Contract Price) shall be borne by the Contractor. If such incremental cost exceeds the amounts recoverable under the Performance Security, the Contractor shall remain liable for the excess, subject to Article 17.</w:delText>
        </w:r>
      </w:del>
      <w:commentRangeEnd w:id="4564"/>
      <w:r w:rsidR="00076613">
        <w:rPr>
          <w:rStyle w:val="CommentReference"/>
          <w:sz w:val="24"/>
          <w:szCs w:val="24"/>
        </w:rPr>
        <w:commentReference w:id="4564"/>
      </w:r>
    </w:p>
    <w:p w14:paraId="68C7C17A" w14:textId="51DC9DB7" w:rsidR="008B3961" w:rsidRDefault="00D74028">
      <w:pPr>
        <w:pStyle w:val="ListParagraph"/>
        <w:numPr>
          <w:ilvl w:val="1"/>
          <w:numId w:val="107"/>
        </w:numPr>
        <w:spacing w:after="200" w:line="276" w:lineRule="auto"/>
        <w:ind w:left="2410" w:hanging="567"/>
        <w:jc w:val="both"/>
        <w:rPr>
          <w:ins w:id="4566" w:author="GELIAS" w:date="2026-04-11T12:36:00Z"/>
        </w:rPr>
        <w:pPrChange w:id="4567" w:author="GELIAS" w:date="2026-04-11T18:42:00Z">
          <w:pPr>
            <w:spacing w:after="200" w:line="276" w:lineRule="auto"/>
            <w:ind w:left="720"/>
            <w:jc w:val="both"/>
          </w:pPr>
        </w:pPrChange>
      </w:pPr>
      <w:del w:id="4568" w:author="GELIAS" w:date="2026-04-11T18:42:00Z">
        <w:r w:rsidDel="00414725">
          <w:delText xml:space="preserve">(d) </w:delText>
        </w:r>
      </w:del>
      <w:r>
        <w:t>The Owner shall not be required to make any further payments to the Contractor until the Work has been completed and the total cost of completion has been determined</w:t>
      </w:r>
      <w:ins w:id="4569" w:author="GELIAS" w:date="2026-04-11T12:31:00Z">
        <w:r w:rsidR="00A867AB">
          <w:t xml:space="preserve"> by the Owners Representative</w:t>
        </w:r>
      </w:ins>
      <w:ins w:id="4570" w:author="GELIAS" w:date="2026-04-11T12:32:00Z">
        <w:r w:rsidR="00A867AB">
          <w:t xml:space="preserve">. </w:t>
        </w:r>
      </w:ins>
      <w:del w:id="4571" w:author="GELIAS" w:date="2026-04-11T12:31:00Z">
        <w:r w:rsidDel="00A867AB">
          <w:delText>.</w:delText>
        </w:r>
      </w:del>
      <w:r>
        <w:t xml:space="preserve"> </w:t>
      </w:r>
      <w:commentRangeStart w:id="4572"/>
      <w:r>
        <w:t xml:space="preserve">If the </w:t>
      </w:r>
      <w:r w:rsidRPr="00414725">
        <w:rPr>
          <w:b/>
          <w:bCs/>
          <w:i/>
          <w:iCs/>
          <w:rPrChange w:id="4573" w:author="GELIAS" w:date="2026-04-11T18:42:00Z">
            <w:rPr/>
          </w:rPrChange>
        </w:rPr>
        <w:t xml:space="preserve">total cost of completion (including all amounts drawn under the </w:t>
      </w:r>
      <w:r>
        <w:t>Performance Security) is less than the unpaid balance of the Contract Price, the Owner shall pay the difference to the Contractor.</w:t>
      </w:r>
      <w:commentRangeEnd w:id="4572"/>
      <w:r w:rsidR="00076613">
        <w:rPr>
          <w:rStyle w:val="CommentReference"/>
          <w:sz w:val="24"/>
          <w:szCs w:val="24"/>
        </w:rPr>
        <w:commentReference w:id="4572"/>
      </w:r>
    </w:p>
    <w:p w14:paraId="690A0CB2" w14:textId="020B3C64" w:rsidR="00A867AB" w:rsidDel="00A867AB" w:rsidRDefault="00A867AB">
      <w:pPr>
        <w:spacing w:after="200" w:line="276" w:lineRule="auto"/>
        <w:ind w:left="720"/>
        <w:jc w:val="both"/>
        <w:rPr>
          <w:del w:id="4574" w:author="GELIAS" w:date="2026-04-11T12:36:00Z"/>
        </w:rPr>
      </w:pPr>
    </w:p>
    <w:p w14:paraId="52565EEE" w14:textId="77777777" w:rsidR="008B3961" w:rsidRDefault="00D74028">
      <w:pPr>
        <w:pStyle w:val="Heading2"/>
        <w:numPr>
          <w:ilvl w:val="0"/>
          <w:numId w:val="102"/>
        </w:numPr>
        <w:ind w:hanging="578"/>
        <w:pPrChange w:id="4575" w:author="GELIAS" w:date="2026-04-11T18:43:00Z">
          <w:pPr>
            <w:pStyle w:val="Heading2"/>
          </w:pPr>
        </w:pPrChange>
      </w:pPr>
      <w:bookmarkStart w:id="4576" w:name="_Toc224520859"/>
      <w:del w:id="4577" w:author="GELIAS" w:date="2026-04-11T18:43:00Z">
        <w:r w:rsidDel="00414725">
          <w:delText xml:space="preserve">15.4  </w:delText>
        </w:r>
      </w:del>
      <w:r>
        <w:t>Owner Events of Default</w:t>
      </w:r>
      <w:bookmarkEnd w:id="4576"/>
    </w:p>
    <w:p w14:paraId="5CDE0CD7" w14:textId="7E30E2B0" w:rsidR="008556DF" w:rsidRDefault="008556DF" w:rsidP="008556DF">
      <w:pPr>
        <w:spacing w:after="200" w:line="276" w:lineRule="auto"/>
        <w:ind w:left="720"/>
        <w:jc w:val="both"/>
        <w:rPr>
          <w:ins w:id="4578" w:author="GELIAS" w:date="2026-04-11T12:44:00Z"/>
        </w:rPr>
      </w:pPr>
      <w:ins w:id="4579" w:author="GELIAS" w:date="2026-04-11T12:44:00Z">
        <w:r>
          <w:t xml:space="preserve">The Contractor shall be entitled to give a Notice (which shall state that it is given under this </w:t>
        </w:r>
      </w:ins>
      <w:ins w:id="4580" w:author="GELIAS" w:date="2026-04-13T17:04:00Z">
        <w:r w:rsidR="008D225D">
          <w:t>Section</w:t>
        </w:r>
      </w:ins>
      <w:ins w:id="4581" w:author="GELIAS" w:date="2026-04-11T12:44:00Z">
        <w:r>
          <w:t xml:space="preserve"> 15.4) to the Contractor of Owner’s intention to terminate the Contract if the following events of defaults </w:t>
        </w:r>
        <w:proofErr w:type="gramStart"/>
        <w:r>
          <w:t>occur :</w:t>
        </w:r>
        <w:proofErr w:type="gramEnd"/>
      </w:ins>
    </w:p>
    <w:p w14:paraId="5684A2BB" w14:textId="5B0B558E" w:rsidR="008B3961" w:rsidDel="008556DF" w:rsidRDefault="00D74028">
      <w:pPr>
        <w:numPr>
          <w:ilvl w:val="1"/>
          <w:numId w:val="109"/>
        </w:numPr>
        <w:spacing w:after="200" w:line="276" w:lineRule="auto"/>
        <w:jc w:val="both"/>
        <w:rPr>
          <w:del w:id="4582" w:author="GELIAS" w:date="2026-04-11T12:44:00Z"/>
        </w:rPr>
        <w:pPrChange w:id="4583" w:author="GELIAS" w:date="2026-04-11T18:43:00Z">
          <w:pPr>
            <w:spacing w:after="200" w:line="276" w:lineRule="auto"/>
            <w:ind w:left="720"/>
            <w:jc w:val="both"/>
          </w:pPr>
        </w:pPrChange>
      </w:pPr>
      <w:del w:id="4584" w:author="GELIAS" w:date="2026-04-11T12:44:00Z">
        <w:r w:rsidDel="008556DF">
          <w:delText>Each of the following shall constitute an Owner Event of Default:</w:delText>
        </w:r>
      </w:del>
    </w:p>
    <w:p w14:paraId="3963CAB5" w14:textId="545265C6" w:rsidR="008B3961" w:rsidRDefault="00D74028">
      <w:pPr>
        <w:pStyle w:val="ListParagraph"/>
        <w:numPr>
          <w:ilvl w:val="1"/>
          <w:numId w:val="109"/>
        </w:numPr>
        <w:spacing w:after="200" w:line="276" w:lineRule="auto"/>
        <w:jc w:val="both"/>
        <w:pPrChange w:id="4585" w:author="GELIAS" w:date="2026-04-11T18:43:00Z">
          <w:pPr>
            <w:spacing w:after="200" w:line="276" w:lineRule="auto"/>
            <w:ind w:left="720"/>
            <w:jc w:val="both"/>
          </w:pPr>
        </w:pPrChange>
      </w:pPr>
      <w:del w:id="4586" w:author="GELIAS" w:date="2026-04-11T18:43:00Z">
        <w:r w:rsidDel="00EA775F">
          <w:delText xml:space="preserve">(a) </w:delText>
        </w:r>
      </w:del>
      <w:r>
        <w:t>The Owner becomes insolvent, bankrupt, or is the subject of proceedings for liquidation, winding-up or dissolution that are not dismissed within [sixty (60)] Days;</w:t>
      </w:r>
    </w:p>
    <w:p w14:paraId="44645560" w14:textId="1100B977" w:rsidR="008B3961" w:rsidRDefault="00D74028">
      <w:pPr>
        <w:pStyle w:val="ListParagraph"/>
        <w:numPr>
          <w:ilvl w:val="0"/>
          <w:numId w:val="109"/>
        </w:numPr>
        <w:spacing w:after="200" w:line="276" w:lineRule="auto"/>
        <w:jc w:val="both"/>
        <w:pPrChange w:id="4587" w:author="GELIAS" w:date="2026-04-11T18:43:00Z">
          <w:pPr>
            <w:spacing w:after="200" w:line="276" w:lineRule="auto"/>
            <w:ind w:left="720"/>
            <w:jc w:val="both"/>
          </w:pPr>
        </w:pPrChange>
      </w:pPr>
      <w:del w:id="4588" w:author="GELIAS" w:date="2026-04-11T18:43:00Z">
        <w:r w:rsidDel="00EA775F">
          <w:delText xml:space="preserve">(b) </w:delText>
        </w:r>
      </w:del>
      <w:r>
        <w:t>Any material representation made by the Owner in this Agreement is false or misleading in any material respect when made; or</w:t>
      </w:r>
    </w:p>
    <w:p w14:paraId="582C12A0" w14:textId="155C9514" w:rsidR="008B3961" w:rsidRDefault="00D74028">
      <w:pPr>
        <w:pStyle w:val="ListParagraph"/>
        <w:numPr>
          <w:ilvl w:val="0"/>
          <w:numId w:val="109"/>
        </w:numPr>
        <w:spacing w:after="200" w:line="276" w:lineRule="auto"/>
        <w:jc w:val="both"/>
        <w:rPr>
          <w:ins w:id="4589" w:author="PCC" w:date="2026-03-18T15:43:00Z"/>
        </w:rPr>
        <w:pPrChange w:id="4590" w:author="GELIAS" w:date="2026-04-11T18:43:00Z">
          <w:pPr>
            <w:spacing w:after="200" w:line="276" w:lineRule="auto"/>
            <w:ind w:left="720"/>
            <w:jc w:val="both"/>
          </w:pPr>
        </w:pPrChange>
      </w:pPr>
      <w:del w:id="4591" w:author="GELIAS" w:date="2026-04-11T18:43:00Z">
        <w:r w:rsidDel="00EA775F">
          <w:delText xml:space="preserve">(c) </w:delText>
        </w:r>
      </w:del>
      <w:r>
        <w:t>The Owner commits a material breach of its obligations under this Agreement and fails to cure such breach within a reasonable period after receipt of written notice from the Contractor specifying the breach in reasonable detail.</w:t>
      </w:r>
    </w:p>
    <w:p w14:paraId="32569101" w14:textId="3BC0DF4B" w:rsidR="00DE75BB" w:rsidRDefault="00DE75BB">
      <w:pPr>
        <w:pStyle w:val="ListParagraph"/>
        <w:numPr>
          <w:ilvl w:val="0"/>
          <w:numId w:val="109"/>
        </w:numPr>
        <w:spacing w:after="200" w:line="276" w:lineRule="auto"/>
        <w:jc w:val="both"/>
        <w:rPr>
          <w:ins w:id="4592" w:author="PCC" w:date="2026-03-18T15:43:00Z"/>
        </w:rPr>
        <w:pPrChange w:id="4593" w:author="GELIAS" w:date="2026-04-11T18:43:00Z">
          <w:pPr>
            <w:spacing w:after="200" w:line="276" w:lineRule="auto"/>
            <w:ind w:left="720"/>
            <w:jc w:val="both"/>
          </w:pPr>
        </w:pPrChange>
      </w:pPr>
      <w:ins w:id="4594" w:author="PCC" w:date="2026-03-18T15:44:00Z">
        <w:del w:id="4595" w:author="GELIAS" w:date="2026-04-11T18:43:00Z">
          <w:r w:rsidDel="00EA775F">
            <w:delText>(</w:delText>
          </w:r>
        </w:del>
      </w:ins>
      <w:ins w:id="4596" w:author="PCC" w:date="2026-03-18T15:43:00Z">
        <w:del w:id="4597" w:author="GELIAS" w:date="2026-04-11T18:43:00Z">
          <w:r w:rsidDel="00EA775F">
            <w:delText>d</w:delText>
          </w:r>
        </w:del>
      </w:ins>
      <w:ins w:id="4598" w:author="PCC" w:date="2026-03-18T15:44:00Z">
        <w:del w:id="4599" w:author="GELIAS" w:date="2026-04-11T18:43:00Z">
          <w:r w:rsidDel="00EA775F">
            <w:delText xml:space="preserve">) </w:delText>
          </w:r>
        </w:del>
      </w:ins>
      <w:ins w:id="4600" w:author="PCC" w:date="2026-03-18T15:43:00Z">
        <w:r>
          <w:t>Failure to Cooperate or Allow Access. If the Owner fails to cooperate with Contractor in any situation where such cooperation is necessary to enable Contractor to carry out obligations under this Agreement</w:t>
        </w:r>
      </w:ins>
      <w:ins w:id="4601" w:author="GELIAS" w:date="2026-04-13T13:37:00Z">
        <w:r w:rsidR="00FC6E69">
          <w:t xml:space="preserve"> and such failure will cause a material breach of this Agreement</w:t>
        </w:r>
      </w:ins>
      <w:ins w:id="4602" w:author="PCC" w:date="2026-03-18T15:43:00Z">
        <w:r>
          <w:t xml:space="preserve">. Such failure to cooperate shall include, without limitation, the failure to assist in obtaining required Authorizations, the failure to afford Contractor the access to the Site, to </w:t>
        </w:r>
        <w:commentRangeStart w:id="4603"/>
        <w:r>
          <w:t xml:space="preserve">the Soil Disposal Area or to the Easement Areas </w:t>
        </w:r>
      </w:ins>
      <w:commentRangeEnd w:id="4603"/>
      <w:r w:rsidR="00FC6E69">
        <w:rPr>
          <w:rStyle w:val="CommentReference"/>
          <w:sz w:val="24"/>
          <w:szCs w:val="24"/>
        </w:rPr>
        <w:commentReference w:id="4603"/>
      </w:r>
      <w:ins w:id="4604" w:author="PCC" w:date="2026-03-18T15:43:00Z">
        <w:r>
          <w:t>necessary for Contractor and all persons retained by Contractor in connection with the Project to perform their Project-related duties</w:t>
        </w:r>
      </w:ins>
      <w:ins w:id="4605" w:author="GELIAS" w:date="2026-04-11T12:46:00Z">
        <w:r w:rsidR="008556DF">
          <w:t xml:space="preserve"> and such failure constitutes a material breach of the Owners obligations</w:t>
        </w:r>
      </w:ins>
      <w:ins w:id="4606" w:author="GELIAS" w:date="2026-04-11T12:47:00Z">
        <w:r w:rsidR="008556DF">
          <w:t xml:space="preserve"> under this Contract</w:t>
        </w:r>
      </w:ins>
      <w:ins w:id="4607" w:author="PCC" w:date="2026-03-18T15:43:00Z">
        <w:r>
          <w:t xml:space="preserve">. </w:t>
        </w:r>
      </w:ins>
    </w:p>
    <w:p w14:paraId="26BF9850" w14:textId="6BF41BBE" w:rsidR="00DE75BB" w:rsidRDefault="00DE75BB">
      <w:pPr>
        <w:pStyle w:val="ListParagraph"/>
        <w:numPr>
          <w:ilvl w:val="0"/>
          <w:numId w:val="109"/>
        </w:numPr>
        <w:spacing w:after="200" w:line="276" w:lineRule="auto"/>
        <w:jc w:val="both"/>
        <w:rPr>
          <w:ins w:id="4608" w:author="PCC" w:date="2026-03-18T15:44:00Z"/>
        </w:rPr>
        <w:pPrChange w:id="4609" w:author="GELIAS" w:date="2026-04-11T18:43:00Z">
          <w:pPr>
            <w:spacing w:after="200" w:line="276" w:lineRule="auto"/>
            <w:ind w:left="720"/>
            <w:jc w:val="both"/>
          </w:pPr>
        </w:pPrChange>
      </w:pPr>
      <w:ins w:id="4610" w:author="PCC" w:date="2026-03-18T15:44:00Z">
        <w:r>
          <w:lastRenderedPageBreak/>
          <w:t xml:space="preserve">(e.) </w:t>
        </w:r>
      </w:ins>
      <w:ins w:id="4611" w:author="PCC" w:date="2026-03-18T15:43:00Z">
        <w:r>
          <w:t>Failure to supply feed stock for project commissioning. Failure of the Owner to provide feedstock</w:t>
        </w:r>
      </w:ins>
      <w:ins w:id="4612" w:author="PCC" w:date="2026-03-18T15:51:00Z">
        <w:r w:rsidR="00C959DC">
          <w:t xml:space="preserve"> in order to achieve substantial completion.</w:t>
        </w:r>
      </w:ins>
    </w:p>
    <w:p w14:paraId="03F3AA69" w14:textId="319BB9D2" w:rsidR="00DE75BB" w:rsidRPr="0054380C" w:rsidRDefault="00DE75BB">
      <w:pPr>
        <w:pStyle w:val="ListParagraph"/>
        <w:numPr>
          <w:ilvl w:val="0"/>
          <w:numId w:val="109"/>
        </w:numPr>
        <w:spacing w:after="160" w:line="278" w:lineRule="auto"/>
        <w:jc w:val="both"/>
        <w:rPr>
          <w:ins w:id="4613" w:author="PCC" w:date="2026-03-18T15:44:00Z"/>
        </w:rPr>
        <w:pPrChange w:id="4614" w:author="GELIAS" w:date="2026-04-11T18:43:00Z">
          <w:pPr>
            <w:numPr>
              <w:numId w:val="2"/>
            </w:numPr>
            <w:spacing w:after="160" w:line="278" w:lineRule="auto"/>
            <w:ind w:left="1440" w:hanging="360"/>
            <w:jc w:val="both"/>
          </w:pPr>
        </w:pPrChange>
      </w:pPr>
      <w:ins w:id="4615" w:author="PCC" w:date="2026-03-18T15:48:00Z">
        <w:del w:id="4616" w:author="GELIAS" w:date="2026-04-11T18:43:00Z">
          <w:r w:rsidDel="00EA775F">
            <w:rPr>
              <w:u w:val="single"/>
            </w:rPr>
            <w:delText xml:space="preserve">(f) </w:delText>
          </w:r>
        </w:del>
        <w:r>
          <w:rPr>
            <w:u w:val="single"/>
          </w:rPr>
          <w:t>F</w:t>
        </w:r>
      </w:ins>
      <w:ins w:id="4617" w:author="PCC" w:date="2026-03-18T15:44:00Z">
        <w:r w:rsidRPr="00DE75BB">
          <w:rPr>
            <w:u w:val="single"/>
          </w:rPr>
          <w:t>ailure to Make a Payment to Contractor When Due</w:t>
        </w:r>
        <w:r w:rsidRPr="0054380C">
          <w:t>. The failure of an Owner to make the full amount of any payment to Contractor required under this Agreement as at when due following notice of failure to pay</w:t>
        </w:r>
      </w:ins>
      <w:ins w:id="4618" w:author="GELIAS" w:date="2026-04-11T12:48:00Z">
        <w:r w:rsidR="008556DF">
          <w:t xml:space="preserve"> </w:t>
        </w:r>
        <w:commentRangeStart w:id="4619"/>
        <w:del w:id="4620" w:author="EVANS" w:date="2026-04-30T12:06:00Z">
          <w:r w:rsidR="008556DF" w:rsidDel="006C455F">
            <w:delText>in accordance with clause xx</w:delText>
          </w:r>
        </w:del>
      </w:ins>
      <w:ins w:id="4621" w:author="PCC" w:date="2026-03-18T15:44:00Z">
        <w:del w:id="4622" w:author="EVANS" w:date="2026-04-30T12:06:00Z">
          <w:r w:rsidRPr="0054380C" w:rsidDel="006C455F">
            <w:delText>;</w:delText>
          </w:r>
        </w:del>
      </w:ins>
      <w:commentRangeEnd w:id="4619"/>
      <w:r w:rsidR="006C455F">
        <w:rPr>
          <w:rStyle w:val="CommentReference"/>
        </w:rPr>
        <w:commentReference w:id="4619"/>
      </w:r>
    </w:p>
    <w:p w14:paraId="5A6230B6" w14:textId="1B96A8CE" w:rsidR="00DE75BB" w:rsidDel="00EA775F" w:rsidRDefault="00DE75BB" w:rsidP="00DE75BB">
      <w:pPr>
        <w:spacing w:after="200" w:line="276" w:lineRule="auto"/>
        <w:ind w:left="720"/>
        <w:jc w:val="both"/>
        <w:rPr>
          <w:ins w:id="4623" w:author="PCC" w:date="2026-03-18T15:43:00Z"/>
          <w:del w:id="4624" w:author="GELIAS" w:date="2026-04-11T18:43:00Z"/>
        </w:rPr>
      </w:pPr>
    </w:p>
    <w:p w14:paraId="6D34B020" w14:textId="0036525A" w:rsidR="00186EB5" w:rsidDel="00EA775F" w:rsidRDefault="00186EB5">
      <w:pPr>
        <w:spacing w:after="200" w:line="276" w:lineRule="auto"/>
        <w:ind w:left="720"/>
        <w:jc w:val="both"/>
        <w:rPr>
          <w:del w:id="4625" w:author="GELIAS" w:date="2026-04-11T18:43:00Z"/>
        </w:rPr>
      </w:pPr>
    </w:p>
    <w:p w14:paraId="2DD35A4B" w14:textId="77777777" w:rsidR="008B3961" w:rsidRDefault="00D74028">
      <w:pPr>
        <w:pStyle w:val="Heading2"/>
        <w:numPr>
          <w:ilvl w:val="0"/>
          <w:numId w:val="102"/>
        </w:numPr>
        <w:ind w:hanging="578"/>
        <w:pPrChange w:id="4626" w:author="GELIAS" w:date="2026-04-11T18:44:00Z">
          <w:pPr>
            <w:pStyle w:val="Heading2"/>
          </w:pPr>
        </w:pPrChange>
      </w:pPr>
      <w:bookmarkStart w:id="4627" w:name="_Toc224520860"/>
      <w:del w:id="4628" w:author="GELIAS" w:date="2026-04-11T18:44:00Z">
        <w:r w:rsidDel="00EA775F">
          <w:delText xml:space="preserve">15.5  </w:delText>
        </w:r>
      </w:del>
      <w:r>
        <w:t>Remedies Upon Owner Default</w:t>
      </w:r>
      <w:bookmarkEnd w:id="4627"/>
    </w:p>
    <w:p w14:paraId="203BC4BE" w14:textId="6940E617" w:rsidR="008B3961" w:rsidDel="00FE1299" w:rsidRDefault="00D74028">
      <w:pPr>
        <w:spacing w:after="200" w:line="276" w:lineRule="auto"/>
        <w:ind w:left="720"/>
        <w:jc w:val="both"/>
        <w:rPr>
          <w:del w:id="4629" w:author="PCC" w:date="2026-03-18T16:07:00Z"/>
        </w:rPr>
      </w:pPr>
      <w:del w:id="4630" w:author="PCC" w:date="2026-03-18T16:07:00Z">
        <w:r w:rsidDel="00FE1299">
          <w:delText>Upon the occurrence and continuance of an Owner Event of Default, the Contractor may suspend or terminate this Agreement by giving reasonable written notice to the Owner, and may exercise any other remedies available under Applicable Law.</w:delText>
        </w:r>
      </w:del>
    </w:p>
    <w:p w14:paraId="1F2528D2" w14:textId="77777777" w:rsidR="00FE1299" w:rsidRDefault="00FE1299" w:rsidP="00FE1299">
      <w:pPr>
        <w:spacing w:after="200" w:line="276" w:lineRule="auto"/>
        <w:ind w:left="720"/>
        <w:jc w:val="both"/>
        <w:rPr>
          <w:ins w:id="4631" w:author="PCC" w:date="2026-03-18T16:07:00Z"/>
        </w:rPr>
      </w:pPr>
      <w:ins w:id="4632" w:author="PCC" w:date="2026-03-18T16:07:00Z">
        <w:r>
          <w:t>If the Owner’s Event of Default shall have occurred and continues to persist, the Contractor shall have the right to exercise any one or more of the following remedies, concurrently or separately and without any election of remedies being deemed to have been made;</w:t>
        </w:r>
      </w:ins>
    </w:p>
    <w:p w14:paraId="43F01081" w14:textId="7F8FFA2F" w:rsidR="00FE1299" w:rsidRDefault="00FE1299">
      <w:pPr>
        <w:pStyle w:val="ListParagraph"/>
        <w:numPr>
          <w:ilvl w:val="1"/>
          <w:numId w:val="111"/>
        </w:numPr>
        <w:spacing w:after="200" w:line="276" w:lineRule="auto"/>
        <w:jc w:val="both"/>
        <w:rPr>
          <w:ins w:id="4633" w:author="PCC" w:date="2026-03-18T16:07:00Z"/>
        </w:rPr>
        <w:pPrChange w:id="4634" w:author="GELIAS" w:date="2026-04-11T18:44:00Z">
          <w:pPr>
            <w:spacing w:after="200" w:line="276" w:lineRule="auto"/>
            <w:ind w:left="720"/>
            <w:jc w:val="both"/>
          </w:pPr>
        </w:pPrChange>
      </w:pPr>
      <w:ins w:id="4635" w:author="PCC" w:date="2026-03-18T16:07:00Z">
        <w:del w:id="4636" w:author="GELIAS" w:date="2026-04-11T18:44:00Z">
          <w:r w:rsidDel="00EA775F">
            <w:delText>a.</w:delText>
          </w:r>
        </w:del>
      </w:ins>
      <w:ins w:id="4637" w:author="PCC" w:date="2026-03-18T16:08:00Z">
        <w:del w:id="4638" w:author="GELIAS" w:date="2026-04-11T18:44:00Z">
          <w:r w:rsidDel="00EA775F">
            <w:delText xml:space="preserve"> </w:delText>
          </w:r>
        </w:del>
      </w:ins>
      <w:ins w:id="4639" w:author="PCC" w:date="2026-03-18T16:07:00Z">
        <w:r>
          <w:t xml:space="preserve">Contractor may terminate this contract and may retain any and all prior payments paid by the Owner. </w:t>
        </w:r>
      </w:ins>
    </w:p>
    <w:p w14:paraId="6BB5F99B" w14:textId="63BBB2DF" w:rsidR="00FE1299" w:rsidRDefault="00FE1299">
      <w:pPr>
        <w:pStyle w:val="ListParagraph"/>
        <w:numPr>
          <w:ilvl w:val="1"/>
          <w:numId w:val="111"/>
        </w:numPr>
        <w:spacing w:after="200" w:line="276" w:lineRule="auto"/>
        <w:jc w:val="both"/>
        <w:rPr>
          <w:ins w:id="4640" w:author="PCC" w:date="2026-03-18T16:07:00Z"/>
        </w:rPr>
        <w:pPrChange w:id="4641" w:author="GELIAS" w:date="2026-04-11T18:44:00Z">
          <w:pPr>
            <w:spacing w:after="200" w:line="276" w:lineRule="auto"/>
            <w:ind w:left="720"/>
            <w:jc w:val="both"/>
          </w:pPr>
        </w:pPrChange>
      </w:pPr>
      <w:ins w:id="4642" w:author="PCC" w:date="2026-03-18T16:08:00Z">
        <w:del w:id="4643" w:author="GELIAS" w:date="2026-04-11T18:44:00Z">
          <w:r w:rsidDel="00EA775F">
            <w:delText xml:space="preserve">b. </w:delText>
          </w:r>
        </w:del>
      </w:ins>
      <w:ins w:id="4644" w:author="PCC" w:date="2026-03-18T16:07:00Z">
        <w:r>
          <w:t>Where the Contractor suffers pecuniary loss in the course of the project as a result of the Owners default, the contractor shall be entitled to the extent of pecuniary loss suffered by the contractor.</w:t>
        </w:r>
      </w:ins>
    </w:p>
    <w:p w14:paraId="3F3599DB" w14:textId="1A9E37F0" w:rsidR="00FE1299" w:rsidRDefault="00FE1299">
      <w:pPr>
        <w:pStyle w:val="ListParagraph"/>
        <w:numPr>
          <w:ilvl w:val="1"/>
          <w:numId w:val="111"/>
        </w:numPr>
        <w:spacing w:after="200" w:line="276" w:lineRule="auto"/>
        <w:jc w:val="both"/>
        <w:rPr>
          <w:ins w:id="4645" w:author="PCC" w:date="2026-03-18T16:07:00Z"/>
        </w:rPr>
        <w:pPrChange w:id="4646" w:author="GELIAS" w:date="2026-04-11T18:44:00Z">
          <w:pPr>
            <w:spacing w:after="200" w:line="276" w:lineRule="auto"/>
            <w:ind w:left="720"/>
            <w:jc w:val="both"/>
          </w:pPr>
        </w:pPrChange>
      </w:pPr>
      <w:ins w:id="4647" w:author="PCC" w:date="2026-03-18T16:08:00Z">
        <w:del w:id="4648" w:author="GELIAS" w:date="2026-04-11T18:44:00Z">
          <w:r w:rsidDel="00EA775F">
            <w:delText>c</w:delText>
          </w:r>
        </w:del>
      </w:ins>
      <w:ins w:id="4649" w:author="PCC" w:date="2026-03-18T16:07:00Z">
        <w:del w:id="4650" w:author="GELIAS" w:date="2026-04-11T18:44:00Z">
          <w:r w:rsidDel="00EA775F">
            <w:delText>.</w:delText>
          </w:r>
        </w:del>
      </w:ins>
      <w:ins w:id="4651" w:author="PCC" w:date="2026-03-18T16:08:00Z">
        <w:del w:id="4652" w:author="GELIAS" w:date="2026-04-11T18:44:00Z">
          <w:r w:rsidDel="00EA775F">
            <w:delText xml:space="preserve"> </w:delText>
          </w:r>
        </w:del>
      </w:ins>
      <w:ins w:id="4653" w:author="PCC" w:date="2026-03-18T16:07:00Z">
        <w:r>
          <w:t>Where the owner fails to supply feed stock to the contractor which consequently hinders the effective performance of and/or delays the final delivery of the project, the Owner shall be liable to bear the cost of the Contractor’s demobilization and re-mobilization to site upon availability of feedstock.</w:t>
        </w:r>
      </w:ins>
    </w:p>
    <w:p w14:paraId="065C4BCA" w14:textId="5A162B7D" w:rsidR="00FE1299" w:rsidRDefault="00FE1299">
      <w:pPr>
        <w:pStyle w:val="ListParagraph"/>
        <w:numPr>
          <w:ilvl w:val="1"/>
          <w:numId w:val="111"/>
        </w:numPr>
        <w:spacing w:after="200" w:line="276" w:lineRule="auto"/>
        <w:jc w:val="both"/>
        <w:rPr>
          <w:ins w:id="4654" w:author="PCC" w:date="2026-03-18T16:07:00Z"/>
        </w:rPr>
        <w:pPrChange w:id="4655" w:author="GELIAS" w:date="2026-04-11T18:44:00Z">
          <w:pPr>
            <w:spacing w:after="200" w:line="276" w:lineRule="auto"/>
            <w:ind w:left="720"/>
            <w:jc w:val="both"/>
          </w:pPr>
        </w:pPrChange>
      </w:pPr>
      <w:ins w:id="4656" w:author="PCC" w:date="2026-03-18T16:08:00Z">
        <w:del w:id="4657" w:author="GELIAS" w:date="2026-04-11T18:44:00Z">
          <w:r w:rsidDel="00EA775F">
            <w:delText>d</w:delText>
          </w:r>
        </w:del>
      </w:ins>
      <w:ins w:id="4658" w:author="PCC" w:date="2026-03-18T16:07:00Z">
        <w:del w:id="4659" w:author="GELIAS" w:date="2026-04-11T18:44:00Z">
          <w:r w:rsidDel="00EA775F">
            <w:delText>.</w:delText>
          </w:r>
        </w:del>
      </w:ins>
      <w:ins w:id="4660" w:author="PCC" w:date="2026-03-18T16:08:00Z">
        <w:del w:id="4661" w:author="GELIAS" w:date="2026-04-11T18:44:00Z">
          <w:r w:rsidDel="00EA775F">
            <w:delText xml:space="preserve"> </w:delText>
          </w:r>
        </w:del>
      </w:ins>
      <w:ins w:id="4662" w:author="PCC" w:date="2026-03-18T16:07:00Z">
        <w:r>
          <w:t>Delay in payment to the contractor in order to fulfil the Contractor’s Obligation under this contract may lead to an automatic extension of project delivery timeline.</w:t>
        </w:r>
      </w:ins>
    </w:p>
    <w:p w14:paraId="1DD44712" w14:textId="0F00E047" w:rsidR="00FE1299" w:rsidRDefault="00FE1299">
      <w:pPr>
        <w:pStyle w:val="ListParagraph"/>
        <w:numPr>
          <w:ilvl w:val="1"/>
          <w:numId w:val="111"/>
        </w:numPr>
        <w:spacing w:after="200" w:line="276" w:lineRule="auto"/>
        <w:jc w:val="both"/>
        <w:rPr>
          <w:ins w:id="4663" w:author="PCC" w:date="2026-03-18T16:07:00Z"/>
        </w:rPr>
        <w:pPrChange w:id="4664" w:author="GELIAS" w:date="2026-04-11T18:44:00Z">
          <w:pPr>
            <w:spacing w:after="200" w:line="276" w:lineRule="auto"/>
            <w:ind w:left="720"/>
            <w:jc w:val="both"/>
          </w:pPr>
        </w:pPrChange>
      </w:pPr>
      <w:ins w:id="4665" w:author="PCC" w:date="2026-03-18T16:08:00Z">
        <w:del w:id="4666" w:author="GELIAS" w:date="2026-04-11T18:44:00Z">
          <w:r w:rsidDel="00EA775F">
            <w:delText>e</w:delText>
          </w:r>
        </w:del>
      </w:ins>
      <w:ins w:id="4667" w:author="PCC" w:date="2026-03-18T16:07:00Z">
        <w:del w:id="4668" w:author="GELIAS" w:date="2026-04-11T18:44:00Z">
          <w:r w:rsidDel="00EA775F">
            <w:delText>.</w:delText>
          </w:r>
        </w:del>
      </w:ins>
      <w:ins w:id="4669" w:author="PCC" w:date="2026-03-18T16:08:00Z">
        <w:del w:id="4670" w:author="GELIAS" w:date="2026-04-11T18:44:00Z">
          <w:r w:rsidDel="00EA775F">
            <w:delText xml:space="preserve"> </w:delText>
          </w:r>
        </w:del>
      </w:ins>
      <w:ins w:id="4671" w:author="PCC" w:date="2026-03-18T16:07:00Z">
        <w:r>
          <w:t xml:space="preserve">Notwithstanding the availability and/or exercise of the foregoing remedies, Contractor shall have all such other remedies available under applicable Law. </w:t>
        </w:r>
      </w:ins>
    </w:p>
    <w:p w14:paraId="79C7E162" w14:textId="5D9B71A8" w:rsidR="00FE1299" w:rsidRDefault="00FE1299">
      <w:pPr>
        <w:pStyle w:val="ListParagraph"/>
        <w:numPr>
          <w:ilvl w:val="1"/>
          <w:numId w:val="111"/>
        </w:numPr>
        <w:spacing w:after="200" w:line="276" w:lineRule="auto"/>
        <w:jc w:val="both"/>
        <w:rPr>
          <w:ins w:id="4672" w:author="PCC" w:date="2026-03-18T16:07:00Z"/>
        </w:rPr>
        <w:pPrChange w:id="4673" w:author="GELIAS" w:date="2026-04-11T18:44:00Z">
          <w:pPr>
            <w:spacing w:after="200" w:line="276" w:lineRule="auto"/>
            <w:ind w:left="720"/>
            <w:jc w:val="both"/>
          </w:pPr>
        </w:pPrChange>
      </w:pPr>
      <w:ins w:id="4674" w:author="PCC" w:date="2026-03-18T16:08:00Z">
        <w:del w:id="4675" w:author="GELIAS" w:date="2026-04-11T18:44:00Z">
          <w:r w:rsidDel="00EA775F">
            <w:delText>f</w:delText>
          </w:r>
        </w:del>
      </w:ins>
      <w:ins w:id="4676" w:author="PCC" w:date="2026-03-18T16:07:00Z">
        <w:del w:id="4677" w:author="GELIAS" w:date="2026-04-11T18:44:00Z">
          <w:r w:rsidDel="00EA775F">
            <w:delText>.</w:delText>
          </w:r>
        </w:del>
      </w:ins>
      <w:ins w:id="4678" w:author="PCC" w:date="2026-03-18T16:08:00Z">
        <w:del w:id="4679" w:author="GELIAS" w:date="2026-04-11T18:44:00Z">
          <w:r w:rsidDel="00EA775F">
            <w:delText xml:space="preserve"> </w:delText>
          </w:r>
        </w:del>
      </w:ins>
      <w:ins w:id="4680" w:author="PCC" w:date="2026-03-18T16:07:00Z">
        <w:r>
          <w:t>In exercising any of the foregoing remedies, the Contractor shall use reasonable efforts to mitigate its damages.</w:t>
        </w:r>
      </w:ins>
    </w:p>
    <w:p w14:paraId="2FF76A2B" w14:textId="77777777" w:rsidR="008B3961" w:rsidRDefault="00D74028">
      <w:pPr>
        <w:pStyle w:val="Heading2"/>
        <w:numPr>
          <w:ilvl w:val="0"/>
          <w:numId w:val="102"/>
        </w:numPr>
        <w:ind w:hanging="578"/>
        <w:pPrChange w:id="4681" w:author="GELIAS" w:date="2026-04-11T18:44:00Z">
          <w:pPr>
            <w:pStyle w:val="Heading2"/>
          </w:pPr>
        </w:pPrChange>
      </w:pPr>
      <w:bookmarkStart w:id="4682" w:name="_Toc224520861"/>
      <w:del w:id="4683" w:author="GELIAS" w:date="2026-04-11T18:44:00Z">
        <w:r w:rsidDel="00EA775F">
          <w:delText xml:space="preserve">15.6  </w:delText>
        </w:r>
      </w:del>
      <w:r>
        <w:t>Termination for Convenience</w:t>
      </w:r>
      <w:bookmarkEnd w:id="4682"/>
    </w:p>
    <w:p w14:paraId="41B0AF7D" w14:textId="77777777" w:rsidR="008B3961" w:rsidRDefault="00D74028">
      <w:pPr>
        <w:pStyle w:val="ListParagraph"/>
        <w:numPr>
          <w:ilvl w:val="0"/>
          <w:numId w:val="112"/>
        </w:numPr>
        <w:spacing w:after="200" w:line="276" w:lineRule="auto"/>
        <w:ind w:hanging="589"/>
        <w:jc w:val="both"/>
        <w:pPrChange w:id="4684" w:author="GELIAS" w:date="2026-04-11T18:45:00Z">
          <w:pPr>
            <w:spacing w:after="200" w:line="276" w:lineRule="auto"/>
            <w:ind w:left="720"/>
            <w:jc w:val="both"/>
          </w:pPr>
        </w:pPrChange>
      </w:pPr>
      <w:del w:id="4685" w:author="GELIAS" w:date="2026-04-11T18:45:00Z">
        <w:r w:rsidDel="00EA775F">
          <w:lastRenderedPageBreak/>
          <w:delText>(a)</w:delText>
        </w:r>
      </w:del>
      <w:r>
        <w:t xml:space="preserve"> The Owner may terminate this Agreement for convenience at any time by giving [thirty (30)] Days’ written notice to the Contractor.</w:t>
      </w:r>
    </w:p>
    <w:p w14:paraId="32492D45" w14:textId="109D7295" w:rsidR="008B3961" w:rsidRDefault="00D74028">
      <w:pPr>
        <w:pStyle w:val="ListParagraph"/>
        <w:numPr>
          <w:ilvl w:val="0"/>
          <w:numId w:val="112"/>
        </w:numPr>
        <w:spacing w:after="200" w:line="276" w:lineRule="auto"/>
        <w:ind w:hanging="589"/>
        <w:jc w:val="both"/>
        <w:rPr>
          <w:ins w:id="4686" w:author="GELIAS" w:date="2026-04-11T12:41:00Z"/>
        </w:rPr>
        <w:pPrChange w:id="4687" w:author="GELIAS" w:date="2026-04-11T18:45:00Z">
          <w:pPr>
            <w:spacing w:after="200" w:line="276" w:lineRule="auto"/>
            <w:ind w:left="720"/>
            <w:jc w:val="both"/>
          </w:pPr>
        </w:pPrChange>
      </w:pPr>
      <w:del w:id="4688" w:author="GELIAS" w:date="2026-04-11T18:45:00Z">
        <w:r w:rsidDel="00EA775F">
          <w:delText>(b)</w:delText>
        </w:r>
      </w:del>
      <w:r>
        <w:t xml:space="preserve"> Upon termination for convenience, the Owner shall pay to the Contractor</w:t>
      </w:r>
      <w:ins w:id="4689" w:author="GELIAS" w:date="2026-04-11T12:42:00Z">
        <w:r w:rsidR="00451570">
          <w:t xml:space="preserve"> within xx days </w:t>
        </w:r>
      </w:ins>
      <w:r>
        <w:t>: (</w:t>
      </w:r>
      <w:proofErr w:type="spellStart"/>
      <w:r>
        <w:t>i</w:t>
      </w:r>
      <w:proofErr w:type="spellEnd"/>
      <w:r>
        <w:t xml:space="preserve">) the value of Work performed prior to the date of termination; (ii) the cost of materials and Equipment already ordered or delivered; (iii) reasonable demobilization costs; and (iv) a reasonable amount for loss of anticipated profit on the unperformed portion of the Work, not to exceed </w:t>
      </w:r>
      <w:commentRangeStart w:id="4690"/>
      <w:r w:rsidRPr="00EA775F">
        <w:rPr>
          <w:shd w:val="clear" w:color="auto" w:fill="FFFF00"/>
        </w:rPr>
        <w:t>five percent (</w:t>
      </w:r>
      <w:del w:id="4691" w:author="PCC" w:date="2026-03-29T20:49:00Z">
        <w:r w:rsidRPr="00EA775F" w:rsidDel="003E2BBA">
          <w:rPr>
            <w:shd w:val="clear" w:color="auto" w:fill="FFFF00"/>
          </w:rPr>
          <w:delText>5</w:delText>
        </w:r>
      </w:del>
      <w:ins w:id="4692" w:author="PCC" w:date="2026-03-29T20:49:00Z">
        <w:r w:rsidR="003E2BBA" w:rsidRPr="00EA775F">
          <w:rPr>
            <w:shd w:val="clear" w:color="auto" w:fill="FFFF00"/>
          </w:rPr>
          <w:t>30</w:t>
        </w:r>
      </w:ins>
      <w:r w:rsidRPr="00EA775F">
        <w:rPr>
          <w:shd w:val="clear" w:color="auto" w:fill="FFFF00"/>
        </w:rPr>
        <w:t>%)</w:t>
      </w:r>
      <w:r>
        <w:t xml:space="preserve"> </w:t>
      </w:r>
      <w:commentRangeEnd w:id="4690"/>
      <w:r w:rsidR="00E80D80">
        <w:rPr>
          <w:rStyle w:val="CommentReference"/>
        </w:rPr>
        <w:commentReference w:id="4690"/>
      </w:r>
      <w:r>
        <w:t>of the value of the unperformed Work</w:t>
      </w:r>
      <w:ins w:id="4693" w:author="GELIAS" w:date="2026-04-11T12:42:00Z">
        <w:r w:rsidR="00451570">
          <w:t xml:space="preserve"> as determined by the Owner’s Representative in accordance with 15.6(c) below</w:t>
        </w:r>
      </w:ins>
      <w:r>
        <w:t>.</w:t>
      </w:r>
    </w:p>
    <w:p w14:paraId="4688B4AF" w14:textId="3C23018C" w:rsidR="00A867AB" w:rsidRDefault="00A867AB" w:rsidP="00EA775F">
      <w:pPr>
        <w:pStyle w:val="ListParagraph"/>
        <w:numPr>
          <w:ilvl w:val="0"/>
          <w:numId w:val="112"/>
        </w:numPr>
        <w:spacing w:after="200" w:line="276" w:lineRule="auto"/>
        <w:ind w:hanging="589"/>
        <w:jc w:val="both"/>
        <w:rPr>
          <w:ins w:id="4694" w:author="GELIAS" w:date="2026-04-11T18:45:00Z"/>
        </w:rPr>
      </w:pPr>
      <w:ins w:id="4695" w:author="GELIAS" w:date="2026-04-11T12:41:00Z">
        <w:r>
          <w:t xml:space="preserve">The </w:t>
        </w:r>
      </w:ins>
      <w:ins w:id="4696" w:author="GELIAS" w:date="2026-04-13T17:03:00Z">
        <w:r w:rsidR="008D225D">
          <w:t>Owner</w:t>
        </w:r>
      </w:ins>
      <w:ins w:id="4697" w:author="GELIAS" w:date="2026-04-11T12:41:00Z">
        <w:r>
          <w:t xml:space="preserve">’s Representative shall then proceed under </w:t>
        </w:r>
      </w:ins>
      <w:ins w:id="4698" w:author="GELIAS" w:date="2026-04-13T17:04:00Z">
        <w:r w:rsidR="008D225D">
          <w:t>Section</w:t>
        </w:r>
      </w:ins>
      <w:ins w:id="4699" w:author="GELIAS" w:date="2026-04-11T12:41:00Z">
        <w:r>
          <w:t xml:space="preserve"> </w:t>
        </w:r>
      </w:ins>
      <w:ins w:id="4700" w:author="GELIAS" w:date="2026-04-13T14:06:00Z">
        <w:r w:rsidR="00F87588">
          <w:t>4.1</w:t>
        </w:r>
      </w:ins>
      <w:ins w:id="4701" w:author="GELIAS" w:date="2026-04-13T14:07:00Z">
        <w:r w:rsidR="00F87588">
          <w:t xml:space="preserve">2 to </w:t>
        </w:r>
      </w:ins>
      <w:ins w:id="4702" w:author="GELIAS" w:date="2026-04-11T12:41:00Z">
        <w:r>
          <w:t xml:space="preserve">agree or determine the matters described in sub-paragraphs (a) and (b) above (and, for the purpose of </w:t>
        </w:r>
      </w:ins>
      <w:ins w:id="4703" w:author="GELIAS" w:date="2026-04-13T17:04:00Z">
        <w:r w:rsidR="008D225D">
          <w:t>Section</w:t>
        </w:r>
      </w:ins>
      <w:ins w:id="4704" w:author="GELIAS" w:date="2026-04-11T12:41:00Z">
        <w:r>
          <w:t xml:space="preserve"> </w:t>
        </w:r>
      </w:ins>
      <w:ins w:id="4705" w:author="GELIAS" w:date="2026-04-13T14:07:00Z">
        <w:r w:rsidR="00F87588">
          <w:t>4.12(</w:t>
        </w:r>
      </w:ins>
      <w:ins w:id="4706" w:author="GELIAS" w:date="2026-04-13T14:08:00Z">
        <w:r w:rsidR="00F87588">
          <w:t>c</w:t>
        </w:r>
      </w:ins>
      <w:ins w:id="4707" w:author="GELIAS" w:date="2026-04-13T14:07:00Z">
        <w:r w:rsidR="00F87588">
          <w:t>)</w:t>
        </w:r>
      </w:ins>
      <w:ins w:id="4708" w:author="GELIAS" w:date="2026-04-11T12:41:00Z">
        <w:r>
          <w:t xml:space="preserve">, the date the </w:t>
        </w:r>
      </w:ins>
      <w:ins w:id="4709" w:author="GELIAS" w:date="2026-04-13T14:08:00Z">
        <w:r w:rsidR="00F87588">
          <w:t>Owner</w:t>
        </w:r>
      </w:ins>
      <w:ins w:id="4710" w:author="GELIAS" w:date="2026-04-11T12:41:00Z">
        <w:r>
          <w:t xml:space="preserve">’s Representative receives the Contractor’s particulars under this </w:t>
        </w:r>
      </w:ins>
      <w:ins w:id="4711" w:author="GELIAS" w:date="2026-04-13T17:04:00Z">
        <w:r w:rsidR="008D225D">
          <w:t>Section</w:t>
        </w:r>
      </w:ins>
      <w:ins w:id="4712" w:author="GELIAS" w:date="2026-04-11T12:41:00Z">
        <w:r>
          <w:t xml:space="preserve"> shall be the date of commencement of the time limit for agreement under </w:t>
        </w:r>
      </w:ins>
      <w:ins w:id="4713" w:author="GELIAS" w:date="2026-04-13T17:04:00Z">
        <w:r w:rsidR="008D225D">
          <w:t>Section</w:t>
        </w:r>
      </w:ins>
      <w:ins w:id="4714" w:author="GELIAS" w:date="2026-04-11T12:41:00Z">
        <w:r>
          <w:t xml:space="preserve"> </w:t>
        </w:r>
      </w:ins>
      <w:ins w:id="4715" w:author="GELIAS" w:date="2026-04-13T14:08:00Z">
        <w:r w:rsidR="00F87588">
          <w:t>4.12 (c)</w:t>
        </w:r>
      </w:ins>
      <w:ins w:id="4716" w:author="GELIAS" w:date="2026-04-11T12:41:00Z">
        <w:r>
          <w:t xml:space="preserve">). The </w:t>
        </w:r>
      </w:ins>
      <w:ins w:id="4717" w:author="GELIAS" w:date="2026-04-13T14:08:00Z">
        <w:r w:rsidR="00F87588">
          <w:t>Owner</w:t>
        </w:r>
      </w:ins>
      <w:ins w:id="4718" w:author="GELIAS" w:date="2026-04-11T12:41:00Z">
        <w:r>
          <w:t xml:space="preserve"> shall pay the amount so agreed or determined to the Contractor, without the need for the Contractor to submit a Statement.</w:t>
        </w:r>
      </w:ins>
    </w:p>
    <w:p w14:paraId="312A73BC" w14:textId="77777777" w:rsidR="00EA775F" w:rsidRDefault="00EA775F">
      <w:pPr>
        <w:pStyle w:val="ListParagraph"/>
        <w:spacing w:after="200" w:line="276" w:lineRule="auto"/>
        <w:ind w:left="1440"/>
        <w:jc w:val="both"/>
        <w:pPrChange w:id="4719" w:author="GELIAS" w:date="2026-04-11T18:45:00Z">
          <w:pPr>
            <w:spacing w:after="200" w:line="276" w:lineRule="auto"/>
            <w:ind w:left="720"/>
            <w:jc w:val="both"/>
          </w:pPr>
        </w:pPrChange>
      </w:pPr>
    </w:p>
    <w:p w14:paraId="3C5A8842" w14:textId="08D39D0F" w:rsidR="008B3961" w:rsidRDefault="00D74028">
      <w:pPr>
        <w:pStyle w:val="Heading2"/>
        <w:numPr>
          <w:ilvl w:val="0"/>
          <w:numId w:val="102"/>
        </w:numPr>
        <w:ind w:hanging="578"/>
        <w:pPrChange w:id="4720" w:author="GELIAS" w:date="2026-04-11T18:45:00Z">
          <w:pPr>
            <w:pStyle w:val="Heading2"/>
          </w:pPr>
        </w:pPrChange>
      </w:pPr>
      <w:bookmarkStart w:id="4721" w:name="_Toc224520862"/>
      <w:del w:id="4722" w:author="GELIAS" w:date="2026-04-11T18:45:00Z">
        <w:r w:rsidDel="00EA775F">
          <w:delText xml:space="preserve">15.7  </w:delText>
        </w:r>
      </w:del>
      <w:r>
        <w:t>Long Stop Date Termination</w:t>
      </w:r>
      <w:bookmarkEnd w:id="4721"/>
    </w:p>
    <w:p w14:paraId="782A1DCC" w14:textId="1F2176A2" w:rsidR="008B3961" w:rsidRDefault="00D74028">
      <w:pPr>
        <w:pStyle w:val="ListParagraph"/>
        <w:numPr>
          <w:ilvl w:val="1"/>
          <w:numId w:val="113"/>
        </w:numPr>
        <w:spacing w:after="200" w:line="276" w:lineRule="auto"/>
        <w:ind w:left="1276" w:hanging="567"/>
        <w:jc w:val="both"/>
        <w:pPrChange w:id="4723" w:author="GELIAS" w:date="2026-04-11T18:46:00Z">
          <w:pPr>
            <w:spacing w:after="200" w:line="276" w:lineRule="auto"/>
            <w:ind w:left="720"/>
            <w:jc w:val="both"/>
          </w:pPr>
        </w:pPrChange>
      </w:pPr>
      <w:del w:id="4724" w:author="GELIAS" w:date="2026-04-11T18:46:00Z">
        <w:r w:rsidDel="00EA775F">
          <w:delText xml:space="preserve">(a) </w:delText>
        </w:r>
      </w:del>
      <w:r>
        <w:t xml:space="preserve">If Substantial Completion has not been achieved by the date falling </w:t>
      </w:r>
      <w:r w:rsidRPr="00EA775F">
        <w:rPr>
          <w:shd w:val="clear" w:color="auto" w:fill="FFFF00"/>
        </w:rPr>
        <w:t>one hundred (100) Days</w:t>
      </w:r>
      <w:r>
        <w:t xml:space="preserve"> after the Guaranteed Substantial Completion Date (as may be extended by Change Orders</w:t>
      </w:r>
      <w:ins w:id="4725" w:author="EVANS" w:date="2026-04-30T12:24:00Z">
        <w:r w:rsidR="00015EF7">
          <w:t>, force majeure</w:t>
        </w:r>
      </w:ins>
      <w:ins w:id="4726" w:author="EVANS" w:date="2026-04-30T12:23:00Z">
        <w:r w:rsidR="00787D62">
          <w:t xml:space="preserve"> or as a result of any delay from the owner in performance of its obligations under this agreement</w:t>
        </w:r>
      </w:ins>
      <w:r>
        <w:t>) (the “Long Stop Date”), the Owner shall be entitled to terminate this Agreement by giving fifteen (15) Days’ written notice to the Contractor.</w:t>
      </w:r>
    </w:p>
    <w:p w14:paraId="02C60271" w14:textId="2F1740F7" w:rsidR="008B3961" w:rsidRDefault="00D74028">
      <w:pPr>
        <w:pStyle w:val="ListParagraph"/>
        <w:numPr>
          <w:ilvl w:val="1"/>
          <w:numId w:val="113"/>
        </w:numPr>
        <w:spacing w:after="200" w:line="276" w:lineRule="auto"/>
        <w:ind w:left="1276" w:hanging="567"/>
        <w:jc w:val="both"/>
        <w:pPrChange w:id="4727" w:author="GELIAS" w:date="2026-04-11T18:46:00Z">
          <w:pPr>
            <w:spacing w:after="200" w:line="276" w:lineRule="auto"/>
            <w:ind w:left="720"/>
            <w:jc w:val="both"/>
          </w:pPr>
        </w:pPrChange>
      </w:pPr>
      <w:del w:id="4728" w:author="GELIAS" w:date="2026-04-11T18:46:00Z">
        <w:r w:rsidDel="00EA775F">
          <w:delText xml:space="preserve">(b) </w:delText>
        </w:r>
      </w:del>
      <w:r>
        <w:t>Termination under this Section 15.7 shall be treated as termination for Contractor default under Section 15.3, and the Owner shall be entitled to exercise all remedies set forth therein (including drawing on the Performance Security and engaging a replacement contractor to complete the Work at the Contractor’s cost).</w:t>
      </w:r>
    </w:p>
    <w:p w14:paraId="015848C0" w14:textId="70C89B72" w:rsidR="008B3961" w:rsidRDefault="00D74028">
      <w:pPr>
        <w:pStyle w:val="ListParagraph"/>
        <w:numPr>
          <w:ilvl w:val="1"/>
          <w:numId w:val="113"/>
        </w:numPr>
        <w:spacing w:after="200" w:line="276" w:lineRule="auto"/>
        <w:ind w:left="1276" w:hanging="567"/>
        <w:jc w:val="both"/>
        <w:pPrChange w:id="4729" w:author="GELIAS" w:date="2026-04-11T18:46:00Z">
          <w:pPr>
            <w:spacing w:after="200" w:line="276" w:lineRule="auto"/>
            <w:ind w:left="720"/>
            <w:jc w:val="both"/>
          </w:pPr>
        </w:pPrChange>
      </w:pPr>
      <w:del w:id="4730" w:author="GELIAS" w:date="2026-04-11T18:46:00Z">
        <w:r w:rsidDel="00EA775F">
          <w:delText xml:space="preserve">(c) </w:delText>
        </w:r>
      </w:del>
      <w:r>
        <w:t xml:space="preserve">For the avoidance of doubt, the Owner’s right to terminate under this Section 15.7 is in addition to (and not in substitution for) the Owner’s entitlement to Delay Liquidated Damages under </w:t>
      </w:r>
      <w:del w:id="4731" w:author="GELIAS" w:date="2026-04-13T17:33:00Z">
        <w:r w:rsidDel="00407C7D">
          <w:delText>Article</w:delText>
        </w:r>
      </w:del>
      <w:ins w:id="4732" w:author="GELIAS" w:date="2026-04-13T17:33:00Z">
        <w:r w:rsidR="00407C7D">
          <w:t>Section</w:t>
        </w:r>
      </w:ins>
      <w:r>
        <w:t xml:space="preserve"> 13 up to the Delay LD Cap.</w:t>
      </w:r>
    </w:p>
    <w:p w14:paraId="32EB9ADC" w14:textId="2762B30C" w:rsidR="008B3961" w:rsidRDefault="00D74028">
      <w:pPr>
        <w:pStyle w:val="Heading2"/>
        <w:numPr>
          <w:ilvl w:val="0"/>
          <w:numId w:val="102"/>
        </w:numPr>
        <w:ind w:hanging="578"/>
        <w:pPrChange w:id="4733" w:author="GELIAS" w:date="2026-04-11T18:46:00Z">
          <w:pPr>
            <w:pStyle w:val="Heading2"/>
          </w:pPr>
        </w:pPrChange>
      </w:pPr>
      <w:bookmarkStart w:id="4734" w:name="_Toc224520863"/>
      <w:del w:id="4735" w:author="GELIAS" w:date="2026-04-11T18:46:00Z">
        <w:r w:rsidDel="00EA775F">
          <w:delText xml:space="preserve">15.8  </w:delText>
        </w:r>
      </w:del>
      <w:r>
        <w:t>Termination Due to Extended Force Majeure</w:t>
      </w:r>
      <w:bookmarkEnd w:id="4734"/>
    </w:p>
    <w:p w14:paraId="13A0C1BC" w14:textId="77777777" w:rsidR="008B3961" w:rsidRDefault="00D74028">
      <w:pPr>
        <w:spacing w:after="200" w:line="276" w:lineRule="auto"/>
        <w:ind w:left="720"/>
        <w:jc w:val="both"/>
      </w:pPr>
      <w:r>
        <w:t xml:space="preserve">If this Agreement is terminated due to an extended Force Majeure event in accordance with Section 6.8(d), the Owner shall pay to the Contractor the value of Work performed prior to the date of termination and the cost of materials and Equipment already ordered or </w:t>
      </w:r>
      <w:r>
        <w:lastRenderedPageBreak/>
        <w:t>delivered, but neither Party shall have any further liability to the other in connection with such termination.</w:t>
      </w:r>
    </w:p>
    <w:p w14:paraId="19350B89" w14:textId="77777777" w:rsidR="008B3961" w:rsidRDefault="00D74028">
      <w:pPr>
        <w:pStyle w:val="Heading2"/>
        <w:numPr>
          <w:ilvl w:val="0"/>
          <w:numId w:val="102"/>
        </w:numPr>
        <w:ind w:hanging="578"/>
        <w:pPrChange w:id="4736" w:author="GELIAS" w:date="2026-04-11T18:46:00Z">
          <w:pPr>
            <w:pStyle w:val="Heading2"/>
          </w:pPr>
        </w:pPrChange>
      </w:pPr>
      <w:bookmarkStart w:id="4737" w:name="_Toc224520864"/>
      <w:del w:id="4738" w:author="GELIAS" w:date="2026-04-11T18:47:00Z">
        <w:r w:rsidDel="00EA775F">
          <w:delText xml:space="preserve">15.9  </w:delText>
        </w:r>
      </w:del>
      <w:r>
        <w:t>Suspension of Work</w:t>
      </w:r>
      <w:bookmarkEnd w:id="4737"/>
    </w:p>
    <w:p w14:paraId="23085020" w14:textId="3370EE7F" w:rsidR="008B3961" w:rsidRDefault="00D74028">
      <w:pPr>
        <w:pStyle w:val="ListParagraph"/>
        <w:numPr>
          <w:ilvl w:val="1"/>
          <w:numId w:val="115"/>
        </w:numPr>
        <w:spacing w:after="200" w:line="276" w:lineRule="auto"/>
        <w:ind w:hanging="731"/>
        <w:jc w:val="both"/>
        <w:pPrChange w:id="4739" w:author="GELIAS" w:date="2026-04-11T18:47:00Z">
          <w:pPr>
            <w:spacing w:after="200" w:line="276" w:lineRule="auto"/>
            <w:ind w:left="720"/>
            <w:jc w:val="both"/>
          </w:pPr>
        </w:pPrChange>
      </w:pPr>
      <w:del w:id="4740" w:author="GELIAS" w:date="2026-04-11T18:47:00Z">
        <w:r w:rsidDel="00EA775F">
          <w:delText xml:space="preserve">(a) </w:delText>
        </w:r>
      </w:del>
      <w:r>
        <w:t xml:space="preserve">The Owner may at any time direct the Contractor to suspend all or part of the Work for a specified period. The Contractor shall comply with such direction and shall take all necessary measures to protect and preserve the Work </w:t>
      </w:r>
      <w:ins w:id="4741" w:author="GELIAS" w:date="2026-04-11T11:35:00Z">
        <w:r w:rsidR="00847F7D">
          <w:t xml:space="preserve">against loss, </w:t>
        </w:r>
      </w:ins>
      <w:ins w:id="4742" w:author="GELIAS" w:date="2026-04-11T11:36:00Z">
        <w:r w:rsidR="00847F7D">
          <w:t xml:space="preserve">deterioration or damage </w:t>
        </w:r>
      </w:ins>
      <w:r>
        <w:t>during the period of suspension.</w:t>
      </w:r>
    </w:p>
    <w:p w14:paraId="10F6AECC" w14:textId="35EF0EED" w:rsidR="008B3961" w:rsidRDefault="00D74028">
      <w:pPr>
        <w:pStyle w:val="ListParagraph"/>
        <w:numPr>
          <w:ilvl w:val="1"/>
          <w:numId w:val="115"/>
        </w:numPr>
        <w:spacing w:after="200" w:line="276" w:lineRule="auto"/>
        <w:ind w:hanging="731"/>
        <w:jc w:val="both"/>
        <w:pPrChange w:id="4743" w:author="GELIAS" w:date="2026-04-11T18:48:00Z">
          <w:pPr>
            <w:spacing w:after="200" w:line="276" w:lineRule="auto"/>
            <w:ind w:left="720"/>
            <w:jc w:val="both"/>
          </w:pPr>
        </w:pPrChange>
      </w:pPr>
      <w:del w:id="4744" w:author="GELIAS" w:date="2026-04-11T18:47:00Z">
        <w:r w:rsidDel="00EA775F">
          <w:delText xml:space="preserve">(b) </w:delText>
        </w:r>
      </w:del>
      <w:r>
        <w:t>If the suspension continues for more than [ninety (90)] consecutive Days and</w:t>
      </w:r>
      <w:ins w:id="4745" w:author="GELIAS" w:date="2026-04-11T11:56:00Z">
        <w:r w:rsidR="009811D0">
          <w:t xml:space="preserve"> affects the whole of the Works</w:t>
        </w:r>
      </w:ins>
      <w:r>
        <w:t xml:space="preserve"> is not caused by a Contractor Event of Default, the Contractor may</w:t>
      </w:r>
      <w:ins w:id="4746" w:author="GELIAS" w:date="2026-04-13T14:19:00Z">
        <w:r w:rsidR="00813C43" w:rsidRPr="00813C43">
          <w:t xml:space="preserve"> </w:t>
        </w:r>
        <w:r w:rsidR="00813C43">
          <w:t>either (</w:t>
        </w:r>
        <w:proofErr w:type="spellStart"/>
        <w:r w:rsidR="00813C43">
          <w:t>i</w:t>
        </w:r>
        <w:proofErr w:type="spellEnd"/>
        <w:r w:rsidR="00813C43">
          <w:t>) agree to a further suspension</w:t>
        </w:r>
      </w:ins>
      <w:ins w:id="4747" w:author="GELIAS" w:date="2026-04-13T14:20:00Z">
        <w:r w:rsidR="00813C43">
          <w:t xml:space="preserve">; </w:t>
        </w:r>
      </w:ins>
      <w:ins w:id="4748" w:author="GELIAS" w:date="2026-04-13T14:19:00Z">
        <w:r w:rsidR="00813C43">
          <w:t>or (ii) treat the suspension as an omission of the affected part of the Works. Where the suspension affects the whole of the Works, the Contractor may</w:t>
        </w:r>
      </w:ins>
      <w:r>
        <w:t xml:space="preserve"> treat the suspension as a termination for convenience under Section 15.6.</w:t>
      </w:r>
    </w:p>
    <w:p w14:paraId="36D70E43" w14:textId="77777777" w:rsidR="00EA775F" w:rsidRDefault="00D74028" w:rsidP="00EA775F">
      <w:pPr>
        <w:pStyle w:val="ListParagraph"/>
        <w:numPr>
          <w:ilvl w:val="1"/>
          <w:numId w:val="115"/>
        </w:numPr>
        <w:spacing w:after="200" w:line="276" w:lineRule="auto"/>
        <w:ind w:hanging="731"/>
        <w:jc w:val="both"/>
        <w:rPr>
          <w:ins w:id="4749" w:author="GELIAS" w:date="2026-04-11T18:48:00Z"/>
        </w:rPr>
      </w:pPr>
      <w:del w:id="4750" w:author="GELIAS" w:date="2026-04-11T18:47:00Z">
        <w:r w:rsidDel="00EA775F">
          <w:delText xml:space="preserve">(c) </w:delText>
        </w:r>
      </w:del>
      <w:r>
        <w:t>The Contractor shall be entitled to a Change Order for reasonable costs incurred as a direct result of the suspension (including standby costs and demobilization/remobilization costs) and an extension of the Project Schedule by the duration of the suspension, except where the suspension is caused by a Contractor Event of Default.</w:t>
      </w:r>
    </w:p>
    <w:p w14:paraId="707F402C" w14:textId="11011E48" w:rsidR="009811D0" w:rsidRDefault="009811D0">
      <w:pPr>
        <w:pStyle w:val="ListParagraph"/>
        <w:numPr>
          <w:ilvl w:val="1"/>
          <w:numId w:val="115"/>
        </w:numPr>
        <w:spacing w:after="200" w:line="276" w:lineRule="auto"/>
        <w:ind w:hanging="731"/>
        <w:jc w:val="both"/>
        <w:rPr>
          <w:ins w:id="4751" w:author="GELIAS" w:date="2026-04-11T11:51:00Z"/>
        </w:rPr>
        <w:pPrChange w:id="4752" w:author="GELIAS" w:date="2026-04-11T18:48:00Z">
          <w:pPr>
            <w:spacing w:after="200" w:line="276" w:lineRule="auto"/>
            <w:ind w:left="720"/>
            <w:jc w:val="both"/>
          </w:pPr>
        </w:pPrChange>
      </w:pPr>
      <w:ins w:id="4753" w:author="GELIAS" w:date="2026-04-11T11:51:00Z">
        <w:r>
          <w:t xml:space="preserve">The Contractor shall not be entitled to EOT, or to payment of the Cost incurred, in making good:  </w:t>
        </w:r>
      </w:ins>
    </w:p>
    <w:p w14:paraId="2649B387" w14:textId="4B4D27D8" w:rsidR="009811D0" w:rsidRDefault="009811D0">
      <w:pPr>
        <w:pStyle w:val="ListParagraph"/>
        <w:numPr>
          <w:ilvl w:val="0"/>
          <w:numId w:val="117"/>
        </w:numPr>
        <w:spacing w:after="200" w:line="276" w:lineRule="auto"/>
        <w:jc w:val="both"/>
        <w:rPr>
          <w:ins w:id="4754" w:author="GELIAS" w:date="2026-04-11T11:51:00Z"/>
        </w:rPr>
        <w:pPrChange w:id="4755" w:author="GELIAS" w:date="2026-04-11T18:48:00Z">
          <w:pPr>
            <w:spacing w:after="200" w:line="276" w:lineRule="auto"/>
            <w:ind w:left="720"/>
            <w:jc w:val="both"/>
          </w:pPr>
        </w:pPrChange>
      </w:pPr>
      <w:ins w:id="4756" w:author="GELIAS" w:date="2026-04-11T11:51:00Z">
        <w:r>
          <w:t xml:space="preserve">the consequences of the Contractor’s faulty or defective design, workmanship, Plant or Materials; </w:t>
        </w:r>
      </w:ins>
    </w:p>
    <w:p w14:paraId="635DB925" w14:textId="256C712D" w:rsidR="009811D0" w:rsidRDefault="009811D0">
      <w:pPr>
        <w:pStyle w:val="ListParagraph"/>
        <w:numPr>
          <w:ilvl w:val="0"/>
          <w:numId w:val="117"/>
        </w:numPr>
        <w:spacing w:after="200" w:line="276" w:lineRule="auto"/>
        <w:ind w:hanging="306"/>
        <w:jc w:val="both"/>
        <w:pPrChange w:id="4757" w:author="GELIAS" w:date="2026-04-11T18:49:00Z">
          <w:pPr>
            <w:spacing w:after="200" w:line="276" w:lineRule="auto"/>
            <w:ind w:left="720"/>
            <w:jc w:val="both"/>
          </w:pPr>
        </w:pPrChange>
      </w:pPr>
      <w:ins w:id="4758" w:author="GELIAS" w:date="2026-04-11T11:51:00Z">
        <w:r>
          <w:t>and/or any deterioration, loss or damage caused by the Contractor’s failure to protect, store or secure</w:t>
        </w:r>
      </w:ins>
      <w:ins w:id="4759" w:author="GELIAS" w:date="2026-04-13T14:06:00Z">
        <w:r w:rsidR="00F87588">
          <w:t xml:space="preserve"> during a suspension</w:t>
        </w:r>
      </w:ins>
      <w:ins w:id="4760" w:author="GELIAS" w:date="2026-04-13T14:26:00Z">
        <w:r w:rsidR="004B7A58">
          <w:t xml:space="preserve"> in sub</w:t>
        </w:r>
      </w:ins>
    </w:p>
    <w:p w14:paraId="2BD0120A" w14:textId="0324FB98" w:rsidR="008B3961" w:rsidRDefault="00D74028">
      <w:pPr>
        <w:pStyle w:val="Heading2"/>
        <w:numPr>
          <w:ilvl w:val="0"/>
          <w:numId w:val="102"/>
        </w:numPr>
        <w:ind w:hanging="578"/>
        <w:pPrChange w:id="4761" w:author="GELIAS" w:date="2026-04-11T18:49:00Z">
          <w:pPr>
            <w:pStyle w:val="Heading2"/>
          </w:pPr>
        </w:pPrChange>
      </w:pPr>
      <w:bookmarkStart w:id="4762" w:name="_Toc224520865"/>
      <w:del w:id="4763" w:author="GELIAS" w:date="2026-04-11T18:49:00Z">
        <w:r w:rsidDel="00EA775F">
          <w:delText xml:space="preserve">15.10  </w:delText>
        </w:r>
      </w:del>
      <w:r>
        <w:t>Effect of Termination</w:t>
      </w:r>
      <w:bookmarkEnd w:id="4762"/>
    </w:p>
    <w:p w14:paraId="6850DCE0" w14:textId="77777777" w:rsidR="008B3961" w:rsidRDefault="00D74028">
      <w:pPr>
        <w:pStyle w:val="ListParagraph"/>
        <w:numPr>
          <w:ilvl w:val="0"/>
          <w:numId w:val="118"/>
        </w:numPr>
        <w:spacing w:after="200" w:line="276" w:lineRule="auto"/>
        <w:ind w:hanging="589"/>
        <w:jc w:val="both"/>
        <w:pPrChange w:id="4764" w:author="GELIAS" w:date="2026-04-11T18:49:00Z">
          <w:pPr>
            <w:spacing w:after="200" w:line="276" w:lineRule="auto"/>
            <w:ind w:left="720"/>
            <w:jc w:val="both"/>
          </w:pPr>
        </w:pPrChange>
      </w:pPr>
      <w:del w:id="4765" w:author="GELIAS" w:date="2026-04-11T18:49:00Z">
        <w:r w:rsidDel="00EA775F">
          <w:delText xml:space="preserve">(a) </w:delText>
        </w:r>
      </w:del>
      <w:r>
        <w:t>Upon termination by either Party, title to all Work and Work Product completed as of the termination date shall vest in the Owner (to the extent title has not already passed), subject to the Owner’s payment obligations under the applicable termination provisions.</w:t>
      </w:r>
    </w:p>
    <w:p w14:paraId="01367604" w14:textId="77777777" w:rsidR="008B3961" w:rsidRDefault="00D74028">
      <w:pPr>
        <w:pStyle w:val="ListParagraph"/>
        <w:numPr>
          <w:ilvl w:val="0"/>
          <w:numId w:val="118"/>
        </w:numPr>
        <w:spacing w:after="200" w:line="276" w:lineRule="auto"/>
        <w:ind w:hanging="589"/>
        <w:jc w:val="both"/>
        <w:rPr>
          <w:ins w:id="4766" w:author="GELIAS" w:date="2026-04-11T12:36:00Z"/>
        </w:rPr>
        <w:pPrChange w:id="4767" w:author="GELIAS" w:date="2026-04-11T18:49:00Z">
          <w:pPr>
            <w:spacing w:after="200" w:line="276" w:lineRule="auto"/>
            <w:ind w:left="720"/>
            <w:jc w:val="both"/>
          </w:pPr>
        </w:pPrChange>
      </w:pPr>
      <w:del w:id="4768" w:author="GELIAS" w:date="2026-04-11T18:49:00Z">
        <w:r w:rsidDel="00EA775F">
          <w:delText xml:space="preserve">(b) </w:delText>
        </w:r>
      </w:del>
      <w:r>
        <w:t>Termination of this Agreement shall not relieve either Party of obligations that accrued prior to the termination date or of obligations expressly stated to survive termination.</w:t>
      </w:r>
    </w:p>
    <w:p w14:paraId="0E2145CF" w14:textId="39EF4D8B" w:rsidR="00A867AB" w:rsidRPr="00A53F18" w:rsidRDefault="00A867AB">
      <w:pPr>
        <w:pStyle w:val="Heading2"/>
        <w:numPr>
          <w:ilvl w:val="0"/>
          <w:numId w:val="102"/>
        </w:numPr>
        <w:ind w:hanging="578"/>
        <w:rPr>
          <w:ins w:id="4769" w:author="GELIAS" w:date="2026-04-11T12:36:00Z"/>
        </w:rPr>
        <w:pPrChange w:id="4770" w:author="GELIAS" w:date="2026-04-11T18:49:00Z">
          <w:pPr>
            <w:spacing w:after="200" w:line="276" w:lineRule="auto"/>
            <w:jc w:val="both"/>
          </w:pPr>
        </w:pPrChange>
      </w:pPr>
      <w:commentRangeStart w:id="4771"/>
      <w:ins w:id="4772" w:author="GELIAS" w:date="2026-04-11T12:36:00Z">
        <w:r w:rsidRPr="00A53F18">
          <w:rPr>
            <w:bCs w:val="0"/>
          </w:rPr>
          <w:t xml:space="preserve">Payment after termination for Contractor’s </w:t>
        </w:r>
      </w:ins>
      <w:ins w:id="4773" w:author="GELIAS" w:date="2026-04-11T12:37:00Z">
        <w:r w:rsidRPr="00A53F18">
          <w:rPr>
            <w:bCs w:val="0"/>
          </w:rPr>
          <w:t xml:space="preserve">Event of </w:t>
        </w:r>
      </w:ins>
      <w:ins w:id="4774" w:author="GELIAS" w:date="2026-04-11T12:36:00Z">
        <w:r w:rsidRPr="00A53F18">
          <w:rPr>
            <w:bCs w:val="0"/>
          </w:rPr>
          <w:t xml:space="preserve">Default </w:t>
        </w:r>
      </w:ins>
    </w:p>
    <w:p w14:paraId="22380283" w14:textId="167D89E5" w:rsidR="00EA775F" w:rsidRDefault="00A867AB" w:rsidP="00EA775F">
      <w:pPr>
        <w:pStyle w:val="ListParagraph"/>
        <w:numPr>
          <w:ilvl w:val="1"/>
          <w:numId w:val="119"/>
        </w:numPr>
        <w:spacing w:after="200" w:line="276" w:lineRule="auto"/>
        <w:ind w:hanging="589"/>
        <w:jc w:val="both"/>
        <w:rPr>
          <w:ins w:id="4775" w:author="GELIAS" w:date="2026-04-11T18:50:00Z"/>
        </w:rPr>
      </w:pPr>
      <w:ins w:id="4776" w:author="GELIAS" w:date="2026-04-11T12:36:00Z">
        <w:r>
          <w:lastRenderedPageBreak/>
          <w:t xml:space="preserve">The </w:t>
        </w:r>
      </w:ins>
      <w:ins w:id="4777" w:author="GELIAS" w:date="2026-04-11T12:37:00Z">
        <w:r>
          <w:t>Owner</w:t>
        </w:r>
      </w:ins>
      <w:ins w:id="4778" w:author="GELIAS" w:date="2026-04-11T12:36:00Z">
        <w:r>
          <w:t xml:space="preserve"> may withhold payment to the Contractor of the amounts agreed or determined under </w:t>
        </w:r>
      </w:ins>
      <w:ins w:id="4779" w:author="GELIAS" w:date="2026-04-13T17:04:00Z">
        <w:r w:rsidR="008D225D">
          <w:t>Section</w:t>
        </w:r>
      </w:ins>
      <w:ins w:id="4780" w:author="GELIAS" w:date="2026-04-11T12:36:00Z">
        <w:r>
          <w:t xml:space="preserve"> 15.3</w:t>
        </w:r>
      </w:ins>
      <w:ins w:id="4781" w:author="GELIAS" w:date="2026-04-11T12:37:00Z">
        <w:r>
          <w:t>.1(</w:t>
        </w:r>
      </w:ins>
      <w:ins w:id="4782" w:author="GELIAS" w:date="2026-04-13T14:13:00Z">
        <w:r w:rsidR="00F87588">
          <w:t>c</w:t>
        </w:r>
      </w:ins>
      <w:proofErr w:type="gramStart"/>
      <w:ins w:id="4783" w:author="GELIAS" w:date="2026-04-11T12:37:00Z">
        <w:r>
          <w:t>)</w:t>
        </w:r>
      </w:ins>
      <w:ins w:id="4784" w:author="GELIAS" w:date="2026-04-11T12:36:00Z">
        <w:r>
          <w:t xml:space="preserve">  until</w:t>
        </w:r>
        <w:proofErr w:type="gramEnd"/>
        <w:r>
          <w:t xml:space="preserve"> all the costs, losses and damages (if any) described in the following provisions of this </w:t>
        </w:r>
      </w:ins>
      <w:ins w:id="4785" w:author="GELIAS" w:date="2026-04-13T17:04:00Z">
        <w:r w:rsidR="008D225D">
          <w:t>Section</w:t>
        </w:r>
      </w:ins>
      <w:ins w:id="4786" w:author="GELIAS" w:date="2026-04-11T12:36:00Z">
        <w:r>
          <w:t xml:space="preserve"> have been established. </w:t>
        </w:r>
      </w:ins>
    </w:p>
    <w:p w14:paraId="30EF5350" w14:textId="3E8A06C9" w:rsidR="00EA775F" w:rsidRDefault="00A867AB" w:rsidP="00EA775F">
      <w:pPr>
        <w:pStyle w:val="ListParagraph"/>
        <w:numPr>
          <w:ilvl w:val="1"/>
          <w:numId w:val="119"/>
        </w:numPr>
        <w:spacing w:after="200" w:line="276" w:lineRule="auto"/>
        <w:ind w:hanging="589"/>
        <w:jc w:val="both"/>
        <w:rPr>
          <w:ins w:id="4787" w:author="GELIAS" w:date="2026-04-11T18:50:00Z"/>
        </w:rPr>
      </w:pPr>
      <w:ins w:id="4788" w:author="GELIAS" w:date="2026-04-11T12:36:00Z">
        <w:r>
          <w:t>After termination of th</w:t>
        </w:r>
      </w:ins>
      <w:ins w:id="4789" w:author="GELIAS" w:date="2026-04-11T12:37:00Z">
        <w:r>
          <w:t>is Agreement</w:t>
        </w:r>
      </w:ins>
      <w:ins w:id="4790" w:author="GELIAS" w:date="2026-04-11T12:36:00Z">
        <w:r>
          <w:t xml:space="preserve"> under </w:t>
        </w:r>
      </w:ins>
      <w:ins w:id="4791" w:author="GELIAS" w:date="2026-04-13T17:04:00Z">
        <w:r w:rsidR="008D225D">
          <w:t>Section</w:t>
        </w:r>
      </w:ins>
      <w:ins w:id="4792" w:author="GELIAS" w:date="2026-04-11T12:36:00Z">
        <w:r>
          <w:t xml:space="preserve"> 15.2 the </w:t>
        </w:r>
      </w:ins>
      <w:ins w:id="4793" w:author="GELIAS" w:date="2026-04-11T12:38:00Z">
        <w:r>
          <w:t>Ow</w:t>
        </w:r>
      </w:ins>
      <w:ins w:id="4794" w:author="GELIAS" w:date="2026-04-13T14:13:00Z">
        <w:r w:rsidR="00F87588">
          <w:t>n</w:t>
        </w:r>
      </w:ins>
      <w:ins w:id="4795" w:author="GELIAS" w:date="2026-04-11T12:38:00Z">
        <w:r>
          <w:t>e</w:t>
        </w:r>
      </w:ins>
      <w:ins w:id="4796" w:author="GELIAS" w:date="2026-04-11T12:36:00Z">
        <w:r>
          <w:t xml:space="preserve">r shall be entitled subject to </w:t>
        </w:r>
      </w:ins>
      <w:ins w:id="4797" w:author="GELIAS" w:date="2026-04-13T17:04:00Z">
        <w:r w:rsidR="008D225D">
          <w:t>Section</w:t>
        </w:r>
      </w:ins>
      <w:ins w:id="4798" w:author="GELIAS" w:date="2026-04-11T12:36:00Z">
        <w:r>
          <w:t xml:space="preserve"> 2</w:t>
        </w:r>
      </w:ins>
      <w:ins w:id="4799" w:author="GELIAS" w:date="2026-04-13T14:13:00Z">
        <w:r w:rsidR="00F87588">
          <w:t>2</w:t>
        </w:r>
      </w:ins>
      <w:ins w:id="4800" w:author="GELIAS" w:date="2026-04-11T12:36:00Z">
        <w:r>
          <w:t xml:space="preserve"> to payment by the Contractor of: </w:t>
        </w:r>
      </w:ins>
    </w:p>
    <w:p w14:paraId="5659BBCA" w14:textId="687AAC38" w:rsidR="00EA775F" w:rsidRDefault="00A867AB" w:rsidP="00EA775F">
      <w:pPr>
        <w:pStyle w:val="ListParagraph"/>
        <w:numPr>
          <w:ilvl w:val="2"/>
          <w:numId w:val="120"/>
        </w:numPr>
        <w:spacing w:after="200" w:line="276" w:lineRule="auto"/>
        <w:jc w:val="both"/>
        <w:rPr>
          <w:ins w:id="4801" w:author="GELIAS" w:date="2026-04-11T18:51:00Z"/>
        </w:rPr>
      </w:pPr>
      <w:ins w:id="4802" w:author="GELIAS" w:date="2026-04-11T12:38:00Z">
        <w:r>
          <w:t>th</w:t>
        </w:r>
      </w:ins>
      <w:ins w:id="4803" w:author="GELIAS" w:date="2026-04-11T12:36:00Z">
        <w:r>
          <w:t>e additional costs of execution of the Works, and all other costs reasonably incurred by the</w:t>
        </w:r>
      </w:ins>
      <w:ins w:id="4804" w:author="GELIAS" w:date="2026-04-13T14:13:00Z">
        <w:r w:rsidR="00F87588">
          <w:t xml:space="preserve"> Owne</w:t>
        </w:r>
      </w:ins>
      <w:ins w:id="4805" w:author="GELIAS" w:date="2026-04-11T12:36:00Z">
        <w:r>
          <w:t xml:space="preserve">r (including costs incurred in clearing, cleaning and reinstating the Site </w:t>
        </w:r>
      </w:ins>
      <w:ins w:id="4806" w:author="GELIAS" w:date="2026-04-13T14:13:00Z">
        <w:r w:rsidR="00F87588">
          <w:t>after</w:t>
        </w:r>
      </w:ins>
      <w:ins w:id="4807" w:author="GELIAS" w:date="2026-04-13T14:14:00Z">
        <w:r w:rsidR="00F87588">
          <w:t xml:space="preserve"> a valuation has been conducted by the Owner’s Representative. </w:t>
        </w:r>
      </w:ins>
    </w:p>
    <w:p w14:paraId="026534EE" w14:textId="7C8FD10C" w:rsidR="00F87588" w:rsidRDefault="00A867AB" w:rsidP="00F87588">
      <w:pPr>
        <w:pStyle w:val="ListParagraph"/>
        <w:numPr>
          <w:ilvl w:val="2"/>
          <w:numId w:val="120"/>
        </w:numPr>
        <w:spacing w:after="200" w:line="276" w:lineRule="auto"/>
        <w:jc w:val="both"/>
        <w:rPr>
          <w:ins w:id="4808" w:author="GELIAS" w:date="2026-04-13T14:14:00Z"/>
        </w:rPr>
      </w:pPr>
      <w:ins w:id="4809" w:author="GELIAS" w:date="2026-04-11T12:36:00Z">
        <w:r>
          <w:t xml:space="preserve">any losses and damages suffered by the </w:t>
        </w:r>
      </w:ins>
      <w:ins w:id="4810" w:author="GELIAS" w:date="2026-04-13T17:03:00Z">
        <w:r w:rsidR="008D225D">
          <w:t>Owner</w:t>
        </w:r>
      </w:ins>
      <w:ins w:id="4811" w:author="GELIAS" w:date="2026-04-11T12:36:00Z">
        <w:r>
          <w:t xml:space="preserve"> in completing the Works; and </w:t>
        </w:r>
      </w:ins>
    </w:p>
    <w:p w14:paraId="41A28BD4" w14:textId="5C6511DC" w:rsidR="00A867AB" w:rsidRDefault="00A867AB">
      <w:pPr>
        <w:pStyle w:val="ListParagraph"/>
        <w:numPr>
          <w:ilvl w:val="2"/>
          <w:numId w:val="120"/>
        </w:numPr>
        <w:spacing w:after="200" w:line="276" w:lineRule="auto"/>
        <w:jc w:val="both"/>
        <w:pPrChange w:id="4812" w:author="GELIAS" w:date="2026-04-13T14:14:00Z">
          <w:pPr>
            <w:spacing w:after="200" w:line="276" w:lineRule="auto"/>
            <w:ind w:left="720"/>
            <w:jc w:val="both"/>
          </w:pPr>
        </w:pPrChange>
      </w:pPr>
      <w:ins w:id="4813" w:author="GELIAS" w:date="2026-04-11T12:36:00Z">
        <w:r>
          <w:t xml:space="preserve">Delay Damages, if the Works or a Section have not been taken over under </w:t>
        </w:r>
      </w:ins>
      <w:ins w:id="4814" w:author="GELIAS" w:date="2026-04-13T17:04:00Z">
        <w:r w:rsidR="008D225D">
          <w:t>Section</w:t>
        </w:r>
      </w:ins>
      <w:ins w:id="4815" w:author="GELIAS" w:date="2026-04-11T12:36:00Z">
        <w:r>
          <w:t xml:space="preserve"> 1</w:t>
        </w:r>
      </w:ins>
      <w:ins w:id="4816" w:author="GELIAS" w:date="2026-04-13T14:14:00Z">
        <w:r w:rsidR="00F87588">
          <w:t>1.7</w:t>
        </w:r>
      </w:ins>
      <w:ins w:id="4817" w:author="GELIAS" w:date="2026-04-11T12:36:00Z">
        <w:r>
          <w:t xml:space="preserve"> and if the date of termination under </w:t>
        </w:r>
      </w:ins>
      <w:ins w:id="4818" w:author="GELIAS" w:date="2026-04-13T17:04:00Z">
        <w:r w:rsidR="008D225D">
          <w:t>Section</w:t>
        </w:r>
      </w:ins>
      <w:ins w:id="4819" w:author="GELIAS" w:date="2026-04-11T12:36:00Z">
        <w:r>
          <w:t xml:space="preserve"> 15.2 </w:t>
        </w:r>
      </w:ins>
      <w:ins w:id="4820" w:author="GELIAS" w:date="2026-04-13T14:15:00Z">
        <w:r w:rsidR="00F87588">
          <w:t xml:space="preserve">occurs </w:t>
        </w:r>
      </w:ins>
      <w:ins w:id="4821" w:author="GELIAS" w:date="2026-04-11T12:36:00Z">
        <w:r>
          <w:t>after the date corresponding to the Time for Completion of the Works or Section (as the case may be). Such Delay Damages shall be paid for every day that has elapsed between these two dates.</w:t>
        </w:r>
      </w:ins>
      <w:commentRangeEnd w:id="4771"/>
      <w:r w:rsidR="00C63E30">
        <w:rPr>
          <w:rStyle w:val="CommentReference"/>
        </w:rPr>
        <w:commentReference w:id="4771"/>
      </w:r>
    </w:p>
    <w:p w14:paraId="215A1580" w14:textId="77777777" w:rsidR="008B3961" w:rsidRDefault="00D74028">
      <w:r>
        <w:br w:type="page"/>
      </w:r>
    </w:p>
    <w:p w14:paraId="17F7A320" w14:textId="65B5D872" w:rsidR="008B3961" w:rsidRDefault="00FE2B59">
      <w:pPr>
        <w:pStyle w:val="Heading1"/>
        <w:numPr>
          <w:ilvl w:val="0"/>
          <w:numId w:val="157"/>
        </w:numPr>
        <w:ind w:left="709" w:hanging="567"/>
        <w:pPrChange w:id="4822" w:author="GELIAS" w:date="2026-04-12T15:56:00Z">
          <w:pPr>
            <w:pStyle w:val="Heading1"/>
          </w:pPr>
        </w:pPrChange>
      </w:pPr>
      <w:bookmarkStart w:id="4823" w:name="_Toc224520866"/>
      <w:del w:id="4824" w:author="GELIAS" w:date="2026-04-11T18:53:00Z">
        <w:r w:rsidDel="00EA775F">
          <w:lastRenderedPageBreak/>
          <w:delText xml:space="preserve">16. </w:delText>
        </w:r>
      </w:del>
      <w:r>
        <w:t>INDEMNIFICATION</w:t>
      </w:r>
      <w:bookmarkEnd w:id="4823"/>
    </w:p>
    <w:p w14:paraId="1239B684" w14:textId="77777777" w:rsidR="008B3961" w:rsidRDefault="00D74028">
      <w:pPr>
        <w:pStyle w:val="Heading2"/>
        <w:numPr>
          <w:ilvl w:val="0"/>
          <w:numId w:val="130"/>
        </w:numPr>
        <w:ind w:hanging="578"/>
        <w:pPrChange w:id="4825" w:author="GELIAS" w:date="2026-04-11T19:13:00Z">
          <w:pPr>
            <w:pStyle w:val="Heading2"/>
          </w:pPr>
        </w:pPrChange>
      </w:pPr>
      <w:bookmarkStart w:id="4826" w:name="_Toc224520867"/>
      <w:del w:id="4827" w:author="GELIAS" w:date="2026-04-11T19:13:00Z">
        <w:r w:rsidDel="00810CF0">
          <w:delText xml:space="preserve">16.1  </w:delText>
        </w:r>
      </w:del>
      <w:r>
        <w:t>Contractor’s Indemnification</w:t>
      </w:r>
      <w:bookmarkEnd w:id="4826"/>
    </w:p>
    <w:p w14:paraId="4B1BA468" w14:textId="77777777" w:rsidR="008B3961" w:rsidRDefault="00D74028">
      <w:pPr>
        <w:pStyle w:val="ListParagraph"/>
        <w:numPr>
          <w:ilvl w:val="1"/>
          <w:numId w:val="130"/>
        </w:numPr>
        <w:spacing w:after="200" w:line="276" w:lineRule="auto"/>
        <w:ind w:left="1276" w:hanging="425"/>
        <w:jc w:val="both"/>
        <w:pPrChange w:id="4828" w:author="GELIAS" w:date="2026-04-11T19:14:00Z">
          <w:pPr>
            <w:spacing w:after="200" w:line="276" w:lineRule="auto"/>
            <w:ind w:left="720"/>
            <w:jc w:val="both"/>
          </w:pPr>
        </w:pPrChange>
      </w:pPr>
      <w:r>
        <w:t>The Contractor shall defend, indemnify and hold harmless the Owner Group from and against any and all Claims, damages, losses, costs and expenses (including reasonable legal fees) arising out of or resulting from:</w:t>
      </w:r>
    </w:p>
    <w:p w14:paraId="7E7EFFAF" w14:textId="15AEBDBF" w:rsidR="008B3961" w:rsidRDefault="00D74028">
      <w:pPr>
        <w:pStyle w:val="ListParagraph"/>
        <w:numPr>
          <w:ilvl w:val="1"/>
          <w:numId w:val="130"/>
        </w:numPr>
        <w:spacing w:after="200" w:line="276" w:lineRule="auto"/>
        <w:ind w:left="1276" w:hanging="425"/>
        <w:jc w:val="both"/>
        <w:pPrChange w:id="4829" w:author="GELIAS" w:date="2026-04-11T19:14:00Z">
          <w:pPr>
            <w:spacing w:after="200" w:line="276" w:lineRule="auto"/>
            <w:ind w:left="720"/>
            <w:jc w:val="both"/>
          </w:pPr>
        </w:pPrChange>
      </w:pPr>
      <w:del w:id="4830" w:author="GELIAS" w:date="2026-04-11T19:13:00Z">
        <w:r w:rsidDel="00810CF0">
          <w:delText xml:space="preserve">(a) </w:delText>
        </w:r>
      </w:del>
      <w:r>
        <w:t>The Contractor’s failure, or the failure of any member of the Contractor Group, to comply with Applicable Law;</w:t>
      </w:r>
    </w:p>
    <w:p w14:paraId="6923D342" w14:textId="7A2D3250" w:rsidR="008B3961" w:rsidRDefault="00D74028">
      <w:pPr>
        <w:pStyle w:val="ListParagraph"/>
        <w:numPr>
          <w:ilvl w:val="1"/>
          <w:numId w:val="130"/>
        </w:numPr>
        <w:spacing w:after="200" w:line="276" w:lineRule="auto"/>
        <w:ind w:left="1276" w:hanging="425"/>
        <w:jc w:val="both"/>
        <w:pPrChange w:id="4831" w:author="GELIAS" w:date="2026-04-11T19:14:00Z">
          <w:pPr>
            <w:spacing w:after="200" w:line="276" w:lineRule="auto"/>
            <w:ind w:left="720"/>
            <w:jc w:val="both"/>
          </w:pPr>
        </w:pPrChange>
      </w:pPr>
      <w:del w:id="4832" w:author="GELIAS" w:date="2026-04-11T19:13:00Z">
        <w:r w:rsidDel="00810CF0">
          <w:delText xml:space="preserve">(b) </w:delText>
        </w:r>
      </w:del>
      <w:r>
        <w:t xml:space="preserve">Bodily injury or death of any person, or damage to property of any third party, to the extent caused by the negligence, </w:t>
      </w:r>
      <w:proofErr w:type="spellStart"/>
      <w:r>
        <w:t>wilful</w:t>
      </w:r>
      <w:proofErr w:type="spellEnd"/>
      <w:r>
        <w:t xml:space="preserve"> misconduct, or breach of this Agreement by any member of the Contractor Group;</w:t>
      </w:r>
    </w:p>
    <w:p w14:paraId="1E6C8064" w14:textId="236651BD" w:rsidR="008B3961" w:rsidRDefault="00D74028">
      <w:pPr>
        <w:pStyle w:val="ListParagraph"/>
        <w:numPr>
          <w:ilvl w:val="1"/>
          <w:numId w:val="130"/>
        </w:numPr>
        <w:spacing w:after="200" w:line="276" w:lineRule="auto"/>
        <w:ind w:left="1276" w:hanging="425"/>
        <w:jc w:val="both"/>
        <w:pPrChange w:id="4833" w:author="GELIAS" w:date="2026-04-11T19:14:00Z">
          <w:pPr>
            <w:spacing w:after="200" w:line="276" w:lineRule="auto"/>
            <w:ind w:left="720"/>
            <w:jc w:val="both"/>
          </w:pPr>
        </w:pPrChange>
      </w:pPr>
      <w:del w:id="4834" w:author="GELIAS" w:date="2026-04-11T19:13:00Z">
        <w:r w:rsidDel="00810CF0">
          <w:delText xml:space="preserve">(c) </w:delText>
        </w:r>
      </w:del>
      <w:r>
        <w:t>Infringement of any patent, copyright, trademark, or other intellectual property right of any third party arising from the Work (excluding infringement arising from the Owner’s specifications or designs);</w:t>
      </w:r>
    </w:p>
    <w:p w14:paraId="43864801" w14:textId="3C69B89D" w:rsidR="008B3961" w:rsidRDefault="00D74028">
      <w:pPr>
        <w:pStyle w:val="ListParagraph"/>
        <w:numPr>
          <w:ilvl w:val="1"/>
          <w:numId w:val="130"/>
        </w:numPr>
        <w:spacing w:after="200" w:line="276" w:lineRule="auto"/>
        <w:ind w:left="1276" w:hanging="425"/>
        <w:jc w:val="both"/>
        <w:pPrChange w:id="4835" w:author="GELIAS" w:date="2026-04-11T19:14:00Z">
          <w:pPr>
            <w:spacing w:after="200" w:line="276" w:lineRule="auto"/>
            <w:ind w:left="720"/>
            <w:jc w:val="both"/>
          </w:pPr>
        </w:pPrChange>
      </w:pPr>
      <w:del w:id="4836" w:author="GELIAS" w:date="2026-04-11T19:13:00Z">
        <w:r w:rsidDel="00810CF0">
          <w:delText xml:space="preserve">(d) </w:delText>
        </w:r>
      </w:del>
      <w:r>
        <w:t>Any liens or encumbrances placed on the Work, the Facility or the Site arising from the Contractor’s failure to make payments to Subcontractors or suppliers;</w:t>
      </w:r>
    </w:p>
    <w:p w14:paraId="118539BD" w14:textId="0C8ADC7A" w:rsidR="008B3961" w:rsidDel="00810CF0" w:rsidRDefault="00D74028">
      <w:pPr>
        <w:pStyle w:val="ListParagraph"/>
        <w:numPr>
          <w:ilvl w:val="1"/>
          <w:numId w:val="130"/>
        </w:numPr>
        <w:spacing w:after="200" w:line="276" w:lineRule="auto"/>
        <w:ind w:left="1276" w:hanging="425"/>
        <w:jc w:val="both"/>
        <w:rPr>
          <w:del w:id="4837" w:author="GELIAS" w:date="2026-04-11T19:14:00Z"/>
        </w:rPr>
        <w:pPrChange w:id="4838" w:author="GELIAS" w:date="2026-04-11T19:14:00Z">
          <w:pPr>
            <w:pStyle w:val="ListParagraph"/>
            <w:numPr>
              <w:ilvl w:val="1"/>
              <w:numId w:val="130"/>
            </w:numPr>
            <w:spacing w:after="200" w:line="276" w:lineRule="auto"/>
            <w:ind w:left="1440" w:hanging="360"/>
            <w:jc w:val="both"/>
          </w:pPr>
        </w:pPrChange>
      </w:pPr>
      <w:del w:id="4839" w:author="GELIAS" w:date="2026-04-11T19:13:00Z">
        <w:r w:rsidDel="00810CF0">
          <w:delText xml:space="preserve">(e) </w:delText>
        </w:r>
      </w:del>
      <w:r>
        <w:t xml:space="preserve">Bodily injury or death of any member of the Contractor Group, regardless of cause, except to the extent caused by the gross negligence or </w:t>
      </w:r>
      <w:proofErr w:type="spellStart"/>
      <w:r>
        <w:t>wilful</w:t>
      </w:r>
      <w:proofErr w:type="spellEnd"/>
      <w:r>
        <w:t xml:space="preserve"> misconduct of the Owner Group; and</w:t>
      </w:r>
    </w:p>
    <w:p w14:paraId="792404A4" w14:textId="77777777" w:rsidR="00810CF0" w:rsidRDefault="00810CF0">
      <w:pPr>
        <w:pStyle w:val="ListParagraph"/>
        <w:numPr>
          <w:ilvl w:val="1"/>
          <w:numId w:val="130"/>
        </w:numPr>
        <w:spacing w:after="200" w:line="276" w:lineRule="auto"/>
        <w:ind w:left="1276" w:hanging="425"/>
        <w:jc w:val="both"/>
        <w:rPr>
          <w:ins w:id="4840" w:author="GELIAS" w:date="2026-04-11T19:14:00Z"/>
        </w:rPr>
        <w:pPrChange w:id="4841" w:author="GELIAS" w:date="2026-04-11T19:14:00Z">
          <w:pPr>
            <w:spacing w:after="200" w:line="276" w:lineRule="auto"/>
            <w:ind w:left="720"/>
            <w:jc w:val="both"/>
          </w:pPr>
        </w:pPrChange>
      </w:pPr>
    </w:p>
    <w:p w14:paraId="3F04C64D" w14:textId="5FDCACCB" w:rsidR="008B3961" w:rsidRDefault="00D74028">
      <w:pPr>
        <w:pStyle w:val="ListParagraph"/>
        <w:numPr>
          <w:ilvl w:val="1"/>
          <w:numId w:val="130"/>
        </w:numPr>
        <w:spacing w:after="200" w:line="276" w:lineRule="auto"/>
        <w:ind w:left="1276" w:hanging="425"/>
        <w:jc w:val="both"/>
        <w:pPrChange w:id="4842" w:author="GELIAS" w:date="2026-04-11T19:14:00Z">
          <w:pPr>
            <w:spacing w:after="200" w:line="276" w:lineRule="auto"/>
            <w:ind w:left="720"/>
            <w:jc w:val="both"/>
          </w:pPr>
        </w:pPrChange>
      </w:pPr>
      <w:del w:id="4843" w:author="GELIAS" w:date="2026-04-11T19:13:00Z">
        <w:r w:rsidDel="00810CF0">
          <w:delText xml:space="preserve">(f) </w:delText>
        </w:r>
      </w:del>
      <w:r>
        <w:t xml:space="preserve">Environmental contamination, pollution, spills, releases or discharges of hazardous substances caused by the Contractor or any member of the Contractor Group during the performance of the Work, including the costs of remediation, clean-up, monitoring, fines and penalties imposed by any Governmental Authority, and any </w:t>
      </w:r>
      <w:proofErr w:type="gramStart"/>
      <w:r>
        <w:t>third party</w:t>
      </w:r>
      <w:proofErr w:type="gramEnd"/>
      <w:r>
        <w:t xml:space="preserve"> claims arising therefrom (excluding pre-existing contamination at the Site for which the Owner is responsible under Section 16.2(c)).</w:t>
      </w:r>
    </w:p>
    <w:p w14:paraId="35384C1E" w14:textId="77777777" w:rsidR="008B3961" w:rsidRDefault="00D74028">
      <w:pPr>
        <w:pStyle w:val="Heading2"/>
        <w:numPr>
          <w:ilvl w:val="0"/>
          <w:numId w:val="130"/>
        </w:numPr>
        <w:ind w:hanging="578"/>
        <w:pPrChange w:id="4844" w:author="GELIAS" w:date="2026-04-11T19:14:00Z">
          <w:pPr>
            <w:pStyle w:val="Heading2"/>
          </w:pPr>
        </w:pPrChange>
      </w:pPr>
      <w:bookmarkStart w:id="4845" w:name="_Toc224520868"/>
      <w:del w:id="4846" w:author="GELIAS" w:date="2026-04-11T19:14:00Z">
        <w:r w:rsidDel="00810CF0">
          <w:delText xml:space="preserve">16.2  </w:delText>
        </w:r>
      </w:del>
      <w:r>
        <w:t>Owner’s Indemnification</w:t>
      </w:r>
      <w:bookmarkEnd w:id="4845"/>
    </w:p>
    <w:p w14:paraId="4BCCF410" w14:textId="77777777" w:rsidR="008B3961" w:rsidRDefault="00D74028">
      <w:pPr>
        <w:pStyle w:val="ListParagraph"/>
        <w:numPr>
          <w:ilvl w:val="1"/>
          <w:numId w:val="130"/>
        </w:numPr>
        <w:spacing w:after="200" w:line="276" w:lineRule="auto"/>
        <w:ind w:left="1276" w:hanging="425"/>
        <w:jc w:val="both"/>
        <w:pPrChange w:id="4847" w:author="GELIAS" w:date="2026-04-11T19:15:00Z">
          <w:pPr>
            <w:spacing w:after="200" w:line="276" w:lineRule="auto"/>
            <w:ind w:left="720"/>
            <w:jc w:val="both"/>
          </w:pPr>
        </w:pPrChange>
      </w:pPr>
      <w:r>
        <w:t>The Owner shall defend, indemnify and hold harmless the Contractor Group from and against any and all Claims, damages, losses, costs and expenses (including reasonable legal fees) arising out of or resulting from:</w:t>
      </w:r>
    </w:p>
    <w:p w14:paraId="10BBE980" w14:textId="2533C32D" w:rsidR="008B3961" w:rsidRDefault="00D74028">
      <w:pPr>
        <w:pStyle w:val="ListParagraph"/>
        <w:numPr>
          <w:ilvl w:val="1"/>
          <w:numId w:val="130"/>
        </w:numPr>
        <w:spacing w:after="200" w:line="276" w:lineRule="auto"/>
        <w:ind w:left="1276" w:hanging="425"/>
        <w:jc w:val="both"/>
        <w:pPrChange w:id="4848" w:author="GELIAS" w:date="2026-04-11T19:15:00Z">
          <w:pPr>
            <w:spacing w:after="200" w:line="276" w:lineRule="auto"/>
            <w:ind w:left="720"/>
            <w:jc w:val="both"/>
          </w:pPr>
        </w:pPrChange>
      </w:pPr>
      <w:del w:id="4849" w:author="GELIAS" w:date="2026-04-11T19:13:00Z">
        <w:r w:rsidDel="00810CF0">
          <w:delText xml:space="preserve">(a) </w:delText>
        </w:r>
      </w:del>
      <w:r>
        <w:t>The Owner’s failure to comply with Applicable Law;</w:t>
      </w:r>
    </w:p>
    <w:p w14:paraId="13F98541" w14:textId="1C815FE6" w:rsidR="008B3961" w:rsidRDefault="00D74028">
      <w:pPr>
        <w:pStyle w:val="ListParagraph"/>
        <w:numPr>
          <w:ilvl w:val="1"/>
          <w:numId w:val="130"/>
        </w:numPr>
        <w:spacing w:after="200" w:line="276" w:lineRule="auto"/>
        <w:ind w:left="1276" w:hanging="425"/>
        <w:jc w:val="both"/>
        <w:pPrChange w:id="4850" w:author="GELIAS" w:date="2026-04-11T19:15:00Z">
          <w:pPr>
            <w:spacing w:after="200" w:line="276" w:lineRule="auto"/>
            <w:ind w:left="720"/>
            <w:jc w:val="both"/>
          </w:pPr>
        </w:pPrChange>
      </w:pPr>
      <w:del w:id="4851" w:author="GELIAS" w:date="2026-04-11T19:13:00Z">
        <w:r w:rsidDel="00810CF0">
          <w:lastRenderedPageBreak/>
          <w:delText xml:space="preserve">(b) </w:delText>
        </w:r>
      </w:del>
      <w:r>
        <w:t xml:space="preserve">Bodily injury or death of any person, or damage to property of any third party, to the extent caused by the negligence, </w:t>
      </w:r>
      <w:proofErr w:type="spellStart"/>
      <w:r>
        <w:t>wilful</w:t>
      </w:r>
      <w:proofErr w:type="spellEnd"/>
      <w:r>
        <w:t xml:space="preserve"> misconduct, or breach of this Agreement by any member of the Owner Group;</w:t>
      </w:r>
    </w:p>
    <w:p w14:paraId="6679D977" w14:textId="3A9E998B" w:rsidR="008B3961" w:rsidRDefault="00D74028">
      <w:pPr>
        <w:pStyle w:val="ListParagraph"/>
        <w:numPr>
          <w:ilvl w:val="1"/>
          <w:numId w:val="130"/>
        </w:numPr>
        <w:spacing w:after="200" w:line="276" w:lineRule="auto"/>
        <w:ind w:left="1276" w:hanging="425"/>
        <w:jc w:val="both"/>
        <w:pPrChange w:id="4852" w:author="GELIAS" w:date="2026-04-11T19:15:00Z">
          <w:pPr>
            <w:spacing w:after="200" w:line="276" w:lineRule="auto"/>
            <w:ind w:left="720"/>
            <w:jc w:val="both"/>
          </w:pPr>
        </w:pPrChange>
      </w:pPr>
      <w:del w:id="4853" w:author="GELIAS" w:date="2026-04-11T19:13:00Z">
        <w:r w:rsidDel="00810CF0">
          <w:delText xml:space="preserve">(c) </w:delText>
        </w:r>
      </w:del>
      <w:r>
        <w:t>Pre-existing environmental contamination or hazardous materials at the Site that were present prior to the commencement of the Work; and</w:t>
      </w:r>
    </w:p>
    <w:p w14:paraId="6B9895AD" w14:textId="6FA77EF0" w:rsidR="008B3961" w:rsidRDefault="00D74028">
      <w:pPr>
        <w:pStyle w:val="ListParagraph"/>
        <w:numPr>
          <w:ilvl w:val="1"/>
          <w:numId w:val="130"/>
        </w:numPr>
        <w:spacing w:after="200" w:line="276" w:lineRule="auto"/>
        <w:ind w:left="1276" w:hanging="425"/>
        <w:jc w:val="both"/>
        <w:pPrChange w:id="4854" w:author="GELIAS" w:date="2026-04-11T19:15:00Z">
          <w:pPr>
            <w:spacing w:after="200" w:line="276" w:lineRule="auto"/>
            <w:ind w:left="720"/>
            <w:jc w:val="both"/>
          </w:pPr>
        </w:pPrChange>
      </w:pPr>
      <w:del w:id="4855" w:author="GELIAS" w:date="2026-04-11T19:13:00Z">
        <w:r w:rsidDel="00810CF0">
          <w:delText xml:space="preserve">(d) </w:delText>
        </w:r>
      </w:del>
      <w:r>
        <w:t xml:space="preserve">Bodily injury or death of any member of the Owner Group, regardless of cause, except to the extent caused by the gross negligence or </w:t>
      </w:r>
      <w:proofErr w:type="spellStart"/>
      <w:r>
        <w:t>wilful</w:t>
      </w:r>
      <w:proofErr w:type="spellEnd"/>
      <w:r>
        <w:t xml:space="preserve"> misconduct of the Contractor Group.</w:t>
      </w:r>
    </w:p>
    <w:p w14:paraId="57B2F9D1" w14:textId="440F0D8F" w:rsidR="008B3961" w:rsidRDefault="00D74028">
      <w:pPr>
        <w:pStyle w:val="Heading2"/>
        <w:numPr>
          <w:ilvl w:val="0"/>
          <w:numId w:val="130"/>
        </w:numPr>
        <w:ind w:hanging="578"/>
        <w:pPrChange w:id="4856" w:author="GELIAS" w:date="2026-04-11T19:15:00Z">
          <w:pPr>
            <w:pStyle w:val="Heading2"/>
          </w:pPr>
        </w:pPrChange>
      </w:pPr>
      <w:bookmarkStart w:id="4857" w:name="_Toc224520869"/>
      <w:del w:id="4858" w:author="GELIAS" w:date="2026-04-11T19:15:00Z">
        <w:r w:rsidDel="00810CF0">
          <w:delText xml:space="preserve">16.3  </w:delText>
        </w:r>
      </w:del>
      <w:r>
        <w:t>Indemnification Procedures</w:t>
      </w:r>
      <w:bookmarkEnd w:id="4857"/>
    </w:p>
    <w:p w14:paraId="0826BD64" w14:textId="77777777" w:rsidR="008B3961" w:rsidRDefault="00D74028">
      <w:pPr>
        <w:spacing w:after="200" w:line="276" w:lineRule="auto"/>
        <w:ind w:left="709"/>
        <w:jc w:val="both"/>
        <w:pPrChange w:id="4859" w:author="GELIAS" w:date="2026-04-11T19:15:00Z">
          <w:pPr>
            <w:spacing w:after="200" w:line="276" w:lineRule="auto"/>
            <w:ind w:left="720"/>
            <w:jc w:val="both"/>
          </w:pPr>
        </w:pPrChange>
      </w:pPr>
      <w:r>
        <w:t xml:space="preserve">A Party seeking indemnification shall promptly notify the indemnifying Party in writing of any Claim, and shall cooperate with the indemnifying Party in the </w:t>
      </w:r>
      <w:proofErr w:type="spellStart"/>
      <w:r>
        <w:t>defence</w:t>
      </w:r>
      <w:proofErr w:type="spellEnd"/>
      <w:r>
        <w:t xml:space="preserve"> thereof. The indemnifying Party shall have the right to control the </w:t>
      </w:r>
      <w:proofErr w:type="spellStart"/>
      <w:r>
        <w:t>defence</w:t>
      </w:r>
      <w:proofErr w:type="spellEnd"/>
      <w:r>
        <w:t xml:space="preserve"> and settlement of any such Claim, provided that the indemnified Party shall have the right to participate in such </w:t>
      </w:r>
      <w:proofErr w:type="spellStart"/>
      <w:r>
        <w:t>defence</w:t>
      </w:r>
      <w:proofErr w:type="spellEnd"/>
      <w:r>
        <w:t xml:space="preserve"> at its own expense. No settlement shall be entered into without the indemnified Party’s prior written consent, such consent not to be unreasonably withheld.</w:t>
      </w:r>
    </w:p>
    <w:p w14:paraId="513C5F79" w14:textId="77777777" w:rsidR="008B3961" w:rsidRDefault="00D74028">
      <w:r>
        <w:br w:type="page"/>
      </w:r>
    </w:p>
    <w:p w14:paraId="14277D00" w14:textId="0C3D7FAF" w:rsidR="008B3961" w:rsidRDefault="00FE2B59">
      <w:pPr>
        <w:pStyle w:val="Heading1"/>
        <w:numPr>
          <w:ilvl w:val="0"/>
          <w:numId w:val="157"/>
        </w:numPr>
        <w:ind w:left="709" w:hanging="567"/>
        <w:pPrChange w:id="4860" w:author="GELIAS" w:date="2026-04-12T15:56:00Z">
          <w:pPr>
            <w:pStyle w:val="Heading1"/>
          </w:pPr>
        </w:pPrChange>
      </w:pPr>
      <w:bookmarkStart w:id="4861" w:name="_Toc224520870"/>
      <w:del w:id="4862" w:author="GELIAS" w:date="2026-04-11T18:53:00Z">
        <w:r w:rsidDel="00EA775F">
          <w:lastRenderedPageBreak/>
          <w:delText xml:space="preserve">17. </w:delText>
        </w:r>
      </w:del>
      <w:r>
        <w:t>LIMITATION OF LIABILITY</w:t>
      </w:r>
      <w:bookmarkEnd w:id="4861"/>
    </w:p>
    <w:p w14:paraId="49F32CE2" w14:textId="77777777" w:rsidR="008B3961" w:rsidRDefault="00D74028">
      <w:pPr>
        <w:pStyle w:val="Heading2"/>
        <w:numPr>
          <w:ilvl w:val="0"/>
          <w:numId w:val="129"/>
        </w:numPr>
        <w:ind w:hanging="578"/>
        <w:pPrChange w:id="4863" w:author="GELIAS" w:date="2026-04-11T19:06:00Z">
          <w:pPr>
            <w:pStyle w:val="Heading2"/>
          </w:pPr>
        </w:pPrChange>
      </w:pPr>
      <w:bookmarkStart w:id="4864" w:name="_Toc224520871"/>
      <w:del w:id="4865" w:author="GELIAS" w:date="2026-04-11T19:06:00Z">
        <w:r w:rsidDel="008F348C">
          <w:delText xml:space="preserve">17.1  </w:delText>
        </w:r>
      </w:del>
      <w:r>
        <w:t>Aggregate Cap</w:t>
      </w:r>
      <w:bookmarkEnd w:id="4864"/>
    </w:p>
    <w:p w14:paraId="110DC9AC" w14:textId="62D78DFD" w:rsidR="008B3961" w:rsidRDefault="00D74028">
      <w:pPr>
        <w:pStyle w:val="ListParagraph"/>
        <w:numPr>
          <w:ilvl w:val="1"/>
          <w:numId w:val="129"/>
        </w:numPr>
        <w:spacing w:after="200" w:line="276" w:lineRule="auto"/>
        <w:ind w:left="1134" w:hanging="425"/>
        <w:jc w:val="both"/>
        <w:pPrChange w:id="4866" w:author="GELIAS" w:date="2026-04-11T19:06:00Z">
          <w:pPr>
            <w:spacing w:after="200" w:line="276" w:lineRule="auto"/>
            <w:ind w:left="720"/>
            <w:jc w:val="both"/>
          </w:pPr>
        </w:pPrChange>
      </w:pPr>
      <w:del w:id="4867" w:author="GELIAS" w:date="2026-04-11T19:06:00Z">
        <w:r w:rsidDel="008F348C">
          <w:delText xml:space="preserve">(a) </w:delText>
        </w:r>
      </w:del>
      <w:r>
        <w:t xml:space="preserve">Notwithstanding any other provision of this Agreement, the Contractor’s aggregate liability to the Owner under this Agreement, whether in contract, tort, strict liability, indemnity, or any other cause of action, shall not exceed </w:t>
      </w:r>
      <w:commentRangeStart w:id="4868"/>
      <w:commentRangeStart w:id="4869"/>
      <w:ins w:id="4870" w:author="PCC" w:date="2026-03-29T20:50:00Z">
        <w:r w:rsidR="0011738A">
          <w:t>five</w:t>
        </w:r>
      </w:ins>
      <w:del w:id="4871" w:author="EVANS" w:date="2026-04-30T12:36:00Z">
        <w:r w:rsidRPr="008F348C" w:rsidDel="00495B40">
          <w:rPr>
            <w:shd w:val="clear" w:color="auto" w:fill="FFFF00"/>
          </w:rPr>
          <w:delText>one hundred percent (100</w:delText>
        </w:r>
      </w:del>
      <w:ins w:id="4872" w:author="PCC" w:date="2026-03-29T20:50:00Z">
        <w:r w:rsidR="0011738A" w:rsidRPr="008F348C">
          <w:rPr>
            <w:shd w:val="clear" w:color="auto" w:fill="FFFF00"/>
          </w:rPr>
          <w:t>5</w:t>
        </w:r>
      </w:ins>
      <w:r w:rsidRPr="008F348C">
        <w:rPr>
          <w:shd w:val="clear" w:color="auto" w:fill="FFFF00"/>
        </w:rPr>
        <w:t>%)</w:t>
      </w:r>
      <w:r>
        <w:t xml:space="preserve"> of the Contract Price (the “Aggregate Cap”).</w:t>
      </w:r>
      <w:commentRangeEnd w:id="4868"/>
      <w:r w:rsidR="00495B40">
        <w:rPr>
          <w:rStyle w:val="CommentReference"/>
        </w:rPr>
        <w:commentReference w:id="4868"/>
      </w:r>
      <w:commentRangeEnd w:id="4869"/>
      <w:r w:rsidR="00495B40">
        <w:rPr>
          <w:rStyle w:val="CommentReference"/>
        </w:rPr>
        <w:commentReference w:id="4869"/>
      </w:r>
    </w:p>
    <w:p w14:paraId="58FE90B8" w14:textId="23E978FB" w:rsidR="008B3961" w:rsidRDefault="00D74028">
      <w:pPr>
        <w:pStyle w:val="ListParagraph"/>
        <w:numPr>
          <w:ilvl w:val="1"/>
          <w:numId w:val="129"/>
        </w:numPr>
        <w:spacing w:after="200" w:line="276" w:lineRule="auto"/>
        <w:ind w:left="1134" w:hanging="425"/>
        <w:jc w:val="both"/>
        <w:pPrChange w:id="4873" w:author="GELIAS" w:date="2026-04-11T19:06:00Z">
          <w:pPr>
            <w:spacing w:after="200" w:line="276" w:lineRule="auto"/>
            <w:ind w:left="720"/>
            <w:jc w:val="both"/>
          </w:pPr>
        </w:pPrChange>
      </w:pPr>
      <w:del w:id="4874" w:author="GELIAS" w:date="2026-04-11T19:06:00Z">
        <w:r w:rsidDel="008F348C">
          <w:delText xml:space="preserve">(b) </w:delText>
        </w:r>
      </w:del>
      <w:del w:id="4875" w:author="EVANS" w:date="2026-04-30T12:36:00Z">
        <w:r w:rsidDel="00A92C6C">
          <w:delText>The Aggregate Cap shall not apply to: (i) the Contractor’s indemnification obligations under Section 16.1(b) (personal injury/death), Section 16.1(c) (IP infringement), Section 16.1(d) (liens), Section 16.1(e) (Contractor Group injuries), and Section 16.1(f) (</w:delText>
        </w:r>
        <w:commentRangeStart w:id="4876"/>
        <w:r w:rsidDel="00A92C6C">
          <w:delText>environmental</w:delText>
        </w:r>
      </w:del>
      <w:commentRangeEnd w:id="4876"/>
      <w:r w:rsidR="00A92C6C">
        <w:rPr>
          <w:rStyle w:val="CommentReference"/>
        </w:rPr>
        <w:commentReference w:id="4876"/>
      </w:r>
      <w:del w:id="4877" w:author="EVANS" w:date="2026-04-30T12:36:00Z">
        <w:r w:rsidDel="00A92C6C">
          <w:delText xml:space="preserve"> contamination); (ii) liability arising from the Contractor’s fraud, gross negligence, or wilful misconduct; (iii) obligations under Article</w:delText>
        </w:r>
      </w:del>
      <w:ins w:id="4878" w:author="GELIAS" w:date="2026-04-13T17:33:00Z">
        <w:del w:id="4879" w:author="EVANS" w:date="2026-04-30T12:36:00Z">
          <w:r w:rsidR="00407C7D" w:rsidDel="00A92C6C">
            <w:delText>Section</w:delText>
          </w:r>
        </w:del>
      </w:ins>
      <w:del w:id="4880" w:author="EVANS" w:date="2026-04-30T12:36:00Z">
        <w:r w:rsidDel="00A92C6C">
          <w:delText xml:space="preserve"> 8 (title and lien-free delivery); and (iv) proceeds of the Performance Security instruments or insurance policies required by this Agreement (the “Carve-Outs”).</w:delText>
        </w:r>
      </w:del>
    </w:p>
    <w:p w14:paraId="3902B664" w14:textId="77777777" w:rsidR="008B3961" w:rsidRDefault="00D74028">
      <w:pPr>
        <w:pStyle w:val="Heading2"/>
        <w:numPr>
          <w:ilvl w:val="0"/>
          <w:numId w:val="129"/>
        </w:numPr>
        <w:ind w:hanging="578"/>
        <w:pPrChange w:id="4881" w:author="GELIAS" w:date="2026-04-11T19:10:00Z">
          <w:pPr>
            <w:pStyle w:val="Heading2"/>
          </w:pPr>
        </w:pPrChange>
      </w:pPr>
      <w:bookmarkStart w:id="4882" w:name="_Toc224520872"/>
      <w:del w:id="4883" w:author="GELIAS" w:date="2026-04-11T19:10:00Z">
        <w:r w:rsidDel="00810CF0">
          <w:delText xml:space="preserve">17.2  </w:delText>
        </w:r>
      </w:del>
      <w:r>
        <w:t>Consequential Damages</w:t>
      </w:r>
      <w:bookmarkEnd w:id="4882"/>
    </w:p>
    <w:p w14:paraId="381BE21C" w14:textId="77777777" w:rsidR="008B3961" w:rsidRDefault="00D74028">
      <w:pPr>
        <w:spacing w:after="200" w:line="276" w:lineRule="auto"/>
        <w:ind w:left="709"/>
        <w:jc w:val="both"/>
        <w:pPrChange w:id="4884" w:author="GELIAS" w:date="2026-04-11T19:10:00Z">
          <w:pPr>
            <w:spacing w:after="200" w:line="276" w:lineRule="auto"/>
            <w:ind w:left="720"/>
            <w:jc w:val="both"/>
          </w:pPr>
        </w:pPrChange>
      </w:pPr>
      <w:r>
        <w:t>NEITHER THE OWNER GROUP NOR THE CONTRACTOR GROUP SHALL BE LIABLE TO THE OTHER UNDER THIS AGREEMENT FOR ANY SPECIAL, INDIRECT, INCIDENTAL OR CONSEQUENTIAL DAMAGES, INCLUDING LOSS OF PROFITS, LOSS OF USE, LOSS OF OPPORTUNITY, LOSS OF REVENUE, LOSS OF FINANCING, LOSS OF GOODWILL, OR BUSINESS INTERRUPTION, REGARDLESS OF WHETHER SUCH DAMAGES ARE BASED ON CONTRACT, TORT, STRICT LIABILITY OR ANY OTHER THEORY; PROVIDED THAT THIS EXCLUSION SHALL NOT APPLY TO: (A) AMOUNTS ENCOMPASSED WITHIN LIQUIDATED DAMAGES; (B) THE CONTRACTOR’S INDEMNIFICATION OBLIGATIONS UNDER SECTION 16.1 WITH RESPECT TO THIRD PARTY CLAIMS; (C) LIABILITY ARISING FROM A PARTY’S FRAUD OR WILFUL MISCONDUCT; OR (D) LIABILITY ARISING FROM THE CONTRACTOR’S ABANDONMENT OF THE WORK.</w:t>
      </w:r>
    </w:p>
    <w:p w14:paraId="20BE2676" w14:textId="77777777" w:rsidR="008B3961" w:rsidRDefault="00D74028">
      <w:pPr>
        <w:pStyle w:val="Heading2"/>
        <w:numPr>
          <w:ilvl w:val="0"/>
          <w:numId w:val="129"/>
        </w:numPr>
        <w:ind w:left="993" w:hanging="633"/>
        <w:pPrChange w:id="4885" w:author="GELIAS" w:date="2026-04-11T19:11:00Z">
          <w:pPr>
            <w:pStyle w:val="Heading2"/>
          </w:pPr>
        </w:pPrChange>
      </w:pPr>
      <w:bookmarkStart w:id="4886" w:name="_Toc224520873"/>
      <w:del w:id="4887" w:author="GELIAS" w:date="2026-04-11T19:10:00Z">
        <w:r w:rsidDel="00810CF0">
          <w:delText xml:space="preserve">17.3  </w:delText>
        </w:r>
      </w:del>
      <w:r>
        <w:t>Caps on Liquidated Damages</w:t>
      </w:r>
      <w:bookmarkEnd w:id="4886"/>
    </w:p>
    <w:p w14:paraId="39D651FD" w14:textId="277382D8" w:rsidR="008B3961" w:rsidRDefault="00D74028">
      <w:pPr>
        <w:pStyle w:val="ListParagraph"/>
        <w:numPr>
          <w:ilvl w:val="1"/>
          <w:numId w:val="129"/>
        </w:numPr>
        <w:spacing w:after="200" w:line="276" w:lineRule="auto"/>
        <w:jc w:val="both"/>
        <w:pPrChange w:id="4888" w:author="GELIAS" w:date="2026-04-11T19:06:00Z">
          <w:pPr>
            <w:spacing w:after="200" w:line="276" w:lineRule="auto"/>
            <w:ind w:left="720"/>
            <w:jc w:val="both"/>
          </w:pPr>
        </w:pPrChange>
      </w:pPr>
      <w:del w:id="4889" w:author="GELIAS" w:date="2026-04-11T19:06:00Z">
        <w:r w:rsidDel="008F348C">
          <w:delText xml:space="preserve">(a) </w:delText>
        </w:r>
      </w:del>
      <w:r>
        <w:t>The Contractor’s maximum liability for Delay Liquidated Damages shall be limited to the Delay LD Cap.</w:t>
      </w:r>
    </w:p>
    <w:p w14:paraId="6E141792" w14:textId="173B2D85" w:rsidR="008B3961" w:rsidRDefault="00D74028">
      <w:pPr>
        <w:pStyle w:val="ListParagraph"/>
        <w:numPr>
          <w:ilvl w:val="1"/>
          <w:numId w:val="129"/>
        </w:numPr>
        <w:spacing w:after="200" w:line="276" w:lineRule="auto"/>
        <w:jc w:val="both"/>
        <w:pPrChange w:id="4890" w:author="GELIAS" w:date="2026-04-11T19:06:00Z">
          <w:pPr>
            <w:spacing w:after="200" w:line="276" w:lineRule="auto"/>
            <w:ind w:left="720"/>
            <w:jc w:val="both"/>
          </w:pPr>
        </w:pPrChange>
      </w:pPr>
      <w:del w:id="4891" w:author="GELIAS" w:date="2026-04-11T19:06:00Z">
        <w:r w:rsidDel="008F348C">
          <w:delText xml:space="preserve">(b) </w:delText>
        </w:r>
      </w:del>
      <w:r>
        <w:t>The Contractor’s maximum liability for Performance Liquidated Damages shall be limited to the Performance LD Cap.</w:t>
      </w:r>
    </w:p>
    <w:p w14:paraId="13D932E1" w14:textId="4516A338" w:rsidR="008B3961" w:rsidRDefault="00D74028">
      <w:pPr>
        <w:pStyle w:val="ListParagraph"/>
        <w:numPr>
          <w:ilvl w:val="1"/>
          <w:numId w:val="129"/>
        </w:numPr>
        <w:spacing w:after="200" w:line="276" w:lineRule="auto"/>
        <w:jc w:val="both"/>
        <w:pPrChange w:id="4892" w:author="GELIAS" w:date="2026-04-11T19:06:00Z">
          <w:pPr>
            <w:spacing w:after="200" w:line="276" w:lineRule="auto"/>
            <w:ind w:left="720"/>
            <w:jc w:val="both"/>
          </w:pPr>
        </w:pPrChange>
      </w:pPr>
      <w:del w:id="4893" w:author="GELIAS" w:date="2026-04-11T19:06:00Z">
        <w:r w:rsidDel="008F348C">
          <w:lastRenderedPageBreak/>
          <w:delText xml:space="preserve">(c) </w:delText>
        </w:r>
      </w:del>
      <w:r>
        <w:t>The aggregate of Delay Liquidated Damages and Performance Liquidated Damages shall not exceed</w:t>
      </w:r>
      <w:del w:id="4894" w:author="PCC" w:date="2026-03-29T20:50:00Z">
        <w:r w:rsidDel="008C3640">
          <w:delText xml:space="preserve"> </w:delText>
        </w:r>
        <w:r w:rsidRPr="008F348C" w:rsidDel="008C3640">
          <w:rPr>
            <w:shd w:val="clear" w:color="auto" w:fill="FFFF00"/>
          </w:rPr>
          <w:delText>twenty</w:delText>
        </w:r>
      </w:del>
      <w:r w:rsidRPr="008F348C">
        <w:rPr>
          <w:shd w:val="clear" w:color="auto" w:fill="FFFF00"/>
        </w:rPr>
        <w:t xml:space="preserve"> </w:t>
      </w:r>
      <w:ins w:id="4895" w:author="PCC" w:date="2026-03-29T20:50:00Z">
        <w:r w:rsidR="008C3640" w:rsidRPr="008F348C">
          <w:rPr>
            <w:shd w:val="clear" w:color="auto" w:fill="FFFF00"/>
          </w:rPr>
          <w:t xml:space="preserve">five </w:t>
        </w:r>
      </w:ins>
      <w:r w:rsidRPr="008F348C">
        <w:rPr>
          <w:shd w:val="clear" w:color="auto" w:fill="FFFF00"/>
        </w:rPr>
        <w:t>percent (</w:t>
      </w:r>
      <w:del w:id="4896" w:author="PCC" w:date="2026-03-29T20:50:00Z">
        <w:r w:rsidRPr="008F348C" w:rsidDel="008C3640">
          <w:rPr>
            <w:shd w:val="clear" w:color="auto" w:fill="FFFF00"/>
          </w:rPr>
          <w:delText>20</w:delText>
        </w:r>
      </w:del>
      <w:ins w:id="4897" w:author="PCC" w:date="2026-03-29T20:50:00Z">
        <w:r w:rsidR="008C3640" w:rsidRPr="008F348C">
          <w:rPr>
            <w:shd w:val="clear" w:color="auto" w:fill="FFFF00"/>
          </w:rPr>
          <w:t>5</w:t>
        </w:r>
      </w:ins>
      <w:r w:rsidRPr="008F348C">
        <w:rPr>
          <w:shd w:val="clear" w:color="auto" w:fill="FFFF00"/>
        </w:rPr>
        <w:t>%)</w:t>
      </w:r>
      <w:r>
        <w:t xml:space="preserve"> of the Contract Price.</w:t>
      </w:r>
    </w:p>
    <w:p w14:paraId="0E81985D" w14:textId="77777777" w:rsidR="008B3961" w:rsidRDefault="00D74028">
      <w:pPr>
        <w:pStyle w:val="Heading2"/>
        <w:numPr>
          <w:ilvl w:val="0"/>
          <w:numId w:val="129"/>
        </w:numPr>
        <w:ind w:left="993" w:hanging="633"/>
        <w:pPrChange w:id="4898" w:author="GELIAS" w:date="2026-04-11T19:11:00Z">
          <w:pPr>
            <w:pStyle w:val="Heading2"/>
          </w:pPr>
        </w:pPrChange>
      </w:pPr>
      <w:bookmarkStart w:id="4899" w:name="_Toc224520874"/>
      <w:del w:id="4900" w:author="GELIAS" w:date="2026-04-11T19:11:00Z">
        <w:r w:rsidDel="00810CF0">
          <w:delText xml:space="preserve">17.4  </w:delText>
        </w:r>
      </w:del>
      <w:r>
        <w:t>Applicability</w:t>
      </w:r>
      <w:bookmarkEnd w:id="4899"/>
    </w:p>
    <w:p w14:paraId="1CBEEB39" w14:textId="12118A4F" w:rsidR="008B3961" w:rsidRDefault="00D74028">
      <w:pPr>
        <w:pStyle w:val="ListParagraph"/>
        <w:spacing w:after="200" w:line="276" w:lineRule="auto"/>
        <w:ind w:left="993"/>
        <w:jc w:val="both"/>
        <w:pPrChange w:id="4901" w:author="GELIAS" w:date="2026-04-11T19:11:00Z">
          <w:pPr>
            <w:spacing w:after="200" w:line="276" w:lineRule="auto"/>
            <w:ind w:left="720"/>
            <w:jc w:val="both"/>
          </w:pPr>
        </w:pPrChange>
      </w:pPr>
      <w:r>
        <w:t>THE WAIVERS, DISCLAIMERS, RELEASES, EXCLUSIONS, LIMITATIONS AND APPORTIONMENTS OF LIABILITY EXPRESSED IN THIS AGREEMENT SHALL APPLY EVEN IN THE EVENT OF FAULT, NEGLIGENCE, STRICT LIABILITY, BREACH OF CONTRACT OR OTHERWISE OF THE PARTY RELEASED OR WHOSE LIABILITY IS WAIVED, DISCLAIMED, LIMITED OR INDEMNIFIED, TO THE MAXIMUM EXTENT PERMITTED BY APPLICABLE LAW.</w:t>
      </w:r>
    </w:p>
    <w:p w14:paraId="6352AF77" w14:textId="77777777" w:rsidR="008B3961" w:rsidRDefault="00D74028">
      <w:pPr>
        <w:pStyle w:val="Heading2"/>
        <w:numPr>
          <w:ilvl w:val="0"/>
          <w:numId w:val="129"/>
        </w:numPr>
        <w:ind w:left="993" w:hanging="633"/>
        <w:pPrChange w:id="4902" w:author="GELIAS" w:date="2026-04-11T19:12:00Z">
          <w:pPr>
            <w:pStyle w:val="Heading2"/>
          </w:pPr>
        </w:pPrChange>
      </w:pPr>
      <w:bookmarkStart w:id="4903" w:name="_Toc224520875"/>
      <w:del w:id="4904" w:author="GELIAS" w:date="2026-04-11T19:11:00Z">
        <w:r w:rsidDel="00810CF0">
          <w:delText xml:space="preserve">17.5  </w:delText>
        </w:r>
      </w:del>
      <w:r>
        <w:t>Time Limit on Claims</w:t>
      </w:r>
      <w:bookmarkEnd w:id="4903"/>
    </w:p>
    <w:p w14:paraId="76224630" w14:textId="6FCB4580" w:rsidR="008B3961" w:rsidRDefault="00D74028">
      <w:pPr>
        <w:pStyle w:val="ListParagraph"/>
        <w:spacing w:after="200" w:line="276" w:lineRule="auto"/>
        <w:ind w:left="993"/>
        <w:jc w:val="both"/>
        <w:pPrChange w:id="4905" w:author="GELIAS" w:date="2026-04-11T19:12:00Z">
          <w:pPr>
            <w:spacing w:after="200" w:line="276" w:lineRule="auto"/>
            <w:ind w:left="720"/>
            <w:jc w:val="both"/>
          </w:pPr>
        </w:pPrChange>
      </w:pPr>
      <w:r>
        <w:t>No claim shall be brought by either Party against the other Party under this Agreement after the expiration of [</w:t>
      </w:r>
      <w:del w:id="4906" w:author="PCC" w:date="2026-03-29T20:51:00Z">
        <w:r w:rsidDel="007C47C4">
          <w:delText>three</w:delText>
        </w:r>
      </w:del>
      <w:r>
        <w:t xml:space="preserve"> </w:t>
      </w:r>
      <w:ins w:id="4907" w:author="PCC" w:date="2026-03-29T20:51:00Z">
        <w:r w:rsidR="007C47C4">
          <w:t xml:space="preserve">one </w:t>
        </w:r>
      </w:ins>
      <w:r>
        <w:t>(</w:t>
      </w:r>
      <w:del w:id="4908" w:author="PCC" w:date="2026-03-29T20:51:00Z">
        <w:r w:rsidDel="007C47C4">
          <w:delText>3</w:delText>
        </w:r>
      </w:del>
      <w:ins w:id="4909" w:author="PCC" w:date="2026-03-29T20:51:00Z">
        <w:r w:rsidR="007C47C4">
          <w:t>1</w:t>
        </w:r>
      </w:ins>
      <w:r>
        <w:t>)] year</w:t>
      </w:r>
      <w:del w:id="4910" w:author="PCC" w:date="2026-03-29T20:51:00Z">
        <w:r w:rsidDel="007C47C4">
          <w:delText>s</w:delText>
        </w:r>
      </w:del>
      <w:r>
        <w:t xml:space="preserve"> following Substantial Completion (or, in the case of claims relating to the Defect Correction Period, [</w:t>
      </w:r>
      <w:del w:id="4911" w:author="PCC" w:date="2026-03-29T20:51:00Z">
        <w:r w:rsidDel="00DD21FB">
          <w:delText>three</w:delText>
        </w:r>
      </w:del>
      <w:ins w:id="4912" w:author="PCC" w:date="2026-03-29T20:51:00Z">
        <w:r w:rsidR="00DD21FB">
          <w:t>one</w:t>
        </w:r>
      </w:ins>
      <w:r>
        <w:t xml:space="preserve"> (</w:t>
      </w:r>
      <w:del w:id="4913" w:author="PCC" w:date="2026-03-29T20:51:00Z">
        <w:r w:rsidDel="00DD21FB">
          <w:delText>3</w:delText>
        </w:r>
      </w:del>
      <w:ins w:id="4914" w:author="PCC" w:date="2026-03-29T20:51:00Z">
        <w:r w:rsidR="00DD21FB">
          <w:t>1</w:t>
        </w:r>
      </w:ins>
      <w:r>
        <w:t>)] year</w:t>
      </w:r>
      <w:del w:id="4915" w:author="PCC" w:date="2026-03-29T20:51:00Z">
        <w:r w:rsidDel="00DD21FB">
          <w:delText>s</w:delText>
        </w:r>
      </w:del>
      <w:r>
        <w:t xml:space="preserve"> following the expiration of the Defect Correction Period), except for claims relating to fraud, </w:t>
      </w:r>
      <w:proofErr w:type="spellStart"/>
      <w:r>
        <w:t>wilful</w:t>
      </w:r>
      <w:proofErr w:type="spellEnd"/>
      <w:r>
        <w:t xml:space="preserve"> misconduct, IP infringement, or personal injury.</w:t>
      </w:r>
    </w:p>
    <w:p w14:paraId="1BEB971A" w14:textId="77777777" w:rsidR="008B3961" w:rsidRDefault="00D74028">
      <w:r>
        <w:br w:type="page"/>
      </w:r>
    </w:p>
    <w:p w14:paraId="38107712" w14:textId="2E581020" w:rsidR="008B3961" w:rsidRDefault="00FE2B59">
      <w:pPr>
        <w:pStyle w:val="Heading1"/>
        <w:numPr>
          <w:ilvl w:val="0"/>
          <w:numId w:val="157"/>
        </w:numPr>
        <w:ind w:left="709" w:hanging="567"/>
        <w:pPrChange w:id="4916" w:author="GELIAS" w:date="2026-04-12T15:56:00Z">
          <w:pPr>
            <w:pStyle w:val="Heading1"/>
          </w:pPr>
        </w:pPrChange>
      </w:pPr>
      <w:bookmarkStart w:id="4917" w:name="_Toc224520876"/>
      <w:del w:id="4918" w:author="GELIAS" w:date="2026-04-11T18:53:00Z">
        <w:r w:rsidDel="00EA775F">
          <w:lastRenderedPageBreak/>
          <w:delText>18.</w:delText>
        </w:r>
      </w:del>
      <w:r>
        <w:t xml:space="preserve"> DISPUTE RESOLUTION</w:t>
      </w:r>
      <w:bookmarkEnd w:id="4917"/>
    </w:p>
    <w:p w14:paraId="6AB4B0F9" w14:textId="00D9105E" w:rsidR="008B3961" w:rsidRDefault="00D74028">
      <w:pPr>
        <w:pStyle w:val="Heading2"/>
        <w:numPr>
          <w:ilvl w:val="0"/>
          <w:numId w:val="123"/>
        </w:numPr>
        <w:ind w:hanging="153"/>
        <w:pPrChange w:id="4919" w:author="GELIAS" w:date="2026-04-11T19:02:00Z">
          <w:pPr>
            <w:pStyle w:val="Heading2"/>
          </w:pPr>
        </w:pPrChange>
      </w:pPr>
      <w:bookmarkStart w:id="4920" w:name="_Toc224520877"/>
      <w:del w:id="4921" w:author="GELIAS" w:date="2026-04-11T19:02:00Z">
        <w:r w:rsidDel="008F348C">
          <w:delText xml:space="preserve">18.1 </w:delText>
        </w:r>
      </w:del>
      <w:r>
        <w:t xml:space="preserve"> Negotiation</w:t>
      </w:r>
      <w:bookmarkEnd w:id="4920"/>
    </w:p>
    <w:p w14:paraId="30F62C94" w14:textId="14B56B39" w:rsidR="008B3961" w:rsidRDefault="00D74028">
      <w:pPr>
        <w:pStyle w:val="ListParagraph"/>
        <w:numPr>
          <w:ilvl w:val="1"/>
          <w:numId w:val="124"/>
        </w:numPr>
        <w:spacing w:after="200" w:line="276" w:lineRule="auto"/>
        <w:ind w:left="1276" w:hanging="425"/>
        <w:jc w:val="both"/>
        <w:pPrChange w:id="4922" w:author="GELIAS" w:date="2026-04-11T19:03:00Z">
          <w:pPr>
            <w:spacing w:after="200" w:line="276" w:lineRule="auto"/>
            <w:ind w:left="720"/>
            <w:jc w:val="both"/>
          </w:pPr>
        </w:pPrChange>
      </w:pPr>
      <w:del w:id="4923" w:author="GELIAS" w:date="2026-04-11T19:02:00Z">
        <w:r w:rsidDel="008F348C">
          <w:delText xml:space="preserve">(a) </w:delText>
        </w:r>
      </w:del>
      <w:r>
        <w:t>If any dispute or difference of any kind arises between the Parties in connection with or arising out of this Agreement (a “Dispute”), the Parties shall first attempt to resolve such Dispute through good faith negotiation between their respective project managers within [fifteen (15)] Business Days of written notice of the Dispute.</w:t>
      </w:r>
    </w:p>
    <w:p w14:paraId="6F1907B9" w14:textId="789820A7" w:rsidR="008B3961" w:rsidRDefault="00D74028">
      <w:pPr>
        <w:pStyle w:val="ListParagraph"/>
        <w:numPr>
          <w:ilvl w:val="1"/>
          <w:numId w:val="124"/>
        </w:numPr>
        <w:spacing w:after="200" w:line="276" w:lineRule="auto"/>
        <w:ind w:left="1276" w:hanging="425"/>
        <w:jc w:val="both"/>
        <w:pPrChange w:id="4924" w:author="GELIAS" w:date="2026-04-11T19:03:00Z">
          <w:pPr>
            <w:spacing w:after="200" w:line="276" w:lineRule="auto"/>
            <w:ind w:left="720"/>
            <w:jc w:val="both"/>
          </w:pPr>
        </w:pPrChange>
      </w:pPr>
      <w:del w:id="4925" w:author="GELIAS" w:date="2026-04-11T19:02:00Z">
        <w:r w:rsidDel="008F348C">
          <w:delText xml:space="preserve">(b) </w:delText>
        </w:r>
      </w:del>
      <w:r>
        <w:t xml:space="preserve">If the Dispute cannot be resolved at the project manager level, either Party may escalate the Dispute by written notice to the senior management (CEO, Managing Director or equivalent) of the other Party. The senior management of both Parties shall meet (in person or by video conference) within [fifteen (15)] Business Days of such escalation and shall </w:t>
      </w:r>
      <w:proofErr w:type="spellStart"/>
      <w:r>
        <w:t>endeavour</w:t>
      </w:r>
      <w:proofErr w:type="spellEnd"/>
      <w:r>
        <w:t xml:space="preserve"> to resolve the Dispute.</w:t>
      </w:r>
    </w:p>
    <w:p w14:paraId="2E4A3BDE" w14:textId="77777777" w:rsidR="008B3961" w:rsidRDefault="00D74028">
      <w:pPr>
        <w:pStyle w:val="Heading2"/>
        <w:numPr>
          <w:ilvl w:val="0"/>
          <w:numId w:val="123"/>
        </w:numPr>
        <w:ind w:hanging="153"/>
        <w:pPrChange w:id="4926" w:author="GELIAS" w:date="2026-04-11T19:03:00Z">
          <w:pPr>
            <w:pStyle w:val="Heading2"/>
          </w:pPr>
        </w:pPrChange>
      </w:pPr>
      <w:bookmarkStart w:id="4927" w:name="_Toc224520878"/>
      <w:del w:id="4928" w:author="GELIAS" w:date="2026-04-11T19:03:00Z">
        <w:r w:rsidDel="008F348C">
          <w:delText xml:space="preserve">18.2  </w:delText>
        </w:r>
      </w:del>
      <w:r>
        <w:t>Mediation (Optional)</w:t>
      </w:r>
      <w:bookmarkEnd w:id="4927"/>
    </w:p>
    <w:p w14:paraId="70E790A2" w14:textId="77777777" w:rsidR="008B3961" w:rsidRDefault="00D74028">
      <w:pPr>
        <w:pStyle w:val="ListParagraph"/>
        <w:numPr>
          <w:ilvl w:val="0"/>
          <w:numId w:val="125"/>
        </w:numPr>
        <w:spacing w:after="200" w:line="276" w:lineRule="auto"/>
        <w:ind w:left="1276" w:hanging="425"/>
        <w:jc w:val="both"/>
        <w:pPrChange w:id="4929" w:author="GELIAS" w:date="2026-04-11T19:03:00Z">
          <w:pPr>
            <w:spacing w:after="200" w:line="276" w:lineRule="auto"/>
            <w:ind w:left="720"/>
            <w:jc w:val="both"/>
          </w:pPr>
        </w:pPrChange>
      </w:pPr>
      <w:r>
        <w:t>If the Dispute is not resolved by negotiation within [thirty (30)] Days of the initial notice, either Party may propose that the Dispute be submitted to mediation under the rules of [the Lagos Court of Arbitration / Chartered Institute of Arbitrators (Nigeria Branch)]. Mediation shall be voluntary and non-binding.</w:t>
      </w:r>
    </w:p>
    <w:p w14:paraId="7EA480A6" w14:textId="77777777" w:rsidR="008B3961" w:rsidRDefault="00D74028">
      <w:pPr>
        <w:pStyle w:val="Heading2"/>
        <w:numPr>
          <w:ilvl w:val="0"/>
          <w:numId w:val="123"/>
        </w:numPr>
        <w:ind w:hanging="153"/>
        <w:pPrChange w:id="4930" w:author="GELIAS" w:date="2026-04-11T19:03:00Z">
          <w:pPr>
            <w:pStyle w:val="Heading2"/>
          </w:pPr>
        </w:pPrChange>
      </w:pPr>
      <w:bookmarkStart w:id="4931" w:name="_Toc224520879"/>
      <w:del w:id="4932" w:author="GELIAS" w:date="2026-04-11T19:03:00Z">
        <w:r w:rsidDel="008F348C">
          <w:delText xml:space="preserve">18.3  </w:delText>
        </w:r>
      </w:del>
      <w:r>
        <w:t>Arbitration</w:t>
      </w:r>
      <w:bookmarkEnd w:id="4931"/>
    </w:p>
    <w:p w14:paraId="07E84C6E" w14:textId="40B80611" w:rsidR="008B3961" w:rsidRDefault="00D74028">
      <w:pPr>
        <w:pStyle w:val="ListParagraph"/>
        <w:numPr>
          <w:ilvl w:val="1"/>
          <w:numId w:val="126"/>
        </w:numPr>
        <w:spacing w:after="200" w:line="276" w:lineRule="auto"/>
        <w:ind w:left="1418" w:hanging="567"/>
        <w:jc w:val="both"/>
        <w:pPrChange w:id="4933" w:author="GELIAS" w:date="2026-04-11T19:04:00Z">
          <w:pPr>
            <w:spacing w:after="200" w:line="276" w:lineRule="auto"/>
            <w:ind w:left="720"/>
            <w:jc w:val="both"/>
          </w:pPr>
        </w:pPrChange>
      </w:pPr>
      <w:del w:id="4934" w:author="GELIAS" w:date="2026-04-11T19:02:00Z">
        <w:r w:rsidDel="008F348C">
          <w:delText xml:space="preserve">(a) </w:delText>
        </w:r>
      </w:del>
      <w:r>
        <w:t>Any Dispute that is not resolved by negotiation (and, if applicable, mediation) within [sixty (60)] Days of the initial written notice shall be finally settled by arbitration.</w:t>
      </w:r>
    </w:p>
    <w:p w14:paraId="75C8CFA1" w14:textId="1E09ED79" w:rsidR="008B3961" w:rsidRDefault="00D74028">
      <w:pPr>
        <w:pStyle w:val="ListParagraph"/>
        <w:numPr>
          <w:ilvl w:val="1"/>
          <w:numId w:val="126"/>
        </w:numPr>
        <w:spacing w:after="200" w:line="276" w:lineRule="auto"/>
        <w:ind w:left="1418" w:hanging="567"/>
        <w:jc w:val="both"/>
        <w:pPrChange w:id="4935" w:author="GELIAS" w:date="2026-04-11T19:04:00Z">
          <w:pPr>
            <w:spacing w:after="200" w:line="276" w:lineRule="auto"/>
            <w:ind w:left="720"/>
            <w:jc w:val="both"/>
          </w:pPr>
        </w:pPrChange>
      </w:pPr>
      <w:del w:id="4936" w:author="GELIAS" w:date="2026-04-11T19:02:00Z">
        <w:r w:rsidDel="008F348C">
          <w:delText xml:space="preserve">(b) </w:delText>
        </w:r>
      </w:del>
      <w:r>
        <w:t>The arbitration shall be conducted in accordance with the Arbitration and Mediation Act 2023 of the Federal Republic of Nigeria and the rules of the [Lagos Court of Arbitration / Chartered Institute of Arbitrators, Nigeria Branch], as in effect at the time of the arbitration.</w:t>
      </w:r>
    </w:p>
    <w:p w14:paraId="33D2521E" w14:textId="33637E14" w:rsidR="008B3961" w:rsidRDefault="00D74028">
      <w:pPr>
        <w:pStyle w:val="ListParagraph"/>
        <w:numPr>
          <w:ilvl w:val="1"/>
          <w:numId w:val="126"/>
        </w:numPr>
        <w:spacing w:after="200" w:line="276" w:lineRule="auto"/>
        <w:ind w:left="1418" w:hanging="567"/>
        <w:jc w:val="both"/>
        <w:pPrChange w:id="4937" w:author="GELIAS" w:date="2026-04-11T19:04:00Z">
          <w:pPr>
            <w:spacing w:after="200" w:line="276" w:lineRule="auto"/>
            <w:ind w:left="720"/>
            <w:jc w:val="both"/>
          </w:pPr>
        </w:pPrChange>
      </w:pPr>
      <w:del w:id="4938" w:author="GELIAS" w:date="2026-04-11T19:02:00Z">
        <w:r w:rsidDel="008F348C">
          <w:delText xml:space="preserve">(c) </w:delText>
        </w:r>
      </w:del>
      <w:r>
        <w:t>The arbitration shall be conducted by [three (3)] arbitrators. Each Party shall appoint one arbitrator, and the two appointed arbitrators shall jointly appoint the third arbitrator, who shall serve as chairman. If the two arbitrators fail to agree on the third arbitrator within [fifteen (15)] Days, the appointing authority under the applicable rules shall make the appointment.</w:t>
      </w:r>
    </w:p>
    <w:p w14:paraId="26A521B1" w14:textId="7207E6DC" w:rsidR="008B3961" w:rsidRDefault="00D74028">
      <w:pPr>
        <w:pStyle w:val="ListParagraph"/>
        <w:numPr>
          <w:ilvl w:val="1"/>
          <w:numId w:val="126"/>
        </w:numPr>
        <w:spacing w:after="200" w:line="276" w:lineRule="auto"/>
        <w:ind w:left="1418" w:hanging="567"/>
        <w:jc w:val="both"/>
        <w:pPrChange w:id="4939" w:author="GELIAS" w:date="2026-04-11T19:04:00Z">
          <w:pPr>
            <w:spacing w:after="200" w:line="276" w:lineRule="auto"/>
            <w:ind w:left="720"/>
            <w:jc w:val="both"/>
          </w:pPr>
        </w:pPrChange>
      </w:pPr>
      <w:del w:id="4940" w:author="GELIAS" w:date="2026-04-11T19:02:00Z">
        <w:r w:rsidDel="008F348C">
          <w:delText xml:space="preserve">(d) </w:delText>
        </w:r>
      </w:del>
      <w:r>
        <w:t>The seat of the arbitration shall be [Lagos / Abuja], Nigeria.</w:t>
      </w:r>
    </w:p>
    <w:p w14:paraId="280A4025" w14:textId="6F2709D2" w:rsidR="008B3961" w:rsidRDefault="00D74028">
      <w:pPr>
        <w:pStyle w:val="ListParagraph"/>
        <w:numPr>
          <w:ilvl w:val="1"/>
          <w:numId w:val="126"/>
        </w:numPr>
        <w:spacing w:after="200" w:line="276" w:lineRule="auto"/>
        <w:ind w:left="1418" w:hanging="567"/>
        <w:jc w:val="both"/>
        <w:pPrChange w:id="4941" w:author="GELIAS" w:date="2026-04-11T19:04:00Z">
          <w:pPr>
            <w:spacing w:after="200" w:line="276" w:lineRule="auto"/>
            <w:ind w:left="720"/>
            <w:jc w:val="both"/>
          </w:pPr>
        </w:pPrChange>
      </w:pPr>
      <w:del w:id="4942" w:author="GELIAS" w:date="2026-04-11T19:02:00Z">
        <w:r w:rsidDel="008F348C">
          <w:delText xml:space="preserve">(e) </w:delText>
        </w:r>
      </w:del>
      <w:r>
        <w:t>The language of the arbitration shall be English.</w:t>
      </w:r>
    </w:p>
    <w:p w14:paraId="2C4B91CD" w14:textId="59F1FF85" w:rsidR="008B3961" w:rsidDel="008F348C" w:rsidRDefault="00D74028" w:rsidP="008F348C">
      <w:pPr>
        <w:pStyle w:val="ListParagraph"/>
        <w:numPr>
          <w:ilvl w:val="1"/>
          <w:numId w:val="126"/>
        </w:numPr>
        <w:spacing w:after="200" w:line="276" w:lineRule="auto"/>
        <w:ind w:left="1418" w:hanging="567"/>
        <w:jc w:val="both"/>
        <w:rPr>
          <w:del w:id="4943" w:author="GELIAS" w:date="2026-04-11T19:04:00Z"/>
        </w:rPr>
      </w:pPr>
      <w:del w:id="4944" w:author="GELIAS" w:date="2026-04-11T19:02:00Z">
        <w:r w:rsidDel="008F348C">
          <w:delText xml:space="preserve">(f) </w:delText>
        </w:r>
      </w:del>
      <w:r>
        <w:t>The arbitral award shall be final and binding on the Parties and may be enforced in any court of competent jurisdiction.</w:t>
      </w:r>
    </w:p>
    <w:p w14:paraId="1F87DC50" w14:textId="77777777" w:rsidR="008F348C" w:rsidRDefault="008F348C">
      <w:pPr>
        <w:pStyle w:val="ListParagraph"/>
        <w:numPr>
          <w:ilvl w:val="1"/>
          <w:numId w:val="126"/>
        </w:numPr>
        <w:spacing w:after="200" w:line="276" w:lineRule="auto"/>
        <w:ind w:left="1418" w:hanging="567"/>
        <w:jc w:val="both"/>
        <w:rPr>
          <w:ins w:id="4945" w:author="GELIAS" w:date="2026-04-11T19:04:00Z"/>
        </w:rPr>
        <w:pPrChange w:id="4946" w:author="GELIAS" w:date="2026-04-11T19:04:00Z">
          <w:pPr>
            <w:spacing w:after="200" w:line="276" w:lineRule="auto"/>
            <w:ind w:left="720"/>
            <w:jc w:val="both"/>
          </w:pPr>
        </w:pPrChange>
      </w:pPr>
    </w:p>
    <w:p w14:paraId="6A252E73" w14:textId="62C302BB" w:rsidR="008B3961" w:rsidRPr="008F348C" w:rsidRDefault="00D74028">
      <w:pPr>
        <w:pStyle w:val="Heading2"/>
        <w:numPr>
          <w:ilvl w:val="0"/>
          <w:numId w:val="123"/>
        </w:numPr>
        <w:ind w:hanging="153"/>
        <w:pPrChange w:id="4947" w:author="GELIAS" w:date="2026-04-11T19:04:00Z">
          <w:pPr>
            <w:spacing w:after="200" w:line="276" w:lineRule="auto"/>
            <w:ind w:left="720"/>
            <w:jc w:val="both"/>
          </w:pPr>
        </w:pPrChange>
      </w:pPr>
      <w:del w:id="4948" w:author="GELIAS" w:date="2026-04-11T19:02:00Z">
        <w:r w:rsidRPr="008F348C" w:rsidDel="008F348C">
          <w:rPr>
            <w:b w:val="0"/>
            <w:bCs w:val="0"/>
          </w:rPr>
          <w:delText xml:space="preserve">(g) </w:delText>
        </w:r>
      </w:del>
      <w:r w:rsidRPr="008F348C">
        <w:rPr>
          <w:b w:val="0"/>
          <w:bCs w:val="0"/>
        </w:rPr>
        <w:t>Each Party shall bear its own costs and legal fees in connection with the arbitration, and the costs of the arbitration (including arbitrator fees) shall be shared equally unless the tribunal orders otherwise.</w:t>
      </w:r>
    </w:p>
    <w:p w14:paraId="2F73EED6" w14:textId="1970FA37" w:rsidR="008B3961" w:rsidRDefault="00D74028">
      <w:pPr>
        <w:pStyle w:val="Heading2"/>
        <w:numPr>
          <w:ilvl w:val="0"/>
          <w:numId w:val="123"/>
        </w:numPr>
        <w:ind w:hanging="153"/>
        <w:pPrChange w:id="4949" w:author="GELIAS" w:date="2026-04-11T19:04:00Z">
          <w:pPr>
            <w:pStyle w:val="Heading2"/>
          </w:pPr>
        </w:pPrChange>
      </w:pPr>
      <w:bookmarkStart w:id="4950" w:name="_Toc224520880"/>
      <w:del w:id="4951" w:author="GELIAS" w:date="2026-04-11T19:04:00Z">
        <w:r w:rsidDel="008F348C">
          <w:delText xml:space="preserve">18.4  </w:delText>
        </w:r>
      </w:del>
      <w:r>
        <w:t>Continuation of Work</w:t>
      </w:r>
      <w:bookmarkEnd w:id="4950"/>
    </w:p>
    <w:p w14:paraId="0D9E414A" w14:textId="77777777" w:rsidR="008B3961" w:rsidRDefault="00D74028">
      <w:pPr>
        <w:pStyle w:val="ListParagraph"/>
        <w:numPr>
          <w:ilvl w:val="1"/>
          <w:numId w:val="127"/>
        </w:numPr>
        <w:spacing w:after="200" w:line="276" w:lineRule="auto"/>
        <w:ind w:left="1134" w:hanging="425"/>
        <w:jc w:val="both"/>
        <w:pPrChange w:id="4952" w:author="GELIAS" w:date="2026-04-11T19:05:00Z">
          <w:pPr>
            <w:spacing w:after="200" w:line="276" w:lineRule="auto"/>
            <w:ind w:left="720"/>
            <w:jc w:val="both"/>
          </w:pPr>
        </w:pPrChange>
      </w:pPr>
      <w:r>
        <w:t>The Contractor shall continue to perform the Work during the pendency of any Dispute, and the Owner shall continue to make undisputed payments in accordance with this Agreement, unless this Agreement is otherwise terminated.</w:t>
      </w:r>
    </w:p>
    <w:p w14:paraId="0B3B7A8B" w14:textId="77777777" w:rsidR="008B3961" w:rsidRDefault="00D74028">
      <w:pPr>
        <w:pStyle w:val="Heading2"/>
        <w:numPr>
          <w:ilvl w:val="0"/>
          <w:numId w:val="123"/>
        </w:numPr>
        <w:ind w:hanging="153"/>
        <w:pPrChange w:id="4953" w:author="GELIAS" w:date="2026-04-11T19:04:00Z">
          <w:pPr>
            <w:pStyle w:val="Heading2"/>
          </w:pPr>
        </w:pPrChange>
      </w:pPr>
      <w:bookmarkStart w:id="4954" w:name="_Toc224520881"/>
      <w:del w:id="4955" w:author="GELIAS" w:date="2026-04-11T19:04:00Z">
        <w:r w:rsidDel="008F348C">
          <w:delText xml:space="preserve">18.5  </w:delText>
        </w:r>
      </w:del>
      <w:r>
        <w:t>Escrow of Disputed Amounts</w:t>
      </w:r>
      <w:bookmarkEnd w:id="4954"/>
    </w:p>
    <w:p w14:paraId="03D8E4FE" w14:textId="5F967DD7" w:rsidR="008B3961" w:rsidRDefault="00D74028">
      <w:pPr>
        <w:pStyle w:val="ListParagraph"/>
        <w:numPr>
          <w:ilvl w:val="1"/>
          <w:numId w:val="128"/>
        </w:numPr>
        <w:spacing w:after="200" w:line="276" w:lineRule="auto"/>
        <w:ind w:left="1134" w:hanging="567"/>
        <w:jc w:val="both"/>
        <w:rPr>
          <w:ins w:id="4956" w:author="GELIAS" w:date="2026-04-13T14:54:00Z"/>
        </w:rPr>
      </w:pPr>
      <w:r>
        <w:t xml:space="preserve">If a Dispute relates to a payment obligation, the Owner </w:t>
      </w:r>
      <w:ins w:id="4957" w:author="GELIAS" w:date="2026-04-13T14:54:00Z">
        <w:r w:rsidR="00B67EFC">
          <w:t xml:space="preserve">shall pay the undisputed amount and </w:t>
        </w:r>
      </w:ins>
      <w:r>
        <w:t>may deposit the disputed amount into an interest-bearing escrow account pending resolution of the Dispute. Such deposit shall not constitute a default under this Agreement.</w:t>
      </w:r>
    </w:p>
    <w:p w14:paraId="5C8F03E4" w14:textId="206EB667" w:rsidR="00B67EFC" w:rsidRDefault="00B67EFC">
      <w:pPr>
        <w:pStyle w:val="ListParagraph"/>
        <w:numPr>
          <w:ilvl w:val="1"/>
          <w:numId w:val="128"/>
        </w:numPr>
        <w:spacing w:after="200" w:line="276" w:lineRule="auto"/>
        <w:ind w:left="1134" w:hanging="567"/>
        <w:jc w:val="both"/>
        <w:pPrChange w:id="4958" w:author="GELIAS" w:date="2026-04-11T19:05:00Z">
          <w:pPr>
            <w:spacing w:after="200" w:line="276" w:lineRule="auto"/>
            <w:ind w:left="720"/>
            <w:jc w:val="both"/>
          </w:pPr>
        </w:pPrChange>
      </w:pPr>
      <w:ins w:id="4959" w:author="GELIAS" w:date="2026-04-13T14:54:00Z">
        <w:r w:rsidRPr="00B67EFC">
          <w:t>The interest accruing on the disputed amount shall be payable to (</w:t>
        </w:r>
        <w:proofErr w:type="spellStart"/>
        <w:r w:rsidRPr="00B67EFC">
          <w:t>i</w:t>
        </w:r>
        <w:proofErr w:type="spellEnd"/>
        <w:r w:rsidRPr="00B67EFC">
          <w:t>) the Owner, where the Dispute is determined in favor of the Owner; or to the Contractor where the Dispute is determined in favor of the Contractor.</w:t>
        </w:r>
      </w:ins>
    </w:p>
    <w:p w14:paraId="32D5841E" w14:textId="77777777" w:rsidR="008B3961" w:rsidRDefault="00D74028">
      <w:r>
        <w:br w:type="page"/>
      </w:r>
    </w:p>
    <w:p w14:paraId="443A544E" w14:textId="036F7445" w:rsidR="008B3961" w:rsidRDefault="00FE2B59">
      <w:pPr>
        <w:pStyle w:val="Heading1"/>
        <w:numPr>
          <w:ilvl w:val="0"/>
          <w:numId w:val="157"/>
        </w:numPr>
        <w:ind w:left="709" w:hanging="567"/>
        <w:pPrChange w:id="4960" w:author="GELIAS" w:date="2026-04-12T15:56:00Z">
          <w:pPr>
            <w:pStyle w:val="Heading1"/>
          </w:pPr>
        </w:pPrChange>
      </w:pPr>
      <w:bookmarkStart w:id="4961" w:name="_Toc224520882"/>
      <w:del w:id="4962" w:author="GELIAS" w:date="2026-04-11T18:53:00Z">
        <w:r w:rsidDel="00EA775F">
          <w:lastRenderedPageBreak/>
          <w:delText xml:space="preserve">19. </w:delText>
        </w:r>
      </w:del>
      <w:r>
        <w:t>CONFIDENTIALITY</w:t>
      </w:r>
      <w:bookmarkEnd w:id="4961"/>
    </w:p>
    <w:p w14:paraId="0CC11346" w14:textId="77777777" w:rsidR="008B3961" w:rsidRDefault="00D74028">
      <w:pPr>
        <w:pStyle w:val="Heading2"/>
        <w:numPr>
          <w:ilvl w:val="0"/>
          <w:numId w:val="122"/>
        </w:numPr>
        <w:ind w:hanging="153"/>
        <w:pPrChange w:id="4963" w:author="GELIAS" w:date="2026-04-11T19:00:00Z">
          <w:pPr>
            <w:pStyle w:val="Heading2"/>
          </w:pPr>
        </w:pPrChange>
      </w:pPr>
      <w:bookmarkStart w:id="4964" w:name="_Toc224520883"/>
      <w:del w:id="4965" w:author="GELIAS" w:date="2026-04-11T19:00:00Z">
        <w:r w:rsidDel="008F348C">
          <w:delText xml:space="preserve">19.1  </w:delText>
        </w:r>
      </w:del>
      <w:r>
        <w:t>Obligations</w:t>
      </w:r>
      <w:bookmarkEnd w:id="4964"/>
    </w:p>
    <w:p w14:paraId="660D1D39" w14:textId="77777777" w:rsidR="008B3961" w:rsidRDefault="00D74028">
      <w:pPr>
        <w:spacing w:after="200" w:line="276" w:lineRule="auto"/>
        <w:ind w:left="709"/>
        <w:jc w:val="both"/>
        <w:pPrChange w:id="4966" w:author="GELIAS" w:date="2026-04-11T19:00:00Z">
          <w:pPr>
            <w:spacing w:after="200" w:line="276" w:lineRule="auto"/>
            <w:ind w:left="720"/>
            <w:jc w:val="both"/>
          </w:pPr>
        </w:pPrChange>
      </w:pPr>
      <w:r>
        <w:t>Each Party shall keep confidential and shall not disclose to any third party (without the prior written consent of the other Party) any Confidential Information received from the other Party in connection with this Agreement. “Confidential Information” means all technical, commercial, financial or other information relating to the business, operations or affairs of the disclosing Party that is disclosed or made available to the receiving Party in connection with this Agreement, whether disclosed orally, in writing, electronically or by any other means.</w:t>
      </w:r>
    </w:p>
    <w:p w14:paraId="202707C6" w14:textId="77777777" w:rsidR="008B3961" w:rsidRDefault="00D74028">
      <w:pPr>
        <w:pStyle w:val="Heading2"/>
        <w:numPr>
          <w:ilvl w:val="0"/>
          <w:numId w:val="122"/>
        </w:numPr>
        <w:ind w:hanging="153"/>
        <w:pPrChange w:id="4967" w:author="GELIAS" w:date="2026-04-11T19:00:00Z">
          <w:pPr>
            <w:pStyle w:val="Heading2"/>
          </w:pPr>
        </w:pPrChange>
      </w:pPr>
      <w:bookmarkStart w:id="4968" w:name="_Toc224520884"/>
      <w:del w:id="4969" w:author="GELIAS" w:date="2026-04-11T19:00:00Z">
        <w:r w:rsidDel="008F348C">
          <w:delText xml:space="preserve">19.2 </w:delText>
        </w:r>
      </w:del>
      <w:r>
        <w:t xml:space="preserve"> Exceptions</w:t>
      </w:r>
      <w:bookmarkEnd w:id="4968"/>
    </w:p>
    <w:p w14:paraId="1461F845" w14:textId="77777777" w:rsidR="008B3961" w:rsidRDefault="00D74028">
      <w:pPr>
        <w:pStyle w:val="ListParagraph"/>
        <w:spacing w:after="200" w:line="276" w:lineRule="auto"/>
        <w:ind w:left="851"/>
        <w:jc w:val="both"/>
        <w:pPrChange w:id="4970" w:author="GELIAS" w:date="2026-04-11T19:00:00Z">
          <w:pPr>
            <w:spacing w:after="200" w:line="276" w:lineRule="auto"/>
            <w:ind w:left="720"/>
            <w:jc w:val="both"/>
          </w:pPr>
        </w:pPrChange>
      </w:pPr>
      <w:r>
        <w:t>The obligations in Section 19.1 shall not apply to information that: (a) is or becomes publicly available through no fault of the receiving Party; (b) was known to the receiving Party prior to disclosure; (c) is independently developed by the receiving Party without reference to the Confidential Information; (d) is received from a third party without restriction on disclosure; or (e) is required to be disclosed by Applicable Law, Governmental Authority, court order, or the rules of any relevant stock exchange, provided that the receiving Party gives the disclosing Party prompt notice of such requirement.</w:t>
      </w:r>
    </w:p>
    <w:p w14:paraId="0D7E3188" w14:textId="77777777" w:rsidR="008B3961" w:rsidRDefault="00D74028">
      <w:pPr>
        <w:pStyle w:val="Heading2"/>
        <w:numPr>
          <w:ilvl w:val="0"/>
          <w:numId w:val="122"/>
        </w:numPr>
        <w:ind w:hanging="11"/>
        <w:pPrChange w:id="4971" w:author="GELIAS" w:date="2026-04-11T19:01:00Z">
          <w:pPr>
            <w:pStyle w:val="Heading2"/>
          </w:pPr>
        </w:pPrChange>
      </w:pPr>
      <w:bookmarkStart w:id="4972" w:name="_Toc224520885"/>
      <w:del w:id="4973" w:author="GELIAS" w:date="2026-04-11T19:00:00Z">
        <w:r w:rsidDel="008F348C">
          <w:delText xml:space="preserve">19.3 </w:delText>
        </w:r>
      </w:del>
      <w:r>
        <w:t xml:space="preserve"> Permitted Disclosures</w:t>
      </w:r>
      <w:bookmarkEnd w:id="4972"/>
    </w:p>
    <w:p w14:paraId="3D3EE64E" w14:textId="29FCF6AD" w:rsidR="008B3961" w:rsidRDefault="00D74028">
      <w:pPr>
        <w:spacing w:after="200" w:line="276" w:lineRule="auto"/>
        <w:ind w:left="851"/>
        <w:jc w:val="both"/>
        <w:pPrChange w:id="4974" w:author="GELIAS" w:date="2026-04-11T19:01:00Z">
          <w:pPr>
            <w:spacing w:after="200" w:line="276" w:lineRule="auto"/>
            <w:ind w:left="720"/>
            <w:jc w:val="both"/>
          </w:pPr>
        </w:pPrChange>
      </w:pPr>
      <w:r>
        <w:t xml:space="preserve">Notwithstanding Section 19.1, a Party may disclose Confidential Information to: (a) its Affiliates, directors, officers, employees, agents, advisors, and lenders, to the extent necessary for the performance of its obligations under this Agreement; and (b) potential assignees or transferees of its interest under this Agreement, subject to such recipients being bound by confidentiality obligations no less restrictive than those in this </w:t>
      </w:r>
      <w:del w:id="4975" w:author="GELIAS" w:date="2026-04-13T17:33:00Z">
        <w:r w:rsidDel="00407C7D">
          <w:delText>Article</w:delText>
        </w:r>
      </w:del>
      <w:ins w:id="4976" w:author="GELIAS" w:date="2026-04-13T17:33:00Z">
        <w:r w:rsidR="00407C7D">
          <w:t>Section</w:t>
        </w:r>
      </w:ins>
      <w:r>
        <w:t xml:space="preserve"> 19.</w:t>
      </w:r>
    </w:p>
    <w:p w14:paraId="31160525" w14:textId="77777777" w:rsidR="008B3961" w:rsidRDefault="00D74028">
      <w:pPr>
        <w:pStyle w:val="Heading2"/>
        <w:numPr>
          <w:ilvl w:val="0"/>
          <w:numId w:val="122"/>
        </w:numPr>
        <w:ind w:hanging="11"/>
        <w:pPrChange w:id="4977" w:author="GELIAS" w:date="2026-04-11T19:01:00Z">
          <w:pPr>
            <w:pStyle w:val="Heading2"/>
          </w:pPr>
        </w:pPrChange>
      </w:pPr>
      <w:bookmarkStart w:id="4978" w:name="_Toc224520886"/>
      <w:del w:id="4979" w:author="GELIAS" w:date="2026-04-11T19:01:00Z">
        <w:r w:rsidDel="008F348C">
          <w:delText xml:space="preserve">19.4  </w:delText>
        </w:r>
      </w:del>
      <w:r>
        <w:t>Duration</w:t>
      </w:r>
      <w:bookmarkEnd w:id="4978"/>
    </w:p>
    <w:p w14:paraId="34D028DF" w14:textId="58CACA70" w:rsidR="008B3961" w:rsidRDefault="00D74028">
      <w:pPr>
        <w:spacing w:after="200" w:line="276" w:lineRule="auto"/>
        <w:ind w:left="709"/>
        <w:jc w:val="both"/>
        <w:pPrChange w:id="4980" w:author="GELIAS" w:date="2026-04-11T19:01:00Z">
          <w:pPr>
            <w:spacing w:after="200" w:line="276" w:lineRule="auto"/>
            <w:ind w:left="720"/>
            <w:jc w:val="both"/>
          </w:pPr>
        </w:pPrChange>
      </w:pPr>
      <w:r>
        <w:t xml:space="preserve">The obligations under this </w:t>
      </w:r>
      <w:del w:id="4981" w:author="GELIAS" w:date="2026-04-13T17:33:00Z">
        <w:r w:rsidDel="00407C7D">
          <w:delText>Article</w:delText>
        </w:r>
      </w:del>
      <w:ins w:id="4982" w:author="GELIAS" w:date="2026-04-13T17:33:00Z">
        <w:r w:rsidR="00407C7D">
          <w:t>Section</w:t>
        </w:r>
      </w:ins>
      <w:r>
        <w:t xml:space="preserve"> 19 shall survive the termination or expiration of this Agreement for a period of [five (5)] years.</w:t>
      </w:r>
    </w:p>
    <w:p w14:paraId="30BCB0FB" w14:textId="77777777" w:rsidR="008B3961" w:rsidDel="00317C47" w:rsidRDefault="00D74028">
      <w:pPr>
        <w:rPr>
          <w:del w:id="4983" w:author="GELIAS" w:date="2026-04-13T16:10:00Z"/>
        </w:rPr>
      </w:pPr>
      <w:r>
        <w:br w:type="page"/>
      </w:r>
    </w:p>
    <w:p w14:paraId="6DEC973E" w14:textId="1807E082" w:rsidR="00DD6C49" w:rsidRDefault="00FE2B59">
      <w:pPr>
        <w:rPr>
          <w:ins w:id="4984" w:author="GELIAS" w:date="2026-04-11T13:39:00Z"/>
        </w:rPr>
        <w:pPrChange w:id="4985" w:author="GELIAS" w:date="2026-04-13T16:10:00Z">
          <w:pPr>
            <w:spacing w:after="200" w:line="276" w:lineRule="auto"/>
            <w:jc w:val="both"/>
          </w:pPr>
        </w:pPrChange>
      </w:pPr>
      <w:bookmarkStart w:id="4986" w:name="_Toc224520887"/>
      <w:del w:id="4987" w:author="GELIAS" w:date="2026-04-11T18:53:00Z">
        <w:r w:rsidDel="00EA775F">
          <w:lastRenderedPageBreak/>
          <w:delText>20</w:delText>
        </w:r>
      </w:del>
    </w:p>
    <w:p w14:paraId="51DE48FA" w14:textId="730F317A" w:rsidR="008B3961" w:rsidRDefault="00FE2B59">
      <w:pPr>
        <w:pStyle w:val="Heading1"/>
        <w:numPr>
          <w:ilvl w:val="0"/>
          <w:numId w:val="157"/>
        </w:numPr>
        <w:ind w:left="567" w:hanging="567"/>
        <w:pPrChange w:id="4988" w:author="GELIAS" w:date="2026-04-13T16:12:00Z">
          <w:pPr>
            <w:pStyle w:val="Heading1"/>
          </w:pPr>
        </w:pPrChange>
      </w:pPr>
      <w:del w:id="4989" w:author="GELIAS" w:date="2026-04-11T18:54:00Z">
        <w:r w:rsidDel="00EA775F">
          <w:delText>.</w:delText>
        </w:r>
      </w:del>
      <w:r>
        <w:t xml:space="preserve"> MISCELLANEOUS PROVISIONS</w:t>
      </w:r>
      <w:bookmarkEnd w:id="4986"/>
    </w:p>
    <w:p w14:paraId="57A276B6" w14:textId="105E9DF2" w:rsidR="008B3961" w:rsidRDefault="00D74028">
      <w:pPr>
        <w:pStyle w:val="Heading2"/>
        <w:numPr>
          <w:ilvl w:val="1"/>
          <w:numId w:val="164"/>
        </w:numPr>
        <w:ind w:left="567" w:hanging="567"/>
        <w:pPrChange w:id="4990" w:author="GELIAS" w:date="2026-04-13T16:11:00Z">
          <w:pPr>
            <w:pStyle w:val="Heading2"/>
          </w:pPr>
        </w:pPrChange>
      </w:pPr>
      <w:bookmarkStart w:id="4991" w:name="_Toc224520888"/>
      <w:del w:id="4992" w:author="GELIAS" w:date="2026-04-11T18:55:00Z">
        <w:r w:rsidDel="008F348C">
          <w:delText xml:space="preserve">20.1  </w:delText>
        </w:r>
      </w:del>
      <w:r>
        <w:t>Governing Law</w:t>
      </w:r>
      <w:bookmarkEnd w:id="4991"/>
    </w:p>
    <w:p w14:paraId="0EB1006F" w14:textId="77777777" w:rsidR="008B3961" w:rsidRDefault="00D74028">
      <w:pPr>
        <w:spacing w:after="200" w:line="276" w:lineRule="auto"/>
        <w:ind w:left="567"/>
        <w:jc w:val="both"/>
        <w:pPrChange w:id="4993" w:author="GELIAS" w:date="2026-04-13T16:12:00Z">
          <w:pPr>
            <w:spacing w:after="200" w:line="276" w:lineRule="auto"/>
            <w:ind w:left="720"/>
            <w:jc w:val="both"/>
          </w:pPr>
        </w:pPrChange>
      </w:pPr>
      <w:r>
        <w:t>This Agreement shall be governed by, construed and interpreted in accordance with the laws of the Federal Republic of Nigeria.</w:t>
      </w:r>
    </w:p>
    <w:p w14:paraId="376A4D69" w14:textId="266D0113" w:rsidR="008B3961" w:rsidRDefault="00D74028">
      <w:pPr>
        <w:pStyle w:val="Heading2"/>
        <w:numPr>
          <w:ilvl w:val="1"/>
          <w:numId w:val="164"/>
        </w:numPr>
        <w:ind w:left="567" w:hanging="567"/>
        <w:pPrChange w:id="4994" w:author="GELIAS" w:date="2026-04-13T16:12:00Z">
          <w:pPr>
            <w:pStyle w:val="Heading2"/>
          </w:pPr>
        </w:pPrChange>
      </w:pPr>
      <w:bookmarkStart w:id="4995" w:name="_Toc224520889"/>
      <w:del w:id="4996" w:author="GELIAS" w:date="2026-04-11T18:56:00Z">
        <w:r w:rsidDel="008F348C">
          <w:delText xml:space="preserve">20.2  </w:delText>
        </w:r>
      </w:del>
      <w:r>
        <w:t>Entire Agreement</w:t>
      </w:r>
      <w:bookmarkEnd w:id="4995"/>
    </w:p>
    <w:p w14:paraId="042879A2" w14:textId="77777777" w:rsidR="008B3961" w:rsidRDefault="00D74028">
      <w:pPr>
        <w:spacing w:after="200" w:line="276" w:lineRule="auto"/>
        <w:ind w:left="567"/>
        <w:jc w:val="both"/>
        <w:pPrChange w:id="4997" w:author="GELIAS" w:date="2026-04-13T16:13:00Z">
          <w:pPr>
            <w:spacing w:after="200" w:line="276" w:lineRule="auto"/>
            <w:ind w:left="720"/>
            <w:jc w:val="both"/>
          </w:pPr>
        </w:pPrChange>
      </w:pPr>
      <w:r>
        <w:t>This Agreement, together with all Schedules and attachments, constitutes the entire agreement between the Parties with respect to the subject matter hereof and supersedes all prior agreements, negotiations, representations and understandings, whether written or oral.</w:t>
      </w:r>
    </w:p>
    <w:p w14:paraId="1FCEF014" w14:textId="32AA0A29" w:rsidR="008B3961" w:rsidRDefault="00D74028">
      <w:pPr>
        <w:pStyle w:val="Heading2"/>
        <w:numPr>
          <w:ilvl w:val="1"/>
          <w:numId w:val="164"/>
        </w:numPr>
        <w:ind w:left="567" w:hanging="567"/>
        <w:pPrChange w:id="4998" w:author="GELIAS" w:date="2026-04-13T16:13:00Z">
          <w:pPr>
            <w:pStyle w:val="Heading2"/>
          </w:pPr>
        </w:pPrChange>
      </w:pPr>
      <w:bookmarkStart w:id="4999" w:name="_Toc224520890"/>
      <w:del w:id="5000" w:author="GELIAS" w:date="2026-04-11T18:56:00Z">
        <w:r w:rsidDel="008F348C">
          <w:delText xml:space="preserve">20.3  </w:delText>
        </w:r>
      </w:del>
      <w:r>
        <w:t>Amendments</w:t>
      </w:r>
      <w:bookmarkEnd w:id="4999"/>
    </w:p>
    <w:p w14:paraId="60DCF9E4" w14:textId="77777777" w:rsidR="008B3961" w:rsidRDefault="00D74028">
      <w:pPr>
        <w:spacing w:after="200" w:line="276" w:lineRule="auto"/>
        <w:ind w:left="567"/>
        <w:jc w:val="both"/>
        <w:pPrChange w:id="5001" w:author="GELIAS" w:date="2026-04-13T16:13:00Z">
          <w:pPr>
            <w:spacing w:after="200" w:line="276" w:lineRule="auto"/>
            <w:ind w:left="720"/>
            <w:jc w:val="both"/>
          </w:pPr>
        </w:pPrChange>
      </w:pPr>
      <w:r>
        <w:t>No provision of this Agreement may be amended, modified, waived or discharged except by an instrument in writing signed by both Parties.</w:t>
      </w:r>
    </w:p>
    <w:p w14:paraId="186B9CBC" w14:textId="1A81B875" w:rsidR="008B3961" w:rsidRDefault="00D74028">
      <w:pPr>
        <w:pStyle w:val="Heading2"/>
        <w:numPr>
          <w:ilvl w:val="1"/>
          <w:numId w:val="164"/>
        </w:numPr>
        <w:ind w:left="567" w:hanging="567"/>
        <w:pPrChange w:id="5002" w:author="GELIAS" w:date="2026-04-13T16:13:00Z">
          <w:pPr>
            <w:pStyle w:val="Heading2"/>
          </w:pPr>
        </w:pPrChange>
      </w:pPr>
      <w:bookmarkStart w:id="5003" w:name="_Toc224520891"/>
      <w:del w:id="5004" w:author="GELIAS" w:date="2026-04-11T18:56:00Z">
        <w:r w:rsidDel="008F348C">
          <w:delText xml:space="preserve">20.4  </w:delText>
        </w:r>
      </w:del>
      <w:r>
        <w:t>Severability</w:t>
      </w:r>
      <w:bookmarkEnd w:id="5003"/>
    </w:p>
    <w:p w14:paraId="7368AA44" w14:textId="77777777" w:rsidR="008B3961" w:rsidRDefault="00D74028">
      <w:pPr>
        <w:spacing w:after="200" w:line="276" w:lineRule="auto"/>
        <w:ind w:left="567"/>
        <w:jc w:val="both"/>
        <w:pPrChange w:id="5005" w:author="GELIAS" w:date="2026-04-13T16:13:00Z">
          <w:pPr>
            <w:spacing w:after="200" w:line="276" w:lineRule="auto"/>
            <w:ind w:left="720"/>
            <w:jc w:val="both"/>
          </w:pPr>
        </w:pPrChange>
      </w:pPr>
      <w:r>
        <w:t>If any provision of this Agreement is held to be invalid, void or unenforceable, the remaining provisions shall continue in full force and effect, and the Parties shall negotiate in good faith a valid replacement provision that achieves, to the extent possible, the economic, business and other purposes of the invalid provision.</w:t>
      </w:r>
    </w:p>
    <w:p w14:paraId="1158E7F8" w14:textId="16AFFAF9" w:rsidR="008B3961" w:rsidRDefault="00D74028">
      <w:pPr>
        <w:pStyle w:val="Heading2"/>
        <w:numPr>
          <w:ilvl w:val="1"/>
          <w:numId w:val="164"/>
        </w:numPr>
        <w:pPrChange w:id="5006" w:author="GELIAS" w:date="2026-04-13T16:20:00Z">
          <w:pPr>
            <w:pStyle w:val="Heading2"/>
          </w:pPr>
        </w:pPrChange>
      </w:pPr>
      <w:bookmarkStart w:id="5007" w:name="_Toc224520892"/>
      <w:del w:id="5008" w:author="GELIAS" w:date="2026-04-11T18:56:00Z">
        <w:r w:rsidDel="008F348C">
          <w:delText xml:space="preserve">20.5  </w:delText>
        </w:r>
      </w:del>
      <w:r>
        <w:t>Assignment</w:t>
      </w:r>
      <w:bookmarkEnd w:id="5007"/>
    </w:p>
    <w:p w14:paraId="1AC7D2EA" w14:textId="77777777" w:rsidR="008B3961" w:rsidRDefault="00D74028">
      <w:pPr>
        <w:spacing w:after="200" w:line="276" w:lineRule="auto"/>
        <w:ind w:left="720"/>
        <w:jc w:val="both"/>
      </w:pPr>
      <w:r>
        <w:t>(a) Neither Party shall assign or transfer all or any part of its rights or obligations under this Agreement without the prior written consent of the other Party, such consent not to be unreasonably withheld.</w:t>
      </w:r>
    </w:p>
    <w:p w14:paraId="7EF308DC" w14:textId="77777777" w:rsidR="008B3961" w:rsidRDefault="00D74028">
      <w:pPr>
        <w:spacing w:after="200" w:line="276" w:lineRule="auto"/>
        <w:ind w:left="720"/>
        <w:jc w:val="both"/>
      </w:pPr>
      <w:r>
        <w:t>(b) Notwithstanding the foregoing, the Owner may assign this Agreement to any of its Affiliates or to any lender or financial institution providing financing for the Project, without the Contractor’s consent.</w:t>
      </w:r>
    </w:p>
    <w:p w14:paraId="4CA7E66B" w14:textId="77777777" w:rsidR="008B3961" w:rsidRDefault="00D74028">
      <w:pPr>
        <w:spacing w:after="200" w:line="276" w:lineRule="auto"/>
        <w:ind w:left="720"/>
        <w:jc w:val="both"/>
      </w:pPr>
      <w:r>
        <w:t>(c) Any successor or assignee shall assume in writing all obligations of the assigning Party under this Agreement.</w:t>
      </w:r>
    </w:p>
    <w:p w14:paraId="603F7282" w14:textId="67E8F537" w:rsidR="008B3961" w:rsidRDefault="00D74028">
      <w:pPr>
        <w:pStyle w:val="Heading2"/>
        <w:numPr>
          <w:ilvl w:val="1"/>
          <w:numId w:val="164"/>
        </w:numPr>
        <w:pPrChange w:id="5009" w:author="GELIAS" w:date="2026-04-13T16:20:00Z">
          <w:pPr>
            <w:pStyle w:val="Heading2"/>
          </w:pPr>
        </w:pPrChange>
      </w:pPr>
      <w:bookmarkStart w:id="5010" w:name="_Toc224520893"/>
      <w:del w:id="5011" w:author="GELIAS" w:date="2026-04-11T18:56:00Z">
        <w:r w:rsidDel="008F348C">
          <w:delText xml:space="preserve">20.6  </w:delText>
        </w:r>
      </w:del>
      <w:r>
        <w:t>Notices</w:t>
      </w:r>
      <w:bookmarkEnd w:id="5010"/>
    </w:p>
    <w:p w14:paraId="7D18C4AF" w14:textId="77777777" w:rsidR="008B3961" w:rsidRDefault="00D74028">
      <w:pPr>
        <w:spacing w:after="200" w:line="276" w:lineRule="auto"/>
        <w:ind w:left="720"/>
        <w:jc w:val="both"/>
      </w:pPr>
      <w:r>
        <w:t xml:space="preserve">(a) All notices, requests, demands, consents and other communications required or permitted under this Agreement shall be in writing and shall be deemed duly given when </w:t>
      </w:r>
      <w:r>
        <w:lastRenderedPageBreak/>
        <w:t>delivered personally, sent by email (with confirmation of receipt), or sent by internationally recognized courier service to the addresses set forth below:</w:t>
      </w:r>
    </w:p>
    <w:p w14:paraId="3A3E5726" w14:textId="77777777" w:rsidR="008B3961" w:rsidRDefault="008B3961"/>
    <w:p w14:paraId="04A2241A" w14:textId="77777777" w:rsidR="008B3961" w:rsidRDefault="00D74028">
      <w:pPr>
        <w:spacing w:after="200" w:line="276" w:lineRule="auto"/>
        <w:ind w:left="720"/>
        <w:jc w:val="both"/>
      </w:pPr>
      <w:r>
        <w:t>If to the Owner:</w:t>
      </w:r>
    </w:p>
    <w:p w14:paraId="186DA525" w14:textId="2B6F7BAF" w:rsidR="008B3961" w:rsidRDefault="001D08D4">
      <w:r w:rsidRPr="001D08D4">
        <w:rPr>
          <w:i/>
          <w:iCs/>
          <w:color w:val="0000FF"/>
        </w:rPr>
        <w:t>South Atlantic LNG West Africa Ltd</w:t>
      </w:r>
      <w:r>
        <w:rPr>
          <w:i/>
          <w:iCs/>
          <w:color w:val="0000FF"/>
        </w:rPr>
        <w:t xml:space="preserve">, </w:t>
      </w:r>
      <w:r w:rsidRPr="001D08D4">
        <w:rPr>
          <w:i/>
          <w:iCs/>
          <w:color w:val="0000FF"/>
        </w:rPr>
        <w:t xml:space="preserve">H20, </w:t>
      </w:r>
      <w:proofErr w:type="spellStart"/>
      <w:r w:rsidRPr="001D08D4">
        <w:rPr>
          <w:i/>
          <w:iCs/>
          <w:color w:val="0000FF"/>
        </w:rPr>
        <w:t>Onikoyi</w:t>
      </w:r>
      <w:proofErr w:type="spellEnd"/>
      <w:r w:rsidRPr="001D08D4">
        <w:rPr>
          <w:i/>
          <w:iCs/>
          <w:color w:val="0000FF"/>
        </w:rPr>
        <w:t xml:space="preserve"> Lane, Parkview Estate, Ikoyi, Lagos, Nigeria </w:t>
      </w:r>
      <w:r>
        <w:rPr>
          <w:i/>
          <w:iCs/>
          <w:color w:val="0000FF"/>
        </w:rPr>
        <w:t xml:space="preserve">and </w:t>
      </w:r>
      <w:r w:rsidR="000409EC" w:rsidRPr="000409EC">
        <w:rPr>
          <w:i/>
          <w:iCs/>
          <w:color w:val="0000FF"/>
        </w:rPr>
        <w:t xml:space="preserve">info@southatlanticlng.com </w:t>
      </w:r>
    </w:p>
    <w:p w14:paraId="41653DEE" w14:textId="77777777" w:rsidR="008B3961" w:rsidRDefault="00D74028">
      <w:pPr>
        <w:spacing w:after="200" w:line="276" w:lineRule="auto"/>
        <w:ind w:left="720"/>
        <w:jc w:val="both"/>
      </w:pPr>
      <w:r>
        <w:t>If to the Contractor:</w:t>
      </w:r>
    </w:p>
    <w:p w14:paraId="476C04F0" w14:textId="5ECFC837" w:rsidR="008B3961" w:rsidRDefault="000409EC">
      <w:proofErr w:type="spellStart"/>
      <w:r w:rsidRPr="000409EC">
        <w:rPr>
          <w:i/>
          <w:iCs/>
          <w:color w:val="0000FF"/>
        </w:rPr>
        <w:t>Peiyang</w:t>
      </w:r>
      <w:proofErr w:type="spellEnd"/>
      <w:r w:rsidRPr="000409EC">
        <w:rPr>
          <w:i/>
          <w:iCs/>
          <w:color w:val="0000FF"/>
        </w:rPr>
        <w:t xml:space="preserve"> Chemical</w:t>
      </w:r>
      <w:ins w:id="5012" w:author="PCC" w:date="2026-03-27T16:50:00Z">
        <w:r w:rsidR="003E5DA2">
          <w:rPr>
            <w:i/>
            <w:iCs/>
            <w:color w:val="0000FF"/>
          </w:rPr>
          <w:t xml:space="preserve"> Engineering Service</w:t>
        </w:r>
        <w:r w:rsidR="00512C46">
          <w:rPr>
            <w:i/>
            <w:iCs/>
            <w:color w:val="0000FF"/>
          </w:rPr>
          <w:t xml:space="preserve"> PTE LTD</w:t>
        </w:r>
      </w:ins>
      <w:del w:id="5013" w:author="PCC" w:date="2026-03-27T16:50:00Z">
        <w:r w:rsidRPr="000409EC" w:rsidDel="003E5DA2">
          <w:rPr>
            <w:i/>
            <w:iCs/>
            <w:color w:val="0000FF"/>
          </w:rPr>
          <w:delText xml:space="preserve"> Equipment Co. </w:delText>
        </w:r>
        <w:r w:rsidR="0066132D" w:rsidDel="00512C46">
          <w:rPr>
            <w:i/>
            <w:iCs/>
            <w:color w:val="0000FF"/>
          </w:rPr>
          <w:delText>Ltd.</w:delText>
        </w:r>
      </w:del>
      <w:r w:rsidR="0066132D">
        <w:rPr>
          <w:i/>
          <w:iCs/>
          <w:color w:val="0000FF"/>
        </w:rPr>
        <w:t xml:space="preserve">, 16B </w:t>
      </w:r>
      <w:r w:rsidR="008C29D3">
        <w:rPr>
          <w:i/>
          <w:iCs/>
          <w:color w:val="0000FF"/>
        </w:rPr>
        <w:t xml:space="preserve">Zaire Crescent Maitama, Abuja, Nigeria </w:t>
      </w:r>
      <w:proofErr w:type="gramStart"/>
      <w:r w:rsidR="008C29D3">
        <w:rPr>
          <w:i/>
          <w:iCs/>
          <w:color w:val="0000FF"/>
        </w:rPr>
        <w:t xml:space="preserve">and </w:t>
      </w:r>
      <w:r w:rsidR="009061B7" w:rsidRPr="009061B7">
        <w:rPr>
          <w:rFonts w:hint="eastAsia"/>
          <w:i/>
          <w:iCs/>
          <w:color w:val="0000FF"/>
        </w:rPr>
        <w:t> </w:t>
      </w:r>
      <w:ins w:id="5014" w:author="PCC" w:date="2026-03-27T16:50:00Z">
        <w:r w:rsidR="00512C46">
          <w:rPr>
            <w:i/>
            <w:iCs/>
            <w:color w:val="0000FF"/>
          </w:rPr>
          <w:t>tiantim@pccs.com.sg</w:t>
        </w:r>
      </w:ins>
      <w:proofErr w:type="gramEnd"/>
      <w:r w:rsidR="008C29D3">
        <w:rPr>
          <w:i/>
          <w:iCs/>
          <w:color w:val="0000FF"/>
        </w:rPr>
        <w:t xml:space="preserve"> </w:t>
      </w:r>
    </w:p>
    <w:p w14:paraId="1606591C" w14:textId="77777777" w:rsidR="008B3961" w:rsidRDefault="00D74028">
      <w:pPr>
        <w:spacing w:after="200" w:line="276" w:lineRule="auto"/>
        <w:ind w:left="720"/>
        <w:jc w:val="both"/>
      </w:pPr>
      <w:r>
        <w:t>(b) Either Party may change its address for notice by giving written notice to the other Party in accordance with this Section.</w:t>
      </w:r>
    </w:p>
    <w:p w14:paraId="0C954C8F" w14:textId="155BB226" w:rsidR="008B3961" w:rsidRDefault="00D74028">
      <w:pPr>
        <w:pStyle w:val="Heading2"/>
        <w:numPr>
          <w:ilvl w:val="1"/>
          <w:numId w:val="164"/>
        </w:numPr>
        <w:ind w:hanging="556"/>
        <w:pPrChange w:id="5015" w:author="GELIAS" w:date="2026-04-13T17:08:00Z">
          <w:pPr>
            <w:pStyle w:val="Heading2"/>
          </w:pPr>
        </w:pPrChange>
      </w:pPr>
      <w:bookmarkStart w:id="5016" w:name="_Toc224520894"/>
      <w:del w:id="5017" w:author="GELIAS" w:date="2026-04-11T18:57:00Z">
        <w:r w:rsidDel="008F348C">
          <w:delText xml:space="preserve">20.7 </w:delText>
        </w:r>
      </w:del>
      <w:r>
        <w:t xml:space="preserve"> No Waiver</w:t>
      </w:r>
      <w:bookmarkEnd w:id="5016"/>
    </w:p>
    <w:p w14:paraId="56A6C511" w14:textId="77777777" w:rsidR="008B3961" w:rsidRDefault="00D74028">
      <w:pPr>
        <w:spacing w:after="200" w:line="276" w:lineRule="auto"/>
        <w:ind w:left="720" w:hanging="556"/>
        <w:jc w:val="both"/>
        <w:pPrChange w:id="5018" w:author="GELIAS" w:date="2026-04-13T17:08:00Z">
          <w:pPr>
            <w:spacing w:after="200" w:line="276" w:lineRule="auto"/>
            <w:ind w:left="720"/>
            <w:jc w:val="both"/>
          </w:pPr>
        </w:pPrChange>
      </w:pPr>
      <w:r>
        <w:t>The failure or delay of either Party to exercise any right, power, or remedy under this Agreement shall not operate as a waiver thereof, nor shall any single or partial exercise preclude any other or further exercise thereof.</w:t>
      </w:r>
    </w:p>
    <w:p w14:paraId="56E30314" w14:textId="69D04C6D" w:rsidR="008B3961" w:rsidRDefault="008F348C">
      <w:pPr>
        <w:pStyle w:val="Heading2"/>
        <w:numPr>
          <w:ilvl w:val="1"/>
          <w:numId w:val="164"/>
        </w:numPr>
        <w:ind w:left="567" w:hanging="567"/>
        <w:pPrChange w:id="5019" w:author="GELIAS" w:date="2026-04-13T17:09:00Z">
          <w:pPr>
            <w:pStyle w:val="Heading2"/>
          </w:pPr>
        </w:pPrChange>
      </w:pPr>
      <w:bookmarkStart w:id="5020" w:name="_Toc224520895"/>
      <w:ins w:id="5021" w:author="GELIAS" w:date="2026-04-11T18:57:00Z">
        <w:r>
          <w:t>S</w:t>
        </w:r>
      </w:ins>
      <w:del w:id="5022" w:author="GELIAS" w:date="2026-04-11T18:57:00Z">
        <w:r w:rsidR="00D74028" w:rsidDel="008F348C">
          <w:delText>20.8  S</w:delText>
        </w:r>
      </w:del>
      <w:r w:rsidR="00D74028">
        <w:t>urvival</w:t>
      </w:r>
      <w:bookmarkEnd w:id="5020"/>
    </w:p>
    <w:p w14:paraId="5DF9F14D" w14:textId="173563A8" w:rsidR="008B3961" w:rsidRDefault="00D74028">
      <w:pPr>
        <w:spacing w:after="200" w:line="276" w:lineRule="auto"/>
        <w:ind w:left="567"/>
        <w:jc w:val="both"/>
        <w:pPrChange w:id="5023" w:author="GELIAS" w:date="2026-04-13T17:09:00Z">
          <w:pPr>
            <w:spacing w:after="200" w:line="276" w:lineRule="auto"/>
            <w:ind w:left="720"/>
            <w:jc w:val="both"/>
          </w:pPr>
        </w:pPrChange>
      </w:pPr>
      <w:r>
        <w:t xml:space="preserve">The following provisions shall survive the termination or expiration of this Agreement: </w:t>
      </w:r>
      <w:del w:id="5024" w:author="GELIAS" w:date="2026-04-13T17:33:00Z">
        <w:r w:rsidDel="00407C7D">
          <w:delText>Article</w:delText>
        </w:r>
      </w:del>
      <w:ins w:id="5025" w:author="GELIAS" w:date="2026-04-13T17:33:00Z">
        <w:r w:rsidR="00407C7D">
          <w:t>Section</w:t>
        </w:r>
      </w:ins>
      <w:r>
        <w:t xml:space="preserve"> 10 (IP), </w:t>
      </w:r>
      <w:del w:id="5026" w:author="GELIAS" w:date="2026-04-13T17:33:00Z">
        <w:r w:rsidDel="00407C7D">
          <w:delText>Article</w:delText>
        </w:r>
      </w:del>
      <w:ins w:id="5027" w:author="GELIAS" w:date="2026-04-13T17:33:00Z">
        <w:r w:rsidR="00407C7D">
          <w:t>Section</w:t>
        </w:r>
      </w:ins>
      <w:r>
        <w:t xml:space="preserve"> 12 (Warranty), </w:t>
      </w:r>
      <w:del w:id="5028" w:author="GELIAS" w:date="2026-04-13T17:33:00Z">
        <w:r w:rsidDel="00407C7D">
          <w:delText>Article</w:delText>
        </w:r>
      </w:del>
      <w:ins w:id="5029" w:author="GELIAS" w:date="2026-04-13T17:33:00Z">
        <w:r w:rsidR="00407C7D">
          <w:t>Section</w:t>
        </w:r>
      </w:ins>
      <w:r>
        <w:t xml:space="preserve"> 13 (Liquidated Damages), </w:t>
      </w:r>
      <w:del w:id="5030" w:author="GELIAS" w:date="2026-04-13T17:33:00Z">
        <w:r w:rsidDel="00407C7D">
          <w:delText>Article</w:delText>
        </w:r>
      </w:del>
      <w:ins w:id="5031" w:author="GELIAS" w:date="2026-04-13T17:33:00Z">
        <w:r w:rsidR="00407C7D">
          <w:t>Section</w:t>
        </w:r>
      </w:ins>
      <w:r>
        <w:t xml:space="preserve"> 14 (Representations), </w:t>
      </w:r>
      <w:del w:id="5032" w:author="GELIAS" w:date="2026-04-13T17:33:00Z">
        <w:r w:rsidDel="00407C7D">
          <w:delText>Article</w:delText>
        </w:r>
      </w:del>
      <w:ins w:id="5033" w:author="GELIAS" w:date="2026-04-13T17:33:00Z">
        <w:r w:rsidR="00407C7D">
          <w:t>Section</w:t>
        </w:r>
      </w:ins>
      <w:r>
        <w:t xml:space="preserve"> 16 (Indemnification), </w:t>
      </w:r>
      <w:del w:id="5034" w:author="GELIAS" w:date="2026-04-13T17:33:00Z">
        <w:r w:rsidDel="00407C7D">
          <w:delText>Article</w:delText>
        </w:r>
      </w:del>
      <w:ins w:id="5035" w:author="GELIAS" w:date="2026-04-13T17:33:00Z">
        <w:r w:rsidR="00407C7D">
          <w:t>Section</w:t>
        </w:r>
      </w:ins>
      <w:r>
        <w:t xml:space="preserve"> 17 (Limitation of Liability), </w:t>
      </w:r>
      <w:del w:id="5036" w:author="GELIAS" w:date="2026-04-13T17:33:00Z">
        <w:r w:rsidDel="00407C7D">
          <w:delText>Article</w:delText>
        </w:r>
      </w:del>
      <w:ins w:id="5037" w:author="GELIAS" w:date="2026-04-13T17:33:00Z">
        <w:r w:rsidR="00407C7D">
          <w:t>Section</w:t>
        </w:r>
      </w:ins>
      <w:r>
        <w:t xml:space="preserve"> 18 (Dispute Resolution), </w:t>
      </w:r>
      <w:del w:id="5038" w:author="GELIAS" w:date="2026-04-13T17:33:00Z">
        <w:r w:rsidDel="00407C7D">
          <w:delText>Article</w:delText>
        </w:r>
      </w:del>
      <w:ins w:id="5039" w:author="GELIAS" w:date="2026-04-13T17:33:00Z">
        <w:r w:rsidR="00407C7D">
          <w:t>Section</w:t>
        </w:r>
      </w:ins>
      <w:r>
        <w:t xml:space="preserve"> 19 (Confidentiality), and this Section 20.8.</w:t>
      </w:r>
    </w:p>
    <w:p w14:paraId="58AB0B69" w14:textId="12007ED8" w:rsidR="008B3961" w:rsidRDefault="00D74028">
      <w:pPr>
        <w:pStyle w:val="Heading2"/>
        <w:numPr>
          <w:ilvl w:val="1"/>
          <w:numId w:val="164"/>
        </w:numPr>
        <w:ind w:left="567" w:hanging="567"/>
        <w:pPrChange w:id="5040" w:author="GELIAS" w:date="2026-04-13T17:09:00Z">
          <w:pPr>
            <w:pStyle w:val="Heading2"/>
          </w:pPr>
        </w:pPrChange>
      </w:pPr>
      <w:bookmarkStart w:id="5041" w:name="_Toc224520896"/>
      <w:del w:id="5042" w:author="GELIAS" w:date="2026-04-11T18:57:00Z">
        <w:r w:rsidDel="008F348C">
          <w:delText xml:space="preserve">20.9  </w:delText>
        </w:r>
      </w:del>
      <w:r>
        <w:t>Priority of Documents</w:t>
      </w:r>
      <w:bookmarkEnd w:id="5041"/>
    </w:p>
    <w:p w14:paraId="34E19F53" w14:textId="77777777" w:rsidR="008B3961" w:rsidRDefault="00D74028">
      <w:pPr>
        <w:spacing w:after="200" w:line="276" w:lineRule="auto"/>
        <w:ind w:left="567"/>
        <w:jc w:val="both"/>
        <w:pPrChange w:id="5043" w:author="GELIAS" w:date="2026-04-13T17:09:00Z">
          <w:pPr>
            <w:spacing w:after="200" w:line="276" w:lineRule="auto"/>
            <w:ind w:left="720"/>
            <w:jc w:val="both"/>
          </w:pPr>
        </w:pPrChange>
      </w:pPr>
      <w:r>
        <w:t>In the event of any conflict or inconsistency between the provisions of this Agreement and the Schedules, the following order of priority shall apply (in descending order): (a) the main body of this Agreement; (b) Schedule A-1 (Scope of Work); (c) Schedule A-2 (Basis of Design); (d) Schedule A-3 (Performance Guarantee and Tests); (e) Schedule E (Payment); and (f) all other Schedules.</w:t>
      </w:r>
    </w:p>
    <w:p w14:paraId="4EAA075F" w14:textId="51A932CE" w:rsidR="008B3961" w:rsidRDefault="00D74028">
      <w:pPr>
        <w:pStyle w:val="Heading2"/>
        <w:numPr>
          <w:ilvl w:val="1"/>
          <w:numId w:val="164"/>
        </w:numPr>
        <w:ind w:left="567" w:hanging="567"/>
        <w:pPrChange w:id="5044" w:author="GELIAS" w:date="2026-04-13T17:09:00Z">
          <w:pPr>
            <w:pStyle w:val="Heading2"/>
          </w:pPr>
        </w:pPrChange>
      </w:pPr>
      <w:bookmarkStart w:id="5045" w:name="_Toc224520897"/>
      <w:del w:id="5046" w:author="GELIAS" w:date="2026-04-11T18:57:00Z">
        <w:r w:rsidDel="008F348C">
          <w:delText xml:space="preserve">20.10  </w:delText>
        </w:r>
      </w:del>
      <w:del w:id="5047" w:author="GELIAS" w:date="2026-04-13T16:21:00Z">
        <w:r w:rsidDel="00881B97">
          <w:delText>Nigerian</w:delText>
        </w:r>
      </w:del>
      <w:ins w:id="5048" w:author="GELIAS" w:date="2026-04-13T16:21:00Z">
        <w:r w:rsidR="00881B97">
          <w:t>Local</w:t>
        </w:r>
      </w:ins>
      <w:r>
        <w:t xml:space="preserve"> Content</w:t>
      </w:r>
      <w:bookmarkEnd w:id="5045"/>
    </w:p>
    <w:p w14:paraId="6BE9A7A4" w14:textId="77777777" w:rsidR="008B3961" w:rsidRDefault="00D74028">
      <w:pPr>
        <w:spacing w:after="200" w:line="276" w:lineRule="auto"/>
        <w:ind w:left="567"/>
        <w:jc w:val="both"/>
        <w:pPrChange w:id="5049" w:author="GELIAS" w:date="2026-04-13T17:09:00Z">
          <w:pPr>
            <w:spacing w:after="200" w:line="276" w:lineRule="auto"/>
            <w:ind w:left="720"/>
            <w:jc w:val="both"/>
          </w:pPr>
        </w:pPrChange>
      </w:pPr>
      <w:r>
        <w:t>The Parties shall comply with the requirements of the Nigerian Oil and Gas Industry Content Development Act 2010 and all applicable NCDMB regulations. The Contractor shall use reasonable efforts to maximize Nigerian content in the performance of the Work, including engagement of Nigerian Subcontractors, procurement of locally available materials, and employment and training of Nigerian nationals.</w:t>
      </w:r>
    </w:p>
    <w:p w14:paraId="7DD14080" w14:textId="073BDCF3" w:rsidR="008B3961" w:rsidRDefault="00D74028">
      <w:pPr>
        <w:pStyle w:val="Heading2"/>
        <w:numPr>
          <w:ilvl w:val="1"/>
          <w:numId w:val="164"/>
        </w:numPr>
        <w:ind w:left="567" w:hanging="567"/>
        <w:pPrChange w:id="5050" w:author="GELIAS" w:date="2026-04-13T17:09:00Z">
          <w:pPr>
            <w:pStyle w:val="Heading2"/>
          </w:pPr>
        </w:pPrChange>
      </w:pPr>
      <w:bookmarkStart w:id="5051" w:name="_Toc224520898"/>
      <w:del w:id="5052" w:author="GELIAS" w:date="2026-04-11T18:58:00Z">
        <w:r w:rsidDel="008F348C">
          <w:lastRenderedPageBreak/>
          <w:delText xml:space="preserve">20.11 </w:delText>
        </w:r>
      </w:del>
      <w:r>
        <w:t xml:space="preserve"> Anti-Corruption</w:t>
      </w:r>
      <w:bookmarkEnd w:id="5051"/>
    </w:p>
    <w:p w14:paraId="5FA46D5A" w14:textId="77777777" w:rsidR="008B3961" w:rsidRDefault="00D74028">
      <w:pPr>
        <w:spacing w:after="200" w:line="276" w:lineRule="auto"/>
        <w:ind w:left="567"/>
        <w:jc w:val="both"/>
        <w:pPrChange w:id="5053" w:author="GELIAS" w:date="2026-04-13T17:09:00Z">
          <w:pPr>
            <w:spacing w:after="200" w:line="276" w:lineRule="auto"/>
            <w:ind w:left="720"/>
            <w:jc w:val="both"/>
          </w:pPr>
        </w:pPrChange>
      </w:pPr>
      <w:r>
        <w:t>Each Party represents and warrants that it has not made, and shall not make, any payment or give anything of value to any official of any Governmental Authority, any political party, or any other person in connection with this Agreement, for the purpose of obtaining or retaining business or securing any improper advantage, in violation of any anti-corruption law, including the Nigerian Corrupt Practices and Other Related Offences Act 2000, the UK Bribery Act 2010 and the US Foreign Corrupt Practices Act (to the extent applicable).</w:t>
      </w:r>
    </w:p>
    <w:p w14:paraId="42040377" w14:textId="23AB8764" w:rsidR="008B3961" w:rsidRDefault="00D74028">
      <w:pPr>
        <w:pStyle w:val="Heading2"/>
        <w:numPr>
          <w:ilvl w:val="1"/>
          <w:numId w:val="164"/>
        </w:numPr>
        <w:ind w:left="567" w:hanging="567"/>
        <w:pPrChange w:id="5054" w:author="GELIAS" w:date="2026-04-13T17:09:00Z">
          <w:pPr>
            <w:pStyle w:val="Heading2"/>
          </w:pPr>
        </w:pPrChange>
      </w:pPr>
      <w:bookmarkStart w:id="5055" w:name="_Toc224520899"/>
      <w:del w:id="5056" w:author="GELIAS" w:date="2026-04-11T18:58:00Z">
        <w:r w:rsidDel="008F348C">
          <w:delText xml:space="preserve">20.12  </w:delText>
        </w:r>
      </w:del>
      <w:r>
        <w:t>Language</w:t>
      </w:r>
      <w:bookmarkEnd w:id="5055"/>
    </w:p>
    <w:p w14:paraId="2F05CA0B" w14:textId="77777777" w:rsidR="008B3961" w:rsidRDefault="00D74028">
      <w:pPr>
        <w:spacing w:after="200" w:line="276" w:lineRule="auto"/>
        <w:ind w:left="567"/>
        <w:jc w:val="both"/>
        <w:pPrChange w:id="5057" w:author="GELIAS" w:date="2026-04-13T17:09:00Z">
          <w:pPr>
            <w:spacing w:after="200" w:line="276" w:lineRule="auto"/>
            <w:ind w:left="720"/>
            <w:jc w:val="both"/>
          </w:pPr>
        </w:pPrChange>
      </w:pPr>
      <w:r>
        <w:t>This Agreement is executed in the English language. All correspondence, notices and documentation under this Agreement shall be in English.</w:t>
      </w:r>
    </w:p>
    <w:p w14:paraId="0C24CB5C" w14:textId="3FEC0F65" w:rsidR="008B3961" w:rsidRDefault="00D74028">
      <w:pPr>
        <w:pStyle w:val="Heading2"/>
        <w:numPr>
          <w:ilvl w:val="1"/>
          <w:numId w:val="164"/>
        </w:numPr>
        <w:ind w:left="567" w:hanging="567"/>
        <w:pPrChange w:id="5058" w:author="GELIAS" w:date="2026-04-13T17:09:00Z">
          <w:pPr>
            <w:pStyle w:val="Heading2"/>
          </w:pPr>
        </w:pPrChange>
      </w:pPr>
      <w:bookmarkStart w:id="5059" w:name="_Toc224520900"/>
      <w:del w:id="5060" w:author="GELIAS" w:date="2026-04-11T18:58:00Z">
        <w:r w:rsidDel="008F348C">
          <w:delText xml:space="preserve">20.13  </w:delText>
        </w:r>
      </w:del>
      <w:r>
        <w:t>Counterparts</w:t>
      </w:r>
      <w:bookmarkEnd w:id="5059"/>
    </w:p>
    <w:p w14:paraId="7A9A4735" w14:textId="77777777" w:rsidR="008B3961" w:rsidRDefault="00D74028">
      <w:pPr>
        <w:spacing w:after="200" w:line="276" w:lineRule="auto"/>
        <w:ind w:left="567"/>
        <w:jc w:val="both"/>
        <w:pPrChange w:id="5061" w:author="GELIAS" w:date="2026-04-13T17:09:00Z">
          <w:pPr>
            <w:spacing w:after="200" w:line="276" w:lineRule="auto"/>
            <w:ind w:left="720"/>
            <w:jc w:val="both"/>
          </w:pPr>
        </w:pPrChange>
      </w:pPr>
      <w:r>
        <w:t>This Agreement may be executed in any number of counterparts, each of which shall be deemed an original and all of which together shall constitute one and the same instrument.</w:t>
      </w:r>
    </w:p>
    <w:p w14:paraId="0BAAC4B4" w14:textId="6AC6C424" w:rsidR="008B3961" w:rsidRDefault="00D74028">
      <w:pPr>
        <w:pStyle w:val="Heading2"/>
        <w:numPr>
          <w:ilvl w:val="1"/>
          <w:numId w:val="164"/>
        </w:numPr>
        <w:ind w:left="567" w:hanging="567"/>
        <w:pPrChange w:id="5062" w:author="GELIAS" w:date="2026-04-13T17:09:00Z">
          <w:pPr>
            <w:pStyle w:val="Heading2"/>
          </w:pPr>
        </w:pPrChange>
      </w:pPr>
      <w:bookmarkStart w:id="5063" w:name="_Toc224520901"/>
      <w:del w:id="5064" w:author="GELIAS" w:date="2026-04-11T18:58:00Z">
        <w:r w:rsidDel="008F348C">
          <w:delText xml:space="preserve">20.14  </w:delText>
        </w:r>
      </w:del>
      <w:r>
        <w:t>Further Assurances</w:t>
      </w:r>
      <w:bookmarkEnd w:id="5063"/>
    </w:p>
    <w:p w14:paraId="3148D807" w14:textId="77777777" w:rsidR="008B3961" w:rsidRDefault="00D74028">
      <w:pPr>
        <w:spacing w:after="200" w:line="276" w:lineRule="auto"/>
        <w:ind w:left="567"/>
        <w:jc w:val="both"/>
        <w:pPrChange w:id="5065" w:author="GELIAS" w:date="2026-04-13T17:09:00Z">
          <w:pPr>
            <w:spacing w:after="200" w:line="276" w:lineRule="auto"/>
            <w:ind w:left="720"/>
            <w:jc w:val="both"/>
          </w:pPr>
        </w:pPrChange>
      </w:pPr>
      <w:r>
        <w:t>Each Party shall execute and deliver such further documents and take such further actions as may be reasonably necessary to give full effect to this Agreement.</w:t>
      </w:r>
    </w:p>
    <w:p w14:paraId="52944594" w14:textId="1FC261DF" w:rsidR="008B3961" w:rsidRDefault="00D74028">
      <w:pPr>
        <w:pStyle w:val="Heading2"/>
        <w:numPr>
          <w:ilvl w:val="1"/>
          <w:numId w:val="164"/>
        </w:numPr>
        <w:ind w:left="567" w:hanging="567"/>
        <w:pPrChange w:id="5066" w:author="GELIAS" w:date="2026-04-13T17:09:00Z">
          <w:pPr>
            <w:pStyle w:val="Heading2"/>
          </w:pPr>
        </w:pPrChange>
      </w:pPr>
      <w:bookmarkStart w:id="5067" w:name="_Toc224520902"/>
      <w:del w:id="5068" w:author="GELIAS" w:date="2026-04-11T18:59:00Z">
        <w:r w:rsidDel="008F348C">
          <w:delText xml:space="preserve">20.15 </w:delText>
        </w:r>
      </w:del>
      <w:r>
        <w:t xml:space="preserve"> Successors and Assigns</w:t>
      </w:r>
      <w:bookmarkEnd w:id="5067"/>
    </w:p>
    <w:p w14:paraId="1D3E3215" w14:textId="77777777" w:rsidR="008B3961" w:rsidRDefault="00D74028">
      <w:pPr>
        <w:spacing w:after="200" w:line="276" w:lineRule="auto"/>
        <w:ind w:left="567"/>
        <w:jc w:val="both"/>
        <w:pPrChange w:id="5069" w:author="GELIAS" w:date="2026-04-13T17:09:00Z">
          <w:pPr>
            <w:spacing w:after="200" w:line="276" w:lineRule="auto"/>
            <w:ind w:left="720"/>
            <w:jc w:val="both"/>
          </w:pPr>
        </w:pPrChange>
      </w:pPr>
      <w:r>
        <w:t>This Agreement shall be binding upon and inure to the benefit of the Parties and their respective successors and permitted assigns.</w:t>
      </w:r>
    </w:p>
    <w:p w14:paraId="76141802" w14:textId="491B8796" w:rsidR="008B3961" w:rsidRDefault="00D74028">
      <w:pPr>
        <w:pStyle w:val="Heading2"/>
        <w:numPr>
          <w:ilvl w:val="1"/>
          <w:numId w:val="164"/>
        </w:numPr>
        <w:ind w:left="567" w:hanging="567"/>
        <w:pPrChange w:id="5070" w:author="GELIAS" w:date="2026-04-13T17:09:00Z">
          <w:pPr>
            <w:pStyle w:val="Heading2"/>
          </w:pPr>
        </w:pPrChange>
      </w:pPr>
      <w:bookmarkStart w:id="5071" w:name="_Toc224520903"/>
      <w:del w:id="5072" w:author="GELIAS" w:date="2026-04-11T18:58:00Z">
        <w:r w:rsidDel="008F348C">
          <w:delText xml:space="preserve">20.16  </w:delText>
        </w:r>
      </w:del>
      <w:r>
        <w:t>Lender Requirements</w:t>
      </w:r>
      <w:bookmarkEnd w:id="5071"/>
    </w:p>
    <w:p w14:paraId="7BE9F065" w14:textId="77777777" w:rsidR="008B3961" w:rsidRDefault="00D74028">
      <w:pPr>
        <w:spacing w:after="200" w:line="276" w:lineRule="auto"/>
        <w:ind w:left="567"/>
        <w:jc w:val="both"/>
        <w:pPrChange w:id="5073" w:author="GELIAS" w:date="2026-04-13T17:09:00Z">
          <w:pPr>
            <w:spacing w:after="200" w:line="276" w:lineRule="auto"/>
            <w:ind w:left="720"/>
            <w:jc w:val="both"/>
          </w:pPr>
        </w:pPrChange>
      </w:pPr>
      <w:r>
        <w:t>The Contractor acknowledges that the Owner may finance the Project through one or more lenders. The Contractor agrees to cooperate with the Owner and its lenders, including: (a) providing information and documentation reasonably required by the lenders; (b) entering into direct agreements or consents as may be reasonably required; and (c) permitting assignment of this Agreement to the lenders as security for the financing.</w:t>
      </w:r>
    </w:p>
    <w:p w14:paraId="3EB576E2" w14:textId="3F3A50B8" w:rsidR="008B3961" w:rsidRDefault="00D74028">
      <w:pPr>
        <w:pStyle w:val="Heading2"/>
        <w:numPr>
          <w:ilvl w:val="1"/>
          <w:numId w:val="164"/>
        </w:numPr>
        <w:ind w:left="567" w:hanging="567"/>
        <w:pPrChange w:id="5074" w:author="GELIAS" w:date="2026-04-13T17:09:00Z">
          <w:pPr>
            <w:pStyle w:val="Heading2"/>
          </w:pPr>
        </w:pPrChange>
      </w:pPr>
      <w:bookmarkStart w:id="5075" w:name="_Toc224520904"/>
      <w:del w:id="5076" w:author="GELIAS" w:date="2026-04-11T18:59:00Z">
        <w:r w:rsidDel="008F348C">
          <w:delText xml:space="preserve">20.17 </w:delText>
        </w:r>
      </w:del>
      <w:r>
        <w:t xml:space="preserve"> Independence from Financing Arrangements</w:t>
      </w:r>
      <w:bookmarkEnd w:id="5075"/>
    </w:p>
    <w:p w14:paraId="529E9BEF" w14:textId="77777777" w:rsidR="008B3961" w:rsidRDefault="00D74028">
      <w:pPr>
        <w:spacing w:after="200" w:line="276" w:lineRule="auto"/>
        <w:ind w:left="567" w:hanging="87"/>
        <w:jc w:val="both"/>
        <w:pPrChange w:id="5077" w:author="GELIAS" w:date="2026-04-13T17:10:00Z">
          <w:pPr>
            <w:spacing w:after="200" w:line="276" w:lineRule="auto"/>
            <w:ind w:left="720"/>
            <w:jc w:val="both"/>
          </w:pPr>
        </w:pPrChange>
      </w:pPr>
      <w:r>
        <w:t xml:space="preserve">The Contractor's obligations under this Agreement, including the obligation to complete the Work and achieve Substantial Completion by the Guaranteed Substantial Completion Date, are independent of and shall not be conditional upon or affected by any separate financing, credit, vendor loan or deferred payment arrangement between the Parties or their Affiliates. No dispute, default or event arising under any such separate arrangement shall entitle the </w:t>
      </w:r>
      <w:r>
        <w:lastRenderedPageBreak/>
        <w:t xml:space="preserve">Contractor to suspend, delay or modify the performance of the Work, nor shall it constitute a </w:t>
      </w:r>
      <w:proofErr w:type="spellStart"/>
      <w:r>
        <w:t>defence</w:t>
      </w:r>
      <w:proofErr w:type="spellEnd"/>
      <w:r>
        <w:t xml:space="preserve"> to any claim by the Owner under this Agreement.</w:t>
      </w:r>
    </w:p>
    <w:p w14:paraId="58B853A4" w14:textId="77777777" w:rsidR="008B3961" w:rsidRDefault="00D74028">
      <w:pPr>
        <w:rPr>
          <w:ins w:id="5078" w:author="GELIAS" w:date="2026-04-11T13:40:00Z"/>
        </w:rPr>
      </w:pPr>
      <w:r>
        <w:br w:type="page"/>
      </w:r>
    </w:p>
    <w:p w14:paraId="3D157730" w14:textId="666DE919" w:rsidR="002F3511" w:rsidRPr="008D225D" w:rsidRDefault="008D225D">
      <w:pPr>
        <w:pStyle w:val="ListParagraph"/>
        <w:numPr>
          <w:ilvl w:val="0"/>
          <w:numId w:val="164"/>
        </w:numPr>
        <w:spacing w:before="240" w:after="160"/>
        <w:contextualSpacing/>
        <w:jc w:val="both"/>
        <w:outlineLvl w:val="0"/>
        <w:rPr>
          <w:ins w:id="5079" w:author="GELIAS" w:date="2026-04-13T16:33:00Z"/>
          <w:rFonts w:eastAsia="Aptos"/>
          <w:b/>
          <w:bCs/>
          <w:rPrChange w:id="5080" w:author="GELIAS" w:date="2026-04-13T17:07:00Z">
            <w:rPr>
              <w:ins w:id="5081" w:author="GELIAS" w:date="2026-04-13T16:33:00Z"/>
            </w:rPr>
          </w:rPrChange>
        </w:rPr>
        <w:pPrChange w:id="5082" w:author="GELIAS" w:date="2026-04-13T16:33:00Z">
          <w:pPr>
            <w:pStyle w:val="ListParagraph"/>
            <w:numPr>
              <w:numId w:val="172"/>
            </w:numPr>
            <w:spacing w:before="240" w:after="160"/>
            <w:ind w:left="644" w:hanging="644"/>
            <w:contextualSpacing/>
            <w:jc w:val="both"/>
            <w:outlineLvl w:val="0"/>
          </w:pPr>
        </w:pPrChange>
      </w:pPr>
      <w:bookmarkStart w:id="5083" w:name="_Toc189433209"/>
      <w:ins w:id="5084" w:author="GELIAS" w:date="2026-04-13T17:03:00Z">
        <w:r w:rsidRPr="008D225D">
          <w:rPr>
            <w:rFonts w:eastAsia="Aptos"/>
            <w:b/>
            <w:bCs/>
            <w:rPrChange w:id="5085" w:author="GELIAS" w:date="2026-04-13T17:07:00Z">
              <w:rPr>
                <w:rFonts w:ascii="Calibri" w:eastAsia="Aptos" w:hAnsi="Calibri" w:cs="Calibri"/>
                <w:b/>
                <w:bCs/>
              </w:rPr>
            </w:rPrChange>
          </w:rPr>
          <w:lastRenderedPageBreak/>
          <w:t>Owner</w:t>
        </w:r>
      </w:ins>
      <w:ins w:id="5086" w:author="GELIAS" w:date="2026-04-13T16:33:00Z">
        <w:r w:rsidR="002F3511" w:rsidRPr="008D225D">
          <w:rPr>
            <w:rFonts w:eastAsia="Aptos"/>
            <w:b/>
            <w:bCs/>
            <w:rPrChange w:id="5087" w:author="GELIAS" w:date="2026-04-13T17:07:00Z">
              <w:rPr/>
            </w:rPrChange>
          </w:rPr>
          <w:t>s and Contractors Claim</w:t>
        </w:r>
        <w:bookmarkEnd w:id="5083"/>
        <w:r w:rsidR="002F3511" w:rsidRPr="008D225D">
          <w:rPr>
            <w:rFonts w:eastAsia="Aptos"/>
            <w:b/>
            <w:bCs/>
            <w:rPrChange w:id="5088" w:author="GELIAS" w:date="2026-04-13T17:07:00Z">
              <w:rPr/>
            </w:rPrChange>
          </w:rPr>
          <w:t xml:space="preserve"> </w:t>
        </w:r>
      </w:ins>
    </w:p>
    <w:p w14:paraId="7B8A4FDD" w14:textId="77777777" w:rsidR="002F3511" w:rsidRPr="008D225D" w:rsidRDefault="002F3511" w:rsidP="002F3511">
      <w:pPr>
        <w:pStyle w:val="ListParagraph"/>
        <w:spacing w:before="240"/>
        <w:ind w:left="644"/>
        <w:jc w:val="both"/>
        <w:outlineLvl w:val="0"/>
        <w:rPr>
          <w:ins w:id="5089" w:author="GELIAS" w:date="2026-04-13T16:33:00Z"/>
          <w:rFonts w:eastAsia="Aptos"/>
          <w:b/>
          <w:bCs/>
          <w:rPrChange w:id="5090" w:author="GELIAS" w:date="2026-04-13T17:07:00Z">
            <w:rPr>
              <w:ins w:id="5091" w:author="GELIAS" w:date="2026-04-13T16:33:00Z"/>
              <w:rFonts w:ascii="Calibri" w:eastAsia="Aptos" w:hAnsi="Calibri" w:cs="Calibri"/>
              <w:b/>
              <w:bCs/>
            </w:rPr>
          </w:rPrChange>
        </w:rPr>
      </w:pPr>
    </w:p>
    <w:p w14:paraId="0426D2EA" w14:textId="588F59D7" w:rsidR="002F3511" w:rsidRPr="008D225D" w:rsidRDefault="002F3511" w:rsidP="002F3511">
      <w:pPr>
        <w:pStyle w:val="ListParagraph"/>
        <w:numPr>
          <w:ilvl w:val="1"/>
          <w:numId w:val="164"/>
        </w:numPr>
        <w:spacing w:before="240" w:after="160"/>
        <w:ind w:left="567" w:hanging="567"/>
        <w:contextualSpacing/>
        <w:jc w:val="both"/>
        <w:outlineLvl w:val="0"/>
        <w:rPr>
          <w:ins w:id="5092" w:author="GELIAS" w:date="2026-04-13T16:34:00Z"/>
          <w:rFonts w:eastAsia="Aptos"/>
          <w:rPrChange w:id="5093" w:author="GELIAS" w:date="2026-04-13T17:07:00Z">
            <w:rPr>
              <w:ins w:id="5094" w:author="GELIAS" w:date="2026-04-13T16:34:00Z"/>
              <w:rFonts w:ascii="Calibri" w:eastAsia="Aptos" w:hAnsi="Calibri" w:cs="Calibri"/>
              <w:i/>
              <w:iCs/>
              <w:u w:val="single"/>
            </w:rPr>
          </w:rPrChange>
        </w:rPr>
      </w:pPr>
      <w:bookmarkStart w:id="5095" w:name="_Toc189433210"/>
      <w:ins w:id="5096" w:author="GELIAS" w:date="2026-04-13T16:33:00Z">
        <w:r w:rsidRPr="008D225D">
          <w:rPr>
            <w:rFonts w:eastAsia="Aptos"/>
            <w:i/>
            <w:iCs/>
            <w:u w:val="single"/>
            <w:rPrChange w:id="5097" w:author="GELIAS" w:date="2026-04-13T17:07:00Z">
              <w:rPr/>
            </w:rPrChange>
          </w:rPr>
          <w:t>Claims</w:t>
        </w:r>
        <w:bookmarkEnd w:id="5095"/>
        <w:r w:rsidRPr="008D225D">
          <w:rPr>
            <w:rFonts w:eastAsia="Aptos"/>
            <w:i/>
            <w:iCs/>
            <w:u w:val="single"/>
            <w:rPrChange w:id="5098" w:author="GELIAS" w:date="2026-04-13T17:07:00Z">
              <w:rPr/>
            </w:rPrChange>
          </w:rPr>
          <w:t xml:space="preserve"> </w:t>
        </w:r>
      </w:ins>
    </w:p>
    <w:p w14:paraId="1C34D323" w14:textId="77777777" w:rsidR="002F3511" w:rsidRPr="008D225D" w:rsidRDefault="002F3511">
      <w:pPr>
        <w:pStyle w:val="ListParagraph"/>
        <w:spacing w:before="240" w:after="160"/>
        <w:ind w:left="567"/>
        <w:contextualSpacing/>
        <w:jc w:val="both"/>
        <w:outlineLvl w:val="0"/>
        <w:rPr>
          <w:ins w:id="5099" w:author="GELIAS" w:date="2026-04-13T16:33:00Z"/>
          <w:rFonts w:eastAsia="Aptos"/>
          <w:rPrChange w:id="5100" w:author="GELIAS" w:date="2026-04-13T17:07:00Z">
            <w:rPr>
              <w:ins w:id="5101" w:author="GELIAS" w:date="2026-04-13T16:33:00Z"/>
            </w:rPr>
          </w:rPrChange>
        </w:rPr>
        <w:pPrChange w:id="5102" w:author="GELIAS" w:date="2026-04-13T16:34:00Z">
          <w:pPr>
            <w:pStyle w:val="ListParagraph"/>
            <w:numPr>
              <w:ilvl w:val="1"/>
              <w:numId w:val="170"/>
            </w:numPr>
            <w:spacing w:before="240" w:after="160"/>
            <w:ind w:left="709" w:hanging="709"/>
            <w:contextualSpacing/>
            <w:jc w:val="both"/>
            <w:outlineLvl w:val="0"/>
          </w:pPr>
        </w:pPrChange>
      </w:pPr>
    </w:p>
    <w:p w14:paraId="607617C6" w14:textId="29BDFAF8" w:rsidR="002F3511" w:rsidRPr="008D225D" w:rsidRDefault="002F3511">
      <w:pPr>
        <w:pStyle w:val="ListParagraph"/>
        <w:numPr>
          <w:ilvl w:val="2"/>
          <w:numId w:val="164"/>
        </w:numPr>
        <w:spacing w:after="160"/>
        <w:ind w:left="1134" w:hanging="567"/>
        <w:contextualSpacing/>
        <w:jc w:val="both"/>
        <w:rPr>
          <w:ins w:id="5103" w:author="GELIAS" w:date="2026-04-13T16:33:00Z"/>
          <w:rFonts w:eastAsia="Aptos"/>
          <w:rPrChange w:id="5104" w:author="GELIAS" w:date="2026-04-13T17:07:00Z">
            <w:rPr>
              <w:ins w:id="5105" w:author="GELIAS" w:date="2026-04-13T16:33:00Z"/>
            </w:rPr>
          </w:rPrChange>
        </w:rPr>
        <w:pPrChange w:id="5106" w:author="GELIAS" w:date="2026-04-13T16:34:00Z">
          <w:pPr>
            <w:pStyle w:val="ListParagraph"/>
            <w:numPr>
              <w:ilvl w:val="2"/>
              <w:numId w:val="173"/>
            </w:numPr>
            <w:spacing w:after="160"/>
            <w:ind w:left="1701" w:hanging="992"/>
            <w:contextualSpacing/>
            <w:jc w:val="both"/>
          </w:pPr>
        </w:pPrChange>
      </w:pPr>
      <w:ins w:id="5107" w:author="GELIAS" w:date="2026-04-13T16:33:00Z">
        <w:r w:rsidRPr="008D225D">
          <w:rPr>
            <w:rFonts w:eastAsia="Aptos"/>
            <w:rPrChange w:id="5108" w:author="GELIAS" w:date="2026-04-13T17:07:00Z">
              <w:rPr/>
            </w:rPrChange>
          </w:rPr>
          <w:t>A Claim may arise:</w:t>
        </w:r>
      </w:ins>
    </w:p>
    <w:p w14:paraId="2D7AECAF" w14:textId="73BB31F7" w:rsidR="002F3511" w:rsidRPr="008D225D" w:rsidRDefault="002F3511">
      <w:pPr>
        <w:numPr>
          <w:ilvl w:val="1"/>
          <w:numId w:val="180"/>
        </w:numPr>
        <w:spacing w:after="160"/>
        <w:jc w:val="both"/>
        <w:rPr>
          <w:ins w:id="5109" w:author="GELIAS" w:date="2026-04-13T16:33:00Z"/>
          <w:rFonts w:eastAsia="Aptos"/>
          <w:rPrChange w:id="5110" w:author="GELIAS" w:date="2026-04-13T17:07:00Z">
            <w:rPr>
              <w:ins w:id="5111" w:author="GELIAS" w:date="2026-04-13T16:33:00Z"/>
              <w:rFonts w:ascii="Calibri" w:eastAsia="Aptos" w:hAnsi="Calibri" w:cs="Calibri"/>
            </w:rPr>
          </w:rPrChange>
        </w:rPr>
        <w:pPrChange w:id="5112" w:author="GELIAS" w:date="2026-04-13T16:34:00Z">
          <w:pPr>
            <w:numPr>
              <w:ilvl w:val="1"/>
              <w:numId w:val="165"/>
            </w:numPr>
            <w:spacing w:after="160"/>
            <w:ind w:left="1440" w:hanging="589"/>
            <w:jc w:val="both"/>
          </w:pPr>
        </w:pPrChange>
      </w:pPr>
      <w:ins w:id="5113" w:author="GELIAS" w:date="2026-04-13T16:33:00Z">
        <w:r w:rsidRPr="008D225D">
          <w:rPr>
            <w:rFonts w:eastAsia="Aptos"/>
            <w:rPrChange w:id="5114" w:author="GELIAS" w:date="2026-04-13T17:07:00Z">
              <w:rPr>
                <w:rFonts w:ascii="Calibri" w:eastAsia="Aptos" w:hAnsi="Calibri" w:cs="Calibri"/>
              </w:rPr>
            </w:rPrChange>
          </w:rPr>
          <w:t xml:space="preserve">if the </w:t>
        </w:r>
      </w:ins>
      <w:ins w:id="5115" w:author="GELIAS" w:date="2026-04-13T17:03:00Z">
        <w:r w:rsidR="008D225D" w:rsidRPr="008D225D">
          <w:rPr>
            <w:rFonts w:eastAsia="Aptos"/>
            <w:rPrChange w:id="5116" w:author="GELIAS" w:date="2026-04-13T17:07:00Z">
              <w:rPr>
                <w:rFonts w:ascii="Calibri" w:eastAsia="Aptos" w:hAnsi="Calibri" w:cs="Calibri"/>
              </w:rPr>
            </w:rPrChange>
          </w:rPr>
          <w:t>Owner</w:t>
        </w:r>
      </w:ins>
      <w:ins w:id="5117" w:author="GELIAS" w:date="2026-04-13T16:33:00Z">
        <w:r w:rsidRPr="008D225D">
          <w:rPr>
            <w:rFonts w:eastAsia="Aptos"/>
            <w:rPrChange w:id="5118" w:author="GELIAS" w:date="2026-04-13T17:07:00Z">
              <w:rPr>
                <w:rFonts w:ascii="Calibri" w:eastAsia="Aptos" w:hAnsi="Calibri" w:cs="Calibri"/>
              </w:rPr>
            </w:rPrChange>
          </w:rPr>
          <w:t xml:space="preserve"> considers that the </w:t>
        </w:r>
      </w:ins>
      <w:ins w:id="5119" w:author="GELIAS" w:date="2026-04-13T17:03:00Z">
        <w:r w:rsidR="008D225D" w:rsidRPr="008D225D">
          <w:rPr>
            <w:rFonts w:eastAsia="Aptos"/>
            <w:rPrChange w:id="5120" w:author="GELIAS" w:date="2026-04-13T17:07:00Z">
              <w:rPr>
                <w:rFonts w:ascii="Calibri" w:eastAsia="Aptos" w:hAnsi="Calibri" w:cs="Calibri"/>
              </w:rPr>
            </w:rPrChange>
          </w:rPr>
          <w:t>Owner</w:t>
        </w:r>
      </w:ins>
      <w:ins w:id="5121" w:author="GELIAS" w:date="2026-04-13T16:33:00Z">
        <w:r w:rsidRPr="008D225D">
          <w:rPr>
            <w:rFonts w:eastAsia="Aptos"/>
            <w:rPrChange w:id="5122" w:author="GELIAS" w:date="2026-04-13T17:07:00Z">
              <w:rPr>
                <w:rFonts w:ascii="Calibri" w:eastAsia="Aptos" w:hAnsi="Calibri" w:cs="Calibri"/>
              </w:rPr>
            </w:rPrChange>
          </w:rPr>
          <w:t xml:space="preserve"> is entitled to any additional payment from the Contractor </w:t>
        </w:r>
        <w:del w:id="5123" w:author="EVANS" w:date="2026-04-30T16:27:00Z">
          <w:r w:rsidRPr="008D225D" w:rsidDel="007A3FCE">
            <w:rPr>
              <w:rFonts w:eastAsia="Aptos"/>
              <w:rPrChange w:id="5124" w:author="GELIAS" w:date="2026-04-13T17:07:00Z">
                <w:rPr>
                  <w:rFonts w:ascii="Calibri" w:eastAsia="Aptos" w:hAnsi="Calibri" w:cs="Calibri"/>
                </w:rPr>
              </w:rPrChange>
            </w:rPr>
            <w:delText xml:space="preserve">(or </w:delText>
          </w:r>
          <w:commentRangeStart w:id="5125"/>
          <w:r w:rsidRPr="008D225D" w:rsidDel="007A3FCE">
            <w:rPr>
              <w:rFonts w:eastAsia="Aptos"/>
              <w:rPrChange w:id="5126" w:author="GELIAS" w:date="2026-04-13T17:07:00Z">
                <w:rPr>
                  <w:rFonts w:ascii="Calibri" w:eastAsia="Aptos" w:hAnsi="Calibri" w:cs="Calibri"/>
                </w:rPr>
              </w:rPrChange>
            </w:rPr>
            <w:delText>reduction</w:delText>
          </w:r>
        </w:del>
      </w:ins>
      <w:commentRangeEnd w:id="5125"/>
      <w:r w:rsidR="007A3FCE">
        <w:rPr>
          <w:rStyle w:val="CommentReference"/>
        </w:rPr>
        <w:commentReference w:id="5125"/>
      </w:r>
      <w:ins w:id="5127" w:author="GELIAS" w:date="2026-04-13T16:33:00Z">
        <w:del w:id="5128" w:author="EVANS" w:date="2026-04-30T16:27:00Z">
          <w:r w:rsidRPr="008D225D" w:rsidDel="007A3FCE">
            <w:rPr>
              <w:rFonts w:eastAsia="Aptos"/>
              <w:rPrChange w:id="5129" w:author="GELIAS" w:date="2026-04-13T17:07:00Z">
                <w:rPr>
                  <w:rFonts w:ascii="Calibri" w:eastAsia="Aptos" w:hAnsi="Calibri" w:cs="Calibri"/>
                </w:rPr>
              </w:rPrChange>
            </w:rPr>
            <w:delText xml:space="preserve"> in the Contract Price) </w:delText>
          </w:r>
        </w:del>
        <w:r w:rsidRPr="008D225D">
          <w:rPr>
            <w:rFonts w:eastAsia="Aptos"/>
            <w:rPrChange w:id="5130" w:author="GELIAS" w:date="2026-04-13T17:07:00Z">
              <w:rPr>
                <w:rFonts w:ascii="Calibri" w:eastAsia="Aptos" w:hAnsi="Calibri" w:cs="Calibri"/>
              </w:rPr>
            </w:rPrChange>
          </w:rPr>
          <w:t>and/ or to an extension of the DNP;</w:t>
        </w:r>
      </w:ins>
    </w:p>
    <w:p w14:paraId="5FD6C2AC" w14:textId="465C8D67" w:rsidR="002F3511" w:rsidRPr="008D225D" w:rsidRDefault="002F3511">
      <w:pPr>
        <w:numPr>
          <w:ilvl w:val="1"/>
          <w:numId w:val="180"/>
        </w:numPr>
        <w:spacing w:after="160"/>
        <w:jc w:val="both"/>
        <w:rPr>
          <w:ins w:id="5131" w:author="GELIAS" w:date="2026-04-13T16:33:00Z"/>
          <w:rFonts w:eastAsia="Aptos"/>
          <w:rPrChange w:id="5132" w:author="GELIAS" w:date="2026-04-13T17:07:00Z">
            <w:rPr>
              <w:ins w:id="5133" w:author="GELIAS" w:date="2026-04-13T16:33:00Z"/>
              <w:rFonts w:ascii="Calibri" w:eastAsia="Aptos" w:hAnsi="Calibri" w:cs="Calibri"/>
            </w:rPr>
          </w:rPrChange>
        </w:rPr>
        <w:pPrChange w:id="5134" w:author="GELIAS" w:date="2026-04-13T16:34:00Z">
          <w:pPr>
            <w:numPr>
              <w:ilvl w:val="1"/>
              <w:numId w:val="165"/>
            </w:numPr>
            <w:spacing w:after="160"/>
            <w:ind w:left="1440" w:hanging="589"/>
            <w:jc w:val="both"/>
          </w:pPr>
        </w:pPrChange>
      </w:pPr>
      <w:ins w:id="5135" w:author="GELIAS" w:date="2026-04-13T16:33:00Z">
        <w:r w:rsidRPr="008D225D">
          <w:rPr>
            <w:rFonts w:eastAsia="Aptos"/>
            <w:rPrChange w:id="5136" w:author="GELIAS" w:date="2026-04-13T17:07:00Z">
              <w:rPr>
                <w:rFonts w:ascii="Calibri" w:eastAsia="Aptos" w:hAnsi="Calibri" w:cs="Calibri"/>
              </w:rPr>
            </w:rPrChange>
          </w:rPr>
          <w:t xml:space="preserve">if the Contractor considers that the Contractor is entitled to any additional payment from the </w:t>
        </w:r>
      </w:ins>
      <w:ins w:id="5137" w:author="GELIAS" w:date="2026-04-13T17:03:00Z">
        <w:r w:rsidR="008D225D" w:rsidRPr="008D225D">
          <w:rPr>
            <w:rFonts w:eastAsia="Aptos"/>
            <w:rPrChange w:id="5138" w:author="GELIAS" w:date="2026-04-13T17:07:00Z">
              <w:rPr>
                <w:rFonts w:ascii="Calibri" w:eastAsia="Aptos" w:hAnsi="Calibri" w:cs="Calibri"/>
              </w:rPr>
            </w:rPrChange>
          </w:rPr>
          <w:t>Owner</w:t>
        </w:r>
      </w:ins>
      <w:ins w:id="5139" w:author="GELIAS" w:date="2026-04-13T16:33:00Z">
        <w:r w:rsidRPr="008D225D">
          <w:rPr>
            <w:rFonts w:eastAsia="Aptos"/>
            <w:rPrChange w:id="5140" w:author="GELIAS" w:date="2026-04-13T17:07:00Z">
              <w:rPr>
                <w:rFonts w:ascii="Calibri" w:eastAsia="Aptos" w:hAnsi="Calibri" w:cs="Calibri"/>
              </w:rPr>
            </w:rPrChange>
          </w:rPr>
          <w:t xml:space="preserve"> and/or to EOT; or</w:t>
        </w:r>
      </w:ins>
    </w:p>
    <w:p w14:paraId="4CF73D2A" w14:textId="675DA74E" w:rsidR="002F3511" w:rsidRPr="008D225D" w:rsidRDefault="002F3511">
      <w:pPr>
        <w:numPr>
          <w:ilvl w:val="1"/>
          <w:numId w:val="180"/>
        </w:numPr>
        <w:spacing w:after="160"/>
        <w:jc w:val="both"/>
        <w:rPr>
          <w:ins w:id="5141" w:author="GELIAS" w:date="2026-04-13T16:33:00Z"/>
          <w:rFonts w:eastAsia="Aptos"/>
          <w:rPrChange w:id="5142" w:author="GELIAS" w:date="2026-04-13T17:07:00Z">
            <w:rPr>
              <w:ins w:id="5143" w:author="GELIAS" w:date="2026-04-13T16:33:00Z"/>
              <w:rFonts w:ascii="Calibri" w:eastAsia="Aptos" w:hAnsi="Calibri" w:cs="Calibri"/>
            </w:rPr>
          </w:rPrChange>
        </w:rPr>
        <w:pPrChange w:id="5144" w:author="GELIAS" w:date="2026-04-13T16:34:00Z">
          <w:pPr>
            <w:numPr>
              <w:ilvl w:val="1"/>
              <w:numId w:val="165"/>
            </w:numPr>
            <w:spacing w:after="160"/>
            <w:ind w:left="1440" w:hanging="589"/>
            <w:jc w:val="both"/>
          </w:pPr>
        </w:pPrChange>
      </w:pPr>
      <w:ins w:id="5145" w:author="GELIAS" w:date="2026-04-13T16:33:00Z">
        <w:r w:rsidRPr="008D225D">
          <w:rPr>
            <w:rFonts w:eastAsia="Aptos"/>
            <w:rPrChange w:id="5146" w:author="GELIAS" w:date="2026-04-13T17:07:00Z">
              <w:rPr>
                <w:rFonts w:ascii="Calibri" w:eastAsia="Aptos" w:hAnsi="Calibri" w:cs="Calibri"/>
              </w:rPr>
            </w:rPrChange>
          </w:rPr>
          <w:t xml:space="preserve">if either Party considers that he/she is entitled to another entitlement or relief against the other Party. Such other entitlement or relief may be of any kind whatsoever (including in connection with any certificate, instruction, Notice, opinion or valuation of the </w:t>
        </w:r>
      </w:ins>
      <w:ins w:id="5147" w:author="GELIAS" w:date="2026-04-13T17:03:00Z">
        <w:r w:rsidR="008D225D" w:rsidRPr="008D225D">
          <w:rPr>
            <w:rFonts w:eastAsia="Aptos"/>
            <w:rPrChange w:id="5148" w:author="GELIAS" w:date="2026-04-13T17:07:00Z">
              <w:rPr>
                <w:rFonts w:ascii="Calibri" w:eastAsia="Aptos" w:hAnsi="Calibri" w:cs="Calibri"/>
              </w:rPr>
            </w:rPrChange>
          </w:rPr>
          <w:t>Owner</w:t>
        </w:r>
      </w:ins>
      <w:ins w:id="5149" w:author="GELIAS" w:date="2026-04-13T16:33:00Z">
        <w:r w:rsidRPr="008D225D">
          <w:rPr>
            <w:rFonts w:eastAsia="Aptos"/>
            <w:rPrChange w:id="5150" w:author="GELIAS" w:date="2026-04-13T17:07:00Z">
              <w:rPr>
                <w:rFonts w:ascii="Calibri" w:eastAsia="Aptos" w:hAnsi="Calibri" w:cs="Calibri"/>
              </w:rPr>
            </w:rPrChange>
          </w:rPr>
          <w:t>) except to the extent that it involves any entitlement referred to in sub-paragraphs (</w:t>
        </w:r>
      </w:ins>
      <w:proofErr w:type="spellStart"/>
      <w:ins w:id="5151" w:author="GELIAS" w:date="2026-04-13T16:35:00Z">
        <w:r w:rsidRPr="008D225D">
          <w:rPr>
            <w:rFonts w:eastAsia="Aptos"/>
            <w:rPrChange w:id="5152" w:author="GELIAS" w:date="2026-04-13T17:07:00Z">
              <w:rPr>
                <w:rFonts w:ascii="Calibri" w:eastAsia="Aptos" w:hAnsi="Calibri" w:cs="Calibri"/>
              </w:rPr>
            </w:rPrChange>
          </w:rPr>
          <w:t>i</w:t>
        </w:r>
      </w:ins>
      <w:proofErr w:type="spellEnd"/>
      <w:ins w:id="5153" w:author="GELIAS" w:date="2026-04-13T16:33:00Z">
        <w:r w:rsidRPr="008D225D">
          <w:rPr>
            <w:rFonts w:eastAsia="Aptos"/>
            <w:rPrChange w:id="5154" w:author="GELIAS" w:date="2026-04-13T17:07:00Z">
              <w:rPr>
                <w:rFonts w:ascii="Calibri" w:eastAsia="Aptos" w:hAnsi="Calibri" w:cs="Calibri"/>
              </w:rPr>
            </w:rPrChange>
          </w:rPr>
          <w:t>) and/or (</w:t>
        </w:r>
      </w:ins>
      <w:ins w:id="5155" w:author="GELIAS" w:date="2026-04-13T16:35:00Z">
        <w:r w:rsidRPr="008D225D">
          <w:rPr>
            <w:rFonts w:eastAsia="Aptos"/>
            <w:rPrChange w:id="5156" w:author="GELIAS" w:date="2026-04-13T17:07:00Z">
              <w:rPr>
                <w:rFonts w:ascii="Calibri" w:eastAsia="Aptos" w:hAnsi="Calibri" w:cs="Calibri"/>
              </w:rPr>
            </w:rPrChange>
          </w:rPr>
          <w:t>ii</w:t>
        </w:r>
      </w:ins>
      <w:ins w:id="5157" w:author="GELIAS" w:date="2026-04-13T16:33:00Z">
        <w:r w:rsidRPr="008D225D">
          <w:rPr>
            <w:rFonts w:eastAsia="Aptos"/>
            <w:rPrChange w:id="5158" w:author="GELIAS" w:date="2026-04-13T17:07:00Z">
              <w:rPr>
                <w:rFonts w:ascii="Calibri" w:eastAsia="Aptos" w:hAnsi="Calibri" w:cs="Calibri"/>
              </w:rPr>
            </w:rPrChange>
          </w:rPr>
          <w:t>) above.</w:t>
        </w:r>
      </w:ins>
    </w:p>
    <w:p w14:paraId="43F257B0" w14:textId="6C76596D" w:rsidR="002F3511" w:rsidRPr="008D225D" w:rsidRDefault="002F3511">
      <w:pPr>
        <w:pStyle w:val="ListParagraph"/>
        <w:numPr>
          <w:ilvl w:val="2"/>
          <w:numId w:val="164"/>
        </w:numPr>
        <w:spacing w:after="160"/>
        <w:ind w:left="1701" w:hanging="992"/>
        <w:contextualSpacing/>
        <w:jc w:val="both"/>
        <w:rPr>
          <w:ins w:id="5159" w:author="GELIAS" w:date="2026-04-13T16:33:00Z"/>
          <w:rFonts w:eastAsia="Aptos"/>
          <w:rPrChange w:id="5160" w:author="GELIAS" w:date="2026-04-13T17:07:00Z">
            <w:rPr>
              <w:ins w:id="5161" w:author="GELIAS" w:date="2026-04-13T16:33:00Z"/>
              <w:rFonts w:ascii="Calibri" w:eastAsia="Aptos" w:hAnsi="Calibri" w:cs="Calibri"/>
            </w:rPr>
          </w:rPrChange>
        </w:rPr>
        <w:pPrChange w:id="5162" w:author="GELIAS" w:date="2026-04-13T16:34:00Z">
          <w:pPr>
            <w:pStyle w:val="ListParagraph"/>
            <w:numPr>
              <w:ilvl w:val="2"/>
              <w:numId w:val="173"/>
            </w:numPr>
            <w:spacing w:after="160"/>
            <w:ind w:left="1701" w:hanging="992"/>
            <w:contextualSpacing/>
            <w:jc w:val="both"/>
          </w:pPr>
        </w:pPrChange>
      </w:pPr>
      <w:ins w:id="5163" w:author="GELIAS" w:date="2026-04-13T16:33:00Z">
        <w:r w:rsidRPr="008D225D">
          <w:rPr>
            <w:rFonts w:eastAsia="Aptos"/>
            <w:rPrChange w:id="5164" w:author="GELIAS" w:date="2026-04-13T17:07:00Z">
              <w:rPr>
                <w:rFonts w:ascii="Calibri" w:eastAsia="Aptos" w:hAnsi="Calibri" w:cs="Calibri"/>
              </w:rPr>
            </w:rPrChange>
          </w:rPr>
          <w:t>In the case of a Claim under sub-paragraph (</w:t>
        </w:r>
      </w:ins>
      <w:proofErr w:type="spellStart"/>
      <w:ins w:id="5165" w:author="GELIAS" w:date="2026-04-13T16:35:00Z">
        <w:r w:rsidRPr="008D225D">
          <w:rPr>
            <w:rFonts w:eastAsia="Aptos"/>
            <w:rPrChange w:id="5166" w:author="GELIAS" w:date="2026-04-13T17:07:00Z">
              <w:rPr>
                <w:rFonts w:ascii="Calibri" w:eastAsia="Aptos" w:hAnsi="Calibri" w:cs="Calibri"/>
              </w:rPr>
            </w:rPrChange>
          </w:rPr>
          <w:t>i</w:t>
        </w:r>
      </w:ins>
      <w:proofErr w:type="spellEnd"/>
      <w:ins w:id="5167" w:author="GELIAS" w:date="2026-04-13T16:33:00Z">
        <w:r w:rsidRPr="008D225D">
          <w:rPr>
            <w:rFonts w:eastAsia="Aptos"/>
            <w:rPrChange w:id="5168" w:author="GELIAS" w:date="2026-04-13T17:07:00Z">
              <w:rPr>
                <w:rFonts w:ascii="Calibri" w:eastAsia="Aptos" w:hAnsi="Calibri" w:cs="Calibri"/>
              </w:rPr>
            </w:rPrChange>
          </w:rPr>
          <w:t>) or (</w:t>
        </w:r>
      </w:ins>
      <w:ins w:id="5169" w:author="GELIAS" w:date="2026-04-13T16:35:00Z">
        <w:r w:rsidRPr="008D225D">
          <w:rPr>
            <w:rFonts w:eastAsia="Aptos"/>
            <w:rPrChange w:id="5170" w:author="GELIAS" w:date="2026-04-13T17:07:00Z">
              <w:rPr>
                <w:rFonts w:ascii="Calibri" w:eastAsia="Aptos" w:hAnsi="Calibri" w:cs="Calibri"/>
              </w:rPr>
            </w:rPrChange>
          </w:rPr>
          <w:t>ii</w:t>
        </w:r>
      </w:ins>
      <w:ins w:id="5171" w:author="GELIAS" w:date="2026-04-13T16:33:00Z">
        <w:r w:rsidRPr="008D225D">
          <w:rPr>
            <w:rFonts w:eastAsia="Aptos"/>
            <w:rPrChange w:id="5172" w:author="GELIAS" w:date="2026-04-13T17:07:00Z">
              <w:rPr>
                <w:rFonts w:ascii="Calibri" w:eastAsia="Aptos" w:hAnsi="Calibri" w:cs="Calibri"/>
              </w:rPr>
            </w:rPrChange>
          </w:rPr>
          <w:t xml:space="preserve">) above, </w:t>
        </w:r>
      </w:ins>
      <w:ins w:id="5173" w:author="GELIAS" w:date="2026-04-13T17:04:00Z">
        <w:r w:rsidR="008D225D" w:rsidRPr="008D225D">
          <w:rPr>
            <w:rFonts w:eastAsia="Aptos"/>
            <w:rPrChange w:id="5174" w:author="GELIAS" w:date="2026-04-13T17:07:00Z">
              <w:rPr>
                <w:rFonts w:ascii="Calibri" w:eastAsia="Aptos" w:hAnsi="Calibri" w:cs="Calibri"/>
              </w:rPr>
            </w:rPrChange>
          </w:rPr>
          <w:t>Section</w:t>
        </w:r>
      </w:ins>
      <w:ins w:id="5175" w:author="GELIAS" w:date="2026-04-13T16:33:00Z">
        <w:r w:rsidRPr="008D225D">
          <w:rPr>
            <w:rFonts w:eastAsia="Aptos"/>
            <w:rPrChange w:id="5176" w:author="GELIAS" w:date="2026-04-13T17:07:00Z">
              <w:rPr>
                <w:rFonts w:ascii="Calibri" w:eastAsia="Aptos" w:hAnsi="Calibri" w:cs="Calibri"/>
              </w:rPr>
            </w:rPrChange>
          </w:rPr>
          <w:t xml:space="preserve"> 2</w:t>
        </w:r>
      </w:ins>
      <w:ins w:id="5177" w:author="GELIAS" w:date="2026-04-13T16:35:00Z">
        <w:r w:rsidRPr="008D225D">
          <w:rPr>
            <w:rFonts w:eastAsia="Aptos"/>
            <w:rPrChange w:id="5178" w:author="GELIAS" w:date="2026-04-13T17:07:00Z">
              <w:rPr>
                <w:rFonts w:ascii="Calibri" w:eastAsia="Aptos" w:hAnsi="Calibri" w:cs="Calibri"/>
              </w:rPr>
            </w:rPrChange>
          </w:rPr>
          <w:t>1</w:t>
        </w:r>
      </w:ins>
      <w:ins w:id="5179" w:author="GELIAS" w:date="2026-04-13T16:33:00Z">
        <w:r w:rsidRPr="008D225D">
          <w:rPr>
            <w:rFonts w:eastAsia="Aptos"/>
            <w:rPrChange w:id="5180" w:author="GELIAS" w:date="2026-04-13T17:07:00Z">
              <w:rPr>
                <w:rFonts w:ascii="Calibri" w:eastAsia="Aptos" w:hAnsi="Calibri" w:cs="Calibri"/>
              </w:rPr>
            </w:rPrChange>
          </w:rPr>
          <w:t>.2 (Claims for Payment and/or EOT) shall apply.</w:t>
        </w:r>
      </w:ins>
    </w:p>
    <w:p w14:paraId="431AD633" w14:textId="77777777" w:rsidR="002F3511" w:rsidRPr="008D225D" w:rsidRDefault="002F3511" w:rsidP="002F3511">
      <w:pPr>
        <w:pStyle w:val="ListParagraph"/>
        <w:ind w:left="1701"/>
        <w:jc w:val="both"/>
        <w:rPr>
          <w:ins w:id="5181" w:author="GELIAS" w:date="2026-04-13T16:33:00Z"/>
          <w:rFonts w:eastAsia="Aptos"/>
          <w:rPrChange w:id="5182" w:author="GELIAS" w:date="2026-04-13T17:07:00Z">
            <w:rPr>
              <w:ins w:id="5183" w:author="GELIAS" w:date="2026-04-13T16:33:00Z"/>
              <w:rFonts w:ascii="Calibri" w:eastAsia="Aptos" w:hAnsi="Calibri" w:cs="Calibri"/>
            </w:rPr>
          </w:rPrChange>
        </w:rPr>
      </w:pPr>
    </w:p>
    <w:p w14:paraId="77984581" w14:textId="2CE2A33C" w:rsidR="002F3511" w:rsidRPr="008D225D" w:rsidRDefault="002F3511">
      <w:pPr>
        <w:pStyle w:val="ListParagraph"/>
        <w:numPr>
          <w:ilvl w:val="2"/>
          <w:numId w:val="164"/>
        </w:numPr>
        <w:spacing w:after="160"/>
        <w:ind w:left="1701" w:hanging="992"/>
        <w:contextualSpacing/>
        <w:jc w:val="both"/>
        <w:rPr>
          <w:ins w:id="5184" w:author="GELIAS" w:date="2026-04-13T16:33:00Z"/>
          <w:rFonts w:eastAsia="Aptos"/>
          <w:rPrChange w:id="5185" w:author="GELIAS" w:date="2026-04-13T17:07:00Z">
            <w:rPr>
              <w:ins w:id="5186" w:author="GELIAS" w:date="2026-04-13T16:33:00Z"/>
              <w:rFonts w:ascii="Calibri" w:eastAsia="Aptos" w:hAnsi="Calibri" w:cs="Calibri"/>
            </w:rPr>
          </w:rPrChange>
        </w:rPr>
        <w:pPrChange w:id="5187" w:author="GELIAS" w:date="2026-04-13T16:34:00Z">
          <w:pPr>
            <w:pStyle w:val="ListParagraph"/>
            <w:numPr>
              <w:ilvl w:val="2"/>
              <w:numId w:val="173"/>
            </w:numPr>
            <w:spacing w:after="160"/>
            <w:ind w:left="1701" w:hanging="992"/>
            <w:contextualSpacing/>
            <w:jc w:val="both"/>
          </w:pPr>
        </w:pPrChange>
      </w:pPr>
      <w:ins w:id="5188" w:author="GELIAS" w:date="2026-04-13T16:33:00Z">
        <w:r w:rsidRPr="008D225D">
          <w:rPr>
            <w:rFonts w:eastAsia="Aptos"/>
            <w:rPrChange w:id="5189" w:author="GELIAS" w:date="2026-04-13T17:07:00Z">
              <w:rPr>
                <w:rFonts w:ascii="Calibri" w:eastAsia="Aptos" w:hAnsi="Calibri" w:cs="Calibri"/>
              </w:rPr>
            </w:rPrChange>
          </w:rPr>
          <w:t xml:space="preserve">In the case of a Claim under sub-paragraph </w:t>
        </w:r>
      </w:ins>
      <w:commentRangeStart w:id="5190"/>
      <w:ins w:id="5191" w:author="EVANS" w:date="2026-04-30T16:26:00Z">
        <w:r w:rsidR="00B911FE">
          <w:rPr>
            <w:rFonts w:eastAsia="Aptos"/>
          </w:rPr>
          <w:t>(</w:t>
        </w:r>
        <w:proofErr w:type="spellStart"/>
        <w:r w:rsidR="00B911FE">
          <w:rPr>
            <w:rFonts w:eastAsia="Aptos"/>
          </w:rPr>
          <w:t>i</w:t>
        </w:r>
        <w:proofErr w:type="spellEnd"/>
        <w:r w:rsidR="00B911FE">
          <w:rPr>
            <w:rFonts w:eastAsia="Aptos"/>
          </w:rPr>
          <w:t xml:space="preserve">) and </w:t>
        </w:r>
      </w:ins>
      <w:ins w:id="5192" w:author="GELIAS" w:date="2026-04-13T16:33:00Z">
        <w:r w:rsidRPr="008D225D">
          <w:rPr>
            <w:rFonts w:eastAsia="Aptos"/>
            <w:rPrChange w:id="5193" w:author="GELIAS" w:date="2026-04-13T17:07:00Z">
              <w:rPr>
                <w:rFonts w:ascii="Calibri" w:eastAsia="Aptos" w:hAnsi="Calibri" w:cs="Calibri"/>
              </w:rPr>
            </w:rPrChange>
          </w:rPr>
          <w:t>(</w:t>
        </w:r>
      </w:ins>
      <w:ins w:id="5194" w:author="GELIAS" w:date="2026-04-13T16:35:00Z">
        <w:r w:rsidRPr="008D225D">
          <w:rPr>
            <w:rFonts w:eastAsia="Aptos"/>
            <w:rPrChange w:id="5195" w:author="GELIAS" w:date="2026-04-13T17:07:00Z">
              <w:rPr>
                <w:rFonts w:ascii="Calibri" w:eastAsia="Aptos" w:hAnsi="Calibri" w:cs="Calibri"/>
              </w:rPr>
            </w:rPrChange>
          </w:rPr>
          <w:t>ii</w:t>
        </w:r>
      </w:ins>
      <w:ins w:id="5196" w:author="GELIAS" w:date="2026-04-13T16:33:00Z">
        <w:r w:rsidRPr="008D225D">
          <w:rPr>
            <w:rFonts w:eastAsia="Aptos"/>
            <w:rPrChange w:id="5197" w:author="GELIAS" w:date="2026-04-13T17:07:00Z">
              <w:rPr>
                <w:rFonts w:ascii="Calibri" w:eastAsia="Aptos" w:hAnsi="Calibri" w:cs="Calibri"/>
              </w:rPr>
            </w:rPrChange>
          </w:rPr>
          <w:t>) above</w:t>
        </w:r>
      </w:ins>
      <w:commentRangeEnd w:id="5190"/>
      <w:r w:rsidR="009477B7">
        <w:rPr>
          <w:rStyle w:val="CommentReference"/>
        </w:rPr>
        <w:commentReference w:id="5190"/>
      </w:r>
      <w:ins w:id="5198" w:author="GELIAS" w:date="2026-04-13T16:33:00Z">
        <w:r w:rsidRPr="008D225D">
          <w:rPr>
            <w:rFonts w:eastAsia="Aptos"/>
            <w:rPrChange w:id="5199" w:author="GELIAS" w:date="2026-04-13T17:07:00Z">
              <w:rPr>
                <w:rFonts w:ascii="Calibri" w:eastAsia="Aptos" w:hAnsi="Calibri" w:cs="Calibri"/>
              </w:rPr>
            </w:rPrChange>
          </w:rPr>
          <w:t xml:space="preserve">, where the other Party has disagreed with the requested entitlement or relief (or is deemed to have disagreed if he/she does not respond within a reasonable time), </w:t>
        </w:r>
      </w:ins>
      <w:ins w:id="5200" w:author="GELIAS" w:date="2026-04-13T16:36:00Z">
        <w:r w:rsidR="006A122B" w:rsidRPr="008D225D">
          <w:t xml:space="preserve">Dispute shall not be deemed to have arisen but the claiming Party may by giving a Notice refer the Claim to the Engineer and </w:t>
        </w:r>
      </w:ins>
      <w:ins w:id="5201" w:author="GELIAS" w:date="2026-04-13T17:04:00Z">
        <w:r w:rsidR="008D225D" w:rsidRPr="008D225D">
          <w:t>Section</w:t>
        </w:r>
      </w:ins>
      <w:ins w:id="5202" w:author="GELIAS" w:date="2026-04-13T16:36:00Z">
        <w:r w:rsidR="006A122B" w:rsidRPr="008D225D">
          <w:t xml:space="preserve"> </w:t>
        </w:r>
      </w:ins>
      <w:ins w:id="5203" w:author="GELIAS" w:date="2026-04-13T16:37:00Z">
        <w:r w:rsidR="006A122B" w:rsidRPr="008D225D">
          <w:t>4.12</w:t>
        </w:r>
      </w:ins>
      <w:ins w:id="5204" w:author="GELIAS" w:date="2026-04-13T16:36:00Z">
        <w:r w:rsidR="006A122B" w:rsidRPr="008D225D">
          <w:t xml:space="preserve"> shall apply. This Notice shall be given as soon as practicable after the claiming Party becomes aware of the disagreement (or deemed disagreement) and shall include details of the claiming Party’s case and the other Party’s or the Engineer’s disagreement (or deemed disagreement)</w:t>
        </w:r>
      </w:ins>
    </w:p>
    <w:p w14:paraId="27AF640B" w14:textId="7394C335" w:rsidR="002F3511" w:rsidRPr="008D225D" w:rsidRDefault="002F3511">
      <w:pPr>
        <w:pStyle w:val="Heading2"/>
        <w:numPr>
          <w:ilvl w:val="1"/>
          <w:numId w:val="164"/>
        </w:numPr>
        <w:ind w:left="567" w:hanging="567"/>
        <w:rPr>
          <w:ins w:id="5205" w:author="GELIAS" w:date="2026-04-13T16:33:00Z"/>
          <w:rFonts w:eastAsia="Aptos"/>
          <w:i/>
          <w:iCs/>
          <w:u w:val="single"/>
          <w:rPrChange w:id="5206" w:author="GELIAS" w:date="2026-04-13T17:07:00Z">
            <w:rPr>
              <w:ins w:id="5207" w:author="GELIAS" w:date="2026-04-13T16:33:00Z"/>
              <w:rFonts w:ascii="Calibri" w:eastAsia="Aptos" w:hAnsi="Calibri" w:cs="Calibri"/>
              <w:i/>
              <w:iCs/>
              <w:u w:val="single"/>
            </w:rPr>
          </w:rPrChange>
        </w:rPr>
        <w:pPrChange w:id="5208" w:author="GELIAS" w:date="2026-04-13T16:37:00Z">
          <w:pPr>
            <w:pStyle w:val="Heading2"/>
          </w:pPr>
        </w:pPrChange>
      </w:pPr>
      <w:bookmarkStart w:id="5209" w:name="_Toc189433211"/>
      <w:ins w:id="5210" w:author="GELIAS" w:date="2026-04-13T16:33:00Z">
        <w:r w:rsidRPr="008D225D">
          <w:rPr>
            <w:rFonts w:eastAsia="Aptos"/>
            <w:i/>
            <w:rPrChange w:id="5211" w:author="GELIAS" w:date="2026-04-13T17:07:00Z">
              <w:rPr>
                <w:rFonts w:ascii="Calibri" w:eastAsia="Aptos" w:hAnsi="Calibri" w:cs="Calibri"/>
                <w:i/>
              </w:rPr>
            </w:rPrChange>
          </w:rPr>
          <w:t xml:space="preserve"> </w:t>
        </w:r>
        <w:r w:rsidRPr="008D225D">
          <w:rPr>
            <w:rFonts w:eastAsia="Aptos"/>
            <w:i/>
            <w:iCs/>
            <w:u w:val="single"/>
            <w:rPrChange w:id="5212" w:author="GELIAS" w:date="2026-04-13T17:07:00Z">
              <w:rPr>
                <w:rFonts w:ascii="Calibri" w:eastAsia="Aptos" w:hAnsi="Calibri" w:cs="Calibri"/>
                <w:i/>
                <w:iCs/>
                <w:u w:val="single"/>
              </w:rPr>
            </w:rPrChange>
          </w:rPr>
          <w:t>Claims for Payment and/or EOT</w:t>
        </w:r>
        <w:bookmarkEnd w:id="5209"/>
      </w:ins>
    </w:p>
    <w:p w14:paraId="0E9DCF58" w14:textId="51B4B287" w:rsidR="002F3511" w:rsidRPr="008D225D" w:rsidRDefault="002F3511" w:rsidP="006A122B">
      <w:pPr>
        <w:ind w:left="567"/>
        <w:jc w:val="both"/>
        <w:rPr>
          <w:ins w:id="5213" w:author="GELIAS" w:date="2026-04-13T16:38:00Z"/>
          <w:rFonts w:eastAsia="Aptos"/>
          <w:rPrChange w:id="5214" w:author="GELIAS" w:date="2026-04-13T17:07:00Z">
            <w:rPr>
              <w:ins w:id="5215" w:author="GELIAS" w:date="2026-04-13T16:38:00Z"/>
              <w:rFonts w:ascii="Calibri" w:eastAsia="Aptos" w:hAnsi="Calibri" w:cs="Calibri"/>
            </w:rPr>
          </w:rPrChange>
        </w:rPr>
      </w:pPr>
      <w:ins w:id="5216" w:author="GELIAS" w:date="2026-04-13T16:33:00Z">
        <w:r w:rsidRPr="008D225D">
          <w:rPr>
            <w:rFonts w:eastAsia="Aptos"/>
            <w:rPrChange w:id="5217" w:author="GELIAS" w:date="2026-04-13T17:07:00Z">
              <w:rPr>
                <w:rFonts w:ascii="Calibri" w:eastAsia="Aptos" w:hAnsi="Calibri" w:cs="Calibri"/>
              </w:rPr>
            </w:rPrChange>
          </w:rPr>
          <w:t xml:space="preserve">If either Party considers that he/she is entitled to any additional payment by the other Party </w:t>
        </w:r>
        <w:commentRangeStart w:id="5218"/>
        <w:del w:id="5219" w:author="EVANS" w:date="2026-04-30T17:28:00Z">
          <w:r w:rsidRPr="008D225D" w:rsidDel="00866AB0">
            <w:rPr>
              <w:rFonts w:eastAsia="Aptos"/>
              <w:rPrChange w:id="5220" w:author="GELIAS" w:date="2026-04-13T17:07:00Z">
                <w:rPr>
                  <w:rFonts w:ascii="Calibri" w:eastAsia="Aptos" w:hAnsi="Calibri" w:cs="Calibri"/>
                </w:rPr>
              </w:rPrChange>
            </w:rPr>
            <w:delText xml:space="preserve">(or, in the case of the </w:delText>
          </w:r>
        </w:del>
      </w:ins>
      <w:ins w:id="5221" w:author="GELIAS" w:date="2026-04-13T17:03:00Z">
        <w:del w:id="5222" w:author="EVANS" w:date="2026-04-30T17:28:00Z">
          <w:r w:rsidR="008D225D" w:rsidRPr="008D225D" w:rsidDel="00866AB0">
            <w:rPr>
              <w:rFonts w:eastAsia="Aptos"/>
              <w:rPrChange w:id="5223" w:author="GELIAS" w:date="2026-04-13T17:07:00Z">
                <w:rPr>
                  <w:rFonts w:ascii="Calibri" w:eastAsia="Aptos" w:hAnsi="Calibri" w:cs="Calibri"/>
                </w:rPr>
              </w:rPrChange>
            </w:rPr>
            <w:delText>Owner</w:delText>
          </w:r>
        </w:del>
      </w:ins>
      <w:ins w:id="5224" w:author="GELIAS" w:date="2026-04-13T16:33:00Z">
        <w:del w:id="5225" w:author="EVANS" w:date="2026-04-30T17:28:00Z">
          <w:r w:rsidRPr="008D225D" w:rsidDel="00866AB0">
            <w:rPr>
              <w:rFonts w:eastAsia="Aptos"/>
              <w:rPrChange w:id="5226" w:author="GELIAS" w:date="2026-04-13T17:07:00Z">
                <w:rPr>
                  <w:rFonts w:ascii="Calibri" w:eastAsia="Aptos" w:hAnsi="Calibri" w:cs="Calibri"/>
                </w:rPr>
              </w:rPrChange>
            </w:rPr>
            <w:delText xml:space="preserve">, a reduction in the Contract Price) </w:delText>
          </w:r>
        </w:del>
      </w:ins>
      <w:commentRangeEnd w:id="5218"/>
      <w:r w:rsidR="00866AB0">
        <w:rPr>
          <w:rStyle w:val="CommentReference"/>
        </w:rPr>
        <w:commentReference w:id="5218"/>
      </w:r>
      <w:ins w:id="5227" w:author="GELIAS" w:date="2026-04-13T16:33:00Z">
        <w:r w:rsidRPr="008D225D">
          <w:rPr>
            <w:rFonts w:eastAsia="Aptos"/>
            <w:rPrChange w:id="5228" w:author="GELIAS" w:date="2026-04-13T17:07:00Z">
              <w:rPr>
                <w:rFonts w:ascii="Calibri" w:eastAsia="Aptos" w:hAnsi="Calibri" w:cs="Calibri"/>
              </w:rPr>
            </w:rPrChange>
          </w:rPr>
          <w:t>and/or to EOT (in the case of the Contractor) or an extension of the D</w:t>
        </w:r>
      </w:ins>
      <w:ins w:id="5229" w:author="GELIAS" w:date="2026-04-13T16:38:00Z">
        <w:r w:rsidR="006A122B" w:rsidRPr="008D225D">
          <w:rPr>
            <w:rFonts w:eastAsia="Aptos"/>
            <w:rPrChange w:id="5230" w:author="GELIAS" w:date="2026-04-13T17:07:00Z">
              <w:rPr>
                <w:rFonts w:ascii="Calibri" w:eastAsia="Aptos" w:hAnsi="Calibri" w:cs="Calibri"/>
              </w:rPr>
            </w:rPrChange>
          </w:rPr>
          <w:t>C</w:t>
        </w:r>
      </w:ins>
      <w:ins w:id="5231" w:author="GELIAS" w:date="2026-04-13T16:33:00Z">
        <w:r w:rsidRPr="008D225D">
          <w:rPr>
            <w:rFonts w:eastAsia="Aptos"/>
            <w:rPrChange w:id="5232" w:author="GELIAS" w:date="2026-04-13T17:07:00Z">
              <w:rPr>
                <w:rFonts w:ascii="Calibri" w:eastAsia="Aptos" w:hAnsi="Calibri" w:cs="Calibri"/>
              </w:rPr>
            </w:rPrChange>
          </w:rPr>
          <w:t xml:space="preserve">P (in the case of the </w:t>
        </w:r>
      </w:ins>
      <w:ins w:id="5233" w:author="GELIAS" w:date="2026-04-13T17:03:00Z">
        <w:r w:rsidR="008D225D" w:rsidRPr="008D225D">
          <w:rPr>
            <w:rFonts w:eastAsia="Aptos"/>
            <w:rPrChange w:id="5234" w:author="GELIAS" w:date="2026-04-13T17:07:00Z">
              <w:rPr>
                <w:rFonts w:ascii="Calibri" w:eastAsia="Aptos" w:hAnsi="Calibri" w:cs="Calibri"/>
              </w:rPr>
            </w:rPrChange>
          </w:rPr>
          <w:t>Owner</w:t>
        </w:r>
      </w:ins>
      <w:ins w:id="5235" w:author="GELIAS" w:date="2026-04-13T16:33:00Z">
        <w:r w:rsidRPr="008D225D">
          <w:rPr>
            <w:rFonts w:eastAsia="Aptos"/>
            <w:rPrChange w:id="5236" w:author="GELIAS" w:date="2026-04-13T17:07:00Z">
              <w:rPr>
                <w:rFonts w:ascii="Calibri" w:eastAsia="Aptos" w:hAnsi="Calibri" w:cs="Calibri"/>
              </w:rPr>
            </w:rPrChange>
          </w:rPr>
          <w:t>) under any Clause of th</w:t>
        </w:r>
      </w:ins>
      <w:ins w:id="5237" w:author="GELIAS" w:date="2026-04-13T16:37:00Z">
        <w:r w:rsidR="006A122B" w:rsidRPr="008D225D">
          <w:rPr>
            <w:rFonts w:eastAsia="Aptos"/>
            <w:rPrChange w:id="5238" w:author="GELIAS" w:date="2026-04-13T17:07:00Z">
              <w:rPr>
                <w:rFonts w:ascii="Calibri" w:eastAsia="Aptos" w:hAnsi="Calibri" w:cs="Calibri"/>
              </w:rPr>
            </w:rPrChange>
          </w:rPr>
          <w:t>is Agreement</w:t>
        </w:r>
      </w:ins>
      <w:ins w:id="5239" w:author="GELIAS" w:date="2026-04-13T16:33:00Z">
        <w:r w:rsidRPr="008D225D">
          <w:rPr>
            <w:rFonts w:eastAsia="Aptos"/>
            <w:rPrChange w:id="5240" w:author="GELIAS" w:date="2026-04-13T17:07:00Z">
              <w:rPr>
                <w:rFonts w:ascii="Calibri" w:eastAsia="Aptos" w:hAnsi="Calibri" w:cs="Calibri"/>
              </w:rPr>
            </w:rPrChange>
          </w:rPr>
          <w:t>, the following Claim procedure shall apply:</w:t>
        </w:r>
      </w:ins>
    </w:p>
    <w:p w14:paraId="54E11B77" w14:textId="77777777" w:rsidR="006A122B" w:rsidRPr="008D225D" w:rsidRDefault="006A122B">
      <w:pPr>
        <w:ind w:left="567"/>
        <w:jc w:val="both"/>
        <w:rPr>
          <w:ins w:id="5241" w:author="GELIAS" w:date="2026-04-13T16:33:00Z"/>
          <w:rFonts w:eastAsia="Aptos"/>
          <w:rPrChange w:id="5242" w:author="GELIAS" w:date="2026-04-13T17:07:00Z">
            <w:rPr>
              <w:ins w:id="5243" w:author="GELIAS" w:date="2026-04-13T16:33:00Z"/>
              <w:rFonts w:ascii="Calibri" w:eastAsia="Aptos" w:hAnsi="Calibri" w:cs="Calibri"/>
            </w:rPr>
          </w:rPrChange>
        </w:rPr>
        <w:pPrChange w:id="5244" w:author="GELIAS" w:date="2026-04-13T16:38:00Z">
          <w:pPr>
            <w:ind w:left="709"/>
            <w:jc w:val="both"/>
          </w:pPr>
        </w:pPrChange>
      </w:pPr>
    </w:p>
    <w:p w14:paraId="5728122C" w14:textId="634B825B" w:rsidR="002F3511" w:rsidRPr="008D225D" w:rsidRDefault="002F3511">
      <w:pPr>
        <w:pStyle w:val="ListParagraph"/>
        <w:numPr>
          <w:ilvl w:val="2"/>
          <w:numId w:val="164"/>
        </w:numPr>
        <w:spacing w:after="160"/>
        <w:ind w:hanging="873"/>
        <w:contextualSpacing/>
        <w:jc w:val="both"/>
        <w:rPr>
          <w:ins w:id="5245" w:author="GELIAS" w:date="2026-04-13T16:33:00Z"/>
          <w:rFonts w:eastAsia="Aptos"/>
          <w:i/>
          <w:iCs/>
          <w:u w:val="single"/>
          <w:rPrChange w:id="5246" w:author="GELIAS" w:date="2026-04-13T17:07:00Z">
            <w:rPr>
              <w:ins w:id="5247" w:author="GELIAS" w:date="2026-04-13T16:33:00Z"/>
            </w:rPr>
          </w:rPrChange>
        </w:rPr>
        <w:pPrChange w:id="5248" w:author="GELIAS" w:date="2026-04-13T16:38:00Z">
          <w:pPr>
            <w:pStyle w:val="ListParagraph"/>
            <w:numPr>
              <w:ilvl w:val="2"/>
              <w:numId w:val="171"/>
            </w:numPr>
            <w:spacing w:after="160"/>
            <w:ind w:left="1418" w:hanging="709"/>
            <w:contextualSpacing/>
            <w:jc w:val="both"/>
          </w:pPr>
        </w:pPrChange>
      </w:pPr>
      <w:ins w:id="5249" w:author="GELIAS" w:date="2026-04-13T16:33:00Z">
        <w:r w:rsidRPr="008D225D">
          <w:rPr>
            <w:rFonts w:eastAsia="Aptos"/>
            <w:i/>
            <w:iCs/>
            <w:u w:val="single"/>
            <w:rPrChange w:id="5250" w:author="GELIAS" w:date="2026-04-13T17:07:00Z">
              <w:rPr/>
            </w:rPrChange>
          </w:rPr>
          <w:t>Notice of Claim</w:t>
        </w:r>
      </w:ins>
    </w:p>
    <w:p w14:paraId="374E0C75" w14:textId="1E17D11C" w:rsidR="002F3511" w:rsidRPr="008D225D" w:rsidRDefault="002F3511">
      <w:pPr>
        <w:pStyle w:val="ListParagraph"/>
        <w:numPr>
          <w:ilvl w:val="3"/>
          <w:numId w:val="164"/>
        </w:numPr>
        <w:spacing w:after="160"/>
        <w:ind w:left="2552" w:hanging="1134"/>
        <w:contextualSpacing/>
        <w:jc w:val="both"/>
        <w:rPr>
          <w:ins w:id="5251" w:author="GELIAS" w:date="2026-04-13T16:33:00Z"/>
          <w:rFonts w:eastAsia="Aptos"/>
          <w:rPrChange w:id="5252" w:author="GELIAS" w:date="2026-04-13T17:07:00Z">
            <w:rPr>
              <w:ins w:id="5253" w:author="GELIAS" w:date="2026-04-13T16:33:00Z"/>
            </w:rPr>
          </w:rPrChange>
        </w:rPr>
        <w:pPrChange w:id="5254" w:author="GELIAS" w:date="2026-04-13T16:38:00Z">
          <w:pPr>
            <w:pStyle w:val="ListParagraph"/>
            <w:numPr>
              <w:ilvl w:val="3"/>
              <w:numId w:val="174"/>
            </w:numPr>
            <w:spacing w:after="160"/>
            <w:ind w:left="2410" w:hanging="992"/>
            <w:contextualSpacing/>
            <w:jc w:val="both"/>
          </w:pPr>
        </w:pPrChange>
      </w:pPr>
      <w:ins w:id="5255" w:author="GELIAS" w:date="2026-04-13T16:33:00Z">
        <w:r w:rsidRPr="008D225D">
          <w:rPr>
            <w:rFonts w:eastAsia="Aptos"/>
            <w:rPrChange w:id="5256" w:author="GELIAS" w:date="2026-04-13T17:07:00Z">
              <w:rPr/>
            </w:rPrChange>
          </w:rPr>
          <w:t xml:space="preserve">The claiming Party shall give a Notice to the other Party, describing the event or circumstance giving rise to the cost, loss, delay or extension of DNP for when the claim is made as soon as possible. And no later than twenty-eight (28) days after the claiming Party becomes aware or should have become aware of the event or circumstance (the "Notice of Claim" in </w:t>
        </w:r>
      </w:ins>
      <w:ins w:id="5257" w:author="GELIAS" w:date="2026-04-13T17:10:00Z">
        <w:r w:rsidR="0001179A">
          <w:rPr>
            <w:rFonts w:eastAsia="Aptos"/>
          </w:rPr>
          <w:t>this Agreement</w:t>
        </w:r>
      </w:ins>
      <w:ins w:id="5258" w:author="GELIAS" w:date="2026-04-13T16:33:00Z">
        <w:r w:rsidRPr="008D225D">
          <w:rPr>
            <w:rFonts w:eastAsia="Aptos"/>
            <w:rPrChange w:id="5259" w:author="GELIAS" w:date="2026-04-13T17:07:00Z">
              <w:rPr/>
            </w:rPrChange>
          </w:rPr>
          <w:t>).</w:t>
        </w:r>
      </w:ins>
    </w:p>
    <w:p w14:paraId="4840C29D" w14:textId="77777777" w:rsidR="002F3511" w:rsidRPr="008D225D" w:rsidRDefault="002F3511" w:rsidP="002F3511">
      <w:pPr>
        <w:pStyle w:val="ListParagraph"/>
        <w:ind w:left="2410"/>
        <w:jc w:val="both"/>
        <w:rPr>
          <w:ins w:id="5260" w:author="GELIAS" w:date="2026-04-13T16:33:00Z"/>
          <w:rFonts w:eastAsia="Aptos"/>
          <w:rPrChange w:id="5261" w:author="GELIAS" w:date="2026-04-13T17:07:00Z">
            <w:rPr>
              <w:ins w:id="5262" w:author="GELIAS" w:date="2026-04-13T16:33:00Z"/>
              <w:rFonts w:ascii="Calibri" w:eastAsia="Aptos" w:hAnsi="Calibri" w:cs="Calibri"/>
            </w:rPr>
          </w:rPrChange>
        </w:rPr>
      </w:pPr>
    </w:p>
    <w:p w14:paraId="7776E044" w14:textId="493F4790" w:rsidR="002F3511" w:rsidRPr="008D225D" w:rsidRDefault="002F3511">
      <w:pPr>
        <w:pStyle w:val="ListParagraph"/>
        <w:numPr>
          <w:ilvl w:val="3"/>
          <w:numId w:val="164"/>
        </w:numPr>
        <w:spacing w:after="160"/>
        <w:ind w:left="2410" w:hanging="992"/>
        <w:contextualSpacing/>
        <w:jc w:val="both"/>
        <w:rPr>
          <w:ins w:id="5263" w:author="GELIAS" w:date="2026-04-13T16:33:00Z"/>
          <w:rFonts w:eastAsia="Aptos"/>
          <w:rPrChange w:id="5264" w:author="GELIAS" w:date="2026-04-13T17:07:00Z">
            <w:rPr>
              <w:ins w:id="5265" w:author="GELIAS" w:date="2026-04-13T16:33:00Z"/>
              <w:rFonts w:ascii="Calibri" w:eastAsia="Aptos" w:hAnsi="Calibri" w:cs="Calibri"/>
            </w:rPr>
          </w:rPrChange>
        </w:rPr>
        <w:pPrChange w:id="5266" w:author="GELIAS" w:date="2026-04-13T16:37:00Z">
          <w:pPr>
            <w:pStyle w:val="ListParagraph"/>
            <w:numPr>
              <w:ilvl w:val="3"/>
              <w:numId w:val="174"/>
            </w:numPr>
            <w:spacing w:after="160"/>
            <w:ind w:left="2410" w:hanging="992"/>
            <w:contextualSpacing/>
            <w:jc w:val="both"/>
          </w:pPr>
        </w:pPrChange>
      </w:pPr>
      <w:ins w:id="5267" w:author="GELIAS" w:date="2026-04-13T16:33:00Z">
        <w:r w:rsidRPr="008D225D">
          <w:rPr>
            <w:rFonts w:eastAsia="Aptos"/>
            <w:rPrChange w:id="5268" w:author="GELIAS" w:date="2026-04-13T17:07:00Z">
              <w:rPr>
                <w:rFonts w:ascii="Calibri" w:eastAsia="Aptos" w:hAnsi="Calibri" w:cs="Calibri"/>
              </w:rPr>
            </w:rPrChange>
          </w:rPr>
          <w:lastRenderedPageBreak/>
          <w:t xml:space="preserve">If the claiming Party fails to give a Notice of Claim within this period of twenty-eight  (28) days, the claiming Party shall not be entitled to any additional payment, the Contract Price shall not be reduced (in the case of the </w:t>
        </w:r>
      </w:ins>
      <w:ins w:id="5269" w:author="GELIAS" w:date="2026-04-13T17:03:00Z">
        <w:r w:rsidR="008D225D" w:rsidRPr="008D225D">
          <w:rPr>
            <w:rFonts w:eastAsia="Aptos"/>
            <w:rPrChange w:id="5270" w:author="GELIAS" w:date="2026-04-13T17:07:00Z">
              <w:rPr>
                <w:rFonts w:ascii="Calibri" w:eastAsia="Aptos" w:hAnsi="Calibri" w:cs="Calibri"/>
              </w:rPr>
            </w:rPrChange>
          </w:rPr>
          <w:t>Owner</w:t>
        </w:r>
      </w:ins>
      <w:ins w:id="5271" w:author="GELIAS" w:date="2026-04-13T16:33:00Z">
        <w:r w:rsidRPr="008D225D">
          <w:rPr>
            <w:rFonts w:eastAsia="Aptos"/>
            <w:rPrChange w:id="5272" w:author="GELIAS" w:date="2026-04-13T17:07:00Z">
              <w:rPr>
                <w:rFonts w:ascii="Calibri" w:eastAsia="Aptos" w:hAnsi="Calibri" w:cs="Calibri"/>
              </w:rPr>
            </w:rPrChange>
          </w:rPr>
          <w:t xml:space="preserve"> as the claiming Party), the Time for Completion (in the case of the Contractor as the claiming Party) or the DNP (in the case of the </w:t>
        </w:r>
      </w:ins>
      <w:ins w:id="5273" w:author="GELIAS" w:date="2026-04-13T17:03:00Z">
        <w:r w:rsidR="008D225D" w:rsidRPr="008D225D">
          <w:rPr>
            <w:rFonts w:eastAsia="Aptos"/>
            <w:rPrChange w:id="5274" w:author="GELIAS" w:date="2026-04-13T17:07:00Z">
              <w:rPr>
                <w:rFonts w:ascii="Calibri" w:eastAsia="Aptos" w:hAnsi="Calibri" w:cs="Calibri"/>
              </w:rPr>
            </w:rPrChange>
          </w:rPr>
          <w:t>Owner</w:t>
        </w:r>
      </w:ins>
      <w:ins w:id="5275" w:author="GELIAS" w:date="2026-04-13T16:33:00Z">
        <w:r w:rsidRPr="008D225D">
          <w:rPr>
            <w:rFonts w:eastAsia="Aptos"/>
            <w:rPrChange w:id="5276" w:author="GELIAS" w:date="2026-04-13T17:07:00Z">
              <w:rPr>
                <w:rFonts w:ascii="Calibri" w:eastAsia="Aptos" w:hAnsi="Calibri" w:cs="Calibri"/>
              </w:rPr>
            </w:rPrChange>
          </w:rPr>
          <w:t xml:space="preserve"> as the claiming Party) shall not be extended, and the other Party shall be discharged from any liability in connection with the event or circumstance giving rise to the Claim.</w:t>
        </w:r>
      </w:ins>
    </w:p>
    <w:p w14:paraId="26868BBD" w14:textId="77777777" w:rsidR="002F3511" w:rsidRPr="008D225D" w:rsidRDefault="002F3511">
      <w:pPr>
        <w:numPr>
          <w:ilvl w:val="2"/>
          <w:numId w:val="164"/>
        </w:numPr>
        <w:spacing w:after="160"/>
        <w:ind w:left="1418" w:hanging="851"/>
        <w:jc w:val="both"/>
        <w:rPr>
          <w:ins w:id="5277" w:author="GELIAS" w:date="2026-04-13T16:33:00Z"/>
          <w:rFonts w:eastAsia="Aptos"/>
          <w:i/>
          <w:iCs/>
          <w:u w:val="single"/>
          <w:rPrChange w:id="5278" w:author="GELIAS" w:date="2026-04-13T17:07:00Z">
            <w:rPr>
              <w:ins w:id="5279" w:author="GELIAS" w:date="2026-04-13T16:33:00Z"/>
              <w:rFonts w:ascii="Calibri" w:eastAsia="Aptos" w:hAnsi="Calibri" w:cs="Calibri"/>
              <w:i/>
              <w:iCs/>
              <w:u w:val="single"/>
            </w:rPr>
          </w:rPrChange>
        </w:rPr>
        <w:pPrChange w:id="5280" w:author="GELIAS" w:date="2026-04-13T16:39:00Z">
          <w:pPr>
            <w:numPr>
              <w:ilvl w:val="2"/>
              <w:numId w:val="171"/>
            </w:numPr>
            <w:spacing w:after="160"/>
            <w:ind w:left="1418" w:hanging="709"/>
            <w:jc w:val="both"/>
          </w:pPr>
        </w:pPrChange>
      </w:pPr>
      <w:ins w:id="5281" w:author="GELIAS" w:date="2026-04-13T16:33:00Z">
        <w:r w:rsidRPr="008D225D">
          <w:rPr>
            <w:rFonts w:eastAsia="Aptos"/>
            <w:i/>
            <w:iCs/>
            <w:u w:val="single"/>
            <w:rPrChange w:id="5282" w:author="GELIAS" w:date="2026-04-13T17:07:00Z">
              <w:rPr>
                <w:rFonts w:ascii="Calibri" w:eastAsia="Aptos" w:hAnsi="Calibri" w:cs="Calibri"/>
                <w:i/>
                <w:iCs/>
                <w:u w:val="single"/>
              </w:rPr>
            </w:rPrChange>
          </w:rPr>
          <w:t>Initial Response</w:t>
        </w:r>
      </w:ins>
    </w:p>
    <w:p w14:paraId="5FE98E04" w14:textId="0992A8A4" w:rsidR="006A122B" w:rsidRPr="008D225D" w:rsidRDefault="002F3511" w:rsidP="006A122B">
      <w:pPr>
        <w:pStyle w:val="ListParagraph"/>
        <w:numPr>
          <w:ilvl w:val="3"/>
          <w:numId w:val="164"/>
        </w:numPr>
        <w:spacing w:after="160"/>
        <w:ind w:left="2410" w:hanging="992"/>
        <w:contextualSpacing/>
        <w:jc w:val="both"/>
        <w:rPr>
          <w:ins w:id="5283" w:author="GELIAS" w:date="2026-04-13T16:39:00Z"/>
          <w:rFonts w:eastAsia="Aptos"/>
          <w:rPrChange w:id="5284" w:author="GELIAS" w:date="2026-04-13T17:07:00Z">
            <w:rPr>
              <w:ins w:id="5285" w:author="GELIAS" w:date="2026-04-13T16:39:00Z"/>
              <w:rFonts w:ascii="Calibri" w:eastAsia="Aptos" w:hAnsi="Calibri" w:cs="Calibri"/>
            </w:rPr>
          </w:rPrChange>
        </w:rPr>
      </w:pPr>
      <w:ins w:id="5286" w:author="GELIAS" w:date="2026-04-13T16:33:00Z">
        <w:r w:rsidRPr="008D225D">
          <w:rPr>
            <w:rFonts w:eastAsia="Aptos"/>
            <w:rPrChange w:id="5287" w:author="GELIAS" w:date="2026-04-13T17:07:00Z">
              <w:rPr/>
            </w:rPrChange>
          </w:rPr>
          <w:t xml:space="preserve">If the other Party considers that the claiming Party has failed to give the Notice of Claim within the period of twenty-eight (28) days under </w:t>
        </w:r>
      </w:ins>
      <w:ins w:id="5288" w:author="GELIAS" w:date="2026-04-13T17:04:00Z">
        <w:r w:rsidR="008D225D" w:rsidRPr="008D225D">
          <w:rPr>
            <w:rFonts w:eastAsia="Aptos"/>
            <w:rPrChange w:id="5289" w:author="GELIAS" w:date="2026-04-13T17:07:00Z">
              <w:rPr>
                <w:rFonts w:ascii="Calibri" w:eastAsia="Aptos" w:hAnsi="Calibri" w:cs="Calibri"/>
              </w:rPr>
            </w:rPrChange>
          </w:rPr>
          <w:t>Section</w:t>
        </w:r>
      </w:ins>
      <w:ins w:id="5290" w:author="GELIAS" w:date="2026-04-13T16:33:00Z">
        <w:r w:rsidRPr="008D225D">
          <w:rPr>
            <w:rFonts w:eastAsia="Aptos"/>
            <w:rPrChange w:id="5291" w:author="GELIAS" w:date="2026-04-13T17:07:00Z">
              <w:rPr/>
            </w:rPrChange>
          </w:rPr>
          <w:t xml:space="preserve"> 2</w:t>
        </w:r>
      </w:ins>
      <w:ins w:id="5292" w:author="GELIAS" w:date="2026-04-13T16:38:00Z">
        <w:r w:rsidR="006A122B" w:rsidRPr="008D225D">
          <w:rPr>
            <w:rFonts w:eastAsia="Aptos"/>
            <w:rPrChange w:id="5293" w:author="GELIAS" w:date="2026-04-13T17:07:00Z">
              <w:rPr/>
            </w:rPrChange>
          </w:rPr>
          <w:t>1</w:t>
        </w:r>
      </w:ins>
      <w:ins w:id="5294" w:author="GELIAS" w:date="2026-04-13T16:33:00Z">
        <w:r w:rsidRPr="008D225D">
          <w:rPr>
            <w:rFonts w:eastAsia="Aptos"/>
            <w:rPrChange w:id="5295" w:author="GELIAS" w:date="2026-04-13T17:07:00Z">
              <w:rPr/>
            </w:rPrChange>
          </w:rPr>
          <w:t>.2.1 [</w:t>
        </w:r>
        <w:r w:rsidRPr="008D225D">
          <w:rPr>
            <w:rFonts w:eastAsia="Aptos"/>
            <w:i/>
            <w:rPrChange w:id="5296" w:author="GELIAS" w:date="2026-04-13T17:07:00Z">
              <w:rPr>
                <w:i/>
              </w:rPr>
            </w:rPrChange>
          </w:rPr>
          <w:t>Notice of Claim</w:t>
        </w:r>
        <w:r w:rsidRPr="008D225D">
          <w:rPr>
            <w:rFonts w:eastAsia="Aptos"/>
            <w:rPrChange w:id="5297" w:author="GELIAS" w:date="2026-04-13T17:07:00Z">
              <w:rPr/>
            </w:rPrChange>
          </w:rPr>
          <w:t>] the other Party shall, within fourteen (14) days after receiving the Notice of Claim, give a Notice to the claiming Party accordingly (with reasons).</w:t>
        </w:r>
      </w:ins>
      <w:ins w:id="5298" w:author="GELIAS" w:date="2026-04-13T16:39:00Z">
        <w:r w:rsidR="006A122B" w:rsidRPr="008D225D">
          <w:rPr>
            <w:rFonts w:eastAsia="Aptos"/>
            <w:rPrChange w:id="5299" w:author="GELIAS" w:date="2026-04-13T17:07:00Z">
              <w:rPr>
                <w:rFonts w:ascii="Calibri" w:eastAsia="Aptos" w:hAnsi="Calibri" w:cs="Calibri"/>
              </w:rPr>
            </w:rPrChange>
          </w:rPr>
          <w:t xml:space="preserve"> </w:t>
        </w:r>
      </w:ins>
    </w:p>
    <w:p w14:paraId="246CB968" w14:textId="77777777" w:rsidR="006A122B" w:rsidRPr="008D225D" w:rsidRDefault="006A122B">
      <w:pPr>
        <w:pStyle w:val="ListParagraph"/>
        <w:spacing w:after="160"/>
        <w:ind w:left="2410"/>
        <w:contextualSpacing/>
        <w:jc w:val="both"/>
        <w:rPr>
          <w:ins w:id="5300" w:author="GELIAS" w:date="2026-04-13T16:39:00Z"/>
          <w:rFonts w:eastAsia="Aptos"/>
          <w:rPrChange w:id="5301" w:author="GELIAS" w:date="2026-04-13T17:07:00Z">
            <w:rPr>
              <w:ins w:id="5302" w:author="GELIAS" w:date="2026-04-13T16:39:00Z"/>
              <w:rFonts w:ascii="Calibri" w:eastAsia="Aptos" w:hAnsi="Calibri" w:cs="Calibri"/>
            </w:rPr>
          </w:rPrChange>
        </w:rPr>
        <w:pPrChange w:id="5303" w:author="GELIAS" w:date="2026-04-13T16:39:00Z">
          <w:pPr>
            <w:pStyle w:val="ListParagraph"/>
            <w:numPr>
              <w:ilvl w:val="3"/>
              <w:numId w:val="164"/>
            </w:numPr>
            <w:spacing w:after="160"/>
            <w:ind w:left="2410" w:hanging="992"/>
            <w:contextualSpacing/>
            <w:jc w:val="both"/>
          </w:pPr>
        </w:pPrChange>
      </w:pPr>
    </w:p>
    <w:p w14:paraId="04A7CC37" w14:textId="77777777" w:rsidR="006A122B" w:rsidRPr="008D225D" w:rsidRDefault="002F3511" w:rsidP="006A122B">
      <w:pPr>
        <w:pStyle w:val="ListParagraph"/>
        <w:numPr>
          <w:ilvl w:val="3"/>
          <w:numId w:val="164"/>
        </w:numPr>
        <w:spacing w:after="160"/>
        <w:ind w:left="2410" w:hanging="992"/>
        <w:contextualSpacing/>
        <w:jc w:val="both"/>
        <w:rPr>
          <w:ins w:id="5304" w:author="GELIAS" w:date="2026-04-13T16:39:00Z"/>
          <w:rFonts w:eastAsia="Aptos"/>
          <w:rPrChange w:id="5305" w:author="GELIAS" w:date="2026-04-13T17:07:00Z">
            <w:rPr>
              <w:ins w:id="5306" w:author="GELIAS" w:date="2026-04-13T16:39:00Z"/>
              <w:rFonts w:ascii="Calibri" w:eastAsia="Aptos" w:hAnsi="Calibri" w:cs="Calibri"/>
            </w:rPr>
          </w:rPrChange>
        </w:rPr>
      </w:pPr>
      <w:ins w:id="5307" w:author="GELIAS" w:date="2026-04-13T16:33:00Z">
        <w:r w:rsidRPr="008D225D">
          <w:rPr>
            <w:rFonts w:eastAsia="Aptos"/>
            <w:rPrChange w:id="5308" w:author="GELIAS" w:date="2026-04-13T17:07:00Z">
              <w:rPr/>
            </w:rPrChange>
          </w:rPr>
          <w:t>If the other Party does not give such a Notice within this period of fourteen (14) days, the Notice of Claim shall be deemed to be a valid Notice.</w:t>
        </w:r>
      </w:ins>
    </w:p>
    <w:p w14:paraId="3451FD46" w14:textId="77777777" w:rsidR="006A122B" w:rsidRPr="008D225D" w:rsidRDefault="006A122B">
      <w:pPr>
        <w:pStyle w:val="ListParagraph"/>
        <w:rPr>
          <w:ins w:id="5309" w:author="GELIAS" w:date="2026-04-13T16:39:00Z"/>
          <w:rFonts w:eastAsia="Aptos"/>
          <w:rPrChange w:id="5310" w:author="GELIAS" w:date="2026-04-13T17:07:00Z">
            <w:rPr>
              <w:ins w:id="5311" w:author="GELIAS" w:date="2026-04-13T16:39:00Z"/>
            </w:rPr>
          </w:rPrChange>
        </w:rPr>
        <w:pPrChange w:id="5312" w:author="GELIAS" w:date="2026-04-13T16:39:00Z">
          <w:pPr>
            <w:pStyle w:val="ListParagraph"/>
            <w:numPr>
              <w:ilvl w:val="3"/>
              <w:numId w:val="164"/>
            </w:numPr>
            <w:spacing w:after="160"/>
            <w:ind w:left="2410" w:hanging="992"/>
            <w:contextualSpacing/>
            <w:jc w:val="both"/>
          </w:pPr>
        </w:pPrChange>
      </w:pPr>
    </w:p>
    <w:p w14:paraId="49BC21FB" w14:textId="3E9832D9" w:rsidR="002F3511" w:rsidRPr="008D225D" w:rsidRDefault="002F3511">
      <w:pPr>
        <w:pStyle w:val="ListParagraph"/>
        <w:numPr>
          <w:ilvl w:val="3"/>
          <w:numId w:val="164"/>
        </w:numPr>
        <w:spacing w:after="160"/>
        <w:ind w:left="2410" w:hanging="992"/>
        <w:contextualSpacing/>
        <w:jc w:val="both"/>
        <w:rPr>
          <w:ins w:id="5313" w:author="GELIAS" w:date="2026-04-13T16:33:00Z"/>
          <w:rFonts w:eastAsia="Aptos"/>
          <w:rPrChange w:id="5314" w:author="GELIAS" w:date="2026-04-13T17:07:00Z">
            <w:rPr>
              <w:ins w:id="5315" w:author="GELIAS" w:date="2026-04-13T16:33:00Z"/>
            </w:rPr>
          </w:rPrChange>
        </w:rPr>
        <w:pPrChange w:id="5316" w:author="GELIAS" w:date="2026-04-13T16:39:00Z">
          <w:pPr>
            <w:pStyle w:val="ListParagraph"/>
            <w:numPr>
              <w:ilvl w:val="3"/>
              <w:numId w:val="175"/>
            </w:numPr>
            <w:spacing w:after="160"/>
            <w:ind w:left="2127" w:hanging="840"/>
            <w:contextualSpacing/>
            <w:jc w:val="both"/>
          </w:pPr>
        </w:pPrChange>
      </w:pPr>
      <w:ins w:id="5317" w:author="GELIAS" w:date="2026-04-13T16:33:00Z">
        <w:r w:rsidRPr="008D225D">
          <w:rPr>
            <w:rFonts w:eastAsia="Aptos"/>
            <w:rPrChange w:id="5318" w:author="GELIAS" w:date="2026-04-13T17:07:00Z">
              <w:rPr/>
            </w:rPrChange>
          </w:rPr>
          <w:t xml:space="preserve">If the claiming Party receives a Notice from the other Party under this </w:t>
        </w:r>
      </w:ins>
      <w:ins w:id="5319" w:author="GELIAS" w:date="2026-04-13T17:04:00Z">
        <w:r w:rsidR="008D225D" w:rsidRPr="008D225D">
          <w:rPr>
            <w:rFonts w:eastAsia="Aptos"/>
            <w:rPrChange w:id="5320" w:author="GELIAS" w:date="2026-04-13T17:07:00Z">
              <w:rPr>
                <w:rFonts w:ascii="Calibri" w:eastAsia="Aptos" w:hAnsi="Calibri" w:cs="Calibri"/>
              </w:rPr>
            </w:rPrChange>
          </w:rPr>
          <w:t>Section</w:t>
        </w:r>
      </w:ins>
      <w:ins w:id="5321" w:author="GELIAS" w:date="2026-04-13T16:33:00Z">
        <w:r w:rsidRPr="008D225D">
          <w:rPr>
            <w:rFonts w:eastAsia="Aptos"/>
            <w:rPrChange w:id="5322" w:author="GELIAS" w:date="2026-04-13T17:07:00Z">
              <w:rPr/>
            </w:rPrChange>
          </w:rPr>
          <w:t xml:space="preserve"> and disagrees with the other Party or considers there are circumstances which justify late submission of the Notice of Claim, the claiming Party shall include in its fully detailed Claim under </w:t>
        </w:r>
      </w:ins>
      <w:ins w:id="5323" w:author="GELIAS" w:date="2026-04-13T17:04:00Z">
        <w:r w:rsidR="008D225D" w:rsidRPr="008D225D">
          <w:rPr>
            <w:rFonts w:eastAsia="Aptos"/>
            <w:rPrChange w:id="5324" w:author="GELIAS" w:date="2026-04-13T17:07:00Z">
              <w:rPr>
                <w:rFonts w:ascii="Calibri" w:eastAsia="Aptos" w:hAnsi="Calibri" w:cs="Calibri"/>
              </w:rPr>
            </w:rPrChange>
          </w:rPr>
          <w:t>Section</w:t>
        </w:r>
      </w:ins>
      <w:ins w:id="5325" w:author="GELIAS" w:date="2026-04-13T16:33:00Z">
        <w:r w:rsidRPr="008D225D">
          <w:rPr>
            <w:rFonts w:eastAsia="Aptos"/>
            <w:rPrChange w:id="5326" w:author="GELIAS" w:date="2026-04-13T17:07:00Z">
              <w:rPr/>
            </w:rPrChange>
          </w:rPr>
          <w:t xml:space="preserve"> 20.2.4 (Fully Detailed Claim) details of such disagreement or why such late submission is justified (as the case may be).</w:t>
        </w:r>
      </w:ins>
    </w:p>
    <w:p w14:paraId="51707871" w14:textId="77777777" w:rsidR="002F3511" w:rsidRPr="008D225D" w:rsidRDefault="002F3511">
      <w:pPr>
        <w:numPr>
          <w:ilvl w:val="2"/>
          <w:numId w:val="164"/>
        </w:numPr>
        <w:spacing w:after="160"/>
        <w:ind w:left="1418" w:hanging="709"/>
        <w:jc w:val="both"/>
        <w:rPr>
          <w:ins w:id="5327" w:author="GELIAS" w:date="2026-04-13T16:33:00Z"/>
          <w:rFonts w:eastAsia="Aptos"/>
          <w:i/>
          <w:iCs/>
          <w:u w:val="single"/>
          <w:rPrChange w:id="5328" w:author="GELIAS" w:date="2026-04-13T17:07:00Z">
            <w:rPr>
              <w:ins w:id="5329" w:author="GELIAS" w:date="2026-04-13T16:33:00Z"/>
              <w:rFonts w:ascii="Calibri" w:eastAsia="Aptos" w:hAnsi="Calibri" w:cs="Calibri"/>
              <w:i/>
              <w:iCs/>
              <w:u w:val="single"/>
            </w:rPr>
          </w:rPrChange>
        </w:rPr>
        <w:pPrChange w:id="5330" w:author="GELIAS" w:date="2026-04-13T16:37:00Z">
          <w:pPr>
            <w:numPr>
              <w:ilvl w:val="2"/>
              <w:numId w:val="171"/>
            </w:numPr>
            <w:spacing w:after="160"/>
            <w:ind w:left="1418" w:hanging="709"/>
            <w:jc w:val="both"/>
          </w:pPr>
        </w:pPrChange>
      </w:pPr>
      <w:ins w:id="5331" w:author="GELIAS" w:date="2026-04-13T16:33:00Z">
        <w:r w:rsidRPr="008D225D">
          <w:rPr>
            <w:rFonts w:eastAsia="Aptos"/>
            <w:i/>
            <w:iCs/>
            <w:u w:val="single"/>
            <w:rPrChange w:id="5332" w:author="GELIAS" w:date="2026-04-13T17:07:00Z">
              <w:rPr>
                <w:rFonts w:ascii="Calibri" w:eastAsia="Aptos" w:hAnsi="Calibri" w:cs="Calibri"/>
                <w:i/>
                <w:iCs/>
                <w:u w:val="single"/>
              </w:rPr>
            </w:rPrChange>
          </w:rPr>
          <w:t>Contemporary Records</w:t>
        </w:r>
      </w:ins>
    </w:p>
    <w:p w14:paraId="62C97438" w14:textId="16E688E8" w:rsidR="002F3511" w:rsidRPr="008D225D" w:rsidRDefault="002F3511">
      <w:pPr>
        <w:pStyle w:val="ListParagraph"/>
        <w:numPr>
          <w:ilvl w:val="3"/>
          <w:numId w:val="164"/>
        </w:numPr>
        <w:spacing w:after="160"/>
        <w:ind w:left="2410" w:hanging="992"/>
        <w:contextualSpacing/>
        <w:jc w:val="both"/>
        <w:rPr>
          <w:ins w:id="5333" w:author="GELIAS" w:date="2026-04-13T16:33:00Z"/>
          <w:rFonts w:eastAsia="Aptos"/>
          <w:rPrChange w:id="5334" w:author="GELIAS" w:date="2026-04-13T17:07:00Z">
            <w:rPr>
              <w:ins w:id="5335" w:author="GELIAS" w:date="2026-04-13T16:33:00Z"/>
            </w:rPr>
          </w:rPrChange>
        </w:rPr>
        <w:pPrChange w:id="5336" w:author="GELIAS" w:date="2026-04-13T16:40:00Z">
          <w:pPr>
            <w:pStyle w:val="ListParagraph"/>
            <w:numPr>
              <w:ilvl w:val="3"/>
              <w:numId w:val="176"/>
            </w:numPr>
            <w:spacing w:after="160"/>
            <w:ind w:left="2410" w:hanging="970"/>
            <w:contextualSpacing/>
            <w:jc w:val="both"/>
          </w:pPr>
        </w:pPrChange>
      </w:pPr>
      <w:ins w:id="5337" w:author="GELIAS" w:date="2026-04-13T16:33:00Z">
        <w:r w:rsidRPr="008D225D">
          <w:rPr>
            <w:rFonts w:eastAsia="Aptos"/>
            <w:rPrChange w:id="5338" w:author="GELIAS" w:date="2026-04-13T17:07:00Z">
              <w:rPr/>
            </w:rPrChange>
          </w:rPr>
          <w:t xml:space="preserve">In this </w:t>
        </w:r>
      </w:ins>
      <w:ins w:id="5339" w:author="GELIAS" w:date="2026-04-13T17:04:00Z">
        <w:r w:rsidR="008D225D" w:rsidRPr="008D225D">
          <w:rPr>
            <w:rFonts w:eastAsia="Aptos"/>
            <w:rPrChange w:id="5340" w:author="GELIAS" w:date="2026-04-13T17:07:00Z">
              <w:rPr>
                <w:rFonts w:ascii="Calibri" w:eastAsia="Aptos" w:hAnsi="Calibri" w:cs="Calibri"/>
              </w:rPr>
            </w:rPrChange>
          </w:rPr>
          <w:t>Section</w:t>
        </w:r>
      </w:ins>
      <w:ins w:id="5341" w:author="GELIAS" w:date="2026-04-13T16:33:00Z">
        <w:r w:rsidRPr="008D225D">
          <w:rPr>
            <w:rFonts w:eastAsia="Aptos"/>
            <w:rPrChange w:id="5342" w:author="GELIAS" w:date="2026-04-13T17:07:00Z">
              <w:rPr/>
            </w:rPrChange>
          </w:rPr>
          <w:t xml:space="preserve"> 2</w:t>
        </w:r>
      </w:ins>
      <w:ins w:id="5343" w:author="GELIAS" w:date="2026-04-13T16:40:00Z">
        <w:r w:rsidR="006A122B" w:rsidRPr="008D225D">
          <w:rPr>
            <w:rFonts w:eastAsia="Aptos"/>
            <w:rPrChange w:id="5344" w:author="GELIAS" w:date="2026-04-13T17:07:00Z">
              <w:rPr/>
            </w:rPrChange>
          </w:rPr>
          <w:t>1.</w:t>
        </w:r>
      </w:ins>
      <w:ins w:id="5345" w:author="GELIAS" w:date="2026-04-13T16:33:00Z">
        <w:r w:rsidRPr="008D225D">
          <w:rPr>
            <w:rFonts w:eastAsia="Aptos"/>
            <w:rPrChange w:id="5346" w:author="GELIAS" w:date="2026-04-13T17:07:00Z">
              <w:rPr/>
            </w:rPrChange>
          </w:rPr>
          <w:t>2, "contemporary records" means records that are prepared or generated at the same time, or immediately after, the event or circumstance giving rise to the Claim.</w:t>
        </w:r>
      </w:ins>
    </w:p>
    <w:p w14:paraId="657C7B22" w14:textId="77777777" w:rsidR="002F3511" w:rsidRPr="008D225D" w:rsidRDefault="002F3511" w:rsidP="002F3511">
      <w:pPr>
        <w:pStyle w:val="ListParagraph"/>
        <w:ind w:left="2410"/>
        <w:jc w:val="both"/>
        <w:rPr>
          <w:ins w:id="5347" w:author="GELIAS" w:date="2026-04-13T16:33:00Z"/>
          <w:rFonts w:eastAsia="Aptos"/>
          <w:rPrChange w:id="5348" w:author="GELIAS" w:date="2026-04-13T17:07:00Z">
            <w:rPr>
              <w:ins w:id="5349" w:author="GELIAS" w:date="2026-04-13T16:33:00Z"/>
              <w:rFonts w:ascii="Calibri" w:eastAsia="Aptos" w:hAnsi="Calibri" w:cs="Calibri"/>
            </w:rPr>
          </w:rPrChange>
        </w:rPr>
      </w:pPr>
    </w:p>
    <w:p w14:paraId="738CABAD" w14:textId="77777777" w:rsidR="002F3511" w:rsidRPr="008D225D" w:rsidRDefault="002F3511">
      <w:pPr>
        <w:pStyle w:val="ListParagraph"/>
        <w:numPr>
          <w:ilvl w:val="3"/>
          <w:numId w:val="164"/>
        </w:numPr>
        <w:spacing w:after="160"/>
        <w:ind w:left="2410" w:hanging="970"/>
        <w:contextualSpacing/>
        <w:jc w:val="both"/>
        <w:rPr>
          <w:ins w:id="5350" w:author="GELIAS" w:date="2026-04-13T16:33:00Z"/>
          <w:rFonts w:eastAsia="Aptos"/>
          <w:rPrChange w:id="5351" w:author="GELIAS" w:date="2026-04-13T17:07:00Z">
            <w:rPr>
              <w:ins w:id="5352" w:author="GELIAS" w:date="2026-04-13T16:33:00Z"/>
              <w:rFonts w:ascii="Calibri" w:eastAsia="Aptos" w:hAnsi="Calibri" w:cs="Calibri"/>
            </w:rPr>
          </w:rPrChange>
        </w:rPr>
        <w:pPrChange w:id="5353" w:author="GELIAS" w:date="2026-04-13T16:40:00Z">
          <w:pPr>
            <w:pStyle w:val="ListParagraph"/>
            <w:numPr>
              <w:ilvl w:val="3"/>
              <w:numId w:val="176"/>
            </w:numPr>
            <w:spacing w:after="160"/>
            <w:ind w:left="2410" w:hanging="970"/>
            <w:contextualSpacing/>
            <w:jc w:val="both"/>
          </w:pPr>
        </w:pPrChange>
      </w:pPr>
      <w:ins w:id="5354" w:author="GELIAS" w:date="2026-04-13T16:33:00Z">
        <w:r w:rsidRPr="008D225D">
          <w:rPr>
            <w:rFonts w:eastAsia="Aptos"/>
            <w:rPrChange w:id="5355" w:author="GELIAS" w:date="2026-04-13T17:07:00Z">
              <w:rPr>
                <w:rFonts w:ascii="Calibri" w:eastAsia="Aptos" w:hAnsi="Calibri" w:cs="Calibri"/>
              </w:rPr>
            </w:rPrChange>
          </w:rPr>
          <w:t>The claiming Party shall keep such contemporary records as may be necessary to substantiate the Claim.</w:t>
        </w:r>
      </w:ins>
    </w:p>
    <w:p w14:paraId="76A3145D" w14:textId="77777777" w:rsidR="002F3511" w:rsidRPr="008D225D" w:rsidRDefault="002F3511" w:rsidP="002F3511">
      <w:pPr>
        <w:pStyle w:val="ListParagraph"/>
        <w:rPr>
          <w:ins w:id="5356" w:author="GELIAS" w:date="2026-04-13T16:33:00Z"/>
          <w:rFonts w:eastAsia="Aptos"/>
          <w:rPrChange w:id="5357" w:author="GELIAS" w:date="2026-04-13T17:07:00Z">
            <w:rPr>
              <w:ins w:id="5358" w:author="GELIAS" w:date="2026-04-13T16:33:00Z"/>
              <w:rFonts w:ascii="Calibri" w:eastAsia="Aptos" w:hAnsi="Calibri" w:cs="Calibri"/>
            </w:rPr>
          </w:rPrChange>
        </w:rPr>
      </w:pPr>
    </w:p>
    <w:p w14:paraId="69513230" w14:textId="453AD1E6" w:rsidR="002F3511" w:rsidRPr="008D225D" w:rsidRDefault="002F3511">
      <w:pPr>
        <w:pStyle w:val="ListParagraph"/>
        <w:numPr>
          <w:ilvl w:val="3"/>
          <w:numId w:val="164"/>
        </w:numPr>
        <w:spacing w:after="160"/>
        <w:ind w:left="2410" w:hanging="970"/>
        <w:contextualSpacing/>
        <w:jc w:val="both"/>
        <w:rPr>
          <w:ins w:id="5359" w:author="GELIAS" w:date="2026-04-13T16:33:00Z"/>
          <w:rFonts w:eastAsia="Aptos"/>
          <w:rPrChange w:id="5360" w:author="GELIAS" w:date="2026-04-13T17:07:00Z">
            <w:rPr>
              <w:ins w:id="5361" w:author="GELIAS" w:date="2026-04-13T16:33:00Z"/>
              <w:rFonts w:ascii="Calibri" w:eastAsia="Aptos" w:hAnsi="Calibri" w:cs="Calibri"/>
            </w:rPr>
          </w:rPrChange>
        </w:rPr>
        <w:pPrChange w:id="5362" w:author="GELIAS" w:date="2026-04-13T16:40:00Z">
          <w:pPr>
            <w:pStyle w:val="ListParagraph"/>
            <w:numPr>
              <w:ilvl w:val="3"/>
              <w:numId w:val="176"/>
            </w:numPr>
            <w:spacing w:after="160"/>
            <w:ind w:left="2410" w:hanging="970"/>
            <w:contextualSpacing/>
            <w:jc w:val="both"/>
          </w:pPr>
        </w:pPrChange>
      </w:pPr>
      <w:ins w:id="5363" w:author="GELIAS" w:date="2026-04-13T16:33:00Z">
        <w:r w:rsidRPr="008D225D">
          <w:rPr>
            <w:rFonts w:eastAsia="Aptos"/>
            <w:rPrChange w:id="5364" w:author="GELIAS" w:date="2026-04-13T17:07:00Z">
              <w:rPr>
                <w:rFonts w:ascii="Calibri" w:eastAsia="Aptos" w:hAnsi="Calibri" w:cs="Calibri"/>
              </w:rPr>
            </w:rPrChange>
          </w:rPr>
          <w:t xml:space="preserve">Without admitting the </w:t>
        </w:r>
      </w:ins>
      <w:ins w:id="5365" w:author="GELIAS" w:date="2026-04-13T17:03:00Z">
        <w:r w:rsidR="008D225D" w:rsidRPr="008D225D">
          <w:rPr>
            <w:rFonts w:eastAsia="Aptos"/>
            <w:rPrChange w:id="5366" w:author="GELIAS" w:date="2026-04-13T17:07:00Z">
              <w:rPr>
                <w:rFonts w:ascii="Calibri" w:eastAsia="Aptos" w:hAnsi="Calibri" w:cs="Calibri"/>
              </w:rPr>
            </w:rPrChange>
          </w:rPr>
          <w:t>Owner</w:t>
        </w:r>
      </w:ins>
      <w:ins w:id="5367" w:author="GELIAS" w:date="2026-04-13T16:33:00Z">
        <w:r w:rsidRPr="008D225D">
          <w:rPr>
            <w:rFonts w:eastAsia="Aptos"/>
            <w:rPrChange w:id="5368" w:author="GELIAS" w:date="2026-04-13T17:07:00Z">
              <w:rPr>
                <w:rFonts w:ascii="Calibri" w:eastAsia="Aptos" w:hAnsi="Calibri" w:cs="Calibri"/>
              </w:rPr>
            </w:rPrChange>
          </w:rPr>
          <w:t xml:space="preserve">'s liability, the </w:t>
        </w:r>
      </w:ins>
      <w:ins w:id="5369" w:author="GELIAS" w:date="2026-04-13T17:03:00Z">
        <w:r w:rsidR="008D225D" w:rsidRPr="008D225D">
          <w:rPr>
            <w:rFonts w:eastAsia="Aptos"/>
            <w:rPrChange w:id="5370" w:author="GELIAS" w:date="2026-04-13T17:07:00Z">
              <w:rPr>
                <w:rFonts w:ascii="Calibri" w:eastAsia="Aptos" w:hAnsi="Calibri" w:cs="Calibri"/>
              </w:rPr>
            </w:rPrChange>
          </w:rPr>
          <w:t>Owner</w:t>
        </w:r>
      </w:ins>
      <w:ins w:id="5371" w:author="GELIAS" w:date="2026-04-13T16:33:00Z">
        <w:r w:rsidRPr="008D225D">
          <w:rPr>
            <w:rFonts w:eastAsia="Aptos"/>
            <w:rPrChange w:id="5372" w:author="GELIAS" w:date="2026-04-13T17:07:00Z">
              <w:rPr>
                <w:rFonts w:ascii="Calibri" w:eastAsia="Aptos" w:hAnsi="Calibri" w:cs="Calibri"/>
              </w:rPr>
            </w:rPrChange>
          </w:rPr>
          <w:t xml:space="preserve"> may monitor the Contractor's contemporary records and/or instruct the Contractor to keep additional contemporary records. The Contractor shall permit the </w:t>
        </w:r>
      </w:ins>
      <w:ins w:id="5373" w:author="GELIAS" w:date="2026-04-13T17:03:00Z">
        <w:r w:rsidR="008D225D" w:rsidRPr="008D225D">
          <w:rPr>
            <w:rFonts w:eastAsia="Aptos"/>
            <w:rPrChange w:id="5374" w:author="GELIAS" w:date="2026-04-13T17:07:00Z">
              <w:rPr>
                <w:rFonts w:ascii="Calibri" w:eastAsia="Aptos" w:hAnsi="Calibri" w:cs="Calibri"/>
              </w:rPr>
            </w:rPrChange>
          </w:rPr>
          <w:t>Owner</w:t>
        </w:r>
      </w:ins>
      <w:ins w:id="5375" w:author="GELIAS" w:date="2026-04-13T16:33:00Z">
        <w:r w:rsidRPr="008D225D">
          <w:rPr>
            <w:rFonts w:eastAsia="Aptos"/>
            <w:rPrChange w:id="5376" w:author="GELIAS" w:date="2026-04-13T17:07:00Z">
              <w:rPr>
                <w:rFonts w:ascii="Calibri" w:eastAsia="Aptos" w:hAnsi="Calibri" w:cs="Calibri"/>
              </w:rPr>
            </w:rPrChange>
          </w:rPr>
          <w:t xml:space="preserve"> to inspect all these records during normal working hours (or at other times agreed by the Contractor) and shall if instructed submit copies to the </w:t>
        </w:r>
      </w:ins>
      <w:ins w:id="5377" w:author="GELIAS" w:date="2026-04-13T17:03:00Z">
        <w:r w:rsidR="008D225D" w:rsidRPr="008D225D">
          <w:rPr>
            <w:rFonts w:eastAsia="Aptos"/>
            <w:rPrChange w:id="5378" w:author="GELIAS" w:date="2026-04-13T17:07:00Z">
              <w:rPr>
                <w:rFonts w:ascii="Calibri" w:eastAsia="Aptos" w:hAnsi="Calibri" w:cs="Calibri"/>
              </w:rPr>
            </w:rPrChange>
          </w:rPr>
          <w:t>Owner</w:t>
        </w:r>
      </w:ins>
      <w:ins w:id="5379" w:author="GELIAS" w:date="2026-04-13T16:33:00Z">
        <w:r w:rsidRPr="008D225D">
          <w:rPr>
            <w:rFonts w:eastAsia="Aptos"/>
            <w:rPrChange w:id="5380" w:author="GELIAS" w:date="2026-04-13T17:07:00Z">
              <w:rPr>
                <w:rFonts w:ascii="Calibri" w:eastAsia="Aptos" w:hAnsi="Calibri" w:cs="Calibri"/>
              </w:rPr>
            </w:rPrChange>
          </w:rPr>
          <w:t xml:space="preserve">. Such monitoring, inspection or instruction (if any) by the </w:t>
        </w:r>
      </w:ins>
      <w:ins w:id="5381" w:author="GELIAS" w:date="2026-04-13T17:03:00Z">
        <w:r w:rsidR="008D225D" w:rsidRPr="008D225D">
          <w:rPr>
            <w:rFonts w:eastAsia="Aptos"/>
            <w:rPrChange w:id="5382" w:author="GELIAS" w:date="2026-04-13T17:07:00Z">
              <w:rPr>
                <w:rFonts w:ascii="Calibri" w:eastAsia="Aptos" w:hAnsi="Calibri" w:cs="Calibri"/>
              </w:rPr>
            </w:rPrChange>
          </w:rPr>
          <w:t>Owner</w:t>
        </w:r>
      </w:ins>
      <w:ins w:id="5383" w:author="GELIAS" w:date="2026-04-13T16:33:00Z">
        <w:r w:rsidRPr="008D225D">
          <w:rPr>
            <w:rFonts w:eastAsia="Aptos"/>
            <w:rPrChange w:id="5384" w:author="GELIAS" w:date="2026-04-13T17:07:00Z">
              <w:rPr>
                <w:rFonts w:ascii="Calibri" w:eastAsia="Aptos" w:hAnsi="Calibri" w:cs="Calibri"/>
              </w:rPr>
            </w:rPrChange>
          </w:rPr>
          <w:t xml:space="preserve"> shall not imply acceptance of the accuracy or completeness of the Contractor's contemporary records.</w:t>
        </w:r>
      </w:ins>
    </w:p>
    <w:p w14:paraId="6AFF45C2" w14:textId="77777777" w:rsidR="002F3511" w:rsidRPr="008D225D" w:rsidRDefault="002F3511">
      <w:pPr>
        <w:numPr>
          <w:ilvl w:val="2"/>
          <w:numId w:val="164"/>
        </w:numPr>
        <w:spacing w:after="160"/>
        <w:ind w:left="1418" w:hanging="709"/>
        <w:jc w:val="both"/>
        <w:rPr>
          <w:ins w:id="5385" w:author="GELIAS" w:date="2026-04-13T16:33:00Z"/>
          <w:rFonts w:eastAsia="Aptos"/>
          <w:i/>
          <w:iCs/>
          <w:u w:val="single"/>
          <w:rPrChange w:id="5386" w:author="GELIAS" w:date="2026-04-13T17:07:00Z">
            <w:rPr>
              <w:ins w:id="5387" w:author="GELIAS" w:date="2026-04-13T16:33:00Z"/>
              <w:rFonts w:ascii="Calibri" w:eastAsia="Aptos" w:hAnsi="Calibri" w:cs="Calibri"/>
              <w:i/>
              <w:iCs/>
              <w:u w:val="single"/>
            </w:rPr>
          </w:rPrChange>
        </w:rPr>
        <w:pPrChange w:id="5388" w:author="GELIAS" w:date="2026-04-13T16:37:00Z">
          <w:pPr>
            <w:numPr>
              <w:ilvl w:val="2"/>
              <w:numId w:val="171"/>
            </w:numPr>
            <w:spacing w:after="160"/>
            <w:ind w:left="1418" w:hanging="709"/>
            <w:jc w:val="both"/>
          </w:pPr>
        </w:pPrChange>
      </w:pPr>
      <w:ins w:id="5389" w:author="GELIAS" w:date="2026-04-13T16:33:00Z">
        <w:r w:rsidRPr="008D225D">
          <w:rPr>
            <w:rFonts w:eastAsia="Aptos"/>
            <w:i/>
            <w:iCs/>
            <w:u w:val="single"/>
            <w:rPrChange w:id="5390" w:author="GELIAS" w:date="2026-04-13T17:07:00Z">
              <w:rPr>
                <w:rFonts w:ascii="Calibri" w:eastAsia="Aptos" w:hAnsi="Calibri" w:cs="Calibri"/>
                <w:i/>
                <w:iCs/>
                <w:u w:val="single"/>
              </w:rPr>
            </w:rPrChange>
          </w:rPr>
          <w:t>Fully Detailed Claim</w:t>
        </w:r>
      </w:ins>
    </w:p>
    <w:p w14:paraId="5E241A03" w14:textId="73755B71" w:rsidR="002F3511" w:rsidRPr="008D225D" w:rsidRDefault="002F3511">
      <w:pPr>
        <w:pStyle w:val="ListParagraph"/>
        <w:numPr>
          <w:ilvl w:val="3"/>
          <w:numId w:val="164"/>
        </w:numPr>
        <w:spacing w:after="160"/>
        <w:ind w:left="2552" w:hanging="1134"/>
        <w:contextualSpacing/>
        <w:jc w:val="both"/>
        <w:rPr>
          <w:ins w:id="5391" w:author="GELIAS" w:date="2026-04-13T16:33:00Z"/>
          <w:rFonts w:eastAsia="Aptos"/>
          <w:rPrChange w:id="5392" w:author="GELIAS" w:date="2026-04-13T17:07:00Z">
            <w:rPr>
              <w:ins w:id="5393" w:author="GELIAS" w:date="2026-04-13T16:33:00Z"/>
            </w:rPr>
          </w:rPrChange>
        </w:rPr>
        <w:pPrChange w:id="5394" w:author="GELIAS" w:date="2026-04-13T16:41:00Z">
          <w:pPr>
            <w:pStyle w:val="ListParagraph"/>
            <w:numPr>
              <w:ilvl w:val="3"/>
              <w:numId w:val="177"/>
            </w:numPr>
            <w:spacing w:after="160"/>
            <w:ind w:left="2410" w:hanging="970"/>
            <w:contextualSpacing/>
            <w:jc w:val="both"/>
          </w:pPr>
        </w:pPrChange>
      </w:pPr>
      <w:ins w:id="5395" w:author="GELIAS" w:date="2026-04-13T16:33:00Z">
        <w:r w:rsidRPr="008D225D">
          <w:rPr>
            <w:rFonts w:eastAsia="Aptos"/>
            <w:rPrChange w:id="5396" w:author="GELIAS" w:date="2026-04-13T17:07:00Z">
              <w:rPr/>
            </w:rPrChange>
          </w:rPr>
          <w:lastRenderedPageBreak/>
          <w:t xml:space="preserve">In this </w:t>
        </w:r>
      </w:ins>
      <w:ins w:id="5397" w:author="GELIAS" w:date="2026-04-13T17:05:00Z">
        <w:r w:rsidR="008D225D" w:rsidRPr="008D225D">
          <w:rPr>
            <w:rFonts w:eastAsia="Aptos"/>
            <w:rPrChange w:id="5398" w:author="GELIAS" w:date="2026-04-13T17:07:00Z">
              <w:rPr>
                <w:rFonts w:ascii="Calibri" w:eastAsia="Aptos" w:hAnsi="Calibri" w:cs="Calibri"/>
              </w:rPr>
            </w:rPrChange>
          </w:rPr>
          <w:t>Section</w:t>
        </w:r>
      </w:ins>
      <w:ins w:id="5399" w:author="GELIAS" w:date="2026-04-13T16:33:00Z">
        <w:r w:rsidRPr="008D225D">
          <w:rPr>
            <w:rFonts w:eastAsia="Aptos"/>
            <w:rPrChange w:id="5400" w:author="GELIAS" w:date="2026-04-13T17:07:00Z">
              <w:rPr/>
            </w:rPrChange>
          </w:rPr>
          <w:t xml:space="preserve"> 20.2, "fully detailed Claim" means a submission which includes:</w:t>
        </w:r>
      </w:ins>
    </w:p>
    <w:p w14:paraId="22884AB2" w14:textId="77777777" w:rsidR="006A122B" w:rsidRPr="008D225D" w:rsidRDefault="002F3511" w:rsidP="006A122B">
      <w:pPr>
        <w:pStyle w:val="ListParagraph"/>
        <w:numPr>
          <w:ilvl w:val="1"/>
          <w:numId w:val="129"/>
        </w:numPr>
        <w:spacing w:after="160"/>
        <w:ind w:left="2835" w:hanging="283"/>
        <w:jc w:val="both"/>
        <w:rPr>
          <w:ins w:id="5401" w:author="GELIAS" w:date="2026-04-13T16:43:00Z"/>
          <w:rFonts w:eastAsia="Aptos"/>
          <w:rPrChange w:id="5402" w:author="GELIAS" w:date="2026-04-13T17:07:00Z">
            <w:rPr>
              <w:ins w:id="5403" w:author="GELIAS" w:date="2026-04-13T16:43:00Z"/>
              <w:rFonts w:ascii="Calibri" w:eastAsia="Aptos" w:hAnsi="Calibri" w:cs="Calibri"/>
            </w:rPr>
          </w:rPrChange>
        </w:rPr>
      </w:pPr>
      <w:ins w:id="5404" w:author="GELIAS" w:date="2026-04-13T16:33:00Z">
        <w:r w:rsidRPr="008D225D">
          <w:rPr>
            <w:rFonts w:eastAsia="Aptos"/>
            <w:rPrChange w:id="5405" w:author="GELIAS" w:date="2026-04-13T17:07:00Z">
              <w:rPr/>
            </w:rPrChange>
          </w:rPr>
          <w:t>a detailed description of the event or circumstance giving rise to the Claim;</w:t>
        </w:r>
      </w:ins>
    </w:p>
    <w:p w14:paraId="5C226694" w14:textId="77777777" w:rsidR="006A122B" w:rsidRPr="008D225D" w:rsidRDefault="002F3511" w:rsidP="006A122B">
      <w:pPr>
        <w:pStyle w:val="ListParagraph"/>
        <w:numPr>
          <w:ilvl w:val="1"/>
          <w:numId w:val="129"/>
        </w:numPr>
        <w:spacing w:after="160"/>
        <w:ind w:left="2835" w:hanging="283"/>
        <w:jc w:val="both"/>
        <w:rPr>
          <w:ins w:id="5406" w:author="GELIAS" w:date="2026-04-13T16:43:00Z"/>
          <w:rFonts w:eastAsia="Aptos"/>
          <w:rPrChange w:id="5407" w:author="GELIAS" w:date="2026-04-13T17:07:00Z">
            <w:rPr>
              <w:ins w:id="5408" w:author="GELIAS" w:date="2026-04-13T16:43:00Z"/>
              <w:rFonts w:ascii="Calibri" w:eastAsia="Aptos" w:hAnsi="Calibri" w:cs="Calibri"/>
            </w:rPr>
          </w:rPrChange>
        </w:rPr>
      </w:pPr>
      <w:ins w:id="5409" w:author="GELIAS" w:date="2026-04-13T16:33:00Z">
        <w:r w:rsidRPr="008D225D">
          <w:rPr>
            <w:rFonts w:eastAsia="Aptos"/>
            <w:rPrChange w:id="5410" w:author="GELIAS" w:date="2026-04-13T17:07:00Z">
              <w:rPr/>
            </w:rPrChange>
          </w:rPr>
          <w:t>a statement of the contractual and/or other legal basis of the Claim;</w:t>
        </w:r>
      </w:ins>
    </w:p>
    <w:p w14:paraId="2FCFB637" w14:textId="77777777" w:rsidR="006A122B" w:rsidRPr="008D225D" w:rsidRDefault="002F3511" w:rsidP="006A122B">
      <w:pPr>
        <w:pStyle w:val="ListParagraph"/>
        <w:numPr>
          <w:ilvl w:val="1"/>
          <w:numId w:val="129"/>
        </w:numPr>
        <w:spacing w:after="160"/>
        <w:ind w:left="2835" w:hanging="283"/>
        <w:jc w:val="both"/>
        <w:rPr>
          <w:ins w:id="5411" w:author="GELIAS" w:date="2026-04-13T16:43:00Z"/>
          <w:rFonts w:eastAsia="Aptos"/>
          <w:rPrChange w:id="5412" w:author="GELIAS" w:date="2026-04-13T17:07:00Z">
            <w:rPr>
              <w:ins w:id="5413" w:author="GELIAS" w:date="2026-04-13T16:43:00Z"/>
              <w:rFonts w:ascii="Calibri" w:eastAsia="Aptos" w:hAnsi="Calibri" w:cs="Calibri"/>
            </w:rPr>
          </w:rPrChange>
        </w:rPr>
      </w:pPr>
      <w:ins w:id="5414" w:author="GELIAS" w:date="2026-04-13T16:33:00Z">
        <w:r w:rsidRPr="008D225D">
          <w:rPr>
            <w:rFonts w:eastAsia="Aptos"/>
            <w:rPrChange w:id="5415" w:author="GELIAS" w:date="2026-04-13T17:07:00Z">
              <w:rPr/>
            </w:rPrChange>
          </w:rPr>
          <w:t>all contemporary records on which the claiming Party relies; and</w:t>
        </w:r>
      </w:ins>
    </w:p>
    <w:p w14:paraId="527C8B8F" w14:textId="004D7F87" w:rsidR="002F3511" w:rsidRPr="008D225D" w:rsidRDefault="002F3511">
      <w:pPr>
        <w:pStyle w:val="ListParagraph"/>
        <w:numPr>
          <w:ilvl w:val="1"/>
          <w:numId w:val="129"/>
        </w:numPr>
        <w:spacing w:after="160"/>
        <w:ind w:left="2835" w:hanging="283"/>
        <w:jc w:val="both"/>
        <w:rPr>
          <w:ins w:id="5416" w:author="GELIAS" w:date="2026-04-13T16:33:00Z"/>
          <w:rFonts w:eastAsia="Aptos"/>
          <w:rPrChange w:id="5417" w:author="GELIAS" w:date="2026-04-13T17:07:00Z">
            <w:rPr>
              <w:ins w:id="5418" w:author="GELIAS" w:date="2026-04-13T16:33:00Z"/>
            </w:rPr>
          </w:rPrChange>
        </w:rPr>
        <w:pPrChange w:id="5419" w:author="GELIAS" w:date="2026-04-13T16:43:00Z">
          <w:pPr>
            <w:numPr>
              <w:ilvl w:val="1"/>
              <w:numId w:val="172"/>
            </w:numPr>
            <w:spacing w:after="160"/>
            <w:ind w:left="1843" w:hanging="425"/>
            <w:jc w:val="both"/>
          </w:pPr>
        </w:pPrChange>
      </w:pPr>
      <w:ins w:id="5420" w:author="GELIAS" w:date="2026-04-13T16:33:00Z">
        <w:r w:rsidRPr="008D225D">
          <w:rPr>
            <w:rFonts w:eastAsia="Aptos"/>
            <w:rPrChange w:id="5421" w:author="GELIAS" w:date="2026-04-13T17:07:00Z">
              <w:rPr/>
            </w:rPrChange>
          </w:rPr>
          <w:t>detailed supporting particulars of the amount of additional payment claimed</w:t>
        </w:r>
        <w:del w:id="5422" w:author="EVANS" w:date="2026-04-30T17:32:00Z">
          <w:r w:rsidRPr="008D225D" w:rsidDel="00E25802">
            <w:rPr>
              <w:rFonts w:eastAsia="Aptos"/>
              <w:rPrChange w:id="5423" w:author="GELIAS" w:date="2026-04-13T17:07:00Z">
                <w:rPr/>
              </w:rPrChange>
            </w:rPr>
            <w:delText xml:space="preserve"> </w:delText>
          </w:r>
          <w:commentRangeStart w:id="5424"/>
          <w:r w:rsidRPr="008D225D" w:rsidDel="00E25802">
            <w:rPr>
              <w:rFonts w:eastAsia="Aptos"/>
              <w:rPrChange w:id="5425" w:author="GELIAS" w:date="2026-04-13T17:07:00Z">
                <w:rPr/>
              </w:rPrChange>
            </w:rPr>
            <w:delText xml:space="preserve">(or amount of reduction of the Contract Price in the case of the </w:delText>
          </w:r>
        </w:del>
      </w:ins>
      <w:ins w:id="5426" w:author="GELIAS" w:date="2026-04-13T17:03:00Z">
        <w:del w:id="5427" w:author="EVANS" w:date="2026-04-30T17:32:00Z">
          <w:r w:rsidR="008D225D" w:rsidRPr="008D225D" w:rsidDel="00E25802">
            <w:rPr>
              <w:rFonts w:eastAsia="Aptos"/>
              <w:rPrChange w:id="5428" w:author="GELIAS" w:date="2026-04-13T17:07:00Z">
                <w:rPr>
                  <w:rFonts w:ascii="Calibri" w:eastAsia="Aptos" w:hAnsi="Calibri" w:cs="Calibri"/>
                </w:rPr>
              </w:rPrChange>
            </w:rPr>
            <w:delText>Owner</w:delText>
          </w:r>
        </w:del>
      </w:ins>
      <w:ins w:id="5429" w:author="GELIAS" w:date="2026-04-13T16:33:00Z">
        <w:del w:id="5430" w:author="EVANS" w:date="2026-04-30T17:32:00Z">
          <w:r w:rsidRPr="008D225D" w:rsidDel="00E25802">
            <w:rPr>
              <w:rFonts w:eastAsia="Aptos"/>
              <w:rPrChange w:id="5431" w:author="GELIAS" w:date="2026-04-13T17:07:00Z">
                <w:rPr/>
              </w:rPrChange>
            </w:rPr>
            <w:delText xml:space="preserve"> as the claiming Party</w:delText>
          </w:r>
        </w:del>
        <w:r w:rsidRPr="008D225D">
          <w:rPr>
            <w:rFonts w:eastAsia="Aptos"/>
            <w:rPrChange w:id="5432" w:author="GELIAS" w:date="2026-04-13T17:07:00Z">
              <w:rPr/>
            </w:rPrChange>
          </w:rPr>
          <w:t xml:space="preserve">), </w:t>
        </w:r>
      </w:ins>
      <w:commentRangeEnd w:id="5424"/>
      <w:r w:rsidR="00E25802">
        <w:rPr>
          <w:rStyle w:val="CommentReference"/>
        </w:rPr>
        <w:commentReference w:id="5424"/>
      </w:r>
      <w:ins w:id="5433" w:author="GELIAS" w:date="2026-04-13T16:33:00Z">
        <w:r w:rsidRPr="008D225D">
          <w:rPr>
            <w:rFonts w:eastAsia="Aptos"/>
            <w:rPrChange w:id="5434" w:author="GELIAS" w:date="2026-04-13T17:07:00Z">
              <w:rPr/>
            </w:rPrChange>
          </w:rPr>
          <w:t xml:space="preserve">and/or EOT claimed in the case of the Contractor or extension of the DNP claimed (in the case of the </w:t>
        </w:r>
      </w:ins>
      <w:ins w:id="5435" w:author="GELIAS" w:date="2026-04-13T17:03:00Z">
        <w:r w:rsidR="008D225D" w:rsidRPr="008D225D">
          <w:rPr>
            <w:rFonts w:eastAsia="Aptos"/>
            <w:rPrChange w:id="5436" w:author="GELIAS" w:date="2026-04-13T17:07:00Z">
              <w:rPr>
                <w:rFonts w:ascii="Calibri" w:eastAsia="Aptos" w:hAnsi="Calibri" w:cs="Calibri"/>
              </w:rPr>
            </w:rPrChange>
          </w:rPr>
          <w:t>Owner</w:t>
        </w:r>
      </w:ins>
      <w:ins w:id="5437" w:author="GELIAS" w:date="2026-04-13T16:33:00Z">
        <w:r w:rsidRPr="008D225D">
          <w:rPr>
            <w:rFonts w:eastAsia="Aptos"/>
            <w:rPrChange w:id="5438" w:author="GELIAS" w:date="2026-04-13T17:07:00Z">
              <w:rPr/>
            </w:rPrChange>
          </w:rPr>
          <w:t>).</w:t>
        </w:r>
      </w:ins>
    </w:p>
    <w:p w14:paraId="0F02BCE7" w14:textId="77777777" w:rsidR="002F3511" w:rsidRPr="008D225D" w:rsidRDefault="002F3511">
      <w:pPr>
        <w:pStyle w:val="ListParagraph"/>
        <w:numPr>
          <w:ilvl w:val="3"/>
          <w:numId w:val="164"/>
        </w:numPr>
        <w:spacing w:after="160"/>
        <w:ind w:left="2410" w:hanging="970"/>
        <w:contextualSpacing/>
        <w:jc w:val="both"/>
        <w:rPr>
          <w:ins w:id="5439" w:author="GELIAS" w:date="2026-04-13T16:33:00Z"/>
          <w:rFonts w:eastAsia="Aptos"/>
          <w:rPrChange w:id="5440" w:author="GELIAS" w:date="2026-04-13T17:07:00Z">
            <w:rPr>
              <w:ins w:id="5441" w:author="GELIAS" w:date="2026-04-13T16:33:00Z"/>
              <w:rFonts w:ascii="Calibri" w:eastAsia="Aptos" w:hAnsi="Calibri" w:cs="Calibri"/>
            </w:rPr>
          </w:rPrChange>
        </w:rPr>
        <w:pPrChange w:id="5442" w:author="GELIAS" w:date="2026-04-13T16:41:00Z">
          <w:pPr>
            <w:pStyle w:val="ListParagraph"/>
            <w:numPr>
              <w:ilvl w:val="3"/>
              <w:numId w:val="177"/>
            </w:numPr>
            <w:spacing w:after="160"/>
            <w:ind w:left="2410" w:hanging="970"/>
            <w:contextualSpacing/>
            <w:jc w:val="both"/>
          </w:pPr>
        </w:pPrChange>
      </w:pPr>
      <w:ins w:id="5443" w:author="GELIAS" w:date="2026-04-13T16:33:00Z">
        <w:r w:rsidRPr="008D225D">
          <w:rPr>
            <w:rFonts w:eastAsia="Aptos"/>
            <w:rPrChange w:id="5444" w:author="GELIAS" w:date="2026-04-13T17:07:00Z">
              <w:rPr>
                <w:rFonts w:ascii="Calibri" w:eastAsia="Aptos" w:hAnsi="Calibri" w:cs="Calibri"/>
              </w:rPr>
            </w:rPrChange>
          </w:rPr>
          <w:t>Within either:</w:t>
        </w:r>
      </w:ins>
    </w:p>
    <w:p w14:paraId="7715961F" w14:textId="77777777" w:rsidR="002F3511" w:rsidRPr="008D225D" w:rsidRDefault="002F3511">
      <w:pPr>
        <w:numPr>
          <w:ilvl w:val="0"/>
          <w:numId w:val="167"/>
        </w:numPr>
        <w:spacing w:after="160"/>
        <w:ind w:left="2835" w:hanging="567"/>
        <w:jc w:val="both"/>
        <w:rPr>
          <w:ins w:id="5445" w:author="GELIAS" w:date="2026-04-13T16:33:00Z"/>
          <w:rFonts w:eastAsia="Aptos"/>
          <w:rPrChange w:id="5446" w:author="GELIAS" w:date="2026-04-13T17:07:00Z">
            <w:rPr>
              <w:ins w:id="5447" w:author="GELIAS" w:date="2026-04-13T16:33:00Z"/>
              <w:rFonts w:ascii="Calibri" w:eastAsia="Aptos" w:hAnsi="Calibri" w:cs="Calibri"/>
            </w:rPr>
          </w:rPrChange>
        </w:rPr>
        <w:pPrChange w:id="5448" w:author="GELIAS" w:date="2026-04-13T17:11:00Z">
          <w:pPr>
            <w:numPr>
              <w:numId w:val="167"/>
            </w:numPr>
            <w:spacing w:after="160"/>
            <w:ind w:left="1985" w:hanging="567"/>
            <w:jc w:val="both"/>
          </w:pPr>
        </w:pPrChange>
      </w:pPr>
      <w:ins w:id="5449" w:author="GELIAS" w:date="2026-04-13T16:33:00Z">
        <w:r w:rsidRPr="008D225D">
          <w:rPr>
            <w:rFonts w:eastAsia="Aptos"/>
            <w:rPrChange w:id="5450" w:author="GELIAS" w:date="2026-04-13T17:07:00Z">
              <w:rPr>
                <w:rFonts w:ascii="Calibri" w:eastAsia="Aptos" w:hAnsi="Calibri" w:cs="Calibri"/>
              </w:rPr>
            </w:rPrChange>
          </w:rPr>
          <w:t>eighty-four (84) days after the claiming Party became aware, or should have become aware, of the event or circumstance giving rise to the Claim; or</w:t>
        </w:r>
      </w:ins>
    </w:p>
    <w:p w14:paraId="122D29E9" w14:textId="77777777" w:rsidR="002F3511" w:rsidRPr="008D225D" w:rsidRDefault="002F3511">
      <w:pPr>
        <w:numPr>
          <w:ilvl w:val="0"/>
          <w:numId w:val="167"/>
        </w:numPr>
        <w:spacing w:after="160"/>
        <w:ind w:left="2835" w:hanging="567"/>
        <w:jc w:val="both"/>
        <w:rPr>
          <w:ins w:id="5451" w:author="GELIAS" w:date="2026-04-13T16:33:00Z"/>
          <w:rFonts w:eastAsia="Aptos"/>
          <w:rPrChange w:id="5452" w:author="GELIAS" w:date="2026-04-13T17:07:00Z">
            <w:rPr>
              <w:ins w:id="5453" w:author="GELIAS" w:date="2026-04-13T16:33:00Z"/>
              <w:rFonts w:ascii="Calibri" w:eastAsia="Aptos" w:hAnsi="Calibri" w:cs="Calibri"/>
            </w:rPr>
          </w:rPrChange>
        </w:rPr>
        <w:pPrChange w:id="5454" w:author="GELIAS" w:date="2026-04-13T17:11:00Z">
          <w:pPr>
            <w:numPr>
              <w:numId w:val="167"/>
            </w:numPr>
            <w:spacing w:after="160"/>
            <w:ind w:left="1985" w:hanging="567"/>
            <w:jc w:val="both"/>
          </w:pPr>
        </w:pPrChange>
      </w:pPr>
      <w:ins w:id="5455" w:author="GELIAS" w:date="2026-04-13T16:33:00Z">
        <w:r w:rsidRPr="008D225D">
          <w:rPr>
            <w:rFonts w:eastAsia="Aptos"/>
            <w:rPrChange w:id="5456" w:author="GELIAS" w:date="2026-04-13T17:07:00Z">
              <w:rPr>
                <w:rFonts w:ascii="Calibri" w:eastAsia="Aptos" w:hAnsi="Calibri" w:cs="Calibri"/>
              </w:rPr>
            </w:rPrChange>
          </w:rPr>
          <w:t>such other period (if any) as may be proposed by the claiming Party and agreed by the other Party,</w:t>
        </w:r>
      </w:ins>
    </w:p>
    <w:p w14:paraId="69AD92DA" w14:textId="1F490D71" w:rsidR="002F3511" w:rsidRDefault="002F3511" w:rsidP="002F3511">
      <w:pPr>
        <w:ind w:left="1418"/>
        <w:jc w:val="both"/>
        <w:rPr>
          <w:ins w:id="5457" w:author="GELIAS" w:date="2026-04-13T17:11:00Z"/>
          <w:rFonts w:eastAsia="Aptos"/>
        </w:rPr>
      </w:pPr>
      <w:ins w:id="5458" w:author="GELIAS" w:date="2026-04-13T16:33:00Z">
        <w:r w:rsidRPr="008D225D">
          <w:rPr>
            <w:rFonts w:eastAsia="Aptos"/>
            <w:rPrChange w:id="5459" w:author="GELIAS" w:date="2026-04-13T17:07:00Z">
              <w:rPr>
                <w:rFonts w:ascii="Calibri" w:eastAsia="Aptos" w:hAnsi="Calibri" w:cs="Calibri"/>
              </w:rPr>
            </w:rPrChange>
          </w:rPr>
          <w:t xml:space="preserve">the claiming Party shall submit to the </w:t>
        </w:r>
      </w:ins>
      <w:ins w:id="5460" w:author="GELIAS" w:date="2026-04-13T17:03:00Z">
        <w:r w:rsidR="008D225D" w:rsidRPr="008D225D">
          <w:rPr>
            <w:rFonts w:eastAsia="Aptos"/>
            <w:rPrChange w:id="5461" w:author="GELIAS" w:date="2026-04-13T17:07:00Z">
              <w:rPr>
                <w:rFonts w:ascii="Calibri" w:eastAsia="Aptos" w:hAnsi="Calibri" w:cs="Calibri"/>
              </w:rPr>
            </w:rPrChange>
          </w:rPr>
          <w:t>Owner</w:t>
        </w:r>
      </w:ins>
      <w:ins w:id="5462" w:author="GELIAS" w:date="2026-04-13T16:33:00Z">
        <w:r w:rsidRPr="008D225D">
          <w:rPr>
            <w:rFonts w:eastAsia="Aptos"/>
            <w:rPrChange w:id="5463" w:author="GELIAS" w:date="2026-04-13T17:07:00Z">
              <w:rPr>
                <w:rFonts w:ascii="Calibri" w:eastAsia="Aptos" w:hAnsi="Calibri" w:cs="Calibri"/>
              </w:rPr>
            </w:rPrChange>
          </w:rPr>
          <w:t>'s Representative a fully detailed Claim.</w:t>
        </w:r>
      </w:ins>
    </w:p>
    <w:p w14:paraId="0C08413A" w14:textId="77777777" w:rsidR="0001179A" w:rsidRPr="008D225D" w:rsidRDefault="0001179A" w:rsidP="002F3511">
      <w:pPr>
        <w:ind w:left="1418"/>
        <w:jc w:val="both"/>
        <w:rPr>
          <w:ins w:id="5464" w:author="GELIAS" w:date="2026-04-13T16:33:00Z"/>
          <w:rFonts w:eastAsia="Aptos"/>
          <w:rPrChange w:id="5465" w:author="GELIAS" w:date="2026-04-13T17:07:00Z">
            <w:rPr>
              <w:ins w:id="5466" w:author="GELIAS" w:date="2026-04-13T16:33:00Z"/>
              <w:rFonts w:ascii="Calibri" w:eastAsia="Aptos" w:hAnsi="Calibri" w:cs="Calibri"/>
            </w:rPr>
          </w:rPrChange>
        </w:rPr>
      </w:pPr>
    </w:p>
    <w:p w14:paraId="42E7B2C6" w14:textId="1B15638D" w:rsidR="002F3511" w:rsidRPr="008D225D" w:rsidRDefault="002F3511">
      <w:pPr>
        <w:pStyle w:val="ListParagraph"/>
        <w:numPr>
          <w:ilvl w:val="3"/>
          <w:numId w:val="164"/>
        </w:numPr>
        <w:spacing w:after="160"/>
        <w:ind w:left="2410" w:hanging="970"/>
        <w:contextualSpacing/>
        <w:jc w:val="both"/>
        <w:rPr>
          <w:ins w:id="5467" w:author="GELIAS" w:date="2026-04-13T16:33:00Z"/>
          <w:rFonts w:eastAsia="Aptos"/>
          <w:rPrChange w:id="5468" w:author="GELIAS" w:date="2026-04-13T17:07:00Z">
            <w:rPr>
              <w:ins w:id="5469" w:author="GELIAS" w:date="2026-04-13T16:33:00Z"/>
              <w:rFonts w:ascii="Calibri" w:eastAsia="Aptos" w:hAnsi="Calibri" w:cs="Calibri"/>
            </w:rPr>
          </w:rPrChange>
        </w:rPr>
        <w:pPrChange w:id="5470" w:author="GELIAS" w:date="2026-04-13T16:41:00Z">
          <w:pPr>
            <w:pStyle w:val="ListParagraph"/>
            <w:numPr>
              <w:ilvl w:val="3"/>
              <w:numId w:val="177"/>
            </w:numPr>
            <w:spacing w:after="160"/>
            <w:ind w:left="2410" w:hanging="970"/>
            <w:contextualSpacing/>
            <w:jc w:val="both"/>
          </w:pPr>
        </w:pPrChange>
      </w:pPr>
      <w:ins w:id="5471" w:author="GELIAS" w:date="2026-04-13T16:33:00Z">
        <w:r w:rsidRPr="008D225D">
          <w:rPr>
            <w:rFonts w:eastAsia="Aptos"/>
            <w:rPrChange w:id="5472" w:author="GELIAS" w:date="2026-04-13T17:07:00Z">
              <w:rPr>
                <w:rFonts w:ascii="Calibri" w:eastAsia="Aptos" w:hAnsi="Calibri" w:cs="Calibri"/>
              </w:rPr>
            </w:rPrChange>
          </w:rPr>
          <w:t xml:space="preserve">If within this time limit the claiming Party fails to submit the statement under sub-paragraph </w:t>
        </w:r>
      </w:ins>
      <w:ins w:id="5473" w:author="GELIAS" w:date="2026-04-13T17:12:00Z">
        <w:r w:rsidR="0001179A">
          <w:rPr>
            <w:rFonts w:eastAsia="Aptos"/>
          </w:rPr>
          <w:t>21.2.4.2</w:t>
        </w:r>
      </w:ins>
      <w:ins w:id="5474" w:author="GELIAS" w:date="2026-04-13T16:33:00Z">
        <w:r w:rsidRPr="008D225D">
          <w:rPr>
            <w:rFonts w:eastAsia="Aptos"/>
            <w:rPrChange w:id="5475" w:author="GELIAS" w:date="2026-04-13T17:07:00Z">
              <w:rPr>
                <w:rFonts w:ascii="Calibri" w:eastAsia="Aptos" w:hAnsi="Calibri" w:cs="Calibri"/>
              </w:rPr>
            </w:rPrChange>
          </w:rPr>
          <w:t xml:space="preserve"> above, the Notice of Claim shall be deemed to have lapsed, it shall no longer be considered as a valid Notice, and the </w:t>
        </w:r>
      </w:ins>
      <w:ins w:id="5476" w:author="GELIAS" w:date="2026-04-13T17:03:00Z">
        <w:r w:rsidR="008D225D" w:rsidRPr="008D225D">
          <w:rPr>
            <w:rFonts w:eastAsia="Aptos"/>
            <w:rPrChange w:id="5477" w:author="GELIAS" w:date="2026-04-13T17:07:00Z">
              <w:rPr>
                <w:rFonts w:ascii="Calibri" w:eastAsia="Aptos" w:hAnsi="Calibri" w:cs="Calibri"/>
              </w:rPr>
            </w:rPrChange>
          </w:rPr>
          <w:t>Owner</w:t>
        </w:r>
      </w:ins>
      <w:ins w:id="5478" w:author="GELIAS" w:date="2026-04-13T16:33:00Z">
        <w:r w:rsidRPr="008D225D">
          <w:rPr>
            <w:rFonts w:eastAsia="Aptos"/>
            <w:rPrChange w:id="5479" w:author="GELIAS" w:date="2026-04-13T17:07:00Z">
              <w:rPr>
                <w:rFonts w:ascii="Calibri" w:eastAsia="Aptos" w:hAnsi="Calibri" w:cs="Calibri"/>
              </w:rPr>
            </w:rPrChange>
          </w:rPr>
          <w:t>'s Representative shall, within fourteen (14) days after this time limit has expired, give a Notice to the claiming Party accordingly.</w:t>
        </w:r>
      </w:ins>
    </w:p>
    <w:p w14:paraId="4DC24041" w14:textId="77777777" w:rsidR="002F3511" w:rsidRPr="008D225D" w:rsidRDefault="002F3511" w:rsidP="002F3511">
      <w:pPr>
        <w:pStyle w:val="ListParagraph"/>
        <w:ind w:left="2410"/>
        <w:jc w:val="both"/>
        <w:rPr>
          <w:ins w:id="5480" w:author="GELIAS" w:date="2026-04-13T16:33:00Z"/>
          <w:rFonts w:eastAsia="Aptos"/>
          <w:rPrChange w:id="5481" w:author="GELIAS" w:date="2026-04-13T17:07:00Z">
            <w:rPr>
              <w:ins w:id="5482" w:author="GELIAS" w:date="2026-04-13T16:33:00Z"/>
              <w:rFonts w:ascii="Calibri" w:eastAsia="Aptos" w:hAnsi="Calibri" w:cs="Calibri"/>
            </w:rPr>
          </w:rPrChange>
        </w:rPr>
      </w:pPr>
    </w:p>
    <w:p w14:paraId="3027CDCA" w14:textId="688BB4A7" w:rsidR="002F3511" w:rsidRPr="008D225D" w:rsidRDefault="002F3511">
      <w:pPr>
        <w:pStyle w:val="ListParagraph"/>
        <w:numPr>
          <w:ilvl w:val="3"/>
          <w:numId w:val="164"/>
        </w:numPr>
        <w:spacing w:after="160"/>
        <w:ind w:left="2410" w:hanging="970"/>
        <w:contextualSpacing/>
        <w:jc w:val="both"/>
        <w:rPr>
          <w:ins w:id="5483" w:author="GELIAS" w:date="2026-04-13T16:33:00Z"/>
          <w:rFonts w:eastAsia="Aptos"/>
          <w:rPrChange w:id="5484" w:author="GELIAS" w:date="2026-04-13T17:07:00Z">
            <w:rPr>
              <w:ins w:id="5485" w:author="GELIAS" w:date="2026-04-13T16:33:00Z"/>
              <w:rFonts w:ascii="Calibri" w:eastAsia="Aptos" w:hAnsi="Calibri" w:cs="Calibri"/>
            </w:rPr>
          </w:rPrChange>
        </w:rPr>
        <w:pPrChange w:id="5486" w:author="GELIAS" w:date="2026-04-13T16:41:00Z">
          <w:pPr>
            <w:pStyle w:val="ListParagraph"/>
            <w:numPr>
              <w:ilvl w:val="3"/>
              <w:numId w:val="177"/>
            </w:numPr>
            <w:spacing w:after="160"/>
            <w:ind w:left="2410" w:hanging="970"/>
            <w:contextualSpacing/>
            <w:jc w:val="both"/>
          </w:pPr>
        </w:pPrChange>
      </w:pPr>
      <w:ins w:id="5487" w:author="GELIAS" w:date="2026-04-13T16:33:00Z">
        <w:r w:rsidRPr="008D225D">
          <w:rPr>
            <w:rFonts w:eastAsia="Aptos"/>
            <w:rPrChange w:id="5488" w:author="GELIAS" w:date="2026-04-13T17:07:00Z">
              <w:rPr>
                <w:rFonts w:ascii="Calibri" w:eastAsia="Aptos" w:hAnsi="Calibri" w:cs="Calibri"/>
              </w:rPr>
            </w:rPrChange>
          </w:rPr>
          <w:t xml:space="preserve">If the </w:t>
        </w:r>
      </w:ins>
      <w:ins w:id="5489" w:author="GELIAS" w:date="2026-04-13T17:03:00Z">
        <w:r w:rsidR="008D225D" w:rsidRPr="008D225D">
          <w:rPr>
            <w:rFonts w:eastAsia="Aptos"/>
            <w:rPrChange w:id="5490" w:author="GELIAS" w:date="2026-04-13T17:07:00Z">
              <w:rPr>
                <w:rFonts w:ascii="Calibri" w:eastAsia="Aptos" w:hAnsi="Calibri" w:cs="Calibri"/>
              </w:rPr>
            </w:rPrChange>
          </w:rPr>
          <w:t>Owner</w:t>
        </w:r>
      </w:ins>
      <w:ins w:id="5491" w:author="GELIAS" w:date="2026-04-13T16:33:00Z">
        <w:r w:rsidRPr="008D225D">
          <w:rPr>
            <w:rFonts w:eastAsia="Aptos"/>
            <w:rPrChange w:id="5492" w:author="GELIAS" w:date="2026-04-13T17:07:00Z">
              <w:rPr>
                <w:rFonts w:ascii="Calibri" w:eastAsia="Aptos" w:hAnsi="Calibri" w:cs="Calibri"/>
              </w:rPr>
            </w:rPrChange>
          </w:rPr>
          <w:t xml:space="preserve">'s Representative does not give such a Notice within this period of fourteen (14) days, the Notice of Claim shall be deemed to be a valid Notice. If the other Party disagrees with such deemed valid Notice of Claim the other Party shall give a Notice to the </w:t>
        </w:r>
      </w:ins>
      <w:ins w:id="5493" w:author="GELIAS" w:date="2026-04-13T17:03:00Z">
        <w:r w:rsidR="008D225D" w:rsidRPr="008D225D">
          <w:rPr>
            <w:rFonts w:eastAsia="Aptos"/>
            <w:rPrChange w:id="5494" w:author="GELIAS" w:date="2026-04-13T17:07:00Z">
              <w:rPr>
                <w:rFonts w:ascii="Calibri" w:eastAsia="Aptos" w:hAnsi="Calibri" w:cs="Calibri"/>
              </w:rPr>
            </w:rPrChange>
          </w:rPr>
          <w:t>Owner</w:t>
        </w:r>
      </w:ins>
      <w:ins w:id="5495" w:author="GELIAS" w:date="2026-04-13T16:33:00Z">
        <w:r w:rsidRPr="008D225D">
          <w:rPr>
            <w:rFonts w:eastAsia="Aptos"/>
            <w:rPrChange w:id="5496" w:author="GELIAS" w:date="2026-04-13T17:07:00Z">
              <w:rPr>
                <w:rFonts w:ascii="Calibri" w:eastAsia="Aptos" w:hAnsi="Calibri" w:cs="Calibri"/>
              </w:rPr>
            </w:rPrChange>
          </w:rPr>
          <w:t xml:space="preserve">'s Representative which shall include details of the disagreement. Thereafter, the agreement or determination of the Claim under </w:t>
        </w:r>
      </w:ins>
      <w:ins w:id="5497" w:author="GELIAS" w:date="2026-04-13T17:05:00Z">
        <w:r w:rsidR="008D225D" w:rsidRPr="008D225D">
          <w:rPr>
            <w:rFonts w:eastAsia="Aptos"/>
            <w:rPrChange w:id="5498" w:author="GELIAS" w:date="2026-04-13T17:07:00Z">
              <w:rPr>
                <w:rFonts w:ascii="Calibri" w:eastAsia="Aptos" w:hAnsi="Calibri" w:cs="Calibri"/>
              </w:rPr>
            </w:rPrChange>
          </w:rPr>
          <w:t>Section</w:t>
        </w:r>
      </w:ins>
      <w:ins w:id="5499" w:author="GELIAS" w:date="2026-04-13T16:33:00Z">
        <w:r w:rsidRPr="008D225D">
          <w:rPr>
            <w:rFonts w:eastAsia="Aptos"/>
            <w:rPrChange w:id="5500" w:author="GELIAS" w:date="2026-04-13T17:07:00Z">
              <w:rPr>
                <w:rFonts w:ascii="Calibri" w:eastAsia="Aptos" w:hAnsi="Calibri" w:cs="Calibri"/>
              </w:rPr>
            </w:rPrChange>
          </w:rPr>
          <w:t xml:space="preserve"> 2</w:t>
        </w:r>
      </w:ins>
      <w:ins w:id="5501" w:author="GELIAS" w:date="2026-04-13T17:12:00Z">
        <w:r w:rsidR="0001179A">
          <w:rPr>
            <w:rFonts w:eastAsia="Aptos"/>
          </w:rPr>
          <w:t>1</w:t>
        </w:r>
      </w:ins>
      <w:ins w:id="5502" w:author="GELIAS" w:date="2026-04-13T16:33:00Z">
        <w:r w:rsidRPr="008D225D">
          <w:rPr>
            <w:rFonts w:eastAsia="Aptos"/>
            <w:rPrChange w:id="5503" w:author="GELIAS" w:date="2026-04-13T17:07:00Z">
              <w:rPr>
                <w:rFonts w:ascii="Calibri" w:eastAsia="Aptos" w:hAnsi="Calibri" w:cs="Calibri"/>
              </w:rPr>
            </w:rPrChange>
          </w:rPr>
          <w:t>.2.5 (</w:t>
        </w:r>
        <w:r w:rsidRPr="008D225D">
          <w:rPr>
            <w:rFonts w:eastAsia="Aptos"/>
            <w:i/>
            <w:rPrChange w:id="5504" w:author="GELIAS" w:date="2026-04-13T17:07:00Z">
              <w:rPr>
                <w:rFonts w:ascii="Calibri" w:eastAsia="Aptos" w:hAnsi="Calibri" w:cs="Calibri"/>
                <w:i/>
              </w:rPr>
            </w:rPrChange>
          </w:rPr>
          <w:t>Agreement or determination of the Claim</w:t>
        </w:r>
        <w:r w:rsidRPr="008D225D">
          <w:rPr>
            <w:rFonts w:eastAsia="Aptos"/>
            <w:rPrChange w:id="5505" w:author="GELIAS" w:date="2026-04-13T17:07:00Z">
              <w:rPr>
                <w:rFonts w:ascii="Calibri" w:eastAsia="Aptos" w:hAnsi="Calibri" w:cs="Calibri"/>
              </w:rPr>
            </w:rPrChange>
          </w:rPr>
          <w:t xml:space="preserve">) shall include a review by the </w:t>
        </w:r>
      </w:ins>
      <w:ins w:id="5506" w:author="GELIAS" w:date="2026-04-13T17:03:00Z">
        <w:r w:rsidR="008D225D" w:rsidRPr="008D225D">
          <w:rPr>
            <w:rFonts w:eastAsia="Aptos"/>
            <w:rPrChange w:id="5507" w:author="GELIAS" w:date="2026-04-13T17:07:00Z">
              <w:rPr>
                <w:rFonts w:ascii="Calibri" w:eastAsia="Aptos" w:hAnsi="Calibri" w:cs="Calibri"/>
              </w:rPr>
            </w:rPrChange>
          </w:rPr>
          <w:t>Owner</w:t>
        </w:r>
      </w:ins>
      <w:ins w:id="5508" w:author="GELIAS" w:date="2026-04-13T16:33:00Z">
        <w:r w:rsidRPr="008D225D">
          <w:rPr>
            <w:rFonts w:eastAsia="Aptos"/>
            <w:rPrChange w:id="5509" w:author="GELIAS" w:date="2026-04-13T17:07:00Z">
              <w:rPr>
                <w:rFonts w:ascii="Calibri" w:eastAsia="Aptos" w:hAnsi="Calibri" w:cs="Calibri"/>
              </w:rPr>
            </w:rPrChange>
          </w:rPr>
          <w:t>'s Representative of such disagreement.</w:t>
        </w:r>
      </w:ins>
    </w:p>
    <w:p w14:paraId="020E7F80" w14:textId="77777777" w:rsidR="002F3511" w:rsidRPr="008D225D" w:rsidRDefault="002F3511" w:rsidP="002F3511">
      <w:pPr>
        <w:pStyle w:val="ListParagraph"/>
        <w:rPr>
          <w:ins w:id="5510" w:author="GELIAS" w:date="2026-04-13T16:33:00Z"/>
          <w:rFonts w:eastAsia="Aptos"/>
          <w:rPrChange w:id="5511" w:author="GELIAS" w:date="2026-04-13T17:07:00Z">
            <w:rPr>
              <w:ins w:id="5512" w:author="GELIAS" w:date="2026-04-13T16:33:00Z"/>
              <w:rFonts w:ascii="Calibri" w:eastAsia="Aptos" w:hAnsi="Calibri" w:cs="Calibri"/>
            </w:rPr>
          </w:rPrChange>
        </w:rPr>
      </w:pPr>
    </w:p>
    <w:p w14:paraId="013DFF10" w14:textId="650E4A38" w:rsidR="002F3511" w:rsidRDefault="002F3511" w:rsidP="006A122B">
      <w:pPr>
        <w:pStyle w:val="ListParagraph"/>
        <w:numPr>
          <w:ilvl w:val="3"/>
          <w:numId w:val="164"/>
        </w:numPr>
        <w:spacing w:after="160"/>
        <w:ind w:left="2410" w:hanging="970"/>
        <w:contextualSpacing/>
        <w:jc w:val="both"/>
        <w:rPr>
          <w:ins w:id="5513" w:author="GELIAS" w:date="2026-04-13T17:13:00Z"/>
          <w:rFonts w:eastAsia="Aptos"/>
        </w:rPr>
      </w:pPr>
      <w:ins w:id="5514" w:author="GELIAS" w:date="2026-04-13T16:33:00Z">
        <w:r w:rsidRPr="008D225D">
          <w:rPr>
            <w:rFonts w:eastAsia="Aptos"/>
            <w:rPrChange w:id="5515" w:author="GELIAS" w:date="2026-04-13T17:07:00Z">
              <w:rPr>
                <w:rFonts w:ascii="Calibri" w:eastAsia="Aptos" w:hAnsi="Calibri" w:cs="Calibri"/>
              </w:rPr>
            </w:rPrChange>
          </w:rPr>
          <w:t xml:space="preserve">If the claiming Party receives a Notice from the other Party under this </w:t>
        </w:r>
      </w:ins>
      <w:ins w:id="5516" w:author="GELIAS" w:date="2026-04-13T17:05:00Z">
        <w:r w:rsidR="008D225D" w:rsidRPr="008D225D">
          <w:rPr>
            <w:rFonts w:eastAsia="Aptos"/>
            <w:rPrChange w:id="5517" w:author="GELIAS" w:date="2026-04-13T17:07:00Z">
              <w:rPr>
                <w:rFonts w:ascii="Calibri" w:eastAsia="Aptos" w:hAnsi="Calibri" w:cs="Calibri"/>
              </w:rPr>
            </w:rPrChange>
          </w:rPr>
          <w:t>Section</w:t>
        </w:r>
      </w:ins>
      <w:ins w:id="5518" w:author="GELIAS" w:date="2026-04-13T16:33:00Z">
        <w:r w:rsidRPr="008D225D">
          <w:rPr>
            <w:rFonts w:eastAsia="Aptos"/>
            <w:rPrChange w:id="5519" w:author="GELIAS" w:date="2026-04-13T17:07:00Z">
              <w:rPr>
                <w:rFonts w:ascii="Calibri" w:eastAsia="Aptos" w:hAnsi="Calibri" w:cs="Calibri"/>
              </w:rPr>
            </w:rPrChange>
          </w:rPr>
          <w:t xml:space="preserve"> 2</w:t>
        </w:r>
      </w:ins>
      <w:ins w:id="5520" w:author="GELIAS" w:date="2026-04-13T17:12:00Z">
        <w:r w:rsidR="0001179A">
          <w:rPr>
            <w:rFonts w:eastAsia="Aptos"/>
          </w:rPr>
          <w:t>1</w:t>
        </w:r>
      </w:ins>
      <w:ins w:id="5521" w:author="GELIAS" w:date="2026-04-13T16:33:00Z">
        <w:r w:rsidRPr="008D225D">
          <w:rPr>
            <w:rFonts w:eastAsia="Aptos"/>
            <w:rPrChange w:id="5522" w:author="GELIAS" w:date="2026-04-13T17:07:00Z">
              <w:rPr>
                <w:rFonts w:ascii="Calibri" w:eastAsia="Aptos" w:hAnsi="Calibri" w:cs="Calibri"/>
              </w:rPr>
            </w:rPrChange>
          </w:rPr>
          <w:t xml:space="preserve">.2.4 and if the claiming Party disagrees with such Notice or considers there are circumstances which justify late submission of the statement under sub-paragraph </w:t>
        </w:r>
      </w:ins>
      <w:ins w:id="5523" w:author="GELIAS" w:date="2026-04-13T17:13:00Z">
        <w:r w:rsidR="0001179A">
          <w:rPr>
            <w:rFonts w:eastAsia="Aptos"/>
          </w:rPr>
          <w:t>21.2.4.2</w:t>
        </w:r>
      </w:ins>
      <w:ins w:id="5524" w:author="GELIAS" w:date="2026-04-13T16:33:00Z">
        <w:r w:rsidRPr="008D225D">
          <w:rPr>
            <w:rFonts w:eastAsia="Aptos"/>
            <w:rPrChange w:id="5525" w:author="GELIAS" w:date="2026-04-13T17:07:00Z">
              <w:rPr>
                <w:rFonts w:ascii="Calibri" w:eastAsia="Aptos" w:hAnsi="Calibri" w:cs="Calibri"/>
              </w:rPr>
            </w:rPrChange>
          </w:rPr>
          <w:t xml:space="preserve"> above, the fully detailed Claim shall be. supplemented with details of the claiming Party's disagreement or why such late submission is justified (as the case may be).</w:t>
        </w:r>
      </w:ins>
    </w:p>
    <w:p w14:paraId="184CE7CB" w14:textId="77777777" w:rsidR="0001179A" w:rsidRPr="0001179A" w:rsidRDefault="0001179A">
      <w:pPr>
        <w:pStyle w:val="ListParagraph"/>
        <w:rPr>
          <w:ins w:id="5526" w:author="GELIAS" w:date="2026-04-13T17:13:00Z"/>
          <w:rFonts w:eastAsia="Aptos"/>
          <w:rPrChange w:id="5527" w:author="GELIAS" w:date="2026-04-13T17:13:00Z">
            <w:rPr>
              <w:ins w:id="5528" w:author="GELIAS" w:date="2026-04-13T17:13:00Z"/>
            </w:rPr>
          </w:rPrChange>
        </w:rPr>
        <w:pPrChange w:id="5529" w:author="GELIAS" w:date="2026-04-13T17:13:00Z">
          <w:pPr>
            <w:pStyle w:val="ListParagraph"/>
            <w:numPr>
              <w:ilvl w:val="3"/>
              <w:numId w:val="164"/>
            </w:numPr>
            <w:spacing w:after="160"/>
            <w:ind w:left="2410" w:hanging="970"/>
            <w:contextualSpacing/>
            <w:jc w:val="both"/>
          </w:pPr>
        </w:pPrChange>
      </w:pPr>
    </w:p>
    <w:p w14:paraId="6815683D" w14:textId="77777777" w:rsidR="0001179A" w:rsidRPr="008D225D" w:rsidRDefault="0001179A">
      <w:pPr>
        <w:pStyle w:val="ListParagraph"/>
        <w:spacing w:after="160"/>
        <w:ind w:left="2410"/>
        <w:contextualSpacing/>
        <w:jc w:val="both"/>
        <w:rPr>
          <w:ins w:id="5530" w:author="GELIAS" w:date="2026-04-13T16:33:00Z"/>
          <w:rFonts w:eastAsia="Aptos"/>
          <w:rPrChange w:id="5531" w:author="GELIAS" w:date="2026-04-13T17:07:00Z">
            <w:rPr>
              <w:ins w:id="5532" w:author="GELIAS" w:date="2026-04-13T16:33:00Z"/>
              <w:rFonts w:ascii="Calibri" w:eastAsia="Aptos" w:hAnsi="Calibri" w:cs="Calibri"/>
            </w:rPr>
          </w:rPrChange>
        </w:rPr>
        <w:pPrChange w:id="5533" w:author="GELIAS" w:date="2026-04-13T17:13:00Z">
          <w:pPr>
            <w:pStyle w:val="ListParagraph"/>
            <w:numPr>
              <w:ilvl w:val="3"/>
              <w:numId w:val="177"/>
            </w:numPr>
            <w:spacing w:after="160"/>
            <w:ind w:left="2410" w:hanging="970"/>
            <w:contextualSpacing/>
            <w:jc w:val="both"/>
          </w:pPr>
        </w:pPrChange>
      </w:pPr>
    </w:p>
    <w:p w14:paraId="426EA6B6" w14:textId="09083AEC" w:rsidR="002F3511" w:rsidRPr="008D225D" w:rsidRDefault="002F3511">
      <w:pPr>
        <w:pStyle w:val="ListParagraph"/>
        <w:numPr>
          <w:ilvl w:val="3"/>
          <w:numId w:val="164"/>
        </w:numPr>
        <w:spacing w:after="160"/>
        <w:ind w:left="2410" w:hanging="970"/>
        <w:contextualSpacing/>
        <w:jc w:val="both"/>
        <w:rPr>
          <w:ins w:id="5534" w:author="GELIAS" w:date="2026-04-13T16:33:00Z"/>
          <w:rFonts w:eastAsia="Aptos"/>
          <w:rPrChange w:id="5535" w:author="GELIAS" w:date="2026-04-13T17:07:00Z">
            <w:rPr>
              <w:ins w:id="5536" w:author="GELIAS" w:date="2026-04-13T16:33:00Z"/>
              <w:rFonts w:ascii="Calibri" w:eastAsia="Aptos" w:hAnsi="Calibri" w:cs="Calibri"/>
            </w:rPr>
          </w:rPrChange>
        </w:rPr>
        <w:pPrChange w:id="5537" w:author="GELIAS" w:date="2026-04-13T16:41:00Z">
          <w:pPr>
            <w:pStyle w:val="ListParagraph"/>
            <w:numPr>
              <w:ilvl w:val="3"/>
              <w:numId w:val="177"/>
            </w:numPr>
            <w:spacing w:after="160"/>
            <w:ind w:left="2410" w:hanging="970"/>
            <w:contextualSpacing/>
            <w:jc w:val="both"/>
          </w:pPr>
        </w:pPrChange>
      </w:pPr>
      <w:ins w:id="5538" w:author="GELIAS" w:date="2026-04-13T16:33:00Z">
        <w:r w:rsidRPr="008D225D">
          <w:rPr>
            <w:rFonts w:eastAsia="Aptos"/>
            <w:rPrChange w:id="5539" w:author="GELIAS" w:date="2026-04-13T17:07:00Z">
              <w:rPr>
                <w:rFonts w:ascii="Calibri" w:eastAsia="Aptos" w:hAnsi="Calibri" w:cs="Calibri"/>
              </w:rPr>
            </w:rPrChange>
          </w:rPr>
          <w:t xml:space="preserve">If the event or circumstance giving rise to the Claim has a continuing effect, </w:t>
        </w:r>
      </w:ins>
      <w:ins w:id="5540" w:author="GELIAS" w:date="2026-04-13T17:05:00Z">
        <w:r w:rsidR="008D225D" w:rsidRPr="008D225D">
          <w:rPr>
            <w:rFonts w:eastAsia="Aptos"/>
            <w:rPrChange w:id="5541" w:author="GELIAS" w:date="2026-04-13T17:07:00Z">
              <w:rPr>
                <w:rFonts w:ascii="Calibri" w:eastAsia="Aptos" w:hAnsi="Calibri" w:cs="Calibri"/>
              </w:rPr>
            </w:rPrChange>
          </w:rPr>
          <w:t>Section</w:t>
        </w:r>
      </w:ins>
      <w:ins w:id="5542" w:author="GELIAS" w:date="2026-04-13T16:33:00Z">
        <w:r w:rsidRPr="008D225D">
          <w:rPr>
            <w:rFonts w:eastAsia="Aptos"/>
            <w:rPrChange w:id="5543" w:author="GELIAS" w:date="2026-04-13T17:07:00Z">
              <w:rPr>
                <w:rFonts w:ascii="Calibri" w:eastAsia="Aptos" w:hAnsi="Calibri" w:cs="Calibri"/>
              </w:rPr>
            </w:rPrChange>
          </w:rPr>
          <w:t xml:space="preserve"> 2</w:t>
        </w:r>
      </w:ins>
      <w:ins w:id="5544" w:author="GELIAS" w:date="2026-04-13T17:12:00Z">
        <w:r w:rsidR="0001179A">
          <w:rPr>
            <w:rFonts w:eastAsia="Aptos"/>
          </w:rPr>
          <w:t>1</w:t>
        </w:r>
      </w:ins>
      <w:ins w:id="5545" w:author="GELIAS" w:date="2026-04-13T16:33:00Z">
        <w:r w:rsidRPr="008D225D">
          <w:rPr>
            <w:rFonts w:eastAsia="Aptos"/>
            <w:rPrChange w:id="5546" w:author="GELIAS" w:date="2026-04-13T17:07:00Z">
              <w:rPr>
                <w:rFonts w:ascii="Calibri" w:eastAsia="Aptos" w:hAnsi="Calibri" w:cs="Calibri"/>
              </w:rPr>
            </w:rPrChange>
          </w:rPr>
          <w:t>.2.6 (</w:t>
        </w:r>
        <w:r w:rsidRPr="008D225D">
          <w:rPr>
            <w:rFonts w:eastAsia="Aptos"/>
            <w:i/>
            <w:rPrChange w:id="5547" w:author="GELIAS" w:date="2026-04-13T17:07:00Z">
              <w:rPr>
                <w:rFonts w:ascii="Calibri" w:eastAsia="Aptos" w:hAnsi="Calibri" w:cs="Calibri"/>
                <w:i/>
              </w:rPr>
            </w:rPrChange>
          </w:rPr>
          <w:t>Claims of Continuing Effect</w:t>
        </w:r>
        <w:r w:rsidRPr="008D225D">
          <w:rPr>
            <w:rFonts w:eastAsia="Aptos"/>
            <w:rPrChange w:id="5548" w:author="GELIAS" w:date="2026-04-13T17:07:00Z">
              <w:rPr>
                <w:rFonts w:ascii="Calibri" w:eastAsia="Aptos" w:hAnsi="Calibri" w:cs="Calibri"/>
              </w:rPr>
            </w:rPrChange>
          </w:rPr>
          <w:t>) shall apply.</w:t>
        </w:r>
      </w:ins>
    </w:p>
    <w:p w14:paraId="29FE70CD" w14:textId="77777777" w:rsidR="002F3511" w:rsidRPr="008D225D" w:rsidRDefault="002F3511">
      <w:pPr>
        <w:numPr>
          <w:ilvl w:val="2"/>
          <w:numId w:val="164"/>
        </w:numPr>
        <w:spacing w:after="160"/>
        <w:ind w:left="1418" w:hanging="709"/>
        <w:jc w:val="both"/>
        <w:rPr>
          <w:ins w:id="5549" w:author="GELIAS" w:date="2026-04-13T16:33:00Z"/>
          <w:rFonts w:eastAsia="Aptos"/>
          <w:i/>
          <w:iCs/>
          <w:u w:val="single"/>
          <w:rPrChange w:id="5550" w:author="GELIAS" w:date="2026-04-13T17:07:00Z">
            <w:rPr>
              <w:ins w:id="5551" w:author="GELIAS" w:date="2026-04-13T16:33:00Z"/>
              <w:rFonts w:ascii="Calibri" w:eastAsia="Aptos" w:hAnsi="Calibri" w:cs="Calibri"/>
              <w:i/>
              <w:iCs/>
              <w:u w:val="single"/>
            </w:rPr>
          </w:rPrChange>
        </w:rPr>
        <w:pPrChange w:id="5552" w:author="GELIAS" w:date="2026-04-13T16:37:00Z">
          <w:pPr>
            <w:numPr>
              <w:ilvl w:val="2"/>
              <w:numId w:val="171"/>
            </w:numPr>
            <w:spacing w:after="160"/>
            <w:ind w:left="1418" w:hanging="709"/>
            <w:jc w:val="both"/>
          </w:pPr>
        </w:pPrChange>
      </w:pPr>
      <w:ins w:id="5553" w:author="GELIAS" w:date="2026-04-13T16:33:00Z">
        <w:r w:rsidRPr="008D225D">
          <w:rPr>
            <w:rFonts w:eastAsia="Aptos"/>
            <w:i/>
            <w:iCs/>
            <w:u w:val="single"/>
            <w:rPrChange w:id="5554" w:author="GELIAS" w:date="2026-04-13T17:07:00Z">
              <w:rPr>
                <w:rFonts w:ascii="Calibri" w:eastAsia="Aptos" w:hAnsi="Calibri" w:cs="Calibri"/>
                <w:i/>
                <w:iCs/>
                <w:u w:val="single"/>
              </w:rPr>
            </w:rPrChange>
          </w:rPr>
          <w:t>Agreement or Determination of the Claim</w:t>
        </w:r>
      </w:ins>
    </w:p>
    <w:p w14:paraId="213A234B" w14:textId="51B18462" w:rsidR="002F3511" w:rsidRPr="0001179A" w:rsidRDefault="002F3511">
      <w:pPr>
        <w:pStyle w:val="ListParagraph"/>
        <w:numPr>
          <w:ilvl w:val="3"/>
          <w:numId w:val="164"/>
        </w:numPr>
        <w:spacing w:after="160"/>
        <w:ind w:left="2268" w:hanging="993"/>
        <w:contextualSpacing/>
        <w:jc w:val="both"/>
        <w:rPr>
          <w:ins w:id="5555" w:author="GELIAS" w:date="2026-04-13T16:33:00Z"/>
          <w:rFonts w:eastAsia="Aptos"/>
          <w:rPrChange w:id="5556" w:author="GELIAS" w:date="2026-04-13T17:16:00Z">
            <w:rPr>
              <w:ins w:id="5557" w:author="GELIAS" w:date="2026-04-13T16:33:00Z"/>
              <w:rFonts w:ascii="Calibri" w:eastAsia="Aptos" w:hAnsi="Calibri" w:cs="Calibri"/>
            </w:rPr>
          </w:rPrChange>
        </w:rPr>
        <w:pPrChange w:id="5558" w:author="GELIAS" w:date="2026-04-13T17:16:00Z">
          <w:pPr>
            <w:pStyle w:val="ListParagraph"/>
            <w:numPr>
              <w:ilvl w:val="3"/>
              <w:numId w:val="178"/>
            </w:numPr>
            <w:spacing w:after="160"/>
            <w:ind w:left="2127" w:hanging="840"/>
            <w:contextualSpacing/>
            <w:jc w:val="both"/>
          </w:pPr>
        </w:pPrChange>
      </w:pPr>
      <w:ins w:id="5559" w:author="GELIAS" w:date="2026-04-13T16:33:00Z">
        <w:r w:rsidRPr="0001179A">
          <w:rPr>
            <w:rFonts w:eastAsia="Aptos"/>
            <w:rPrChange w:id="5560" w:author="GELIAS" w:date="2026-04-13T17:16:00Z">
              <w:rPr>
                <w:rFonts w:ascii="Calibri" w:eastAsia="Aptos" w:hAnsi="Calibri" w:cs="Calibri"/>
              </w:rPr>
            </w:rPrChange>
          </w:rPr>
          <w:t xml:space="preserve">After receiving a fully detailed Claim under </w:t>
        </w:r>
      </w:ins>
      <w:ins w:id="5561" w:author="GELIAS" w:date="2026-04-13T17:05:00Z">
        <w:r w:rsidR="008D225D" w:rsidRPr="0001179A">
          <w:rPr>
            <w:rFonts w:eastAsia="Aptos"/>
            <w:rPrChange w:id="5562" w:author="GELIAS" w:date="2026-04-13T17:16:00Z">
              <w:rPr>
                <w:rFonts w:ascii="Calibri" w:eastAsia="Aptos" w:hAnsi="Calibri" w:cs="Calibri"/>
              </w:rPr>
            </w:rPrChange>
          </w:rPr>
          <w:t>Section</w:t>
        </w:r>
      </w:ins>
      <w:ins w:id="5563" w:author="GELIAS" w:date="2026-04-13T16:33:00Z">
        <w:r w:rsidRPr="0001179A">
          <w:rPr>
            <w:rFonts w:eastAsia="Aptos"/>
            <w:rPrChange w:id="5564" w:author="GELIAS" w:date="2026-04-13T17:16:00Z">
              <w:rPr>
                <w:rFonts w:ascii="Calibri" w:eastAsia="Aptos" w:hAnsi="Calibri" w:cs="Calibri"/>
              </w:rPr>
            </w:rPrChange>
          </w:rPr>
          <w:t xml:space="preserve"> 20.2.4 (Fully detailed Claim), or an interim or final fully detailed Claim (as the case may be) under </w:t>
        </w:r>
      </w:ins>
      <w:ins w:id="5565" w:author="GELIAS" w:date="2026-04-13T17:05:00Z">
        <w:r w:rsidR="008D225D" w:rsidRPr="0001179A">
          <w:rPr>
            <w:rFonts w:eastAsia="Aptos"/>
            <w:rPrChange w:id="5566" w:author="GELIAS" w:date="2026-04-13T17:16:00Z">
              <w:rPr>
                <w:rFonts w:ascii="Calibri" w:eastAsia="Aptos" w:hAnsi="Calibri" w:cs="Calibri"/>
              </w:rPr>
            </w:rPrChange>
          </w:rPr>
          <w:t>Section</w:t>
        </w:r>
      </w:ins>
      <w:ins w:id="5567" w:author="GELIAS" w:date="2026-04-13T16:33:00Z">
        <w:r w:rsidRPr="0001179A">
          <w:rPr>
            <w:rFonts w:eastAsia="Aptos"/>
            <w:rPrChange w:id="5568" w:author="GELIAS" w:date="2026-04-13T17:16:00Z">
              <w:rPr>
                <w:rFonts w:ascii="Calibri" w:eastAsia="Aptos" w:hAnsi="Calibri" w:cs="Calibri"/>
              </w:rPr>
            </w:rPrChange>
          </w:rPr>
          <w:t xml:space="preserve"> 2</w:t>
        </w:r>
      </w:ins>
      <w:ins w:id="5569" w:author="GELIAS" w:date="2026-04-13T17:13:00Z">
        <w:r w:rsidR="0001179A" w:rsidRPr="0001179A">
          <w:rPr>
            <w:rFonts w:eastAsia="Aptos"/>
            <w:rPrChange w:id="5570" w:author="GELIAS" w:date="2026-04-13T17:16:00Z">
              <w:rPr/>
            </w:rPrChange>
          </w:rPr>
          <w:t>1</w:t>
        </w:r>
      </w:ins>
      <w:ins w:id="5571" w:author="GELIAS" w:date="2026-04-13T16:33:00Z">
        <w:r w:rsidRPr="0001179A">
          <w:rPr>
            <w:rFonts w:eastAsia="Aptos"/>
            <w:rPrChange w:id="5572" w:author="GELIAS" w:date="2026-04-13T17:16:00Z">
              <w:rPr>
                <w:rFonts w:ascii="Calibri" w:eastAsia="Aptos" w:hAnsi="Calibri" w:cs="Calibri"/>
              </w:rPr>
            </w:rPrChange>
          </w:rPr>
          <w:t xml:space="preserve">.2.6 (Claims of Continuing Effect), the </w:t>
        </w:r>
      </w:ins>
      <w:ins w:id="5573" w:author="GELIAS" w:date="2026-04-13T17:03:00Z">
        <w:r w:rsidR="008D225D" w:rsidRPr="0001179A">
          <w:rPr>
            <w:rFonts w:eastAsia="Aptos"/>
            <w:rPrChange w:id="5574" w:author="GELIAS" w:date="2026-04-13T17:16:00Z">
              <w:rPr>
                <w:rFonts w:ascii="Calibri" w:eastAsia="Aptos" w:hAnsi="Calibri" w:cs="Calibri"/>
              </w:rPr>
            </w:rPrChange>
          </w:rPr>
          <w:t>Owner</w:t>
        </w:r>
      </w:ins>
      <w:ins w:id="5575" w:author="GELIAS" w:date="2026-04-13T16:33:00Z">
        <w:r w:rsidRPr="0001179A">
          <w:rPr>
            <w:rFonts w:eastAsia="Aptos"/>
            <w:rPrChange w:id="5576" w:author="GELIAS" w:date="2026-04-13T17:16:00Z">
              <w:rPr>
                <w:rFonts w:ascii="Calibri" w:eastAsia="Aptos" w:hAnsi="Calibri" w:cs="Calibri"/>
              </w:rPr>
            </w:rPrChange>
          </w:rPr>
          <w:t xml:space="preserve">'s Representative shall proceed under </w:t>
        </w:r>
      </w:ins>
      <w:ins w:id="5577" w:author="GELIAS" w:date="2026-04-13T17:05:00Z">
        <w:r w:rsidR="008D225D" w:rsidRPr="0001179A">
          <w:rPr>
            <w:rFonts w:eastAsia="Aptos"/>
            <w:rPrChange w:id="5578" w:author="GELIAS" w:date="2026-04-13T17:16:00Z">
              <w:rPr>
                <w:rFonts w:ascii="Calibri" w:eastAsia="Aptos" w:hAnsi="Calibri" w:cs="Calibri"/>
              </w:rPr>
            </w:rPrChange>
          </w:rPr>
          <w:t>Section</w:t>
        </w:r>
      </w:ins>
      <w:ins w:id="5579" w:author="GELIAS" w:date="2026-04-13T16:33:00Z">
        <w:r w:rsidRPr="0001179A">
          <w:rPr>
            <w:rFonts w:eastAsia="Aptos"/>
            <w:rPrChange w:id="5580" w:author="GELIAS" w:date="2026-04-13T17:16:00Z">
              <w:rPr>
                <w:rFonts w:ascii="Calibri" w:eastAsia="Aptos" w:hAnsi="Calibri" w:cs="Calibri"/>
              </w:rPr>
            </w:rPrChange>
          </w:rPr>
          <w:t xml:space="preserve"> </w:t>
        </w:r>
      </w:ins>
      <w:ins w:id="5581" w:author="GELIAS" w:date="2026-04-13T17:13:00Z">
        <w:r w:rsidR="0001179A" w:rsidRPr="0001179A">
          <w:rPr>
            <w:rFonts w:eastAsia="Aptos"/>
            <w:rPrChange w:id="5582" w:author="GELIAS" w:date="2026-04-13T17:16:00Z">
              <w:rPr/>
            </w:rPrChange>
          </w:rPr>
          <w:t>4.12</w:t>
        </w:r>
      </w:ins>
      <w:ins w:id="5583" w:author="GELIAS" w:date="2026-04-13T16:33:00Z">
        <w:r w:rsidRPr="0001179A">
          <w:rPr>
            <w:rFonts w:eastAsia="Aptos"/>
            <w:rPrChange w:id="5584" w:author="GELIAS" w:date="2026-04-13T17:16:00Z">
              <w:rPr>
                <w:rFonts w:ascii="Calibri" w:eastAsia="Aptos" w:hAnsi="Calibri" w:cs="Calibri"/>
              </w:rPr>
            </w:rPrChange>
          </w:rPr>
          <w:t xml:space="preserve"> (Agreement or Determination) to agree or determine:</w:t>
        </w:r>
      </w:ins>
    </w:p>
    <w:p w14:paraId="4E68BE46" w14:textId="78D0B34B" w:rsidR="002F3511" w:rsidRPr="008D225D" w:rsidRDefault="002F3511">
      <w:pPr>
        <w:numPr>
          <w:ilvl w:val="0"/>
          <w:numId w:val="169"/>
        </w:numPr>
        <w:spacing w:after="160"/>
        <w:ind w:left="2835" w:hanging="567"/>
        <w:jc w:val="both"/>
        <w:rPr>
          <w:ins w:id="5585" w:author="GELIAS" w:date="2026-04-13T16:33:00Z"/>
          <w:rFonts w:eastAsia="Aptos"/>
          <w:rPrChange w:id="5586" w:author="GELIAS" w:date="2026-04-13T17:07:00Z">
            <w:rPr>
              <w:ins w:id="5587" w:author="GELIAS" w:date="2026-04-13T16:33:00Z"/>
              <w:rFonts w:ascii="Calibri" w:eastAsia="Aptos" w:hAnsi="Calibri" w:cs="Calibri"/>
            </w:rPr>
          </w:rPrChange>
        </w:rPr>
        <w:pPrChange w:id="5588" w:author="GELIAS" w:date="2026-04-13T17:13:00Z">
          <w:pPr>
            <w:numPr>
              <w:numId w:val="169"/>
            </w:numPr>
            <w:spacing w:after="160"/>
            <w:ind w:left="1985" w:hanging="567"/>
            <w:jc w:val="both"/>
          </w:pPr>
        </w:pPrChange>
      </w:pPr>
      <w:ins w:id="5589" w:author="GELIAS" w:date="2026-04-13T16:33:00Z">
        <w:r w:rsidRPr="008D225D">
          <w:rPr>
            <w:rFonts w:eastAsia="Aptos"/>
            <w:rPrChange w:id="5590" w:author="GELIAS" w:date="2026-04-13T17:07:00Z">
              <w:rPr>
                <w:rFonts w:ascii="Calibri" w:eastAsia="Aptos" w:hAnsi="Calibri" w:cs="Calibri"/>
              </w:rPr>
            </w:rPrChange>
          </w:rPr>
          <w:t>the additional payment (if any) to which the claiming Party is entitled (</w:t>
        </w:r>
        <w:commentRangeStart w:id="5591"/>
        <w:del w:id="5592" w:author="EVANS" w:date="2026-04-30T17:25:00Z">
          <w:r w:rsidRPr="008D225D" w:rsidDel="00F57636">
            <w:rPr>
              <w:rFonts w:eastAsia="Aptos"/>
              <w:rPrChange w:id="5593" w:author="GELIAS" w:date="2026-04-13T17:07:00Z">
                <w:rPr>
                  <w:rFonts w:ascii="Calibri" w:eastAsia="Aptos" w:hAnsi="Calibri" w:cs="Calibri"/>
                </w:rPr>
              </w:rPrChange>
            </w:rPr>
            <w:delText>or the reduction of the Contract Price</w:delText>
          </w:r>
        </w:del>
        <w:r w:rsidRPr="008D225D">
          <w:rPr>
            <w:rFonts w:eastAsia="Aptos"/>
            <w:rPrChange w:id="5594" w:author="GELIAS" w:date="2026-04-13T17:07:00Z">
              <w:rPr>
                <w:rFonts w:ascii="Calibri" w:eastAsia="Aptos" w:hAnsi="Calibri" w:cs="Calibri"/>
              </w:rPr>
            </w:rPrChange>
          </w:rPr>
          <w:t xml:space="preserve"> </w:t>
        </w:r>
      </w:ins>
      <w:commentRangeEnd w:id="5591"/>
      <w:r w:rsidR="00F57636">
        <w:rPr>
          <w:rStyle w:val="CommentReference"/>
        </w:rPr>
        <w:commentReference w:id="5591"/>
      </w:r>
      <w:ins w:id="5595" w:author="GELIAS" w:date="2026-04-13T16:33:00Z">
        <w:r w:rsidRPr="008D225D">
          <w:rPr>
            <w:rFonts w:eastAsia="Aptos"/>
            <w:rPrChange w:id="5596" w:author="GELIAS" w:date="2026-04-13T17:07:00Z">
              <w:rPr>
                <w:rFonts w:ascii="Calibri" w:eastAsia="Aptos" w:hAnsi="Calibri" w:cs="Calibri"/>
              </w:rPr>
            </w:rPrChange>
          </w:rPr>
          <w:t xml:space="preserve">(in the case of the </w:t>
        </w:r>
      </w:ins>
      <w:ins w:id="5597" w:author="GELIAS" w:date="2026-04-13T17:03:00Z">
        <w:r w:rsidR="008D225D" w:rsidRPr="008D225D">
          <w:rPr>
            <w:rFonts w:eastAsia="Aptos"/>
            <w:rPrChange w:id="5598" w:author="GELIAS" w:date="2026-04-13T17:07:00Z">
              <w:rPr>
                <w:rFonts w:ascii="Calibri" w:eastAsia="Aptos" w:hAnsi="Calibri" w:cs="Calibri"/>
              </w:rPr>
            </w:rPrChange>
          </w:rPr>
          <w:t>Owner</w:t>
        </w:r>
      </w:ins>
      <w:ins w:id="5599" w:author="GELIAS" w:date="2026-04-13T16:33:00Z">
        <w:r w:rsidRPr="008D225D">
          <w:rPr>
            <w:rFonts w:eastAsia="Aptos"/>
            <w:rPrChange w:id="5600" w:author="GELIAS" w:date="2026-04-13T17:07:00Z">
              <w:rPr>
                <w:rFonts w:ascii="Calibri" w:eastAsia="Aptos" w:hAnsi="Calibri" w:cs="Calibri"/>
              </w:rPr>
            </w:rPrChange>
          </w:rPr>
          <w:t xml:space="preserve"> as the claiming Party); and/or</w:t>
        </w:r>
      </w:ins>
    </w:p>
    <w:p w14:paraId="23586EF4" w14:textId="54F9B5D6" w:rsidR="002F3511" w:rsidRPr="008D225D" w:rsidRDefault="002F3511">
      <w:pPr>
        <w:numPr>
          <w:ilvl w:val="0"/>
          <w:numId w:val="169"/>
        </w:numPr>
        <w:spacing w:after="160"/>
        <w:ind w:left="2835" w:hanging="567"/>
        <w:jc w:val="both"/>
        <w:rPr>
          <w:ins w:id="5601" w:author="GELIAS" w:date="2026-04-13T16:33:00Z"/>
          <w:rFonts w:eastAsia="Aptos"/>
          <w:rPrChange w:id="5602" w:author="GELIAS" w:date="2026-04-13T17:07:00Z">
            <w:rPr>
              <w:ins w:id="5603" w:author="GELIAS" w:date="2026-04-13T16:33:00Z"/>
              <w:rFonts w:ascii="Calibri" w:eastAsia="Aptos" w:hAnsi="Calibri" w:cs="Calibri"/>
            </w:rPr>
          </w:rPrChange>
        </w:rPr>
        <w:pPrChange w:id="5604" w:author="GELIAS" w:date="2026-04-13T17:13:00Z">
          <w:pPr>
            <w:numPr>
              <w:numId w:val="169"/>
            </w:numPr>
            <w:spacing w:after="160"/>
            <w:ind w:left="1985" w:hanging="567"/>
            <w:jc w:val="both"/>
          </w:pPr>
        </w:pPrChange>
      </w:pPr>
      <w:ins w:id="5605" w:author="GELIAS" w:date="2026-04-13T16:33:00Z">
        <w:r w:rsidRPr="008D225D">
          <w:rPr>
            <w:rFonts w:eastAsia="Aptos"/>
            <w:rPrChange w:id="5606" w:author="GELIAS" w:date="2026-04-13T17:07:00Z">
              <w:rPr>
                <w:rFonts w:ascii="Calibri" w:eastAsia="Aptos" w:hAnsi="Calibri" w:cs="Calibri"/>
              </w:rPr>
            </w:rPrChange>
          </w:rPr>
          <w:t xml:space="preserve">the extension (if any) of the Time for Completion (before or after its expiry) under </w:t>
        </w:r>
      </w:ins>
      <w:ins w:id="5607" w:author="GELIAS" w:date="2026-04-13T17:05:00Z">
        <w:r w:rsidR="008D225D" w:rsidRPr="008D225D">
          <w:rPr>
            <w:rFonts w:eastAsia="Aptos"/>
            <w:rPrChange w:id="5608" w:author="GELIAS" w:date="2026-04-13T17:07:00Z">
              <w:rPr>
                <w:rFonts w:ascii="Calibri" w:eastAsia="Aptos" w:hAnsi="Calibri" w:cs="Calibri"/>
              </w:rPr>
            </w:rPrChange>
          </w:rPr>
          <w:t>Section</w:t>
        </w:r>
      </w:ins>
      <w:ins w:id="5609" w:author="GELIAS" w:date="2026-04-13T16:33:00Z">
        <w:r w:rsidRPr="008D225D">
          <w:rPr>
            <w:rFonts w:eastAsia="Aptos"/>
            <w:rPrChange w:id="5610" w:author="GELIAS" w:date="2026-04-13T17:07:00Z">
              <w:rPr>
                <w:rFonts w:ascii="Calibri" w:eastAsia="Aptos" w:hAnsi="Calibri" w:cs="Calibri"/>
              </w:rPr>
            </w:rPrChange>
          </w:rPr>
          <w:t xml:space="preserve"> 5</w:t>
        </w:r>
      </w:ins>
      <w:ins w:id="5611" w:author="GELIAS" w:date="2026-04-13T17:14:00Z">
        <w:r w:rsidR="0001179A">
          <w:rPr>
            <w:rFonts w:eastAsia="Aptos"/>
          </w:rPr>
          <w:t>.8</w:t>
        </w:r>
      </w:ins>
      <w:ins w:id="5612" w:author="GELIAS" w:date="2026-04-13T16:33:00Z">
        <w:r w:rsidRPr="008D225D">
          <w:rPr>
            <w:rFonts w:eastAsia="Aptos"/>
            <w:rPrChange w:id="5613" w:author="GELIAS" w:date="2026-04-13T17:07:00Z">
              <w:rPr>
                <w:rFonts w:ascii="Calibri" w:eastAsia="Aptos" w:hAnsi="Calibri" w:cs="Calibri"/>
              </w:rPr>
            </w:rPrChange>
          </w:rPr>
          <w:t xml:space="preserve"> (in the case of the Contractor as the claiming Party), or the extension (if any) of the D</w:t>
        </w:r>
      </w:ins>
      <w:ins w:id="5614" w:author="GELIAS" w:date="2026-04-13T17:14:00Z">
        <w:r w:rsidR="0001179A">
          <w:rPr>
            <w:rFonts w:eastAsia="Aptos"/>
          </w:rPr>
          <w:t>C</w:t>
        </w:r>
      </w:ins>
      <w:ins w:id="5615" w:author="GELIAS" w:date="2026-04-13T16:33:00Z">
        <w:r w:rsidRPr="008D225D">
          <w:rPr>
            <w:rFonts w:eastAsia="Aptos"/>
            <w:rPrChange w:id="5616" w:author="GELIAS" w:date="2026-04-13T17:07:00Z">
              <w:rPr>
                <w:rFonts w:ascii="Calibri" w:eastAsia="Aptos" w:hAnsi="Calibri" w:cs="Calibri"/>
              </w:rPr>
            </w:rPrChange>
          </w:rPr>
          <w:t xml:space="preserve">P (before its expiry) under </w:t>
        </w:r>
      </w:ins>
      <w:ins w:id="5617" w:author="GELIAS" w:date="2026-04-13T17:05:00Z">
        <w:r w:rsidR="008D225D" w:rsidRPr="008D225D">
          <w:rPr>
            <w:rFonts w:eastAsia="Aptos"/>
            <w:rPrChange w:id="5618" w:author="GELIAS" w:date="2026-04-13T17:07:00Z">
              <w:rPr>
                <w:rFonts w:ascii="Calibri" w:eastAsia="Aptos" w:hAnsi="Calibri" w:cs="Calibri"/>
              </w:rPr>
            </w:rPrChange>
          </w:rPr>
          <w:t>Section</w:t>
        </w:r>
      </w:ins>
      <w:ins w:id="5619" w:author="GELIAS" w:date="2026-04-13T16:33:00Z">
        <w:r w:rsidRPr="008D225D">
          <w:rPr>
            <w:rFonts w:eastAsia="Aptos"/>
            <w:rPrChange w:id="5620" w:author="GELIAS" w:date="2026-04-13T17:07:00Z">
              <w:rPr>
                <w:rFonts w:ascii="Calibri" w:eastAsia="Aptos" w:hAnsi="Calibri" w:cs="Calibri"/>
              </w:rPr>
            </w:rPrChange>
          </w:rPr>
          <w:t xml:space="preserve"> 1</w:t>
        </w:r>
      </w:ins>
      <w:ins w:id="5621" w:author="GELIAS" w:date="2026-04-13T17:15:00Z">
        <w:r w:rsidR="0001179A">
          <w:rPr>
            <w:rFonts w:eastAsia="Aptos"/>
          </w:rPr>
          <w:t xml:space="preserve">2.2(d) </w:t>
        </w:r>
      </w:ins>
      <w:ins w:id="5622" w:author="GELIAS" w:date="2026-04-13T16:33:00Z">
        <w:r w:rsidRPr="008D225D">
          <w:rPr>
            <w:rFonts w:eastAsia="Aptos"/>
            <w:rPrChange w:id="5623" w:author="GELIAS" w:date="2026-04-13T17:07:00Z">
              <w:rPr>
                <w:rFonts w:ascii="Calibri" w:eastAsia="Aptos" w:hAnsi="Calibri" w:cs="Calibri"/>
              </w:rPr>
            </w:rPrChange>
          </w:rPr>
          <w:t xml:space="preserve">(in the case of the </w:t>
        </w:r>
      </w:ins>
      <w:ins w:id="5624" w:author="GELIAS" w:date="2026-04-13T17:03:00Z">
        <w:r w:rsidR="008D225D" w:rsidRPr="008D225D">
          <w:rPr>
            <w:rFonts w:eastAsia="Aptos"/>
            <w:rPrChange w:id="5625" w:author="GELIAS" w:date="2026-04-13T17:07:00Z">
              <w:rPr>
                <w:rFonts w:ascii="Calibri" w:eastAsia="Aptos" w:hAnsi="Calibri" w:cs="Calibri"/>
              </w:rPr>
            </w:rPrChange>
          </w:rPr>
          <w:t>Owner</w:t>
        </w:r>
      </w:ins>
      <w:ins w:id="5626" w:author="GELIAS" w:date="2026-04-13T16:33:00Z">
        <w:r w:rsidRPr="008D225D">
          <w:rPr>
            <w:rFonts w:eastAsia="Aptos"/>
            <w:rPrChange w:id="5627" w:author="GELIAS" w:date="2026-04-13T17:07:00Z">
              <w:rPr>
                <w:rFonts w:ascii="Calibri" w:eastAsia="Aptos" w:hAnsi="Calibri" w:cs="Calibri"/>
              </w:rPr>
            </w:rPrChange>
          </w:rPr>
          <w:t xml:space="preserve"> as the claiming Party), to which the claiming Party is entitled under the Contract.</w:t>
        </w:r>
      </w:ins>
    </w:p>
    <w:p w14:paraId="12A55338" w14:textId="0C9C2D32" w:rsidR="002F3511" w:rsidRPr="008D225D" w:rsidRDefault="002F3511">
      <w:pPr>
        <w:pStyle w:val="ListParagraph"/>
        <w:numPr>
          <w:ilvl w:val="3"/>
          <w:numId w:val="164"/>
        </w:numPr>
        <w:spacing w:after="160"/>
        <w:ind w:left="2127" w:hanging="993"/>
        <w:contextualSpacing/>
        <w:jc w:val="both"/>
        <w:rPr>
          <w:ins w:id="5628" w:author="GELIAS" w:date="2026-04-13T16:33:00Z"/>
          <w:rFonts w:eastAsia="Aptos"/>
          <w:rPrChange w:id="5629" w:author="GELIAS" w:date="2026-04-13T17:07:00Z">
            <w:rPr>
              <w:ins w:id="5630" w:author="GELIAS" w:date="2026-04-13T16:33:00Z"/>
              <w:rFonts w:ascii="Calibri" w:eastAsia="Aptos" w:hAnsi="Calibri" w:cs="Calibri"/>
            </w:rPr>
          </w:rPrChange>
        </w:rPr>
        <w:pPrChange w:id="5631" w:author="GELIAS" w:date="2026-04-13T17:16:00Z">
          <w:pPr>
            <w:pStyle w:val="ListParagraph"/>
            <w:numPr>
              <w:ilvl w:val="3"/>
              <w:numId w:val="178"/>
            </w:numPr>
            <w:spacing w:after="160"/>
            <w:ind w:left="2127" w:hanging="840"/>
            <w:contextualSpacing/>
            <w:jc w:val="both"/>
          </w:pPr>
        </w:pPrChange>
      </w:pPr>
      <w:ins w:id="5632" w:author="GELIAS" w:date="2026-04-13T16:33:00Z">
        <w:r w:rsidRPr="008D225D">
          <w:rPr>
            <w:rFonts w:eastAsia="Aptos"/>
            <w:rPrChange w:id="5633" w:author="GELIAS" w:date="2026-04-13T17:07:00Z">
              <w:rPr>
                <w:rFonts w:ascii="Calibri" w:eastAsia="Aptos" w:hAnsi="Calibri" w:cs="Calibri"/>
              </w:rPr>
            </w:rPrChange>
          </w:rPr>
          <w:t xml:space="preserve">If a Notice is given under </w:t>
        </w:r>
      </w:ins>
      <w:ins w:id="5634" w:author="GELIAS" w:date="2026-04-13T17:05:00Z">
        <w:r w:rsidR="008D225D" w:rsidRPr="008D225D">
          <w:rPr>
            <w:rFonts w:eastAsia="Aptos"/>
            <w:rPrChange w:id="5635" w:author="GELIAS" w:date="2026-04-13T17:07:00Z">
              <w:rPr>
                <w:rFonts w:ascii="Calibri" w:eastAsia="Aptos" w:hAnsi="Calibri" w:cs="Calibri"/>
              </w:rPr>
            </w:rPrChange>
          </w:rPr>
          <w:t>Section</w:t>
        </w:r>
      </w:ins>
      <w:ins w:id="5636" w:author="GELIAS" w:date="2026-04-13T16:33:00Z">
        <w:r w:rsidRPr="008D225D">
          <w:rPr>
            <w:rFonts w:eastAsia="Aptos"/>
            <w:rPrChange w:id="5637" w:author="GELIAS" w:date="2026-04-13T17:07:00Z">
              <w:rPr>
                <w:rFonts w:ascii="Calibri" w:eastAsia="Aptos" w:hAnsi="Calibri" w:cs="Calibri"/>
              </w:rPr>
            </w:rPrChange>
          </w:rPr>
          <w:t xml:space="preserve"> 2</w:t>
        </w:r>
      </w:ins>
      <w:ins w:id="5638" w:author="GELIAS" w:date="2026-04-13T16:50:00Z">
        <w:r w:rsidR="00C665E8" w:rsidRPr="008D225D">
          <w:rPr>
            <w:rFonts w:eastAsia="Aptos"/>
            <w:rPrChange w:id="5639" w:author="GELIAS" w:date="2026-04-13T17:07:00Z">
              <w:rPr>
                <w:rFonts w:ascii="Calibri" w:eastAsia="Aptos" w:hAnsi="Calibri" w:cs="Calibri"/>
              </w:rPr>
            </w:rPrChange>
          </w:rPr>
          <w:t>1</w:t>
        </w:r>
      </w:ins>
      <w:ins w:id="5640" w:author="GELIAS" w:date="2026-04-13T16:33:00Z">
        <w:r w:rsidRPr="008D225D">
          <w:rPr>
            <w:rFonts w:eastAsia="Aptos"/>
            <w:rPrChange w:id="5641" w:author="GELIAS" w:date="2026-04-13T17:07:00Z">
              <w:rPr>
                <w:rFonts w:ascii="Calibri" w:eastAsia="Aptos" w:hAnsi="Calibri" w:cs="Calibri"/>
              </w:rPr>
            </w:rPrChange>
          </w:rPr>
          <w:t xml:space="preserve">.2.2 [Initial Response] and/or under </w:t>
        </w:r>
      </w:ins>
      <w:ins w:id="5642" w:author="GELIAS" w:date="2026-04-13T17:05:00Z">
        <w:r w:rsidR="008D225D" w:rsidRPr="008D225D">
          <w:rPr>
            <w:rFonts w:eastAsia="Aptos"/>
            <w:rPrChange w:id="5643" w:author="GELIAS" w:date="2026-04-13T17:07:00Z">
              <w:rPr>
                <w:rFonts w:ascii="Calibri" w:eastAsia="Aptos" w:hAnsi="Calibri" w:cs="Calibri"/>
              </w:rPr>
            </w:rPrChange>
          </w:rPr>
          <w:t>Section</w:t>
        </w:r>
      </w:ins>
      <w:ins w:id="5644" w:author="GELIAS" w:date="2026-04-13T16:33:00Z">
        <w:r w:rsidRPr="008D225D">
          <w:rPr>
            <w:rFonts w:eastAsia="Aptos"/>
            <w:rPrChange w:id="5645" w:author="GELIAS" w:date="2026-04-13T17:07:00Z">
              <w:rPr>
                <w:rFonts w:ascii="Calibri" w:eastAsia="Aptos" w:hAnsi="Calibri" w:cs="Calibri"/>
              </w:rPr>
            </w:rPrChange>
          </w:rPr>
          <w:t xml:space="preserve"> 2</w:t>
        </w:r>
      </w:ins>
      <w:ins w:id="5646" w:author="GELIAS" w:date="2026-04-13T16:50:00Z">
        <w:r w:rsidR="00C665E8" w:rsidRPr="008D225D">
          <w:rPr>
            <w:rFonts w:eastAsia="Aptos"/>
            <w:rPrChange w:id="5647" w:author="GELIAS" w:date="2026-04-13T17:07:00Z">
              <w:rPr>
                <w:rFonts w:ascii="Calibri" w:eastAsia="Aptos" w:hAnsi="Calibri" w:cs="Calibri"/>
              </w:rPr>
            </w:rPrChange>
          </w:rPr>
          <w:t>1</w:t>
        </w:r>
      </w:ins>
      <w:ins w:id="5648" w:author="GELIAS" w:date="2026-04-13T16:33:00Z">
        <w:r w:rsidRPr="008D225D">
          <w:rPr>
            <w:rFonts w:eastAsia="Aptos"/>
            <w:rPrChange w:id="5649" w:author="GELIAS" w:date="2026-04-13T17:07:00Z">
              <w:rPr>
                <w:rFonts w:ascii="Calibri" w:eastAsia="Aptos" w:hAnsi="Calibri" w:cs="Calibri"/>
              </w:rPr>
            </w:rPrChange>
          </w:rPr>
          <w:t xml:space="preserve">.2.4 (Fully Detailed Claim), the Claim shall nevertheless be agreed or determined in accordance with this </w:t>
        </w:r>
      </w:ins>
      <w:ins w:id="5650" w:author="GELIAS" w:date="2026-04-13T17:05:00Z">
        <w:r w:rsidR="008D225D" w:rsidRPr="008D225D">
          <w:rPr>
            <w:rFonts w:eastAsia="Aptos"/>
            <w:rPrChange w:id="5651" w:author="GELIAS" w:date="2026-04-13T17:07:00Z">
              <w:rPr>
                <w:rFonts w:ascii="Calibri" w:eastAsia="Aptos" w:hAnsi="Calibri" w:cs="Calibri"/>
              </w:rPr>
            </w:rPrChange>
          </w:rPr>
          <w:t>Section</w:t>
        </w:r>
      </w:ins>
      <w:ins w:id="5652" w:author="GELIAS" w:date="2026-04-13T16:33:00Z">
        <w:r w:rsidRPr="008D225D">
          <w:rPr>
            <w:rFonts w:eastAsia="Aptos"/>
            <w:rPrChange w:id="5653" w:author="GELIAS" w:date="2026-04-13T17:07:00Z">
              <w:rPr>
                <w:rFonts w:ascii="Calibri" w:eastAsia="Aptos" w:hAnsi="Calibri" w:cs="Calibri"/>
              </w:rPr>
            </w:rPrChange>
          </w:rPr>
          <w:t xml:space="preserve"> 2</w:t>
        </w:r>
      </w:ins>
      <w:ins w:id="5654" w:author="GELIAS" w:date="2026-04-13T16:50:00Z">
        <w:r w:rsidR="00C665E8" w:rsidRPr="008D225D">
          <w:rPr>
            <w:rFonts w:eastAsia="Aptos"/>
            <w:rPrChange w:id="5655" w:author="GELIAS" w:date="2026-04-13T17:07:00Z">
              <w:rPr>
                <w:rFonts w:ascii="Calibri" w:eastAsia="Aptos" w:hAnsi="Calibri" w:cs="Calibri"/>
              </w:rPr>
            </w:rPrChange>
          </w:rPr>
          <w:t>1</w:t>
        </w:r>
      </w:ins>
      <w:ins w:id="5656" w:author="GELIAS" w:date="2026-04-13T16:33:00Z">
        <w:r w:rsidRPr="008D225D">
          <w:rPr>
            <w:rFonts w:eastAsia="Aptos"/>
            <w:rPrChange w:id="5657" w:author="GELIAS" w:date="2026-04-13T17:07:00Z">
              <w:rPr>
                <w:rFonts w:ascii="Calibri" w:eastAsia="Aptos" w:hAnsi="Calibri" w:cs="Calibri"/>
              </w:rPr>
            </w:rPrChange>
          </w:rPr>
          <w:t xml:space="preserve">.2.5. The agreement or determination of the Claim shall include whether or not the Notice of Claim shall be treated as a valid Notice taking account of the details (if any) included in the fully detailed Claim of the claiming </w:t>
        </w:r>
        <w:proofErr w:type="spellStart"/>
        <w:r w:rsidRPr="008D225D">
          <w:rPr>
            <w:rFonts w:eastAsia="Aptos"/>
            <w:rPrChange w:id="5658" w:author="GELIAS" w:date="2026-04-13T17:07:00Z">
              <w:rPr>
                <w:rFonts w:ascii="Calibri" w:eastAsia="Aptos" w:hAnsi="Calibri" w:cs="Calibri"/>
              </w:rPr>
            </w:rPrChange>
          </w:rPr>
          <w:t>Partys</w:t>
        </w:r>
        <w:proofErr w:type="spellEnd"/>
        <w:r w:rsidRPr="008D225D">
          <w:rPr>
            <w:rFonts w:eastAsia="Aptos"/>
            <w:rPrChange w:id="5659" w:author="GELIAS" w:date="2026-04-13T17:07:00Z">
              <w:rPr>
                <w:rFonts w:ascii="Calibri" w:eastAsia="Aptos" w:hAnsi="Calibri" w:cs="Calibri"/>
              </w:rPr>
            </w:rPrChange>
          </w:rPr>
          <w:t xml:space="preserve"> disagreement with such Notice(s) or why late submission is justified (as the case may be). The circumstances which may be </w:t>
        </w:r>
        <w:proofErr w:type="gramStart"/>
        <w:r w:rsidRPr="008D225D">
          <w:rPr>
            <w:rFonts w:eastAsia="Aptos"/>
            <w:rPrChange w:id="5660" w:author="GELIAS" w:date="2026-04-13T17:07:00Z">
              <w:rPr>
                <w:rFonts w:ascii="Calibri" w:eastAsia="Aptos" w:hAnsi="Calibri" w:cs="Calibri"/>
              </w:rPr>
            </w:rPrChange>
          </w:rPr>
          <w:t>taken into account</w:t>
        </w:r>
        <w:proofErr w:type="gramEnd"/>
        <w:r w:rsidRPr="008D225D">
          <w:rPr>
            <w:rFonts w:eastAsia="Aptos"/>
            <w:rPrChange w:id="5661" w:author="GELIAS" w:date="2026-04-13T17:07:00Z">
              <w:rPr>
                <w:rFonts w:ascii="Calibri" w:eastAsia="Aptos" w:hAnsi="Calibri" w:cs="Calibri"/>
              </w:rPr>
            </w:rPrChange>
          </w:rPr>
          <w:t xml:space="preserve"> (but shall not be binding) may include:</w:t>
        </w:r>
      </w:ins>
    </w:p>
    <w:p w14:paraId="6B76573E" w14:textId="77777777" w:rsidR="002F3511" w:rsidRPr="008D225D" w:rsidRDefault="002F3511">
      <w:pPr>
        <w:pStyle w:val="ListParagraph"/>
        <w:numPr>
          <w:ilvl w:val="0"/>
          <w:numId w:val="166"/>
        </w:numPr>
        <w:spacing w:before="240"/>
        <w:ind w:left="2694" w:hanging="567"/>
        <w:contextualSpacing/>
        <w:jc w:val="both"/>
        <w:rPr>
          <w:ins w:id="5662" w:author="GELIAS" w:date="2026-04-13T16:33:00Z"/>
          <w:rFonts w:eastAsia="Aptos"/>
          <w:rPrChange w:id="5663" w:author="GELIAS" w:date="2026-04-13T17:07:00Z">
            <w:rPr>
              <w:ins w:id="5664" w:author="GELIAS" w:date="2026-04-13T16:33:00Z"/>
              <w:rFonts w:ascii="Calibri" w:eastAsia="Aptos" w:hAnsi="Calibri" w:cs="Calibri"/>
            </w:rPr>
          </w:rPrChange>
        </w:rPr>
        <w:pPrChange w:id="5665" w:author="GELIAS" w:date="2026-04-13T17:16:00Z">
          <w:pPr>
            <w:pStyle w:val="ListParagraph"/>
            <w:numPr>
              <w:numId w:val="166"/>
            </w:numPr>
            <w:spacing w:before="240"/>
            <w:ind w:left="1843" w:hanging="425"/>
            <w:contextualSpacing/>
            <w:jc w:val="both"/>
          </w:pPr>
        </w:pPrChange>
      </w:pPr>
      <w:ins w:id="5666" w:author="GELIAS" w:date="2026-04-13T16:33:00Z">
        <w:r w:rsidRPr="008D225D">
          <w:rPr>
            <w:rFonts w:eastAsia="Aptos"/>
            <w:rPrChange w:id="5667" w:author="GELIAS" w:date="2026-04-13T17:07:00Z">
              <w:rPr>
                <w:rFonts w:ascii="Calibri" w:eastAsia="Aptos" w:hAnsi="Calibri" w:cs="Calibri"/>
              </w:rPr>
            </w:rPrChange>
          </w:rPr>
          <w:t>whether or to what extent the other Party would be prejudiced by acceptance of the late submission;</w:t>
        </w:r>
      </w:ins>
    </w:p>
    <w:p w14:paraId="35FDE5CD" w14:textId="3B510260" w:rsidR="002F3511" w:rsidRPr="008D225D" w:rsidRDefault="002F3511">
      <w:pPr>
        <w:numPr>
          <w:ilvl w:val="0"/>
          <w:numId w:val="166"/>
        </w:numPr>
        <w:spacing w:before="240"/>
        <w:ind w:left="2694" w:hanging="567"/>
        <w:jc w:val="both"/>
        <w:rPr>
          <w:ins w:id="5668" w:author="GELIAS" w:date="2026-04-13T16:33:00Z"/>
          <w:rFonts w:eastAsia="Aptos"/>
          <w:rPrChange w:id="5669" w:author="GELIAS" w:date="2026-04-13T17:07:00Z">
            <w:rPr>
              <w:ins w:id="5670" w:author="GELIAS" w:date="2026-04-13T16:33:00Z"/>
              <w:rFonts w:ascii="Calibri" w:eastAsia="Aptos" w:hAnsi="Calibri" w:cs="Calibri"/>
            </w:rPr>
          </w:rPrChange>
        </w:rPr>
        <w:pPrChange w:id="5671" w:author="GELIAS" w:date="2026-04-13T17:16:00Z">
          <w:pPr>
            <w:numPr>
              <w:numId w:val="166"/>
            </w:numPr>
            <w:spacing w:before="240"/>
            <w:ind w:left="1843" w:hanging="425"/>
            <w:jc w:val="both"/>
          </w:pPr>
        </w:pPrChange>
      </w:pPr>
      <w:ins w:id="5672" w:author="GELIAS" w:date="2026-04-13T16:33:00Z">
        <w:r w:rsidRPr="008D225D">
          <w:rPr>
            <w:rFonts w:eastAsia="Aptos"/>
            <w:rPrChange w:id="5673" w:author="GELIAS" w:date="2026-04-13T17:07:00Z">
              <w:rPr>
                <w:rFonts w:ascii="Calibri" w:eastAsia="Aptos" w:hAnsi="Calibri" w:cs="Calibri"/>
              </w:rPr>
            </w:rPrChange>
          </w:rPr>
          <w:t xml:space="preserve">in the case of the time limit under </w:t>
        </w:r>
      </w:ins>
      <w:ins w:id="5674" w:author="GELIAS" w:date="2026-04-13T17:05:00Z">
        <w:r w:rsidR="008D225D" w:rsidRPr="008D225D">
          <w:rPr>
            <w:rFonts w:eastAsia="Aptos"/>
            <w:rPrChange w:id="5675" w:author="GELIAS" w:date="2026-04-13T17:07:00Z">
              <w:rPr>
                <w:rFonts w:ascii="Calibri" w:eastAsia="Aptos" w:hAnsi="Calibri" w:cs="Calibri"/>
              </w:rPr>
            </w:rPrChange>
          </w:rPr>
          <w:t>Section</w:t>
        </w:r>
      </w:ins>
      <w:ins w:id="5676" w:author="GELIAS" w:date="2026-04-13T16:33:00Z">
        <w:r w:rsidRPr="008D225D">
          <w:rPr>
            <w:rFonts w:eastAsia="Aptos"/>
            <w:rPrChange w:id="5677" w:author="GELIAS" w:date="2026-04-13T17:07:00Z">
              <w:rPr>
                <w:rFonts w:ascii="Calibri" w:eastAsia="Aptos" w:hAnsi="Calibri" w:cs="Calibri"/>
              </w:rPr>
            </w:rPrChange>
          </w:rPr>
          <w:t xml:space="preserve"> 2</w:t>
        </w:r>
      </w:ins>
      <w:ins w:id="5678" w:author="GELIAS" w:date="2026-04-13T16:50:00Z">
        <w:r w:rsidR="00C665E8" w:rsidRPr="008D225D">
          <w:rPr>
            <w:rFonts w:eastAsia="Aptos"/>
            <w:rPrChange w:id="5679" w:author="GELIAS" w:date="2026-04-13T17:07:00Z">
              <w:rPr>
                <w:rFonts w:ascii="Calibri" w:eastAsia="Aptos" w:hAnsi="Calibri" w:cs="Calibri"/>
              </w:rPr>
            </w:rPrChange>
          </w:rPr>
          <w:t>1</w:t>
        </w:r>
      </w:ins>
      <w:ins w:id="5680" w:author="GELIAS" w:date="2026-04-13T16:33:00Z">
        <w:r w:rsidRPr="008D225D">
          <w:rPr>
            <w:rFonts w:eastAsia="Aptos"/>
            <w:rPrChange w:id="5681" w:author="GELIAS" w:date="2026-04-13T17:07:00Z">
              <w:rPr>
                <w:rFonts w:ascii="Calibri" w:eastAsia="Aptos" w:hAnsi="Calibri" w:cs="Calibri"/>
              </w:rPr>
            </w:rPrChange>
          </w:rPr>
          <w:t>.2.1 [Notice of Claim], any evidence of the other Party's prior knowledge of the event or circumstance giving rise to the Claim, which the claiming Party may include in its supporting particulars; and/or</w:t>
        </w:r>
      </w:ins>
    </w:p>
    <w:p w14:paraId="6865C21C" w14:textId="01310D53" w:rsidR="002F3511" w:rsidRPr="008D225D" w:rsidRDefault="002F3511">
      <w:pPr>
        <w:numPr>
          <w:ilvl w:val="0"/>
          <w:numId w:val="166"/>
        </w:numPr>
        <w:spacing w:before="240"/>
        <w:ind w:left="2694" w:hanging="567"/>
        <w:jc w:val="both"/>
        <w:rPr>
          <w:ins w:id="5682" w:author="GELIAS" w:date="2026-04-13T16:33:00Z"/>
          <w:rFonts w:eastAsia="Aptos"/>
          <w:rPrChange w:id="5683" w:author="GELIAS" w:date="2026-04-13T17:07:00Z">
            <w:rPr>
              <w:ins w:id="5684" w:author="GELIAS" w:date="2026-04-13T16:33:00Z"/>
              <w:rFonts w:ascii="Calibri" w:eastAsia="Aptos" w:hAnsi="Calibri" w:cs="Calibri"/>
            </w:rPr>
          </w:rPrChange>
        </w:rPr>
        <w:pPrChange w:id="5685" w:author="GELIAS" w:date="2026-04-13T17:16:00Z">
          <w:pPr>
            <w:numPr>
              <w:numId w:val="166"/>
            </w:numPr>
            <w:spacing w:before="240"/>
            <w:ind w:left="1843" w:hanging="425"/>
            <w:jc w:val="both"/>
          </w:pPr>
        </w:pPrChange>
      </w:pPr>
      <w:ins w:id="5686" w:author="GELIAS" w:date="2026-04-13T16:33:00Z">
        <w:r w:rsidRPr="008D225D">
          <w:rPr>
            <w:rFonts w:eastAsia="Aptos"/>
            <w:rPrChange w:id="5687" w:author="GELIAS" w:date="2026-04-13T17:07:00Z">
              <w:rPr>
                <w:rFonts w:ascii="Calibri" w:eastAsia="Aptos" w:hAnsi="Calibri" w:cs="Calibri"/>
              </w:rPr>
            </w:rPrChange>
          </w:rPr>
          <w:t xml:space="preserve">in the case of the time limit under </w:t>
        </w:r>
      </w:ins>
      <w:ins w:id="5688" w:author="GELIAS" w:date="2026-04-13T17:05:00Z">
        <w:r w:rsidR="008D225D" w:rsidRPr="008D225D">
          <w:rPr>
            <w:rFonts w:eastAsia="Aptos"/>
            <w:rPrChange w:id="5689" w:author="GELIAS" w:date="2026-04-13T17:07:00Z">
              <w:rPr>
                <w:rFonts w:ascii="Calibri" w:eastAsia="Aptos" w:hAnsi="Calibri" w:cs="Calibri"/>
              </w:rPr>
            </w:rPrChange>
          </w:rPr>
          <w:t>Section</w:t>
        </w:r>
      </w:ins>
      <w:ins w:id="5690" w:author="GELIAS" w:date="2026-04-13T16:33:00Z">
        <w:r w:rsidRPr="008D225D">
          <w:rPr>
            <w:rFonts w:eastAsia="Aptos"/>
            <w:rPrChange w:id="5691" w:author="GELIAS" w:date="2026-04-13T17:07:00Z">
              <w:rPr>
                <w:rFonts w:ascii="Calibri" w:eastAsia="Aptos" w:hAnsi="Calibri" w:cs="Calibri"/>
              </w:rPr>
            </w:rPrChange>
          </w:rPr>
          <w:t xml:space="preserve"> 2</w:t>
        </w:r>
      </w:ins>
      <w:ins w:id="5692" w:author="GELIAS" w:date="2026-04-13T16:50:00Z">
        <w:r w:rsidR="00C665E8" w:rsidRPr="008D225D">
          <w:rPr>
            <w:rFonts w:eastAsia="Aptos"/>
            <w:rPrChange w:id="5693" w:author="GELIAS" w:date="2026-04-13T17:07:00Z">
              <w:rPr>
                <w:rFonts w:ascii="Calibri" w:eastAsia="Aptos" w:hAnsi="Calibri" w:cs="Calibri"/>
              </w:rPr>
            </w:rPrChange>
          </w:rPr>
          <w:t>1</w:t>
        </w:r>
      </w:ins>
      <w:ins w:id="5694" w:author="GELIAS" w:date="2026-04-13T16:33:00Z">
        <w:r w:rsidRPr="008D225D">
          <w:rPr>
            <w:rFonts w:eastAsia="Aptos"/>
            <w:rPrChange w:id="5695" w:author="GELIAS" w:date="2026-04-13T17:07:00Z">
              <w:rPr>
                <w:rFonts w:ascii="Calibri" w:eastAsia="Aptos" w:hAnsi="Calibri" w:cs="Calibri"/>
              </w:rPr>
            </w:rPrChange>
          </w:rPr>
          <w:t>.2.4 [Fully detailed Claim], any evidence of the other Party's prior knowledge of the contractual and/or other legal basis of the Claim, which the claiming Party may include in its supporting particulars.</w:t>
        </w:r>
      </w:ins>
    </w:p>
    <w:p w14:paraId="22D4A7CE" w14:textId="77777777" w:rsidR="002F3511" w:rsidRPr="008D225D" w:rsidRDefault="002F3511" w:rsidP="002F3511">
      <w:pPr>
        <w:spacing w:before="240"/>
        <w:ind w:left="1843"/>
        <w:jc w:val="both"/>
        <w:rPr>
          <w:ins w:id="5696" w:author="GELIAS" w:date="2026-04-13T16:33:00Z"/>
          <w:rFonts w:eastAsia="Aptos"/>
          <w:rPrChange w:id="5697" w:author="GELIAS" w:date="2026-04-13T17:07:00Z">
            <w:rPr>
              <w:ins w:id="5698" w:author="GELIAS" w:date="2026-04-13T16:33:00Z"/>
              <w:rFonts w:ascii="Calibri" w:eastAsia="Aptos" w:hAnsi="Calibri" w:cs="Calibri"/>
            </w:rPr>
          </w:rPrChange>
        </w:rPr>
      </w:pPr>
    </w:p>
    <w:p w14:paraId="5336586F" w14:textId="39E4515D" w:rsidR="002F3511" w:rsidRPr="008D225D" w:rsidRDefault="002F3511">
      <w:pPr>
        <w:pStyle w:val="ListParagraph"/>
        <w:numPr>
          <w:ilvl w:val="3"/>
          <w:numId w:val="164"/>
        </w:numPr>
        <w:spacing w:after="160"/>
        <w:ind w:left="2127" w:hanging="993"/>
        <w:contextualSpacing/>
        <w:jc w:val="both"/>
        <w:rPr>
          <w:ins w:id="5699" w:author="GELIAS" w:date="2026-04-13T16:33:00Z"/>
          <w:rFonts w:eastAsia="Aptos"/>
          <w:rPrChange w:id="5700" w:author="GELIAS" w:date="2026-04-13T17:07:00Z">
            <w:rPr>
              <w:ins w:id="5701" w:author="GELIAS" w:date="2026-04-13T16:33:00Z"/>
              <w:rFonts w:ascii="Calibri" w:eastAsia="Aptos" w:hAnsi="Calibri" w:cs="Calibri"/>
            </w:rPr>
          </w:rPrChange>
        </w:rPr>
        <w:pPrChange w:id="5702" w:author="GELIAS" w:date="2026-04-13T17:17:00Z">
          <w:pPr>
            <w:pStyle w:val="ListParagraph"/>
            <w:numPr>
              <w:ilvl w:val="3"/>
              <w:numId w:val="178"/>
            </w:numPr>
            <w:spacing w:after="160"/>
            <w:ind w:left="2127" w:hanging="840"/>
            <w:contextualSpacing/>
            <w:jc w:val="both"/>
          </w:pPr>
        </w:pPrChange>
      </w:pPr>
      <w:ins w:id="5703" w:author="GELIAS" w:date="2026-04-13T16:33:00Z">
        <w:r w:rsidRPr="008D225D">
          <w:rPr>
            <w:rFonts w:eastAsia="Aptos"/>
            <w:rPrChange w:id="5704" w:author="GELIAS" w:date="2026-04-13T17:07:00Z">
              <w:rPr>
                <w:rFonts w:ascii="Calibri" w:eastAsia="Aptos" w:hAnsi="Calibri" w:cs="Calibri"/>
              </w:rPr>
            </w:rPrChange>
          </w:rPr>
          <w:t xml:space="preserve">If, having received the fully detailed Claim under </w:t>
        </w:r>
      </w:ins>
      <w:ins w:id="5705" w:author="GELIAS" w:date="2026-04-13T17:05:00Z">
        <w:r w:rsidR="008D225D" w:rsidRPr="008D225D">
          <w:rPr>
            <w:rFonts w:eastAsia="Aptos"/>
            <w:rPrChange w:id="5706" w:author="GELIAS" w:date="2026-04-13T17:07:00Z">
              <w:rPr>
                <w:rFonts w:ascii="Calibri" w:eastAsia="Aptos" w:hAnsi="Calibri" w:cs="Calibri"/>
              </w:rPr>
            </w:rPrChange>
          </w:rPr>
          <w:t>Section</w:t>
        </w:r>
      </w:ins>
      <w:ins w:id="5707" w:author="GELIAS" w:date="2026-04-13T16:33:00Z">
        <w:r w:rsidRPr="008D225D">
          <w:rPr>
            <w:rFonts w:eastAsia="Aptos"/>
            <w:rPrChange w:id="5708" w:author="GELIAS" w:date="2026-04-13T17:07:00Z">
              <w:rPr>
                <w:rFonts w:ascii="Calibri" w:eastAsia="Aptos" w:hAnsi="Calibri" w:cs="Calibri"/>
              </w:rPr>
            </w:rPrChange>
          </w:rPr>
          <w:t xml:space="preserve"> 2</w:t>
        </w:r>
      </w:ins>
      <w:ins w:id="5709" w:author="GELIAS" w:date="2026-04-13T16:50:00Z">
        <w:r w:rsidR="00C665E8" w:rsidRPr="008D225D">
          <w:rPr>
            <w:rFonts w:eastAsia="Aptos"/>
            <w:rPrChange w:id="5710" w:author="GELIAS" w:date="2026-04-13T17:07:00Z">
              <w:rPr>
                <w:rFonts w:ascii="Calibri" w:eastAsia="Aptos" w:hAnsi="Calibri" w:cs="Calibri"/>
              </w:rPr>
            </w:rPrChange>
          </w:rPr>
          <w:t>1</w:t>
        </w:r>
      </w:ins>
      <w:ins w:id="5711" w:author="GELIAS" w:date="2026-04-13T16:33:00Z">
        <w:r w:rsidRPr="008D225D">
          <w:rPr>
            <w:rFonts w:eastAsia="Aptos"/>
            <w:rPrChange w:id="5712" w:author="GELIAS" w:date="2026-04-13T17:07:00Z">
              <w:rPr>
                <w:rFonts w:ascii="Calibri" w:eastAsia="Aptos" w:hAnsi="Calibri" w:cs="Calibri"/>
              </w:rPr>
            </w:rPrChange>
          </w:rPr>
          <w:t xml:space="preserve">.2.4 [Fully Detailed Claim], or in the case of a Claim under </w:t>
        </w:r>
      </w:ins>
      <w:ins w:id="5713" w:author="GELIAS" w:date="2026-04-13T17:05:00Z">
        <w:r w:rsidR="008D225D" w:rsidRPr="008D225D">
          <w:rPr>
            <w:rFonts w:eastAsia="Aptos"/>
            <w:rPrChange w:id="5714" w:author="GELIAS" w:date="2026-04-13T17:07:00Z">
              <w:rPr>
                <w:rFonts w:ascii="Calibri" w:eastAsia="Aptos" w:hAnsi="Calibri" w:cs="Calibri"/>
              </w:rPr>
            </w:rPrChange>
          </w:rPr>
          <w:t>Section</w:t>
        </w:r>
      </w:ins>
      <w:ins w:id="5715" w:author="GELIAS" w:date="2026-04-13T16:33:00Z">
        <w:r w:rsidRPr="008D225D">
          <w:rPr>
            <w:rFonts w:eastAsia="Aptos"/>
            <w:rPrChange w:id="5716" w:author="GELIAS" w:date="2026-04-13T17:07:00Z">
              <w:rPr>
                <w:rFonts w:ascii="Calibri" w:eastAsia="Aptos" w:hAnsi="Calibri" w:cs="Calibri"/>
              </w:rPr>
            </w:rPrChange>
          </w:rPr>
          <w:t xml:space="preserve"> 2</w:t>
        </w:r>
      </w:ins>
      <w:ins w:id="5717" w:author="GELIAS" w:date="2026-04-13T16:50:00Z">
        <w:r w:rsidR="00C665E8" w:rsidRPr="008D225D">
          <w:rPr>
            <w:rFonts w:eastAsia="Aptos"/>
            <w:rPrChange w:id="5718" w:author="GELIAS" w:date="2026-04-13T17:07:00Z">
              <w:rPr>
                <w:rFonts w:ascii="Calibri" w:eastAsia="Aptos" w:hAnsi="Calibri" w:cs="Calibri"/>
              </w:rPr>
            </w:rPrChange>
          </w:rPr>
          <w:t>1</w:t>
        </w:r>
      </w:ins>
      <w:ins w:id="5719" w:author="GELIAS" w:date="2026-04-13T16:33:00Z">
        <w:r w:rsidRPr="008D225D">
          <w:rPr>
            <w:rFonts w:eastAsia="Aptos"/>
            <w:rPrChange w:id="5720" w:author="GELIAS" w:date="2026-04-13T17:07:00Z">
              <w:rPr>
                <w:rFonts w:ascii="Calibri" w:eastAsia="Aptos" w:hAnsi="Calibri" w:cs="Calibri"/>
              </w:rPr>
            </w:rPrChange>
          </w:rPr>
          <w:t xml:space="preserve">.2.6 [Claims of </w:t>
        </w:r>
        <w:r w:rsidRPr="008D225D">
          <w:rPr>
            <w:rFonts w:eastAsia="Aptos"/>
            <w:rPrChange w:id="5721" w:author="GELIAS" w:date="2026-04-13T17:07:00Z">
              <w:rPr>
                <w:rFonts w:ascii="Calibri" w:eastAsia="Aptos" w:hAnsi="Calibri" w:cs="Calibri"/>
              </w:rPr>
            </w:rPrChange>
          </w:rPr>
          <w:lastRenderedPageBreak/>
          <w:t xml:space="preserve">Continuing Effect] an interim or final fully detailed Claim (as the case may be), the </w:t>
        </w:r>
      </w:ins>
      <w:ins w:id="5722" w:author="GELIAS" w:date="2026-04-13T17:03:00Z">
        <w:r w:rsidR="008D225D" w:rsidRPr="008D225D">
          <w:rPr>
            <w:rFonts w:eastAsia="Aptos"/>
            <w:rPrChange w:id="5723" w:author="GELIAS" w:date="2026-04-13T17:07:00Z">
              <w:rPr>
                <w:rFonts w:ascii="Calibri" w:eastAsia="Aptos" w:hAnsi="Calibri" w:cs="Calibri"/>
              </w:rPr>
            </w:rPrChange>
          </w:rPr>
          <w:t>Owner</w:t>
        </w:r>
      </w:ins>
      <w:ins w:id="5724" w:author="GELIAS" w:date="2026-04-13T16:33:00Z">
        <w:r w:rsidRPr="008D225D">
          <w:rPr>
            <w:rFonts w:eastAsia="Aptos"/>
            <w:rPrChange w:id="5725" w:author="GELIAS" w:date="2026-04-13T17:07:00Z">
              <w:rPr>
                <w:rFonts w:ascii="Calibri" w:eastAsia="Aptos" w:hAnsi="Calibri" w:cs="Calibri"/>
              </w:rPr>
            </w:rPrChange>
          </w:rPr>
          <w:t>'s Representative requires necessary additional particulars:</w:t>
        </w:r>
      </w:ins>
    </w:p>
    <w:p w14:paraId="66EB88EB" w14:textId="77777777" w:rsidR="002F3511" w:rsidRPr="008D225D" w:rsidRDefault="002F3511">
      <w:pPr>
        <w:numPr>
          <w:ilvl w:val="0"/>
          <w:numId w:val="168"/>
        </w:numPr>
        <w:spacing w:before="240" w:after="160"/>
        <w:ind w:left="2552" w:hanging="567"/>
        <w:jc w:val="both"/>
        <w:rPr>
          <w:ins w:id="5726" w:author="GELIAS" w:date="2026-04-13T16:33:00Z"/>
          <w:rFonts w:eastAsia="Aptos"/>
          <w:rPrChange w:id="5727" w:author="GELIAS" w:date="2026-04-13T17:07:00Z">
            <w:rPr>
              <w:ins w:id="5728" w:author="GELIAS" w:date="2026-04-13T16:33:00Z"/>
              <w:rFonts w:ascii="Calibri" w:eastAsia="Aptos" w:hAnsi="Calibri" w:cs="Calibri"/>
            </w:rPr>
          </w:rPrChange>
        </w:rPr>
        <w:pPrChange w:id="5729" w:author="GELIAS" w:date="2026-04-13T17:17:00Z">
          <w:pPr>
            <w:numPr>
              <w:numId w:val="168"/>
            </w:numPr>
            <w:spacing w:before="240" w:after="160"/>
            <w:ind w:left="1985" w:hanging="567"/>
            <w:jc w:val="both"/>
          </w:pPr>
        </w:pPrChange>
      </w:pPr>
      <w:ins w:id="5730" w:author="GELIAS" w:date="2026-04-13T16:33:00Z">
        <w:r w:rsidRPr="008D225D">
          <w:rPr>
            <w:rFonts w:eastAsia="Aptos"/>
            <w:rPrChange w:id="5731" w:author="GELIAS" w:date="2026-04-13T17:07:00Z">
              <w:rPr>
                <w:rFonts w:ascii="Calibri" w:eastAsia="Aptos" w:hAnsi="Calibri" w:cs="Calibri"/>
              </w:rPr>
            </w:rPrChange>
          </w:rPr>
          <w:t xml:space="preserve">he/she shall promptly give a Notice to the Contractor, describing the additional particulars and the reasons for requiring them; </w:t>
        </w:r>
      </w:ins>
    </w:p>
    <w:p w14:paraId="74F07D1A" w14:textId="75206376" w:rsidR="002F3511" w:rsidRPr="008D225D" w:rsidRDefault="002F3511">
      <w:pPr>
        <w:numPr>
          <w:ilvl w:val="0"/>
          <w:numId w:val="168"/>
        </w:numPr>
        <w:spacing w:before="240" w:after="160"/>
        <w:ind w:left="2552" w:hanging="567"/>
        <w:jc w:val="both"/>
        <w:rPr>
          <w:ins w:id="5732" w:author="GELIAS" w:date="2026-04-13T16:33:00Z"/>
          <w:rFonts w:eastAsia="Aptos"/>
          <w:rPrChange w:id="5733" w:author="GELIAS" w:date="2026-04-13T17:07:00Z">
            <w:rPr>
              <w:ins w:id="5734" w:author="GELIAS" w:date="2026-04-13T16:33:00Z"/>
              <w:rFonts w:ascii="Calibri" w:eastAsia="Aptos" w:hAnsi="Calibri" w:cs="Calibri"/>
            </w:rPr>
          </w:rPrChange>
        </w:rPr>
        <w:pPrChange w:id="5735" w:author="GELIAS" w:date="2026-04-13T17:17:00Z">
          <w:pPr>
            <w:numPr>
              <w:numId w:val="168"/>
            </w:numPr>
            <w:spacing w:before="240" w:after="160"/>
            <w:ind w:left="1985" w:hanging="567"/>
            <w:jc w:val="both"/>
          </w:pPr>
        </w:pPrChange>
      </w:pPr>
      <w:ins w:id="5736" w:author="GELIAS" w:date="2026-04-13T16:33:00Z">
        <w:r w:rsidRPr="008D225D">
          <w:rPr>
            <w:rFonts w:eastAsia="Aptos"/>
            <w:rPrChange w:id="5737" w:author="GELIAS" w:date="2026-04-13T17:07:00Z">
              <w:rPr>
                <w:rFonts w:ascii="Calibri" w:eastAsia="Aptos" w:hAnsi="Calibri" w:cs="Calibri"/>
              </w:rPr>
            </w:rPrChange>
          </w:rPr>
          <w:t xml:space="preserve">he/she shall nevertheless give his/her response on the contractual or other basis of the Claim, by giving a Notice to the Contractor, within the time limit for agreement under </w:t>
        </w:r>
      </w:ins>
      <w:ins w:id="5738" w:author="GELIAS" w:date="2026-04-13T17:05:00Z">
        <w:r w:rsidR="008D225D" w:rsidRPr="008D225D">
          <w:rPr>
            <w:rFonts w:eastAsia="Aptos"/>
            <w:rPrChange w:id="5739" w:author="GELIAS" w:date="2026-04-13T17:07:00Z">
              <w:rPr>
                <w:rFonts w:ascii="Calibri" w:eastAsia="Aptos" w:hAnsi="Calibri" w:cs="Calibri"/>
              </w:rPr>
            </w:rPrChange>
          </w:rPr>
          <w:t>Section</w:t>
        </w:r>
      </w:ins>
      <w:ins w:id="5740" w:author="GELIAS" w:date="2026-04-13T16:33:00Z">
        <w:r w:rsidRPr="008D225D">
          <w:rPr>
            <w:rFonts w:eastAsia="Aptos"/>
            <w:rPrChange w:id="5741" w:author="GELIAS" w:date="2026-04-13T17:07:00Z">
              <w:rPr>
                <w:rFonts w:ascii="Calibri" w:eastAsia="Aptos" w:hAnsi="Calibri" w:cs="Calibri"/>
              </w:rPr>
            </w:rPrChange>
          </w:rPr>
          <w:t xml:space="preserve"> </w:t>
        </w:r>
      </w:ins>
      <w:ins w:id="5742" w:author="GELIAS" w:date="2026-04-13T16:50:00Z">
        <w:r w:rsidR="00C665E8" w:rsidRPr="008D225D">
          <w:rPr>
            <w:rFonts w:eastAsia="Aptos"/>
            <w:rPrChange w:id="5743" w:author="GELIAS" w:date="2026-04-13T17:07:00Z">
              <w:rPr>
                <w:rFonts w:ascii="Calibri" w:eastAsia="Aptos" w:hAnsi="Calibri" w:cs="Calibri"/>
              </w:rPr>
            </w:rPrChange>
          </w:rPr>
          <w:t>4.12</w:t>
        </w:r>
      </w:ins>
      <w:ins w:id="5744" w:author="GELIAS" w:date="2026-04-13T16:33:00Z">
        <w:r w:rsidRPr="008D225D">
          <w:rPr>
            <w:rFonts w:eastAsia="Aptos"/>
            <w:rPrChange w:id="5745" w:author="GELIAS" w:date="2026-04-13T17:07:00Z">
              <w:rPr>
                <w:rFonts w:ascii="Calibri" w:eastAsia="Aptos" w:hAnsi="Calibri" w:cs="Calibri"/>
              </w:rPr>
            </w:rPrChange>
          </w:rPr>
          <w:t xml:space="preserve"> </w:t>
        </w:r>
      </w:ins>
      <w:ins w:id="5746" w:author="GELIAS" w:date="2026-04-13T17:17:00Z">
        <w:r w:rsidR="0001179A">
          <w:rPr>
            <w:rFonts w:eastAsia="Aptos"/>
          </w:rPr>
          <w:t>(c)</w:t>
        </w:r>
      </w:ins>
      <w:ins w:id="5747" w:author="GELIAS" w:date="2026-04-13T16:33:00Z">
        <w:r w:rsidRPr="008D225D">
          <w:rPr>
            <w:rFonts w:eastAsia="Aptos"/>
            <w:rPrChange w:id="5748" w:author="GELIAS" w:date="2026-04-13T17:07:00Z">
              <w:rPr>
                <w:rFonts w:ascii="Calibri" w:eastAsia="Aptos" w:hAnsi="Calibri" w:cs="Calibri"/>
              </w:rPr>
            </w:rPrChange>
          </w:rPr>
          <w:t>;</w:t>
        </w:r>
      </w:ins>
    </w:p>
    <w:p w14:paraId="48FC5790" w14:textId="77777777" w:rsidR="002F3511" w:rsidRPr="008D225D" w:rsidRDefault="002F3511">
      <w:pPr>
        <w:numPr>
          <w:ilvl w:val="0"/>
          <w:numId w:val="168"/>
        </w:numPr>
        <w:spacing w:before="240" w:after="160"/>
        <w:ind w:left="2552" w:hanging="567"/>
        <w:jc w:val="both"/>
        <w:rPr>
          <w:ins w:id="5749" w:author="GELIAS" w:date="2026-04-13T16:33:00Z"/>
          <w:rFonts w:eastAsia="Aptos"/>
          <w:rPrChange w:id="5750" w:author="GELIAS" w:date="2026-04-13T17:07:00Z">
            <w:rPr>
              <w:ins w:id="5751" w:author="GELIAS" w:date="2026-04-13T16:33:00Z"/>
              <w:rFonts w:ascii="Calibri" w:eastAsia="Aptos" w:hAnsi="Calibri" w:cs="Calibri"/>
            </w:rPr>
          </w:rPrChange>
        </w:rPr>
        <w:pPrChange w:id="5752" w:author="GELIAS" w:date="2026-04-13T17:17:00Z">
          <w:pPr>
            <w:numPr>
              <w:numId w:val="168"/>
            </w:numPr>
            <w:spacing w:before="240" w:after="160"/>
            <w:ind w:left="1985" w:hanging="567"/>
            <w:jc w:val="both"/>
          </w:pPr>
        </w:pPrChange>
      </w:pPr>
      <w:ins w:id="5753" w:author="GELIAS" w:date="2026-04-13T16:33:00Z">
        <w:r w:rsidRPr="008D225D">
          <w:rPr>
            <w:rFonts w:eastAsia="Aptos"/>
            <w:rPrChange w:id="5754" w:author="GELIAS" w:date="2026-04-13T17:07:00Z">
              <w:rPr>
                <w:rFonts w:ascii="Calibri" w:eastAsia="Aptos" w:hAnsi="Calibri" w:cs="Calibri"/>
              </w:rPr>
            </w:rPrChange>
          </w:rPr>
          <w:t>as soon as practicable after receiving the Notice under sub-paragraph (</w:t>
        </w:r>
        <w:proofErr w:type="spellStart"/>
        <w:r w:rsidRPr="008D225D">
          <w:rPr>
            <w:rFonts w:eastAsia="Aptos"/>
            <w:rPrChange w:id="5755" w:author="GELIAS" w:date="2026-04-13T17:07:00Z">
              <w:rPr>
                <w:rFonts w:ascii="Calibri" w:eastAsia="Aptos" w:hAnsi="Calibri" w:cs="Calibri"/>
              </w:rPr>
            </w:rPrChange>
          </w:rPr>
          <w:t>i</w:t>
        </w:r>
        <w:proofErr w:type="spellEnd"/>
        <w:r w:rsidRPr="008D225D">
          <w:rPr>
            <w:rFonts w:eastAsia="Aptos"/>
            <w:rPrChange w:id="5756" w:author="GELIAS" w:date="2026-04-13T17:07:00Z">
              <w:rPr>
                <w:rFonts w:ascii="Calibri" w:eastAsia="Aptos" w:hAnsi="Calibri" w:cs="Calibri"/>
              </w:rPr>
            </w:rPrChange>
          </w:rPr>
          <w:t>) above, the Contractor shall submit the additional particulars; and</w:t>
        </w:r>
      </w:ins>
    </w:p>
    <w:p w14:paraId="13B818BD" w14:textId="1C608665" w:rsidR="002F3511" w:rsidRPr="008D225D" w:rsidRDefault="002F3511">
      <w:pPr>
        <w:numPr>
          <w:ilvl w:val="0"/>
          <w:numId w:val="168"/>
        </w:numPr>
        <w:spacing w:before="240" w:after="160"/>
        <w:ind w:left="2552" w:hanging="567"/>
        <w:jc w:val="both"/>
        <w:rPr>
          <w:ins w:id="5757" w:author="GELIAS" w:date="2026-04-13T16:33:00Z"/>
          <w:rFonts w:eastAsia="Aptos"/>
          <w:rPrChange w:id="5758" w:author="GELIAS" w:date="2026-04-13T17:07:00Z">
            <w:rPr>
              <w:ins w:id="5759" w:author="GELIAS" w:date="2026-04-13T16:33:00Z"/>
              <w:rFonts w:ascii="Calibri" w:eastAsia="Aptos" w:hAnsi="Calibri" w:cs="Calibri"/>
            </w:rPr>
          </w:rPrChange>
        </w:rPr>
        <w:pPrChange w:id="5760" w:author="GELIAS" w:date="2026-04-13T17:17:00Z">
          <w:pPr>
            <w:numPr>
              <w:numId w:val="168"/>
            </w:numPr>
            <w:spacing w:before="240" w:after="160"/>
            <w:ind w:left="1985" w:hanging="567"/>
            <w:jc w:val="both"/>
          </w:pPr>
        </w:pPrChange>
      </w:pPr>
      <w:ins w:id="5761" w:author="GELIAS" w:date="2026-04-13T16:33:00Z">
        <w:r w:rsidRPr="008D225D">
          <w:rPr>
            <w:rFonts w:eastAsia="Aptos"/>
            <w:rPrChange w:id="5762" w:author="GELIAS" w:date="2026-04-13T17:07:00Z">
              <w:rPr>
                <w:rFonts w:ascii="Calibri" w:eastAsia="Aptos" w:hAnsi="Calibri" w:cs="Calibri"/>
              </w:rPr>
            </w:rPrChange>
          </w:rPr>
          <w:t xml:space="preserve">the </w:t>
        </w:r>
      </w:ins>
      <w:ins w:id="5763" w:author="GELIAS" w:date="2026-04-13T17:03:00Z">
        <w:r w:rsidR="008D225D" w:rsidRPr="008D225D">
          <w:rPr>
            <w:rFonts w:eastAsia="Aptos"/>
            <w:rPrChange w:id="5764" w:author="GELIAS" w:date="2026-04-13T17:07:00Z">
              <w:rPr>
                <w:rFonts w:ascii="Calibri" w:eastAsia="Aptos" w:hAnsi="Calibri" w:cs="Calibri"/>
              </w:rPr>
            </w:rPrChange>
          </w:rPr>
          <w:t>Owner</w:t>
        </w:r>
      </w:ins>
      <w:ins w:id="5765" w:author="GELIAS" w:date="2026-04-13T16:33:00Z">
        <w:r w:rsidRPr="008D225D">
          <w:rPr>
            <w:rFonts w:eastAsia="Aptos"/>
            <w:rPrChange w:id="5766" w:author="GELIAS" w:date="2026-04-13T17:07:00Z">
              <w:rPr>
                <w:rFonts w:ascii="Calibri" w:eastAsia="Aptos" w:hAnsi="Calibri" w:cs="Calibri"/>
              </w:rPr>
            </w:rPrChange>
          </w:rPr>
          <w:t xml:space="preserve">'s Representative shall then proceed under </w:t>
        </w:r>
      </w:ins>
      <w:ins w:id="5767" w:author="GELIAS" w:date="2026-04-13T17:05:00Z">
        <w:r w:rsidR="008D225D" w:rsidRPr="008D225D">
          <w:rPr>
            <w:rFonts w:eastAsia="Aptos"/>
            <w:rPrChange w:id="5768" w:author="GELIAS" w:date="2026-04-13T17:07:00Z">
              <w:rPr>
                <w:rFonts w:ascii="Calibri" w:eastAsia="Aptos" w:hAnsi="Calibri" w:cs="Calibri"/>
              </w:rPr>
            </w:rPrChange>
          </w:rPr>
          <w:t>Section</w:t>
        </w:r>
      </w:ins>
      <w:ins w:id="5769" w:author="GELIAS" w:date="2026-04-13T16:33:00Z">
        <w:r w:rsidRPr="008D225D">
          <w:rPr>
            <w:rFonts w:eastAsia="Aptos"/>
            <w:rPrChange w:id="5770" w:author="GELIAS" w:date="2026-04-13T17:07:00Z">
              <w:rPr>
                <w:rFonts w:ascii="Calibri" w:eastAsia="Aptos" w:hAnsi="Calibri" w:cs="Calibri"/>
              </w:rPr>
            </w:rPrChange>
          </w:rPr>
          <w:t xml:space="preserve"> </w:t>
        </w:r>
      </w:ins>
      <w:ins w:id="5771" w:author="GELIAS" w:date="2026-04-13T16:49:00Z">
        <w:r w:rsidR="00C665E8" w:rsidRPr="008D225D">
          <w:rPr>
            <w:rFonts w:eastAsia="Aptos"/>
            <w:rPrChange w:id="5772" w:author="GELIAS" w:date="2026-04-13T17:07:00Z">
              <w:rPr>
                <w:rFonts w:ascii="Calibri" w:eastAsia="Aptos" w:hAnsi="Calibri" w:cs="Calibri"/>
              </w:rPr>
            </w:rPrChange>
          </w:rPr>
          <w:t xml:space="preserve">4.12 </w:t>
        </w:r>
      </w:ins>
      <w:ins w:id="5773" w:author="GELIAS" w:date="2026-04-13T16:33:00Z">
        <w:r w:rsidRPr="008D225D">
          <w:rPr>
            <w:rFonts w:eastAsia="Aptos"/>
            <w:rPrChange w:id="5774" w:author="GELIAS" w:date="2026-04-13T17:07:00Z">
              <w:rPr>
                <w:rFonts w:ascii="Calibri" w:eastAsia="Aptos" w:hAnsi="Calibri" w:cs="Calibri"/>
              </w:rPr>
            </w:rPrChange>
          </w:rPr>
          <w:t xml:space="preserve">(Agreement or Determination) to agree or determine the matters under sub-paragraphs (a) and/or (b) above (and, for the purpose of </w:t>
        </w:r>
      </w:ins>
      <w:ins w:id="5775" w:author="GELIAS" w:date="2026-04-13T17:05:00Z">
        <w:r w:rsidR="008D225D" w:rsidRPr="008D225D">
          <w:rPr>
            <w:rFonts w:eastAsia="Aptos"/>
            <w:rPrChange w:id="5776" w:author="GELIAS" w:date="2026-04-13T17:07:00Z">
              <w:rPr>
                <w:rFonts w:ascii="Calibri" w:eastAsia="Aptos" w:hAnsi="Calibri" w:cs="Calibri"/>
              </w:rPr>
            </w:rPrChange>
          </w:rPr>
          <w:t>Section</w:t>
        </w:r>
      </w:ins>
      <w:ins w:id="5777" w:author="GELIAS" w:date="2026-04-13T16:33:00Z">
        <w:r w:rsidRPr="008D225D">
          <w:rPr>
            <w:rFonts w:eastAsia="Aptos"/>
            <w:rPrChange w:id="5778" w:author="GELIAS" w:date="2026-04-13T17:07:00Z">
              <w:rPr>
                <w:rFonts w:ascii="Calibri" w:eastAsia="Aptos" w:hAnsi="Calibri" w:cs="Calibri"/>
              </w:rPr>
            </w:rPrChange>
          </w:rPr>
          <w:t xml:space="preserve"> 3.5.3 (Time limits</w:t>
        </w:r>
        <w:proofErr w:type="gramStart"/>
        <w:r w:rsidRPr="008D225D">
          <w:rPr>
            <w:rFonts w:eastAsia="Aptos"/>
            <w:rPrChange w:id="5779" w:author="GELIAS" w:date="2026-04-13T17:07:00Z">
              <w:rPr>
                <w:rFonts w:ascii="Calibri" w:eastAsia="Aptos" w:hAnsi="Calibri" w:cs="Calibri"/>
              </w:rPr>
            </w:rPrChange>
          </w:rPr>
          <w:t>),  the</w:t>
        </w:r>
        <w:proofErr w:type="gramEnd"/>
        <w:r w:rsidRPr="008D225D">
          <w:rPr>
            <w:rFonts w:eastAsia="Aptos"/>
            <w:rPrChange w:id="5780" w:author="GELIAS" w:date="2026-04-13T17:07:00Z">
              <w:rPr>
                <w:rFonts w:ascii="Calibri" w:eastAsia="Aptos" w:hAnsi="Calibri" w:cs="Calibri"/>
              </w:rPr>
            </w:rPrChange>
          </w:rPr>
          <w:t xml:space="preserve"> date the </w:t>
        </w:r>
      </w:ins>
      <w:ins w:id="5781" w:author="GELIAS" w:date="2026-04-13T17:03:00Z">
        <w:r w:rsidR="008D225D" w:rsidRPr="008D225D">
          <w:rPr>
            <w:rFonts w:eastAsia="Aptos"/>
            <w:rPrChange w:id="5782" w:author="GELIAS" w:date="2026-04-13T17:07:00Z">
              <w:rPr>
                <w:rFonts w:ascii="Calibri" w:eastAsia="Aptos" w:hAnsi="Calibri" w:cs="Calibri"/>
              </w:rPr>
            </w:rPrChange>
          </w:rPr>
          <w:t>Owner</w:t>
        </w:r>
      </w:ins>
      <w:ins w:id="5783" w:author="GELIAS" w:date="2026-04-13T16:33:00Z">
        <w:r w:rsidRPr="008D225D">
          <w:rPr>
            <w:rFonts w:eastAsia="Aptos"/>
            <w:rPrChange w:id="5784" w:author="GELIAS" w:date="2026-04-13T17:07:00Z">
              <w:rPr>
                <w:rFonts w:ascii="Calibri" w:eastAsia="Aptos" w:hAnsi="Calibri" w:cs="Calibri"/>
              </w:rPr>
            </w:rPrChange>
          </w:rPr>
          <w:t xml:space="preserve">'s Representative receives the additional particulars from the Contractor shall be the date of commencement of the time limit for agreement under </w:t>
        </w:r>
      </w:ins>
      <w:ins w:id="5785" w:author="GELIAS" w:date="2026-04-13T17:05:00Z">
        <w:r w:rsidR="008D225D" w:rsidRPr="008D225D">
          <w:rPr>
            <w:rFonts w:eastAsia="Aptos"/>
            <w:rPrChange w:id="5786" w:author="GELIAS" w:date="2026-04-13T17:07:00Z">
              <w:rPr>
                <w:rFonts w:ascii="Calibri" w:eastAsia="Aptos" w:hAnsi="Calibri" w:cs="Calibri"/>
              </w:rPr>
            </w:rPrChange>
          </w:rPr>
          <w:t>Section</w:t>
        </w:r>
      </w:ins>
      <w:ins w:id="5787" w:author="GELIAS" w:date="2026-04-13T16:33:00Z">
        <w:r w:rsidRPr="008D225D">
          <w:rPr>
            <w:rFonts w:eastAsia="Aptos"/>
            <w:rPrChange w:id="5788" w:author="GELIAS" w:date="2026-04-13T17:07:00Z">
              <w:rPr>
                <w:rFonts w:ascii="Calibri" w:eastAsia="Aptos" w:hAnsi="Calibri" w:cs="Calibri"/>
              </w:rPr>
            </w:rPrChange>
          </w:rPr>
          <w:t xml:space="preserve"> </w:t>
        </w:r>
      </w:ins>
      <w:ins w:id="5789" w:author="GELIAS" w:date="2026-04-13T16:49:00Z">
        <w:r w:rsidR="00C665E8" w:rsidRPr="008D225D">
          <w:rPr>
            <w:rFonts w:eastAsia="Aptos"/>
            <w:rPrChange w:id="5790" w:author="GELIAS" w:date="2026-04-13T17:07:00Z">
              <w:rPr>
                <w:rFonts w:ascii="Calibri" w:eastAsia="Aptos" w:hAnsi="Calibri" w:cs="Calibri"/>
              </w:rPr>
            </w:rPrChange>
          </w:rPr>
          <w:t>4.12(c)</w:t>
        </w:r>
      </w:ins>
      <w:ins w:id="5791" w:author="GELIAS" w:date="2026-04-13T16:33:00Z">
        <w:r w:rsidRPr="008D225D">
          <w:rPr>
            <w:rFonts w:eastAsia="Aptos"/>
            <w:rPrChange w:id="5792" w:author="GELIAS" w:date="2026-04-13T17:07:00Z">
              <w:rPr>
                <w:rFonts w:ascii="Calibri" w:eastAsia="Aptos" w:hAnsi="Calibri" w:cs="Calibri"/>
              </w:rPr>
            </w:rPrChange>
          </w:rPr>
          <w:t>).</w:t>
        </w:r>
      </w:ins>
    </w:p>
    <w:p w14:paraId="1899D3F1" w14:textId="77777777" w:rsidR="002F3511" w:rsidRPr="008D225D" w:rsidRDefault="002F3511">
      <w:pPr>
        <w:numPr>
          <w:ilvl w:val="2"/>
          <w:numId w:val="164"/>
        </w:numPr>
        <w:spacing w:after="160"/>
        <w:ind w:left="1418" w:hanging="709"/>
        <w:jc w:val="both"/>
        <w:rPr>
          <w:ins w:id="5793" w:author="GELIAS" w:date="2026-04-13T16:33:00Z"/>
          <w:rFonts w:eastAsia="Aptos"/>
          <w:i/>
          <w:iCs/>
          <w:u w:val="single"/>
          <w:rPrChange w:id="5794" w:author="GELIAS" w:date="2026-04-13T17:07:00Z">
            <w:rPr>
              <w:ins w:id="5795" w:author="GELIAS" w:date="2026-04-13T16:33:00Z"/>
              <w:rFonts w:ascii="Calibri" w:eastAsia="Aptos" w:hAnsi="Calibri" w:cs="Calibri"/>
              <w:i/>
              <w:iCs/>
              <w:u w:val="single"/>
            </w:rPr>
          </w:rPrChange>
        </w:rPr>
        <w:pPrChange w:id="5796" w:author="GELIAS" w:date="2026-04-13T16:37:00Z">
          <w:pPr>
            <w:numPr>
              <w:ilvl w:val="2"/>
              <w:numId w:val="171"/>
            </w:numPr>
            <w:spacing w:after="160"/>
            <w:ind w:left="1418" w:hanging="709"/>
            <w:jc w:val="both"/>
          </w:pPr>
        </w:pPrChange>
      </w:pPr>
      <w:ins w:id="5797" w:author="GELIAS" w:date="2026-04-13T16:33:00Z">
        <w:r w:rsidRPr="008D225D">
          <w:rPr>
            <w:rFonts w:eastAsia="Aptos"/>
            <w:i/>
            <w:iCs/>
            <w:u w:val="single"/>
            <w:rPrChange w:id="5798" w:author="GELIAS" w:date="2026-04-13T17:07:00Z">
              <w:rPr>
                <w:rFonts w:ascii="Calibri" w:eastAsia="Aptos" w:hAnsi="Calibri" w:cs="Calibri"/>
                <w:i/>
                <w:iCs/>
                <w:u w:val="single"/>
              </w:rPr>
            </w:rPrChange>
          </w:rPr>
          <w:t>Claims of Continuing Effect</w:t>
        </w:r>
      </w:ins>
    </w:p>
    <w:p w14:paraId="606490C0" w14:textId="58BBDAC6" w:rsidR="002F3511" w:rsidRPr="008D225D" w:rsidRDefault="002F3511" w:rsidP="002F3511">
      <w:pPr>
        <w:ind w:left="1418"/>
        <w:jc w:val="both"/>
        <w:rPr>
          <w:ins w:id="5799" w:author="GELIAS" w:date="2026-04-13T16:33:00Z"/>
          <w:rFonts w:eastAsia="Aptos"/>
          <w:rPrChange w:id="5800" w:author="GELIAS" w:date="2026-04-13T17:07:00Z">
            <w:rPr>
              <w:ins w:id="5801" w:author="GELIAS" w:date="2026-04-13T16:33:00Z"/>
              <w:rFonts w:ascii="Calibri" w:eastAsia="Aptos" w:hAnsi="Calibri" w:cs="Calibri"/>
            </w:rPr>
          </w:rPrChange>
        </w:rPr>
      </w:pPr>
      <w:ins w:id="5802" w:author="GELIAS" w:date="2026-04-13T16:33:00Z">
        <w:r w:rsidRPr="008D225D">
          <w:rPr>
            <w:rFonts w:eastAsia="Aptos"/>
            <w:rPrChange w:id="5803" w:author="GELIAS" w:date="2026-04-13T17:07:00Z">
              <w:rPr>
                <w:rFonts w:ascii="Calibri" w:eastAsia="Aptos" w:hAnsi="Calibri" w:cs="Calibri"/>
              </w:rPr>
            </w:rPrChange>
          </w:rPr>
          <w:t xml:space="preserve">If the event or circumstance giving rise to a Claim under this </w:t>
        </w:r>
      </w:ins>
      <w:ins w:id="5804" w:author="GELIAS" w:date="2026-04-13T17:05:00Z">
        <w:r w:rsidR="008D225D" w:rsidRPr="008D225D">
          <w:rPr>
            <w:rFonts w:eastAsia="Aptos"/>
            <w:rPrChange w:id="5805" w:author="GELIAS" w:date="2026-04-13T17:07:00Z">
              <w:rPr>
                <w:rFonts w:ascii="Calibri" w:eastAsia="Aptos" w:hAnsi="Calibri" w:cs="Calibri"/>
              </w:rPr>
            </w:rPrChange>
          </w:rPr>
          <w:t>Section</w:t>
        </w:r>
      </w:ins>
      <w:ins w:id="5806" w:author="GELIAS" w:date="2026-04-13T16:33:00Z">
        <w:r w:rsidRPr="008D225D">
          <w:rPr>
            <w:rFonts w:eastAsia="Aptos"/>
            <w:rPrChange w:id="5807" w:author="GELIAS" w:date="2026-04-13T17:07:00Z">
              <w:rPr>
                <w:rFonts w:ascii="Calibri" w:eastAsia="Aptos" w:hAnsi="Calibri" w:cs="Calibri"/>
              </w:rPr>
            </w:rPrChange>
          </w:rPr>
          <w:t xml:space="preserve"> 2</w:t>
        </w:r>
      </w:ins>
      <w:ins w:id="5808" w:author="GELIAS" w:date="2026-04-13T17:17:00Z">
        <w:r w:rsidR="0001179A">
          <w:rPr>
            <w:rFonts w:eastAsia="Aptos"/>
          </w:rPr>
          <w:t>1</w:t>
        </w:r>
      </w:ins>
      <w:ins w:id="5809" w:author="GELIAS" w:date="2026-04-13T16:33:00Z">
        <w:r w:rsidRPr="008D225D">
          <w:rPr>
            <w:rFonts w:eastAsia="Aptos"/>
            <w:rPrChange w:id="5810" w:author="GELIAS" w:date="2026-04-13T17:07:00Z">
              <w:rPr>
                <w:rFonts w:ascii="Calibri" w:eastAsia="Aptos" w:hAnsi="Calibri" w:cs="Calibri"/>
              </w:rPr>
            </w:rPrChange>
          </w:rPr>
          <w:t>.2 has a continuing effect:</w:t>
        </w:r>
      </w:ins>
    </w:p>
    <w:p w14:paraId="0D120B8A" w14:textId="6AD6B32C" w:rsidR="002F3511" w:rsidRPr="008D225D" w:rsidRDefault="002F3511">
      <w:pPr>
        <w:numPr>
          <w:ilvl w:val="2"/>
          <w:numId w:val="164"/>
        </w:numPr>
        <w:spacing w:after="160"/>
        <w:ind w:left="2552" w:hanging="1134"/>
        <w:jc w:val="both"/>
        <w:rPr>
          <w:ins w:id="5811" w:author="GELIAS" w:date="2026-04-13T16:33:00Z"/>
          <w:rFonts w:eastAsia="Aptos"/>
          <w:rPrChange w:id="5812" w:author="GELIAS" w:date="2026-04-13T17:07:00Z">
            <w:rPr>
              <w:ins w:id="5813" w:author="GELIAS" w:date="2026-04-13T16:33:00Z"/>
              <w:rFonts w:ascii="Calibri" w:eastAsia="Aptos" w:hAnsi="Calibri" w:cs="Calibri"/>
            </w:rPr>
          </w:rPrChange>
        </w:rPr>
        <w:pPrChange w:id="5814" w:author="GELIAS" w:date="2026-04-13T17:18:00Z">
          <w:pPr>
            <w:numPr>
              <w:ilvl w:val="2"/>
              <w:numId w:val="172"/>
            </w:numPr>
            <w:spacing w:after="160"/>
            <w:ind w:left="1843" w:hanging="283"/>
            <w:jc w:val="both"/>
          </w:pPr>
        </w:pPrChange>
      </w:pPr>
      <w:ins w:id="5815" w:author="GELIAS" w:date="2026-04-13T16:33:00Z">
        <w:r w:rsidRPr="008D225D">
          <w:rPr>
            <w:rFonts w:eastAsia="Aptos"/>
            <w:rPrChange w:id="5816" w:author="GELIAS" w:date="2026-04-13T17:07:00Z">
              <w:rPr>
                <w:rFonts w:ascii="Calibri" w:eastAsia="Aptos" w:hAnsi="Calibri" w:cs="Calibri"/>
              </w:rPr>
            </w:rPrChange>
          </w:rPr>
          <w:t xml:space="preserve">the fully detailed Claim submitted under </w:t>
        </w:r>
      </w:ins>
      <w:ins w:id="5817" w:author="GELIAS" w:date="2026-04-13T17:05:00Z">
        <w:r w:rsidR="008D225D" w:rsidRPr="008D225D">
          <w:rPr>
            <w:rFonts w:eastAsia="Aptos"/>
            <w:rPrChange w:id="5818" w:author="GELIAS" w:date="2026-04-13T17:07:00Z">
              <w:rPr>
                <w:rFonts w:ascii="Calibri" w:eastAsia="Aptos" w:hAnsi="Calibri" w:cs="Calibri"/>
              </w:rPr>
            </w:rPrChange>
          </w:rPr>
          <w:t>Section</w:t>
        </w:r>
      </w:ins>
      <w:ins w:id="5819" w:author="GELIAS" w:date="2026-04-13T16:33:00Z">
        <w:r w:rsidRPr="008D225D">
          <w:rPr>
            <w:rFonts w:eastAsia="Aptos"/>
            <w:rPrChange w:id="5820" w:author="GELIAS" w:date="2026-04-13T17:07:00Z">
              <w:rPr>
                <w:rFonts w:ascii="Calibri" w:eastAsia="Aptos" w:hAnsi="Calibri" w:cs="Calibri"/>
              </w:rPr>
            </w:rPrChange>
          </w:rPr>
          <w:t xml:space="preserve"> 2</w:t>
        </w:r>
      </w:ins>
      <w:ins w:id="5821" w:author="GELIAS" w:date="2026-04-13T16:49:00Z">
        <w:r w:rsidR="00C665E8" w:rsidRPr="008D225D">
          <w:rPr>
            <w:rFonts w:eastAsia="Aptos"/>
            <w:rPrChange w:id="5822" w:author="GELIAS" w:date="2026-04-13T17:07:00Z">
              <w:rPr>
                <w:rFonts w:ascii="Calibri" w:eastAsia="Aptos" w:hAnsi="Calibri" w:cs="Calibri"/>
              </w:rPr>
            </w:rPrChange>
          </w:rPr>
          <w:t>1</w:t>
        </w:r>
      </w:ins>
      <w:ins w:id="5823" w:author="GELIAS" w:date="2026-04-13T16:33:00Z">
        <w:r w:rsidRPr="008D225D">
          <w:rPr>
            <w:rFonts w:eastAsia="Aptos"/>
            <w:rPrChange w:id="5824" w:author="GELIAS" w:date="2026-04-13T17:07:00Z">
              <w:rPr>
                <w:rFonts w:ascii="Calibri" w:eastAsia="Aptos" w:hAnsi="Calibri" w:cs="Calibri"/>
              </w:rPr>
            </w:rPrChange>
          </w:rPr>
          <w:t>.2.4 (Fully Detailed Claim) shall be considered as interim;</w:t>
        </w:r>
      </w:ins>
    </w:p>
    <w:p w14:paraId="0851754B" w14:textId="17D8E5AF" w:rsidR="002F3511" w:rsidRPr="008D225D" w:rsidRDefault="002F3511">
      <w:pPr>
        <w:numPr>
          <w:ilvl w:val="2"/>
          <w:numId w:val="164"/>
        </w:numPr>
        <w:spacing w:after="160"/>
        <w:ind w:left="2552" w:hanging="1134"/>
        <w:jc w:val="both"/>
        <w:rPr>
          <w:ins w:id="5825" w:author="GELIAS" w:date="2026-04-13T16:33:00Z"/>
          <w:rFonts w:eastAsia="Aptos"/>
          <w:rPrChange w:id="5826" w:author="GELIAS" w:date="2026-04-13T17:07:00Z">
            <w:rPr>
              <w:ins w:id="5827" w:author="GELIAS" w:date="2026-04-13T16:33:00Z"/>
              <w:rFonts w:ascii="Calibri" w:eastAsia="Aptos" w:hAnsi="Calibri" w:cs="Calibri"/>
            </w:rPr>
          </w:rPrChange>
        </w:rPr>
        <w:pPrChange w:id="5828" w:author="GELIAS" w:date="2026-04-13T17:18:00Z">
          <w:pPr>
            <w:numPr>
              <w:ilvl w:val="2"/>
              <w:numId w:val="172"/>
            </w:numPr>
            <w:spacing w:after="160"/>
            <w:ind w:left="1843" w:hanging="283"/>
            <w:jc w:val="both"/>
          </w:pPr>
        </w:pPrChange>
      </w:pPr>
      <w:ins w:id="5829" w:author="GELIAS" w:date="2026-04-13T16:33:00Z">
        <w:r w:rsidRPr="008D225D">
          <w:rPr>
            <w:rFonts w:eastAsia="Aptos"/>
            <w:rPrChange w:id="5830" w:author="GELIAS" w:date="2026-04-13T17:07:00Z">
              <w:rPr>
                <w:rFonts w:ascii="Calibri" w:eastAsia="Aptos" w:hAnsi="Calibri" w:cs="Calibri"/>
              </w:rPr>
            </w:rPrChange>
          </w:rPr>
          <w:t xml:space="preserve">in respect of this first interim fully detailed Claim, the </w:t>
        </w:r>
      </w:ins>
      <w:ins w:id="5831" w:author="GELIAS" w:date="2026-04-13T17:03:00Z">
        <w:r w:rsidR="008D225D" w:rsidRPr="008D225D">
          <w:rPr>
            <w:rFonts w:eastAsia="Aptos"/>
            <w:rPrChange w:id="5832" w:author="GELIAS" w:date="2026-04-13T17:07:00Z">
              <w:rPr>
                <w:rFonts w:ascii="Calibri" w:eastAsia="Aptos" w:hAnsi="Calibri" w:cs="Calibri"/>
              </w:rPr>
            </w:rPrChange>
          </w:rPr>
          <w:t>Owner</w:t>
        </w:r>
      </w:ins>
      <w:ins w:id="5833" w:author="GELIAS" w:date="2026-04-13T16:33:00Z">
        <w:r w:rsidRPr="008D225D">
          <w:rPr>
            <w:rFonts w:eastAsia="Aptos"/>
            <w:rPrChange w:id="5834" w:author="GELIAS" w:date="2026-04-13T17:07:00Z">
              <w:rPr>
                <w:rFonts w:ascii="Calibri" w:eastAsia="Aptos" w:hAnsi="Calibri" w:cs="Calibri"/>
              </w:rPr>
            </w:rPrChange>
          </w:rPr>
          <w:t xml:space="preserve">s Representative shall give his/her response on the contractual or other legal basis of the Claim, by giving a Notice to the claiming Party, within the time limit for agreement under </w:t>
        </w:r>
      </w:ins>
      <w:ins w:id="5835" w:author="GELIAS" w:date="2026-04-13T17:05:00Z">
        <w:r w:rsidR="008D225D" w:rsidRPr="008D225D">
          <w:rPr>
            <w:rFonts w:eastAsia="Aptos"/>
            <w:rPrChange w:id="5836" w:author="GELIAS" w:date="2026-04-13T17:07:00Z">
              <w:rPr>
                <w:rFonts w:ascii="Calibri" w:eastAsia="Aptos" w:hAnsi="Calibri" w:cs="Calibri"/>
              </w:rPr>
            </w:rPrChange>
          </w:rPr>
          <w:t>Section</w:t>
        </w:r>
      </w:ins>
      <w:ins w:id="5837" w:author="GELIAS" w:date="2026-04-13T16:33:00Z">
        <w:r w:rsidRPr="008D225D">
          <w:rPr>
            <w:rFonts w:eastAsia="Aptos"/>
            <w:rPrChange w:id="5838" w:author="GELIAS" w:date="2026-04-13T17:07:00Z">
              <w:rPr>
                <w:rFonts w:ascii="Calibri" w:eastAsia="Aptos" w:hAnsi="Calibri" w:cs="Calibri"/>
              </w:rPr>
            </w:rPrChange>
          </w:rPr>
          <w:t xml:space="preserve"> </w:t>
        </w:r>
      </w:ins>
      <w:ins w:id="5839" w:author="GELIAS" w:date="2026-04-13T17:19:00Z">
        <w:r w:rsidR="0001179A">
          <w:rPr>
            <w:rFonts w:eastAsia="Aptos"/>
          </w:rPr>
          <w:t>4.12(c)</w:t>
        </w:r>
      </w:ins>
      <w:ins w:id="5840" w:author="GELIAS" w:date="2026-04-13T16:33:00Z">
        <w:r w:rsidRPr="008D225D">
          <w:rPr>
            <w:rFonts w:eastAsia="Aptos"/>
            <w:rPrChange w:id="5841" w:author="GELIAS" w:date="2026-04-13T17:07:00Z">
              <w:rPr>
                <w:rFonts w:ascii="Calibri" w:eastAsia="Aptos" w:hAnsi="Calibri" w:cs="Calibri"/>
              </w:rPr>
            </w:rPrChange>
          </w:rPr>
          <w:t>;</w:t>
        </w:r>
      </w:ins>
    </w:p>
    <w:p w14:paraId="380D6EA7" w14:textId="7ABDA757" w:rsidR="002F3511" w:rsidRPr="008D225D" w:rsidRDefault="002F3511">
      <w:pPr>
        <w:numPr>
          <w:ilvl w:val="2"/>
          <w:numId w:val="164"/>
        </w:numPr>
        <w:spacing w:after="160"/>
        <w:ind w:left="2552" w:hanging="1134"/>
        <w:jc w:val="both"/>
        <w:rPr>
          <w:ins w:id="5842" w:author="GELIAS" w:date="2026-04-13T16:33:00Z"/>
          <w:rFonts w:eastAsia="Aptos"/>
          <w:rPrChange w:id="5843" w:author="GELIAS" w:date="2026-04-13T17:07:00Z">
            <w:rPr>
              <w:ins w:id="5844" w:author="GELIAS" w:date="2026-04-13T16:33:00Z"/>
              <w:rFonts w:ascii="Calibri" w:eastAsia="Aptos" w:hAnsi="Calibri" w:cs="Calibri"/>
            </w:rPr>
          </w:rPrChange>
        </w:rPr>
        <w:pPrChange w:id="5845" w:author="GELIAS" w:date="2026-04-13T17:18:00Z">
          <w:pPr>
            <w:numPr>
              <w:ilvl w:val="2"/>
              <w:numId w:val="172"/>
            </w:numPr>
            <w:spacing w:after="160"/>
            <w:ind w:left="1843" w:hanging="283"/>
            <w:jc w:val="both"/>
          </w:pPr>
        </w:pPrChange>
      </w:pPr>
      <w:ins w:id="5846" w:author="GELIAS" w:date="2026-04-13T16:33:00Z">
        <w:r w:rsidRPr="008D225D">
          <w:rPr>
            <w:rFonts w:eastAsia="Aptos"/>
            <w:rPrChange w:id="5847" w:author="GELIAS" w:date="2026-04-13T17:07:00Z">
              <w:rPr>
                <w:rFonts w:ascii="Calibri" w:eastAsia="Aptos" w:hAnsi="Calibri" w:cs="Calibri"/>
              </w:rPr>
            </w:rPrChange>
          </w:rPr>
          <w:t xml:space="preserve">after submitting the first interim fully detailed Claim the claiming </w:t>
        </w:r>
        <w:proofErr w:type="spellStart"/>
        <w:r w:rsidRPr="008D225D">
          <w:rPr>
            <w:rFonts w:eastAsia="Aptos"/>
            <w:rPrChange w:id="5848" w:author="GELIAS" w:date="2026-04-13T17:07:00Z">
              <w:rPr>
                <w:rFonts w:ascii="Calibri" w:eastAsia="Aptos" w:hAnsi="Calibri" w:cs="Calibri"/>
              </w:rPr>
            </w:rPrChange>
          </w:rPr>
          <w:t>Pary</w:t>
        </w:r>
        <w:proofErr w:type="spellEnd"/>
        <w:r w:rsidRPr="008D225D">
          <w:rPr>
            <w:rFonts w:eastAsia="Aptos"/>
            <w:rPrChange w:id="5849" w:author="GELIAS" w:date="2026-04-13T17:07:00Z">
              <w:rPr>
                <w:rFonts w:ascii="Calibri" w:eastAsia="Aptos" w:hAnsi="Calibri" w:cs="Calibri"/>
              </w:rPr>
            </w:rPrChange>
          </w:rPr>
          <w:t xml:space="preserve"> shall submit further interim fully detailed Claims at monthly intervals, giving the accumulated amount of additional payment claimed </w:t>
        </w:r>
        <w:commentRangeStart w:id="5850"/>
        <w:del w:id="5851" w:author="EVANS" w:date="2026-04-30T17:29:00Z">
          <w:r w:rsidRPr="008D225D" w:rsidDel="00DC116C">
            <w:rPr>
              <w:rFonts w:eastAsia="Aptos"/>
              <w:rPrChange w:id="5852" w:author="GELIAS" w:date="2026-04-13T17:07:00Z">
                <w:rPr>
                  <w:rFonts w:ascii="Calibri" w:eastAsia="Aptos" w:hAnsi="Calibri" w:cs="Calibri"/>
                </w:rPr>
              </w:rPrChange>
            </w:rPr>
            <w:delText xml:space="preserve">(or the reduction of the Contract Price, in the case of the </w:delText>
          </w:r>
        </w:del>
      </w:ins>
      <w:ins w:id="5853" w:author="GELIAS" w:date="2026-04-13T17:03:00Z">
        <w:del w:id="5854" w:author="EVANS" w:date="2026-04-30T17:29:00Z">
          <w:r w:rsidR="008D225D" w:rsidRPr="008D225D" w:rsidDel="00DC116C">
            <w:rPr>
              <w:rFonts w:eastAsia="Aptos"/>
              <w:rPrChange w:id="5855" w:author="GELIAS" w:date="2026-04-13T17:07:00Z">
                <w:rPr>
                  <w:rFonts w:ascii="Calibri" w:eastAsia="Aptos" w:hAnsi="Calibri" w:cs="Calibri"/>
                </w:rPr>
              </w:rPrChange>
            </w:rPr>
            <w:delText>Owner</w:delText>
          </w:r>
        </w:del>
      </w:ins>
      <w:ins w:id="5856" w:author="GELIAS" w:date="2026-04-13T16:33:00Z">
        <w:del w:id="5857" w:author="EVANS" w:date="2026-04-30T17:29:00Z">
          <w:r w:rsidRPr="008D225D" w:rsidDel="00DC116C">
            <w:rPr>
              <w:rFonts w:eastAsia="Aptos"/>
              <w:rPrChange w:id="5858" w:author="GELIAS" w:date="2026-04-13T17:07:00Z">
                <w:rPr>
                  <w:rFonts w:ascii="Calibri" w:eastAsia="Aptos" w:hAnsi="Calibri" w:cs="Calibri"/>
                </w:rPr>
              </w:rPrChange>
            </w:rPr>
            <w:delText xml:space="preserve"> as the claiming Party), </w:delText>
          </w:r>
        </w:del>
      </w:ins>
      <w:commentRangeEnd w:id="5850"/>
      <w:r w:rsidR="00DC116C">
        <w:rPr>
          <w:rStyle w:val="CommentReference"/>
        </w:rPr>
        <w:commentReference w:id="5850"/>
      </w:r>
      <w:ins w:id="5859" w:author="GELIAS" w:date="2026-04-13T16:33:00Z">
        <w:r w:rsidRPr="008D225D">
          <w:rPr>
            <w:rFonts w:eastAsia="Aptos"/>
            <w:rPrChange w:id="5860" w:author="GELIAS" w:date="2026-04-13T17:07:00Z">
              <w:rPr>
                <w:rFonts w:ascii="Calibri" w:eastAsia="Aptos" w:hAnsi="Calibri" w:cs="Calibri"/>
              </w:rPr>
            </w:rPrChange>
          </w:rPr>
          <w:t xml:space="preserve">and/or extension of time claimed (in the case of the Contractor as the claiming Party) or extension of the DNP (in the case of the </w:t>
        </w:r>
      </w:ins>
      <w:ins w:id="5861" w:author="GELIAS" w:date="2026-04-13T17:03:00Z">
        <w:r w:rsidR="008D225D" w:rsidRPr="008D225D">
          <w:rPr>
            <w:rFonts w:eastAsia="Aptos"/>
            <w:rPrChange w:id="5862" w:author="GELIAS" w:date="2026-04-13T17:07:00Z">
              <w:rPr>
                <w:rFonts w:ascii="Calibri" w:eastAsia="Aptos" w:hAnsi="Calibri" w:cs="Calibri"/>
              </w:rPr>
            </w:rPrChange>
          </w:rPr>
          <w:t>Owner</w:t>
        </w:r>
      </w:ins>
      <w:ins w:id="5863" w:author="GELIAS" w:date="2026-04-13T16:33:00Z">
        <w:r w:rsidRPr="008D225D">
          <w:rPr>
            <w:rFonts w:eastAsia="Aptos"/>
            <w:rPrChange w:id="5864" w:author="GELIAS" w:date="2026-04-13T17:07:00Z">
              <w:rPr>
                <w:rFonts w:ascii="Calibri" w:eastAsia="Aptos" w:hAnsi="Calibri" w:cs="Calibri"/>
              </w:rPr>
            </w:rPrChange>
          </w:rPr>
          <w:t xml:space="preserve"> as the claiming Party); and</w:t>
        </w:r>
      </w:ins>
    </w:p>
    <w:p w14:paraId="765ABD2E" w14:textId="48552E4E" w:rsidR="002F3511" w:rsidRDefault="002F3511" w:rsidP="0001179A">
      <w:pPr>
        <w:numPr>
          <w:ilvl w:val="2"/>
          <w:numId w:val="164"/>
        </w:numPr>
        <w:spacing w:after="160"/>
        <w:ind w:left="2552" w:hanging="1134"/>
        <w:jc w:val="both"/>
        <w:rPr>
          <w:ins w:id="5865" w:author="GELIAS" w:date="2026-04-13T17:18:00Z"/>
          <w:rFonts w:eastAsia="Aptos"/>
        </w:rPr>
      </w:pPr>
      <w:ins w:id="5866" w:author="GELIAS" w:date="2026-04-13T16:33:00Z">
        <w:r w:rsidRPr="008D225D">
          <w:rPr>
            <w:rFonts w:eastAsia="Aptos"/>
            <w:rPrChange w:id="5867" w:author="GELIAS" w:date="2026-04-13T17:07:00Z">
              <w:rPr>
                <w:rFonts w:ascii="Calibri" w:eastAsia="Aptos" w:hAnsi="Calibri" w:cs="Calibri"/>
              </w:rPr>
            </w:rPrChange>
          </w:rPr>
          <w:t>the claiming Party shall submit a final fully detailed Claim within twenty-</w:t>
        </w:r>
        <w:proofErr w:type="gramStart"/>
        <w:r w:rsidRPr="008D225D">
          <w:rPr>
            <w:rFonts w:eastAsia="Aptos"/>
            <w:rPrChange w:id="5868" w:author="GELIAS" w:date="2026-04-13T17:07:00Z">
              <w:rPr>
                <w:rFonts w:ascii="Calibri" w:eastAsia="Aptos" w:hAnsi="Calibri" w:cs="Calibri"/>
              </w:rPr>
            </w:rPrChange>
          </w:rPr>
          <w:t>eight  (</w:t>
        </w:r>
        <w:proofErr w:type="gramEnd"/>
        <w:r w:rsidRPr="008D225D">
          <w:rPr>
            <w:rFonts w:eastAsia="Aptos"/>
            <w:rPrChange w:id="5869" w:author="GELIAS" w:date="2026-04-13T17:07:00Z">
              <w:rPr>
                <w:rFonts w:ascii="Calibri" w:eastAsia="Aptos" w:hAnsi="Calibri" w:cs="Calibri"/>
              </w:rPr>
            </w:rPrChange>
          </w:rPr>
          <w:t xml:space="preserve">28) days after the end of the effects resulting from the event or circumstance, or within such other period as may be proposed by the claiming Party and agreed by the other Party. This final fully detailed Claim shall give the total amount of additional payment claimed </w:t>
        </w:r>
        <w:commentRangeStart w:id="5870"/>
        <w:del w:id="5871" w:author="EVANS" w:date="2026-04-30T17:31:00Z">
          <w:r w:rsidRPr="008D225D" w:rsidDel="00E25802">
            <w:rPr>
              <w:rFonts w:eastAsia="Aptos"/>
              <w:rPrChange w:id="5872" w:author="GELIAS" w:date="2026-04-13T17:07:00Z">
                <w:rPr>
                  <w:rFonts w:ascii="Calibri" w:eastAsia="Aptos" w:hAnsi="Calibri" w:cs="Calibri"/>
                </w:rPr>
              </w:rPrChange>
            </w:rPr>
            <w:delText xml:space="preserve">(or the reduction of the Contract Price, in the case of the </w:delText>
          </w:r>
        </w:del>
      </w:ins>
      <w:ins w:id="5873" w:author="GELIAS" w:date="2026-04-13T17:03:00Z">
        <w:del w:id="5874" w:author="EVANS" w:date="2026-04-30T17:31:00Z">
          <w:r w:rsidR="008D225D" w:rsidRPr="008D225D" w:rsidDel="00E25802">
            <w:rPr>
              <w:rFonts w:eastAsia="Aptos"/>
              <w:rPrChange w:id="5875" w:author="GELIAS" w:date="2026-04-13T17:07:00Z">
                <w:rPr>
                  <w:rFonts w:ascii="Calibri" w:eastAsia="Aptos" w:hAnsi="Calibri" w:cs="Calibri"/>
                </w:rPr>
              </w:rPrChange>
            </w:rPr>
            <w:delText>Owner</w:delText>
          </w:r>
        </w:del>
      </w:ins>
      <w:ins w:id="5876" w:author="GELIAS" w:date="2026-04-13T16:33:00Z">
        <w:del w:id="5877" w:author="EVANS" w:date="2026-04-30T17:31:00Z">
          <w:r w:rsidRPr="008D225D" w:rsidDel="00E25802">
            <w:rPr>
              <w:rFonts w:eastAsia="Aptos"/>
              <w:rPrChange w:id="5878" w:author="GELIAS" w:date="2026-04-13T17:07:00Z">
                <w:rPr>
                  <w:rFonts w:ascii="Calibri" w:eastAsia="Aptos" w:hAnsi="Calibri" w:cs="Calibri"/>
                </w:rPr>
              </w:rPrChange>
            </w:rPr>
            <w:delText xml:space="preserve"> as the claiming Party), </w:delText>
          </w:r>
        </w:del>
      </w:ins>
      <w:commentRangeEnd w:id="5870"/>
      <w:r w:rsidR="00E25802">
        <w:rPr>
          <w:rStyle w:val="CommentReference"/>
        </w:rPr>
        <w:commentReference w:id="5870"/>
      </w:r>
      <w:ins w:id="5879" w:author="GELIAS" w:date="2026-04-13T16:33:00Z">
        <w:r w:rsidRPr="008D225D">
          <w:rPr>
            <w:rFonts w:eastAsia="Aptos"/>
            <w:rPrChange w:id="5880" w:author="GELIAS" w:date="2026-04-13T17:07:00Z">
              <w:rPr>
                <w:rFonts w:ascii="Calibri" w:eastAsia="Aptos" w:hAnsi="Calibri" w:cs="Calibri"/>
              </w:rPr>
            </w:rPrChange>
          </w:rPr>
          <w:t xml:space="preserve">and/or extension of time claimed (in the case of the Contractor as the claiming Party) or extension of the DNP (in the case of the </w:t>
        </w:r>
      </w:ins>
      <w:ins w:id="5881" w:author="GELIAS" w:date="2026-04-13T17:03:00Z">
        <w:r w:rsidR="008D225D" w:rsidRPr="008D225D">
          <w:rPr>
            <w:rFonts w:eastAsia="Aptos"/>
            <w:rPrChange w:id="5882" w:author="GELIAS" w:date="2026-04-13T17:07:00Z">
              <w:rPr>
                <w:rFonts w:ascii="Calibri" w:eastAsia="Aptos" w:hAnsi="Calibri" w:cs="Calibri"/>
              </w:rPr>
            </w:rPrChange>
          </w:rPr>
          <w:t>Owner</w:t>
        </w:r>
      </w:ins>
      <w:ins w:id="5883" w:author="GELIAS" w:date="2026-04-13T16:33:00Z">
        <w:r w:rsidRPr="008D225D">
          <w:rPr>
            <w:rFonts w:eastAsia="Aptos"/>
            <w:rPrChange w:id="5884" w:author="GELIAS" w:date="2026-04-13T17:07:00Z">
              <w:rPr>
                <w:rFonts w:ascii="Calibri" w:eastAsia="Aptos" w:hAnsi="Calibri" w:cs="Calibri"/>
              </w:rPr>
            </w:rPrChange>
          </w:rPr>
          <w:t xml:space="preserve"> as the claiming Party).</w:t>
        </w:r>
      </w:ins>
    </w:p>
    <w:p w14:paraId="6F969893" w14:textId="77777777" w:rsidR="0001179A" w:rsidRDefault="0001179A" w:rsidP="0001179A">
      <w:pPr>
        <w:spacing w:after="160"/>
        <w:ind w:left="2552"/>
        <w:jc w:val="both"/>
        <w:rPr>
          <w:ins w:id="5885" w:author="GELIAS" w:date="2026-04-13T17:18:00Z"/>
          <w:rFonts w:eastAsia="Aptos"/>
        </w:rPr>
      </w:pPr>
    </w:p>
    <w:p w14:paraId="3900F365" w14:textId="77777777" w:rsidR="0001179A" w:rsidRPr="008D225D" w:rsidRDefault="0001179A">
      <w:pPr>
        <w:spacing w:after="160"/>
        <w:ind w:left="2552"/>
        <w:jc w:val="both"/>
        <w:rPr>
          <w:ins w:id="5886" w:author="GELIAS" w:date="2026-04-13T16:33:00Z"/>
          <w:rFonts w:eastAsia="Aptos"/>
          <w:rPrChange w:id="5887" w:author="GELIAS" w:date="2026-04-13T17:07:00Z">
            <w:rPr>
              <w:ins w:id="5888" w:author="GELIAS" w:date="2026-04-13T16:33:00Z"/>
              <w:rFonts w:ascii="Calibri" w:eastAsia="Aptos" w:hAnsi="Calibri" w:cs="Calibri"/>
            </w:rPr>
          </w:rPrChange>
        </w:rPr>
        <w:pPrChange w:id="5889" w:author="GELIAS" w:date="2026-04-13T17:18:00Z">
          <w:pPr>
            <w:numPr>
              <w:ilvl w:val="2"/>
              <w:numId w:val="172"/>
            </w:numPr>
            <w:spacing w:after="160"/>
            <w:ind w:left="1843" w:hanging="283"/>
            <w:jc w:val="both"/>
          </w:pPr>
        </w:pPrChange>
      </w:pPr>
    </w:p>
    <w:p w14:paraId="1218769D" w14:textId="4BA9D9A5" w:rsidR="002F3511" w:rsidRPr="0001179A" w:rsidRDefault="002F3511">
      <w:pPr>
        <w:pStyle w:val="ListParagraph"/>
        <w:numPr>
          <w:ilvl w:val="2"/>
          <w:numId w:val="181"/>
        </w:numPr>
        <w:spacing w:after="160"/>
        <w:jc w:val="both"/>
        <w:rPr>
          <w:ins w:id="5890" w:author="GELIAS" w:date="2026-04-13T16:33:00Z"/>
          <w:rFonts w:eastAsia="Aptos"/>
          <w:i/>
          <w:iCs/>
          <w:u w:val="single"/>
          <w:rPrChange w:id="5891" w:author="GELIAS" w:date="2026-04-13T17:18:00Z">
            <w:rPr>
              <w:ins w:id="5892" w:author="GELIAS" w:date="2026-04-13T16:33:00Z"/>
              <w:rFonts w:ascii="Calibri" w:eastAsia="Aptos" w:hAnsi="Calibri" w:cs="Calibri"/>
              <w:i/>
              <w:iCs/>
              <w:u w:val="single"/>
            </w:rPr>
          </w:rPrChange>
        </w:rPr>
        <w:pPrChange w:id="5893" w:author="GELIAS" w:date="2026-04-13T17:18:00Z">
          <w:pPr>
            <w:numPr>
              <w:ilvl w:val="2"/>
              <w:numId w:val="171"/>
            </w:numPr>
            <w:spacing w:after="160"/>
            <w:ind w:left="1418" w:hanging="709"/>
            <w:jc w:val="both"/>
          </w:pPr>
        </w:pPrChange>
      </w:pPr>
      <w:ins w:id="5894" w:author="GELIAS" w:date="2026-04-13T16:33:00Z">
        <w:r w:rsidRPr="0001179A">
          <w:rPr>
            <w:rFonts w:eastAsia="Aptos"/>
            <w:i/>
            <w:iCs/>
            <w:u w:val="single"/>
            <w:rPrChange w:id="5895" w:author="GELIAS" w:date="2026-04-13T17:18:00Z">
              <w:rPr>
                <w:rFonts w:ascii="Calibri" w:eastAsia="Aptos" w:hAnsi="Calibri" w:cs="Calibri"/>
                <w:i/>
                <w:iCs/>
                <w:u w:val="single"/>
              </w:rPr>
            </w:rPrChange>
          </w:rPr>
          <w:t>General Requirements</w:t>
        </w:r>
      </w:ins>
    </w:p>
    <w:p w14:paraId="54CB2A9D" w14:textId="77777777" w:rsidR="0001179A" w:rsidRDefault="002F3511" w:rsidP="0001179A">
      <w:pPr>
        <w:pStyle w:val="ListParagraph"/>
        <w:numPr>
          <w:ilvl w:val="3"/>
          <w:numId w:val="181"/>
        </w:numPr>
        <w:spacing w:after="160"/>
        <w:ind w:left="2552" w:hanging="1134"/>
        <w:contextualSpacing/>
        <w:jc w:val="both"/>
        <w:rPr>
          <w:ins w:id="5896" w:author="GELIAS" w:date="2026-04-13T17:19:00Z"/>
          <w:rFonts w:eastAsia="Aptos"/>
        </w:rPr>
      </w:pPr>
      <w:ins w:id="5897" w:author="GELIAS" w:date="2026-04-13T16:33:00Z">
        <w:r w:rsidRPr="0001179A">
          <w:rPr>
            <w:rFonts w:eastAsia="Aptos"/>
            <w:rPrChange w:id="5898" w:author="GELIAS" w:date="2026-04-13T17:18:00Z">
              <w:rPr>
                <w:rFonts w:ascii="Calibri" w:eastAsia="Aptos" w:hAnsi="Calibri" w:cs="Calibri"/>
              </w:rPr>
            </w:rPrChange>
          </w:rPr>
          <w:t xml:space="preserve">After receiving the Notice of Claim, and until the Claim is agreed or determined under </w:t>
        </w:r>
      </w:ins>
      <w:ins w:id="5899" w:author="GELIAS" w:date="2026-04-13T17:05:00Z">
        <w:r w:rsidR="008D225D" w:rsidRPr="0001179A">
          <w:rPr>
            <w:rFonts w:eastAsia="Aptos"/>
            <w:rPrChange w:id="5900" w:author="GELIAS" w:date="2026-04-13T17:18:00Z">
              <w:rPr>
                <w:rFonts w:ascii="Calibri" w:eastAsia="Aptos" w:hAnsi="Calibri" w:cs="Calibri"/>
              </w:rPr>
            </w:rPrChange>
          </w:rPr>
          <w:t>Section</w:t>
        </w:r>
      </w:ins>
      <w:ins w:id="5901" w:author="GELIAS" w:date="2026-04-13T16:33:00Z">
        <w:r w:rsidRPr="0001179A">
          <w:rPr>
            <w:rFonts w:eastAsia="Aptos"/>
            <w:rPrChange w:id="5902" w:author="GELIAS" w:date="2026-04-13T17:18:00Z">
              <w:rPr>
                <w:rFonts w:ascii="Calibri" w:eastAsia="Aptos" w:hAnsi="Calibri" w:cs="Calibri"/>
              </w:rPr>
            </w:rPrChange>
          </w:rPr>
          <w:t xml:space="preserve"> 2</w:t>
        </w:r>
      </w:ins>
      <w:ins w:id="5903" w:author="GELIAS" w:date="2026-04-13T16:44:00Z">
        <w:r w:rsidR="006A122B" w:rsidRPr="0001179A">
          <w:rPr>
            <w:rFonts w:eastAsia="Aptos"/>
            <w:rPrChange w:id="5904" w:author="GELIAS" w:date="2026-04-13T17:18:00Z">
              <w:rPr>
                <w:rFonts w:ascii="Calibri" w:eastAsia="Aptos" w:hAnsi="Calibri" w:cs="Calibri"/>
              </w:rPr>
            </w:rPrChange>
          </w:rPr>
          <w:t>1</w:t>
        </w:r>
      </w:ins>
      <w:ins w:id="5905" w:author="GELIAS" w:date="2026-04-13T16:33:00Z">
        <w:r w:rsidRPr="0001179A">
          <w:rPr>
            <w:rFonts w:eastAsia="Aptos"/>
            <w:rPrChange w:id="5906" w:author="GELIAS" w:date="2026-04-13T17:18:00Z">
              <w:rPr>
                <w:rFonts w:ascii="Calibri" w:eastAsia="Aptos" w:hAnsi="Calibri" w:cs="Calibri"/>
              </w:rPr>
            </w:rPrChange>
          </w:rPr>
          <w:t xml:space="preserve">.2.5 (Agreement or Determination of the Claim), in each payment under </w:t>
        </w:r>
      </w:ins>
      <w:ins w:id="5907" w:author="GELIAS" w:date="2026-04-13T17:05:00Z">
        <w:r w:rsidR="008D225D" w:rsidRPr="0001179A">
          <w:rPr>
            <w:rFonts w:eastAsia="Aptos"/>
            <w:rPrChange w:id="5908" w:author="GELIAS" w:date="2026-04-13T17:18:00Z">
              <w:rPr>
                <w:rFonts w:ascii="Calibri" w:eastAsia="Aptos" w:hAnsi="Calibri" w:cs="Calibri"/>
              </w:rPr>
            </w:rPrChange>
          </w:rPr>
          <w:t>Section</w:t>
        </w:r>
      </w:ins>
      <w:ins w:id="5909" w:author="GELIAS" w:date="2026-04-13T16:33:00Z">
        <w:r w:rsidRPr="0001179A">
          <w:rPr>
            <w:rFonts w:eastAsia="Aptos"/>
            <w:rPrChange w:id="5910" w:author="GELIAS" w:date="2026-04-13T17:18:00Z">
              <w:rPr>
                <w:rFonts w:ascii="Calibri" w:eastAsia="Aptos" w:hAnsi="Calibri" w:cs="Calibri"/>
              </w:rPr>
            </w:rPrChange>
          </w:rPr>
          <w:t xml:space="preserve"> 7</w:t>
        </w:r>
      </w:ins>
      <w:ins w:id="5911" w:author="GELIAS" w:date="2026-04-13T16:49:00Z">
        <w:r w:rsidR="00C665E8" w:rsidRPr="0001179A">
          <w:rPr>
            <w:rFonts w:eastAsia="Aptos"/>
            <w:rPrChange w:id="5912" w:author="GELIAS" w:date="2026-04-13T17:18:00Z">
              <w:rPr>
                <w:rFonts w:ascii="Calibri" w:eastAsia="Aptos" w:hAnsi="Calibri" w:cs="Calibri"/>
              </w:rPr>
            </w:rPrChange>
          </w:rPr>
          <w:t>.2</w:t>
        </w:r>
      </w:ins>
      <w:ins w:id="5913" w:author="GELIAS" w:date="2026-04-13T16:33:00Z">
        <w:r w:rsidRPr="0001179A">
          <w:rPr>
            <w:rFonts w:eastAsia="Aptos"/>
            <w:rPrChange w:id="5914" w:author="GELIAS" w:date="2026-04-13T17:18:00Z">
              <w:rPr>
                <w:rFonts w:ascii="Calibri" w:eastAsia="Aptos" w:hAnsi="Calibri" w:cs="Calibri"/>
              </w:rPr>
            </w:rPrChange>
          </w:rPr>
          <w:t xml:space="preserve"> the </w:t>
        </w:r>
      </w:ins>
      <w:ins w:id="5915" w:author="GELIAS" w:date="2026-04-13T17:03:00Z">
        <w:r w:rsidR="008D225D" w:rsidRPr="0001179A">
          <w:rPr>
            <w:rFonts w:eastAsia="Aptos"/>
            <w:rPrChange w:id="5916" w:author="GELIAS" w:date="2026-04-13T17:18:00Z">
              <w:rPr>
                <w:rFonts w:ascii="Calibri" w:eastAsia="Aptos" w:hAnsi="Calibri" w:cs="Calibri"/>
              </w:rPr>
            </w:rPrChange>
          </w:rPr>
          <w:t>Owner</w:t>
        </w:r>
      </w:ins>
      <w:ins w:id="5917" w:author="GELIAS" w:date="2026-04-13T16:33:00Z">
        <w:r w:rsidRPr="0001179A">
          <w:rPr>
            <w:rFonts w:eastAsia="Aptos"/>
            <w:rPrChange w:id="5918" w:author="GELIAS" w:date="2026-04-13T17:18:00Z">
              <w:rPr>
                <w:rFonts w:ascii="Calibri" w:eastAsia="Aptos" w:hAnsi="Calibri" w:cs="Calibri"/>
              </w:rPr>
            </w:rPrChange>
          </w:rPr>
          <w:t xml:space="preserve"> shall include such amounts for any Claim as have been reasonably substantiated as due to the claiming Party under the relevant provision of the Contract.</w:t>
        </w:r>
      </w:ins>
    </w:p>
    <w:p w14:paraId="311E3DE4" w14:textId="77777777" w:rsidR="0001179A" w:rsidRDefault="0001179A">
      <w:pPr>
        <w:pStyle w:val="ListParagraph"/>
        <w:spacing w:after="160"/>
        <w:ind w:left="2552"/>
        <w:contextualSpacing/>
        <w:jc w:val="both"/>
        <w:rPr>
          <w:ins w:id="5919" w:author="GELIAS" w:date="2026-04-13T17:19:00Z"/>
          <w:rFonts w:eastAsia="Aptos"/>
        </w:rPr>
        <w:pPrChange w:id="5920" w:author="GELIAS" w:date="2026-04-13T17:19:00Z">
          <w:pPr>
            <w:pStyle w:val="ListParagraph"/>
            <w:numPr>
              <w:ilvl w:val="3"/>
              <w:numId w:val="181"/>
            </w:numPr>
            <w:spacing w:after="160"/>
            <w:ind w:left="2552" w:hanging="1134"/>
            <w:contextualSpacing/>
            <w:jc w:val="both"/>
          </w:pPr>
        </w:pPrChange>
      </w:pPr>
    </w:p>
    <w:p w14:paraId="54AB7569" w14:textId="77777777" w:rsidR="0001179A" w:rsidRDefault="002F3511" w:rsidP="0001179A">
      <w:pPr>
        <w:pStyle w:val="ListParagraph"/>
        <w:numPr>
          <w:ilvl w:val="3"/>
          <w:numId w:val="181"/>
        </w:numPr>
        <w:spacing w:after="160"/>
        <w:ind w:left="2552" w:hanging="1134"/>
        <w:contextualSpacing/>
        <w:jc w:val="both"/>
        <w:rPr>
          <w:ins w:id="5921" w:author="GELIAS" w:date="2026-04-13T17:19:00Z"/>
          <w:rFonts w:eastAsia="Aptos"/>
        </w:rPr>
      </w:pPr>
      <w:ins w:id="5922" w:author="GELIAS" w:date="2026-04-13T16:33:00Z">
        <w:r w:rsidRPr="0001179A">
          <w:rPr>
            <w:rFonts w:eastAsia="Aptos"/>
            <w:rPrChange w:id="5923" w:author="GELIAS" w:date="2026-04-13T17:19:00Z">
              <w:rPr>
                <w:rFonts w:ascii="Calibri" w:eastAsia="Aptos" w:hAnsi="Calibri" w:cs="Calibri"/>
              </w:rPr>
            </w:rPrChange>
          </w:rPr>
          <w:t xml:space="preserve">The </w:t>
        </w:r>
      </w:ins>
      <w:ins w:id="5924" w:author="GELIAS" w:date="2026-04-13T17:03:00Z">
        <w:r w:rsidR="008D225D" w:rsidRPr="0001179A">
          <w:rPr>
            <w:rFonts w:eastAsia="Aptos"/>
            <w:rPrChange w:id="5925" w:author="GELIAS" w:date="2026-04-13T17:19:00Z">
              <w:rPr>
                <w:rFonts w:ascii="Calibri" w:eastAsia="Aptos" w:hAnsi="Calibri" w:cs="Calibri"/>
              </w:rPr>
            </w:rPrChange>
          </w:rPr>
          <w:t>Owner</w:t>
        </w:r>
      </w:ins>
      <w:ins w:id="5926" w:author="GELIAS" w:date="2026-04-13T16:33:00Z">
        <w:r w:rsidRPr="0001179A">
          <w:rPr>
            <w:rFonts w:eastAsia="Aptos"/>
            <w:rPrChange w:id="5927" w:author="GELIAS" w:date="2026-04-13T17:19:00Z">
              <w:rPr>
                <w:rFonts w:ascii="Calibri" w:eastAsia="Aptos" w:hAnsi="Calibri" w:cs="Calibri"/>
              </w:rPr>
            </w:rPrChange>
          </w:rPr>
          <w:t xml:space="preserve"> shall only be entitled to claim any payment from the Contractor and/or to extend the DNP or set off against or make any deduction from any amount due to the Contractor, by complying with this </w:t>
        </w:r>
      </w:ins>
      <w:ins w:id="5928" w:author="GELIAS" w:date="2026-04-13T17:05:00Z">
        <w:r w:rsidR="008D225D" w:rsidRPr="0001179A">
          <w:rPr>
            <w:rFonts w:eastAsia="Aptos"/>
            <w:rPrChange w:id="5929" w:author="GELIAS" w:date="2026-04-13T17:19:00Z">
              <w:rPr>
                <w:rFonts w:ascii="Calibri" w:eastAsia="Aptos" w:hAnsi="Calibri" w:cs="Calibri"/>
              </w:rPr>
            </w:rPrChange>
          </w:rPr>
          <w:t>Section</w:t>
        </w:r>
      </w:ins>
      <w:ins w:id="5930" w:author="GELIAS" w:date="2026-04-13T16:33:00Z">
        <w:r w:rsidRPr="0001179A">
          <w:rPr>
            <w:rFonts w:eastAsia="Aptos"/>
            <w:rPrChange w:id="5931" w:author="GELIAS" w:date="2026-04-13T17:19:00Z">
              <w:rPr>
                <w:rFonts w:ascii="Calibri" w:eastAsia="Aptos" w:hAnsi="Calibri" w:cs="Calibri"/>
              </w:rPr>
            </w:rPrChange>
          </w:rPr>
          <w:t xml:space="preserve"> 2</w:t>
        </w:r>
      </w:ins>
      <w:ins w:id="5932" w:author="GELIAS" w:date="2026-04-13T16:44:00Z">
        <w:r w:rsidR="006A122B" w:rsidRPr="0001179A">
          <w:rPr>
            <w:rFonts w:eastAsia="Aptos"/>
            <w:rPrChange w:id="5933" w:author="GELIAS" w:date="2026-04-13T17:19:00Z">
              <w:rPr>
                <w:rFonts w:ascii="Calibri" w:eastAsia="Aptos" w:hAnsi="Calibri" w:cs="Calibri"/>
              </w:rPr>
            </w:rPrChange>
          </w:rPr>
          <w:t>1</w:t>
        </w:r>
      </w:ins>
      <w:ins w:id="5934" w:author="GELIAS" w:date="2026-04-13T16:33:00Z">
        <w:r w:rsidRPr="0001179A">
          <w:rPr>
            <w:rFonts w:eastAsia="Aptos"/>
            <w:rPrChange w:id="5935" w:author="GELIAS" w:date="2026-04-13T17:19:00Z">
              <w:rPr>
                <w:rFonts w:ascii="Calibri" w:eastAsia="Aptos" w:hAnsi="Calibri" w:cs="Calibri"/>
              </w:rPr>
            </w:rPrChange>
          </w:rPr>
          <w:t>.2.</w:t>
        </w:r>
      </w:ins>
    </w:p>
    <w:p w14:paraId="50C4290A" w14:textId="77777777" w:rsidR="0001179A" w:rsidRPr="0001179A" w:rsidRDefault="0001179A">
      <w:pPr>
        <w:pStyle w:val="ListParagraph"/>
        <w:rPr>
          <w:ins w:id="5936" w:author="GELIAS" w:date="2026-04-13T17:19:00Z"/>
          <w:rFonts w:eastAsia="Aptos"/>
          <w:rPrChange w:id="5937" w:author="GELIAS" w:date="2026-04-13T17:19:00Z">
            <w:rPr>
              <w:ins w:id="5938" w:author="GELIAS" w:date="2026-04-13T17:19:00Z"/>
            </w:rPr>
          </w:rPrChange>
        </w:rPr>
        <w:pPrChange w:id="5939" w:author="GELIAS" w:date="2026-04-13T17:19:00Z">
          <w:pPr>
            <w:pStyle w:val="ListParagraph"/>
            <w:numPr>
              <w:ilvl w:val="3"/>
              <w:numId w:val="181"/>
            </w:numPr>
            <w:spacing w:after="160"/>
            <w:ind w:left="2552" w:hanging="1134"/>
            <w:contextualSpacing/>
            <w:jc w:val="both"/>
          </w:pPr>
        </w:pPrChange>
      </w:pPr>
    </w:p>
    <w:p w14:paraId="111FE6BD" w14:textId="35C15375" w:rsidR="002F3511" w:rsidRPr="0001179A" w:rsidRDefault="002F3511">
      <w:pPr>
        <w:pStyle w:val="ListParagraph"/>
        <w:numPr>
          <w:ilvl w:val="3"/>
          <w:numId w:val="181"/>
        </w:numPr>
        <w:spacing w:after="160"/>
        <w:ind w:left="2552" w:hanging="1134"/>
        <w:contextualSpacing/>
        <w:jc w:val="both"/>
        <w:rPr>
          <w:ins w:id="5940" w:author="GELIAS" w:date="2026-04-13T16:33:00Z"/>
          <w:rFonts w:eastAsia="Aptos"/>
          <w:rPrChange w:id="5941" w:author="GELIAS" w:date="2026-04-13T17:19:00Z">
            <w:rPr>
              <w:ins w:id="5942" w:author="GELIAS" w:date="2026-04-13T16:33:00Z"/>
              <w:rFonts w:ascii="Calibri" w:hAnsi="Calibri" w:cs="Calibri"/>
            </w:rPr>
          </w:rPrChange>
        </w:rPr>
        <w:pPrChange w:id="5943" w:author="GELIAS" w:date="2026-04-13T17:19:00Z">
          <w:pPr>
            <w:pStyle w:val="ListParagraph"/>
            <w:numPr>
              <w:ilvl w:val="3"/>
              <w:numId w:val="179"/>
            </w:numPr>
            <w:spacing w:after="160"/>
            <w:ind w:left="2127" w:hanging="840"/>
            <w:contextualSpacing/>
            <w:jc w:val="both"/>
          </w:pPr>
        </w:pPrChange>
      </w:pPr>
      <w:ins w:id="5944" w:author="GELIAS" w:date="2026-04-13T16:33:00Z">
        <w:r w:rsidRPr="0001179A">
          <w:rPr>
            <w:rFonts w:eastAsia="Aptos"/>
            <w:rPrChange w:id="5945" w:author="GELIAS" w:date="2026-04-13T17:19:00Z">
              <w:rPr>
                <w:rFonts w:ascii="Calibri" w:eastAsia="Aptos" w:hAnsi="Calibri" w:cs="Calibri"/>
              </w:rPr>
            </w:rPrChange>
          </w:rPr>
          <w:t xml:space="preserve">The requirements of this </w:t>
        </w:r>
      </w:ins>
      <w:ins w:id="5946" w:author="GELIAS" w:date="2026-04-13T17:05:00Z">
        <w:r w:rsidR="008D225D" w:rsidRPr="0001179A">
          <w:rPr>
            <w:rFonts w:eastAsia="Aptos"/>
            <w:rPrChange w:id="5947" w:author="GELIAS" w:date="2026-04-13T17:19:00Z">
              <w:rPr>
                <w:rFonts w:ascii="Calibri" w:eastAsia="Aptos" w:hAnsi="Calibri" w:cs="Calibri"/>
              </w:rPr>
            </w:rPrChange>
          </w:rPr>
          <w:t>Section</w:t>
        </w:r>
      </w:ins>
      <w:ins w:id="5948" w:author="GELIAS" w:date="2026-04-13T16:33:00Z">
        <w:r w:rsidRPr="0001179A">
          <w:rPr>
            <w:rFonts w:eastAsia="Aptos"/>
            <w:rPrChange w:id="5949" w:author="GELIAS" w:date="2026-04-13T17:19:00Z">
              <w:rPr>
                <w:rFonts w:ascii="Calibri" w:eastAsia="Aptos" w:hAnsi="Calibri" w:cs="Calibri"/>
              </w:rPr>
            </w:rPrChange>
          </w:rPr>
          <w:t xml:space="preserve"> 2</w:t>
        </w:r>
      </w:ins>
      <w:ins w:id="5950" w:author="GELIAS" w:date="2026-04-13T16:44:00Z">
        <w:r w:rsidR="006A122B" w:rsidRPr="0001179A">
          <w:rPr>
            <w:rFonts w:eastAsia="Aptos"/>
            <w:rPrChange w:id="5951" w:author="GELIAS" w:date="2026-04-13T17:19:00Z">
              <w:rPr>
                <w:rFonts w:ascii="Calibri" w:eastAsia="Aptos" w:hAnsi="Calibri" w:cs="Calibri"/>
              </w:rPr>
            </w:rPrChange>
          </w:rPr>
          <w:t>1</w:t>
        </w:r>
      </w:ins>
      <w:ins w:id="5952" w:author="GELIAS" w:date="2026-04-13T16:33:00Z">
        <w:r w:rsidRPr="0001179A">
          <w:rPr>
            <w:rFonts w:eastAsia="Aptos"/>
            <w:rPrChange w:id="5953" w:author="GELIAS" w:date="2026-04-13T17:19:00Z">
              <w:rPr>
                <w:rFonts w:ascii="Calibri" w:eastAsia="Aptos" w:hAnsi="Calibri" w:cs="Calibri"/>
              </w:rPr>
            </w:rPrChange>
          </w:rPr>
          <w:t xml:space="preserve">.2 are in addition to those of any other </w:t>
        </w:r>
      </w:ins>
      <w:ins w:id="5954" w:author="GELIAS" w:date="2026-04-13T17:05:00Z">
        <w:r w:rsidR="008D225D" w:rsidRPr="0001179A">
          <w:rPr>
            <w:rFonts w:eastAsia="Aptos"/>
            <w:rPrChange w:id="5955" w:author="GELIAS" w:date="2026-04-13T17:19:00Z">
              <w:rPr>
                <w:rFonts w:ascii="Calibri" w:eastAsia="Aptos" w:hAnsi="Calibri" w:cs="Calibri"/>
              </w:rPr>
            </w:rPrChange>
          </w:rPr>
          <w:t>Section</w:t>
        </w:r>
      </w:ins>
      <w:ins w:id="5956" w:author="GELIAS" w:date="2026-04-13T16:33:00Z">
        <w:r w:rsidRPr="0001179A">
          <w:rPr>
            <w:rFonts w:eastAsia="Aptos"/>
            <w:rPrChange w:id="5957" w:author="GELIAS" w:date="2026-04-13T17:19:00Z">
              <w:rPr>
                <w:rFonts w:ascii="Calibri" w:eastAsia="Aptos" w:hAnsi="Calibri" w:cs="Calibri"/>
              </w:rPr>
            </w:rPrChange>
          </w:rPr>
          <w:t xml:space="preserve"> which may apply to the Claim. If the claiming Party fails to comply with this or any other </w:t>
        </w:r>
      </w:ins>
      <w:ins w:id="5958" w:author="GELIAS" w:date="2026-04-13T17:05:00Z">
        <w:r w:rsidR="008D225D" w:rsidRPr="0001179A">
          <w:rPr>
            <w:rFonts w:eastAsia="Aptos"/>
            <w:rPrChange w:id="5959" w:author="GELIAS" w:date="2026-04-13T17:19:00Z">
              <w:rPr>
                <w:rFonts w:ascii="Calibri" w:eastAsia="Aptos" w:hAnsi="Calibri" w:cs="Calibri"/>
              </w:rPr>
            </w:rPrChange>
          </w:rPr>
          <w:t>Section</w:t>
        </w:r>
      </w:ins>
      <w:ins w:id="5960" w:author="GELIAS" w:date="2026-04-13T16:33:00Z">
        <w:r w:rsidRPr="0001179A">
          <w:rPr>
            <w:rFonts w:eastAsia="Aptos"/>
            <w:rPrChange w:id="5961" w:author="GELIAS" w:date="2026-04-13T17:19:00Z">
              <w:rPr>
                <w:rFonts w:ascii="Calibri" w:eastAsia="Aptos" w:hAnsi="Calibri" w:cs="Calibri"/>
              </w:rPr>
            </w:rPrChange>
          </w:rPr>
          <w:t xml:space="preserve"> in relation to the Claim, any additional payment and/or any EOT: (in the case of the Contractor as the claiming Party) or extension of the NP in the case, of the </w:t>
        </w:r>
      </w:ins>
      <w:ins w:id="5962" w:author="GELIAS" w:date="2026-04-13T17:03:00Z">
        <w:r w:rsidR="008D225D" w:rsidRPr="0001179A">
          <w:rPr>
            <w:rFonts w:eastAsia="Aptos"/>
            <w:rPrChange w:id="5963" w:author="GELIAS" w:date="2026-04-13T17:19:00Z">
              <w:rPr>
                <w:rFonts w:ascii="Calibri" w:eastAsia="Aptos" w:hAnsi="Calibri" w:cs="Calibri"/>
              </w:rPr>
            </w:rPrChange>
          </w:rPr>
          <w:t>Owner</w:t>
        </w:r>
      </w:ins>
      <w:ins w:id="5964" w:author="GELIAS" w:date="2026-04-13T16:33:00Z">
        <w:r w:rsidRPr="0001179A">
          <w:rPr>
            <w:rFonts w:eastAsia="Aptos"/>
            <w:rPrChange w:id="5965" w:author="GELIAS" w:date="2026-04-13T17:19:00Z">
              <w:rPr>
                <w:rFonts w:ascii="Calibri" w:eastAsia="Aptos" w:hAnsi="Calibri" w:cs="Calibri"/>
              </w:rPr>
            </w:rPrChange>
          </w:rPr>
          <w:t xml:space="preserve"> as the claiming Party), shall take account of the extent (if any) to which the failure has prevented or prejudiced proper investigation of the Claim by the </w:t>
        </w:r>
      </w:ins>
      <w:ins w:id="5966" w:author="GELIAS" w:date="2026-04-13T17:03:00Z">
        <w:r w:rsidR="008D225D" w:rsidRPr="0001179A">
          <w:rPr>
            <w:rFonts w:eastAsia="Aptos"/>
            <w:rPrChange w:id="5967" w:author="GELIAS" w:date="2026-04-13T17:19:00Z">
              <w:rPr>
                <w:rFonts w:ascii="Calibri" w:eastAsia="Aptos" w:hAnsi="Calibri" w:cs="Calibri"/>
              </w:rPr>
            </w:rPrChange>
          </w:rPr>
          <w:t>Owner</w:t>
        </w:r>
      </w:ins>
      <w:ins w:id="5968" w:author="GELIAS" w:date="2026-04-13T16:33:00Z">
        <w:r w:rsidRPr="0001179A">
          <w:rPr>
            <w:rFonts w:eastAsia="Aptos"/>
            <w:rPrChange w:id="5969" w:author="GELIAS" w:date="2026-04-13T17:19:00Z">
              <w:rPr>
                <w:rFonts w:ascii="Calibri" w:eastAsia="Aptos" w:hAnsi="Calibri" w:cs="Calibri"/>
              </w:rPr>
            </w:rPrChange>
          </w:rPr>
          <w:t>'s Representative</w:t>
        </w:r>
        <w:r w:rsidRPr="0001179A">
          <w:rPr>
            <w:rFonts w:ascii="Calibri" w:eastAsia="Aptos" w:hAnsi="Calibri" w:cs="Calibri"/>
            <w:rPrChange w:id="5970" w:author="GELIAS" w:date="2026-04-13T17:19:00Z">
              <w:rPr>
                <w:rFonts w:ascii="Calibri" w:hAnsi="Calibri" w:cs="Calibri"/>
              </w:rPr>
            </w:rPrChange>
          </w:rPr>
          <w:t>.</w:t>
        </w:r>
      </w:ins>
    </w:p>
    <w:p w14:paraId="3101E165" w14:textId="6FCD968C" w:rsidR="00F415C7" w:rsidRDefault="00F415C7">
      <w:pPr>
        <w:rPr>
          <w:ins w:id="5971" w:author="GELIAS" w:date="2026-04-13T16:44:00Z"/>
        </w:rPr>
      </w:pPr>
    </w:p>
    <w:p w14:paraId="6E397D01" w14:textId="77777777" w:rsidR="006A122B" w:rsidRDefault="006A122B">
      <w:pPr>
        <w:rPr>
          <w:ins w:id="5972" w:author="GELIAS" w:date="2026-04-13T16:44:00Z"/>
        </w:rPr>
      </w:pPr>
    </w:p>
    <w:p w14:paraId="2897CD8A" w14:textId="77777777" w:rsidR="006A122B" w:rsidRDefault="006A122B">
      <w:pPr>
        <w:rPr>
          <w:ins w:id="5973" w:author="GELIAS" w:date="2026-04-13T16:44:00Z"/>
        </w:rPr>
      </w:pPr>
    </w:p>
    <w:p w14:paraId="0FC19D37" w14:textId="77777777" w:rsidR="006A122B" w:rsidRDefault="006A122B">
      <w:pPr>
        <w:rPr>
          <w:ins w:id="5974" w:author="GELIAS" w:date="2026-04-13T16:44:00Z"/>
        </w:rPr>
      </w:pPr>
    </w:p>
    <w:p w14:paraId="17DCDB66" w14:textId="77777777" w:rsidR="006A122B" w:rsidRDefault="006A122B">
      <w:pPr>
        <w:rPr>
          <w:ins w:id="5975" w:author="GELIAS" w:date="2026-04-13T16:44:00Z"/>
        </w:rPr>
      </w:pPr>
    </w:p>
    <w:p w14:paraId="4F487E59" w14:textId="77777777" w:rsidR="006A122B" w:rsidRDefault="006A122B">
      <w:pPr>
        <w:rPr>
          <w:ins w:id="5976" w:author="GELIAS" w:date="2026-04-13T16:44:00Z"/>
        </w:rPr>
      </w:pPr>
    </w:p>
    <w:p w14:paraId="3E741751" w14:textId="77777777" w:rsidR="006A122B" w:rsidRDefault="006A122B">
      <w:pPr>
        <w:rPr>
          <w:ins w:id="5977" w:author="GELIAS" w:date="2026-04-13T16:44:00Z"/>
        </w:rPr>
      </w:pPr>
    </w:p>
    <w:p w14:paraId="6FD8BBBE" w14:textId="77777777" w:rsidR="006A122B" w:rsidRDefault="006A122B">
      <w:pPr>
        <w:rPr>
          <w:ins w:id="5978" w:author="GELIAS" w:date="2026-04-13T16:44:00Z"/>
        </w:rPr>
      </w:pPr>
    </w:p>
    <w:p w14:paraId="07C42D2A" w14:textId="77777777" w:rsidR="006A122B" w:rsidRDefault="006A122B">
      <w:pPr>
        <w:rPr>
          <w:ins w:id="5979" w:author="GELIAS" w:date="2026-04-13T16:44:00Z"/>
        </w:rPr>
      </w:pPr>
    </w:p>
    <w:p w14:paraId="7FB5FB75" w14:textId="77777777" w:rsidR="006A122B" w:rsidRDefault="006A122B">
      <w:pPr>
        <w:rPr>
          <w:ins w:id="5980" w:author="GELIAS" w:date="2026-04-13T16:44:00Z"/>
        </w:rPr>
      </w:pPr>
    </w:p>
    <w:p w14:paraId="61501BB4" w14:textId="77777777" w:rsidR="006A122B" w:rsidRDefault="006A122B">
      <w:pPr>
        <w:rPr>
          <w:ins w:id="5981" w:author="GELIAS" w:date="2026-04-13T16:44:00Z"/>
        </w:rPr>
      </w:pPr>
    </w:p>
    <w:p w14:paraId="17FD6632" w14:textId="77777777" w:rsidR="006A122B" w:rsidRDefault="006A122B">
      <w:pPr>
        <w:rPr>
          <w:ins w:id="5982" w:author="GELIAS" w:date="2026-04-13T16:44:00Z"/>
        </w:rPr>
      </w:pPr>
    </w:p>
    <w:p w14:paraId="54EEA7D3" w14:textId="77777777" w:rsidR="006A122B" w:rsidRDefault="006A122B">
      <w:pPr>
        <w:rPr>
          <w:ins w:id="5983" w:author="GELIAS" w:date="2026-04-13T16:44:00Z"/>
        </w:rPr>
      </w:pPr>
    </w:p>
    <w:p w14:paraId="3B2AE417" w14:textId="77777777" w:rsidR="006A122B" w:rsidRDefault="006A122B">
      <w:pPr>
        <w:rPr>
          <w:ins w:id="5984" w:author="GELIAS" w:date="2026-04-13T16:44:00Z"/>
        </w:rPr>
      </w:pPr>
    </w:p>
    <w:p w14:paraId="1B4DB8BF" w14:textId="77777777" w:rsidR="006A122B" w:rsidRDefault="006A122B">
      <w:pPr>
        <w:rPr>
          <w:ins w:id="5985" w:author="GELIAS" w:date="2026-04-11T13:42:00Z"/>
        </w:rPr>
      </w:pPr>
    </w:p>
    <w:p w14:paraId="6F61C260" w14:textId="77777777" w:rsidR="00F415C7" w:rsidRDefault="00F415C7"/>
    <w:p w14:paraId="326DABA5" w14:textId="77777777" w:rsidR="008B3961" w:rsidRDefault="00D74028">
      <w:pPr>
        <w:spacing w:before="480" w:after="240"/>
        <w:jc w:val="center"/>
      </w:pPr>
      <w:r>
        <w:rPr>
          <w:b/>
          <w:bCs/>
          <w:sz w:val="32"/>
          <w:szCs w:val="32"/>
          <w:u w:val="single"/>
        </w:rPr>
        <w:t>SCHEDULES</w:t>
      </w:r>
    </w:p>
    <w:p w14:paraId="345EB674" w14:textId="77777777" w:rsidR="008B3961" w:rsidRDefault="008B3961"/>
    <w:p w14:paraId="308A4DFE" w14:textId="77777777" w:rsidR="008B3961" w:rsidRDefault="00D74028">
      <w:pPr>
        <w:spacing w:after="400" w:line="276" w:lineRule="auto"/>
        <w:jc w:val="both"/>
      </w:pPr>
      <w:r>
        <w:lastRenderedPageBreak/>
        <w:t>The following Schedules are attached to and form an integral part of this Agreement. Unless otherwise indicated, each Schedule shall be prepared by the Contractor and submitted to the Owner for review and approval prior to or concurrent with execution of this Agreement.</w:t>
      </w:r>
    </w:p>
    <w:p w14:paraId="124B742F" w14:textId="77777777" w:rsidR="0020729B" w:rsidRDefault="0020729B">
      <w:pPr>
        <w:rPr>
          <w:ins w:id="5986" w:author="PCC" w:date="2026-03-29T21:05:00Z"/>
        </w:rPr>
        <w:sectPr w:rsidR="0020729B">
          <w:headerReference w:type="default" r:id="rId10"/>
          <w:footerReference w:type="default" r:id="rId11"/>
          <w:pgSz w:w="12240" w:h="15840"/>
          <w:pgMar w:top="1440" w:right="1440" w:bottom="1440" w:left="1440" w:header="708" w:footer="708" w:gutter="0"/>
          <w:cols w:space="720"/>
          <w:docGrid w:linePitch="360"/>
        </w:sectPr>
      </w:pPr>
    </w:p>
    <w:p w14:paraId="44DED88C" w14:textId="78C7566C" w:rsidR="008B3961" w:rsidRDefault="00D74028">
      <w:r>
        <w:lastRenderedPageBreak/>
        <w:br w:type="page"/>
      </w:r>
    </w:p>
    <w:p w14:paraId="34265371" w14:textId="2FAF9979" w:rsidR="008B3961" w:rsidRDefault="00D74028">
      <w:pPr>
        <w:pStyle w:val="Heading2"/>
        <w:spacing w:before="360" w:after="240"/>
      </w:pPr>
      <w:bookmarkStart w:id="5987" w:name="_Toc224520905"/>
      <w:r>
        <w:rPr>
          <w:sz w:val="28"/>
          <w:szCs w:val="28"/>
        </w:rPr>
        <w:lastRenderedPageBreak/>
        <w:t>Schedule A-1: Scope of Work</w:t>
      </w:r>
      <w:bookmarkEnd w:id="5987"/>
      <w:ins w:id="5988" w:author="PCC" w:date="2026-03-29T21:31:00Z">
        <w:r w:rsidR="00605895">
          <w:rPr>
            <w:sz w:val="28"/>
            <w:szCs w:val="28"/>
          </w:rPr>
          <w:t xml:space="preserve"> and Contract Price</w:t>
        </w:r>
      </w:ins>
    </w:p>
    <w:p w14:paraId="3D5BF50F" w14:textId="20C43E15" w:rsidR="008B3961" w:rsidDel="00B946CD" w:rsidRDefault="00D74028">
      <w:pPr>
        <w:spacing w:after="200" w:line="276" w:lineRule="auto"/>
        <w:jc w:val="both"/>
        <w:rPr>
          <w:del w:id="5989" w:author="PCC" w:date="2026-03-29T21:03:00Z"/>
        </w:rPr>
      </w:pPr>
      <w:del w:id="5990" w:author="PCC" w:date="2026-03-29T21:03:00Z">
        <w:r w:rsidDel="00B946CD">
          <w:delText>To be prepared by the Contractor. This Schedule shall set forth the detailed Contractor’s scope of work and Owner’s scope of work, including:</w:delText>
        </w:r>
      </w:del>
    </w:p>
    <w:p w14:paraId="0BD52694" w14:textId="282E1D1F" w:rsidR="008B3961" w:rsidDel="00B946CD" w:rsidRDefault="00D74028">
      <w:pPr>
        <w:spacing w:after="200" w:line="276" w:lineRule="auto"/>
        <w:ind w:left="720"/>
        <w:jc w:val="both"/>
        <w:rPr>
          <w:del w:id="5991" w:author="PCC" w:date="2026-03-29T21:03:00Z"/>
        </w:rPr>
      </w:pPr>
      <w:del w:id="5992" w:author="PCC" w:date="2026-03-29T21:03:00Z">
        <w:r w:rsidDel="00B946CD">
          <w:delText>(a) Engineering and design deliverables</w:delText>
        </w:r>
      </w:del>
    </w:p>
    <w:p w14:paraId="0B35C559" w14:textId="3F435466" w:rsidR="008B3961" w:rsidDel="00B946CD" w:rsidRDefault="00D74028">
      <w:pPr>
        <w:spacing w:after="200" w:line="276" w:lineRule="auto"/>
        <w:ind w:left="720"/>
        <w:jc w:val="both"/>
        <w:rPr>
          <w:del w:id="5993" w:author="PCC" w:date="2026-03-29T21:03:00Z"/>
        </w:rPr>
      </w:pPr>
      <w:del w:id="5994" w:author="PCC" w:date="2026-03-29T21:03:00Z">
        <w:r w:rsidDel="00B946CD">
          <w:delText>(b) Equipment list and procurement responsibilities</w:delText>
        </w:r>
      </w:del>
    </w:p>
    <w:p w14:paraId="28E0A90C" w14:textId="3F22C5E6" w:rsidR="008B3961" w:rsidDel="00B946CD" w:rsidRDefault="00D74028">
      <w:pPr>
        <w:spacing w:after="200" w:line="276" w:lineRule="auto"/>
        <w:ind w:left="720"/>
        <w:jc w:val="both"/>
        <w:rPr>
          <w:del w:id="5995" w:author="PCC" w:date="2026-03-29T21:03:00Z"/>
        </w:rPr>
      </w:pPr>
      <w:del w:id="5996" w:author="PCC" w:date="2026-03-29T21:03:00Z">
        <w:r w:rsidDel="00B946CD">
          <w:delText>(c) Logistics and transportation allocation (international shipping, port handling, customs, inland transport)</w:delText>
        </w:r>
      </w:del>
    </w:p>
    <w:p w14:paraId="4DC1F04C" w14:textId="39A5B326" w:rsidR="008B3961" w:rsidDel="00B946CD" w:rsidRDefault="00D74028">
      <w:pPr>
        <w:spacing w:after="200" w:line="276" w:lineRule="auto"/>
        <w:ind w:left="720"/>
        <w:jc w:val="both"/>
        <w:rPr>
          <w:del w:id="5997" w:author="PCC" w:date="2026-03-29T21:03:00Z"/>
        </w:rPr>
      </w:pPr>
      <w:del w:id="5998" w:author="PCC" w:date="2026-03-29T21:03:00Z">
        <w:r w:rsidDel="00B946CD">
          <w:delText>(d) Construction and installation scope</w:delText>
        </w:r>
      </w:del>
    </w:p>
    <w:p w14:paraId="242C83A1" w14:textId="568DF812" w:rsidR="008B3961" w:rsidDel="00B946CD" w:rsidRDefault="00D74028">
      <w:pPr>
        <w:spacing w:after="200" w:line="276" w:lineRule="auto"/>
        <w:ind w:left="720"/>
        <w:jc w:val="both"/>
        <w:rPr>
          <w:del w:id="5999" w:author="PCC" w:date="2026-03-29T21:03:00Z"/>
        </w:rPr>
      </w:pPr>
      <w:del w:id="6000" w:author="PCC" w:date="2026-03-29T21:03:00Z">
        <w:r w:rsidDel="00B946CD">
          <w:delText>(e) Pre-commissioning, commissioning and start-up activities</w:delText>
        </w:r>
      </w:del>
    </w:p>
    <w:p w14:paraId="5AC2802B" w14:textId="0C440CF9" w:rsidR="008B3961" w:rsidDel="00B946CD" w:rsidRDefault="00D74028">
      <w:pPr>
        <w:spacing w:after="200" w:line="276" w:lineRule="auto"/>
        <w:ind w:left="720"/>
        <w:jc w:val="both"/>
        <w:rPr>
          <w:del w:id="6001" w:author="PCC" w:date="2026-03-29T21:03:00Z"/>
        </w:rPr>
      </w:pPr>
      <w:del w:id="6002" w:author="PCC" w:date="2026-03-29T21:03:00Z">
        <w:r w:rsidDel="00B946CD">
          <w:delText>(f) Documentation and training deliverables</w:delText>
        </w:r>
      </w:del>
    </w:p>
    <w:p w14:paraId="72BBD2CD" w14:textId="3D41EC89" w:rsidR="008B3961" w:rsidDel="00B946CD" w:rsidRDefault="00D74028">
      <w:pPr>
        <w:spacing w:after="200" w:line="276" w:lineRule="auto"/>
        <w:ind w:left="720"/>
        <w:jc w:val="both"/>
        <w:rPr>
          <w:del w:id="6003" w:author="PCC" w:date="2026-03-29T21:03:00Z"/>
        </w:rPr>
      </w:pPr>
      <w:del w:id="6004" w:author="PCC" w:date="2026-03-29T21:03:00Z">
        <w:r w:rsidDel="00B946CD">
          <w:delText>(g) Owner’s scope and responsibilities</w:delText>
        </w:r>
      </w:del>
    </w:p>
    <w:p w14:paraId="2A92F2DE" w14:textId="44214A67" w:rsidR="008B3961" w:rsidDel="00B946CD" w:rsidRDefault="00D74028">
      <w:pPr>
        <w:spacing w:after="200" w:line="276" w:lineRule="auto"/>
        <w:ind w:left="720"/>
        <w:jc w:val="both"/>
        <w:rPr>
          <w:del w:id="6005" w:author="PCC" w:date="2026-03-29T21:03:00Z"/>
        </w:rPr>
      </w:pPr>
      <w:del w:id="6006" w:author="PCC" w:date="2026-03-29T21:03:00Z">
        <w:r w:rsidDel="00B946CD">
          <w:delText>(h) Battery limits and interface points</w:delText>
        </w:r>
      </w:del>
    </w:p>
    <w:p w14:paraId="627BF3CE" w14:textId="42007465" w:rsidR="008B3961" w:rsidDel="00B946CD" w:rsidRDefault="00D74028">
      <w:pPr>
        <w:spacing w:after="200" w:line="276" w:lineRule="auto"/>
        <w:ind w:left="720"/>
        <w:jc w:val="both"/>
        <w:rPr>
          <w:del w:id="6007" w:author="PCC" w:date="2026-03-29T21:03:00Z"/>
        </w:rPr>
      </w:pPr>
      <w:del w:id="6008" w:author="PCC" w:date="2026-03-29T21:03:00Z">
        <w:r w:rsidDel="00B946CD">
          <w:delText>(i) Specific exclusions from the Contractor’s scope</w:delText>
        </w:r>
      </w:del>
    </w:p>
    <w:p w14:paraId="484518C7" w14:textId="21F40FEA" w:rsidR="008B3961" w:rsidDel="00B946CD" w:rsidRDefault="00D74028">
      <w:pPr>
        <w:spacing w:after="200" w:line="276" w:lineRule="auto"/>
        <w:ind w:left="720"/>
        <w:jc w:val="both"/>
        <w:rPr>
          <w:del w:id="6009" w:author="PCC" w:date="2026-03-29T21:03:00Z"/>
        </w:rPr>
      </w:pPr>
      <w:del w:id="6010" w:author="PCC" w:date="2026-03-29T21:03:00Z">
        <w:r w:rsidDel="00B946CD">
          <w:delText>(j) Interface Responsibility Matrix — the Contractor shall prepare and maintain a detailed Interface Responsibility Matrix identifying responsibility for each physical, electrical, mechanical, process and control interface between Owner scope and Contractor scope, including all tie-in points, utility connections and handover specifications</w:delText>
        </w:r>
      </w:del>
    </w:p>
    <w:p w14:paraId="1DD45633" w14:textId="2B133B75" w:rsidR="008B3961" w:rsidRDefault="008B3961">
      <w:pPr>
        <w:rPr>
          <w:ins w:id="6011" w:author="PCC" w:date="2026-03-29T21:03:00Z"/>
        </w:rPr>
      </w:pPr>
    </w:p>
    <w:tbl>
      <w:tblPr>
        <w:tblW w:w="5810" w:type="pct"/>
        <w:tblInd w:w="-1168" w:type="dxa"/>
        <w:tblLayout w:type="fixed"/>
        <w:tblLook w:val="04A0" w:firstRow="1" w:lastRow="0" w:firstColumn="1" w:lastColumn="0" w:noHBand="0" w:noVBand="1"/>
      </w:tblPr>
      <w:tblGrid>
        <w:gridCol w:w="697"/>
        <w:gridCol w:w="1669"/>
        <w:gridCol w:w="2926"/>
        <w:gridCol w:w="556"/>
        <w:gridCol w:w="3386"/>
        <w:gridCol w:w="1230"/>
        <w:gridCol w:w="698"/>
        <w:gridCol w:w="836"/>
        <w:gridCol w:w="698"/>
        <w:gridCol w:w="839"/>
        <w:gridCol w:w="698"/>
        <w:gridCol w:w="803"/>
      </w:tblGrid>
      <w:tr w:rsidR="0020729B" w:rsidRPr="006B6714" w14:paraId="663A2D02" w14:textId="77777777" w:rsidTr="00555240">
        <w:trPr>
          <w:trHeight w:val="420"/>
          <w:ins w:id="6012" w:author="PCC" w:date="2026-03-29T21:04:00Z"/>
        </w:trPr>
        <w:tc>
          <w:tcPr>
            <w:tcW w:w="232" w:type="pct"/>
            <w:vMerge w:val="restart"/>
            <w:tcBorders>
              <w:top w:val="single" w:sz="8" w:space="0" w:color="auto"/>
              <w:left w:val="single" w:sz="8" w:space="0" w:color="auto"/>
              <w:bottom w:val="single" w:sz="4" w:space="0" w:color="auto"/>
              <w:right w:val="single" w:sz="4" w:space="0" w:color="auto"/>
            </w:tcBorders>
            <w:shd w:val="clear" w:color="000000" w:fill="244062"/>
            <w:noWrap/>
            <w:vAlign w:val="center"/>
            <w:hideMark/>
          </w:tcPr>
          <w:p w14:paraId="1D7E1AF1" w14:textId="77777777" w:rsidR="0020729B" w:rsidRPr="006B6714" w:rsidRDefault="0020729B" w:rsidP="00555240">
            <w:pPr>
              <w:jc w:val="center"/>
              <w:rPr>
                <w:ins w:id="6013" w:author="PCC" w:date="2026-03-29T21:04:00Z"/>
                <w:rFonts w:ascii="Calibri" w:hAnsi="Calibri" w:cs="Calibri"/>
                <w:b/>
                <w:bCs/>
                <w:color w:val="FFFFFF"/>
                <w:sz w:val="20"/>
                <w:szCs w:val="20"/>
                <w:lang w:val="en-NG"/>
              </w:rPr>
            </w:pPr>
            <w:ins w:id="6014" w:author="PCC" w:date="2026-03-29T21:04:00Z">
              <w:r w:rsidRPr="006B6714">
                <w:rPr>
                  <w:rFonts w:ascii="Calibri" w:hAnsi="Calibri" w:cs="Calibri"/>
                  <w:b/>
                  <w:bCs/>
                  <w:color w:val="FFFFFF"/>
                  <w:sz w:val="20"/>
                  <w:szCs w:val="20"/>
                  <w:lang w:val="en-NG"/>
                </w:rPr>
                <w:t>No.</w:t>
              </w:r>
            </w:ins>
          </w:p>
        </w:tc>
        <w:tc>
          <w:tcPr>
            <w:tcW w:w="555"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09DC516B" w14:textId="77777777" w:rsidR="0020729B" w:rsidRPr="006B6714" w:rsidRDefault="0020729B" w:rsidP="00555240">
            <w:pPr>
              <w:jc w:val="center"/>
              <w:rPr>
                <w:ins w:id="6015" w:author="PCC" w:date="2026-03-29T21:04:00Z"/>
                <w:rFonts w:ascii="Calibri" w:hAnsi="Calibri" w:cs="Calibri"/>
                <w:b/>
                <w:bCs/>
                <w:color w:val="FFFFFF"/>
                <w:sz w:val="20"/>
                <w:szCs w:val="20"/>
                <w:lang w:val="en-NG"/>
              </w:rPr>
            </w:pPr>
            <w:ins w:id="6016" w:author="PCC" w:date="2026-03-29T21:04:00Z">
              <w:r w:rsidRPr="006B6714">
                <w:rPr>
                  <w:rFonts w:ascii="Calibri" w:hAnsi="Calibri" w:cs="Calibri"/>
                  <w:b/>
                  <w:bCs/>
                  <w:color w:val="FFFFFF"/>
                  <w:sz w:val="20"/>
                  <w:szCs w:val="20"/>
                  <w:lang w:val="en-NG"/>
                </w:rPr>
                <w:t>CAT</w:t>
              </w:r>
            </w:ins>
          </w:p>
        </w:tc>
        <w:tc>
          <w:tcPr>
            <w:tcW w:w="973"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642C1C62" w14:textId="77777777" w:rsidR="0020729B" w:rsidRPr="006B6714" w:rsidRDefault="0020729B" w:rsidP="00555240">
            <w:pPr>
              <w:jc w:val="center"/>
              <w:rPr>
                <w:ins w:id="6017" w:author="PCC" w:date="2026-03-29T21:04:00Z"/>
                <w:rFonts w:ascii="Calibri" w:hAnsi="Calibri" w:cs="Calibri"/>
                <w:b/>
                <w:bCs/>
                <w:color w:val="FFFFFF"/>
                <w:sz w:val="20"/>
                <w:szCs w:val="20"/>
                <w:lang w:val="en-NG"/>
              </w:rPr>
            </w:pPr>
            <w:ins w:id="6018" w:author="PCC" w:date="2026-03-29T21:04:00Z">
              <w:r w:rsidRPr="006B6714">
                <w:rPr>
                  <w:rFonts w:ascii="Calibri" w:hAnsi="Calibri" w:cs="Calibri"/>
                  <w:b/>
                  <w:bCs/>
                  <w:color w:val="FFFFFF"/>
                  <w:sz w:val="20"/>
                  <w:szCs w:val="20"/>
                  <w:lang w:val="en-NG"/>
                </w:rPr>
                <w:t>UNITS</w:t>
              </w:r>
            </w:ins>
          </w:p>
        </w:tc>
        <w:tc>
          <w:tcPr>
            <w:tcW w:w="185"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0B49C361" w14:textId="77777777" w:rsidR="0020729B" w:rsidRPr="006B6714" w:rsidRDefault="0020729B" w:rsidP="00555240">
            <w:pPr>
              <w:jc w:val="center"/>
              <w:rPr>
                <w:ins w:id="6019" w:author="PCC" w:date="2026-03-29T21:04:00Z"/>
                <w:rFonts w:ascii="Calibri" w:hAnsi="Calibri" w:cs="Calibri"/>
                <w:b/>
                <w:bCs/>
                <w:color w:val="FFFFFF"/>
                <w:sz w:val="20"/>
                <w:szCs w:val="20"/>
                <w:lang w:val="en-NG"/>
              </w:rPr>
            </w:pPr>
            <w:ins w:id="6020" w:author="PCC" w:date="2026-03-29T21:04:00Z">
              <w:r w:rsidRPr="006B6714">
                <w:rPr>
                  <w:rFonts w:ascii="Calibri" w:hAnsi="Calibri" w:cs="Calibri"/>
                  <w:b/>
                  <w:bCs/>
                  <w:color w:val="FFFFFF"/>
                  <w:sz w:val="20"/>
                  <w:szCs w:val="20"/>
                  <w:lang w:val="en-NG"/>
                </w:rPr>
                <w:t>Qty.</w:t>
              </w:r>
            </w:ins>
          </w:p>
        </w:tc>
        <w:tc>
          <w:tcPr>
            <w:tcW w:w="1125" w:type="pct"/>
            <w:vMerge w:val="restart"/>
            <w:tcBorders>
              <w:top w:val="single" w:sz="8" w:space="0" w:color="auto"/>
              <w:left w:val="single" w:sz="4" w:space="0" w:color="auto"/>
              <w:bottom w:val="single" w:sz="4" w:space="0" w:color="auto"/>
              <w:right w:val="single" w:sz="4" w:space="0" w:color="auto"/>
            </w:tcBorders>
            <w:shd w:val="clear" w:color="000000" w:fill="244062"/>
            <w:vAlign w:val="center"/>
            <w:hideMark/>
          </w:tcPr>
          <w:p w14:paraId="27D929AB" w14:textId="77777777" w:rsidR="0020729B" w:rsidRPr="006B6714" w:rsidRDefault="0020729B" w:rsidP="00555240">
            <w:pPr>
              <w:jc w:val="center"/>
              <w:rPr>
                <w:ins w:id="6021" w:author="PCC" w:date="2026-03-29T21:04:00Z"/>
                <w:rFonts w:ascii="Calibri" w:hAnsi="Calibri" w:cs="Calibri"/>
                <w:b/>
                <w:bCs/>
                <w:color w:val="FFFFFF"/>
                <w:sz w:val="20"/>
                <w:szCs w:val="20"/>
                <w:lang w:val="en-NG"/>
              </w:rPr>
            </w:pPr>
            <w:ins w:id="6022" w:author="PCC" w:date="2026-03-29T21:04:00Z">
              <w:r w:rsidRPr="006B6714">
                <w:rPr>
                  <w:rFonts w:ascii="Calibri" w:hAnsi="Calibri" w:cs="Calibri"/>
                  <w:b/>
                  <w:bCs/>
                  <w:color w:val="FFFFFF"/>
                  <w:sz w:val="20"/>
                  <w:szCs w:val="20"/>
                  <w:lang w:val="en-NG"/>
                </w:rPr>
                <w:t>NOTE</w:t>
              </w:r>
            </w:ins>
          </w:p>
        </w:tc>
        <w:tc>
          <w:tcPr>
            <w:tcW w:w="409" w:type="pct"/>
            <w:tcBorders>
              <w:top w:val="single" w:sz="8" w:space="0" w:color="auto"/>
              <w:left w:val="single" w:sz="4" w:space="0" w:color="auto"/>
              <w:bottom w:val="single" w:sz="4" w:space="0" w:color="auto"/>
              <w:right w:val="single" w:sz="4" w:space="0" w:color="auto"/>
            </w:tcBorders>
            <w:shd w:val="clear" w:color="000000" w:fill="244062"/>
            <w:vAlign w:val="center"/>
            <w:hideMark/>
          </w:tcPr>
          <w:p w14:paraId="51205F42" w14:textId="77777777" w:rsidR="0020729B" w:rsidRPr="006B6714" w:rsidRDefault="0020729B" w:rsidP="00555240">
            <w:pPr>
              <w:jc w:val="center"/>
              <w:rPr>
                <w:ins w:id="6023" w:author="PCC" w:date="2026-03-29T21:04:00Z"/>
                <w:rFonts w:ascii="Calibri" w:hAnsi="Calibri" w:cs="Calibri"/>
                <w:b/>
                <w:bCs/>
                <w:color w:val="FFFFFF"/>
                <w:sz w:val="20"/>
                <w:szCs w:val="20"/>
                <w:lang w:val="en-NG"/>
              </w:rPr>
            </w:pPr>
            <w:ins w:id="6024" w:author="PCC" w:date="2026-03-29T21:04:00Z">
              <w:r w:rsidRPr="006B6714">
                <w:rPr>
                  <w:rFonts w:ascii="Calibri" w:hAnsi="Calibri" w:cs="Calibri"/>
                  <w:b/>
                  <w:bCs/>
                  <w:color w:val="FFFFFF"/>
                  <w:sz w:val="20"/>
                  <w:szCs w:val="20"/>
                  <w:lang w:val="en-NG"/>
                </w:rPr>
                <w:t xml:space="preserve"> Price </w:t>
              </w:r>
            </w:ins>
          </w:p>
        </w:tc>
        <w:tc>
          <w:tcPr>
            <w:tcW w:w="510" w:type="pct"/>
            <w:gridSpan w:val="2"/>
            <w:tcBorders>
              <w:top w:val="single" w:sz="8" w:space="0" w:color="auto"/>
              <w:left w:val="nil"/>
              <w:bottom w:val="single" w:sz="4" w:space="0" w:color="auto"/>
              <w:right w:val="single" w:sz="4" w:space="0" w:color="auto"/>
            </w:tcBorders>
            <w:shd w:val="clear" w:color="000000" w:fill="244062"/>
            <w:noWrap/>
            <w:vAlign w:val="center"/>
            <w:hideMark/>
          </w:tcPr>
          <w:p w14:paraId="61F35485" w14:textId="77777777" w:rsidR="0020729B" w:rsidRPr="006B6714" w:rsidRDefault="0020729B" w:rsidP="00555240">
            <w:pPr>
              <w:jc w:val="center"/>
              <w:rPr>
                <w:ins w:id="6025" w:author="PCC" w:date="2026-03-29T21:04:00Z"/>
                <w:rFonts w:ascii="Calibri" w:hAnsi="Calibri" w:cs="Calibri"/>
                <w:b/>
                <w:bCs/>
                <w:color w:val="FFFFFF"/>
                <w:sz w:val="20"/>
                <w:szCs w:val="20"/>
                <w:lang w:val="en-NG"/>
              </w:rPr>
            </w:pPr>
            <w:ins w:id="6026" w:author="PCC" w:date="2026-03-29T21:04:00Z">
              <w:r w:rsidRPr="006B6714">
                <w:rPr>
                  <w:rFonts w:ascii="Calibri" w:hAnsi="Calibri" w:cs="Calibri"/>
                  <w:b/>
                  <w:bCs/>
                  <w:color w:val="FFFFFF"/>
                  <w:sz w:val="20"/>
                  <w:szCs w:val="20"/>
                  <w:lang w:val="en-NG"/>
                </w:rPr>
                <w:t>Engineering</w:t>
              </w:r>
            </w:ins>
          </w:p>
        </w:tc>
        <w:tc>
          <w:tcPr>
            <w:tcW w:w="511" w:type="pct"/>
            <w:gridSpan w:val="2"/>
            <w:tcBorders>
              <w:top w:val="single" w:sz="8" w:space="0" w:color="auto"/>
              <w:left w:val="nil"/>
              <w:bottom w:val="single" w:sz="4" w:space="0" w:color="auto"/>
              <w:right w:val="single" w:sz="4" w:space="0" w:color="auto"/>
            </w:tcBorders>
            <w:shd w:val="clear" w:color="000000" w:fill="244062"/>
            <w:noWrap/>
            <w:vAlign w:val="center"/>
            <w:hideMark/>
          </w:tcPr>
          <w:p w14:paraId="4EFE6196" w14:textId="77777777" w:rsidR="0020729B" w:rsidRPr="006B6714" w:rsidRDefault="0020729B" w:rsidP="00555240">
            <w:pPr>
              <w:jc w:val="center"/>
              <w:rPr>
                <w:ins w:id="6027" w:author="PCC" w:date="2026-03-29T21:04:00Z"/>
                <w:rFonts w:ascii="Calibri" w:hAnsi="Calibri" w:cs="Calibri"/>
                <w:b/>
                <w:bCs/>
                <w:color w:val="FFFFFF"/>
                <w:sz w:val="20"/>
                <w:szCs w:val="20"/>
                <w:lang w:val="en-NG"/>
              </w:rPr>
            </w:pPr>
            <w:ins w:id="6028" w:author="PCC" w:date="2026-03-29T21:04:00Z">
              <w:r w:rsidRPr="006B6714">
                <w:rPr>
                  <w:rFonts w:ascii="Calibri" w:hAnsi="Calibri" w:cs="Calibri"/>
                  <w:b/>
                  <w:bCs/>
                  <w:color w:val="FFFFFF"/>
                  <w:sz w:val="20"/>
                  <w:szCs w:val="20"/>
                  <w:lang w:val="en-NG"/>
                </w:rPr>
                <w:t>Procurement</w:t>
              </w:r>
            </w:ins>
          </w:p>
        </w:tc>
        <w:tc>
          <w:tcPr>
            <w:tcW w:w="500" w:type="pct"/>
            <w:gridSpan w:val="2"/>
            <w:tcBorders>
              <w:top w:val="single" w:sz="8" w:space="0" w:color="auto"/>
              <w:left w:val="nil"/>
              <w:bottom w:val="single" w:sz="4" w:space="0" w:color="auto"/>
              <w:right w:val="single" w:sz="8" w:space="0" w:color="000000"/>
            </w:tcBorders>
            <w:shd w:val="clear" w:color="000000" w:fill="244062"/>
            <w:noWrap/>
            <w:vAlign w:val="center"/>
            <w:hideMark/>
          </w:tcPr>
          <w:p w14:paraId="0FF28738" w14:textId="77777777" w:rsidR="0020729B" w:rsidRPr="006B6714" w:rsidRDefault="0020729B" w:rsidP="00555240">
            <w:pPr>
              <w:jc w:val="center"/>
              <w:rPr>
                <w:ins w:id="6029" w:author="PCC" w:date="2026-03-29T21:04:00Z"/>
                <w:rFonts w:ascii="Calibri" w:hAnsi="Calibri" w:cs="Calibri"/>
                <w:b/>
                <w:bCs/>
                <w:color w:val="FFFFFF"/>
                <w:sz w:val="20"/>
                <w:szCs w:val="20"/>
                <w:lang w:val="en-NG"/>
              </w:rPr>
            </w:pPr>
            <w:ins w:id="6030" w:author="PCC" w:date="2026-03-29T21:04:00Z">
              <w:r w:rsidRPr="006B6714">
                <w:rPr>
                  <w:rFonts w:ascii="Calibri" w:hAnsi="Calibri" w:cs="Calibri"/>
                  <w:b/>
                  <w:bCs/>
                  <w:color w:val="FFFFFF"/>
                  <w:sz w:val="20"/>
                  <w:szCs w:val="20"/>
                  <w:lang w:val="en-NG"/>
                </w:rPr>
                <w:t>Construction</w:t>
              </w:r>
            </w:ins>
          </w:p>
        </w:tc>
      </w:tr>
      <w:tr w:rsidR="0020729B" w:rsidRPr="006B6714" w14:paraId="747507C0" w14:textId="77777777" w:rsidTr="00555240">
        <w:trPr>
          <w:trHeight w:val="440"/>
          <w:ins w:id="6031" w:author="PCC" w:date="2026-03-29T21:04:00Z"/>
        </w:trPr>
        <w:tc>
          <w:tcPr>
            <w:tcW w:w="232" w:type="pct"/>
            <w:vMerge/>
            <w:tcBorders>
              <w:top w:val="single" w:sz="8" w:space="0" w:color="auto"/>
              <w:left w:val="single" w:sz="8" w:space="0" w:color="auto"/>
              <w:bottom w:val="single" w:sz="4" w:space="0" w:color="auto"/>
              <w:right w:val="single" w:sz="4" w:space="0" w:color="auto"/>
            </w:tcBorders>
            <w:vAlign w:val="center"/>
            <w:hideMark/>
          </w:tcPr>
          <w:p w14:paraId="60DD925F" w14:textId="77777777" w:rsidR="0020729B" w:rsidRPr="006B6714" w:rsidRDefault="0020729B" w:rsidP="00555240">
            <w:pPr>
              <w:rPr>
                <w:ins w:id="6032" w:author="PCC" w:date="2026-03-29T21:04:00Z"/>
                <w:rFonts w:ascii="Calibri" w:hAnsi="Calibri" w:cs="Calibri"/>
                <w:b/>
                <w:bCs/>
                <w:color w:val="FFFFFF"/>
                <w:sz w:val="20"/>
                <w:szCs w:val="20"/>
                <w:lang w:val="en-NG"/>
              </w:rPr>
            </w:pPr>
          </w:p>
        </w:tc>
        <w:tc>
          <w:tcPr>
            <w:tcW w:w="555" w:type="pct"/>
            <w:vMerge/>
            <w:tcBorders>
              <w:top w:val="single" w:sz="8" w:space="0" w:color="auto"/>
              <w:left w:val="single" w:sz="4" w:space="0" w:color="auto"/>
              <w:bottom w:val="single" w:sz="4" w:space="0" w:color="auto"/>
              <w:right w:val="single" w:sz="4" w:space="0" w:color="auto"/>
            </w:tcBorders>
            <w:vAlign w:val="center"/>
            <w:hideMark/>
          </w:tcPr>
          <w:p w14:paraId="2F452EE3" w14:textId="77777777" w:rsidR="0020729B" w:rsidRPr="006B6714" w:rsidRDefault="0020729B" w:rsidP="00555240">
            <w:pPr>
              <w:rPr>
                <w:ins w:id="6033" w:author="PCC" w:date="2026-03-29T21:04:00Z"/>
                <w:rFonts w:ascii="Calibri" w:hAnsi="Calibri" w:cs="Calibri"/>
                <w:b/>
                <w:bCs/>
                <w:color w:val="FFFFFF"/>
                <w:sz w:val="20"/>
                <w:szCs w:val="20"/>
                <w:lang w:val="en-NG"/>
              </w:rPr>
            </w:pPr>
          </w:p>
        </w:tc>
        <w:tc>
          <w:tcPr>
            <w:tcW w:w="973" w:type="pct"/>
            <w:vMerge/>
            <w:tcBorders>
              <w:top w:val="single" w:sz="8" w:space="0" w:color="auto"/>
              <w:left w:val="single" w:sz="4" w:space="0" w:color="auto"/>
              <w:bottom w:val="single" w:sz="4" w:space="0" w:color="auto"/>
              <w:right w:val="single" w:sz="4" w:space="0" w:color="auto"/>
            </w:tcBorders>
            <w:vAlign w:val="center"/>
            <w:hideMark/>
          </w:tcPr>
          <w:p w14:paraId="0C249548" w14:textId="77777777" w:rsidR="0020729B" w:rsidRPr="006B6714" w:rsidRDefault="0020729B" w:rsidP="00555240">
            <w:pPr>
              <w:rPr>
                <w:ins w:id="6034" w:author="PCC" w:date="2026-03-29T21:04:00Z"/>
                <w:rFonts w:ascii="Calibri" w:hAnsi="Calibri" w:cs="Calibri"/>
                <w:b/>
                <w:bCs/>
                <w:color w:val="FFFFFF"/>
                <w:sz w:val="20"/>
                <w:szCs w:val="20"/>
                <w:lang w:val="en-NG"/>
              </w:rPr>
            </w:pPr>
          </w:p>
        </w:tc>
        <w:tc>
          <w:tcPr>
            <w:tcW w:w="185" w:type="pct"/>
            <w:vMerge/>
            <w:tcBorders>
              <w:top w:val="single" w:sz="8" w:space="0" w:color="auto"/>
              <w:left w:val="single" w:sz="4" w:space="0" w:color="auto"/>
              <w:bottom w:val="single" w:sz="4" w:space="0" w:color="auto"/>
              <w:right w:val="single" w:sz="4" w:space="0" w:color="auto"/>
            </w:tcBorders>
            <w:vAlign w:val="center"/>
            <w:hideMark/>
          </w:tcPr>
          <w:p w14:paraId="727FA453" w14:textId="77777777" w:rsidR="0020729B" w:rsidRPr="006B6714" w:rsidRDefault="0020729B" w:rsidP="00555240">
            <w:pPr>
              <w:rPr>
                <w:ins w:id="6035" w:author="PCC" w:date="2026-03-29T21:04:00Z"/>
                <w:rFonts w:ascii="Calibri" w:hAnsi="Calibri" w:cs="Calibri"/>
                <w:b/>
                <w:bCs/>
                <w:color w:val="FFFFFF"/>
                <w:sz w:val="20"/>
                <w:szCs w:val="20"/>
                <w:lang w:val="en-NG"/>
              </w:rPr>
            </w:pPr>
          </w:p>
        </w:tc>
        <w:tc>
          <w:tcPr>
            <w:tcW w:w="1125" w:type="pct"/>
            <w:vMerge/>
            <w:tcBorders>
              <w:top w:val="single" w:sz="8" w:space="0" w:color="auto"/>
              <w:left w:val="single" w:sz="4" w:space="0" w:color="auto"/>
              <w:bottom w:val="single" w:sz="4" w:space="0" w:color="auto"/>
              <w:right w:val="single" w:sz="4" w:space="0" w:color="auto"/>
            </w:tcBorders>
            <w:vAlign w:val="center"/>
            <w:hideMark/>
          </w:tcPr>
          <w:p w14:paraId="25CFF4B2" w14:textId="77777777" w:rsidR="0020729B" w:rsidRPr="006B6714" w:rsidRDefault="0020729B" w:rsidP="00555240">
            <w:pPr>
              <w:rPr>
                <w:ins w:id="6036" w:author="PCC" w:date="2026-03-29T21:04:00Z"/>
                <w:rFonts w:ascii="Calibri" w:hAnsi="Calibri" w:cs="Calibri"/>
                <w:b/>
                <w:bCs/>
                <w:color w:val="FFFFFF"/>
                <w:sz w:val="20"/>
                <w:szCs w:val="20"/>
                <w:lang w:val="en-NG"/>
              </w:rPr>
            </w:pPr>
          </w:p>
        </w:tc>
        <w:tc>
          <w:tcPr>
            <w:tcW w:w="409" w:type="pct"/>
            <w:tcBorders>
              <w:top w:val="single" w:sz="4" w:space="0" w:color="auto"/>
              <w:left w:val="nil"/>
              <w:bottom w:val="nil"/>
              <w:right w:val="single" w:sz="4" w:space="0" w:color="auto"/>
            </w:tcBorders>
            <w:shd w:val="clear" w:color="000000" w:fill="244062"/>
            <w:vAlign w:val="center"/>
            <w:hideMark/>
          </w:tcPr>
          <w:p w14:paraId="35EB23E9" w14:textId="77777777" w:rsidR="0020729B" w:rsidRPr="006B6714" w:rsidRDefault="0020729B" w:rsidP="00555240">
            <w:pPr>
              <w:jc w:val="center"/>
              <w:rPr>
                <w:ins w:id="6037" w:author="PCC" w:date="2026-03-29T21:04:00Z"/>
                <w:rFonts w:ascii="Calibri" w:hAnsi="Calibri" w:cs="Calibri"/>
                <w:b/>
                <w:bCs/>
                <w:color w:val="FFFFFF"/>
                <w:sz w:val="20"/>
                <w:szCs w:val="20"/>
                <w:lang w:val="en-NG"/>
              </w:rPr>
            </w:pPr>
            <w:ins w:id="6038" w:author="PCC" w:date="2026-03-29T21:04:00Z">
              <w:r w:rsidRPr="006B6714">
                <w:rPr>
                  <w:rFonts w:ascii="Calibri" w:hAnsi="Calibri" w:cs="Calibri"/>
                  <w:b/>
                  <w:bCs/>
                  <w:color w:val="FFFFFF"/>
                  <w:sz w:val="20"/>
                  <w:szCs w:val="20"/>
                  <w:lang w:val="en-NG"/>
                </w:rPr>
                <w:t xml:space="preserve"> USD </w:t>
              </w:r>
            </w:ins>
          </w:p>
        </w:tc>
        <w:tc>
          <w:tcPr>
            <w:tcW w:w="232" w:type="pct"/>
            <w:tcBorders>
              <w:top w:val="single" w:sz="4" w:space="0" w:color="auto"/>
              <w:left w:val="nil"/>
              <w:bottom w:val="nil"/>
              <w:right w:val="single" w:sz="4" w:space="0" w:color="auto"/>
            </w:tcBorders>
            <w:shd w:val="clear" w:color="000000" w:fill="244062"/>
            <w:vAlign w:val="center"/>
            <w:hideMark/>
          </w:tcPr>
          <w:p w14:paraId="18CD73EB" w14:textId="77777777" w:rsidR="0020729B" w:rsidRPr="006B6714" w:rsidRDefault="0020729B" w:rsidP="00555240">
            <w:pPr>
              <w:jc w:val="center"/>
              <w:rPr>
                <w:ins w:id="6039" w:author="PCC" w:date="2026-03-29T21:04:00Z"/>
                <w:rFonts w:ascii="Calibri" w:hAnsi="Calibri" w:cs="Calibri"/>
                <w:b/>
                <w:bCs/>
                <w:color w:val="FFFFFF"/>
                <w:sz w:val="20"/>
                <w:szCs w:val="20"/>
                <w:lang w:val="en-NG"/>
              </w:rPr>
            </w:pPr>
            <w:ins w:id="6040" w:author="PCC" w:date="2026-03-29T21:04:00Z">
              <w:r w:rsidRPr="006B6714">
                <w:rPr>
                  <w:rFonts w:ascii="Calibri" w:hAnsi="Calibri" w:cs="Calibri"/>
                  <w:b/>
                  <w:bCs/>
                  <w:color w:val="FFFFFF"/>
                  <w:sz w:val="20"/>
                  <w:szCs w:val="20"/>
                  <w:lang w:val="en-NG"/>
                </w:rPr>
                <w:t>PCCS</w:t>
              </w:r>
            </w:ins>
          </w:p>
        </w:tc>
        <w:tc>
          <w:tcPr>
            <w:tcW w:w="278" w:type="pct"/>
            <w:tcBorders>
              <w:top w:val="single" w:sz="4" w:space="0" w:color="auto"/>
              <w:left w:val="nil"/>
              <w:bottom w:val="nil"/>
              <w:right w:val="single" w:sz="4" w:space="0" w:color="auto"/>
            </w:tcBorders>
            <w:shd w:val="clear" w:color="000000" w:fill="244062"/>
            <w:vAlign w:val="center"/>
            <w:hideMark/>
          </w:tcPr>
          <w:p w14:paraId="1CE4C2C8" w14:textId="77777777" w:rsidR="0020729B" w:rsidRPr="006B6714" w:rsidRDefault="0020729B" w:rsidP="00555240">
            <w:pPr>
              <w:jc w:val="center"/>
              <w:rPr>
                <w:ins w:id="6041" w:author="PCC" w:date="2026-03-29T21:04:00Z"/>
                <w:rFonts w:ascii="Calibri" w:hAnsi="Calibri" w:cs="Calibri"/>
                <w:b/>
                <w:bCs/>
                <w:color w:val="FFFFFF"/>
                <w:sz w:val="20"/>
                <w:szCs w:val="20"/>
                <w:lang w:val="en-NG"/>
              </w:rPr>
            </w:pPr>
            <w:ins w:id="6042" w:author="PCC" w:date="2026-03-29T21:04:00Z">
              <w:r w:rsidRPr="006B6714">
                <w:rPr>
                  <w:rFonts w:ascii="Calibri" w:hAnsi="Calibri" w:cs="Calibri"/>
                  <w:b/>
                  <w:bCs/>
                  <w:color w:val="FFFFFF"/>
                  <w:sz w:val="20"/>
                  <w:szCs w:val="20"/>
                  <w:lang w:val="en-NG"/>
                </w:rPr>
                <w:t>Owner</w:t>
              </w:r>
            </w:ins>
          </w:p>
        </w:tc>
        <w:tc>
          <w:tcPr>
            <w:tcW w:w="232" w:type="pct"/>
            <w:tcBorders>
              <w:top w:val="single" w:sz="4" w:space="0" w:color="auto"/>
              <w:left w:val="nil"/>
              <w:bottom w:val="nil"/>
              <w:right w:val="single" w:sz="4" w:space="0" w:color="auto"/>
            </w:tcBorders>
            <w:shd w:val="clear" w:color="000000" w:fill="244062"/>
            <w:vAlign w:val="center"/>
            <w:hideMark/>
          </w:tcPr>
          <w:p w14:paraId="0F114648" w14:textId="77777777" w:rsidR="0020729B" w:rsidRPr="006B6714" w:rsidRDefault="0020729B" w:rsidP="00555240">
            <w:pPr>
              <w:jc w:val="center"/>
              <w:rPr>
                <w:ins w:id="6043" w:author="PCC" w:date="2026-03-29T21:04:00Z"/>
                <w:rFonts w:ascii="Calibri" w:hAnsi="Calibri" w:cs="Calibri"/>
                <w:b/>
                <w:bCs/>
                <w:color w:val="FFFFFF"/>
                <w:sz w:val="20"/>
                <w:szCs w:val="20"/>
                <w:lang w:val="en-NG"/>
              </w:rPr>
            </w:pPr>
            <w:ins w:id="6044" w:author="PCC" w:date="2026-03-29T21:04:00Z">
              <w:r w:rsidRPr="006B6714">
                <w:rPr>
                  <w:rFonts w:ascii="Calibri" w:hAnsi="Calibri" w:cs="Calibri"/>
                  <w:b/>
                  <w:bCs/>
                  <w:color w:val="FFFFFF"/>
                  <w:sz w:val="20"/>
                  <w:szCs w:val="20"/>
                  <w:lang w:val="en-NG"/>
                </w:rPr>
                <w:t>PCCS</w:t>
              </w:r>
            </w:ins>
          </w:p>
        </w:tc>
        <w:tc>
          <w:tcPr>
            <w:tcW w:w="279" w:type="pct"/>
            <w:tcBorders>
              <w:top w:val="single" w:sz="4" w:space="0" w:color="auto"/>
              <w:left w:val="nil"/>
              <w:bottom w:val="nil"/>
              <w:right w:val="single" w:sz="4" w:space="0" w:color="auto"/>
            </w:tcBorders>
            <w:shd w:val="clear" w:color="000000" w:fill="244062"/>
            <w:vAlign w:val="center"/>
            <w:hideMark/>
          </w:tcPr>
          <w:p w14:paraId="24C1E08B" w14:textId="77777777" w:rsidR="0020729B" w:rsidRPr="006B6714" w:rsidRDefault="0020729B" w:rsidP="00555240">
            <w:pPr>
              <w:jc w:val="center"/>
              <w:rPr>
                <w:ins w:id="6045" w:author="PCC" w:date="2026-03-29T21:04:00Z"/>
                <w:rFonts w:ascii="Calibri" w:hAnsi="Calibri" w:cs="Calibri"/>
                <w:b/>
                <w:bCs/>
                <w:color w:val="FFFFFF"/>
                <w:sz w:val="20"/>
                <w:szCs w:val="20"/>
                <w:lang w:val="en-NG"/>
              </w:rPr>
            </w:pPr>
            <w:ins w:id="6046" w:author="PCC" w:date="2026-03-29T21:04:00Z">
              <w:r w:rsidRPr="006B6714">
                <w:rPr>
                  <w:rFonts w:ascii="Calibri" w:hAnsi="Calibri" w:cs="Calibri"/>
                  <w:b/>
                  <w:bCs/>
                  <w:color w:val="FFFFFF"/>
                  <w:sz w:val="20"/>
                  <w:szCs w:val="20"/>
                  <w:lang w:val="en-NG"/>
                </w:rPr>
                <w:t>Owner</w:t>
              </w:r>
            </w:ins>
          </w:p>
        </w:tc>
        <w:tc>
          <w:tcPr>
            <w:tcW w:w="232" w:type="pct"/>
            <w:tcBorders>
              <w:top w:val="nil"/>
              <w:left w:val="nil"/>
              <w:bottom w:val="nil"/>
              <w:right w:val="single" w:sz="4" w:space="0" w:color="auto"/>
            </w:tcBorders>
            <w:shd w:val="clear" w:color="000000" w:fill="244062"/>
            <w:vAlign w:val="center"/>
            <w:hideMark/>
          </w:tcPr>
          <w:p w14:paraId="3CD00AAA" w14:textId="77777777" w:rsidR="0020729B" w:rsidRPr="006B6714" w:rsidRDefault="0020729B" w:rsidP="00555240">
            <w:pPr>
              <w:jc w:val="center"/>
              <w:rPr>
                <w:ins w:id="6047" w:author="PCC" w:date="2026-03-29T21:04:00Z"/>
                <w:rFonts w:ascii="Calibri" w:hAnsi="Calibri" w:cs="Calibri"/>
                <w:b/>
                <w:bCs/>
                <w:color w:val="FFFFFF"/>
                <w:sz w:val="20"/>
                <w:szCs w:val="20"/>
                <w:lang w:val="en-NG"/>
              </w:rPr>
            </w:pPr>
            <w:ins w:id="6048" w:author="PCC" w:date="2026-03-29T21:04:00Z">
              <w:r w:rsidRPr="006B6714">
                <w:rPr>
                  <w:rFonts w:ascii="Calibri" w:hAnsi="Calibri" w:cs="Calibri"/>
                  <w:b/>
                  <w:bCs/>
                  <w:color w:val="FFFFFF"/>
                  <w:sz w:val="20"/>
                  <w:szCs w:val="20"/>
                  <w:lang w:val="en-NG"/>
                </w:rPr>
                <w:t>PCCS</w:t>
              </w:r>
            </w:ins>
          </w:p>
        </w:tc>
        <w:tc>
          <w:tcPr>
            <w:tcW w:w="268" w:type="pct"/>
            <w:tcBorders>
              <w:top w:val="nil"/>
              <w:left w:val="nil"/>
              <w:bottom w:val="nil"/>
              <w:right w:val="single" w:sz="4" w:space="0" w:color="auto"/>
            </w:tcBorders>
            <w:shd w:val="clear" w:color="000000" w:fill="244062"/>
            <w:vAlign w:val="center"/>
            <w:hideMark/>
          </w:tcPr>
          <w:p w14:paraId="1435F141" w14:textId="77777777" w:rsidR="0020729B" w:rsidRPr="006B6714" w:rsidRDefault="0020729B" w:rsidP="00555240">
            <w:pPr>
              <w:jc w:val="center"/>
              <w:rPr>
                <w:ins w:id="6049" w:author="PCC" w:date="2026-03-29T21:04:00Z"/>
                <w:rFonts w:ascii="Calibri" w:hAnsi="Calibri" w:cs="Calibri"/>
                <w:b/>
                <w:bCs/>
                <w:color w:val="FFFFFF"/>
                <w:sz w:val="20"/>
                <w:szCs w:val="20"/>
                <w:lang w:val="en-NG"/>
              </w:rPr>
            </w:pPr>
            <w:ins w:id="6050" w:author="PCC" w:date="2026-03-29T21:04:00Z">
              <w:r w:rsidRPr="006B6714">
                <w:rPr>
                  <w:rFonts w:ascii="Calibri" w:hAnsi="Calibri" w:cs="Calibri"/>
                  <w:b/>
                  <w:bCs/>
                  <w:color w:val="FFFFFF"/>
                  <w:sz w:val="20"/>
                  <w:szCs w:val="20"/>
                  <w:lang w:val="en-NG"/>
                </w:rPr>
                <w:t>Owner</w:t>
              </w:r>
            </w:ins>
          </w:p>
        </w:tc>
      </w:tr>
      <w:tr w:rsidR="0020729B" w:rsidRPr="006B6714" w14:paraId="02AD403F" w14:textId="77777777" w:rsidTr="00555240">
        <w:trPr>
          <w:trHeight w:val="660"/>
          <w:ins w:id="6051" w:author="PCC" w:date="2026-03-29T21:04:00Z"/>
        </w:trPr>
        <w:tc>
          <w:tcPr>
            <w:tcW w:w="232" w:type="pct"/>
            <w:tcBorders>
              <w:top w:val="single" w:sz="8" w:space="0" w:color="auto"/>
              <w:left w:val="single" w:sz="8" w:space="0" w:color="auto"/>
              <w:bottom w:val="single" w:sz="4" w:space="0" w:color="auto"/>
              <w:right w:val="single" w:sz="4" w:space="0" w:color="auto"/>
            </w:tcBorders>
            <w:noWrap/>
            <w:vAlign w:val="center"/>
            <w:hideMark/>
          </w:tcPr>
          <w:p w14:paraId="48B75958" w14:textId="77777777" w:rsidR="0020729B" w:rsidRPr="006B6714" w:rsidRDefault="0020729B" w:rsidP="00555240">
            <w:pPr>
              <w:jc w:val="center"/>
              <w:rPr>
                <w:ins w:id="6052" w:author="PCC" w:date="2026-03-29T21:04:00Z"/>
                <w:rFonts w:ascii="Calibri" w:hAnsi="Calibri" w:cs="Calibri"/>
                <w:color w:val="000000"/>
                <w:sz w:val="20"/>
                <w:szCs w:val="20"/>
                <w:lang w:val="en-NG"/>
              </w:rPr>
            </w:pPr>
            <w:ins w:id="6053" w:author="PCC" w:date="2026-03-29T21:04:00Z">
              <w:r w:rsidRPr="006B6714">
                <w:rPr>
                  <w:rFonts w:ascii="Calibri" w:hAnsi="Calibri" w:cs="Calibri"/>
                  <w:color w:val="000000"/>
                  <w:sz w:val="20"/>
                  <w:szCs w:val="20"/>
                  <w:lang w:val="en-NG"/>
                </w:rPr>
                <w:t>1</w:t>
              </w:r>
            </w:ins>
          </w:p>
        </w:tc>
        <w:tc>
          <w:tcPr>
            <w:tcW w:w="555" w:type="pct"/>
            <w:tcBorders>
              <w:top w:val="single" w:sz="8" w:space="0" w:color="auto"/>
              <w:left w:val="single" w:sz="4" w:space="0" w:color="auto"/>
              <w:bottom w:val="single" w:sz="4" w:space="0" w:color="auto"/>
              <w:right w:val="single" w:sz="4" w:space="0" w:color="auto"/>
            </w:tcBorders>
            <w:noWrap/>
            <w:vAlign w:val="center"/>
            <w:hideMark/>
          </w:tcPr>
          <w:p w14:paraId="3CEB63E7" w14:textId="77777777" w:rsidR="0020729B" w:rsidRPr="006B6714" w:rsidRDefault="0020729B" w:rsidP="00555240">
            <w:pPr>
              <w:jc w:val="center"/>
              <w:rPr>
                <w:ins w:id="6054" w:author="PCC" w:date="2026-03-29T21:04:00Z"/>
                <w:rFonts w:ascii="Calibri" w:hAnsi="Calibri" w:cs="Calibri"/>
                <w:b/>
                <w:bCs/>
                <w:color w:val="000000"/>
                <w:sz w:val="20"/>
                <w:szCs w:val="20"/>
                <w:lang w:val="en-NG"/>
              </w:rPr>
            </w:pPr>
            <w:ins w:id="6055" w:author="PCC" w:date="2026-03-29T21:04:00Z">
              <w:r w:rsidRPr="006B6714">
                <w:rPr>
                  <w:rFonts w:ascii="Calibri" w:hAnsi="Calibri" w:cs="Calibri"/>
                  <w:b/>
                  <w:bCs/>
                  <w:color w:val="000000"/>
                  <w:sz w:val="20"/>
                  <w:szCs w:val="20"/>
                  <w:lang w:val="en-NG"/>
                </w:rPr>
                <w:t>Design</w:t>
              </w:r>
            </w:ins>
          </w:p>
        </w:tc>
        <w:tc>
          <w:tcPr>
            <w:tcW w:w="973" w:type="pct"/>
            <w:tcBorders>
              <w:top w:val="single" w:sz="8" w:space="0" w:color="auto"/>
              <w:left w:val="nil"/>
              <w:bottom w:val="single" w:sz="4" w:space="0" w:color="auto"/>
              <w:right w:val="single" w:sz="4" w:space="0" w:color="auto"/>
            </w:tcBorders>
            <w:noWrap/>
            <w:vAlign w:val="center"/>
            <w:hideMark/>
          </w:tcPr>
          <w:p w14:paraId="2D647414" w14:textId="77777777" w:rsidR="0020729B" w:rsidRPr="006B6714" w:rsidRDefault="0020729B" w:rsidP="00555240">
            <w:pPr>
              <w:rPr>
                <w:ins w:id="6056" w:author="PCC" w:date="2026-03-29T21:04:00Z"/>
                <w:rFonts w:ascii="Calibri" w:hAnsi="Calibri" w:cs="Calibri"/>
                <w:color w:val="000000"/>
                <w:sz w:val="20"/>
                <w:szCs w:val="20"/>
                <w:lang w:val="en-NG"/>
              </w:rPr>
            </w:pPr>
            <w:ins w:id="6057" w:author="PCC" w:date="2026-03-29T21:04:00Z">
              <w:r w:rsidRPr="006B6714">
                <w:rPr>
                  <w:rFonts w:ascii="Calibri" w:hAnsi="Calibri" w:cs="Calibri"/>
                  <w:color w:val="000000"/>
                  <w:sz w:val="20"/>
                  <w:szCs w:val="20"/>
                  <w:lang w:val="en-NG"/>
                </w:rPr>
                <w:t>FEED &amp; DED</w:t>
              </w:r>
            </w:ins>
          </w:p>
        </w:tc>
        <w:tc>
          <w:tcPr>
            <w:tcW w:w="185" w:type="pct"/>
            <w:tcBorders>
              <w:top w:val="single" w:sz="8" w:space="0" w:color="auto"/>
              <w:left w:val="nil"/>
              <w:bottom w:val="single" w:sz="4" w:space="0" w:color="auto"/>
              <w:right w:val="single" w:sz="4" w:space="0" w:color="auto"/>
            </w:tcBorders>
            <w:noWrap/>
            <w:vAlign w:val="center"/>
            <w:hideMark/>
          </w:tcPr>
          <w:p w14:paraId="01C5F0F8" w14:textId="77777777" w:rsidR="0020729B" w:rsidRPr="006B6714" w:rsidRDefault="0020729B" w:rsidP="00555240">
            <w:pPr>
              <w:jc w:val="center"/>
              <w:rPr>
                <w:ins w:id="6058" w:author="PCC" w:date="2026-03-29T21:04:00Z"/>
                <w:rFonts w:ascii="Calibri" w:hAnsi="Calibri" w:cs="Calibri"/>
                <w:color w:val="000000"/>
                <w:sz w:val="20"/>
                <w:szCs w:val="20"/>
                <w:lang w:val="en-NG"/>
              </w:rPr>
            </w:pPr>
            <w:ins w:id="6059" w:author="PCC" w:date="2026-03-29T21:04:00Z">
              <w:r w:rsidRPr="006B6714">
                <w:rPr>
                  <w:rFonts w:ascii="Calibri" w:hAnsi="Calibri" w:cs="Calibri"/>
                  <w:color w:val="000000"/>
                  <w:sz w:val="20"/>
                  <w:szCs w:val="20"/>
                  <w:lang w:val="en-NG"/>
                </w:rPr>
                <w:t>1</w:t>
              </w:r>
            </w:ins>
          </w:p>
        </w:tc>
        <w:tc>
          <w:tcPr>
            <w:tcW w:w="1125" w:type="pct"/>
            <w:tcBorders>
              <w:top w:val="single" w:sz="8" w:space="0" w:color="auto"/>
              <w:left w:val="nil"/>
              <w:bottom w:val="single" w:sz="4" w:space="0" w:color="auto"/>
              <w:right w:val="single" w:sz="4" w:space="0" w:color="auto"/>
            </w:tcBorders>
            <w:vAlign w:val="center"/>
            <w:hideMark/>
          </w:tcPr>
          <w:p w14:paraId="21BA1B6F" w14:textId="77777777" w:rsidR="0020729B" w:rsidRPr="006B6714" w:rsidRDefault="0020729B" w:rsidP="00555240">
            <w:pPr>
              <w:rPr>
                <w:ins w:id="6060" w:author="PCC" w:date="2026-03-29T21:04:00Z"/>
                <w:rFonts w:ascii="Calibri" w:hAnsi="Calibri" w:cs="Calibri"/>
                <w:color w:val="000000"/>
                <w:sz w:val="20"/>
                <w:szCs w:val="20"/>
                <w:lang w:val="en-NG"/>
              </w:rPr>
            </w:pPr>
            <w:ins w:id="6061" w:author="PCC" w:date="2026-03-29T21:04:00Z">
              <w:r w:rsidRPr="006B6714">
                <w:rPr>
                  <w:rFonts w:ascii="Calibri" w:hAnsi="Calibri" w:cs="Calibri"/>
                  <w:color w:val="000000"/>
                  <w:sz w:val="20"/>
                  <w:szCs w:val="20"/>
                  <w:lang w:val="en-NG"/>
                </w:rPr>
                <w:t>Including general contracting management fees</w:t>
              </w:r>
            </w:ins>
          </w:p>
        </w:tc>
        <w:tc>
          <w:tcPr>
            <w:tcW w:w="409" w:type="pct"/>
            <w:tcBorders>
              <w:top w:val="single" w:sz="8" w:space="0" w:color="auto"/>
              <w:left w:val="nil"/>
              <w:bottom w:val="single" w:sz="4" w:space="0" w:color="auto"/>
              <w:right w:val="single" w:sz="4" w:space="0" w:color="auto"/>
            </w:tcBorders>
            <w:vAlign w:val="center"/>
          </w:tcPr>
          <w:p w14:paraId="7BBB33C9" w14:textId="77777777" w:rsidR="0020729B" w:rsidRPr="006B6714" w:rsidRDefault="0020729B" w:rsidP="00555240">
            <w:pPr>
              <w:jc w:val="right"/>
              <w:rPr>
                <w:ins w:id="6062" w:author="PCC" w:date="2026-03-29T21:04:00Z"/>
                <w:rFonts w:ascii="Calibri" w:hAnsi="Calibri" w:cs="Calibri"/>
                <w:color w:val="000000"/>
                <w:sz w:val="20"/>
                <w:szCs w:val="20"/>
                <w:lang w:val="en-NG"/>
              </w:rPr>
            </w:pPr>
          </w:p>
        </w:tc>
        <w:tc>
          <w:tcPr>
            <w:tcW w:w="232" w:type="pct"/>
            <w:tcBorders>
              <w:top w:val="single" w:sz="8" w:space="0" w:color="auto"/>
              <w:left w:val="nil"/>
              <w:bottom w:val="single" w:sz="4" w:space="0" w:color="auto"/>
              <w:right w:val="single" w:sz="4" w:space="0" w:color="auto"/>
            </w:tcBorders>
            <w:vAlign w:val="center"/>
            <w:hideMark/>
          </w:tcPr>
          <w:p w14:paraId="57BE9B48" w14:textId="77777777" w:rsidR="0020729B" w:rsidRPr="006B6714" w:rsidRDefault="0020729B" w:rsidP="00555240">
            <w:pPr>
              <w:jc w:val="center"/>
              <w:rPr>
                <w:ins w:id="6063" w:author="PCC" w:date="2026-03-29T21:04:00Z"/>
                <w:rFonts w:ascii="SimSun" w:hAnsi="SimSun"/>
                <w:color w:val="000000"/>
                <w:sz w:val="20"/>
                <w:szCs w:val="20"/>
                <w:lang w:val="en-NG"/>
              </w:rPr>
            </w:pPr>
            <w:ins w:id="6064" w:author="PCC" w:date="2026-03-29T21:04:00Z">
              <w:r w:rsidRPr="006B6714">
                <w:rPr>
                  <w:rFonts w:ascii="MS Gothic" w:eastAsia="MS Gothic" w:hAnsi="MS Gothic" w:cs="MS Gothic" w:hint="eastAsia"/>
                  <w:color w:val="000000"/>
                  <w:sz w:val="20"/>
                  <w:szCs w:val="20"/>
                  <w:lang w:val="en-NG"/>
                </w:rPr>
                <w:t>✓</w:t>
              </w:r>
            </w:ins>
          </w:p>
        </w:tc>
        <w:tc>
          <w:tcPr>
            <w:tcW w:w="278" w:type="pct"/>
            <w:tcBorders>
              <w:top w:val="single" w:sz="8" w:space="0" w:color="auto"/>
              <w:left w:val="nil"/>
              <w:bottom w:val="single" w:sz="4" w:space="0" w:color="auto"/>
              <w:right w:val="single" w:sz="4" w:space="0" w:color="auto"/>
            </w:tcBorders>
            <w:vAlign w:val="center"/>
            <w:hideMark/>
          </w:tcPr>
          <w:p w14:paraId="4657FD56" w14:textId="77777777" w:rsidR="0020729B" w:rsidRPr="006B6714" w:rsidRDefault="0020729B" w:rsidP="00555240">
            <w:pPr>
              <w:jc w:val="center"/>
              <w:rPr>
                <w:ins w:id="6065" w:author="PCC" w:date="2026-03-29T21:04:00Z"/>
                <w:rFonts w:ascii="Calibri" w:hAnsi="Calibri" w:cs="Calibri"/>
                <w:color w:val="000000"/>
                <w:sz w:val="20"/>
                <w:szCs w:val="20"/>
                <w:lang w:val="en-NG"/>
              </w:rPr>
            </w:pPr>
            <w:ins w:id="6066" w:author="PCC" w:date="2026-03-29T21:04:00Z">
              <w:r w:rsidRPr="006B6714">
                <w:rPr>
                  <w:rFonts w:ascii="Calibri" w:hAnsi="Calibri" w:cs="Calibri"/>
                  <w:color w:val="000000"/>
                  <w:sz w:val="20"/>
                  <w:szCs w:val="20"/>
                  <w:lang w:val="en-NG"/>
                </w:rPr>
                <w:t>×</w:t>
              </w:r>
            </w:ins>
          </w:p>
        </w:tc>
        <w:tc>
          <w:tcPr>
            <w:tcW w:w="232" w:type="pct"/>
            <w:tcBorders>
              <w:top w:val="single" w:sz="8" w:space="0" w:color="auto"/>
              <w:left w:val="nil"/>
              <w:bottom w:val="single" w:sz="4" w:space="0" w:color="auto"/>
              <w:right w:val="single" w:sz="4" w:space="0" w:color="auto"/>
            </w:tcBorders>
            <w:vAlign w:val="center"/>
            <w:hideMark/>
          </w:tcPr>
          <w:p w14:paraId="389EA076" w14:textId="77777777" w:rsidR="0020729B" w:rsidRPr="006B6714" w:rsidRDefault="0020729B" w:rsidP="00555240">
            <w:pPr>
              <w:jc w:val="center"/>
              <w:rPr>
                <w:ins w:id="6067" w:author="PCC" w:date="2026-03-29T21:04:00Z"/>
                <w:rFonts w:ascii="SimSun" w:hAnsi="SimSun"/>
                <w:color w:val="000000"/>
                <w:sz w:val="20"/>
                <w:szCs w:val="20"/>
                <w:lang w:val="en-NG"/>
              </w:rPr>
            </w:pPr>
            <w:ins w:id="6068" w:author="PCC" w:date="2026-03-29T21:04:00Z">
              <w:r w:rsidRPr="006B6714">
                <w:rPr>
                  <w:rFonts w:ascii="MS Gothic" w:eastAsia="MS Gothic" w:hAnsi="MS Gothic" w:cs="MS Gothic" w:hint="eastAsia"/>
                  <w:color w:val="000000"/>
                  <w:sz w:val="20"/>
                  <w:szCs w:val="20"/>
                  <w:lang w:val="en-NG"/>
                </w:rPr>
                <w:t>✓</w:t>
              </w:r>
            </w:ins>
          </w:p>
        </w:tc>
        <w:tc>
          <w:tcPr>
            <w:tcW w:w="279" w:type="pct"/>
            <w:tcBorders>
              <w:top w:val="single" w:sz="8" w:space="0" w:color="auto"/>
              <w:left w:val="nil"/>
              <w:bottom w:val="single" w:sz="4" w:space="0" w:color="auto"/>
              <w:right w:val="single" w:sz="4" w:space="0" w:color="auto"/>
            </w:tcBorders>
            <w:vAlign w:val="center"/>
            <w:hideMark/>
          </w:tcPr>
          <w:p w14:paraId="387EAF00" w14:textId="77777777" w:rsidR="0020729B" w:rsidRPr="006B6714" w:rsidRDefault="0020729B" w:rsidP="00555240">
            <w:pPr>
              <w:jc w:val="center"/>
              <w:rPr>
                <w:ins w:id="6069" w:author="PCC" w:date="2026-03-29T21:04:00Z"/>
                <w:rFonts w:ascii="Calibri" w:hAnsi="Calibri" w:cs="Calibri"/>
                <w:color w:val="000000"/>
                <w:sz w:val="20"/>
                <w:szCs w:val="20"/>
                <w:lang w:val="en-NG"/>
              </w:rPr>
            </w:pPr>
            <w:ins w:id="6070" w:author="PCC" w:date="2026-03-29T21:04:00Z">
              <w:r w:rsidRPr="006B6714">
                <w:rPr>
                  <w:rFonts w:ascii="Calibri" w:hAnsi="Calibri" w:cs="Calibri"/>
                  <w:color w:val="000000"/>
                  <w:sz w:val="20"/>
                  <w:szCs w:val="20"/>
                  <w:lang w:val="en-NG"/>
                </w:rPr>
                <w:t>×</w:t>
              </w:r>
            </w:ins>
          </w:p>
        </w:tc>
        <w:tc>
          <w:tcPr>
            <w:tcW w:w="232" w:type="pct"/>
            <w:tcBorders>
              <w:top w:val="single" w:sz="8" w:space="0" w:color="auto"/>
              <w:left w:val="nil"/>
              <w:bottom w:val="single" w:sz="4" w:space="0" w:color="auto"/>
              <w:right w:val="single" w:sz="4" w:space="0" w:color="auto"/>
            </w:tcBorders>
            <w:vAlign w:val="center"/>
            <w:hideMark/>
          </w:tcPr>
          <w:p w14:paraId="6F0C6E8F" w14:textId="77777777" w:rsidR="0020729B" w:rsidRPr="006B6714" w:rsidRDefault="0020729B" w:rsidP="00555240">
            <w:pPr>
              <w:jc w:val="center"/>
              <w:rPr>
                <w:ins w:id="6071" w:author="PCC" w:date="2026-03-29T21:04:00Z"/>
                <w:rFonts w:ascii="SimSun" w:hAnsi="SimSun"/>
                <w:color w:val="000000"/>
                <w:sz w:val="20"/>
                <w:szCs w:val="20"/>
                <w:lang w:val="en-NG"/>
              </w:rPr>
            </w:pPr>
            <w:ins w:id="6072" w:author="PCC" w:date="2026-03-29T21:04:00Z">
              <w:r w:rsidRPr="006B6714">
                <w:rPr>
                  <w:rFonts w:ascii="MS Gothic" w:eastAsia="MS Gothic" w:hAnsi="MS Gothic" w:cs="MS Gothic" w:hint="eastAsia"/>
                  <w:color w:val="000000"/>
                  <w:sz w:val="20"/>
                  <w:szCs w:val="20"/>
                  <w:lang w:val="en-NG"/>
                </w:rPr>
                <w:t>✓</w:t>
              </w:r>
            </w:ins>
          </w:p>
        </w:tc>
        <w:tc>
          <w:tcPr>
            <w:tcW w:w="268" w:type="pct"/>
            <w:tcBorders>
              <w:top w:val="single" w:sz="8" w:space="0" w:color="auto"/>
              <w:left w:val="single" w:sz="4" w:space="0" w:color="auto"/>
              <w:bottom w:val="single" w:sz="4" w:space="0" w:color="auto"/>
              <w:right w:val="single" w:sz="8" w:space="0" w:color="auto"/>
            </w:tcBorders>
            <w:vAlign w:val="center"/>
            <w:hideMark/>
          </w:tcPr>
          <w:p w14:paraId="4AFA62CD" w14:textId="77777777" w:rsidR="0020729B" w:rsidRPr="006B6714" w:rsidRDefault="0020729B" w:rsidP="00555240">
            <w:pPr>
              <w:jc w:val="center"/>
              <w:rPr>
                <w:ins w:id="6073" w:author="PCC" w:date="2026-03-29T21:04:00Z"/>
                <w:rFonts w:ascii="Calibri" w:hAnsi="Calibri" w:cs="Calibri"/>
                <w:color w:val="000000"/>
                <w:sz w:val="20"/>
                <w:szCs w:val="20"/>
                <w:lang w:val="en-NG"/>
              </w:rPr>
            </w:pPr>
            <w:ins w:id="6074" w:author="PCC" w:date="2026-03-29T21:04:00Z">
              <w:r w:rsidRPr="006B6714">
                <w:rPr>
                  <w:rFonts w:ascii="Calibri" w:hAnsi="Calibri" w:cs="Calibri"/>
                  <w:color w:val="000000"/>
                  <w:sz w:val="20"/>
                  <w:szCs w:val="20"/>
                  <w:lang w:val="en-NG"/>
                </w:rPr>
                <w:t>×</w:t>
              </w:r>
            </w:ins>
          </w:p>
        </w:tc>
      </w:tr>
      <w:tr w:rsidR="0020729B" w:rsidRPr="006B6714" w14:paraId="20944BBD" w14:textId="77777777" w:rsidTr="00555240">
        <w:trPr>
          <w:trHeight w:val="840"/>
          <w:ins w:id="6075"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4B866855" w14:textId="77777777" w:rsidR="0020729B" w:rsidRPr="006B6714" w:rsidRDefault="0020729B" w:rsidP="00555240">
            <w:pPr>
              <w:jc w:val="center"/>
              <w:rPr>
                <w:ins w:id="6076" w:author="PCC" w:date="2026-03-29T21:04:00Z"/>
                <w:rFonts w:ascii="Calibri" w:hAnsi="Calibri" w:cs="Calibri"/>
                <w:color w:val="000000"/>
                <w:sz w:val="20"/>
                <w:szCs w:val="20"/>
                <w:lang w:val="en-NG"/>
              </w:rPr>
            </w:pPr>
            <w:ins w:id="6077" w:author="PCC" w:date="2026-03-29T21:04:00Z">
              <w:r w:rsidRPr="006B6714">
                <w:rPr>
                  <w:rFonts w:ascii="Calibri" w:hAnsi="Calibri" w:cs="Calibri"/>
                  <w:color w:val="000000"/>
                  <w:sz w:val="20"/>
                  <w:szCs w:val="20"/>
                  <w:lang w:val="en-NG"/>
                </w:rPr>
                <w:lastRenderedPageBreak/>
                <w:t>2</w:t>
              </w:r>
            </w:ins>
          </w:p>
        </w:tc>
        <w:tc>
          <w:tcPr>
            <w:tcW w:w="555" w:type="pct"/>
            <w:vMerge w:val="restart"/>
            <w:tcBorders>
              <w:top w:val="single" w:sz="4" w:space="0" w:color="auto"/>
              <w:left w:val="single" w:sz="4" w:space="0" w:color="auto"/>
              <w:bottom w:val="nil"/>
              <w:right w:val="single" w:sz="4" w:space="0" w:color="auto"/>
            </w:tcBorders>
            <w:noWrap/>
            <w:vAlign w:val="center"/>
            <w:hideMark/>
          </w:tcPr>
          <w:p w14:paraId="7E5D6E9A" w14:textId="77777777" w:rsidR="0020729B" w:rsidRPr="006B6714" w:rsidRDefault="0020729B" w:rsidP="00555240">
            <w:pPr>
              <w:jc w:val="center"/>
              <w:rPr>
                <w:ins w:id="6078" w:author="PCC" w:date="2026-03-29T21:04:00Z"/>
                <w:rFonts w:ascii="Calibri" w:hAnsi="Calibri" w:cs="Calibri"/>
                <w:b/>
                <w:bCs/>
                <w:color w:val="000000"/>
                <w:sz w:val="20"/>
                <w:szCs w:val="20"/>
                <w:lang w:val="en-NG"/>
              </w:rPr>
            </w:pPr>
            <w:ins w:id="6079" w:author="PCC" w:date="2026-03-29T21:04:00Z">
              <w:r w:rsidRPr="006B6714">
                <w:rPr>
                  <w:rFonts w:ascii="Calibri" w:hAnsi="Calibri" w:cs="Calibri"/>
                  <w:b/>
                  <w:bCs/>
                  <w:color w:val="000000"/>
                  <w:sz w:val="20"/>
                  <w:szCs w:val="20"/>
                  <w:lang w:val="en-NG"/>
                </w:rPr>
                <w:t>Process Unit</w:t>
              </w:r>
            </w:ins>
          </w:p>
        </w:tc>
        <w:tc>
          <w:tcPr>
            <w:tcW w:w="973" w:type="pct"/>
            <w:tcBorders>
              <w:top w:val="single" w:sz="4" w:space="0" w:color="auto"/>
              <w:left w:val="nil"/>
              <w:bottom w:val="single" w:sz="4" w:space="0" w:color="auto"/>
              <w:right w:val="single" w:sz="4" w:space="0" w:color="auto"/>
            </w:tcBorders>
            <w:noWrap/>
            <w:vAlign w:val="center"/>
            <w:hideMark/>
          </w:tcPr>
          <w:p w14:paraId="6169061A" w14:textId="77777777" w:rsidR="0020729B" w:rsidRPr="006B6714" w:rsidRDefault="0020729B" w:rsidP="00555240">
            <w:pPr>
              <w:rPr>
                <w:ins w:id="6080" w:author="PCC" w:date="2026-03-29T21:04:00Z"/>
                <w:rFonts w:ascii="Calibri" w:hAnsi="Calibri" w:cs="Calibri"/>
                <w:color w:val="000000"/>
                <w:sz w:val="20"/>
                <w:szCs w:val="20"/>
                <w:lang w:val="en-NG"/>
              </w:rPr>
            </w:pPr>
            <w:ins w:id="6081" w:author="PCC" w:date="2026-03-29T21:04:00Z">
              <w:r w:rsidRPr="006B6714">
                <w:rPr>
                  <w:rFonts w:ascii="Calibri" w:hAnsi="Calibri" w:cs="Calibri"/>
                  <w:color w:val="000000"/>
                  <w:sz w:val="20"/>
                  <w:szCs w:val="20"/>
                  <w:lang w:val="en-NG"/>
                </w:rPr>
                <w:t>Feed gas Inlet Device</w:t>
              </w:r>
            </w:ins>
          </w:p>
        </w:tc>
        <w:tc>
          <w:tcPr>
            <w:tcW w:w="185" w:type="pct"/>
            <w:tcBorders>
              <w:top w:val="single" w:sz="4" w:space="0" w:color="auto"/>
              <w:left w:val="nil"/>
              <w:bottom w:val="single" w:sz="4" w:space="0" w:color="auto"/>
              <w:right w:val="single" w:sz="4" w:space="0" w:color="auto"/>
            </w:tcBorders>
            <w:noWrap/>
            <w:vAlign w:val="center"/>
            <w:hideMark/>
          </w:tcPr>
          <w:p w14:paraId="151BEC8A" w14:textId="77777777" w:rsidR="0020729B" w:rsidRPr="006B6714" w:rsidRDefault="0020729B" w:rsidP="00555240">
            <w:pPr>
              <w:jc w:val="center"/>
              <w:rPr>
                <w:ins w:id="6082" w:author="PCC" w:date="2026-03-29T21:04:00Z"/>
                <w:rFonts w:ascii="Calibri" w:hAnsi="Calibri" w:cs="Calibri"/>
                <w:color w:val="000000"/>
                <w:sz w:val="20"/>
                <w:szCs w:val="20"/>
                <w:lang w:val="en-NG"/>
              </w:rPr>
            </w:pPr>
            <w:ins w:id="6083" w:author="PCC" w:date="2026-03-29T21:04:00Z">
              <w:r w:rsidRPr="006B6714">
                <w:rPr>
                  <w:rFonts w:ascii="Calibri" w:hAnsi="Calibri" w:cs="Calibri"/>
                  <w:color w:val="000000"/>
                  <w:sz w:val="20"/>
                  <w:szCs w:val="20"/>
                  <w:lang w:val="en-NG"/>
                </w:rPr>
                <w:t>1</w:t>
              </w:r>
            </w:ins>
          </w:p>
        </w:tc>
        <w:tc>
          <w:tcPr>
            <w:tcW w:w="1125" w:type="pct"/>
            <w:tcBorders>
              <w:top w:val="single" w:sz="4" w:space="0" w:color="auto"/>
              <w:left w:val="nil"/>
              <w:bottom w:val="single" w:sz="4" w:space="0" w:color="auto"/>
              <w:right w:val="single" w:sz="4" w:space="0" w:color="auto"/>
            </w:tcBorders>
            <w:vAlign w:val="center"/>
            <w:hideMark/>
          </w:tcPr>
          <w:p w14:paraId="6B4E1C7B" w14:textId="77777777" w:rsidR="0020729B" w:rsidRPr="006B6714" w:rsidRDefault="0020729B" w:rsidP="00555240">
            <w:pPr>
              <w:rPr>
                <w:ins w:id="6084" w:author="PCC" w:date="2026-03-29T21:04:00Z"/>
                <w:rFonts w:ascii="Calibri" w:hAnsi="Calibri" w:cs="Calibri"/>
                <w:sz w:val="20"/>
                <w:szCs w:val="20"/>
                <w:lang w:val="en-NG"/>
              </w:rPr>
            </w:pPr>
            <w:ins w:id="6085" w:author="PCC" w:date="2026-03-29T21:04:00Z">
              <w:r w:rsidRPr="006B6714">
                <w:rPr>
                  <w:rFonts w:ascii="Calibri" w:hAnsi="Calibri" w:cs="Calibri"/>
                  <w:sz w:val="20"/>
                  <w:szCs w:val="20"/>
                  <w:lang w:val="en-NG"/>
                </w:rPr>
                <w:t>Capacity:5MMSCFD</w:t>
              </w:r>
              <w:r w:rsidRPr="006B6714">
                <w:rPr>
                  <w:rFonts w:ascii="Calibri" w:hAnsi="Calibri" w:cs="Calibri"/>
                  <w:sz w:val="20"/>
                  <w:szCs w:val="20"/>
                  <w:lang w:val="en-NG"/>
                </w:rPr>
                <w:t>，</w:t>
              </w:r>
              <w:r w:rsidRPr="006B6714">
                <w:rPr>
                  <w:rFonts w:ascii="Calibri" w:hAnsi="Calibri" w:cs="Calibri"/>
                  <w:sz w:val="20"/>
                  <w:szCs w:val="20"/>
                  <w:lang w:val="en-NG"/>
                </w:rPr>
                <w:t>separator, shut-off valve, filter, heat exchanger, etc Feed gas pressure more than 4.0MPaG</w:t>
              </w:r>
            </w:ins>
          </w:p>
        </w:tc>
        <w:tc>
          <w:tcPr>
            <w:tcW w:w="409" w:type="pct"/>
            <w:tcBorders>
              <w:top w:val="single" w:sz="4" w:space="0" w:color="auto"/>
              <w:left w:val="nil"/>
              <w:bottom w:val="single" w:sz="4" w:space="0" w:color="auto"/>
              <w:right w:val="single" w:sz="4" w:space="0" w:color="auto"/>
            </w:tcBorders>
            <w:vAlign w:val="center"/>
          </w:tcPr>
          <w:p w14:paraId="2EA79D49" w14:textId="77777777" w:rsidR="0020729B" w:rsidRPr="006B6714" w:rsidRDefault="0020729B" w:rsidP="00555240">
            <w:pPr>
              <w:jc w:val="right"/>
              <w:rPr>
                <w:ins w:id="6086" w:author="PCC" w:date="2026-03-29T21:04:00Z"/>
                <w:rFonts w:ascii="Calibri" w:hAnsi="Calibri" w:cs="Calibri"/>
                <w:sz w:val="20"/>
                <w:szCs w:val="20"/>
                <w:lang w:val="en-NG"/>
              </w:rPr>
            </w:pPr>
          </w:p>
        </w:tc>
        <w:tc>
          <w:tcPr>
            <w:tcW w:w="232" w:type="pct"/>
            <w:tcBorders>
              <w:top w:val="single" w:sz="4" w:space="0" w:color="auto"/>
              <w:left w:val="nil"/>
              <w:bottom w:val="single" w:sz="4" w:space="0" w:color="auto"/>
              <w:right w:val="single" w:sz="4" w:space="0" w:color="auto"/>
            </w:tcBorders>
            <w:vAlign w:val="center"/>
            <w:hideMark/>
          </w:tcPr>
          <w:p w14:paraId="6F49C412" w14:textId="77777777" w:rsidR="0020729B" w:rsidRPr="006B6714" w:rsidRDefault="0020729B" w:rsidP="00555240">
            <w:pPr>
              <w:jc w:val="center"/>
              <w:rPr>
                <w:ins w:id="6087" w:author="PCC" w:date="2026-03-29T21:04:00Z"/>
                <w:rFonts w:ascii="SimSun" w:hAnsi="SimSun"/>
                <w:color w:val="000000"/>
                <w:sz w:val="20"/>
                <w:szCs w:val="20"/>
                <w:lang w:val="en-NG"/>
              </w:rPr>
            </w:pPr>
            <w:ins w:id="6088" w:author="PCC" w:date="2026-03-29T21:04:00Z">
              <w:r w:rsidRPr="006B6714">
                <w:rPr>
                  <w:rFonts w:ascii="MS Gothic" w:eastAsia="MS Gothic" w:hAnsi="MS Gothic" w:cs="MS Gothic" w:hint="eastAsia"/>
                  <w:color w:val="000000"/>
                  <w:sz w:val="20"/>
                  <w:szCs w:val="20"/>
                  <w:lang w:val="en-NG"/>
                </w:rPr>
                <w:t>✓</w:t>
              </w:r>
            </w:ins>
          </w:p>
        </w:tc>
        <w:tc>
          <w:tcPr>
            <w:tcW w:w="278" w:type="pct"/>
            <w:tcBorders>
              <w:top w:val="single" w:sz="4" w:space="0" w:color="auto"/>
              <w:left w:val="nil"/>
              <w:bottom w:val="single" w:sz="4" w:space="0" w:color="auto"/>
              <w:right w:val="single" w:sz="4" w:space="0" w:color="auto"/>
            </w:tcBorders>
            <w:vAlign w:val="center"/>
            <w:hideMark/>
          </w:tcPr>
          <w:p w14:paraId="7BF3DC79" w14:textId="77777777" w:rsidR="0020729B" w:rsidRPr="006B6714" w:rsidRDefault="0020729B" w:rsidP="00555240">
            <w:pPr>
              <w:jc w:val="center"/>
              <w:rPr>
                <w:ins w:id="6089" w:author="PCC" w:date="2026-03-29T21:04:00Z"/>
                <w:rFonts w:ascii="Calibri" w:hAnsi="Calibri" w:cs="Calibri"/>
                <w:color w:val="000000"/>
                <w:sz w:val="20"/>
                <w:szCs w:val="20"/>
                <w:lang w:val="en-NG"/>
              </w:rPr>
            </w:pPr>
            <w:ins w:id="6090" w:author="PCC" w:date="2026-03-29T21:04:00Z">
              <w:r w:rsidRPr="006B6714">
                <w:rPr>
                  <w:rFonts w:ascii="Calibri" w:hAnsi="Calibri" w:cs="Calibri"/>
                  <w:color w:val="000000"/>
                  <w:sz w:val="20"/>
                  <w:szCs w:val="20"/>
                  <w:lang w:val="en-NG"/>
                </w:rPr>
                <w:t>×</w:t>
              </w:r>
            </w:ins>
          </w:p>
        </w:tc>
        <w:tc>
          <w:tcPr>
            <w:tcW w:w="232" w:type="pct"/>
            <w:tcBorders>
              <w:top w:val="single" w:sz="4" w:space="0" w:color="auto"/>
              <w:left w:val="nil"/>
              <w:bottom w:val="single" w:sz="4" w:space="0" w:color="auto"/>
              <w:right w:val="single" w:sz="4" w:space="0" w:color="auto"/>
            </w:tcBorders>
            <w:vAlign w:val="center"/>
            <w:hideMark/>
          </w:tcPr>
          <w:p w14:paraId="555E0A90" w14:textId="77777777" w:rsidR="0020729B" w:rsidRPr="006B6714" w:rsidRDefault="0020729B" w:rsidP="00555240">
            <w:pPr>
              <w:jc w:val="center"/>
              <w:rPr>
                <w:ins w:id="6091" w:author="PCC" w:date="2026-03-29T21:04:00Z"/>
                <w:rFonts w:ascii="SimSun" w:hAnsi="SimSun"/>
                <w:color w:val="000000"/>
                <w:sz w:val="20"/>
                <w:szCs w:val="20"/>
                <w:lang w:val="en-NG"/>
              </w:rPr>
            </w:pPr>
            <w:ins w:id="6092" w:author="PCC" w:date="2026-03-29T21:04:00Z">
              <w:r w:rsidRPr="006B6714">
                <w:rPr>
                  <w:rFonts w:ascii="MS Gothic" w:eastAsia="MS Gothic" w:hAnsi="MS Gothic" w:cs="MS Gothic" w:hint="eastAsia"/>
                  <w:color w:val="000000"/>
                  <w:sz w:val="20"/>
                  <w:szCs w:val="20"/>
                  <w:lang w:val="en-NG"/>
                </w:rPr>
                <w:t>✓</w:t>
              </w:r>
            </w:ins>
          </w:p>
        </w:tc>
        <w:tc>
          <w:tcPr>
            <w:tcW w:w="279" w:type="pct"/>
            <w:tcBorders>
              <w:top w:val="single" w:sz="4" w:space="0" w:color="auto"/>
              <w:left w:val="nil"/>
              <w:bottom w:val="single" w:sz="4" w:space="0" w:color="auto"/>
              <w:right w:val="single" w:sz="4" w:space="0" w:color="auto"/>
            </w:tcBorders>
            <w:vAlign w:val="center"/>
            <w:hideMark/>
          </w:tcPr>
          <w:p w14:paraId="13C812DA" w14:textId="77777777" w:rsidR="0020729B" w:rsidRPr="006B6714" w:rsidRDefault="0020729B" w:rsidP="00555240">
            <w:pPr>
              <w:jc w:val="center"/>
              <w:rPr>
                <w:ins w:id="6093" w:author="PCC" w:date="2026-03-29T21:04:00Z"/>
                <w:rFonts w:ascii="Calibri" w:hAnsi="Calibri" w:cs="Calibri"/>
                <w:color w:val="000000"/>
                <w:sz w:val="20"/>
                <w:szCs w:val="20"/>
                <w:lang w:val="en-NG"/>
              </w:rPr>
            </w:pPr>
            <w:ins w:id="6094" w:author="PCC" w:date="2026-03-29T21:04:00Z">
              <w:r w:rsidRPr="006B6714">
                <w:rPr>
                  <w:rFonts w:ascii="Calibri" w:hAnsi="Calibri" w:cs="Calibri"/>
                  <w:color w:val="000000"/>
                  <w:sz w:val="20"/>
                  <w:szCs w:val="20"/>
                  <w:lang w:val="en-NG"/>
                </w:rPr>
                <w:t>×</w:t>
              </w:r>
            </w:ins>
          </w:p>
        </w:tc>
        <w:tc>
          <w:tcPr>
            <w:tcW w:w="232" w:type="pct"/>
            <w:tcBorders>
              <w:top w:val="single" w:sz="4" w:space="0" w:color="auto"/>
              <w:left w:val="nil"/>
              <w:bottom w:val="single" w:sz="4" w:space="0" w:color="auto"/>
              <w:right w:val="single" w:sz="4" w:space="0" w:color="auto"/>
            </w:tcBorders>
            <w:vAlign w:val="center"/>
            <w:hideMark/>
          </w:tcPr>
          <w:p w14:paraId="7D87F52E" w14:textId="77777777" w:rsidR="0020729B" w:rsidRPr="006B6714" w:rsidRDefault="0020729B" w:rsidP="00555240">
            <w:pPr>
              <w:jc w:val="center"/>
              <w:rPr>
                <w:ins w:id="6095" w:author="PCC" w:date="2026-03-29T21:04:00Z"/>
                <w:rFonts w:ascii="SimSun" w:hAnsi="SimSun"/>
                <w:color w:val="000000"/>
                <w:sz w:val="20"/>
                <w:szCs w:val="20"/>
                <w:lang w:val="en-NG"/>
              </w:rPr>
            </w:pPr>
            <w:ins w:id="6096"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63D5EA8F" w14:textId="77777777" w:rsidR="0020729B" w:rsidRPr="006B6714" w:rsidRDefault="0020729B" w:rsidP="00555240">
            <w:pPr>
              <w:jc w:val="center"/>
              <w:rPr>
                <w:ins w:id="6097" w:author="PCC" w:date="2026-03-29T21:04:00Z"/>
                <w:rFonts w:ascii="Calibri" w:hAnsi="Calibri" w:cs="Calibri"/>
                <w:color w:val="000000"/>
                <w:sz w:val="20"/>
                <w:szCs w:val="20"/>
                <w:lang w:val="en-NG"/>
              </w:rPr>
            </w:pPr>
            <w:ins w:id="6098" w:author="PCC" w:date="2026-03-29T21:04:00Z">
              <w:r w:rsidRPr="006B6714">
                <w:rPr>
                  <w:rFonts w:ascii="Calibri" w:hAnsi="Calibri" w:cs="Calibri"/>
                  <w:color w:val="000000"/>
                  <w:sz w:val="20"/>
                  <w:szCs w:val="20"/>
                  <w:lang w:val="en-NG"/>
                </w:rPr>
                <w:t>×</w:t>
              </w:r>
            </w:ins>
          </w:p>
        </w:tc>
      </w:tr>
      <w:tr w:rsidR="0020729B" w:rsidRPr="006B6714" w14:paraId="777B3515" w14:textId="77777777" w:rsidTr="00555240">
        <w:trPr>
          <w:trHeight w:val="611"/>
          <w:ins w:id="6099"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742A58B0" w14:textId="77777777" w:rsidR="0020729B" w:rsidRPr="006B6714" w:rsidRDefault="0020729B" w:rsidP="00555240">
            <w:pPr>
              <w:jc w:val="center"/>
              <w:rPr>
                <w:ins w:id="6100" w:author="PCC" w:date="2026-03-29T21:04:00Z"/>
                <w:rFonts w:ascii="Calibri" w:hAnsi="Calibri" w:cs="Calibri"/>
                <w:color w:val="000000"/>
                <w:sz w:val="20"/>
                <w:szCs w:val="20"/>
                <w:lang w:val="en-NG"/>
              </w:rPr>
            </w:pPr>
            <w:ins w:id="6101" w:author="PCC" w:date="2026-03-29T21:04:00Z">
              <w:r w:rsidRPr="006B6714">
                <w:rPr>
                  <w:rFonts w:ascii="Calibri" w:hAnsi="Calibri" w:cs="Calibri"/>
                  <w:color w:val="000000"/>
                  <w:sz w:val="20"/>
                  <w:szCs w:val="20"/>
                  <w:lang w:val="en-NG"/>
                </w:rPr>
                <w:t>3</w:t>
              </w:r>
            </w:ins>
          </w:p>
        </w:tc>
        <w:tc>
          <w:tcPr>
            <w:tcW w:w="555" w:type="pct"/>
            <w:vMerge/>
            <w:tcBorders>
              <w:top w:val="single" w:sz="4" w:space="0" w:color="auto"/>
              <w:left w:val="single" w:sz="4" w:space="0" w:color="auto"/>
              <w:bottom w:val="nil"/>
              <w:right w:val="single" w:sz="4" w:space="0" w:color="auto"/>
            </w:tcBorders>
            <w:vAlign w:val="center"/>
            <w:hideMark/>
          </w:tcPr>
          <w:p w14:paraId="17995FA3" w14:textId="77777777" w:rsidR="0020729B" w:rsidRPr="006B6714" w:rsidRDefault="0020729B" w:rsidP="00555240">
            <w:pPr>
              <w:rPr>
                <w:ins w:id="6102"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1F6A1E4" w14:textId="77777777" w:rsidR="0020729B" w:rsidRPr="006B6714" w:rsidRDefault="0020729B" w:rsidP="00555240">
            <w:pPr>
              <w:rPr>
                <w:ins w:id="6103" w:author="PCC" w:date="2026-03-29T21:04:00Z"/>
                <w:rFonts w:ascii="Calibri" w:hAnsi="Calibri" w:cs="Calibri"/>
                <w:color w:val="000000"/>
                <w:sz w:val="20"/>
                <w:szCs w:val="20"/>
                <w:lang w:val="en-NG"/>
              </w:rPr>
            </w:pPr>
            <w:ins w:id="6104" w:author="PCC" w:date="2026-03-29T21:04:00Z">
              <w:r w:rsidRPr="006B6714">
                <w:rPr>
                  <w:rFonts w:ascii="Calibri" w:hAnsi="Calibri" w:cs="Calibri"/>
                  <w:color w:val="000000"/>
                  <w:sz w:val="20"/>
                  <w:szCs w:val="20"/>
                  <w:lang w:val="en-NG"/>
                </w:rPr>
                <w:t>Acid Gas Removal Unit</w:t>
              </w:r>
            </w:ins>
          </w:p>
        </w:tc>
        <w:tc>
          <w:tcPr>
            <w:tcW w:w="185" w:type="pct"/>
            <w:tcBorders>
              <w:top w:val="nil"/>
              <w:left w:val="nil"/>
              <w:bottom w:val="single" w:sz="4" w:space="0" w:color="auto"/>
              <w:right w:val="single" w:sz="4" w:space="0" w:color="auto"/>
            </w:tcBorders>
            <w:noWrap/>
            <w:vAlign w:val="center"/>
            <w:hideMark/>
          </w:tcPr>
          <w:p w14:paraId="1DAD9214" w14:textId="77777777" w:rsidR="0020729B" w:rsidRPr="006B6714" w:rsidRDefault="0020729B" w:rsidP="00555240">
            <w:pPr>
              <w:jc w:val="center"/>
              <w:rPr>
                <w:ins w:id="6105" w:author="PCC" w:date="2026-03-29T21:04:00Z"/>
                <w:rFonts w:ascii="Calibri" w:hAnsi="Calibri" w:cs="Calibri"/>
                <w:color w:val="000000"/>
                <w:sz w:val="20"/>
                <w:szCs w:val="20"/>
                <w:lang w:val="en-NG"/>
              </w:rPr>
            </w:pPr>
            <w:ins w:id="6106"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6C9D29F" w14:textId="77777777" w:rsidR="0020729B" w:rsidRPr="006B6714" w:rsidRDefault="0020729B" w:rsidP="00555240">
            <w:pPr>
              <w:rPr>
                <w:ins w:id="6107" w:author="PCC" w:date="2026-03-29T21:04:00Z"/>
                <w:rFonts w:ascii="Calibri" w:hAnsi="Calibri" w:cs="Calibri"/>
                <w:sz w:val="20"/>
                <w:szCs w:val="20"/>
                <w:lang w:val="en-NG"/>
              </w:rPr>
            </w:pPr>
            <w:ins w:id="6108" w:author="PCC" w:date="2026-03-29T21:04:00Z">
              <w:r w:rsidRPr="006B6714">
                <w:rPr>
                  <w:rFonts w:ascii="Calibri" w:hAnsi="Calibri" w:cs="Calibri"/>
                  <w:sz w:val="20"/>
                  <w:szCs w:val="20"/>
                  <w:lang w:val="en-NG"/>
                </w:rPr>
                <w:t>The CO2 content in Feed Gas less than 2%</w:t>
              </w:r>
            </w:ins>
          </w:p>
        </w:tc>
        <w:tc>
          <w:tcPr>
            <w:tcW w:w="409" w:type="pct"/>
            <w:tcBorders>
              <w:top w:val="nil"/>
              <w:left w:val="nil"/>
              <w:bottom w:val="single" w:sz="4" w:space="0" w:color="auto"/>
              <w:right w:val="single" w:sz="4" w:space="0" w:color="auto"/>
            </w:tcBorders>
            <w:vAlign w:val="center"/>
          </w:tcPr>
          <w:p w14:paraId="27A1F0EF" w14:textId="77777777" w:rsidR="0020729B" w:rsidRPr="006B6714" w:rsidRDefault="0020729B" w:rsidP="00555240">
            <w:pPr>
              <w:jc w:val="right"/>
              <w:rPr>
                <w:ins w:id="6109"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0AA4CC21" w14:textId="77777777" w:rsidR="0020729B" w:rsidRPr="006B6714" w:rsidRDefault="0020729B" w:rsidP="00555240">
            <w:pPr>
              <w:jc w:val="center"/>
              <w:rPr>
                <w:ins w:id="6110" w:author="PCC" w:date="2026-03-29T21:04:00Z"/>
                <w:rFonts w:ascii="SimSun" w:hAnsi="SimSun"/>
                <w:color w:val="000000"/>
                <w:sz w:val="20"/>
                <w:szCs w:val="20"/>
                <w:lang w:val="en-NG"/>
              </w:rPr>
            </w:pPr>
            <w:ins w:id="6111"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6F37D684" w14:textId="77777777" w:rsidR="0020729B" w:rsidRPr="006B6714" w:rsidRDefault="0020729B" w:rsidP="00555240">
            <w:pPr>
              <w:jc w:val="center"/>
              <w:rPr>
                <w:ins w:id="6112" w:author="PCC" w:date="2026-03-29T21:04:00Z"/>
                <w:rFonts w:ascii="Calibri" w:hAnsi="Calibri" w:cs="Calibri"/>
                <w:color w:val="000000"/>
                <w:sz w:val="20"/>
                <w:szCs w:val="20"/>
                <w:lang w:val="en-NG"/>
              </w:rPr>
            </w:pPr>
            <w:ins w:id="611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C2D7F90" w14:textId="77777777" w:rsidR="0020729B" w:rsidRPr="006B6714" w:rsidRDefault="0020729B" w:rsidP="00555240">
            <w:pPr>
              <w:jc w:val="center"/>
              <w:rPr>
                <w:ins w:id="6114" w:author="PCC" w:date="2026-03-29T21:04:00Z"/>
                <w:rFonts w:ascii="SimSun" w:hAnsi="SimSun"/>
                <w:color w:val="000000"/>
                <w:sz w:val="20"/>
                <w:szCs w:val="20"/>
                <w:lang w:val="en-NG"/>
              </w:rPr>
            </w:pPr>
            <w:ins w:id="6115"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88389AA" w14:textId="77777777" w:rsidR="0020729B" w:rsidRPr="006B6714" w:rsidRDefault="0020729B" w:rsidP="00555240">
            <w:pPr>
              <w:jc w:val="center"/>
              <w:rPr>
                <w:ins w:id="6116" w:author="PCC" w:date="2026-03-29T21:04:00Z"/>
                <w:rFonts w:ascii="Calibri" w:hAnsi="Calibri" w:cs="Calibri"/>
                <w:color w:val="000000"/>
                <w:sz w:val="20"/>
                <w:szCs w:val="20"/>
                <w:lang w:val="en-NG"/>
              </w:rPr>
            </w:pPr>
            <w:ins w:id="611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944E3C6" w14:textId="77777777" w:rsidR="0020729B" w:rsidRPr="006B6714" w:rsidRDefault="0020729B" w:rsidP="00555240">
            <w:pPr>
              <w:jc w:val="center"/>
              <w:rPr>
                <w:ins w:id="6118" w:author="PCC" w:date="2026-03-29T21:04:00Z"/>
                <w:rFonts w:ascii="SimSun" w:hAnsi="SimSun"/>
                <w:color w:val="000000"/>
                <w:sz w:val="20"/>
                <w:szCs w:val="20"/>
                <w:lang w:val="en-NG"/>
              </w:rPr>
            </w:pPr>
            <w:ins w:id="6119"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22E2F26E" w14:textId="77777777" w:rsidR="0020729B" w:rsidRPr="006B6714" w:rsidRDefault="0020729B" w:rsidP="00555240">
            <w:pPr>
              <w:jc w:val="center"/>
              <w:rPr>
                <w:ins w:id="6120" w:author="PCC" w:date="2026-03-29T21:04:00Z"/>
                <w:rFonts w:ascii="Calibri" w:hAnsi="Calibri" w:cs="Calibri"/>
                <w:color w:val="000000"/>
                <w:sz w:val="20"/>
                <w:szCs w:val="20"/>
                <w:lang w:val="en-NG"/>
              </w:rPr>
            </w:pPr>
            <w:ins w:id="6121" w:author="PCC" w:date="2026-03-29T21:04:00Z">
              <w:r w:rsidRPr="006B6714">
                <w:rPr>
                  <w:rFonts w:ascii="Calibri" w:hAnsi="Calibri" w:cs="Calibri"/>
                  <w:color w:val="000000"/>
                  <w:sz w:val="20"/>
                  <w:szCs w:val="20"/>
                  <w:lang w:val="en-NG"/>
                </w:rPr>
                <w:t>×</w:t>
              </w:r>
            </w:ins>
          </w:p>
        </w:tc>
      </w:tr>
      <w:tr w:rsidR="0020729B" w:rsidRPr="006B6714" w14:paraId="35926ED7" w14:textId="77777777" w:rsidTr="00555240">
        <w:trPr>
          <w:trHeight w:val="336"/>
          <w:ins w:id="6122"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4CB05FA3" w14:textId="77777777" w:rsidR="0020729B" w:rsidRPr="006B6714" w:rsidRDefault="0020729B" w:rsidP="00555240">
            <w:pPr>
              <w:jc w:val="center"/>
              <w:rPr>
                <w:ins w:id="6123" w:author="PCC" w:date="2026-03-29T21:04:00Z"/>
                <w:rFonts w:ascii="Calibri" w:hAnsi="Calibri" w:cs="Calibri"/>
                <w:color w:val="000000"/>
                <w:sz w:val="20"/>
                <w:szCs w:val="20"/>
                <w:lang w:val="en-NG"/>
              </w:rPr>
            </w:pPr>
            <w:ins w:id="6124" w:author="PCC" w:date="2026-03-29T21:04:00Z">
              <w:r w:rsidRPr="006B6714">
                <w:rPr>
                  <w:rFonts w:ascii="Calibri" w:hAnsi="Calibri" w:cs="Calibri"/>
                  <w:color w:val="000000"/>
                  <w:sz w:val="20"/>
                  <w:szCs w:val="20"/>
                  <w:lang w:val="en-NG"/>
                </w:rPr>
                <w:t>4</w:t>
              </w:r>
            </w:ins>
          </w:p>
        </w:tc>
        <w:tc>
          <w:tcPr>
            <w:tcW w:w="555" w:type="pct"/>
            <w:vMerge/>
            <w:tcBorders>
              <w:top w:val="single" w:sz="4" w:space="0" w:color="auto"/>
              <w:left w:val="single" w:sz="4" w:space="0" w:color="auto"/>
              <w:bottom w:val="nil"/>
              <w:right w:val="single" w:sz="4" w:space="0" w:color="auto"/>
            </w:tcBorders>
            <w:vAlign w:val="center"/>
            <w:hideMark/>
          </w:tcPr>
          <w:p w14:paraId="2551D78B" w14:textId="77777777" w:rsidR="0020729B" w:rsidRPr="006B6714" w:rsidRDefault="0020729B" w:rsidP="00555240">
            <w:pPr>
              <w:rPr>
                <w:ins w:id="6125"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FC6B57A" w14:textId="77777777" w:rsidR="0020729B" w:rsidRPr="006B6714" w:rsidRDefault="0020729B" w:rsidP="00555240">
            <w:pPr>
              <w:rPr>
                <w:ins w:id="6126" w:author="PCC" w:date="2026-03-29T21:04:00Z"/>
                <w:rFonts w:ascii="Calibri" w:hAnsi="Calibri" w:cs="Calibri"/>
                <w:color w:val="000000"/>
                <w:sz w:val="20"/>
                <w:szCs w:val="20"/>
                <w:lang w:val="en-NG"/>
              </w:rPr>
            </w:pPr>
            <w:ins w:id="6127" w:author="PCC" w:date="2026-03-29T21:04:00Z">
              <w:r w:rsidRPr="006B6714">
                <w:rPr>
                  <w:rFonts w:ascii="Calibri" w:hAnsi="Calibri" w:cs="Calibri"/>
                  <w:color w:val="000000"/>
                  <w:sz w:val="20"/>
                  <w:szCs w:val="20"/>
                  <w:lang w:val="en-NG"/>
                </w:rPr>
                <w:t>Dehydration Device</w:t>
              </w:r>
            </w:ins>
          </w:p>
        </w:tc>
        <w:tc>
          <w:tcPr>
            <w:tcW w:w="185" w:type="pct"/>
            <w:tcBorders>
              <w:top w:val="nil"/>
              <w:left w:val="nil"/>
              <w:bottom w:val="single" w:sz="4" w:space="0" w:color="auto"/>
              <w:right w:val="single" w:sz="4" w:space="0" w:color="auto"/>
            </w:tcBorders>
            <w:noWrap/>
            <w:vAlign w:val="center"/>
            <w:hideMark/>
          </w:tcPr>
          <w:p w14:paraId="152CFC30" w14:textId="77777777" w:rsidR="0020729B" w:rsidRPr="006B6714" w:rsidRDefault="0020729B" w:rsidP="00555240">
            <w:pPr>
              <w:jc w:val="center"/>
              <w:rPr>
                <w:ins w:id="6128" w:author="PCC" w:date="2026-03-29T21:04:00Z"/>
                <w:rFonts w:ascii="Calibri" w:hAnsi="Calibri" w:cs="Calibri"/>
                <w:color w:val="000000"/>
                <w:sz w:val="20"/>
                <w:szCs w:val="20"/>
                <w:lang w:val="en-NG"/>
              </w:rPr>
            </w:pPr>
            <w:ins w:id="6129"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79D3825E" w14:textId="77777777" w:rsidR="0020729B" w:rsidRPr="006B6714" w:rsidRDefault="0020729B" w:rsidP="00555240">
            <w:pPr>
              <w:jc w:val="center"/>
              <w:rPr>
                <w:ins w:id="6130" w:author="PCC" w:date="2026-03-29T21:04:00Z"/>
                <w:rFonts w:ascii="Calibri" w:hAnsi="Calibri" w:cs="Calibri"/>
                <w:color w:val="000000"/>
                <w:sz w:val="20"/>
                <w:szCs w:val="20"/>
                <w:lang w:val="en-NG"/>
              </w:rPr>
            </w:pPr>
            <w:ins w:id="6131"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423D548C" w14:textId="77777777" w:rsidR="0020729B" w:rsidRPr="006B6714" w:rsidRDefault="0020729B" w:rsidP="00555240">
            <w:pPr>
              <w:jc w:val="right"/>
              <w:rPr>
                <w:ins w:id="6132"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5E15733" w14:textId="77777777" w:rsidR="0020729B" w:rsidRPr="006B6714" w:rsidRDefault="0020729B" w:rsidP="00555240">
            <w:pPr>
              <w:jc w:val="center"/>
              <w:rPr>
                <w:ins w:id="6133" w:author="PCC" w:date="2026-03-29T21:04:00Z"/>
                <w:rFonts w:ascii="SimSun" w:hAnsi="SimSun"/>
                <w:color w:val="000000"/>
                <w:sz w:val="20"/>
                <w:szCs w:val="20"/>
                <w:lang w:val="en-NG"/>
              </w:rPr>
            </w:pPr>
            <w:ins w:id="6134"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70DB1F48" w14:textId="77777777" w:rsidR="0020729B" w:rsidRPr="006B6714" w:rsidRDefault="0020729B" w:rsidP="00555240">
            <w:pPr>
              <w:jc w:val="center"/>
              <w:rPr>
                <w:ins w:id="6135" w:author="PCC" w:date="2026-03-29T21:04:00Z"/>
                <w:rFonts w:ascii="Calibri" w:hAnsi="Calibri" w:cs="Calibri"/>
                <w:color w:val="000000"/>
                <w:sz w:val="20"/>
                <w:szCs w:val="20"/>
                <w:lang w:val="en-NG"/>
              </w:rPr>
            </w:pPr>
            <w:ins w:id="613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214C129B" w14:textId="77777777" w:rsidR="0020729B" w:rsidRPr="006B6714" w:rsidRDefault="0020729B" w:rsidP="00555240">
            <w:pPr>
              <w:jc w:val="center"/>
              <w:rPr>
                <w:ins w:id="6137" w:author="PCC" w:date="2026-03-29T21:04:00Z"/>
                <w:rFonts w:ascii="SimSun" w:hAnsi="SimSun"/>
                <w:color w:val="000000"/>
                <w:sz w:val="20"/>
                <w:szCs w:val="20"/>
                <w:lang w:val="en-NG"/>
              </w:rPr>
            </w:pPr>
            <w:ins w:id="6138"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7E728B1D" w14:textId="77777777" w:rsidR="0020729B" w:rsidRPr="006B6714" w:rsidRDefault="0020729B" w:rsidP="00555240">
            <w:pPr>
              <w:jc w:val="center"/>
              <w:rPr>
                <w:ins w:id="6139" w:author="PCC" w:date="2026-03-29T21:04:00Z"/>
                <w:rFonts w:ascii="Calibri" w:hAnsi="Calibri" w:cs="Calibri"/>
                <w:color w:val="000000"/>
                <w:sz w:val="20"/>
                <w:szCs w:val="20"/>
                <w:lang w:val="en-NG"/>
              </w:rPr>
            </w:pPr>
            <w:ins w:id="614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B4FCA54" w14:textId="77777777" w:rsidR="0020729B" w:rsidRPr="006B6714" w:rsidRDefault="0020729B" w:rsidP="00555240">
            <w:pPr>
              <w:jc w:val="center"/>
              <w:rPr>
                <w:ins w:id="6141" w:author="PCC" w:date="2026-03-29T21:04:00Z"/>
                <w:rFonts w:ascii="SimSun" w:hAnsi="SimSun"/>
                <w:color w:val="000000"/>
                <w:sz w:val="20"/>
                <w:szCs w:val="20"/>
                <w:lang w:val="en-NG"/>
              </w:rPr>
            </w:pPr>
            <w:ins w:id="6142"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F11B67C" w14:textId="77777777" w:rsidR="0020729B" w:rsidRPr="006B6714" w:rsidRDefault="0020729B" w:rsidP="00555240">
            <w:pPr>
              <w:jc w:val="center"/>
              <w:rPr>
                <w:ins w:id="6143" w:author="PCC" w:date="2026-03-29T21:04:00Z"/>
                <w:rFonts w:ascii="Calibri" w:hAnsi="Calibri" w:cs="Calibri"/>
                <w:color w:val="000000"/>
                <w:sz w:val="20"/>
                <w:szCs w:val="20"/>
                <w:lang w:val="en-NG"/>
              </w:rPr>
            </w:pPr>
            <w:ins w:id="6144" w:author="PCC" w:date="2026-03-29T21:04:00Z">
              <w:r w:rsidRPr="006B6714">
                <w:rPr>
                  <w:rFonts w:ascii="Calibri" w:hAnsi="Calibri" w:cs="Calibri"/>
                  <w:color w:val="000000"/>
                  <w:sz w:val="20"/>
                  <w:szCs w:val="20"/>
                  <w:lang w:val="en-NG"/>
                </w:rPr>
                <w:t>×</w:t>
              </w:r>
            </w:ins>
          </w:p>
        </w:tc>
      </w:tr>
      <w:tr w:rsidR="0020729B" w:rsidRPr="006B6714" w14:paraId="5CE732D4" w14:textId="77777777" w:rsidTr="00555240">
        <w:trPr>
          <w:trHeight w:val="336"/>
          <w:ins w:id="6145"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4DB305FF" w14:textId="77777777" w:rsidR="0020729B" w:rsidRPr="006B6714" w:rsidRDefault="0020729B" w:rsidP="00555240">
            <w:pPr>
              <w:jc w:val="center"/>
              <w:rPr>
                <w:ins w:id="6146" w:author="PCC" w:date="2026-03-29T21:04:00Z"/>
                <w:rFonts w:ascii="Calibri" w:hAnsi="Calibri" w:cs="Calibri"/>
                <w:color w:val="000000"/>
                <w:sz w:val="20"/>
                <w:szCs w:val="20"/>
                <w:lang w:val="en-NG"/>
              </w:rPr>
            </w:pPr>
            <w:ins w:id="6147" w:author="PCC" w:date="2026-03-29T21:04:00Z">
              <w:r w:rsidRPr="006B6714">
                <w:rPr>
                  <w:rFonts w:ascii="Calibri" w:hAnsi="Calibri" w:cs="Calibri"/>
                  <w:color w:val="000000"/>
                  <w:sz w:val="20"/>
                  <w:szCs w:val="20"/>
                  <w:lang w:val="en-NG"/>
                </w:rPr>
                <w:t>5</w:t>
              </w:r>
            </w:ins>
          </w:p>
        </w:tc>
        <w:tc>
          <w:tcPr>
            <w:tcW w:w="555" w:type="pct"/>
            <w:vMerge/>
            <w:tcBorders>
              <w:top w:val="single" w:sz="4" w:space="0" w:color="auto"/>
              <w:left w:val="single" w:sz="4" w:space="0" w:color="auto"/>
              <w:bottom w:val="nil"/>
              <w:right w:val="single" w:sz="4" w:space="0" w:color="auto"/>
            </w:tcBorders>
            <w:vAlign w:val="center"/>
            <w:hideMark/>
          </w:tcPr>
          <w:p w14:paraId="67F9E3F2" w14:textId="77777777" w:rsidR="0020729B" w:rsidRPr="006B6714" w:rsidRDefault="0020729B" w:rsidP="00555240">
            <w:pPr>
              <w:rPr>
                <w:ins w:id="6148"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8AAB2B9" w14:textId="77777777" w:rsidR="0020729B" w:rsidRPr="006B6714" w:rsidRDefault="0020729B" w:rsidP="00555240">
            <w:pPr>
              <w:rPr>
                <w:ins w:id="6149" w:author="PCC" w:date="2026-03-29T21:04:00Z"/>
                <w:rFonts w:ascii="Calibri" w:hAnsi="Calibri" w:cs="Calibri"/>
                <w:color w:val="000000"/>
                <w:sz w:val="20"/>
                <w:szCs w:val="20"/>
                <w:lang w:val="en-NG"/>
              </w:rPr>
            </w:pPr>
            <w:ins w:id="6150" w:author="PCC" w:date="2026-03-29T21:04:00Z">
              <w:r w:rsidRPr="006B6714">
                <w:rPr>
                  <w:rFonts w:ascii="Calibri" w:hAnsi="Calibri" w:cs="Calibri"/>
                  <w:color w:val="000000"/>
                  <w:sz w:val="20"/>
                  <w:szCs w:val="20"/>
                  <w:lang w:val="en-NG"/>
                </w:rPr>
                <w:t>Heavy Hydrocarbon Removal Device</w:t>
              </w:r>
            </w:ins>
          </w:p>
        </w:tc>
        <w:tc>
          <w:tcPr>
            <w:tcW w:w="185" w:type="pct"/>
            <w:tcBorders>
              <w:top w:val="nil"/>
              <w:left w:val="nil"/>
              <w:bottom w:val="single" w:sz="4" w:space="0" w:color="auto"/>
              <w:right w:val="single" w:sz="4" w:space="0" w:color="auto"/>
            </w:tcBorders>
            <w:noWrap/>
            <w:vAlign w:val="center"/>
            <w:hideMark/>
          </w:tcPr>
          <w:p w14:paraId="47974E0E" w14:textId="77777777" w:rsidR="0020729B" w:rsidRPr="006B6714" w:rsidRDefault="0020729B" w:rsidP="00555240">
            <w:pPr>
              <w:jc w:val="center"/>
              <w:rPr>
                <w:ins w:id="6151" w:author="PCC" w:date="2026-03-29T21:04:00Z"/>
                <w:rFonts w:ascii="Calibri" w:hAnsi="Calibri" w:cs="Calibri"/>
                <w:color w:val="000000"/>
                <w:sz w:val="20"/>
                <w:szCs w:val="20"/>
                <w:lang w:val="en-NG"/>
              </w:rPr>
            </w:pPr>
            <w:ins w:id="6152"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129A49D4" w14:textId="77777777" w:rsidR="0020729B" w:rsidRPr="006B6714" w:rsidRDefault="0020729B" w:rsidP="00555240">
            <w:pPr>
              <w:jc w:val="center"/>
              <w:rPr>
                <w:ins w:id="6153" w:author="PCC" w:date="2026-03-29T21:04:00Z"/>
                <w:rFonts w:ascii="Calibri" w:hAnsi="Calibri" w:cs="Calibri"/>
                <w:color w:val="000000"/>
                <w:sz w:val="20"/>
                <w:szCs w:val="20"/>
                <w:lang w:val="en-NG"/>
              </w:rPr>
            </w:pPr>
            <w:ins w:id="6154"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440EFC38" w14:textId="77777777" w:rsidR="0020729B" w:rsidRPr="006B6714" w:rsidRDefault="0020729B" w:rsidP="00555240">
            <w:pPr>
              <w:jc w:val="right"/>
              <w:rPr>
                <w:ins w:id="6155"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0DEEBEA6" w14:textId="77777777" w:rsidR="0020729B" w:rsidRPr="006B6714" w:rsidRDefault="0020729B" w:rsidP="00555240">
            <w:pPr>
              <w:jc w:val="center"/>
              <w:rPr>
                <w:ins w:id="6156" w:author="PCC" w:date="2026-03-29T21:04:00Z"/>
                <w:rFonts w:ascii="SimSun" w:hAnsi="SimSun"/>
                <w:color w:val="000000"/>
                <w:sz w:val="20"/>
                <w:szCs w:val="20"/>
                <w:lang w:val="en-NG"/>
              </w:rPr>
            </w:pPr>
            <w:ins w:id="6157"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1B1492AA" w14:textId="77777777" w:rsidR="0020729B" w:rsidRPr="006B6714" w:rsidRDefault="0020729B" w:rsidP="00555240">
            <w:pPr>
              <w:jc w:val="center"/>
              <w:rPr>
                <w:ins w:id="6158" w:author="PCC" w:date="2026-03-29T21:04:00Z"/>
                <w:rFonts w:ascii="Calibri" w:hAnsi="Calibri" w:cs="Calibri"/>
                <w:color w:val="000000"/>
                <w:sz w:val="20"/>
                <w:szCs w:val="20"/>
                <w:lang w:val="en-NG"/>
              </w:rPr>
            </w:pPr>
            <w:ins w:id="615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F4B4B9C" w14:textId="77777777" w:rsidR="0020729B" w:rsidRPr="006B6714" w:rsidRDefault="0020729B" w:rsidP="00555240">
            <w:pPr>
              <w:jc w:val="center"/>
              <w:rPr>
                <w:ins w:id="6160" w:author="PCC" w:date="2026-03-29T21:04:00Z"/>
                <w:rFonts w:ascii="SimSun" w:hAnsi="SimSun"/>
                <w:color w:val="000000"/>
                <w:sz w:val="20"/>
                <w:szCs w:val="20"/>
                <w:lang w:val="en-NG"/>
              </w:rPr>
            </w:pPr>
            <w:ins w:id="6161"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6A0A74C" w14:textId="77777777" w:rsidR="0020729B" w:rsidRPr="006B6714" w:rsidRDefault="0020729B" w:rsidP="00555240">
            <w:pPr>
              <w:jc w:val="center"/>
              <w:rPr>
                <w:ins w:id="6162" w:author="PCC" w:date="2026-03-29T21:04:00Z"/>
                <w:rFonts w:ascii="Calibri" w:hAnsi="Calibri" w:cs="Calibri"/>
                <w:color w:val="000000"/>
                <w:sz w:val="20"/>
                <w:szCs w:val="20"/>
                <w:lang w:val="en-NG"/>
              </w:rPr>
            </w:pPr>
            <w:ins w:id="616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C3EB964" w14:textId="77777777" w:rsidR="0020729B" w:rsidRPr="006B6714" w:rsidRDefault="0020729B" w:rsidP="00555240">
            <w:pPr>
              <w:jc w:val="center"/>
              <w:rPr>
                <w:ins w:id="6164" w:author="PCC" w:date="2026-03-29T21:04:00Z"/>
                <w:rFonts w:ascii="SimSun" w:hAnsi="SimSun"/>
                <w:color w:val="000000"/>
                <w:sz w:val="20"/>
                <w:szCs w:val="20"/>
                <w:lang w:val="en-NG"/>
              </w:rPr>
            </w:pPr>
            <w:ins w:id="6165"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6D5B26AA" w14:textId="77777777" w:rsidR="0020729B" w:rsidRPr="006B6714" w:rsidRDefault="0020729B" w:rsidP="00555240">
            <w:pPr>
              <w:jc w:val="center"/>
              <w:rPr>
                <w:ins w:id="6166" w:author="PCC" w:date="2026-03-29T21:04:00Z"/>
                <w:rFonts w:ascii="Calibri" w:hAnsi="Calibri" w:cs="Calibri"/>
                <w:color w:val="000000"/>
                <w:sz w:val="20"/>
                <w:szCs w:val="20"/>
                <w:lang w:val="en-NG"/>
              </w:rPr>
            </w:pPr>
            <w:ins w:id="6167" w:author="PCC" w:date="2026-03-29T21:04:00Z">
              <w:r w:rsidRPr="006B6714">
                <w:rPr>
                  <w:rFonts w:ascii="Calibri" w:hAnsi="Calibri" w:cs="Calibri"/>
                  <w:color w:val="000000"/>
                  <w:sz w:val="20"/>
                  <w:szCs w:val="20"/>
                  <w:lang w:val="en-NG"/>
                </w:rPr>
                <w:t>×</w:t>
              </w:r>
            </w:ins>
          </w:p>
        </w:tc>
      </w:tr>
      <w:tr w:rsidR="0020729B" w:rsidRPr="006B6714" w14:paraId="4606B1FC" w14:textId="77777777" w:rsidTr="00555240">
        <w:trPr>
          <w:trHeight w:val="336"/>
          <w:ins w:id="6168"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2C95DE96" w14:textId="77777777" w:rsidR="0020729B" w:rsidRPr="006B6714" w:rsidRDefault="0020729B" w:rsidP="00555240">
            <w:pPr>
              <w:jc w:val="center"/>
              <w:rPr>
                <w:ins w:id="6169" w:author="PCC" w:date="2026-03-29T21:04:00Z"/>
                <w:rFonts w:ascii="Calibri" w:hAnsi="Calibri" w:cs="Calibri"/>
                <w:color w:val="000000"/>
                <w:sz w:val="20"/>
                <w:szCs w:val="20"/>
                <w:lang w:val="en-NG"/>
              </w:rPr>
            </w:pPr>
            <w:ins w:id="6170" w:author="PCC" w:date="2026-03-29T21:04:00Z">
              <w:r w:rsidRPr="006B6714">
                <w:rPr>
                  <w:rFonts w:ascii="Calibri" w:hAnsi="Calibri" w:cs="Calibri"/>
                  <w:color w:val="000000"/>
                  <w:sz w:val="20"/>
                  <w:szCs w:val="20"/>
                  <w:lang w:val="en-NG"/>
                </w:rPr>
                <w:t>6</w:t>
              </w:r>
            </w:ins>
          </w:p>
        </w:tc>
        <w:tc>
          <w:tcPr>
            <w:tcW w:w="555" w:type="pct"/>
            <w:vMerge/>
            <w:tcBorders>
              <w:top w:val="single" w:sz="4" w:space="0" w:color="auto"/>
              <w:left w:val="single" w:sz="4" w:space="0" w:color="auto"/>
              <w:bottom w:val="nil"/>
              <w:right w:val="single" w:sz="4" w:space="0" w:color="auto"/>
            </w:tcBorders>
            <w:vAlign w:val="center"/>
            <w:hideMark/>
          </w:tcPr>
          <w:p w14:paraId="0C88E5BB" w14:textId="77777777" w:rsidR="0020729B" w:rsidRPr="006B6714" w:rsidRDefault="0020729B" w:rsidP="00555240">
            <w:pPr>
              <w:rPr>
                <w:ins w:id="6171"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AE1E41D" w14:textId="77777777" w:rsidR="0020729B" w:rsidRPr="006B6714" w:rsidRDefault="0020729B" w:rsidP="00555240">
            <w:pPr>
              <w:rPr>
                <w:ins w:id="6172" w:author="PCC" w:date="2026-03-29T21:04:00Z"/>
                <w:rFonts w:ascii="Calibri" w:hAnsi="Calibri" w:cs="Calibri"/>
                <w:color w:val="000000"/>
                <w:sz w:val="20"/>
                <w:szCs w:val="20"/>
                <w:lang w:val="en-NG"/>
              </w:rPr>
            </w:pPr>
            <w:ins w:id="6173" w:author="PCC" w:date="2026-03-29T21:04:00Z">
              <w:r w:rsidRPr="006B6714">
                <w:rPr>
                  <w:rFonts w:ascii="Calibri" w:hAnsi="Calibri" w:cs="Calibri"/>
                  <w:color w:val="000000"/>
                  <w:sz w:val="20"/>
                  <w:szCs w:val="20"/>
                  <w:lang w:val="en-NG"/>
                </w:rPr>
                <w:t>Cold Box</w:t>
              </w:r>
            </w:ins>
          </w:p>
        </w:tc>
        <w:tc>
          <w:tcPr>
            <w:tcW w:w="185" w:type="pct"/>
            <w:tcBorders>
              <w:top w:val="nil"/>
              <w:left w:val="nil"/>
              <w:bottom w:val="single" w:sz="4" w:space="0" w:color="auto"/>
              <w:right w:val="single" w:sz="4" w:space="0" w:color="auto"/>
            </w:tcBorders>
            <w:noWrap/>
            <w:vAlign w:val="center"/>
            <w:hideMark/>
          </w:tcPr>
          <w:p w14:paraId="46F91AAE" w14:textId="77777777" w:rsidR="0020729B" w:rsidRPr="006B6714" w:rsidRDefault="0020729B" w:rsidP="00555240">
            <w:pPr>
              <w:jc w:val="center"/>
              <w:rPr>
                <w:ins w:id="6174" w:author="PCC" w:date="2026-03-29T21:04:00Z"/>
                <w:rFonts w:ascii="Calibri" w:hAnsi="Calibri" w:cs="Calibri"/>
                <w:sz w:val="20"/>
                <w:szCs w:val="20"/>
                <w:lang w:val="en-NG"/>
              </w:rPr>
            </w:pPr>
            <w:ins w:id="6175" w:author="PCC" w:date="2026-03-29T21:04:00Z">
              <w:r w:rsidRPr="006B6714">
                <w:rPr>
                  <w:rFonts w:ascii="Calibri" w:hAnsi="Calibri" w:cs="Calibri"/>
                  <w:sz w:val="20"/>
                  <w:szCs w:val="20"/>
                  <w:lang w:val="en-NG"/>
                </w:rPr>
                <w:t>1</w:t>
              </w:r>
            </w:ins>
          </w:p>
        </w:tc>
        <w:tc>
          <w:tcPr>
            <w:tcW w:w="1125" w:type="pct"/>
            <w:tcBorders>
              <w:top w:val="nil"/>
              <w:left w:val="nil"/>
              <w:bottom w:val="single" w:sz="4" w:space="0" w:color="auto"/>
              <w:right w:val="single" w:sz="4" w:space="0" w:color="auto"/>
            </w:tcBorders>
            <w:vAlign w:val="center"/>
            <w:hideMark/>
          </w:tcPr>
          <w:p w14:paraId="5D815FA6" w14:textId="77777777" w:rsidR="0020729B" w:rsidRPr="006B6714" w:rsidRDefault="0020729B" w:rsidP="00555240">
            <w:pPr>
              <w:jc w:val="center"/>
              <w:rPr>
                <w:ins w:id="6176" w:author="PCC" w:date="2026-03-29T21:04:00Z"/>
                <w:rFonts w:ascii="Calibri" w:hAnsi="Calibri" w:cs="Calibri"/>
                <w:sz w:val="20"/>
                <w:szCs w:val="20"/>
                <w:lang w:val="en-NG"/>
              </w:rPr>
            </w:pPr>
            <w:ins w:id="6177" w:author="PCC" w:date="2026-03-29T21:04:00Z">
              <w:r w:rsidRPr="006B6714">
                <w:rPr>
                  <w:rFonts w:ascii="Calibri" w:hAnsi="Calibri" w:cs="Calibri"/>
                  <w:sz w:val="20"/>
                  <w:szCs w:val="20"/>
                  <w:lang w:val="en-NG"/>
                </w:rPr>
                <w:t> </w:t>
              </w:r>
            </w:ins>
          </w:p>
        </w:tc>
        <w:tc>
          <w:tcPr>
            <w:tcW w:w="409" w:type="pct"/>
            <w:tcBorders>
              <w:top w:val="nil"/>
              <w:left w:val="nil"/>
              <w:bottom w:val="single" w:sz="4" w:space="0" w:color="auto"/>
              <w:right w:val="single" w:sz="4" w:space="0" w:color="auto"/>
            </w:tcBorders>
            <w:vAlign w:val="center"/>
          </w:tcPr>
          <w:p w14:paraId="473F465C" w14:textId="77777777" w:rsidR="0020729B" w:rsidRPr="006B6714" w:rsidRDefault="0020729B" w:rsidP="00555240">
            <w:pPr>
              <w:jc w:val="right"/>
              <w:rPr>
                <w:ins w:id="6178"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617B1634" w14:textId="77777777" w:rsidR="0020729B" w:rsidRPr="006B6714" w:rsidRDefault="0020729B" w:rsidP="00555240">
            <w:pPr>
              <w:jc w:val="center"/>
              <w:rPr>
                <w:ins w:id="6179" w:author="PCC" w:date="2026-03-29T21:04:00Z"/>
                <w:rFonts w:ascii="SimSun" w:hAnsi="SimSun"/>
                <w:color w:val="000000"/>
                <w:sz w:val="20"/>
                <w:szCs w:val="20"/>
                <w:lang w:val="en-NG"/>
              </w:rPr>
            </w:pPr>
            <w:ins w:id="6180"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4A0FC07A" w14:textId="77777777" w:rsidR="0020729B" w:rsidRPr="006B6714" w:rsidRDefault="0020729B" w:rsidP="00555240">
            <w:pPr>
              <w:jc w:val="center"/>
              <w:rPr>
                <w:ins w:id="6181" w:author="PCC" w:date="2026-03-29T21:04:00Z"/>
                <w:rFonts w:ascii="Calibri" w:hAnsi="Calibri" w:cs="Calibri"/>
                <w:color w:val="000000"/>
                <w:sz w:val="20"/>
                <w:szCs w:val="20"/>
                <w:lang w:val="en-NG"/>
              </w:rPr>
            </w:pPr>
            <w:ins w:id="618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957DE43" w14:textId="77777777" w:rsidR="0020729B" w:rsidRPr="006B6714" w:rsidRDefault="0020729B" w:rsidP="00555240">
            <w:pPr>
              <w:jc w:val="center"/>
              <w:rPr>
                <w:ins w:id="6183" w:author="PCC" w:date="2026-03-29T21:04:00Z"/>
                <w:rFonts w:ascii="SimSun" w:hAnsi="SimSun"/>
                <w:color w:val="000000"/>
                <w:sz w:val="20"/>
                <w:szCs w:val="20"/>
                <w:lang w:val="en-NG"/>
              </w:rPr>
            </w:pPr>
            <w:ins w:id="6184"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AF6974B" w14:textId="77777777" w:rsidR="0020729B" w:rsidRPr="006B6714" w:rsidRDefault="0020729B" w:rsidP="00555240">
            <w:pPr>
              <w:jc w:val="center"/>
              <w:rPr>
                <w:ins w:id="6185" w:author="PCC" w:date="2026-03-29T21:04:00Z"/>
                <w:rFonts w:ascii="Calibri" w:hAnsi="Calibri" w:cs="Calibri"/>
                <w:color w:val="000000"/>
                <w:sz w:val="20"/>
                <w:szCs w:val="20"/>
                <w:lang w:val="en-NG"/>
              </w:rPr>
            </w:pPr>
            <w:ins w:id="618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116E1C1" w14:textId="77777777" w:rsidR="0020729B" w:rsidRPr="006B6714" w:rsidRDefault="0020729B" w:rsidP="00555240">
            <w:pPr>
              <w:jc w:val="center"/>
              <w:rPr>
                <w:ins w:id="6187" w:author="PCC" w:date="2026-03-29T21:04:00Z"/>
                <w:rFonts w:ascii="SimSun" w:hAnsi="SimSun"/>
                <w:color w:val="000000"/>
                <w:sz w:val="20"/>
                <w:szCs w:val="20"/>
                <w:lang w:val="en-NG"/>
              </w:rPr>
            </w:pPr>
            <w:ins w:id="6188"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65DF63DB" w14:textId="77777777" w:rsidR="0020729B" w:rsidRPr="006B6714" w:rsidRDefault="0020729B" w:rsidP="00555240">
            <w:pPr>
              <w:jc w:val="center"/>
              <w:rPr>
                <w:ins w:id="6189" w:author="PCC" w:date="2026-03-29T21:04:00Z"/>
                <w:rFonts w:ascii="Calibri" w:hAnsi="Calibri" w:cs="Calibri"/>
                <w:color w:val="000000"/>
                <w:sz w:val="20"/>
                <w:szCs w:val="20"/>
                <w:lang w:val="en-NG"/>
              </w:rPr>
            </w:pPr>
            <w:ins w:id="6190" w:author="PCC" w:date="2026-03-29T21:04:00Z">
              <w:r w:rsidRPr="006B6714">
                <w:rPr>
                  <w:rFonts w:ascii="Calibri" w:hAnsi="Calibri" w:cs="Calibri"/>
                  <w:color w:val="000000"/>
                  <w:sz w:val="20"/>
                  <w:szCs w:val="20"/>
                  <w:lang w:val="en-NG"/>
                </w:rPr>
                <w:t>×</w:t>
              </w:r>
            </w:ins>
          </w:p>
        </w:tc>
      </w:tr>
      <w:tr w:rsidR="0020729B" w:rsidRPr="006B6714" w14:paraId="371D0022" w14:textId="77777777" w:rsidTr="00555240">
        <w:trPr>
          <w:trHeight w:val="336"/>
          <w:ins w:id="6191"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9E6E54B" w14:textId="77777777" w:rsidR="0020729B" w:rsidRPr="006B6714" w:rsidRDefault="0020729B" w:rsidP="00555240">
            <w:pPr>
              <w:jc w:val="center"/>
              <w:rPr>
                <w:ins w:id="6192" w:author="PCC" w:date="2026-03-29T21:04:00Z"/>
                <w:rFonts w:ascii="Calibri" w:hAnsi="Calibri" w:cs="Calibri"/>
                <w:color w:val="000000"/>
                <w:sz w:val="20"/>
                <w:szCs w:val="20"/>
                <w:lang w:val="en-NG"/>
              </w:rPr>
            </w:pPr>
            <w:ins w:id="6193" w:author="PCC" w:date="2026-03-29T21:04:00Z">
              <w:r w:rsidRPr="006B6714">
                <w:rPr>
                  <w:rFonts w:ascii="Calibri" w:hAnsi="Calibri" w:cs="Calibri"/>
                  <w:color w:val="000000"/>
                  <w:sz w:val="20"/>
                  <w:szCs w:val="20"/>
                  <w:lang w:val="en-NG"/>
                </w:rPr>
                <w:t>7</w:t>
              </w:r>
            </w:ins>
          </w:p>
        </w:tc>
        <w:tc>
          <w:tcPr>
            <w:tcW w:w="555" w:type="pct"/>
            <w:vMerge/>
            <w:tcBorders>
              <w:top w:val="single" w:sz="4" w:space="0" w:color="auto"/>
              <w:left w:val="single" w:sz="4" w:space="0" w:color="auto"/>
              <w:bottom w:val="nil"/>
              <w:right w:val="single" w:sz="4" w:space="0" w:color="auto"/>
            </w:tcBorders>
            <w:vAlign w:val="center"/>
            <w:hideMark/>
          </w:tcPr>
          <w:p w14:paraId="79F7326D" w14:textId="77777777" w:rsidR="0020729B" w:rsidRPr="006B6714" w:rsidRDefault="0020729B" w:rsidP="00555240">
            <w:pPr>
              <w:rPr>
                <w:ins w:id="6194"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B568B0B" w14:textId="77777777" w:rsidR="0020729B" w:rsidRPr="006B6714" w:rsidRDefault="0020729B" w:rsidP="00555240">
            <w:pPr>
              <w:rPr>
                <w:ins w:id="6195" w:author="PCC" w:date="2026-03-29T21:04:00Z"/>
                <w:rFonts w:ascii="Calibri" w:hAnsi="Calibri" w:cs="Calibri"/>
                <w:color w:val="000000"/>
                <w:sz w:val="20"/>
                <w:szCs w:val="20"/>
                <w:lang w:val="en-NG"/>
              </w:rPr>
            </w:pPr>
            <w:ins w:id="6196" w:author="PCC" w:date="2026-03-29T21:04:00Z">
              <w:r w:rsidRPr="006B6714">
                <w:rPr>
                  <w:rFonts w:ascii="Calibri" w:hAnsi="Calibri" w:cs="Calibri"/>
                  <w:color w:val="000000"/>
                  <w:sz w:val="20"/>
                  <w:szCs w:val="20"/>
                  <w:lang w:val="en-NG"/>
                </w:rPr>
                <w:t>Refrigerant Compressor</w:t>
              </w:r>
            </w:ins>
          </w:p>
        </w:tc>
        <w:tc>
          <w:tcPr>
            <w:tcW w:w="185" w:type="pct"/>
            <w:tcBorders>
              <w:top w:val="nil"/>
              <w:left w:val="nil"/>
              <w:bottom w:val="single" w:sz="4" w:space="0" w:color="auto"/>
              <w:right w:val="single" w:sz="4" w:space="0" w:color="auto"/>
            </w:tcBorders>
            <w:noWrap/>
            <w:vAlign w:val="center"/>
            <w:hideMark/>
          </w:tcPr>
          <w:p w14:paraId="6220D9D2" w14:textId="77777777" w:rsidR="0020729B" w:rsidRPr="006B6714" w:rsidRDefault="0020729B" w:rsidP="00555240">
            <w:pPr>
              <w:jc w:val="center"/>
              <w:rPr>
                <w:ins w:id="6197" w:author="PCC" w:date="2026-03-29T21:04:00Z"/>
                <w:rFonts w:ascii="Calibri" w:hAnsi="Calibri" w:cs="Calibri"/>
                <w:color w:val="000000"/>
                <w:sz w:val="20"/>
                <w:szCs w:val="20"/>
                <w:lang w:val="en-NG"/>
              </w:rPr>
            </w:pPr>
            <w:ins w:id="6198"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151294E" w14:textId="77777777" w:rsidR="0020729B" w:rsidRPr="006B6714" w:rsidRDefault="0020729B" w:rsidP="00555240">
            <w:pPr>
              <w:jc w:val="center"/>
              <w:rPr>
                <w:ins w:id="6199" w:author="PCC" w:date="2026-03-29T21:04:00Z"/>
                <w:rFonts w:ascii="Calibri" w:hAnsi="Calibri" w:cs="Calibri"/>
                <w:color w:val="000000"/>
                <w:sz w:val="20"/>
                <w:szCs w:val="20"/>
                <w:lang w:val="en-NG"/>
              </w:rPr>
            </w:pPr>
            <w:ins w:id="6200"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41AA4AE9" w14:textId="77777777" w:rsidR="0020729B" w:rsidRPr="006B6714" w:rsidRDefault="0020729B" w:rsidP="00555240">
            <w:pPr>
              <w:jc w:val="right"/>
              <w:rPr>
                <w:ins w:id="6201"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3D08A19D" w14:textId="77777777" w:rsidR="0020729B" w:rsidRPr="006B6714" w:rsidRDefault="0020729B" w:rsidP="00555240">
            <w:pPr>
              <w:jc w:val="center"/>
              <w:rPr>
                <w:ins w:id="6202" w:author="PCC" w:date="2026-03-29T21:04:00Z"/>
                <w:rFonts w:ascii="SimSun" w:hAnsi="SimSun"/>
                <w:color w:val="000000"/>
                <w:sz w:val="20"/>
                <w:szCs w:val="20"/>
                <w:lang w:val="en-NG"/>
              </w:rPr>
            </w:pPr>
            <w:ins w:id="6203"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0F2CDD21" w14:textId="77777777" w:rsidR="0020729B" w:rsidRPr="006B6714" w:rsidRDefault="0020729B" w:rsidP="00555240">
            <w:pPr>
              <w:jc w:val="center"/>
              <w:rPr>
                <w:ins w:id="6204" w:author="PCC" w:date="2026-03-29T21:04:00Z"/>
                <w:rFonts w:ascii="Calibri" w:hAnsi="Calibri" w:cs="Calibri"/>
                <w:color w:val="000000"/>
                <w:sz w:val="20"/>
                <w:szCs w:val="20"/>
                <w:lang w:val="en-NG"/>
              </w:rPr>
            </w:pPr>
            <w:ins w:id="620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72BED57" w14:textId="77777777" w:rsidR="0020729B" w:rsidRPr="006B6714" w:rsidRDefault="0020729B" w:rsidP="00555240">
            <w:pPr>
              <w:jc w:val="center"/>
              <w:rPr>
                <w:ins w:id="6206" w:author="PCC" w:date="2026-03-29T21:04:00Z"/>
                <w:rFonts w:ascii="SimSun" w:hAnsi="SimSun"/>
                <w:color w:val="000000"/>
                <w:sz w:val="20"/>
                <w:szCs w:val="20"/>
                <w:lang w:val="en-NG"/>
              </w:rPr>
            </w:pPr>
            <w:ins w:id="6207"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7B3CFED7" w14:textId="77777777" w:rsidR="0020729B" w:rsidRPr="006B6714" w:rsidRDefault="0020729B" w:rsidP="00555240">
            <w:pPr>
              <w:jc w:val="center"/>
              <w:rPr>
                <w:ins w:id="6208" w:author="PCC" w:date="2026-03-29T21:04:00Z"/>
                <w:rFonts w:ascii="Calibri" w:hAnsi="Calibri" w:cs="Calibri"/>
                <w:color w:val="000000"/>
                <w:sz w:val="20"/>
                <w:szCs w:val="20"/>
                <w:lang w:val="en-NG"/>
              </w:rPr>
            </w:pPr>
            <w:ins w:id="620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6E096EF2" w14:textId="77777777" w:rsidR="0020729B" w:rsidRPr="006B6714" w:rsidRDefault="0020729B" w:rsidP="00555240">
            <w:pPr>
              <w:jc w:val="center"/>
              <w:rPr>
                <w:ins w:id="6210" w:author="PCC" w:date="2026-03-29T21:04:00Z"/>
                <w:rFonts w:ascii="SimSun" w:hAnsi="SimSun"/>
                <w:color w:val="000000"/>
                <w:sz w:val="20"/>
                <w:szCs w:val="20"/>
                <w:lang w:val="en-NG"/>
              </w:rPr>
            </w:pPr>
            <w:ins w:id="6211"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7AF22908" w14:textId="77777777" w:rsidR="0020729B" w:rsidRPr="006B6714" w:rsidRDefault="0020729B" w:rsidP="00555240">
            <w:pPr>
              <w:jc w:val="center"/>
              <w:rPr>
                <w:ins w:id="6212" w:author="PCC" w:date="2026-03-29T21:04:00Z"/>
                <w:rFonts w:ascii="Calibri" w:hAnsi="Calibri" w:cs="Calibri"/>
                <w:color w:val="000000"/>
                <w:sz w:val="20"/>
                <w:szCs w:val="20"/>
                <w:lang w:val="en-NG"/>
              </w:rPr>
            </w:pPr>
            <w:ins w:id="6213" w:author="PCC" w:date="2026-03-29T21:04:00Z">
              <w:r w:rsidRPr="006B6714">
                <w:rPr>
                  <w:rFonts w:ascii="Calibri" w:hAnsi="Calibri" w:cs="Calibri"/>
                  <w:color w:val="000000"/>
                  <w:sz w:val="20"/>
                  <w:szCs w:val="20"/>
                  <w:lang w:val="en-NG"/>
                </w:rPr>
                <w:t>×</w:t>
              </w:r>
            </w:ins>
          </w:p>
        </w:tc>
      </w:tr>
      <w:tr w:rsidR="0020729B" w:rsidRPr="006B6714" w14:paraId="75A283BD" w14:textId="77777777" w:rsidTr="00555240">
        <w:trPr>
          <w:trHeight w:val="336"/>
          <w:ins w:id="6214"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6E9AE54D" w14:textId="77777777" w:rsidR="0020729B" w:rsidRPr="006B6714" w:rsidRDefault="0020729B" w:rsidP="00555240">
            <w:pPr>
              <w:jc w:val="center"/>
              <w:rPr>
                <w:ins w:id="6215" w:author="PCC" w:date="2026-03-29T21:04:00Z"/>
                <w:rFonts w:ascii="Calibri" w:hAnsi="Calibri" w:cs="Calibri"/>
                <w:color w:val="000000"/>
                <w:sz w:val="20"/>
                <w:szCs w:val="20"/>
                <w:lang w:val="en-NG"/>
              </w:rPr>
            </w:pPr>
            <w:ins w:id="6216" w:author="PCC" w:date="2026-03-29T21:04:00Z">
              <w:r w:rsidRPr="006B6714">
                <w:rPr>
                  <w:rFonts w:ascii="Calibri" w:hAnsi="Calibri" w:cs="Calibri"/>
                  <w:color w:val="000000"/>
                  <w:sz w:val="20"/>
                  <w:szCs w:val="20"/>
                  <w:lang w:val="en-NG"/>
                </w:rPr>
                <w:t>8</w:t>
              </w:r>
            </w:ins>
          </w:p>
        </w:tc>
        <w:tc>
          <w:tcPr>
            <w:tcW w:w="555" w:type="pct"/>
            <w:vMerge/>
            <w:tcBorders>
              <w:top w:val="single" w:sz="4" w:space="0" w:color="auto"/>
              <w:left w:val="single" w:sz="4" w:space="0" w:color="auto"/>
              <w:bottom w:val="nil"/>
              <w:right w:val="single" w:sz="4" w:space="0" w:color="auto"/>
            </w:tcBorders>
            <w:vAlign w:val="center"/>
            <w:hideMark/>
          </w:tcPr>
          <w:p w14:paraId="475BA9B7" w14:textId="77777777" w:rsidR="0020729B" w:rsidRPr="006B6714" w:rsidRDefault="0020729B" w:rsidP="00555240">
            <w:pPr>
              <w:rPr>
                <w:ins w:id="6217"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228ABD4E" w14:textId="77777777" w:rsidR="0020729B" w:rsidRPr="006B6714" w:rsidRDefault="0020729B" w:rsidP="00555240">
            <w:pPr>
              <w:rPr>
                <w:ins w:id="6218" w:author="PCC" w:date="2026-03-29T21:04:00Z"/>
                <w:rFonts w:ascii="Calibri" w:hAnsi="Calibri" w:cs="Calibri"/>
                <w:color w:val="000000"/>
                <w:sz w:val="20"/>
                <w:szCs w:val="20"/>
                <w:lang w:val="en-NG"/>
              </w:rPr>
            </w:pPr>
            <w:ins w:id="6219" w:author="PCC" w:date="2026-03-29T21:04:00Z">
              <w:r w:rsidRPr="006B6714">
                <w:rPr>
                  <w:rFonts w:ascii="Calibri" w:hAnsi="Calibri" w:cs="Calibri"/>
                  <w:color w:val="000000"/>
                  <w:sz w:val="20"/>
                  <w:szCs w:val="20"/>
                  <w:lang w:val="en-NG"/>
                </w:rPr>
                <w:t>Heat exchanger Separation Device</w:t>
              </w:r>
            </w:ins>
          </w:p>
        </w:tc>
        <w:tc>
          <w:tcPr>
            <w:tcW w:w="185" w:type="pct"/>
            <w:tcBorders>
              <w:top w:val="nil"/>
              <w:left w:val="nil"/>
              <w:bottom w:val="single" w:sz="4" w:space="0" w:color="auto"/>
              <w:right w:val="single" w:sz="4" w:space="0" w:color="auto"/>
            </w:tcBorders>
            <w:noWrap/>
            <w:vAlign w:val="center"/>
            <w:hideMark/>
          </w:tcPr>
          <w:p w14:paraId="3F8D1B6C" w14:textId="77777777" w:rsidR="0020729B" w:rsidRPr="006B6714" w:rsidRDefault="0020729B" w:rsidP="00555240">
            <w:pPr>
              <w:jc w:val="center"/>
              <w:rPr>
                <w:ins w:id="6220" w:author="PCC" w:date="2026-03-29T21:04:00Z"/>
                <w:rFonts w:ascii="Calibri" w:hAnsi="Calibri" w:cs="Calibri"/>
                <w:color w:val="000000"/>
                <w:sz w:val="20"/>
                <w:szCs w:val="20"/>
                <w:lang w:val="en-NG"/>
              </w:rPr>
            </w:pPr>
            <w:ins w:id="6221"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361E005" w14:textId="77777777" w:rsidR="0020729B" w:rsidRPr="006B6714" w:rsidRDefault="0020729B" w:rsidP="00555240">
            <w:pPr>
              <w:jc w:val="center"/>
              <w:rPr>
                <w:ins w:id="6222" w:author="PCC" w:date="2026-03-29T21:04:00Z"/>
                <w:rFonts w:ascii="Calibri" w:hAnsi="Calibri" w:cs="Calibri"/>
                <w:color w:val="000000"/>
                <w:sz w:val="20"/>
                <w:szCs w:val="20"/>
                <w:lang w:val="en-NG"/>
              </w:rPr>
            </w:pPr>
            <w:ins w:id="6223"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7CDBD4DD" w14:textId="77777777" w:rsidR="0020729B" w:rsidRPr="006B6714" w:rsidRDefault="0020729B" w:rsidP="00555240">
            <w:pPr>
              <w:jc w:val="right"/>
              <w:rPr>
                <w:ins w:id="6224"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8821334" w14:textId="77777777" w:rsidR="0020729B" w:rsidRPr="006B6714" w:rsidRDefault="0020729B" w:rsidP="00555240">
            <w:pPr>
              <w:jc w:val="center"/>
              <w:rPr>
                <w:ins w:id="6225" w:author="PCC" w:date="2026-03-29T21:04:00Z"/>
                <w:rFonts w:ascii="SimSun" w:hAnsi="SimSun"/>
                <w:color w:val="000000"/>
                <w:sz w:val="20"/>
                <w:szCs w:val="20"/>
                <w:lang w:val="en-NG"/>
              </w:rPr>
            </w:pPr>
            <w:ins w:id="6226"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5127818A" w14:textId="77777777" w:rsidR="0020729B" w:rsidRPr="006B6714" w:rsidRDefault="0020729B" w:rsidP="00555240">
            <w:pPr>
              <w:jc w:val="center"/>
              <w:rPr>
                <w:ins w:id="6227" w:author="PCC" w:date="2026-03-29T21:04:00Z"/>
                <w:rFonts w:ascii="Calibri" w:hAnsi="Calibri" w:cs="Calibri"/>
                <w:color w:val="000000"/>
                <w:sz w:val="20"/>
                <w:szCs w:val="20"/>
                <w:lang w:val="en-NG"/>
              </w:rPr>
            </w:pPr>
            <w:ins w:id="622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3A16831" w14:textId="77777777" w:rsidR="0020729B" w:rsidRPr="006B6714" w:rsidRDefault="0020729B" w:rsidP="00555240">
            <w:pPr>
              <w:jc w:val="center"/>
              <w:rPr>
                <w:ins w:id="6229" w:author="PCC" w:date="2026-03-29T21:04:00Z"/>
                <w:rFonts w:ascii="SimSun" w:hAnsi="SimSun"/>
                <w:color w:val="000000"/>
                <w:sz w:val="20"/>
                <w:szCs w:val="20"/>
                <w:lang w:val="en-NG"/>
              </w:rPr>
            </w:pPr>
            <w:ins w:id="6230"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2271092" w14:textId="77777777" w:rsidR="0020729B" w:rsidRPr="006B6714" w:rsidRDefault="0020729B" w:rsidP="00555240">
            <w:pPr>
              <w:jc w:val="center"/>
              <w:rPr>
                <w:ins w:id="6231" w:author="PCC" w:date="2026-03-29T21:04:00Z"/>
                <w:rFonts w:ascii="Calibri" w:hAnsi="Calibri" w:cs="Calibri"/>
                <w:color w:val="000000"/>
                <w:sz w:val="20"/>
                <w:szCs w:val="20"/>
                <w:lang w:val="en-NG"/>
              </w:rPr>
            </w:pPr>
            <w:ins w:id="623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FB372BF" w14:textId="77777777" w:rsidR="0020729B" w:rsidRPr="006B6714" w:rsidRDefault="0020729B" w:rsidP="00555240">
            <w:pPr>
              <w:jc w:val="center"/>
              <w:rPr>
                <w:ins w:id="6233" w:author="PCC" w:date="2026-03-29T21:04:00Z"/>
                <w:rFonts w:ascii="SimSun" w:hAnsi="SimSun"/>
                <w:color w:val="000000"/>
                <w:sz w:val="20"/>
                <w:szCs w:val="20"/>
                <w:lang w:val="en-NG"/>
              </w:rPr>
            </w:pPr>
            <w:ins w:id="6234"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2246150E" w14:textId="77777777" w:rsidR="0020729B" w:rsidRPr="006B6714" w:rsidRDefault="0020729B" w:rsidP="00555240">
            <w:pPr>
              <w:jc w:val="center"/>
              <w:rPr>
                <w:ins w:id="6235" w:author="PCC" w:date="2026-03-29T21:04:00Z"/>
                <w:rFonts w:ascii="Calibri" w:hAnsi="Calibri" w:cs="Calibri"/>
                <w:color w:val="000000"/>
                <w:sz w:val="20"/>
                <w:szCs w:val="20"/>
                <w:lang w:val="en-NG"/>
              </w:rPr>
            </w:pPr>
            <w:ins w:id="6236" w:author="PCC" w:date="2026-03-29T21:04:00Z">
              <w:r w:rsidRPr="006B6714">
                <w:rPr>
                  <w:rFonts w:ascii="Calibri" w:hAnsi="Calibri" w:cs="Calibri"/>
                  <w:color w:val="000000"/>
                  <w:sz w:val="20"/>
                  <w:szCs w:val="20"/>
                  <w:lang w:val="en-NG"/>
                </w:rPr>
                <w:t>×</w:t>
              </w:r>
            </w:ins>
          </w:p>
        </w:tc>
      </w:tr>
      <w:tr w:rsidR="0020729B" w:rsidRPr="006B6714" w14:paraId="11EF809D" w14:textId="77777777" w:rsidTr="00555240">
        <w:trPr>
          <w:trHeight w:val="336"/>
          <w:ins w:id="6237"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76A4D8B3" w14:textId="77777777" w:rsidR="0020729B" w:rsidRPr="006B6714" w:rsidRDefault="0020729B" w:rsidP="00555240">
            <w:pPr>
              <w:jc w:val="center"/>
              <w:rPr>
                <w:ins w:id="6238" w:author="PCC" w:date="2026-03-29T21:04:00Z"/>
                <w:rFonts w:ascii="Calibri" w:hAnsi="Calibri" w:cs="Calibri"/>
                <w:color w:val="000000"/>
                <w:sz w:val="20"/>
                <w:szCs w:val="20"/>
                <w:lang w:val="en-NG"/>
              </w:rPr>
            </w:pPr>
            <w:ins w:id="6239" w:author="PCC" w:date="2026-03-29T21:04:00Z">
              <w:r w:rsidRPr="006B6714">
                <w:rPr>
                  <w:rFonts w:ascii="Calibri" w:hAnsi="Calibri" w:cs="Calibri"/>
                  <w:color w:val="000000"/>
                  <w:sz w:val="20"/>
                  <w:szCs w:val="20"/>
                  <w:lang w:val="en-NG"/>
                </w:rPr>
                <w:t>9</w:t>
              </w:r>
            </w:ins>
          </w:p>
        </w:tc>
        <w:tc>
          <w:tcPr>
            <w:tcW w:w="555" w:type="pct"/>
            <w:vMerge/>
            <w:tcBorders>
              <w:top w:val="single" w:sz="4" w:space="0" w:color="auto"/>
              <w:left w:val="single" w:sz="4" w:space="0" w:color="auto"/>
              <w:bottom w:val="nil"/>
              <w:right w:val="single" w:sz="4" w:space="0" w:color="auto"/>
            </w:tcBorders>
            <w:vAlign w:val="center"/>
            <w:hideMark/>
          </w:tcPr>
          <w:p w14:paraId="2D1A52B9" w14:textId="77777777" w:rsidR="0020729B" w:rsidRPr="006B6714" w:rsidRDefault="0020729B" w:rsidP="00555240">
            <w:pPr>
              <w:rPr>
                <w:ins w:id="6240"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65E45B3F" w14:textId="77777777" w:rsidR="0020729B" w:rsidRPr="006B6714" w:rsidRDefault="0020729B" w:rsidP="00555240">
            <w:pPr>
              <w:rPr>
                <w:ins w:id="6241" w:author="PCC" w:date="2026-03-29T21:04:00Z"/>
                <w:rFonts w:ascii="Calibri" w:hAnsi="Calibri" w:cs="Calibri"/>
                <w:color w:val="000000"/>
                <w:sz w:val="20"/>
                <w:szCs w:val="20"/>
                <w:lang w:val="en-NG"/>
              </w:rPr>
            </w:pPr>
            <w:ins w:id="6242" w:author="PCC" w:date="2026-03-29T21:04:00Z">
              <w:r w:rsidRPr="006B6714">
                <w:rPr>
                  <w:rFonts w:ascii="Calibri" w:hAnsi="Calibri" w:cs="Calibri"/>
                  <w:color w:val="000000"/>
                  <w:sz w:val="20"/>
                  <w:szCs w:val="20"/>
                  <w:lang w:val="en-NG"/>
                </w:rPr>
                <w:t>Refrigerant makeup SKID</w:t>
              </w:r>
            </w:ins>
          </w:p>
        </w:tc>
        <w:tc>
          <w:tcPr>
            <w:tcW w:w="185" w:type="pct"/>
            <w:tcBorders>
              <w:top w:val="nil"/>
              <w:left w:val="nil"/>
              <w:bottom w:val="single" w:sz="4" w:space="0" w:color="auto"/>
              <w:right w:val="single" w:sz="4" w:space="0" w:color="auto"/>
            </w:tcBorders>
            <w:noWrap/>
            <w:vAlign w:val="center"/>
            <w:hideMark/>
          </w:tcPr>
          <w:p w14:paraId="048D6A24" w14:textId="77777777" w:rsidR="0020729B" w:rsidRPr="006B6714" w:rsidRDefault="0020729B" w:rsidP="00555240">
            <w:pPr>
              <w:jc w:val="center"/>
              <w:rPr>
                <w:ins w:id="6243" w:author="PCC" w:date="2026-03-29T21:04:00Z"/>
                <w:rFonts w:ascii="Calibri" w:hAnsi="Calibri" w:cs="Calibri"/>
                <w:color w:val="000000"/>
                <w:sz w:val="20"/>
                <w:szCs w:val="20"/>
                <w:lang w:val="en-NG"/>
              </w:rPr>
            </w:pPr>
            <w:ins w:id="6244"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402D89EC" w14:textId="77777777" w:rsidR="0020729B" w:rsidRPr="006B6714" w:rsidRDefault="0020729B" w:rsidP="00555240">
            <w:pPr>
              <w:jc w:val="center"/>
              <w:rPr>
                <w:ins w:id="6245" w:author="PCC" w:date="2026-03-29T21:04:00Z"/>
                <w:rFonts w:ascii="Calibri" w:hAnsi="Calibri" w:cs="Calibri"/>
                <w:color w:val="000000"/>
                <w:sz w:val="20"/>
                <w:szCs w:val="20"/>
                <w:lang w:val="en-NG"/>
              </w:rPr>
            </w:pPr>
            <w:ins w:id="6246"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2E10E7F8" w14:textId="77777777" w:rsidR="0020729B" w:rsidRPr="006B6714" w:rsidRDefault="0020729B" w:rsidP="00555240">
            <w:pPr>
              <w:jc w:val="right"/>
              <w:rPr>
                <w:ins w:id="6247"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99FE8A3" w14:textId="77777777" w:rsidR="0020729B" w:rsidRPr="006B6714" w:rsidRDefault="0020729B" w:rsidP="00555240">
            <w:pPr>
              <w:jc w:val="center"/>
              <w:rPr>
                <w:ins w:id="6248" w:author="PCC" w:date="2026-03-29T21:04:00Z"/>
                <w:rFonts w:ascii="SimSun" w:hAnsi="SimSun"/>
                <w:color w:val="000000"/>
                <w:sz w:val="20"/>
                <w:szCs w:val="20"/>
                <w:lang w:val="en-NG"/>
              </w:rPr>
            </w:pPr>
            <w:ins w:id="6249"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66ACA35B" w14:textId="77777777" w:rsidR="0020729B" w:rsidRPr="006B6714" w:rsidRDefault="0020729B" w:rsidP="00555240">
            <w:pPr>
              <w:jc w:val="center"/>
              <w:rPr>
                <w:ins w:id="6250" w:author="PCC" w:date="2026-03-29T21:04:00Z"/>
                <w:rFonts w:ascii="Calibri" w:hAnsi="Calibri" w:cs="Calibri"/>
                <w:color w:val="000000"/>
                <w:sz w:val="20"/>
                <w:szCs w:val="20"/>
                <w:lang w:val="en-NG"/>
              </w:rPr>
            </w:pPr>
            <w:ins w:id="625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803DAB7" w14:textId="77777777" w:rsidR="0020729B" w:rsidRPr="006B6714" w:rsidRDefault="0020729B" w:rsidP="00555240">
            <w:pPr>
              <w:jc w:val="center"/>
              <w:rPr>
                <w:ins w:id="6252" w:author="PCC" w:date="2026-03-29T21:04:00Z"/>
                <w:rFonts w:ascii="SimSun" w:hAnsi="SimSun"/>
                <w:color w:val="000000"/>
                <w:sz w:val="20"/>
                <w:szCs w:val="20"/>
                <w:lang w:val="en-NG"/>
              </w:rPr>
            </w:pPr>
            <w:ins w:id="6253"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6EA4D3D" w14:textId="77777777" w:rsidR="0020729B" w:rsidRPr="006B6714" w:rsidRDefault="0020729B" w:rsidP="00555240">
            <w:pPr>
              <w:jc w:val="center"/>
              <w:rPr>
                <w:ins w:id="6254" w:author="PCC" w:date="2026-03-29T21:04:00Z"/>
                <w:rFonts w:ascii="Calibri" w:hAnsi="Calibri" w:cs="Calibri"/>
                <w:color w:val="000000"/>
                <w:sz w:val="20"/>
                <w:szCs w:val="20"/>
                <w:lang w:val="en-NG"/>
              </w:rPr>
            </w:pPr>
            <w:ins w:id="625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5A1DDD3" w14:textId="77777777" w:rsidR="0020729B" w:rsidRPr="006B6714" w:rsidRDefault="0020729B" w:rsidP="00555240">
            <w:pPr>
              <w:jc w:val="center"/>
              <w:rPr>
                <w:ins w:id="6256" w:author="PCC" w:date="2026-03-29T21:04:00Z"/>
                <w:rFonts w:ascii="SimSun" w:hAnsi="SimSun"/>
                <w:color w:val="000000"/>
                <w:sz w:val="20"/>
                <w:szCs w:val="20"/>
                <w:lang w:val="en-NG"/>
              </w:rPr>
            </w:pPr>
            <w:ins w:id="6257"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1DC7B821" w14:textId="77777777" w:rsidR="0020729B" w:rsidRPr="006B6714" w:rsidRDefault="0020729B" w:rsidP="00555240">
            <w:pPr>
              <w:jc w:val="center"/>
              <w:rPr>
                <w:ins w:id="6258" w:author="PCC" w:date="2026-03-29T21:04:00Z"/>
                <w:rFonts w:ascii="Calibri" w:hAnsi="Calibri" w:cs="Calibri"/>
                <w:color w:val="000000"/>
                <w:sz w:val="20"/>
                <w:szCs w:val="20"/>
                <w:lang w:val="en-NG"/>
              </w:rPr>
            </w:pPr>
            <w:ins w:id="6259" w:author="PCC" w:date="2026-03-29T21:04:00Z">
              <w:r w:rsidRPr="006B6714">
                <w:rPr>
                  <w:rFonts w:ascii="Calibri" w:hAnsi="Calibri" w:cs="Calibri"/>
                  <w:color w:val="000000"/>
                  <w:sz w:val="20"/>
                  <w:szCs w:val="20"/>
                  <w:lang w:val="en-NG"/>
                </w:rPr>
                <w:t>×</w:t>
              </w:r>
            </w:ins>
          </w:p>
        </w:tc>
      </w:tr>
      <w:tr w:rsidR="0020729B" w:rsidRPr="006B6714" w14:paraId="2807E0FF" w14:textId="77777777" w:rsidTr="00555240">
        <w:trPr>
          <w:trHeight w:val="336"/>
          <w:ins w:id="6260"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2C25CA79" w14:textId="77777777" w:rsidR="0020729B" w:rsidRPr="006B6714" w:rsidRDefault="0020729B" w:rsidP="00555240">
            <w:pPr>
              <w:jc w:val="center"/>
              <w:rPr>
                <w:ins w:id="6261" w:author="PCC" w:date="2026-03-29T21:04:00Z"/>
                <w:rFonts w:ascii="Calibri" w:hAnsi="Calibri" w:cs="Calibri"/>
                <w:color w:val="000000"/>
                <w:sz w:val="20"/>
                <w:szCs w:val="20"/>
                <w:lang w:val="en-NG"/>
              </w:rPr>
            </w:pPr>
            <w:ins w:id="6262" w:author="PCC" w:date="2026-03-29T21:04:00Z">
              <w:r w:rsidRPr="006B6714">
                <w:rPr>
                  <w:rFonts w:ascii="Calibri" w:hAnsi="Calibri" w:cs="Calibri"/>
                  <w:color w:val="000000"/>
                  <w:sz w:val="20"/>
                  <w:szCs w:val="20"/>
                  <w:lang w:val="en-NG"/>
                </w:rPr>
                <w:t>10</w:t>
              </w:r>
            </w:ins>
          </w:p>
        </w:tc>
        <w:tc>
          <w:tcPr>
            <w:tcW w:w="555" w:type="pct"/>
            <w:vMerge/>
            <w:tcBorders>
              <w:top w:val="single" w:sz="4" w:space="0" w:color="auto"/>
              <w:left w:val="single" w:sz="4" w:space="0" w:color="auto"/>
              <w:bottom w:val="nil"/>
              <w:right w:val="single" w:sz="4" w:space="0" w:color="auto"/>
            </w:tcBorders>
            <w:vAlign w:val="center"/>
            <w:hideMark/>
          </w:tcPr>
          <w:p w14:paraId="40D549B7" w14:textId="77777777" w:rsidR="0020729B" w:rsidRPr="006B6714" w:rsidRDefault="0020729B" w:rsidP="00555240">
            <w:pPr>
              <w:rPr>
                <w:ins w:id="6263"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5179CF71" w14:textId="77777777" w:rsidR="0020729B" w:rsidRPr="006B6714" w:rsidRDefault="0020729B" w:rsidP="00555240">
            <w:pPr>
              <w:rPr>
                <w:ins w:id="6264" w:author="PCC" w:date="2026-03-29T21:04:00Z"/>
                <w:rFonts w:ascii="Calibri" w:hAnsi="Calibri" w:cs="Calibri"/>
                <w:color w:val="000000"/>
                <w:sz w:val="20"/>
                <w:szCs w:val="20"/>
                <w:lang w:val="en-NG"/>
              </w:rPr>
            </w:pPr>
            <w:ins w:id="6265" w:author="PCC" w:date="2026-03-29T21:04:00Z">
              <w:r w:rsidRPr="006B6714">
                <w:rPr>
                  <w:rFonts w:ascii="Calibri" w:hAnsi="Calibri" w:cs="Calibri"/>
                  <w:color w:val="000000"/>
                  <w:sz w:val="20"/>
                  <w:szCs w:val="20"/>
                  <w:lang w:val="en-NG"/>
                </w:rPr>
                <w:t>BOG Compressor</w:t>
              </w:r>
            </w:ins>
          </w:p>
        </w:tc>
        <w:tc>
          <w:tcPr>
            <w:tcW w:w="185" w:type="pct"/>
            <w:tcBorders>
              <w:top w:val="nil"/>
              <w:left w:val="nil"/>
              <w:bottom w:val="single" w:sz="4" w:space="0" w:color="auto"/>
              <w:right w:val="single" w:sz="4" w:space="0" w:color="auto"/>
            </w:tcBorders>
            <w:noWrap/>
            <w:vAlign w:val="center"/>
            <w:hideMark/>
          </w:tcPr>
          <w:p w14:paraId="4917F359" w14:textId="77777777" w:rsidR="0020729B" w:rsidRPr="006B6714" w:rsidRDefault="0020729B" w:rsidP="00555240">
            <w:pPr>
              <w:jc w:val="center"/>
              <w:rPr>
                <w:ins w:id="6266" w:author="PCC" w:date="2026-03-29T21:04:00Z"/>
                <w:rFonts w:ascii="Calibri" w:hAnsi="Calibri" w:cs="Calibri"/>
                <w:color w:val="000000"/>
                <w:sz w:val="20"/>
                <w:szCs w:val="20"/>
                <w:lang w:val="en-NG"/>
              </w:rPr>
            </w:pPr>
            <w:ins w:id="6267" w:author="PCC" w:date="2026-03-29T21:04:00Z">
              <w:r w:rsidRPr="006B6714">
                <w:rPr>
                  <w:rFonts w:ascii="Calibri" w:hAnsi="Calibri" w:cs="Calibri"/>
                  <w:color w:val="000000"/>
                  <w:sz w:val="20"/>
                  <w:szCs w:val="20"/>
                  <w:lang w:val="en-NG"/>
                </w:rPr>
                <w:t>2</w:t>
              </w:r>
            </w:ins>
          </w:p>
        </w:tc>
        <w:tc>
          <w:tcPr>
            <w:tcW w:w="1125" w:type="pct"/>
            <w:tcBorders>
              <w:top w:val="nil"/>
              <w:left w:val="nil"/>
              <w:bottom w:val="single" w:sz="4" w:space="0" w:color="auto"/>
              <w:right w:val="single" w:sz="4" w:space="0" w:color="auto"/>
            </w:tcBorders>
            <w:vAlign w:val="center"/>
            <w:hideMark/>
          </w:tcPr>
          <w:p w14:paraId="36DF7A3E" w14:textId="77777777" w:rsidR="0020729B" w:rsidRPr="006B6714" w:rsidRDefault="0020729B" w:rsidP="00555240">
            <w:pPr>
              <w:jc w:val="center"/>
              <w:rPr>
                <w:ins w:id="6268" w:author="PCC" w:date="2026-03-29T21:04:00Z"/>
                <w:rFonts w:ascii="Calibri" w:hAnsi="Calibri" w:cs="Calibri"/>
                <w:color w:val="000000"/>
                <w:sz w:val="20"/>
                <w:szCs w:val="20"/>
                <w:lang w:val="en-NG"/>
              </w:rPr>
            </w:pPr>
            <w:ins w:id="6269"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36617F5B" w14:textId="77777777" w:rsidR="0020729B" w:rsidRPr="006B6714" w:rsidRDefault="0020729B" w:rsidP="00555240">
            <w:pPr>
              <w:jc w:val="right"/>
              <w:rPr>
                <w:ins w:id="6270"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55F8FF0" w14:textId="77777777" w:rsidR="0020729B" w:rsidRPr="006B6714" w:rsidRDefault="0020729B" w:rsidP="00555240">
            <w:pPr>
              <w:jc w:val="center"/>
              <w:rPr>
                <w:ins w:id="6271" w:author="PCC" w:date="2026-03-29T21:04:00Z"/>
                <w:rFonts w:ascii="SimSun" w:hAnsi="SimSun"/>
                <w:color w:val="000000"/>
                <w:sz w:val="20"/>
                <w:szCs w:val="20"/>
                <w:lang w:val="en-NG"/>
              </w:rPr>
            </w:pPr>
            <w:ins w:id="6272"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4E21C7C6" w14:textId="77777777" w:rsidR="0020729B" w:rsidRPr="006B6714" w:rsidRDefault="0020729B" w:rsidP="00555240">
            <w:pPr>
              <w:jc w:val="center"/>
              <w:rPr>
                <w:ins w:id="6273" w:author="PCC" w:date="2026-03-29T21:04:00Z"/>
                <w:rFonts w:ascii="Calibri" w:hAnsi="Calibri" w:cs="Calibri"/>
                <w:color w:val="000000"/>
                <w:sz w:val="20"/>
                <w:szCs w:val="20"/>
                <w:lang w:val="en-NG"/>
              </w:rPr>
            </w:pPr>
            <w:ins w:id="627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0F9CBC1" w14:textId="77777777" w:rsidR="0020729B" w:rsidRPr="006B6714" w:rsidRDefault="0020729B" w:rsidP="00555240">
            <w:pPr>
              <w:jc w:val="center"/>
              <w:rPr>
                <w:ins w:id="6275" w:author="PCC" w:date="2026-03-29T21:04:00Z"/>
                <w:rFonts w:ascii="SimSun" w:hAnsi="SimSun"/>
                <w:color w:val="000000"/>
                <w:sz w:val="20"/>
                <w:szCs w:val="20"/>
                <w:lang w:val="en-NG"/>
              </w:rPr>
            </w:pPr>
            <w:ins w:id="6276"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A0A4FE8" w14:textId="77777777" w:rsidR="0020729B" w:rsidRPr="006B6714" w:rsidRDefault="0020729B" w:rsidP="00555240">
            <w:pPr>
              <w:jc w:val="center"/>
              <w:rPr>
                <w:ins w:id="6277" w:author="PCC" w:date="2026-03-29T21:04:00Z"/>
                <w:rFonts w:ascii="Calibri" w:hAnsi="Calibri" w:cs="Calibri"/>
                <w:color w:val="000000"/>
                <w:sz w:val="20"/>
                <w:szCs w:val="20"/>
                <w:lang w:val="en-NG"/>
              </w:rPr>
            </w:pPr>
            <w:ins w:id="627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8A831E0" w14:textId="77777777" w:rsidR="0020729B" w:rsidRPr="006B6714" w:rsidRDefault="0020729B" w:rsidP="00555240">
            <w:pPr>
              <w:jc w:val="center"/>
              <w:rPr>
                <w:ins w:id="6279" w:author="PCC" w:date="2026-03-29T21:04:00Z"/>
                <w:rFonts w:ascii="SimSun" w:hAnsi="SimSun"/>
                <w:color w:val="000000"/>
                <w:sz w:val="20"/>
                <w:szCs w:val="20"/>
                <w:lang w:val="en-NG"/>
              </w:rPr>
            </w:pPr>
            <w:ins w:id="6280"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778E455C" w14:textId="77777777" w:rsidR="0020729B" w:rsidRPr="006B6714" w:rsidRDefault="0020729B" w:rsidP="00555240">
            <w:pPr>
              <w:jc w:val="center"/>
              <w:rPr>
                <w:ins w:id="6281" w:author="PCC" w:date="2026-03-29T21:04:00Z"/>
                <w:rFonts w:ascii="Calibri" w:hAnsi="Calibri" w:cs="Calibri"/>
                <w:color w:val="000000"/>
                <w:sz w:val="20"/>
                <w:szCs w:val="20"/>
                <w:lang w:val="en-NG"/>
              </w:rPr>
            </w:pPr>
            <w:ins w:id="6282" w:author="PCC" w:date="2026-03-29T21:04:00Z">
              <w:r w:rsidRPr="006B6714">
                <w:rPr>
                  <w:rFonts w:ascii="Calibri" w:hAnsi="Calibri" w:cs="Calibri"/>
                  <w:color w:val="000000"/>
                  <w:sz w:val="20"/>
                  <w:szCs w:val="20"/>
                  <w:lang w:val="en-NG"/>
                </w:rPr>
                <w:t>×</w:t>
              </w:r>
            </w:ins>
          </w:p>
        </w:tc>
      </w:tr>
      <w:tr w:rsidR="0020729B" w:rsidRPr="006B6714" w14:paraId="4DBB3C37" w14:textId="77777777" w:rsidTr="00555240">
        <w:trPr>
          <w:trHeight w:val="680"/>
          <w:ins w:id="6283"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514F52CE" w14:textId="77777777" w:rsidR="0020729B" w:rsidRPr="006B6714" w:rsidRDefault="0020729B" w:rsidP="00555240">
            <w:pPr>
              <w:jc w:val="center"/>
              <w:rPr>
                <w:ins w:id="6284" w:author="PCC" w:date="2026-03-29T21:04:00Z"/>
                <w:rFonts w:ascii="Calibri" w:hAnsi="Calibri" w:cs="Calibri"/>
                <w:color w:val="000000"/>
                <w:sz w:val="20"/>
                <w:szCs w:val="20"/>
                <w:lang w:val="en-NG"/>
              </w:rPr>
            </w:pPr>
            <w:ins w:id="6285" w:author="PCC" w:date="2026-03-29T21:04:00Z">
              <w:r w:rsidRPr="006B6714">
                <w:rPr>
                  <w:rFonts w:ascii="Calibri" w:hAnsi="Calibri" w:cs="Calibri"/>
                  <w:color w:val="000000"/>
                  <w:sz w:val="20"/>
                  <w:szCs w:val="20"/>
                  <w:lang w:val="en-NG"/>
                </w:rPr>
                <w:t>11</w:t>
              </w:r>
            </w:ins>
          </w:p>
        </w:tc>
        <w:tc>
          <w:tcPr>
            <w:tcW w:w="555" w:type="pct"/>
            <w:vMerge w:val="restart"/>
            <w:tcBorders>
              <w:top w:val="single" w:sz="4" w:space="0" w:color="auto"/>
              <w:left w:val="single" w:sz="4" w:space="0" w:color="auto"/>
              <w:bottom w:val="nil"/>
              <w:right w:val="single" w:sz="4" w:space="0" w:color="auto"/>
            </w:tcBorders>
            <w:vAlign w:val="center"/>
            <w:hideMark/>
          </w:tcPr>
          <w:p w14:paraId="6B287D34" w14:textId="77777777" w:rsidR="0020729B" w:rsidRPr="006B6714" w:rsidRDefault="0020729B" w:rsidP="00555240">
            <w:pPr>
              <w:jc w:val="center"/>
              <w:rPr>
                <w:ins w:id="6286" w:author="PCC" w:date="2026-03-29T21:04:00Z"/>
                <w:rFonts w:ascii="Calibri" w:hAnsi="Calibri" w:cs="Calibri"/>
                <w:b/>
                <w:bCs/>
                <w:color w:val="000000"/>
                <w:sz w:val="20"/>
                <w:szCs w:val="20"/>
                <w:lang w:val="en-NG"/>
              </w:rPr>
            </w:pPr>
            <w:ins w:id="6287" w:author="PCC" w:date="2026-03-29T21:04:00Z">
              <w:r w:rsidRPr="006B6714">
                <w:rPr>
                  <w:rFonts w:ascii="Calibri" w:hAnsi="Calibri" w:cs="Calibri"/>
                  <w:b/>
                  <w:bCs/>
                  <w:color w:val="000000"/>
                  <w:sz w:val="20"/>
                  <w:szCs w:val="20"/>
                  <w:lang w:val="en-NG"/>
                </w:rPr>
                <w:t>LNG storage and transportation unit</w:t>
              </w:r>
            </w:ins>
          </w:p>
        </w:tc>
        <w:tc>
          <w:tcPr>
            <w:tcW w:w="973" w:type="pct"/>
            <w:tcBorders>
              <w:top w:val="nil"/>
              <w:left w:val="nil"/>
              <w:bottom w:val="single" w:sz="4" w:space="0" w:color="auto"/>
              <w:right w:val="single" w:sz="4" w:space="0" w:color="auto"/>
            </w:tcBorders>
            <w:noWrap/>
            <w:vAlign w:val="center"/>
            <w:hideMark/>
          </w:tcPr>
          <w:p w14:paraId="0B5821F7" w14:textId="77777777" w:rsidR="0020729B" w:rsidRPr="006B6714" w:rsidRDefault="0020729B" w:rsidP="00555240">
            <w:pPr>
              <w:rPr>
                <w:ins w:id="6288" w:author="PCC" w:date="2026-03-29T21:04:00Z"/>
                <w:rFonts w:ascii="Calibri" w:hAnsi="Calibri" w:cs="Calibri"/>
                <w:color w:val="000000"/>
                <w:sz w:val="20"/>
                <w:szCs w:val="20"/>
                <w:lang w:val="en-NG"/>
              </w:rPr>
            </w:pPr>
            <w:ins w:id="6289" w:author="PCC" w:date="2026-03-29T21:04:00Z">
              <w:r w:rsidRPr="006B6714">
                <w:rPr>
                  <w:rFonts w:ascii="Calibri" w:hAnsi="Calibri" w:cs="Calibri"/>
                  <w:color w:val="000000"/>
                  <w:sz w:val="20"/>
                  <w:szCs w:val="20"/>
                  <w:lang w:val="en-NG"/>
                </w:rPr>
                <w:t>LNG Tank</w:t>
              </w:r>
            </w:ins>
          </w:p>
        </w:tc>
        <w:tc>
          <w:tcPr>
            <w:tcW w:w="185" w:type="pct"/>
            <w:tcBorders>
              <w:top w:val="nil"/>
              <w:left w:val="nil"/>
              <w:bottom w:val="single" w:sz="4" w:space="0" w:color="auto"/>
              <w:right w:val="single" w:sz="4" w:space="0" w:color="auto"/>
            </w:tcBorders>
            <w:noWrap/>
            <w:vAlign w:val="center"/>
            <w:hideMark/>
          </w:tcPr>
          <w:p w14:paraId="4F1BADC3" w14:textId="77777777" w:rsidR="0020729B" w:rsidRPr="006B6714" w:rsidRDefault="0020729B" w:rsidP="00555240">
            <w:pPr>
              <w:jc w:val="center"/>
              <w:rPr>
                <w:ins w:id="6290" w:author="PCC" w:date="2026-03-29T21:04:00Z"/>
                <w:rFonts w:ascii="Calibri" w:hAnsi="Calibri" w:cs="Calibri"/>
                <w:color w:val="000000"/>
                <w:sz w:val="20"/>
                <w:szCs w:val="20"/>
                <w:lang w:val="en-NG"/>
              </w:rPr>
            </w:pPr>
            <w:ins w:id="6291" w:author="PCC" w:date="2026-03-29T21:04:00Z">
              <w:r w:rsidRPr="006B6714">
                <w:rPr>
                  <w:rFonts w:ascii="Calibri" w:hAnsi="Calibri" w:cs="Calibri"/>
                  <w:color w:val="000000"/>
                  <w:sz w:val="20"/>
                  <w:szCs w:val="20"/>
                  <w:lang w:val="en-NG"/>
                </w:rPr>
                <w:t>6</w:t>
              </w:r>
            </w:ins>
          </w:p>
        </w:tc>
        <w:tc>
          <w:tcPr>
            <w:tcW w:w="1125" w:type="pct"/>
            <w:tcBorders>
              <w:top w:val="nil"/>
              <w:left w:val="nil"/>
              <w:bottom w:val="single" w:sz="4" w:space="0" w:color="auto"/>
              <w:right w:val="single" w:sz="4" w:space="0" w:color="auto"/>
            </w:tcBorders>
            <w:vAlign w:val="center"/>
            <w:hideMark/>
          </w:tcPr>
          <w:p w14:paraId="73E5F20C" w14:textId="77777777" w:rsidR="0020729B" w:rsidRPr="006B6714" w:rsidRDefault="0020729B" w:rsidP="00555240">
            <w:pPr>
              <w:rPr>
                <w:ins w:id="6292" w:author="PCC" w:date="2026-03-29T21:04:00Z"/>
                <w:rFonts w:ascii="Calibri" w:hAnsi="Calibri" w:cs="Calibri"/>
                <w:color w:val="000000"/>
                <w:sz w:val="20"/>
                <w:szCs w:val="20"/>
                <w:lang w:val="en-NG"/>
              </w:rPr>
            </w:pPr>
            <w:ins w:id="6293" w:author="PCC" w:date="2026-03-29T21:04:00Z">
              <w:r w:rsidRPr="006B6714">
                <w:rPr>
                  <w:rFonts w:ascii="Calibri" w:hAnsi="Calibri" w:cs="Calibri"/>
                  <w:color w:val="000000"/>
                  <w:sz w:val="20"/>
                  <w:szCs w:val="20"/>
                  <w:lang w:val="en-NG"/>
                </w:rPr>
                <w:t>150m</w:t>
              </w:r>
              <w:proofErr w:type="gramStart"/>
              <w:r w:rsidRPr="006B6714">
                <w:rPr>
                  <w:rFonts w:ascii="Calibri" w:hAnsi="Calibri" w:cs="Calibri"/>
                  <w:color w:val="000000"/>
                  <w:sz w:val="20"/>
                  <w:szCs w:val="20"/>
                  <w:lang w:val="en-NG"/>
                </w:rPr>
                <w:t>³ ,Operating</w:t>
              </w:r>
              <w:proofErr w:type="gramEnd"/>
              <w:r w:rsidRPr="006B6714">
                <w:rPr>
                  <w:rFonts w:ascii="Calibri" w:hAnsi="Calibri" w:cs="Calibri"/>
                  <w:color w:val="000000"/>
                  <w:sz w:val="20"/>
                  <w:szCs w:val="20"/>
                  <w:lang w:val="en-NG"/>
                </w:rPr>
                <w:t xml:space="preserve"> pressure0.15MpaG,Design pressure0.8MPag</w:t>
              </w:r>
            </w:ins>
          </w:p>
        </w:tc>
        <w:tc>
          <w:tcPr>
            <w:tcW w:w="409" w:type="pct"/>
            <w:tcBorders>
              <w:top w:val="nil"/>
              <w:left w:val="nil"/>
              <w:bottom w:val="single" w:sz="4" w:space="0" w:color="auto"/>
              <w:right w:val="single" w:sz="4" w:space="0" w:color="auto"/>
            </w:tcBorders>
            <w:vAlign w:val="center"/>
          </w:tcPr>
          <w:p w14:paraId="578398E4" w14:textId="77777777" w:rsidR="0020729B" w:rsidRPr="006B6714" w:rsidRDefault="0020729B" w:rsidP="00555240">
            <w:pPr>
              <w:jc w:val="right"/>
              <w:rPr>
                <w:ins w:id="6294"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6E8D3745" w14:textId="77777777" w:rsidR="0020729B" w:rsidRPr="006B6714" w:rsidRDefault="0020729B" w:rsidP="00555240">
            <w:pPr>
              <w:jc w:val="center"/>
              <w:rPr>
                <w:ins w:id="6295" w:author="PCC" w:date="2026-03-29T21:04:00Z"/>
                <w:rFonts w:ascii="SimSun" w:hAnsi="SimSun"/>
                <w:color w:val="000000"/>
                <w:sz w:val="20"/>
                <w:szCs w:val="20"/>
                <w:lang w:val="en-NG"/>
              </w:rPr>
            </w:pPr>
            <w:ins w:id="6296"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3A8E471B" w14:textId="77777777" w:rsidR="0020729B" w:rsidRPr="006B6714" w:rsidRDefault="0020729B" w:rsidP="00555240">
            <w:pPr>
              <w:jc w:val="center"/>
              <w:rPr>
                <w:ins w:id="6297" w:author="PCC" w:date="2026-03-29T21:04:00Z"/>
                <w:rFonts w:ascii="Calibri" w:hAnsi="Calibri" w:cs="Calibri"/>
                <w:color w:val="000000"/>
                <w:sz w:val="20"/>
                <w:szCs w:val="20"/>
                <w:lang w:val="en-NG"/>
              </w:rPr>
            </w:pPr>
            <w:ins w:id="629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F4AA627" w14:textId="77777777" w:rsidR="0020729B" w:rsidRPr="006B6714" w:rsidRDefault="0020729B" w:rsidP="00555240">
            <w:pPr>
              <w:jc w:val="center"/>
              <w:rPr>
                <w:ins w:id="6299" w:author="PCC" w:date="2026-03-29T21:04:00Z"/>
                <w:rFonts w:ascii="SimSun" w:hAnsi="SimSun"/>
                <w:color w:val="000000"/>
                <w:sz w:val="20"/>
                <w:szCs w:val="20"/>
                <w:lang w:val="en-NG"/>
              </w:rPr>
            </w:pPr>
            <w:ins w:id="6300"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6DD53414" w14:textId="77777777" w:rsidR="0020729B" w:rsidRPr="006B6714" w:rsidRDefault="0020729B" w:rsidP="00555240">
            <w:pPr>
              <w:jc w:val="center"/>
              <w:rPr>
                <w:ins w:id="6301" w:author="PCC" w:date="2026-03-29T21:04:00Z"/>
                <w:rFonts w:ascii="Calibri" w:hAnsi="Calibri" w:cs="Calibri"/>
                <w:color w:val="000000"/>
                <w:sz w:val="20"/>
                <w:szCs w:val="20"/>
                <w:lang w:val="en-NG"/>
              </w:rPr>
            </w:pPr>
            <w:ins w:id="630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273BE4AB" w14:textId="77777777" w:rsidR="0020729B" w:rsidRPr="006B6714" w:rsidRDefault="0020729B" w:rsidP="00555240">
            <w:pPr>
              <w:jc w:val="center"/>
              <w:rPr>
                <w:ins w:id="6303" w:author="PCC" w:date="2026-03-29T21:04:00Z"/>
                <w:rFonts w:ascii="SimSun" w:hAnsi="SimSun"/>
                <w:color w:val="000000"/>
                <w:sz w:val="20"/>
                <w:szCs w:val="20"/>
                <w:lang w:val="en-NG"/>
              </w:rPr>
            </w:pPr>
            <w:ins w:id="6304"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3FC04246" w14:textId="77777777" w:rsidR="0020729B" w:rsidRPr="006B6714" w:rsidRDefault="0020729B" w:rsidP="00555240">
            <w:pPr>
              <w:jc w:val="center"/>
              <w:rPr>
                <w:ins w:id="6305" w:author="PCC" w:date="2026-03-29T21:04:00Z"/>
                <w:rFonts w:ascii="Calibri" w:hAnsi="Calibri" w:cs="Calibri"/>
                <w:color w:val="000000"/>
                <w:sz w:val="20"/>
                <w:szCs w:val="20"/>
                <w:lang w:val="en-NG"/>
              </w:rPr>
            </w:pPr>
            <w:ins w:id="6306" w:author="PCC" w:date="2026-03-29T21:04:00Z">
              <w:r w:rsidRPr="006B6714">
                <w:rPr>
                  <w:rFonts w:ascii="Calibri" w:hAnsi="Calibri" w:cs="Calibri"/>
                  <w:color w:val="000000"/>
                  <w:sz w:val="20"/>
                  <w:szCs w:val="20"/>
                  <w:lang w:val="en-NG"/>
                </w:rPr>
                <w:t>×</w:t>
              </w:r>
            </w:ins>
          </w:p>
        </w:tc>
      </w:tr>
      <w:tr w:rsidR="0020729B" w:rsidRPr="006B6714" w14:paraId="76F2F169" w14:textId="77777777" w:rsidTr="00555240">
        <w:trPr>
          <w:trHeight w:val="336"/>
          <w:ins w:id="6307"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2301DA15" w14:textId="77777777" w:rsidR="0020729B" w:rsidRPr="006B6714" w:rsidRDefault="0020729B" w:rsidP="00555240">
            <w:pPr>
              <w:jc w:val="center"/>
              <w:rPr>
                <w:ins w:id="6308" w:author="PCC" w:date="2026-03-29T21:04:00Z"/>
                <w:rFonts w:ascii="Calibri" w:hAnsi="Calibri" w:cs="Calibri"/>
                <w:color w:val="000000"/>
                <w:sz w:val="20"/>
                <w:szCs w:val="20"/>
                <w:lang w:val="en-NG"/>
              </w:rPr>
            </w:pPr>
            <w:ins w:id="6309" w:author="PCC" w:date="2026-03-29T21:04:00Z">
              <w:r w:rsidRPr="006B6714">
                <w:rPr>
                  <w:rFonts w:ascii="Calibri" w:hAnsi="Calibri" w:cs="Calibri"/>
                  <w:color w:val="000000"/>
                  <w:sz w:val="20"/>
                  <w:szCs w:val="20"/>
                  <w:lang w:val="en-NG"/>
                </w:rPr>
                <w:t>12</w:t>
              </w:r>
            </w:ins>
          </w:p>
        </w:tc>
        <w:tc>
          <w:tcPr>
            <w:tcW w:w="555" w:type="pct"/>
            <w:vMerge/>
            <w:tcBorders>
              <w:top w:val="single" w:sz="4" w:space="0" w:color="auto"/>
              <w:left w:val="single" w:sz="4" w:space="0" w:color="auto"/>
              <w:bottom w:val="nil"/>
              <w:right w:val="single" w:sz="4" w:space="0" w:color="auto"/>
            </w:tcBorders>
            <w:vAlign w:val="center"/>
            <w:hideMark/>
          </w:tcPr>
          <w:p w14:paraId="191811C7" w14:textId="77777777" w:rsidR="0020729B" w:rsidRPr="006B6714" w:rsidRDefault="0020729B" w:rsidP="00555240">
            <w:pPr>
              <w:rPr>
                <w:ins w:id="6310"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B6EB0F8" w14:textId="77777777" w:rsidR="0020729B" w:rsidRPr="006B6714" w:rsidRDefault="0020729B" w:rsidP="00555240">
            <w:pPr>
              <w:rPr>
                <w:ins w:id="6311" w:author="PCC" w:date="2026-03-29T21:04:00Z"/>
                <w:rFonts w:ascii="Calibri" w:hAnsi="Calibri" w:cs="Calibri"/>
                <w:color w:val="000000"/>
                <w:sz w:val="20"/>
                <w:szCs w:val="20"/>
                <w:lang w:val="en-NG"/>
              </w:rPr>
            </w:pPr>
            <w:proofErr w:type="gramStart"/>
            <w:ins w:id="6312" w:author="PCC" w:date="2026-03-29T21:04:00Z">
              <w:r w:rsidRPr="006B6714">
                <w:rPr>
                  <w:rFonts w:ascii="Calibri" w:hAnsi="Calibri" w:cs="Calibri"/>
                  <w:color w:val="000000"/>
                  <w:sz w:val="20"/>
                  <w:szCs w:val="20"/>
                  <w:lang w:val="en-NG"/>
                </w:rPr>
                <w:t>Condensate  Tank</w:t>
              </w:r>
              <w:proofErr w:type="gramEnd"/>
            </w:ins>
          </w:p>
        </w:tc>
        <w:tc>
          <w:tcPr>
            <w:tcW w:w="185" w:type="pct"/>
            <w:tcBorders>
              <w:top w:val="nil"/>
              <w:left w:val="nil"/>
              <w:bottom w:val="single" w:sz="4" w:space="0" w:color="auto"/>
              <w:right w:val="single" w:sz="4" w:space="0" w:color="auto"/>
            </w:tcBorders>
            <w:noWrap/>
            <w:vAlign w:val="center"/>
            <w:hideMark/>
          </w:tcPr>
          <w:p w14:paraId="70880457" w14:textId="77777777" w:rsidR="0020729B" w:rsidRPr="006B6714" w:rsidRDefault="0020729B" w:rsidP="00555240">
            <w:pPr>
              <w:jc w:val="center"/>
              <w:rPr>
                <w:ins w:id="6313" w:author="PCC" w:date="2026-03-29T21:04:00Z"/>
                <w:rFonts w:ascii="Calibri" w:hAnsi="Calibri" w:cs="Calibri"/>
                <w:color w:val="000000"/>
                <w:sz w:val="20"/>
                <w:szCs w:val="20"/>
                <w:lang w:val="en-NG"/>
              </w:rPr>
            </w:pPr>
            <w:ins w:id="6314"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D1B6D2D" w14:textId="77777777" w:rsidR="0020729B" w:rsidRPr="006B6714" w:rsidRDefault="0020729B" w:rsidP="00555240">
            <w:pPr>
              <w:rPr>
                <w:ins w:id="6315" w:author="PCC" w:date="2026-03-29T21:04:00Z"/>
                <w:rFonts w:ascii="Calibri" w:hAnsi="Calibri" w:cs="Calibri"/>
                <w:color w:val="000000"/>
                <w:sz w:val="20"/>
                <w:szCs w:val="20"/>
                <w:lang w:val="en-NG"/>
              </w:rPr>
            </w:pPr>
            <w:ins w:id="6316" w:author="PCC" w:date="2026-03-29T21:04:00Z">
              <w:r w:rsidRPr="006B6714">
                <w:rPr>
                  <w:rFonts w:ascii="Calibri" w:hAnsi="Calibri" w:cs="Calibri"/>
                  <w:color w:val="000000"/>
                  <w:sz w:val="20"/>
                  <w:szCs w:val="20"/>
                  <w:lang w:val="en-NG"/>
                </w:rPr>
                <w:t>100m</w:t>
              </w:r>
              <w:proofErr w:type="gramStart"/>
              <w:r w:rsidRPr="006B6714">
                <w:rPr>
                  <w:rFonts w:ascii="Calibri" w:hAnsi="Calibri" w:cs="Calibri"/>
                  <w:color w:val="000000"/>
                  <w:sz w:val="20"/>
                  <w:szCs w:val="20"/>
                  <w:lang w:val="en-NG"/>
                </w:rPr>
                <w:t>³ ,Operating</w:t>
              </w:r>
              <w:proofErr w:type="gramEnd"/>
              <w:r w:rsidRPr="006B6714">
                <w:rPr>
                  <w:rFonts w:ascii="Calibri" w:hAnsi="Calibri" w:cs="Calibri"/>
                  <w:color w:val="000000"/>
                  <w:sz w:val="20"/>
                  <w:szCs w:val="20"/>
                  <w:lang w:val="en-NG"/>
                </w:rPr>
                <w:t xml:space="preserve"> pressure0.6MpaG,Design pressure1.0MPag</w:t>
              </w:r>
            </w:ins>
          </w:p>
        </w:tc>
        <w:tc>
          <w:tcPr>
            <w:tcW w:w="409" w:type="pct"/>
            <w:tcBorders>
              <w:top w:val="nil"/>
              <w:left w:val="nil"/>
              <w:bottom w:val="single" w:sz="4" w:space="0" w:color="auto"/>
              <w:right w:val="single" w:sz="4" w:space="0" w:color="auto"/>
            </w:tcBorders>
            <w:vAlign w:val="center"/>
          </w:tcPr>
          <w:p w14:paraId="10381CA9" w14:textId="77777777" w:rsidR="0020729B" w:rsidRPr="006B6714" w:rsidRDefault="0020729B" w:rsidP="00555240">
            <w:pPr>
              <w:jc w:val="right"/>
              <w:rPr>
                <w:ins w:id="6317"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3B0338B" w14:textId="77777777" w:rsidR="0020729B" w:rsidRPr="006B6714" w:rsidRDefault="0020729B" w:rsidP="00555240">
            <w:pPr>
              <w:jc w:val="center"/>
              <w:rPr>
                <w:ins w:id="6318" w:author="PCC" w:date="2026-03-29T21:04:00Z"/>
                <w:rFonts w:ascii="SimSun" w:hAnsi="SimSun"/>
                <w:color w:val="000000"/>
                <w:sz w:val="20"/>
                <w:szCs w:val="20"/>
                <w:lang w:val="en-NG"/>
              </w:rPr>
            </w:pPr>
            <w:ins w:id="6319"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29B64585" w14:textId="77777777" w:rsidR="0020729B" w:rsidRPr="006B6714" w:rsidRDefault="0020729B" w:rsidP="00555240">
            <w:pPr>
              <w:jc w:val="center"/>
              <w:rPr>
                <w:ins w:id="6320" w:author="PCC" w:date="2026-03-29T21:04:00Z"/>
                <w:rFonts w:ascii="Calibri" w:hAnsi="Calibri" w:cs="Calibri"/>
                <w:color w:val="000000"/>
                <w:sz w:val="20"/>
                <w:szCs w:val="20"/>
                <w:lang w:val="en-NG"/>
              </w:rPr>
            </w:pPr>
            <w:ins w:id="632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095D9FB" w14:textId="77777777" w:rsidR="0020729B" w:rsidRPr="006B6714" w:rsidRDefault="0020729B" w:rsidP="00555240">
            <w:pPr>
              <w:jc w:val="center"/>
              <w:rPr>
                <w:ins w:id="6322" w:author="PCC" w:date="2026-03-29T21:04:00Z"/>
                <w:rFonts w:ascii="SimSun" w:hAnsi="SimSun"/>
                <w:color w:val="000000"/>
                <w:sz w:val="20"/>
                <w:szCs w:val="20"/>
                <w:lang w:val="en-NG"/>
              </w:rPr>
            </w:pPr>
            <w:ins w:id="6323"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FD843C8" w14:textId="77777777" w:rsidR="0020729B" w:rsidRPr="006B6714" w:rsidRDefault="0020729B" w:rsidP="00555240">
            <w:pPr>
              <w:jc w:val="center"/>
              <w:rPr>
                <w:ins w:id="6324" w:author="PCC" w:date="2026-03-29T21:04:00Z"/>
                <w:rFonts w:ascii="Calibri" w:hAnsi="Calibri" w:cs="Calibri"/>
                <w:color w:val="000000"/>
                <w:sz w:val="20"/>
                <w:szCs w:val="20"/>
                <w:lang w:val="en-NG"/>
              </w:rPr>
            </w:pPr>
            <w:ins w:id="632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6AD2214" w14:textId="77777777" w:rsidR="0020729B" w:rsidRPr="006B6714" w:rsidRDefault="0020729B" w:rsidP="00555240">
            <w:pPr>
              <w:jc w:val="center"/>
              <w:rPr>
                <w:ins w:id="6326" w:author="PCC" w:date="2026-03-29T21:04:00Z"/>
                <w:rFonts w:ascii="SimSun" w:hAnsi="SimSun"/>
                <w:color w:val="000000"/>
                <w:sz w:val="20"/>
                <w:szCs w:val="20"/>
                <w:lang w:val="en-NG"/>
              </w:rPr>
            </w:pPr>
            <w:ins w:id="6327"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7B012B9C" w14:textId="77777777" w:rsidR="0020729B" w:rsidRPr="006B6714" w:rsidRDefault="0020729B" w:rsidP="00555240">
            <w:pPr>
              <w:jc w:val="center"/>
              <w:rPr>
                <w:ins w:id="6328" w:author="PCC" w:date="2026-03-29T21:04:00Z"/>
                <w:rFonts w:ascii="Calibri" w:hAnsi="Calibri" w:cs="Calibri"/>
                <w:color w:val="000000"/>
                <w:sz w:val="20"/>
                <w:szCs w:val="20"/>
                <w:lang w:val="en-NG"/>
              </w:rPr>
            </w:pPr>
            <w:ins w:id="6329" w:author="PCC" w:date="2026-03-29T21:04:00Z">
              <w:r w:rsidRPr="006B6714">
                <w:rPr>
                  <w:rFonts w:ascii="Calibri" w:hAnsi="Calibri" w:cs="Calibri"/>
                  <w:color w:val="000000"/>
                  <w:sz w:val="20"/>
                  <w:szCs w:val="20"/>
                  <w:lang w:val="en-NG"/>
                </w:rPr>
                <w:t>×</w:t>
              </w:r>
            </w:ins>
          </w:p>
        </w:tc>
      </w:tr>
      <w:tr w:rsidR="0020729B" w:rsidRPr="006B6714" w14:paraId="238A84DB" w14:textId="77777777" w:rsidTr="00555240">
        <w:trPr>
          <w:trHeight w:val="336"/>
          <w:ins w:id="6330"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61243F28" w14:textId="77777777" w:rsidR="0020729B" w:rsidRPr="006B6714" w:rsidRDefault="0020729B" w:rsidP="00555240">
            <w:pPr>
              <w:jc w:val="center"/>
              <w:rPr>
                <w:ins w:id="6331" w:author="PCC" w:date="2026-03-29T21:04:00Z"/>
                <w:rFonts w:ascii="Calibri" w:hAnsi="Calibri" w:cs="Calibri"/>
                <w:color w:val="000000"/>
                <w:sz w:val="20"/>
                <w:szCs w:val="20"/>
                <w:lang w:val="en-NG"/>
              </w:rPr>
            </w:pPr>
            <w:ins w:id="6332" w:author="PCC" w:date="2026-03-29T21:04:00Z">
              <w:r w:rsidRPr="006B6714">
                <w:rPr>
                  <w:rFonts w:ascii="Calibri" w:hAnsi="Calibri" w:cs="Calibri"/>
                  <w:color w:val="000000"/>
                  <w:sz w:val="20"/>
                  <w:szCs w:val="20"/>
                  <w:lang w:val="en-NG"/>
                </w:rPr>
                <w:t>13</w:t>
              </w:r>
            </w:ins>
          </w:p>
        </w:tc>
        <w:tc>
          <w:tcPr>
            <w:tcW w:w="555" w:type="pct"/>
            <w:vMerge/>
            <w:tcBorders>
              <w:top w:val="single" w:sz="4" w:space="0" w:color="auto"/>
              <w:left w:val="single" w:sz="4" w:space="0" w:color="auto"/>
              <w:bottom w:val="nil"/>
              <w:right w:val="single" w:sz="4" w:space="0" w:color="auto"/>
            </w:tcBorders>
            <w:vAlign w:val="center"/>
            <w:hideMark/>
          </w:tcPr>
          <w:p w14:paraId="4697BEAB" w14:textId="77777777" w:rsidR="0020729B" w:rsidRPr="006B6714" w:rsidRDefault="0020729B" w:rsidP="00555240">
            <w:pPr>
              <w:rPr>
                <w:ins w:id="6333"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67A777E" w14:textId="77777777" w:rsidR="0020729B" w:rsidRPr="006B6714" w:rsidRDefault="0020729B" w:rsidP="00555240">
            <w:pPr>
              <w:rPr>
                <w:ins w:id="6334" w:author="PCC" w:date="2026-03-29T21:04:00Z"/>
                <w:rFonts w:ascii="Calibri" w:hAnsi="Calibri" w:cs="Calibri"/>
                <w:color w:val="000000"/>
                <w:sz w:val="20"/>
                <w:szCs w:val="20"/>
                <w:lang w:val="en-NG"/>
              </w:rPr>
            </w:pPr>
            <w:ins w:id="6335" w:author="PCC" w:date="2026-03-29T21:04:00Z">
              <w:r w:rsidRPr="006B6714">
                <w:rPr>
                  <w:rFonts w:ascii="Calibri" w:hAnsi="Calibri" w:cs="Calibri"/>
                  <w:color w:val="000000"/>
                  <w:sz w:val="20"/>
                  <w:szCs w:val="20"/>
                  <w:lang w:val="en-NG"/>
                </w:rPr>
                <w:t>LNG Loading Pump SKID</w:t>
              </w:r>
            </w:ins>
          </w:p>
        </w:tc>
        <w:tc>
          <w:tcPr>
            <w:tcW w:w="185" w:type="pct"/>
            <w:tcBorders>
              <w:top w:val="nil"/>
              <w:left w:val="nil"/>
              <w:bottom w:val="single" w:sz="4" w:space="0" w:color="auto"/>
              <w:right w:val="single" w:sz="4" w:space="0" w:color="auto"/>
            </w:tcBorders>
            <w:noWrap/>
            <w:vAlign w:val="center"/>
            <w:hideMark/>
          </w:tcPr>
          <w:p w14:paraId="634700A7" w14:textId="77777777" w:rsidR="0020729B" w:rsidRPr="006B6714" w:rsidRDefault="0020729B" w:rsidP="00555240">
            <w:pPr>
              <w:jc w:val="center"/>
              <w:rPr>
                <w:ins w:id="6336" w:author="PCC" w:date="2026-03-29T21:04:00Z"/>
                <w:rFonts w:ascii="Calibri" w:hAnsi="Calibri" w:cs="Calibri"/>
                <w:color w:val="000000"/>
                <w:sz w:val="20"/>
                <w:szCs w:val="20"/>
                <w:lang w:val="en-NG"/>
              </w:rPr>
            </w:pPr>
            <w:ins w:id="6337"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35F0E561" w14:textId="77777777" w:rsidR="0020729B" w:rsidRPr="006B6714" w:rsidRDefault="0020729B" w:rsidP="00555240">
            <w:pPr>
              <w:rPr>
                <w:ins w:id="6338" w:author="PCC" w:date="2026-03-29T21:04:00Z"/>
                <w:rFonts w:ascii="Calibri" w:hAnsi="Calibri" w:cs="Calibri"/>
                <w:color w:val="000000"/>
                <w:sz w:val="20"/>
                <w:szCs w:val="20"/>
                <w:lang w:val="en-NG"/>
              </w:rPr>
            </w:pPr>
            <w:ins w:id="6339" w:author="PCC" w:date="2026-03-29T21:04:00Z">
              <w:r w:rsidRPr="006B6714">
                <w:rPr>
                  <w:rFonts w:ascii="Calibri" w:hAnsi="Calibri" w:cs="Calibri"/>
                  <w:color w:val="000000"/>
                  <w:sz w:val="20"/>
                  <w:szCs w:val="20"/>
                  <w:lang w:val="en-NG"/>
                </w:rPr>
                <w:t>80m3/h</w:t>
              </w:r>
            </w:ins>
          </w:p>
        </w:tc>
        <w:tc>
          <w:tcPr>
            <w:tcW w:w="409" w:type="pct"/>
            <w:tcBorders>
              <w:top w:val="nil"/>
              <w:left w:val="nil"/>
              <w:bottom w:val="single" w:sz="4" w:space="0" w:color="auto"/>
              <w:right w:val="single" w:sz="4" w:space="0" w:color="auto"/>
            </w:tcBorders>
            <w:vAlign w:val="center"/>
          </w:tcPr>
          <w:p w14:paraId="759C847D" w14:textId="77777777" w:rsidR="0020729B" w:rsidRPr="006B6714" w:rsidRDefault="0020729B" w:rsidP="00555240">
            <w:pPr>
              <w:jc w:val="right"/>
              <w:rPr>
                <w:ins w:id="6340"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093AFD7" w14:textId="77777777" w:rsidR="0020729B" w:rsidRPr="006B6714" w:rsidRDefault="0020729B" w:rsidP="00555240">
            <w:pPr>
              <w:jc w:val="center"/>
              <w:rPr>
                <w:ins w:id="6341" w:author="PCC" w:date="2026-03-29T21:04:00Z"/>
                <w:rFonts w:ascii="SimSun" w:hAnsi="SimSun"/>
                <w:color w:val="000000"/>
                <w:sz w:val="20"/>
                <w:szCs w:val="20"/>
                <w:lang w:val="en-NG"/>
              </w:rPr>
            </w:pPr>
            <w:ins w:id="6342"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0CCD8B79" w14:textId="77777777" w:rsidR="0020729B" w:rsidRPr="006B6714" w:rsidRDefault="0020729B" w:rsidP="00555240">
            <w:pPr>
              <w:jc w:val="center"/>
              <w:rPr>
                <w:ins w:id="6343" w:author="PCC" w:date="2026-03-29T21:04:00Z"/>
                <w:rFonts w:ascii="Calibri" w:hAnsi="Calibri" w:cs="Calibri"/>
                <w:color w:val="000000"/>
                <w:sz w:val="20"/>
                <w:szCs w:val="20"/>
                <w:lang w:val="en-NG"/>
              </w:rPr>
            </w:pPr>
            <w:ins w:id="634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46C558F" w14:textId="77777777" w:rsidR="0020729B" w:rsidRPr="006B6714" w:rsidRDefault="0020729B" w:rsidP="00555240">
            <w:pPr>
              <w:jc w:val="center"/>
              <w:rPr>
                <w:ins w:id="6345" w:author="PCC" w:date="2026-03-29T21:04:00Z"/>
                <w:rFonts w:ascii="SimSun" w:hAnsi="SimSun"/>
                <w:color w:val="000000"/>
                <w:sz w:val="20"/>
                <w:szCs w:val="20"/>
                <w:lang w:val="en-NG"/>
              </w:rPr>
            </w:pPr>
            <w:ins w:id="6346"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B1B160F" w14:textId="77777777" w:rsidR="0020729B" w:rsidRPr="006B6714" w:rsidRDefault="0020729B" w:rsidP="00555240">
            <w:pPr>
              <w:jc w:val="center"/>
              <w:rPr>
                <w:ins w:id="6347" w:author="PCC" w:date="2026-03-29T21:04:00Z"/>
                <w:rFonts w:ascii="Calibri" w:hAnsi="Calibri" w:cs="Calibri"/>
                <w:color w:val="000000"/>
                <w:sz w:val="20"/>
                <w:szCs w:val="20"/>
                <w:lang w:val="en-NG"/>
              </w:rPr>
            </w:pPr>
            <w:ins w:id="634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2929FF63" w14:textId="77777777" w:rsidR="0020729B" w:rsidRPr="006B6714" w:rsidRDefault="0020729B" w:rsidP="00555240">
            <w:pPr>
              <w:jc w:val="center"/>
              <w:rPr>
                <w:ins w:id="6349" w:author="PCC" w:date="2026-03-29T21:04:00Z"/>
                <w:rFonts w:ascii="SimSun" w:hAnsi="SimSun"/>
                <w:color w:val="000000"/>
                <w:sz w:val="20"/>
                <w:szCs w:val="20"/>
                <w:lang w:val="en-NG"/>
              </w:rPr>
            </w:pPr>
            <w:ins w:id="6350"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4B374CCF" w14:textId="77777777" w:rsidR="0020729B" w:rsidRPr="006B6714" w:rsidRDefault="0020729B" w:rsidP="00555240">
            <w:pPr>
              <w:jc w:val="center"/>
              <w:rPr>
                <w:ins w:id="6351" w:author="PCC" w:date="2026-03-29T21:04:00Z"/>
                <w:rFonts w:ascii="Calibri" w:hAnsi="Calibri" w:cs="Calibri"/>
                <w:color w:val="000000"/>
                <w:sz w:val="20"/>
                <w:szCs w:val="20"/>
                <w:lang w:val="en-NG"/>
              </w:rPr>
            </w:pPr>
            <w:ins w:id="6352" w:author="PCC" w:date="2026-03-29T21:04:00Z">
              <w:r w:rsidRPr="006B6714">
                <w:rPr>
                  <w:rFonts w:ascii="Calibri" w:hAnsi="Calibri" w:cs="Calibri"/>
                  <w:color w:val="000000"/>
                  <w:sz w:val="20"/>
                  <w:szCs w:val="20"/>
                  <w:lang w:val="en-NG"/>
                </w:rPr>
                <w:t>×</w:t>
              </w:r>
            </w:ins>
          </w:p>
        </w:tc>
      </w:tr>
      <w:tr w:rsidR="0020729B" w:rsidRPr="006B6714" w14:paraId="57A38DD5" w14:textId="77777777" w:rsidTr="00555240">
        <w:trPr>
          <w:trHeight w:val="336"/>
          <w:ins w:id="6353"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14178F5E" w14:textId="77777777" w:rsidR="0020729B" w:rsidRPr="006B6714" w:rsidRDefault="0020729B" w:rsidP="00555240">
            <w:pPr>
              <w:jc w:val="center"/>
              <w:rPr>
                <w:ins w:id="6354" w:author="PCC" w:date="2026-03-29T21:04:00Z"/>
                <w:rFonts w:ascii="Calibri" w:hAnsi="Calibri" w:cs="Calibri"/>
                <w:color w:val="000000"/>
                <w:sz w:val="20"/>
                <w:szCs w:val="20"/>
                <w:lang w:val="en-NG"/>
              </w:rPr>
            </w:pPr>
            <w:ins w:id="6355" w:author="PCC" w:date="2026-03-29T21:04:00Z">
              <w:r w:rsidRPr="006B6714">
                <w:rPr>
                  <w:rFonts w:ascii="Calibri" w:hAnsi="Calibri" w:cs="Calibri"/>
                  <w:color w:val="000000"/>
                  <w:sz w:val="20"/>
                  <w:szCs w:val="20"/>
                  <w:lang w:val="en-NG"/>
                </w:rPr>
                <w:t>14</w:t>
              </w:r>
            </w:ins>
          </w:p>
        </w:tc>
        <w:tc>
          <w:tcPr>
            <w:tcW w:w="555" w:type="pct"/>
            <w:vMerge/>
            <w:tcBorders>
              <w:top w:val="single" w:sz="4" w:space="0" w:color="auto"/>
              <w:left w:val="single" w:sz="4" w:space="0" w:color="auto"/>
              <w:bottom w:val="nil"/>
              <w:right w:val="single" w:sz="4" w:space="0" w:color="auto"/>
            </w:tcBorders>
            <w:vAlign w:val="center"/>
            <w:hideMark/>
          </w:tcPr>
          <w:p w14:paraId="66E3B966" w14:textId="77777777" w:rsidR="0020729B" w:rsidRPr="006B6714" w:rsidRDefault="0020729B" w:rsidP="00555240">
            <w:pPr>
              <w:rPr>
                <w:ins w:id="6356"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94C7D5C" w14:textId="77777777" w:rsidR="0020729B" w:rsidRPr="006B6714" w:rsidRDefault="0020729B" w:rsidP="00555240">
            <w:pPr>
              <w:rPr>
                <w:ins w:id="6357" w:author="PCC" w:date="2026-03-29T21:04:00Z"/>
                <w:rFonts w:ascii="Calibri" w:hAnsi="Calibri" w:cs="Calibri"/>
                <w:color w:val="000000"/>
                <w:sz w:val="20"/>
                <w:szCs w:val="20"/>
                <w:lang w:val="en-NG"/>
              </w:rPr>
            </w:pPr>
            <w:ins w:id="6358" w:author="PCC" w:date="2026-03-29T21:04:00Z">
              <w:r w:rsidRPr="006B6714">
                <w:rPr>
                  <w:rFonts w:ascii="Calibri" w:hAnsi="Calibri" w:cs="Calibri"/>
                  <w:color w:val="000000"/>
                  <w:sz w:val="20"/>
                  <w:szCs w:val="20"/>
                  <w:lang w:val="en-NG"/>
                </w:rPr>
                <w:t>Condensate Loading Pump</w:t>
              </w:r>
            </w:ins>
          </w:p>
        </w:tc>
        <w:tc>
          <w:tcPr>
            <w:tcW w:w="185" w:type="pct"/>
            <w:tcBorders>
              <w:top w:val="nil"/>
              <w:left w:val="nil"/>
              <w:bottom w:val="single" w:sz="4" w:space="0" w:color="auto"/>
              <w:right w:val="single" w:sz="4" w:space="0" w:color="auto"/>
            </w:tcBorders>
            <w:noWrap/>
            <w:vAlign w:val="center"/>
            <w:hideMark/>
          </w:tcPr>
          <w:p w14:paraId="1671FD34" w14:textId="77777777" w:rsidR="0020729B" w:rsidRPr="006B6714" w:rsidRDefault="0020729B" w:rsidP="00555240">
            <w:pPr>
              <w:jc w:val="center"/>
              <w:rPr>
                <w:ins w:id="6359" w:author="PCC" w:date="2026-03-29T21:04:00Z"/>
                <w:rFonts w:ascii="Calibri" w:hAnsi="Calibri" w:cs="Calibri"/>
                <w:color w:val="000000"/>
                <w:sz w:val="20"/>
                <w:szCs w:val="20"/>
                <w:lang w:val="en-NG"/>
              </w:rPr>
            </w:pPr>
            <w:ins w:id="6360" w:author="PCC" w:date="2026-03-29T21:04:00Z">
              <w:r w:rsidRPr="006B6714">
                <w:rPr>
                  <w:rFonts w:ascii="Calibri" w:hAnsi="Calibri" w:cs="Calibri"/>
                  <w:color w:val="000000"/>
                  <w:sz w:val="20"/>
                  <w:szCs w:val="20"/>
                  <w:lang w:val="en-NG"/>
                </w:rPr>
                <w:t>2</w:t>
              </w:r>
            </w:ins>
          </w:p>
        </w:tc>
        <w:tc>
          <w:tcPr>
            <w:tcW w:w="1125" w:type="pct"/>
            <w:tcBorders>
              <w:top w:val="nil"/>
              <w:left w:val="nil"/>
              <w:bottom w:val="single" w:sz="4" w:space="0" w:color="auto"/>
              <w:right w:val="single" w:sz="4" w:space="0" w:color="auto"/>
            </w:tcBorders>
            <w:vAlign w:val="center"/>
            <w:hideMark/>
          </w:tcPr>
          <w:p w14:paraId="2E0B7202" w14:textId="77777777" w:rsidR="0020729B" w:rsidRPr="006B6714" w:rsidRDefault="0020729B" w:rsidP="00555240">
            <w:pPr>
              <w:rPr>
                <w:ins w:id="6361" w:author="PCC" w:date="2026-03-29T21:04:00Z"/>
                <w:rFonts w:ascii="Calibri" w:hAnsi="Calibri" w:cs="Calibri"/>
                <w:color w:val="000000"/>
                <w:sz w:val="20"/>
                <w:szCs w:val="20"/>
                <w:lang w:val="en-NG"/>
              </w:rPr>
            </w:pPr>
            <w:ins w:id="6362" w:author="PCC" w:date="2026-03-29T21:04:00Z">
              <w:r w:rsidRPr="006B6714">
                <w:rPr>
                  <w:rFonts w:ascii="Calibri" w:hAnsi="Calibri" w:cs="Calibri"/>
                  <w:color w:val="000000"/>
                  <w:sz w:val="20"/>
                  <w:szCs w:val="20"/>
                  <w:lang w:val="en-NG"/>
                </w:rPr>
                <w:t>30m3/h</w:t>
              </w:r>
            </w:ins>
          </w:p>
        </w:tc>
        <w:tc>
          <w:tcPr>
            <w:tcW w:w="409" w:type="pct"/>
            <w:tcBorders>
              <w:top w:val="nil"/>
              <w:left w:val="nil"/>
              <w:bottom w:val="single" w:sz="4" w:space="0" w:color="auto"/>
              <w:right w:val="single" w:sz="4" w:space="0" w:color="auto"/>
            </w:tcBorders>
            <w:vAlign w:val="center"/>
          </w:tcPr>
          <w:p w14:paraId="08218076" w14:textId="77777777" w:rsidR="0020729B" w:rsidRPr="006B6714" w:rsidRDefault="0020729B" w:rsidP="00555240">
            <w:pPr>
              <w:jc w:val="right"/>
              <w:rPr>
                <w:ins w:id="6363"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0849D828" w14:textId="77777777" w:rsidR="0020729B" w:rsidRPr="006B6714" w:rsidRDefault="0020729B" w:rsidP="00555240">
            <w:pPr>
              <w:jc w:val="center"/>
              <w:rPr>
                <w:ins w:id="6364" w:author="PCC" w:date="2026-03-29T21:04:00Z"/>
                <w:rFonts w:ascii="SimSun" w:hAnsi="SimSun"/>
                <w:color w:val="000000"/>
                <w:sz w:val="20"/>
                <w:szCs w:val="20"/>
                <w:lang w:val="en-NG"/>
              </w:rPr>
            </w:pPr>
            <w:ins w:id="6365"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13F62D3B" w14:textId="77777777" w:rsidR="0020729B" w:rsidRPr="006B6714" w:rsidRDefault="0020729B" w:rsidP="00555240">
            <w:pPr>
              <w:jc w:val="center"/>
              <w:rPr>
                <w:ins w:id="6366" w:author="PCC" w:date="2026-03-29T21:04:00Z"/>
                <w:rFonts w:ascii="Calibri" w:hAnsi="Calibri" w:cs="Calibri"/>
                <w:color w:val="000000"/>
                <w:sz w:val="20"/>
                <w:szCs w:val="20"/>
                <w:lang w:val="en-NG"/>
              </w:rPr>
            </w:pPr>
            <w:ins w:id="636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6631FAD6" w14:textId="77777777" w:rsidR="0020729B" w:rsidRPr="006B6714" w:rsidRDefault="0020729B" w:rsidP="00555240">
            <w:pPr>
              <w:jc w:val="center"/>
              <w:rPr>
                <w:ins w:id="6368" w:author="PCC" w:date="2026-03-29T21:04:00Z"/>
                <w:rFonts w:ascii="SimSun" w:hAnsi="SimSun"/>
                <w:color w:val="000000"/>
                <w:sz w:val="20"/>
                <w:szCs w:val="20"/>
                <w:lang w:val="en-NG"/>
              </w:rPr>
            </w:pPr>
            <w:ins w:id="6369"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2670CBBF" w14:textId="77777777" w:rsidR="0020729B" w:rsidRPr="006B6714" w:rsidRDefault="0020729B" w:rsidP="00555240">
            <w:pPr>
              <w:jc w:val="center"/>
              <w:rPr>
                <w:ins w:id="6370" w:author="PCC" w:date="2026-03-29T21:04:00Z"/>
                <w:rFonts w:ascii="Calibri" w:hAnsi="Calibri" w:cs="Calibri"/>
                <w:color w:val="000000"/>
                <w:sz w:val="20"/>
                <w:szCs w:val="20"/>
                <w:lang w:val="en-NG"/>
              </w:rPr>
            </w:pPr>
            <w:ins w:id="637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045165C" w14:textId="77777777" w:rsidR="0020729B" w:rsidRPr="006B6714" w:rsidRDefault="0020729B" w:rsidP="00555240">
            <w:pPr>
              <w:jc w:val="center"/>
              <w:rPr>
                <w:ins w:id="6372" w:author="PCC" w:date="2026-03-29T21:04:00Z"/>
                <w:rFonts w:ascii="SimSun" w:hAnsi="SimSun"/>
                <w:color w:val="000000"/>
                <w:sz w:val="20"/>
                <w:szCs w:val="20"/>
                <w:lang w:val="en-NG"/>
              </w:rPr>
            </w:pPr>
            <w:ins w:id="6373"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5779534" w14:textId="77777777" w:rsidR="0020729B" w:rsidRPr="006B6714" w:rsidRDefault="0020729B" w:rsidP="00555240">
            <w:pPr>
              <w:jc w:val="center"/>
              <w:rPr>
                <w:ins w:id="6374" w:author="PCC" w:date="2026-03-29T21:04:00Z"/>
                <w:rFonts w:ascii="Calibri" w:hAnsi="Calibri" w:cs="Calibri"/>
                <w:color w:val="000000"/>
                <w:sz w:val="20"/>
                <w:szCs w:val="20"/>
                <w:lang w:val="en-NG"/>
              </w:rPr>
            </w:pPr>
            <w:ins w:id="6375" w:author="PCC" w:date="2026-03-29T21:04:00Z">
              <w:r w:rsidRPr="006B6714">
                <w:rPr>
                  <w:rFonts w:ascii="Calibri" w:hAnsi="Calibri" w:cs="Calibri"/>
                  <w:color w:val="000000"/>
                  <w:sz w:val="20"/>
                  <w:szCs w:val="20"/>
                  <w:lang w:val="en-NG"/>
                </w:rPr>
                <w:t>×</w:t>
              </w:r>
            </w:ins>
          </w:p>
        </w:tc>
      </w:tr>
      <w:tr w:rsidR="0020729B" w:rsidRPr="006B6714" w14:paraId="16087514" w14:textId="77777777" w:rsidTr="00555240">
        <w:trPr>
          <w:trHeight w:val="672"/>
          <w:ins w:id="6376"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38850915" w14:textId="77777777" w:rsidR="0020729B" w:rsidRPr="006B6714" w:rsidRDefault="0020729B" w:rsidP="00555240">
            <w:pPr>
              <w:jc w:val="center"/>
              <w:rPr>
                <w:ins w:id="6377" w:author="PCC" w:date="2026-03-29T21:04:00Z"/>
                <w:rFonts w:ascii="Calibri" w:hAnsi="Calibri" w:cs="Calibri"/>
                <w:color w:val="000000"/>
                <w:sz w:val="20"/>
                <w:szCs w:val="20"/>
                <w:lang w:val="en-NG"/>
              </w:rPr>
            </w:pPr>
            <w:ins w:id="6378" w:author="PCC" w:date="2026-03-29T21:04:00Z">
              <w:r w:rsidRPr="006B6714">
                <w:rPr>
                  <w:rFonts w:ascii="Calibri" w:hAnsi="Calibri" w:cs="Calibri"/>
                  <w:color w:val="000000"/>
                  <w:sz w:val="20"/>
                  <w:szCs w:val="20"/>
                  <w:lang w:val="en-NG"/>
                </w:rPr>
                <w:t>15</w:t>
              </w:r>
            </w:ins>
          </w:p>
        </w:tc>
        <w:tc>
          <w:tcPr>
            <w:tcW w:w="555" w:type="pct"/>
            <w:vMerge/>
            <w:tcBorders>
              <w:top w:val="single" w:sz="4" w:space="0" w:color="auto"/>
              <w:left w:val="single" w:sz="4" w:space="0" w:color="auto"/>
              <w:bottom w:val="nil"/>
              <w:right w:val="single" w:sz="4" w:space="0" w:color="auto"/>
            </w:tcBorders>
            <w:vAlign w:val="center"/>
            <w:hideMark/>
          </w:tcPr>
          <w:p w14:paraId="62BA4943" w14:textId="77777777" w:rsidR="0020729B" w:rsidRPr="006B6714" w:rsidRDefault="0020729B" w:rsidP="00555240">
            <w:pPr>
              <w:rPr>
                <w:ins w:id="6379"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F9978FE" w14:textId="77777777" w:rsidR="0020729B" w:rsidRPr="006B6714" w:rsidRDefault="0020729B" w:rsidP="00555240">
            <w:pPr>
              <w:rPr>
                <w:ins w:id="6380" w:author="PCC" w:date="2026-03-29T21:04:00Z"/>
                <w:rFonts w:ascii="Calibri" w:hAnsi="Calibri" w:cs="Calibri"/>
                <w:color w:val="000000"/>
                <w:sz w:val="20"/>
                <w:szCs w:val="20"/>
                <w:lang w:val="en-NG"/>
              </w:rPr>
            </w:pPr>
            <w:ins w:id="6381" w:author="PCC" w:date="2026-03-29T21:04:00Z">
              <w:r w:rsidRPr="006B6714">
                <w:rPr>
                  <w:rFonts w:ascii="Calibri" w:hAnsi="Calibri" w:cs="Calibri"/>
                  <w:color w:val="000000"/>
                  <w:sz w:val="20"/>
                  <w:szCs w:val="20"/>
                  <w:lang w:val="en-NG"/>
                </w:rPr>
                <w:t>LNG Loading SKID</w:t>
              </w:r>
            </w:ins>
          </w:p>
        </w:tc>
        <w:tc>
          <w:tcPr>
            <w:tcW w:w="185" w:type="pct"/>
            <w:tcBorders>
              <w:top w:val="nil"/>
              <w:left w:val="nil"/>
              <w:bottom w:val="single" w:sz="4" w:space="0" w:color="auto"/>
              <w:right w:val="single" w:sz="4" w:space="0" w:color="auto"/>
            </w:tcBorders>
            <w:noWrap/>
            <w:vAlign w:val="center"/>
            <w:hideMark/>
          </w:tcPr>
          <w:p w14:paraId="5DC36018" w14:textId="77777777" w:rsidR="0020729B" w:rsidRPr="006B6714" w:rsidRDefault="0020729B" w:rsidP="00555240">
            <w:pPr>
              <w:jc w:val="center"/>
              <w:rPr>
                <w:ins w:id="6382" w:author="PCC" w:date="2026-03-29T21:04:00Z"/>
                <w:rFonts w:ascii="Calibri" w:hAnsi="Calibri" w:cs="Calibri"/>
                <w:color w:val="000000"/>
                <w:sz w:val="20"/>
                <w:szCs w:val="20"/>
                <w:lang w:val="en-NG"/>
              </w:rPr>
            </w:pPr>
            <w:ins w:id="6383"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B4A5EEC" w14:textId="77777777" w:rsidR="0020729B" w:rsidRPr="006B6714" w:rsidRDefault="0020729B" w:rsidP="00555240">
            <w:pPr>
              <w:rPr>
                <w:ins w:id="6384" w:author="PCC" w:date="2026-03-29T21:04:00Z"/>
                <w:rFonts w:ascii="Calibri" w:hAnsi="Calibri" w:cs="Calibri"/>
                <w:color w:val="000000"/>
                <w:sz w:val="20"/>
                <w:szCs w:val="20"/>
                <w:lang w:val="en-NG"/>
              </w:rPr>
            </w:pPr>
            <w:ins w:id="6385" w:author="PCC" w:date="2026-03-29T21:04:00Z">
              <w:r w:rsidRPr="006B6714">
                <w:rPr>
                  <w:rFonts w:ascii="Calibri" w:hAnsi="Calibri" w:cs="Calibri"/>
                  <w:color w:val="000000"/>
                  <w:sz w:val="20"/>
                  <w:szCs w:val="20"/>
                  <w:lang w:val="en-NG"/>
                </w:rPr>
                <w:t>Equipped with metering, shut-off valve, etc.</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flow rate</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80m3/h,2 loading hoses</w:t>
              </w:r>
            </w:ins>
          </w:p>
        </w:tc>
        <w:tc>
          <w:tcPr>
            <w:tcW w:w="409" w:type="pct"/>
            <w:tcBorders>
              <w:top w:val="nil"/>
              <w:left w:val="nil"/>
              <w:bottom w:val="single" w:sz="4" w:space="0" w:color="auto"/>
              <w:right w:val="single" w:sz="4" w:space="0" w:color="auto"/>
            </w:tcBorders>
            <w:vAlign w:val="center"/>
          </w:tcPr>
          <w:p w14:paraId="5F285448" w14:textId="77777777" w:rsidR="0020729B" w:rsidRPr="006B6714" w:rsidRDefault="0020729B" w:rsidP="00555240">
            <w:pPr>
              <w:jc w:val="right"/>
              <w:rPr>
                <w:ins w:id="6386"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936321D" w14:textId="77777777" w:rsidR="0020729B" w:rsidRPr="006B6714" w:rsidRDefault="0020729B" w:rsidP="00555240">
            <w:pPr>
              <w:jc w:val="center"/>
              <w:rPr>
                <w:ins w:id="6387" w:author="PCC" w:date="2026-03-29T21:04:00Z"/>
                <w:rFonts w:ascii="SimSun" w:hAnsi="SimSun"/>
                <w:color w:val="000000"/>
                <w:sz w:val="20"/>
                <w:szCs w:val="20"/>
                <w:lang w:val="en-NG"/>
              </w:rPr>
            </w:pPr>
            <w:ins w:id="6388"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1F2D41DA" w14:textId="77777777" w:rsidR="0020729B" w:rsidRPr="006B6714" w:rsidRDefault="0020729B" w:rsidP="00555240">
            <w:pPr>
              <w:jc w:val="center"/>
              <w:rPr>
                <w:ins w:id="6389" w:author="PCC" w:date="2026-03-29T21:04:00Z"/>
                <w:rFonts w:ascii="Calibri" w:hAnsi="Calibri" w:cs="Calibri"/>
                <w:color w:val="000000"/>
                <w:sz w:val="20"/>
                <w:szCs w:val="20"/>
                <w:lang w:val="en-NG"/>
              </w:rPr>
            </w:pPr>
            <w:ins w:id="639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26440E55" w14:textId="77777777" w:rsidR="0020729B" w:rsidRPr="006B6714" w:rsidRDefault="0020729B" w:rsidP="00555240">
            <w:pPr>
              <w:jc w:val="center"/>
              <w:rPr>
                <w:ins w:id="6391" w:author="PCC" w:date="2026-03-29T21:04:00Z"/>
                <w:rFonts w:ascii="SimSun" w:hAnsi="SimSun"/>
                <w:color w:val="000000"/>
                <w:sz w:val="20"/>
                <w:szCs w:val="20"/>
                <w:lang w:val="en-NG"/>
              </w:rPr>
            </w:pPr>
            <w:ins w:id="6392"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BE686F5" w14:textId="77777777" w:rsidR="0020729B" w:rsidRPr="006B6714" w:rsidRDefault="0020729B" w:rsidP="00555240">
            <w:pPr>
              <w:jc w:val="center"/>
              <w:rPr>
                <w:ins w:id="6393" w:author="PCC" w:date="2026-03-29T21:04:00Z"/>
                <w:rFonts w:ascii="Calibri" w:hAnsi="Calibri" w:cs="Calibri"/>
                <w:color w:val="000000"/>
                <w:sz w:val="20"/>
                <w:szCs w:val="20"/>
                <w:lang w:val="en-NG"/>
              </w:rPr>
            </w:pPr>
            <w:ins w:id="639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5D421B1" w14:textId="77777777" w:rsidR="0020729B" w:rsidRPr="006B6714" w:rsidRDefault="0020729B" w:rsidP="00555240">
            <w:pPr>
              <w:jc w:val="center"/>
              <w:rPr>
                <w:ins w:id="6395" w:author="PCC" w:date="2026-03-29T21:04:00Z"/>
                <w:rFonts w:ascii="SimSun" w:hAnsi="SimSun"/>
                <w:color w:val="000000"/>
                <w:sz w:val="20"/>
                <w:szCs w:val="20"/>
                <w:lang w:val="en-NG"/>
              </w:rPr>
            </w:pPr>
            <w:ins w:id="6396"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661D8872" w14:textId="77777777" w:rsidR="0020729B" w:rsidRPr="006B6714" w:rsidRDefault="0020729B" w:rsidP="00555240">
            <w:pPr>
              <w:jc w:val="center"/>
              <w:rPr>
                <w:ins w:id="6397" w:author="PCC" w:date="2026-03-29T21:04:00Z"/>
                <w:rFonts w:ascii="Calibri" w:hAnsi="Calibri" w:cs="Calibri"/>
                <w:color w:val="000000"/>
                <w:sz w:val="20"/>
                <w:szCs w:val="20"/>
                <w:lang w:val="en-NG"/>
              </w:rPr>
            </w:pPr>
            <w:ins w:id="6398" w:author="PCC" w:date="2026-03-29T21:04:00Z">
              <w:r w:rsidRPr="006B6714">
                <w:rPr>
                  <w:rFonts w:ascii="Calibri" w:hAnsi="Calibri" w:cs="Calibri"/>
                  <w:color w:val="000000"/>
                  <w:sz w:val="20"/>
                  <w:szCs w:val="20"/>
                  <w:lang w:val="en-NG"/>
                </w:rPr>
                <w:t>×</w:t>
              </w:r>
            </w:ins>
          </w:p>
        </w:tc>
      </w:tr>
      <w:tr w:rsidR="0020729B" w:rsidRPr="006B6714" w14:paraId="5EC69BAD" w14:textId="77777777" w:rsidTr="00555240">
        <w:trPr>
          <w:trHeight w:val="672"/>
          <w:ins w:id="6399"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5D8036D0" w14:textId="77777777" w:rsidR="0020729B" w:rsidRPr="006B6714" w:rsidRDefault="0020729B" w:rsidP="00555240">
            <w:pPr>
              <w:jc w:val="center"/>
              <w:rPr>
                <w:ins w:id="6400" w:author="PCC" w:date="2026-03-29T21:04:00Z"/>
                <w:rFonts w:ascii="Calibri" w:hAnsi="Calibri" w:cs="Calibri"/>
                <w:color w:val="000000"/>
                <w:sz w:val="20"/>
                <w:szCs w:val="20"/>
                <w:lang w:val="en-NG"/>
              </w:rPr>
            </w:pPr>
            <w:ins w:id="6401" w:author="PCC" w:date="2026-03-29T21:04:00Z">
              <w:r w:rsidRPr="006B6714">
                <w:rPr>
                  <w:rFonts w:ascii="Calibri" w:hAnsi="Calibri" w:cs="Calibri"/>
                  <w:color w:val="000000"/>
                  <w:sz w:val="20"/>
                  <w:szCs w:val="20"/>
                  <w:lang w:val="en-NG"/>
                </w:rPr>
                <w:t>16</w:t>
              </w:r>
            </w:ins>
          </w:p>
        </w:tc>
        <w:tc>
          <w:tcPr>
            <w:tcW w:w="555" w:type="pct"/>
            <w:vMerge/>
            <w:tcBorders>
              <w:top w:val="single" w:sz="4" w:space="0" w:color="auto"/>
              <w:left w:val="single" w:sz="4" w:space="0" w:color="auto"/>
              <w:bottom w:val="nil"/>
              <w:right w:val="single" w:sz="4" w:space="0" w:color="auto"/>
            </w:tcBorders>
            <w:vAlign w:val="center"/>
            <w:hideMark/>
          </w:tcPr>
          <w:p w14:paraId="1AC3AC65" w14:textId="77777777" w:rsidR="0020729B" w:rsidRPr="006B6714" w:rsidRDefault="0020729B" w:rsidP="00555240">
            <w:pPr>
              <w:rPr>
                <w:ins w:id="6402"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5FB96892" w14:textId="77777777" w:rsidR="0020729B" w:rsidRPr="006B6714" w:rsidRDefault="0020729B" w:rsidP="00555240">
            <w:pPr>
              <w:rPr>
                <w:ins w:id="6403" w:author="PCC" w:date="2026-03-29T21:04:00Z"/>
                <w:rFonts w:ascii="Calibri" w:hAnsi="Calibri" w:cs="Calibri"/>
                <w:color w:val="000000"/>
                <w:sz w:val="20"/>
                <w:szCs w:val="20"/>
                <w:lang w:val="en-NG"/>
              </w:rPr>
            </w:pPr>
            <w:ins w:id="6404" w:author="PCC" w:date="2026-03-29T21:04:00Z">
              <w:r w:rsidRPr="006B6714">
                <w:rPr>
                  <w:rFonts w:ascii="Calibri" w:hAnsi="Calibri" w:cs="Calibri"/>
                  <w:color w:val="000000"/>
                  <w:sz w:val="20"/>
                  <w:szCs w:val="20"/>
                  <w:lang w:val="en-NG"/>
                </w:rPr>
                <w:t>Condensate Loading SKID</w:t>
              </w:r>
            </w:ins>
          </w:p>
        </w:tc>
        <w:tc>
          <w:tcPr>
            <w:tcW w:w="185" w:type="pct"/>
            <w:tcBorders>
              <w:top w:val="nil"/>
              <w:left w:val="nil"/>
              <w:bottom w:val="single" w:sz="4" w:space="0" w:color="auto"/>
              <w:right w:val="single" w:sz="4" w:space="0" w:color="auto"/>
            </w:tcBorders>
            <w:noWrap/>
            <w:vAlign w:val="center"/>
            <w:hideMark/>
          </w:tcPr>
          <w:p w14:paraId="66ED869F" w14:textId="77777777" w:rsidR="0020729B" w:rsidRPr="006B6714" w:rsidRDefault="0020729B" w:rsidP="00555240">
            <w:pPr>
              <w:jc w:val="center"/>
              <w:rPr>
                <w:ins w:id="6405" w:author="PCC" w:date="2026-03-29T21:04:00Z"/>
                <w:rFonts w:ascii="Calibri" w:hAnsi="Calibri" w:cs="Calibri"/>
                <w:color w:val="000000"/>
                <w:sz w:val="20"/>
                <w:szCs w:val="20"/>
                <w:lang w:val="en-NG"/>
              </w:rPr>
            </w:pPr>
            <w:ins w:id="6406"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41527CF2" w14:textId="77777777" w:rsidR="0020729B" w:rsidRPr="006B6714" w:rsidRDefault="0020729B" w:rsidP="00555240">
            <w:pPr>
              <w:rPr>
                <w:ins w:id="6407" w:author="PCC" w:date="2026-03-29T21:04:00Z"/>
                <w:rFonts w:ascii="Calibri" w:hAnsi="Calibri" w:cs="Calibri"/>
                <w:color w:val="000000"/>
                <w:sz w:val="20"/>
                <w:szCs w:val="20"/>
                <w:lang w:val="en-NG"/>
              </w:rPr>
            </w:pPr>
            <w:ins w:id="6408" w:author="PCC" w:date="2026-03-29T21:04:00Z">
              <w:r w:rsidRPr="006B6714">
                <w:rPr>
                  <w:rFonts w:ascii="Calibri" w:hAnsi="Calibri" w:cs="Calibri"/>
                  <w:color w:val="000000"/>
                  <w:sz w:val="20"/>
                  <w:szCs w:val="20"/>
                  <w:lang w:val="en-NG"/>
                </w:rPr>
                <w:t>Equipped with metering, shut-off valve, etc.</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flow rate</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30m3/h,2 loading hoses</w:t>
              </w:r>
            </w:ins>
          </w:p>
        </w:tc>
        <w:tc>
          <w:tcPr>
            <w:tcW w:w="409" w:type="pct"/>
            <w:tcBorders>
              <w:top w:val="nil"/>
              <w:left w:val="nil"/>
              <w:bottom w:val="single" w:sz="4" w:space="0" w:color="auto"/>
              <w:right w:val="single" w:sz="4" w:space="0" w:color="auto"/>
            </w:tcBorders>
            <w:vAlign w:val="center"/>
          </w:tcPr>
          <w:p w14:paraId="14901B12" w14:textId="77777777" w:rsidR="0020729B" w:rsidRPr="006B6714" w:rsidRDefault="0020729B" w:rsidP="00555240">
            <w:pPr>
              <w:jc w:val="right"/>
              <w:rPr>
                <w:ins w:id="6409"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76B3C21" w14:textId="77777777" w:rsidR="0020729B" w:rsidRPr="006B6714" w:rsidRDefault="0020729B" w:rsidP="00555240">
            <w:pPr>
              <w:jc w:val="center"/>
              <w:rPr>
                <w:ins w:id="6410" w:author="PCC" w:date="2026-03-29T21:04:00Z"/>
                <w:rFonts w:ascii="SimSun" w:hAnsi="SimSun"/>
                <w:color w:val="000000"/>
                <w:sz w:val="20"/>
                <w:szCs w:val="20"/>
                <w:lang w:val="en-NG"/>
              </w:rPr>
            </w:pPr>
            <w:ins w:id="6411"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67EEBFD6" w14:textId="77777777" w:rsidR="0020729B" w:rsidRPr="006B6714" w:rsidRDefault="0020729B" w:rsidP="00555240">
            <w:pPr>
              <w:jc w:val="center"/>
              <w:rPr>
                <w:ins w:id="6412" w:author="PCC" w:date="2026-03-29T21:04:00Z"/>
                <w:rFonts w:ascii="Calibri" w:hAnsi="Calibri" w:cs="Calibri"/>
                <w:color w:val="000000"/>
                <w:sz w:val="20"/>
                <w:szCs w:val="20"/>
                <w:lang w:val="en-NG"/>
              </w:rPr>
            </w:pPr>
            <w:ins w:id="641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D426CB4" w14:textId="77777777" w:rsidR="0020729B" w:rsidRPr="006B6714" w:rsidRDefault="0020729B" w:rsidP="00555240">
            <w:pPr>
              <w:jc w:val="center"/>
              <w:rPr>
                <w:ins w:id="6414" w:author="PCC" w:date="2026-03-29T21:04:00Z"/>
                <w:rFonts w:ascii="SimSun" w:hAnsi="SimSun"/>
                <w:color w:val="000000"/>
                <w:sz w:val="20"/>
                <w:szCs w:val="20"/>
                <w:lang w:val="en-NG"/>
              </w:rPr>
            </w:pPr>
            <w:ins w:id="6415"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85107D1" w14:textId="77777777" w:rsidR="0020729B" w:rsidRPr="006B6714" w:rsidRDefault="0020729B" w:rsidP="00555240">
            <w:pPr>
              <w:jc w:val="center"/>
              <w:rPr>
                <w:ins w:id="6416" w:author="PCC" w:date="2026-03-29T21:04:00Z"/>
                <w:rFonts w:ascii="Calibri" w:hAnsi="Calibri" w:cs="Calibri"/>
                <w:color w:val="000000"/>
                <w:sz w:val="20"/>
                <w:szCs w:val="20"/>
                <w:lang w:val="en-NG"/>
              </w:rPr>
            </w:pPr>
            <w:ins w:id="641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27A588E9" w14:textId="77777777" w:rsidR="0020729B" w:rsidRPr="006B6714" w:rsidRDefault="0020729B" w:rsidP="00555240">
            <w:pPr>
              <w:jc w:val="center"/>
              <w:rPr>
                <w:ins w:id="6418" w:author="PCC" w:date="2026-03-29T21:04:00Z"/>
                <w:rFonts w:ascii="SimSun" w:hAnsi="SimSun"/>
                <w:color w:val="000000"/>
                <w:sz w:val="20"/>
                <w:szCs w:val="20"/>
                <w:lang w:val="en-NG"/>
              </w:rPr>
            </w:pPr>
            <w:ins w:id="6419"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14821E06" w14:textId="77777777" w:rsidR="0020729B" w:rsidRPr="006B6714" w:rsidRDefault="0020729B" w:rsidP="00555240">
            <w:pPr>
              <w:jc w:val="center"/>
              <w:rPr>
                <w:ins w:id="6420" w:author="PCC" w:date="2026-03-29T21:04:00Z"/>
                <w:rFonts w:ascii="Calibri" w:hAnsi="Calibri" w:cs="Calibri"/>
                <w:color w:val="000000"/>
                <w:sz w:val="20"/>
                <w:szCs w:val="20"/>
                <w:lang w:val="en-NG"/>
              </w:rPr>
            </w:pPr>
            <w:ins w:id="6421" w:author="PCC" w:date="2026-03-29T21:04:00Z">
              <w:r w:rsidRPr="006B6714">
                <w:rPr>
                  <w:rFonts w:ascii="Calibri" w:hAnsi="Calibri" w:cs="Calibri"/>
                  <w:color w:val="000000"/>
                  <w:sz w:val="20"/>
                  <w:szCs w:val="20"/>
                  <w:lang w:val="en-NG"/>
                </w:rPr>
                <w:t>×</w:t>
              </w:r>
            </w:ins>
          </w:p>
        </w:tc>
      </w:tr>
      <w:tr w:rsidR="0020729B" w:rsidRPr="006B6714" w14:paraId="089C21F5" w14:textId="77777777" w:rsidTr="00555240">
        <w:trPr>
          <w:trHeight w:val="401"/>
          <w:ins w:id="6422"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44F3157" w14:textId="77777777" w:rsidR="0020729B" w:rsidRPr="006B6714" w:rsidRDefault="0020729B" w:rsidP="00555240">
            <w:pPr>
              <w:jc w:val="center"/>
              <w:rPr>
                <w:ins w:id="6423" w:author="PCC" w:date="2026-03-29T21:04:00Z"/>
                <w:rFonts w:ascii="Calibri" w:hAnsi="Calibri" w:cs="Calibri"/>
                <w:color w:val="000000"/>
                <w:sz w:val="20"/>
                <w:szCs w:val="20"/>
                <w:lang w:val="en-NG"/>
              </w:rPr>
            </w:pPr>
            <w:ins w:id="6424" w:author="PCC" w:date="2026-03-29T21:04:00Z">
              <w:r w:rsidRPr="006B6714">
                <w:rPr>
                  <w:rFonts w:ascii="Calibri" w:hAnsi="Calibri" w:cs="Calibri"/>
                  <w:color w:val="000000"/>
                  <w:sz w:val="20"/>
                  <w:szCs w:val="20"/>
                  <w:lang w:val="en-NG"/>
                </w:rPr>
                <w:t>17</w:t>
              </w:r>
            </w:ins>
          </w:p>
        </w:tc>
        <w:tc>
          <w:tcPr>
            <w:tcW w:w="555" w:type="pct"/>
            <w:vMerge w:val="restart"/>
            <w:tcBorders>
              <w:top w:val="single" w:sz="4" w:space="0" w:color="auto"/>
              <w:left w:val="single" w:sz="4" w:space="0" w:color="auto"/>
              <w:bottom w:val="nil"/>
              <w:right w:val="single" w:sz="4" w:space="0" w:color="auto"/>
            </w:tcBorders>
            <w:vAlign w:val="center"/>
            <w:hideMark/>
          </w:tcPr>
          <w:p w14:paraId="6D2482E3" w14:textId="77777777" w:rsidR="0020729B" w:rsidRPr="006B6714" w:rsidRDefault="0020729B" w:rsidP="00555240">
            <w:pPr>
              <w:jc w:val="center"/>
              <w:rPr>
                <w:ins w:id="6425" w:author="PCC" w:date="2026-03-29T21:04:00Z"/>
                <w:rFonts w:ascii="Calibri" w:hAnsi="Calibri" w:cs="Calibri"/>
                <w:b/>
                <w:bCs/>
                <w:color w:val="000000"/>
                <w:sz w:val="20"/>
                <w:szCs w:val="20"/>
                <w:lang w:val="en-NG"/>
              </w:rPr>
            </w:pPr>
            <w:ins w:id="6426" w:author="PCC" w:date="2026-03-29T21:04:00Z">
              <w:r w:rsidRPr="006B6714">
                <w:rPr>
                  <w:rFonts w:ascii="Calibri" w:hAnsi="Calibri" w:cs="Calibri"/>
                  <w:b/>
                  <w:bCs/>
                  <w:color w:val="000000"/>
                  <w:sz w:val="20"/>
                  <w:szCs w:val="20"/>
                  <w:lang w:val="en-NG"/>
                </w:rPr>
                <w:t xml:space="preserve"> Utility Facility  </w:t>
              </w:r>
            </w:ins>
          </w:p>
        </w:tc>
        <w:tc>
          <w:tcPr>
            <w:tcW w:w="973" w:type="pct"/>
            <w:tcBorders>
              <w:top w:val="nil"/>
              <w:left w:val="nil"/>
              <w:bottom w:val="single" w:sz="4" w:space="0" w:color="auto"/>
              <w:right w:val="single" w:sz="4" w:space="0" w:color="auto"/>
            </w:tcBorders>
            <w:noWrap/>
            <w:vAlign w:val="center"/>
            <w:hideMark/>
          </w:tcPr>
          <w:p w14:paraId="2CBE25B8" w14:textId="77777777" w:rsidR="0020729B" w:rsidRPr="006B6714" w:rsidRDefault="0020729B" w:rsidP="00555240">
            <w:pPr>
              <w:rPr>
                <w:ins w:id="6427" w:author="PCC" w:date="2026-03-29T21:04:00Z"/>
                <w:rFonts w:ascii="Calibri" w:hAnsi="Calibri" w:cs="Calibri"/>
                <w:color w:val="000000"/>
                <w:sz w:val="20"/>
                <w:szCs w:val="20"/>
                <w:lang w:val="en-NG"/>
              </w:rPr>
            </w:pPr>
            <w:ins w:id="6428" w:author="PCC" w:date="2026-03-29T21:04:00Z">
              <w:r w:rsidRPr="006B6714">
                <w:rPr>
                  <w:rFonts w:ascii="Calibri" w:hAnsi="Calibri" w:cs="Calibri"/>
                  <w:color w:val="000000"/>
                  <w:sz w:val="20"/>
                  <w:szCs w:val="20"/>
                  <w:lang w:val="en-NG"/>
                </w:rPr>
                <w:t>Instrument Air and Nitrogen Producing Device</w:t>
              </w:r>
            </w:ins>
          </w:p>
        </w:tc>
        <w:tc>
          <w:tcPr>
            <w:tcW w:w="185" w:type="pct"/>
            <w:tcBorders>
              <w:top w:val="nil"/>
              <w:left w:val="nil"/>
              <w:bottom w:val="single" w:sz="4" w:space="0" w:color="auto"/>
              <w:right w:val="single" w:sz="4" w:space="0" w:color="auto"/>
            </w:tcBorders>
            <w:noWrap/>
            <w:vAlign w:val="center"/>
            <w:hideMark/>
          </w:tcPr>
          <w:p w14:paraId="15B9C303" w14:textId="77777777" w:rsidR="0020729B" w:rsidRPr="006B6714" w:rsidRDefault="0020729B" w:rsidP="00555240">
            <w:pPr>
              <w:jc w:val="center"/>
              <w:rPr>
                <w:ins w:id="6429" w:author="PCC" w:date="2026-03-29T21:04:00Z"/>
                <w:rFonts w:ascii="Calibri" w:hAnsi="Calibri" w:cs="Calibri"/>
                <w:color w:val="000000"/>
                <w:sz w:val="20"/>
                <w:szCs w:val="20"/>
                <w:lang w:val="en-NG"/>
              </w:rPr>
            </w:pPr>
            <w:ins w:id="6430"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127B024A" w14:textId="77777777" w:rsidR="0020729B" w:rsidRPr="006B6714" w:rsidRDefault="0020729B" w:rsidP="00555240">
            <w:pPr>
              <w:jc w:val="center"/>
              <w:rPr>
                <w:ins w:id="6431" w:author="PCC" w:date="2026-03-29T21:04:00Z"/>
                <w:rFonts w:ascii="Calibri" w:hAnsi="Calibri" w:cs="Calibri"/>
                <w:color w:val="000000"/>
                <w:sz w:val="20"/>
                <w:szCs w:val="20"/>
                <w:lang w:val="en-NG"/>
              </w:rPr>
            </w:pPr>
            <w:ins w:id="6432"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14138D34" w14:textId="77777777" w:rsidR="0020729B" w:rsidRPr="006B6714" w:rsidRDefault="0020729B" w:rsidP="00555240">
            <w:pPr>
              <w:jc w:val="right"/>
              <w:rPr>
                <w:ins w:id="6433"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D1CBFD5" w14:textId="77777777" w:rsidR="0020729B" w:rsidRPr="006B6714" w:rsidRDefault="0020729B" w:rsidP="00555240">
            <w:pPr>
              <w:jc w:val="center"/>
              <w:rPr>
                <w:ins w:id="6434" w:author="PCC" w:date="2026-03-29T21:04:00Z"/>
                <w:rFonts w:ascii="SimSun" w:hAnsi="SimSun"/>
                <w:color w:val="000000"/>
                <w:sz w:val="20"/>
                <w:szCs w:val="20"/>
                <w:lang w:val="en-NG"/>
              </w:rPr>
            </w:pPr>
            <w:ins w:id="6435"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62F83434" w14:textId="77777777" w:rsidR="0020729B" w:rsidRPr="006B6714" w:rsidRDefault="0020729B" w:rsidP="00555240">
            <w:pPr>
              <w:jc w:val="center"/>
              <w:rPr>
                <w:ins w:id="6436" w:author="PCC" w:date="2026-03-29T21:04:00Z"/>
                <w:rFonts w:ascii="Calibri" w:hAnsi="Calibri" w:cs="Calibri"/>
                <w:color w:val="000000"/>
                <w:sz w:val="20"/>
                <w:szCs w:val="20"/>
                <w:lang w:val="en-NG"/>
              </w:rPr>
            </w:pPr>
            <w:ins w:id="643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66F7A952" w14:textId="77777777" w:rsidR="0020729B" w:rsidRPr="006B6714" w:rsidRDefault="0020729B" w:rsidP="00555240">
            <w:pPr>
              <w:jc w:val="center"/>
              <w:rPr>
                <w:ins w:id="6438" w:author="PCC" w:date="2026-03-29T21:04:00Z"/>
                <w:rFonts w:ascii="SimSun" w:hAnsi="SimSun"/>
                <w:color w:val="000000"/>
                <w:sz w:val="20"/>
                <w:szCs w:val="20"/>
                <w:lang w:val="en-NG"/>
              </w:rPr>
            </w:pPr>
            <w:ins w:id="6439"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4627A759" w14:textId="77777777" w:rsidR="0020729B" w:rsidRPr="006B6714" w:rsidRDefault="0020729B" w:rsidP="00555240">
            <w:pPr>
              <w:jc w:val="center"/>
              <w:rPr>
                <w:ins w:id="6440" w:author="PCC" w:date="2026-03-29T21:04:00Z"/>
                <w:rFonts w:ascii="Calibri" w:hAnsi="Calibri" w:cs="Calibri"/>
                <w:color w:val="000000"/>
                <w:sz w:val="20"/>
                <w:szCs w:val="20"/>
                <w:lang w:val="en-NG"/>
              </w:rPr>
            </w:pPr>
            <w:ins w:id="644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A4BE522" w14:textId="77777777" w:rsidR="0020729B" w:rsidRPr="006B6714" w:rsidRDefault="0020729B" w:rsidP="00555240">
            <w:pPr>
              <w:jc w:val="center"/>
              <w:rPr>
                <w:ins w:id="6442" w:author="PCC" w:date="2026-03-29T21:04:00Z"/>
                <w:rFonts w:ascii="SimSun" w:hAnsi="SimSun"/>
                <w:color w:val="000000"/>
                <w:sz w:val="20"/>
                <w:szCs w:val="20"/>
                <w:lang w:val="en-NG"/>
              </w:rPr>
            </w:pPr>
            <w:ins w:id="6443"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4CA24775" w14:textId="77777777" w:rsidR="0020729B" w:rsidRPr="006B6714" w:rsidRDefault="0020729B" w:rsidP="00555240">
            <w:pPr>
              <w:jc w:val="center"/>
              <w:rPr>
                <w:ins w:id="6444" w:author="PCC" w:date="2026-03-29T21:04:00Z"/>
                <w:rFonts w:ascii="Calibri" w:hAnsi="Calibri" w:cs="Calibri"/>
                <w:color w:val="000000"/>
                <w:sz w:val="20"/>
                <w:szCs w:val="20"/>
                <w:lang w:val="en-NG"/>
              </w:rPr>
            </w:pPr>
            <w:ins w:id="6445" w:author="PCC" w:date="2026-03-29T21:04:00Z">
              <w:r w:rsidRPr="006B6714">
                <w:rPr>
                  <w:rFonts w:ascii="Calibri" w:hAnsi="Calibri" w:cs="Calibri"/>
                  <w:color w:val="000000"/>
                  <w:sz w:val="20"/>
                  <w:szCs w:val="20"/>
                  <w:lang w:val="en-NG"/>
                </w:rPr>
                <w:t>×</w:t>
              </w:r>
            </w:ins>
          </w:p>
        </w:tc>
      </w:tr>
      <w:tr w:rsidR="0020729B" w:rsidRPr="006B6714" w14:paraId="18EDD7A7" w14:textId="77777777" w:rsidTr="00555240">
        <w:trPr>
          <w:trHeight w:val="401"/>
          <w:ins w:id="6446"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68CF6E4C" w14:textId="77777777" w:rsidR="0020729B" w:rsidRPr="006B6714" w:rsidRDefault="0020729B" w:rsidP="00555240">
            <w:pPr>
              <w:jc w:val="center"/>
              <w:rPr>
                <w:ins w:id="6447" w:author="PCC" w:date="2026-03-29T21:04:00Z"/>
                <w:rFonts w:ascii="Calibri" w:hAnsi="Calibri" w:cs="Calibri"/>
                <w:color w:val="000000"/>
                <w:sz w:val="20"/>
                <w:szCs w:val="20"/>
                <w:lang w:val="en-NG"/>
              </w:rPr>
            </w:pPr>
            <w:ins w:id="6448" w:author="PCC" w:date="2026-03-29T21:04:00Z">
              <w:r w:rsidRPr="006B6714">
                <w:rPr>
                  <w:rFonts w:ascii="Calibri" w:hAnsi="Calibri" w:cs="Calibri"/>
                  <w:color w:val="000000"/>
                  <w:sz w:val="20"/>
                  <w:szCs w:val="20"/>
                  <w:lang w:val="en-NG"/>
                </w:rPr>
                <w:t>18</w:t>
              </w:r>
            </w:ins>
          </w:p>
        </w:tc>
        <w:tc>
          <w:tcPr>
            <w:tcW w:w="555" w:type="pct"/>
            <w:vMerge/>
            <w:tcBorders>
              <w:top w:val="single" w:sz="4" w:space="0" w:color="auto"/>
              <w:left w:val="single" w:sz="4" w:space="0" w:color="auto"/>
              <w:bottom w:val="nil"/>
              <w:right w:val="single" w:sz="4" w:space="0" w:color="auto"/>
            </w:tcBorders>
            <w:vAlign w:val="center"/>
            <w:hideMark/>
          </w:tcPr>
          <w:p w14:paraId="78C73F95" w14:textId="77777777" w:rsidR="0020729B" w:rsidRPr="006B6714" w:rsidRDefault="0020729B" w:rsidP="00555240">
            <w:pPr>
              <w:rPr>
                <w:ins w:id="6449"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EDF3F80" w14:textId="77777777" w:rsidR="0020729B" w:rsidRPr="006B6714" w:rsidRDefault="0020729B" w:rsidP="00555240">
            <w:pPr>
              <w:rPr>
                <w:ins w:id="6450" w:author="PCC" w:date="2026-03-29T21:04:00Z"/>
                <w:rFonts w:ascii="Calibri" w:hAnsi="Calibri" w:cs="Calibri"/>
                <w:color w:val="000000"/>
                <w:sz w:val="20"/>
                <w:szCs w:val="20"/>
                <w:lang w:val="en-NG"/>
              </w:rPr>
            </w:pPr>
            <w:ins w:id="6451" w:author="PCC" w:date="2026-03-29T21:04:00Z">
              <w:r w:rsidRPr="006B6714">
                <w:rPr>
                  <w:rFonts w:ascii="Calibri" w:hAnsi="Calibri" w:cs="Calibri"/>
                  <w:color w:val="000000"/>
                  <w:sz w:val="20"/>
                  <w:szCs w:val="20"/>
                  <w:lang w:val="en-NG"/>
                </w:rPr>
                <w:t>Desalinated water Device</w:t>
              </w:r>
            </w:ins>
          </w:p>
        </w:tc>
        <w:tc>
          <w:tcPr>
            <w:tcW w:w="185" w:type="pct"/>
            <w:tcBorders>
              <w:top w:val="nil"/>
              <w:left w:val="nil"/>
              <w:bottom w:val="single" w:sz="4" w:space="0" w:color="auto"/>
              <w:right w:val="single" w:sz="4" w:space="0" w:color="auto"/>
            </w:tcBorders>
            <w:noWrap/>
            <w:vAlign w:val="center"/>
            <w:hideMark/>
          </w:tcPr>
          <w:p w14:paraId="2593DB75" w14:textId="77777777" w:rsidR="0020729B" w:rsidRPr="006B6714" w:rsidRDefault="0020729B" w:rsidP="00555240">
            <w:pPr>
              <w:jc w:val="center"/>
              <w:rPr>
                <w:ins w:id="6452" w:author="PCC" w:date="2026-03-29T21:04:00Z"/>
                <w:rFonts w:ascii="Calibri" w:hAnsi="Calibri" w:cs="Calibri"/>
                <w:color w:val="000000"/>
                <w:sz w:val="20"/>
                <w:szCs w:val="20"/>
                <w:lang w:val="en-NG"/>
              </w:rPr>
            </w:pPr>
            <w:ins w:id="6453"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3456D5B2" w14:textId="77777777" w:rsidR="0020729B" w:rsidRPr="006B6714" w:rsidRDefault="0020729B" w:rsidP="00555240">
            <w:pPr>
              <w:jc w:val="center"/>
              <w:rPr>
                <w:ins w:id="6454" w:author="PCC" w:date="2026-03-29T21:04:00Z"/>
                <w:rFonts w:ascii="Calibri" w:hAnsi="Calibri" w:cs="Calibri"/>
                <w:color w:val="000000"/>
                <w:sz w:val="20"/>
                <w:szCs w:val="20"/>
                <w:lang w:val="en-NG"/>
              </w:rPr>
            </w:pPr>
            <w:ins w:id="6455"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0250DE5E" w14:textId="77777777" w:rsidR="0020729B" w:rsidRPr="006B6714" w:rsidRDefault="0020729B" w:rsidP="00555240">
            <w:pPr>
              <w:jc w:val="right"/>
              <w:rPr>
                <w:ins w:id="6456"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36F614F" w14:textId="77777777" w:rsidR="0020729B" w:rsidRPr="006B6714" w:rsidRDefault="0020729B" w:rsidP="00555240">
            <w:pPr>
              <w:jc w:val="center"/>
              <w:rPr>
                <w:ins w:id="6457" w:author="PCC" w:date="2026-03-29T21:04:00Z"/>
                <w:rFonts w:ascii="SimSun" w:hAnsi="SimSun"/>
                <w:color w:val="000000"/>
                <w:sz w:val="20"/>
                <w:szCs w:val="20"/>
                <w:lang w:val="en-NG"/>
              </w:rPr>
            </w:pPr>
            <w:ins w:id="6458"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12F51781" w14:textId="77777777" w:rsidR="0020729B" w:rsidRPr="006B6714" w:rsidRDefault="0020729B" w:rsidP="00555240">
            <w:pPr>
              <w:jc w:val="center"/>
              <w:rPr>
                <w:ins w:id="6459" w:author="PCC" w:date="2026-03-29T21:04:00Z"/>
                <w:rFonts w:ascii="Calibri" w:hAnsi="Calibri" w:cs="Calibri"/>
                <w:color w:val="000000"/>
                <w:sz w:val="20"/>
                <w:szCs w:val="20"/>
                <w:lang w:val="en-NG"/>
              </w:rPr>
            </w:pPr>
            <w:ins w:id="646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F936762" w14:textId="77777777" w:rsidR="0020729B" w:rsidRPr="006B6714" w:rsidRDefault="0020729B" w:rsidP="00555240">
            <w:pPr>
              <w:jc w:val="center"/>
              <w:rPr>
                <w:ins w:id="6461" w:author="PCC" w:date="2026-03-29T21:04:00Z"/>
                <w:rFonts w:ascii="SimSun" w:hAnsi="SimSun"/>
                <w:color w:val="000000"/>
                <w:sz w:val="20"/>
                <w:szCs w:val="20"/>
                <w:lang w:val="en-NG"/>
              </w:rPr>
            </w:pPr>
            <w:ins w:id="6462"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34F20B4B" w14:textId="77777777" w:rsidR="0020729B" w:rsidRPr="006B6714" w:rsidRDefault="0020729B" w:rsidP="00555240">
            <w:pPr>
              <w:jc w:val="center"/>
              <w:rPr>
                <w:ins w:id="6463" w:author="PCC" w:date="2026-03-29T21:04:00Z"/>
                <w:rFonts w:ascii="Calibri" w:hAnsi="Calibri" w:cs="Calibri"/>
                <w:color w:val="000000"/>
                <w:sz w:val="20"/>
                <w:szCs w:val="20"/>
                <w:lang w:val="en-NG"/>
              </w:rPr>
            </w:pPr>
            <w:ins w:id="646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4A81D47" w14:textId="77777777" w:rsidR="0020729B" w:rsidRPr="006B6714" w:rsidRDefault="0020729B" w:rsidP="00555240">
            <w:pPr>
              <w:jc w:val="center"/>
              <w:rPr>
                <w:ins w:id="6465" w:author="PCC" w:date="2026-03-29T21:04:00Z"/>
                <w:rFonts w:ascii="SimSun" w:hAnsi="SimSun"/>
                <w:color w:val="000000"/>
                <w:sz w:val="20"/>
                <w:szCs w:val="20"/>
                <w:lang w:val="en-NG"/>
              </w:rPr>
            </w:pPr>
            <w:ins w:id="6466"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0780F41" w14:textId="77777777" w:rsidR="0020729B" w:rsidRPr="006B6714" w:rsidRDefault="0020729B" w:rsidP="00555240">
            <w:pPr>
              <w:jc w:val="center"/>
              <w:rPr>
                <w:ins w:id="6467" w:author="PCC" w:date="2026-03-29T21:04:00Z"/>
                <w:rFonts w:ascii="Calibri" w:hAnsi="Calibri" w:cs="Calibri"/>
                <w:color w:val="000000"/>
                <w:sz w:val="20"/>
                <w:szCs w:val="20"/>
                <w:lang w:val="en-NG"/>
              </w:rPr>
            </w:pPr>
            <w:ins w:id="6468" w:author="PCC" w:date="2026-03-29T21:04:00Z">
              <w:r w:rsidRPr="006B6714">
                <w:rPr>
                  <w:rFonts w:ascii="Calibri" w:hAnsi="Calibri" w:cs="Calibri"/>
                  <w:color w:val="000000"/>
                  <w:sz w:val="20"/>
                  <w:szCs w:val="20"/>
                  <w:lang w:val="en-NG"/>
                </w:rPr>
                <w:t>×</w:t>
              </w:r>
            </w:ins>
          </w:p>
        </w:tc>
      </w:tr>
      <w:tr w:rsidR="0020729B" w:rsidRPr="006B6714" w14:paraId="48107601" w14:textId="77777777" w:rsidTr="00555240">
        <w:trPr>
          <w:trHeight w:val="401"/>
          <w:ins w:id="6469"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7776ED7E" w14:textId="77777777" w:rsidR="0020729B" w:rsidRPr="006B6714" w:rsidRDefault="0020729B" w:rsidP="00555240">
            <w:pPr>
              <w:jc w:val="center"/>
              <w:rPr>
                <w:ins w:id="6470" w:author="PCC" w:date="2026-03-29T21:04:00Z"/>
                <w:rFonts w:ascii="Calibri" w:hAnsi="Calibri" w:cs="Calibri"/>
                <w:color w:val="000000"/>
                <w:sz w:val="20"/>
                <w:szCs w:val="20"/>
                <w:lang w:val="en-NG"/>
              </w:rPr>
            </w:pPr>
            <w:ins w:id="6471" w:author="PCC" w:date="2026-03-29T21:04:00Z">
              <w:r w:rsidRPr="006B6714">
                <w:rPr>
                  <w:rFonts w:ascii="Calibri" w:hAnsi="Calibri" w:cs="Calibri"/>
                  <w:color w:val="000000"/>
                  <w:sz w:val="20"/>
                  <w:szCs w:val="20"/>
                  <w:lang w:val="en-NG"/>
                </w:rPr>
                <w:t>19</w:t>
              </w:r>
            </w:ins>
          </w:p>
        </w:tc>
        <w:tc>
          <w:tcPr>
            <w:tcW w:w="555" w:type="pct"/>
            <w:vMerge/>
            <w:tcBorders>
              <w:top w:val="single" w:sz="4" w:space="0" w:color="auto"/>
              <w:left w:val="single" w:sz="4" w:space="0" w:color="auto"/>
              <w:bottom w:val="nil"/>
              <w:right w:val="single" w:sz="4" w:space="0" w:color="auto"/>
            </w:tcBorders>
            <w:vAlign w:val="center"/>
            <w:hideMark/>
          </w:tcPr>
          <w:p w14:paraId="2881FF96" w14:textId="77777777" w:rsidR="0020729B" w:rsidRPr="006B6714" w:rsidRDefault="0020729B" w:rsidP="00555240">
            <w:pPr>
              <w:rPr>
                <w:ins w:id="6472"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E36E2A7" w14:textId="77777777" w:rsidR="0020729B" w:rsidRPr="006B6714" w:rsidRDefault="0020729B" w:rsidP="00555240">
            <w:pPr>
              <w:rPr>
                <w:ins w:id="6473" w:author="PCC" w:date="2026-03-29T21:04:00Z"/>
                <w:rFonts w:ascii="Calibri" w:hAnsi="Calibri" w:cs="Calibri"/>
                <w:color w:val="000000"/>
                <w:sz w:val="20"/>
                <w:szCs w:val="20"/>
                <w:lang w:val="en-NG"/>
              </w:rPr>
            </w:pPr>
            <w:ins w:id="6474" w:author="PCC" w:date="2026-03-29T21:04:00Z">
              <w:r w:rsidRPr="006B6714">
                <w:rPr>
                  <w:rFonts w:ascii="Calibri" w:hAnsi="Calibri" w:cs="Calibri"/>
                  <w:color w:val="000000"/>
                  <w:sz w:val="20"/>
                  <w:szCs w:val="20"/>
                  <w:lang w:val="en-NG"/>
                </w:rPr>
                <w:t>Heat transfer Oil Heating Device</w:t>
              </w:r>
            </w:ins>
          </w:p>
        </w:tc>
        <w:tc>
          <w:tcPr>
            <w:tcW w:w="185" w:type="pct"/>
            <w:tcBorders>
              <w:top w:val="nil"/>
              <w:left w:val="nil"/>
              <w:bottom w:val="single" w:sz="4" w:space="0" w:color="auto"/>
              <w:right w:val="single" w:sz="4" w:space="0" w:color="auto"/>
            </w:tcBorders>
            <w:noWrap/>
            <w:vAlign w:val="center"/>
            <w:hideMark/>
          </w:tcPr>
          <w:p w14:paraId="3AA1ED3F" w14:textId="77777777" w:rsidR="0020729B" w:rsidRPr="006B6714" w:rsidRDefault="0020729B" w:rsidP="00555240">
            <w:pPr>
              <w:jc w:val="center"/>
              <w:rPr>
                <w:ins w:id="6475" w:author="PCC" w:date="2026-03-29T21:04:00Z"/>
                <w:rFonts w:ascii="Calibri" w:hAnsi="Calibri" w:cs="Calibri"/>
                <w:color w:val="000000"/>
                <w:sz w:val="20"/>
                <w:szCs w:val="20"/>
                <w:lang w:val="en-NG"/>
              </w:rPr>
            </w:pPr>
            <w:ins w:id="6476"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711755C9" w14:textId="77777777" w:rsidR="0020729B" w:rsidRPr="006B6714" w:rsidRDefault="0020729B" w:rsidP="00555240">
            <w:pPr>
              <w:jc w:val="center"/>
              <w:rPr>
                <w:ins w:id="6477" w:author="PCC" w:date="2026-03-29T21:04:00Z"/>
                <w:rFonts w:ascii="Calibri" w:hAnsi="Calibri" w:cs="Calibri"/>
                <w:color w:val="000000"/>
                <w:sz w:val="20"/>
                <w:szCs w:val="20"/>
                <w:lang w:val="en-NG"/>
              </w:rPr>
            </w:pPr>
            <w:ins w:id="6478" w:author="PCC" w:date="2026-03-29T21:04:00Z">
              <w:r w:rsidRPr="006B6714">
                <w:rPr>
                  <w:rFonts w:ascii="Calibri" w:hAnsi="Calibri" w:cs="Calibri"/>
                  <w:color w:val="000000"/>
                  <w:sz w:val="20"/>
                  <w:szCs w:val="20"/>
                  <w:lang w:val="en-NG"/>
                </w:rPr>
                <w:t xml:space="preserve"> </w:t>
              </w:r>
            </w:ins>
          </w:p>
        </w:tc>
        <w:tc>
          <w:tcPr>
            <w:tcW w:w="409" w:type="pct"/>
            <w:tcBorders>
              <w:top w:val="nil"/>
              <w:left w:val="nil"/>
              <w:bottom w:val="single" w:sz="4" w:space="0" w:color="auto"/>
              <w:right w:val="single" w:sz="4" w:space="0" w:color="auto"/>
            </w:tcBorders>
            <w:vAlign w:val="center"/>
          </w:tcPr>
          <w:p w14:paraId="2743004C" w14:textId="77777777" w:rsidR="0020729B" w:rsidRPr="006B6714" w:rsidRDefault="0020729B" w:rsidP="00555240">
            <w:pPr>
              <w:jc w:val="right"/>
              <w:rPr>
                <w:ins w:id="6479"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06F3C40" w14:textId="77777777" w:rsidR="0020729B" w:rsidRPr="006B6714" w:rsidRDefault="0020729B" w:rsidP="00555240">
            <w:pPr>
              <w:jc w:val="center"/>
              <w:rPr>
                <w:ins w:id="6480" w:author="PCC" w:date="2026-03-29T21:04:00Z"/>
                <w:rFonts w:ascii="SimSun" w:hAnsi="SimSun"/>
                <w:color w:val="000000"/>
                <w:sz w:val="20"/>
                <w:szCs w:val="20"/>
                <w:lang w:val="en-NG"/>
              </w:rPr>
            </w:pPr>
            <w:ins w:id="6481"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56673884" w14:textId="77777777" w:rsidR="0020729B" w:rsidRPr="006B6714" w:rsidRDefault="0020729B" w:rsidP="00555240">
            <w:pPr>
              <w:jc w:val="center"/>
              <w:rPr>
                <w:ins w:id="6482" w:author="PCC" w:date="2026-03-29T21:04:00Z"/>
                <w:rFonts w:ascii="Calibri" w:hAnsi="Calibri" w:cs="Calibri"/>
                <w:color w:val="000000"/>
                <w:sz w:val="20"/>
                <w:szCs w:val="20"/>
                <w:lang w:val="en-NG"/>
              </w:rPr>
            </w:pPr>
            <w:ins w:id="648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0F014EA" w14:textId="77777777" w:rsidR="0020729B" w:rsidRPr="006B6714" w:rsidRDefault="0020729B" w:rsidP="00555240">
            <w:pPr>
              <w:jc w:val="center"/>
              <w:rPr>
                <w:ins w:id="6484" w:author="PCC" w:date="2026-03-29T21:04:00Z"/>
                <w:rFonts w:ascii="SimSun" w:hAnsi="SimSun"/>
                <w:color w:val="000000"/>
                <w:sz w:val="20"/>
                <w:szCs w:val="20"/>
                <w:lang w:val="en-NG"/>
              </w:rPr>
            </w:pPr>
            <w:ins w:id="6485"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255F439B" w14:textId="77777777" w:rsidR="0020729B" w:rsidRPr="006B6714" w:rsidRDefault="0020729B" w:rsidP="00555240">
            <w:pPr>
              <w:jc w:val="center"/>
              <w:rPr>
                <w:ins w:id="6486" w:author="PCC" w:date="2026-03-29T21:04:00Z"/>
                <w:rFonts w:ascii="Calibri" w:hAnsi="Calibri" w:cs="Calibri"/>
                <w:color w:val="000000"/>
                <w:sz w:val="20"/>
                <w:szCs w:val="20"/>
                <w:lang w:val="en-NG"/>
              </w:rPr>
            </w:pPr>
            <w:ins w:id="648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2B148AE" w14:textId="77777777" w:rsidR="0020729B" w:rsidRPr="006B6714" w:rsidRDefault="0020729B" w:rsidP="00555240">
            <w:pPr>
              <w:jc w:val="center"/>
              <w:rPr>
                <w:ins w:id="6488" w:author="PCC" w:date="2026-03-29T21:04:00Z"/>
                <w:rFonts w:ascii="SimSun" w:hAnsi="SimSun"/>
                <w:color w:val="000000"/>
                <w:sz w:val="20"/>
                <w:szCs w:val="20"/>
                <w:lang w:val="en-NG"/>
              </w:rPr>
            </w:pPr>
            <w:ins w:id="6489"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763E1DF7" w14:textId="77777777" w:rsidR="0020729B" w:rsidRPr="006B6714" w:rsidRDefault="0020729B" w:rsidP="00555240">
            <w:pPr>
              <w:jc w:val="center"/>
              <w:rPr>
                <w:ins w:id="6490" w:author="PCC" w:date="2026-03-29T21:04:00Z"/>
                <w:rFonts w:ascii="Calibri" w:hAnsi="Calibri" w:cs="Calibri"/>
                <w:color w:val="000000"/>
                <w:sz w:val="20"/>
                <w:szCs w:val="20"/>
                <w:lang w:val="en-NG"/>
              </w:rPr>
            </w:pPr>
            <w:ins w:id="6491" w:author="PCC" w:date="2026-03-29T21:04:00Z">
              <w:r w:rsidRPr="006B6714">
                <w:rPr>
                  <w:rFonts w:ascii="Calibri" w:hAnsi="Calibri" w:cs="Calibri"/>
                  <w:color w:val="000000"/>
                  <w:sz w:val="20"/>
                  <w:szCs w:val="20"/>
                  <w:lang w:val="en-NG"/>
                </w:rPr>
                <w:t>×</w:t>
              </w:r>
            </w:ins>
          </w:p>
        </w:tc>
      </w:tr>
      <w:tr w:rsidR="0020729B" w:rsidRPr="006B6714" w14:paraId="0E430368" w14:textId="77777777" w:rsidTr="00555240">
        <w:trPr>
          <w:trHeight w:val="401"/>
          <w:ins w:id="6492"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3A8BE625" w14:textId="77777777" w:rsidR="0020729B" w:rsidRPr="006B6714" w:rsidRDefault="0020729B" w:rsidP="00555240">
            <w:pPr>
              <w:jc w:val="center"/>
              <w:rPr>
                <w:ins w:id="6493" w:author="PCC" w:date="2026-03-29T21:04:00Z"/>
                <w:rFonts w:ascii="Calibri" w:hAnsi="Calibri" w:cs="Calibri"/>
                <w:color w:val="000000"/>
                <w:sz w:val="20"/>
                <w:szCs w:val="20"/>
                <w:lang w:val="en-NG"/>
              </w:rPr>
            </w:pPr>
            <w:ins w:id="6494" w:author="PCC" w:date="2026-03-29T21:04:00Z">
              <w:r w:rsidRPr="006B6714">
                <w:rPr>
                  <w:rFonts w:ascii="Calibri" w:hAnsi="Calibri" w:cs="Calibri"/>
                  <w:color w:val="000000"/>
                  <w:sz w:val="20"/>
                  <w:szCs w:val="20"/>
                  <w:lang w:val="en-NG"/>
                </w:rPr>
                <w:lastRenderedPageBreak/>
                <w:t>20</w:t>
              </w:r>
            </w:ins>
          </w:p>
        </w:tc>
        <w:tc>
          <w:tcPr>
            <w:tcW w:w="555" w:type="pct"/>
            <w:vMerge/>
            <w:tcBorders>
              <w:top w:val="single" w:sz="4" w:space="0" w:color="auto"/>
              <w:left w:val="single" w:sz="4" w:space="0" w:color="auto"/>
              <w:bottom w:val="nil"/>
              <w:right w:val="single" w:sz="4" w:space="0" w:color="auto"/>
            </w:tcBorders>
            <w:vAlign w:val="center"/>
            <w:hideMark/>
          </w:tcPr>
          <w:p w14:paraId="2408F4DB" w14:textId="77777777" w:rsidR="0020729B" w:rsidRPr="006B6714" w:rsidRDefault="0020729B" w:rsidP="00555240">
            <w:pPr>
              <w:rPr>
                <w:ins w:id="6495"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6A6401E" w14:textId="77777777" w:rsidR="0020729B" w:rsidRPr="006B6714" w:rsidRDefault="0020729B" w:rsidP="00555240">
            <w:pPr>
              <w:rPr>
                <w:ins w:id="6496" w:author="PCC" w:date="2026-03-29T21:04:00Z"/>
                <w:rFonts w:ascii="Calibri" w:hAnsi="Calibri" w:cs="Calibri"/>
                <w:color w:val="000000"/>
                <w:sz w:val="20"/>
                <w:szCs w:val="20"/>
                <w:lang w:val="en-NG"/>
              </w:rPr>
            </w:pPr>
            <w:ins w:id="6497" w:author="PCC" w:date="2026-03-29T21:04:00Z">
              <w:r w:rsidRPr="006B6714">
                <w:rPr>
                  <w:rFonts w:ascii="Calibri" w:hAnsi="Calibri" w:cs="Calibri"/>
                  <w:color w:val="000000"/>
                  <w:sz w:val="20"/>
                  <w:szCs w:val="20"/>
                  <w:lang w:val="en-NG"/>
                </w:rPr>
                <w:t>Cooling tower</w:t>
              </w:r>
            </w:ins>
          </w:p>
        </w:tc>
        <w:tc>
          <w:tcPr>
            <w:tcW w:w="185" w:type="pct"/>
            <w:tcBorders>
              <w:top w:val="nil"/>
              <w:left w:val="nil"/>
              <w:bottom w:val="single" w:sz="4" w:space="0" w:color="auto"/>
              <w:right w:val="single" w:sz="4" w:space="0" w:color="auto"/>
            </w:tcBorders>
            <w:noWrap/>
            <w:vAlign w:val="center"/>
            <w:hideMark/>
          </w:tcPr>
          <w:p w14:paraId="32F6681C" w14:textId="77777777" w:rsidR="0020729B" w:rsidRPr="006B6714" w:rsidRDefault="0020729B" w:rsidP="00555240">
            <w:pPr>
              <w:jc w:val="center"/>
              <w:rPr>
                <w:ins w:id="6498" w:author="PCC" w:date="2026-03-29T21:04:00Z"/>
                <w:rFonts w:ascii="Calibri" w:hAnsi="Calibri" w:cs="Calibri"/>
                <w:color w:val="000000"/>
                <w:sz w:val="20"/>
                <w:szCs w:val="20"/>
                <w:lang w:val="en-NG"/>
              </w:rPr>
            </w:pPr>
            <w:ins w:id="6499"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3204D044" w14:textId="77777777" w:rsidR="0020729B" w:rsidRPr="006B6714" w:rsidRDefault="0020729B" w:rsidP="00555240">
            <w:pPr>
              <w:jc w:val="center"/>
              <w:rPr>
                <w:ins w:id="6500" w:author="PCC" w:date="2026-03-29T21:04:00Z"/>
                <w:rFonts w:ascii="Calibri" w:hAnsi="Calibri" w:cs="Calibri"/>
                <w:color w:val="000000"/>
                <w:sz w:val="20"/>
                <w:szCs w:val="20"/>
                <w:lang w:val="en-NG"/>
              </w:rPr>
            </w:pPr>
            <w:ins w:id="6501"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7DB68F39" w14:textId="77777777" w:rsidR="0020729B" w:rsidRPr="006B6714" w:rsidRDefault="0020729B" w:rsidP="00555240">
            <w:pPr>
              <w:jc w:val="right"/>
              <w:rPr>
                <w:ins w:id="6502"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FA18BB2" w14:textId="77777777" w:rsidR="0020729B" w:rsidRPr="006B6714" w:rsidRDefault="0020729B" w:rsidP="00555240">
            <w:pPr>
              <w:jc w:val="center"/>
              <w:rPr>
                <w:ins w:id="6503" w:author="PCC" w:date="2026-03-29T21:04:00Z"/>
                <w:rFonts w:ascii="SimSun" w:hAnsi="SimSun"/>
                <w:color w:val="000000"/>
                <w:sz w:val="20"/>
                <w:szCs w:val="20"/>
                <w:lang w:val="en-NG"/>
              </w:rPr>
            </w:pPr>
            <w:ins w:id="6504"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53790D98" w14:textId="77777777" w:rsidR="0020729B" w:rsidRPr="006B6714" w:rsidRDefault="0020729B" w:rsidP="00555240">
            <w:pPr>
              <w:jc w:val="center"/>
              <w:rPr>
                <w:ins w:id="6505" w:author="PCC" w:date="2026-03-29T21:04:00Z"/>
                <w:rFonts w:ascii="Calibri" w:hAnsi="Calibri" w:cs="Calibri"/>
                <w:color w:val="000000"/>
                <w:sz w:val="20"/>
                <w:szCs w:val="20"/>
                <w:lang w:val="en-NG"/>
              </w:rPr>
            </w:pPr>
            <w:ins w:id="650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660B6991" w14:textId="77777777" w:rsidR="0020729B" w:rsidRPr="006B6714" w:rsidRDefault="0020729B" w:rsidP="00555240">
            <w:pPr>
              <w:jc w:val="center"/>
              <w:rPr>
                <w:ins w:id="6507" w:author="PCC" w:date="2026-03-29T21:04:00Z"/>
                <w:rFonts w:ascii="SimSun" w:hAnsi="SimSun"/>
                <w:color w:val="000000"/>
                <w:sz w:val="20"/>
                <w:szCs w:val="20"/>
                <w:lang w:val="en-NG"/>
              </w:rPr>
            </w:pPr>
            <w:ins w:id="6508"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5EDDC859" w14:textId="77777777" w:rsidR="0020729B" w:rsidRPr="006B6714" w:rsidRDefault="0020729B" w:rsidP="00555240">
            <w:pPr>
              <w:jc w:val="center"/>
              <w:rPr>
                <w:ins w:id="6509" w:author="PCC" w:date="2026-03-29T21:04:00Z"/>
                <w:rFonts w:ascii="Calibri" w:hAnsi="Calibri" w:cs="Calibri"/>
                <w:color w:val="000000"/>
                <w:sz w:val="20"/>
                <w:szCs w:val="20"/>
                <w:lang w:val="en-NG"/>
              </w:rPr>
            </w:pPr>
            <w:ins w:id="651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D5BF504" w14:textId="77777777" w:rsidR="0020729B" w:rsidRPr="006B6714" w:rsidRDefault="0020729B" w:rsidP="00555240">
            <w:pPr>
              <w:jc w:val="center"/>
              <w:rPr>
                <w:ins w:id="6511" w:author="PCC" w:date="2026-03-29T21:04:00Z"/>
                <w:rFonts w:ascii="SimSun" w:hAnsi="SimSun"/>
                <w:color w:val="000000"/>
                <w:sz w:val="20"/>
                <w:szCs w:val="20"/>
                <w:lang w:val="en-NG"/>
              </w:rPr>
            </w:pPr>
            <w:ins w:id="6512"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4BD38FDE" w14:textId="77777777" w:rsidR="0020729B" w:rsidRPr="006B6714" w:rsidRDefault="0020729B" w:rsidP="00555240">
            <w:pPr>
              <w:jc w:val="center"/>
              <w:rPr>
                <w:ins w:id="6513" w:author="PCC" w:date="2026-03-29T21:04:00Z"/>
                <w:rFonts w:ascii="Calibri" w:hAnsi="Calibri" w:cs="Calibri"/>
                <w:color w:val="000000"/>
                <w:sz w:val="20"/>
                <w:szCs w:val="20"/>
                <w:lang w:val="en-NG"/>
              </w:rPr>
            </w:pPr>
            <w:ins w:id="6514" w:author="PCC" w:date="2026-03-29T21:04:00Z">
              <w:r w:rsidRPr="006B6714">
                <w:rPr>
                  <w:rFonts w:ascii="Calibri" w:hAnsi="Calibri" w:cs="Calibri"/>
                  <w:color w:val="000000"/>
                  <w:sz w:val="20"/>
                  <w:szCs w:val="20"/>
                  <w:lang w:val="en-NG"/>
                </w:rPr>
                <w:t>×</w:t>
              </w:r>
            </w:ins>
          </w:p>
        </w:tc>
      </w:tr>
      <w:tr w:rsidR="0020729B" w:rsidRPr="006B6714" w14:paraId="32F578D5" w14:textId="77777777" w:rsidTr="00555240">
        <w:trPr>
          <w:trHeight w:val="401"/>
          <w:ins w:id="6515"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3BE65265" w14:textId="77777777" w:rsidR="0020729B" w:rsidRPr="006B6714" w:rsidRDefault="0020729B" w:rsidP="00555240">
            <w:pPr>
              <w:jc w:val="center"/>
              <w:rPr>
                <w:ins w:id="6516" w:author="PCC" w:date="2026-03-29T21:04:00Z"/>
                <w:rFonts w:ascii="Calibri" w:hAnsi="Calibri" w:cs="Calibri"/>
                <w:color w:val="000000"/>
                <w:sz w:val="20"/>
                <w:szCs w:val="20"/>
                <w:lang w:val="en-NG"/>
              </w:rPr>
            </w:pPr>
            <w:ins w:id="6517" w:author="PCC" w:date="2026-03-29T21:04:00Z">
              <w:r w:rsidRPr="006B6714">
                <w:rPr>
                  <w:rFonts w:ascii="Calibri" w:hAnsi="Calibri" w:cs="Calibri"/>
                  <w:color w:val="000000"/>
                  <w:sz w:val="20"/>
                  <w:szCs w:val="20"/>
                  <w:lang w:val="en-NG"/>
                </w:rPr>
                <w:t>21</w:t>
              </w:r>
            </w:ins>
          </w:p>
        </w:tc>
        <w:tc>
          <w:tcPr>
            <w:tcW w:w="555" w:type="pct"/>
            <w:vMerge/>
            <w:tcBorders>
              <w:top w:val="single" w:sz="4" w:space="0" w:color="auto"/>
              <w:left w:val="single" w:sz="4" w:space="0" w:color="auto"/>
              <w:bottom w:val="nil"/>
              <w:right w:val="single" w:sz="4" w:space="0" w:color="auto"/>
            </w:tcBorders>
            <w:vAlign w:val="center"/>
            <w:hideMark/>
          </w:tcPr>
          <w:p w14:paraId="0DF3CD94" w14:textId="77777777" w:rsidR="0020729B" w:rsidRPr="006B6714" w:rsidRDefault="0020729B" w:rsidP="00555240">
            <w:pPr>
              <w:rPr>
                <w:ins w:id="6518"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5D2254EC" w14:textId="77777777" w:rsidR="0020729B" w:rsidRPr="006B6714" w:rsidRDefault="0020729B" w:rsidP="00555240">
            <w:pPr>
              <w:rPr>
                <w:ins w:id="6519" w:author="PCC" w:date="2026-03-29T21:04:00Z"/>
                <w:rFonts w:ascii="Calibri" w:hAnsi="Calibri" w:cs="Calibri"/>
                <w:color w:val="000000"/>
                <w:sz w:val="20"/>
                <w:szCs w:val="20"/>
                <w:lang w:val="en-NG"/>
              </w:rPr>
            </w:pPr>
            <w:ins w:id="6520" w:author="PCC" w:date="2026-03-29T21:04:00Z">
              <w:r w:rsidRPr="006B6714">
                <w:rPr>
                  <w:rFonts w:ascii="Calibri" w:hAnsi="Calibri" w:cs="Calibri"/>
                  <w:color w:val="000000"/>
                  <w:sz w:val="20"/>
                  <w:szCs w:val="20"/>
                  <w:lang w:val="en-NG"/>
                </w:rPr>
                <w:t>Circulating Water Pump</w:t>
              </w:r>
            </w:ins>
          </w:p>
        </w:tc>
        <w:tc>
          <w:tcPr>
            <w:tcW w:w="185" w:type="pct"/>
            <w:tcBorders>
              <w:top w:val="nil"/>
              <w:left w:val="nil"/>
              <w:bottom w:val="single" w:sz="4" w:space="0" w:color="auto"/>
              <w:right w:val="single" w:sz="4" w:space="0" w:color="auto"/>
            </w:tcBorders>
            <w:noWrap/>
            <w:vAlign w:val="center"/>
            <w:hideMark/>
          </w:tcPr>
          <w:p w14:paraId="0920B762" w14:textId="77777777" w:rsidR="0020729B" w:rsidRPr="006B6714" w:rsidRDefault="0020729B" w:rsidP="00555240">
            <w:pPr>
              <w:jc w:val="center"/>
              <w:rPr>
                <w:ins w:id="6521" w:author="PCC" w:date="2026-03-29T21:04:00Z"/>
                <w:rFonts w:ascii="Calibri" w:hAnsi="Calibri" w:cs="Calibri"/>
                <w:color w:val="000000"/>
                <w:sz w:val="20"/>
                <w:szCs w:val="20"/>
                <w:lang w:val="en-NG"/>
              </w:rPr>
            </w:pPr>
            <w:ins w:id="6522" w:author="PCC" w:date="2026-03-29T21:04:00Z">
              <w:r w:rsidRPr="006B6714">
                <w:rPr>
                  <w:rFonts w:ascii="Calibri" w:hAnsi="Calibri" w:cs="Calibri"/>
                  <w:color w:val="000000"/>
                  <w:sz w:val="20"/>
                  <w:szCs w:val="20"/>
                  <w:lang w:val="en-NG"/>
                </w:rPr>
                <w:t>3</w:t>
              </w:r>
            </w:ins>
          </w:p>
        </w:tc>
        <w:tc>
          <w:tcPr>
            <w:tcW w:w="1125" w:type="pct"/>
            <w:tcBorders>
              <w:top w:val="nil"/>
              <w:left w:val="nil"/>
              <w:bottom w:val="single" w:sz="4" w:space="0" w:color="auto"/>
              <w:right w:val="single" w:sz="4" w:space="0" w:color="auto"/>
            </w:tcBorders>
            <w:vAlign w:val="center"/>
            <w:hideMark/>
          </w:tcPr>
          <w:p w14:paraId="4727CF51" w14:textId="77777777" w:rsidR="0020729B" w:rsidRPr="006B6714" w:rsidRDefault="0020729B" w:rsidP="00555240">
            <w:pPr>
              <w:jc w:val="center"/>
              <w:rPr>
                <w:ins w:id="6523" w:author="PCC" w:date="2026-03-29T21:04:00Z"/>
                <w:rFonts w:ascii="Calibri" w:hAnsi="Calibri" w:cs="Calibri"/>
                <w:color w:val="000000"/>
                <w:sz w:val="20"/>
                <w:szCs w:val="20"/>
                <w:lang w:val="en-NG"/>
              </w:rPr>
            </w:pPr>
            <w:ins w:id="6524"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5D49306A" w14:textId="77777777" w:rsidR="0020729B" w:rsidRPr="006B6714" w:rsidRDefault="0020729B" w:rsidP="00555240">
            <w:pPr>
              <w:jc w:val="right"/>
              <w:rPr>
                <w:ins w:id="6525"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BD3321D" w14:textId="77777777" w:rsidR="0020729B" w:rsidRPr="006B6714" w:rsidRDefault="0020729B" w:rsidP="00555240">
            <w:pPr>
              <w:jc w:val="center"/>
              <w:rPr>
                <w:ins w:id="6526" w:author="PCC" w:date="2026-03-29T21:04:00Z"/>
                <w:rFonts w:ascii="SimSun" w:hAnsi="SimSun"/>
                <w:color w:val="000000"/>
                <w:sz w:val="20"/>
                <w:szCs w:val="20"/>
                <w:lang w:val="en-NG"/>
              </w:rPr>
            </w:pPr>
            <w:ins w:id="6527"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50367A0C" w14:textId="77777777" w:rsidR="0020729B" w:rsidRPr="006B6714" w:rsidRDefault="0020729B" w:rsidP="00555240">
            <w:pPr>
              <w:jc w:val="center"/>
              <w:rPr>
                <w:ins w:id="6528" w:author="PCC" w:date="2026-03-29T21:04:00Z"/>
                <w:rFonts w:ascii="Calibri" w:hAnsi="Calibri" w:cs="Calibri"/>
                <w:color w:val="000000"/>
                <w:sz w:val="20"/>
                <w:szCs w:val="20"/>
                <w:lang w:val="en-NG"/>
              </w:rPr>
            </w:pPr>
            <w:ins w:id="652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4F4ED55" w14:textId="77777777" w:rsidR="0020729B" w:rsidRPr="006B6714" w:rsidRDefault="0020729B" w:rsidP="00555240">
            <w:pPr>
              <w:jc w:val="center"/>
              <w:rPr>
                <w:ins w:id="6530" w:author="PCC" w:date="2026-03-29T21:04:00Z"/>
                <w:rFonts w:ascii="SimSun" w:hAnsi="SimSun"/>
                <w:color w:val="000000"/>
                <w:sz w:val="20"/>
                <w:szCs w:val="20"/>
                <w:lang w:val="en-NG"/>
              </w:rPr>
            </w:pPr>
            <w:ins w:id="6531"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5341C0F3" w14:textId="77777777" w:rsidR="0020729B" w:rsidRPr="006B6714" w:rsidRDefault="0020729B" w:rsidP="00555240">
            <w:pPr>
              <w:jc w:val="center"/>
              <w:rPr>
                <w:ins w:id="6532" w:author="PCC" w:date="2026-03-29T21:04:00Z"/>
                <w:rFonts w:ascii="Calibri" w:hAnsi="Calibri" w:cs="Calibri"/>
                <w:color w:val="000000"/>
                <w:sz w:val="20"/>
                <w:szCs w:val="20"/>
                <w:lang w:val="en-NG"/>
              </w:rPr>
            </w:pPr>
            <w:ins w:id="653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1C9419C6" w14:textId="77777777" w:rsidR="0020729B" w:rsidRPr="006B6714" w:rsidRDefault="0020729B" w:rsidP="00555240">
            <w:pPr>
              <w:jc w:val="center"/>
              <w:rPr>
                <w:ins w:id="6534" w:author="PCC" w:date="2026-03-29T21:04:00Z"/>
                <w:rFonts w:ascii="SimSun" w:hAnsi="SimSun"/>
                <w:color w:val="000000"/>
                <w:sz w:val="20"/>
                <w:szCs w:val="20"/>
                <w:lang w:val="en-NG"/>
              </w:rPr>
            </w:pPr>
            <w:ins w:id="6535"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78AD7F31" w14:textId="77777777" w:rsidR="0020729B" w:rsidRPr="006B6714" w:rsidRDefault="0020729B" w:rsidP="00555240">
            <w:pPr>
              <w:jc w:val="center"/>
              <w:rPr>
                <w:ins w:id="6536" w:author="PCC" w:date="2026-03-29T21:04:00Z"/>
                <w:rFonts w:ascii="Calibri" w:hAnsi="Calibri" w:cs="Calibri"/>
                <w:color w:val="000000"/>
                <w:sz w:val="20"/>
                <w:szCs w:val="20"/>
                <w:lang w:val="en-NG"/>
              </w:rPr>
            </w:pPr>
            <w:ins w:id="6537" w:author="PCC" w:date="2026-03-29T21:04:00Z">
              <w:r w:rsidRPr="006B6714">
                <w:rPr>
                  <w:rFonts w:ascii="Calibri" w:hAnsi="Calibri" w:cs="Calibri"/>
                  <w:color w:val="000000"/>
                  <w:sz w:val="20"/>
                  <w:szCs w:val="20"/>
                  <w:lang w:val="en-NG"/>
                </w:rPr>
                <w:t>×</w:t>
              </w:r>
            </w:ins>
          </w:p>
        </w:tc>
      </w:tr>
      <w:tr w:rsidR="0020729B" w:rsidRPr="006B6714" w14:paraId="160613BB" w14:textId="77777777" w:rsidTr="00555240">
        <w:trPr>
          <w:trHeight w:val="401"/>
          <w:ins w:id="6538"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E294AF0" w14:textId="77777777" w:rsidR="0020729B" w:rsidRPr="006B6714" w:rsidRDefault="0020729B" w:rsidP="00555240">
            <w:pPr>
              <w:jc w:val="center"/>
              <w:rPr>
                <w:ins w:id="6539" w:author="PCC" w:date="2026-03-29T21:04:00Z"/>
                <w:rFonts w:ascii="Calibri" w:hAnsi="Calibri" w:cs="Calibri"/>
                <w:color w:val="000000"/>
                <w:sz w:val="20"/>
                <w:szCs w:val="20"/>
                <w:lang w:val="en-NG"/>
              </w:rPr>
            </w:pPr>
            <w:ins w:id="6540" w:author="PCC" w:date="2026-03-29T21:04:00Z">
              <w:r w:rsidRPr="006B6714">
                <w:rPr>
                  <w:rFonts w:ascii="Calibri" w:hAnsi="Calibri" w:cs="Calibri"/>
                  <w:color w:val="000000"/>
                  <w:sz w:val="20"/>
                  <w:szCs w:val="20"/>
                  <w:lang w:val="en-NG"/>
                </w:rPr>
                <w:t>22</w:t>
              </w:r>
            </w:ins>
          </w:p>
        </w:tc>
        <w:tc>
          <w:tcPr>
            <w:tcW w:w="555" w:type="pct"/>
            <w:vMerge/>
            <w:tcBorders>
              <w:top w:val="single" w:sz="4" w:space="0" w:color="auto"/>
              <w:left w:val="single" w:sz="4" w:space="0" w:color="auto"/>
              <w:bottom w:val="nil"/>
              <w:right w:val="single" w:sz="4" w:space="0" w:color="auto"/>
            </w:tcBorders>
            <w:vAlign w:val="center"/>
            <w:hideMark/>
          </w:tcPr>
          <w:p w14:paraId="612C9E92" w14:textId="77777777" w:rsidR="0020729B" w:rsidRPr="006B6714" w:rsidRDefault="0020729B" w:rsidP="00555240">
            <w:pPr>
              <w:rPr>
                <w:ins w:id="6541"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7CC2886" w14:textId="77777777" w:rsidR="0020729B" w:rsidRPr="006B6714" w:rsidRDefault="0020729B" w:rsidP="00555240">
            <w:pPr>
              <w:rPr>
                <w:ins w:id="6542" w:author="PCC" w:date="2026-03-29T21:04:00Z"/>
                <w:rFonts w:ascii="Calibri" w:hAnsi="Calibri" w:cs="Calibri"/>
                <w:color w:val="000000"/>
                <w:sz w:val="20"/>
                <w:szCs w:val="20"/>
                <w:lang w:val="en-NG"/>
              </w:rPr>
            </w:pPr>
            <w:ins w:id="6543" w:author="PCC" w:date="2026-03-29T21:04:00Z">
              <w:r w:rsidRPr="006B6714">
                <w:rPr>
                  <w:rFonts w:ascii="Calibri" w:hAnsi="Calibri" w:cs="Calibri"/>
                  <w:color w:val="000000"/>
                  <w:sz w:val="20"/>
                  <w:szCs w:val="20"/>
                  <w:lang w:val="en-NG"/>
                </w:rPr>
                <w:t>Booster Water Pump</w:t>
              </w:r>
            </w:ins>
          </w:p>
        </w:tc>
        <w:tc>
          <w:tcPr>
            <w:tcW w:w="185" w:type="pct"/>
            <w:tcBorders>
              <w:top w:val="nil"/>
              <w:left w:val="nil"/>
              <w:bottom w:val="single" w:sz="4" w:space="0" w:color="auto"/>
              <w:right w:val="single" w:sz="4" w:space="0" w:color="auto"/>
            </w:tcBorders>
            <w:noWrap/>
            <w:vAlign w:val="center"/>
            <w:hideMark/>
          </w:tcPr>
          <w:p w14:paraId="3E3B5C38" w14:textId="77777777" w:rsidR="0020729B" w:rsidRPr="006B6714" w:rsidRDefault="0020729B" w:rsidP="00555240">
            <w:pPr>
              <w:jc w:val="center"/>
              <w:rPr>
                <w:ins w:id="6544" w:author="PCC" w:date="2026-03-29T21:04:00Z"/>
                <w:rFonts w:ascii="Calibri" w:hAnsi="Calibri" w:cs="Calibri"/>
                <w:color w:val="000000"/>
                <w:sz w:val="20"/>
                <w:szCs w:val="20"/>
                <w:lang w:val="en-NG"/>
              </w:rPr>
            </w:pPr>
            <w:ins w:id="6545" w:author="PCC" w:date="2026-03-29T21:04:00Z">
              <w:r w:rsidRPr="006B6714">
                <w:rPr>
                  <w:rFonts w:ascii="Calibri" w:hAnsi="Calibri" w:cs="Calibri"/>
                  <w:color w:val="000000"/>
                  <w:sz w:val="20"/>
                  <w:szCs w:val="20"/>
                  <w:lang w:val="en-NG"/>
                </w:rPr>
                <w:t>2</w:t>
              </w:r>
            </w:ins>
          </w:p>
        </w:tc>
        <w:tc>
          <w:tcPr>
            <w:tcW w:w="1125" w:type="pct"/>
            <w:tcBorders>
              <w:top w:val="nil"/>
              <w:left w:val="nil"/>
              <w:bottom w:val="single" w:sz="4" w:space="0" w:color="auto"/>
              <w:right w:val="single" w:sz="4" w:space="0" w:color="auto"/>
            </w:tcBorders>
            <w:vAlign w:val="center"/>
            <w:hideMark/>
          </w:tcPr>
          <w:p w14:paraId="064DAB63" w14:textId="77777777" w:rsidR="0020729B" w:rsidRPr="006B6714" w:rsidRDefault="0020729B" w:rsidP="00555240">
            <w:pPr>
              <w:jc w:val="center"/>
              <w:rPr>
                <w:ins w:id="6546" w:author="PCC" w:date="2026-03-29T21:04:00Z"/>
                <w:rFonts w:ascii="Calibri" w:hAnsi="Calibri" w:cs="Calibri"/>
                <w:color w:val="000000"/>
                <w:sz w:val="20"/>
                <w:szCs w:val="20"/>
                <w:lang w:val="en-NG"/>
              </w:rPr>
            </w:pPr>
            <w:ins w:id="6547"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6CB49CAD" w14:textId="77777777" w:rsidR="0020729B" w:rsidRPr="006B6714" w:rsidRDefault="0020729B" w:rsidP="00555240">
            <w:pPr>
              <w:jc w:val="right"/>
              <w:rPr>
                <w:ins w:id="6548"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67EB7D06" w14:textId="77777777" w:rsidR="0020729B" w:rsidRPr="006B6714" w:rsidRDefault="0020729B" w:rsidP="00555240">
            <w:pPr>
              <w:jc w:val="center"/>
              <w:rPr>
                <w:ins w:id="6549" w:author="PCC" w:date="2026-03-29T21:04:00Z"/>
                <w:rFonts w:ascii="SimSun" w:hAnsi="SimSun"/>
                <w:color w:val="000000"/>
                <w:sz w:val="20"/>
                <w:szCs w:val="20"/>
                <w:lang w:val="en-NG"/>
              </w:rPr>
            </w:pPr>
            <w:ins w:id="6550"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502849D6" w14:textId="77777777" w:rsidR="0020729B" w:rsidRPr="006B6714" w:rsidRDefault="0020729B" w:rsidP="00555240">
            <w:pPr>
              <w:jc w:val="center"/>
              <w:rPr>
                <w:ins w:id="6551" w:author="PCC" w:date="2026-03-29T21:04:00Z"/>
                <w:rFonts w:ascii="Calibri" w:hAnsi="Calibri" w:cs="Calibri"/>
                <w:color w:val="000000"/>
                <w:sz w:val="20"/>
                <w:szCs w:val="20"/>
                <w:lang w:val="en-NG"/>
              </w:rPr>
            </w:pPr>
            <w:ins w:id="655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4A57DD8" w14:textId="77777777" w:rsidR="0020729B" w:rsidRPr="006B6714" w:rsidRDefault="0020729B" w:rsidP="00555240">
            <w:pPr>
              <w:jc w:val="center"/>
              <w:rPr>
                <w:ins w:id="6553" w:author="PCC" w:date="2026-03-29T21:04:00Z"/>
                <w:rFonts w:ascii="SimSun" w:hAnsi="SimSun"/>
                <w:color w:val="000000"/>
                <w:sz w:val="20"/>
                <w:szCs w:val="20"/>
                <w:lang w:val="en-NG"/>
              </w:rPr>
            </w:pPr>
            <w:ins w:id="6554"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4BD99EE9" w14:textId="77777777" w:rsidR="0020729B" w:rsidRPr="006B6714" w:rsidRDefault="0020729B" w:rsidP="00555240">
            <w:pPr>
              <w:jc w:val="center"/>
              <w:rPr>
                <w:ins w:id="6555" w:author="PCC" w:date="2026-03-29T21:04:00Z"/>
                <w:rFonts w:ascii="Calibri" w:hAnsi="Calibri" w:cs="Calibri"/>
                <w:color w:val="000000"/>
                <w:sz w:val="20"/>
                <w:szCs w:val="20"/>
                <w:lang w:val="en-NG"/>
              </w:rPr>
            </w:pPr>
            <w:ins w:id="655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6B22982" w14:textId="77777777" w:rsidR="0020729B" w:rsidRPr="006B6714" w:rsidRDefault="0020729B" w:rsidP="00555240">
            <w:pPr>
              <w:jc w:val="center"/>
              <w:rPr>
                <w:ins w:id="6557" w:author="PCC" w:date="2026-03-29T21:04:00Z"/>
                <w:rFonts w:ascii="SimSun" w:hAnsi="SimSun"/>
                <w:color w:val="000000"/>
                <w:sz w:val="20"/>
                <w:szCs w:val="20"/>
                <w:lang w:val="en-NG"/>
              </w:rPr>
            </w:pPr>
            <w:ins w:id="6558"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2BEF4A67" w14:textId="77777777" w:rsidR="0020729B" w:rsidRPr="006B6714" w:rsidRDefault="0020729B" w:rsidP="00555240">
            <w:pPr>
              <w:jc w:val="center"/>
              <w:rPr>
                <w:ins w:id="6559" w:author="PCC" w:date="2026-03-29T21:04:00Z"/>
                <w:rFonts w:ascii="Calibri" w:hAnsi="Calibri" w:cs="Calibri"/>
                <w:color w:val="000000"/>
                <w:sz w:val="20"/>
                <w:szCs w:val="20"/>
                <w:lang w:val="en-NG"/>
              </w:rPr>
            </w:pPr>
            <w:ins w:id="6560" w:author="PCC" w:date="2026-03-29T21:04:00Z">
              <w:r w:rsidRPr="006B6714">
                <w:rPr>
                  <w:rFonts w:ascii="Calibri" w:hAnsi="Calibri" w:cs="Calibri"/>
                  <w:color w:val="000000"/>
                  <w:sz w:val="20"/>
                  <w:szCs w:val="20"/>
                  <w:lang w:val="en-NG"/>
                </w:rPr>
                <w:t>×</w:t>
              </w:r>
            </w:ins>
          </w:p>
        </w:tc>
      </w:tr>
      <w:tr w:rsidR="0020729B" w:rsidRPr="006B6714" w14:paraId="1DCC674D" w14:textId="77777777" w:rsidTr="00555240">
        <w:trPr>
          <w:trHeight w:val="401"/>
          <w:ins w:id="6561"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22FBD43" w14:textId="77777777" w:rsidR="0020729B" w:rsidRPr="006B6714" w:rsidRDefault="0020729B" w:rsidP="00555240">
            <w:pPr>
              <w:jc w:val="center"/>
              <w:rPr>
                <w:ins w:id="6562" w:author="PCC" w:date="2026-03-29T21:04:00Z"/>
                <w:rFonts w:ascii="Calibri" w:hAnsi="Calibri" w:cs="Calibri"/>
                <w:color w:val="000000"/>
                <w:sz w:val="20"/>
                <w:szCs w:val="20"/>
                <w:lang w:val="en-NG"/>
              </w:rPr>
            </w:pPr>
            <w:ins w:id="6563" w:author="PCC" w:date="2026-03-29T21:04:00Z">
              <w:r w:rsidRPr="006B6714">
                <w:rPr>
                  <w:rFonts w:ascii="Calibri" w:hAnsi="Calibri" w:cs="Calibri"/>
                  <w:color w:val="000000"/>
                  <w:sz w:val="20"/>
                  <w:szCs w:val="20"/>
                  <w:lang w:val="en-NG"/>
                </w:rPr>
                <w:t>23</w:t>
              </w:r>
            </w:ins>
          </w:p>
        </w:tc>
        <w:tc>
          <w:tcPr>
            <w:tcW w:w="555" w:type="pct"/>
            <w:vMerge/>
            <w:tcBorders>
              <w:top w:val="single" w:sz="4" w:space="0" w:color="auto"/>
              <w:left w:val="single" w:sz="4" w:space="0" w:color="auto"/>
              <w:bottom w:val="nil"/>
              <w:right w:val="single" w:sz="4" w:space="0" w:color="auto"/>
            </w:tcBorders>
            <w:vAlign w:val="center"/>
            <w:hideMark/>
          </w:tcPr>
          <w:p w14:paraId="7C7C5C06" w14:textId="77777777" w:rsidR="0020729B" w:rsidRPr="006B6714" w:rsidRDefault="0020729B" w:rsidP="00555240">
            <w:pPr>
              <w:rPr>
                <w:ins w:id="6564"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9E34439" w14:textId="77777777" w:rsidR="0020729B" w:rsidRPr="006B6714" w:rsidRDefault="0020729B" w:rsidP="00555240">
            <w:pPr>
              <w:rPr>
                <w:ins w:id="6565" w:author="PCC" w:date="2026-03-29T21:04:00Z"/>
                <w:rFonts w:ascii="Calibri" w:hAnsi="Calibri" w:cs="Calibri"/>
                <w:color w:val="000000"/>
                <w:sz w:val="20"/>
                <w:szCs w:val="20"/>
                <w:lang w:val="en-NG"/>
              </w:rPr>
            </w:pPr>
            <w:ins w:id="6566" w:author="PCC" w:date="2026-03-29T21:04:00Z">
              <w:r w:rsidRPr="006B6714">
                <w:rPr>
                  <w:rFonts w:ascii="Calibri" w:hAnsi="Calibri" w:cs="Calibri"/>
                  <w:color w:val="000000"/>
                  <w:sz w:val="20"/>
                  <w:szCs w:val="20"/>
                  <w:lang w:val="en-NG"/>
                </w:rPr>
                <w:t>Analyzer system</w:t>
              </w:r>
            </w:ins>
          </w:p>
        </w:tc>
        <w:tc>
          <w:tcPr>
            <w:tcW w:w="185" w:type="pct"/>
            <w:tcBorders>
              <w:top w:val="nil"/>
              <w:left w:val="nil"/>
              <w:bottom w:val="single" w:sz="4" w:space="0" w:color="auto"/>
              <w:right w:val="single" w:sz="4" w:space="0" w:color="auto"/>
            </w:tcBorders>
            <w:noWrap/>
            <w:vAlign w:val="center"/>
            <w:hideMark/>
          </w:tcPr>
          <w:p w14:paraId="2EBD1ACC" w14:textId="77777777" w:rsidR="0020729B" w:rsidRPr="006B6714" w:rsidRDefault="0020729B" w:rsidP="00555240">
            <w:pPr>
              <w:jc w:val="center"/>
              <w:rPr>
                <w:ins w:id="6567" w:author="PCC" w:date="2026-03-29T21:04:00Z"/>
                <w:rFonts w:ascii="Calibri" w:hAnsi="Calibri" w:cs="Calibri"/>
                <w:color w:val="000000"/>
                <w:sz w:val="20"/>
                <w:szCs w:val="20"/>
                <w:lang w:val="en-NG"/>
              </w:rPr>
            </w:pPr>
            <w:ins w:id="6568"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7B9C0A7" w14:textId="77777777" w:rsidR="0020729B" w:rsidRPr="006B6714" w:rsidRDefault="0020729B" w:rsidP="00555240">
            <w:pPr>
              <w:rPr>
                <w:ins w:id="6569" w:author="PCC" w:date="2026-03-29T21:04:00Z"/>
                <w:rFonts w:ascii="Calibri" w:hAnsi="Calibri" w:cs="Calibri"/>
                <w:color w:val="000000"/>
                <w:sz w:val="20"/>
                <w:szCs w:val="20"/>
                <w:lang w:val="en-NG"/>
              </w:rPr>
            </w:pPr>
            <w:ins w:id="6570" w:author="PCC" w:date="2026-03-29T21:04:00Z">
              <w:r w:rsidRPr="006B6714">
                <w:rPr>
                  <w:rFonts w:ascii="Calibri" w:hAnsi="Calibri" w:cs="Calibri"/>
                  <w:color w:val="000000"/>
                  <w:sz w:val="20"/>
                  <w:szCs w:val="20"/>
                  <w:lang w:val="en-NG"/>
                </w:rPr>
                <w:t>CO2, water dew point</w:t>
              </w:r>
            </w:ins>
          </w:p>
        </w:tc>
        <w:tc>
          <w:tcPr>
            <w:tcW w:w="409" w:type="pct"/>
            <w:tcBorders>
              <w:top w:val="nil"/>
              <w:left w:val="nil"/>
              <w:bottom w:val="single" w:sz="4" w:space="0" w:color="auto"/>
              <w:right w:val="single" w:sz="4" w:space="0" w:color="auto"/>
            </w:tcBorders>
            <w:vAlign w:val="center"/>
          </w:tcPr>
          <w:p w14:paraId="1C209785" w14:textId="77777777" w:rsidR="0020729B" w:rsidRPr="006B6714" w:rsidRDefault="0020729B" w:rsidP="00555240">
            <w:pPr>
              <w:jc w:val="right"/>
              <w:rPr>
                <w:ins w:id="6571"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9617C6B" w14:textId="77777777" w:rsidR="0020729B" w:rsidRPr="006B6714" w:rsidRDefault="0020729B" w:rsidP="00555240">
            <w:pPr>
              <w:jc w:val="center"/>
              <w:rPr>
                <w:ins w:id="6572" w:author="PCC" w:date="2026-03-29T21:04:00Z"/>
                <w:rFonts w:ascii="SimSun" w:hAnsi="SimSun"/>
                <w:color w:val="000000"/>
                <w:sz w:val="20"/>
                <w:szCs w:val="20"/>
                <w:lang w:val="en-NG"/>
              </w:rPr>
            </w:pPr>
            <w:ins w:id="6573"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1BEEEA11" w14:textId="77777777" w:rsidR="0020729B" w:rsidRPr="006B6714" w:rsidRDefault="0020729B" w:rsidP="00555240">
            <w:pPr>
              <w:jc w:val="center"/>
              <w:rPr>
                <w:ins w:id="6574" w:author="PCC" w:date="2026-03-29T21:04:00Z"/>
                <w:rFonts w:ascii="Calibri" w:hAnsi="Calibri" w:cs="Calibri"/>
                <w:color w:val="000000"/>
                <w:sz w:val="20"/>
                <w:szCs w:val="20"/>
                <w:lang w:val="en-NG"/>
              </w:rPr>
            </w:pPr>
            <w:ins w:id="657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79655CF" w14:textId="77777777" w:rsidR="0020729B" w:rsidRPr="006B6714" w:rsidRDefault="0020729B" w:rsidP="00555240">
            <w:pPr>
              <w:jc w:val="center"/>
              <w:rPr>
                <w:ins w:id="6576" w:author="PCC" w:date="2026-03-29T21:04:00Z"/>
                <w:rFonts w:ascii="SimSun" w:hAnsi="SimSun"/>
                <w:color w:val="000000"/>
                <w:sz w:val="20"/>
                <w:szCs w:val="20"/>
                <w:lang w:val="en-NG"/>
              </w:rPr>
            </w:pPr>
            <w:ins w:id="6577"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D66B28E" w14:textId="77777777" w:rsidR="0020729B" w:rsidRPr="006B6714" w:rsidRDefault="0020729B" w:rsidP="00555240">
            <w:pPr>
              <w:jc w:val="center"/>
              <w:rPr>
                <w:ins w:id="6578" w:author="PCC" w:date="2026-03-29T21:04:00Z"/>
                <w:rFonts w:ascii="Calibri" w:hAnsi="Calibri" w:cs="Calibri"/>
                <w:color w:val="000000"/>
                <w:sz w:val="20"/>
                <w:szCs w:val="20"/>
                <w:lang w:val="en-NG"/>
              </w:rPr>
            </w:pPr>
            <w:ins w:id="657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7DCA896" w14:textId="77777777" w:rsidR="0020729B" w:rsidRPr="006B6714" w:rsidRDefault="0020729B" w:rsidP="00555240">
            <w:pPr>
              <w:jc w:val="center"/>
              <w:rPr>
                <w:ins w:id="6580" w:author="PCC" w:date="2026-03-29T21:04:00Z"/>
                <w:rFonts w:ascii="SimSun" w:hAnsi="SimSun"/>
                <w:color w:val="000000"/>
                <w:sz w:val="20"/>
                <w:szCs w:val="20"/>
                <w:lang w:val="en-NG"/>
              </w:rPr>
            </w:pPr>
            <w:ins w:id="6581"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373C4268" w14:textId="77777777" w:rsidR="0020729B" w:rsidRPr="006B6714" w:rsidRDefault="0020729B" w:rsidP="00555240">
            <w:pPr>
              <w:jc w:val="center"/>
              <w:rPr>
                <w:ins w:id="6582" w:author="PCC" w:date="2026-03-29T21:04:00Z"/>
                <w:rFonts w:ascii="Calibri" w:hAnsi="Calibri" w:cs="Calibri"/>
                <w:color w:val="000000"/>
                <w:sz w:val="20"/>
                <w:szCs w:val="20"/>
                <w:lang w:val="en-NG"/>
              </w:rPr>
            </w:pPr>
            <w:ins w:id="6583" w:author="PCC" w:date="2026-03-29T21:04:00Z">
              <w:r w:rsidRPr="006B6714">
                <w:rPr>
                  <w:rFonts w:ascii="Calibri" w:hAnsi="Calibri" w:cs="Calibri"/>
                  <w:color w:val="000000"/>
                  <w:sz w:val="20"/>
                  <w:szCs w:val="20"/>
                  <w:lang w:val="en-NG"/>
                </w:rPr>
                <w:t>×</w:t>
              </w:r>
            </w:ins>
          </w:p>
        </w:tc>
      </w:tr>
      <w:tr w:rsidR="0020729B" w:rsidRPr="006B6714" w14:paraId="4F445D54" w14:textId="77777777" w:rsidTr="00555240">
        <w:trPr>
          <w:trHeight w:val="401"/>
          <w:ins w:id="6584"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45A3AE71" w14:textId="77777777" w:rsidR="0020729B" w:rsidRPr="006B6714" w:rsidRDefault="0020729B" w:rsidP="00555240">
            <w:pPr>
              <w:jc w:val="center"/>
              <w:rPr>
                <w:ins w:id="6585" w:author="PCC" w:date="2026-03-29T21:04:00Z"/>
                <w:rFonts w:ascii="Calibri" w:hAnsi="Calibri" w:cs="Calibri"/>
                <w:color w:val="000000"/>
                <w:sz w:val="20"/>
                <w:szCs w:val="20"/>
                <w:lang w:val="en-NG"/>
              </w:rPr>
            </w:pPr>
            <w:ins w:id="6586" w:author="PCC" w:date="2026-03-29T21:04:00Z">
              <w:r w:rsidRPr="006B6714">
                <w:rPr>
                  <w:rFonts w:ascii="Calibri" w:hAnsi="Calibri" w:cs="Calibri"/>
                  <w:color w:val="000000"/>
                  <w:sz w:val="20"/>
                  <w:szCs w:val="20"/>
                  <w:lang w:val="en-NG"/>
                </w:rPr>
                <w:t>24</w:t>
              </w:r>
            </w:ins>
          </w:p>
        </w:tc>
        <w:tc>
          <w:tcPr>
            <w:tcW w:w="555" w:type="pct"/>
            <w:vMerge/>
            <w:tcBorders>
              <w:top w:val="single" w:sz="4" w:space="0" w:color="auto"/>
              <w:left w:val="single" w:sz="4" w:space="0" w:color="auto"/>
              <w:bottom w:val="nil"/>
              <w:right w:val="single" w:sz="4" w:space="0" w:color="auto"/>
            </w:tcBorders>
            <w:vAlign w:val="center"/>
            <w:hideMark/>
          </w:tcPr>
          <w:p w14:paraId="33680B1B" w14:textId="77777777" w:rsidR="0020729B" w:rsidRPr="006B6714" w:rsidRDefault="0020729B" w:rsidP="00555240">
            <w:pPr>
              <w:rPr>
                <w:ins w:id="6587"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397ECD6C" w14:textId="77777777" w:rsidR="0020729B" w:rsidRPr="006B6714" w:rsidRDefault="0020729B" w:rsidP="00555240">
            <w:pPr>
              <w:rPr>
                <w:ins w:id="6588" w:author="PCC" w:date="2026-03-29T21:04:00Z"/>
                <w:rFonts w:ascii="Calibri" w:hAnsi="Calibri" w:cs="Calibri"/>
                <w:sz w:val="20"/>
                <w:szCs w:val="20"/>
                <w:lang w:val="en-NG"/>
              </w:rPr>
            </w:pPr>
            <w:ins w:id="6589" w:author="PCC" w:date="2026-03-29T21:04:00Z">
              <w:r w:rsidRPr="006B6714">
                <w:rPr>
                  <w:rFonts w:ascii="Calibri" w:hAnsi="Calibri" w:cs="Calibri"/>
                  <w:sz w:val="20"/>
                  <w:szCs w:val="20"/>
                  <w:lang w:val="en-NG"/>
                </w:rPr>
                <w:t>Flare system</w:t>
              </w:r>
            </w:ins>
          </w:p>
        </w:tc>
        <w:tc>
          <w:tcPr>
            <w:tcW w:w="185" w:type="pct"/>
            <w:tcBorders>
              <w:top w:val="nil"/>
              <w:left w:val="nil"/>
              <w:bottom w:val="single" w:sz="4" w:space="0" w:color="auto"/>
              <w:right w:val="single" w:sz="4" w:space="0" w:color="auto"/>
            </w:tcBorders>
            <w:noWrap/>
            <w:vAlign w:val="center"/>
            <w:hideMark/>
          </w:tcPr>
          <w:p w14:paraId="509B6E11" w14:textId="77777777" w:rsidR="0020729B" w:rsidRPr="006B6714" w:rsidRDefault="0020729B" w:rsidP="00555240">
            <w:pPr>
              <w:jc w:val="center"/>
              <w:rPr>
                <w:ins w:id="6590" w:author="PCC" w:date="2026-03-29T21:04:00Z"/>
                <w:rFonts w:ascii="Calibri" w:hAnsi="Calibri" w:cs="Calibri"/>
                <w:sz w:val="20"/>
                <w:szCs w:val="20"/>
                <w:lang w:val="en-NG"/>
              </w:rPr>
            </w:pPr>
            <w:ins w:id="6591" w:author="PCC" w:date="2026-03-29T21:04:00Z">
              <w:r w:rsidRPr="006B6714">
                <w:rPr>
                  <w:rFonts w:ascii="Calibri" w:hAnsi="Calibri" w:cs="Calibri"/>
                  <w:sz w:val="20"/>
                  <w:szCs w:val="20"/>
                  <w:lang w:val="en-NG"/>
                </w:rPr>
                <w:t>1</w:t>
              </w:r>
            </w:ins>
          </w:p>
        </w:tc>
        <w:tc>
          <w:tcPr>
            <w:tcW w:w="1125" w:type="pct"/>
            <w:tcBorders>
              <w:top w:val="nil"/>
              <w:left w:val="nil"/>
              <w:bottom w:val="single" w:sz="4" w:space="0" w:color="auto"/>
              <w:right w:val="single" w:sz="4" w:space="0" w:color="auto"/>
            </w:tcBorders>
            <w:vAlign w:val="center"/>
            <w:hideMark/>
          </w:tcPr>
          <w:p w14:paraId="75DA671A" w14:textId="77777777" w:rsidR="0020729B" w:rsidRPr="006B6714" w:rsidRDefault="0020729B" w:rsidP="00555240">
            <w:pPr>
              <w:rPr>
                <w:ins w:id="6592" w:author="PCC" w:date="2026-03-29T21:04:00Z"/>
                <w:rFonts w:ascii="Calibri" w:hAnsi="Calibri" w:cs="Calibri"/>
                <w:sz w:val="20"/>
                <w:szCs w:val="20"/>
                <w:lang w:val="en-NG"/>
              </w:rPr>
            </w:pPr>
            <w:ins w:id="6593" w:author="PCC" w:date="2026-03-29T21:04:00Z">
              <w:r w:rsidRPr="006B6714">
                <w:rPr>
                  <w:rFonts w:ascii="Calibri" w:hAnsi="Calibri" w:cs="Calibri"/>
                  <w:sz w:val="20"/>
                  <w:szCs w:val="20"/>
                  <w:lang w:val="en-NG"/>
                </w:rPr>
                <w:t>Simple Torch</w:t>
              </w:r>
            </w:ins>
          </w:p>
        </w:tc>
        <w:tc>
          <w:tcPr>
            <w:tcW w:w="409" w:type="pct"/>
            <w:tcBorders>
              <w:top w:val="nil"/>
              <w:left w:val="nil"/>
              <w:bottom w:val="single" w:sz="4" w:space="0" w:color="auto"/>
              <w:right w:val="single" w:sz="4" w:space="0" w:color="auto"/>
            </w:tcBorders>
            <w:vAlign w:val="center"/>
          </w:tcPr>
          <w:p w14:paraId="56B243FC" w14:textId="77777777" w:rsidR="0020729B" w:rsidRPr="006B6714" w:rsidRDefault="0020729B" w:rsidP="00555240">
            <w:pPr>
              <w:jc w:val="right"/>
              <w:rPr>
                <w:ins w:id="6594"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0FE6F7FC" w14:textId="77777777" w:rsidR="0020729B" w:rsidRPr="006B6714" w:rsidRDefault="0020729B" w:rsidP="00555240">
            <w:pPr>
              <w:jc w:val="center"/>
              <w:rPr>
                <w:ins w:id="6595" w:author="PCC" w:date="2026-03-29T21:04:00Z"/>
                <w:rFonts w:ascii="SimSun" w:hAnsi="SimSun"/>
                <w:sz w:val="20"/>
                <w:szCs w:val="20"/>
                <w:lang w:val="en-NG"/>
              </w:rPr>
            </w:pPr>
            <w:ins w:id="6596" w:author="PCC" w:date="2026-03-29T21:04:00Z">
              <w:r w:rsidRPr="006B6714">
                <w:rPr>
                  <w:rFonts w:ascii="MS Gothic" w:eastAsia="MS Gothic" w:hAnsi="MS Gothic" w:cs="MS Gothic" w:hint="eastAsia"/>
                  <w:sz w:val="20"/>
                  <w:szCs w:val="20"/>
                  <w:lang w:val="en-NG"/>
                </w:rPr>
                <w:t>✓</w:t>
              </w:r>
            </w:ins>
          </w:p>
        </w:tc>
        <w:tc>
          <w:tcPr>
            <w:tcW w:w="278" w:type="pct"/>
            <w:tcBorders>
              <w:top w:val="nil"/>
              <w:left w:val="nil"/>
              <w:bottom w:val="single" w:sz="4" w:space="0" w:color="auto"/>
              <w:right w:val="single" w:sz="4" w:space="0" w:color="auto"/>
            </w:tcBorders>
            <w:vAlign w:val="center"/>
            <w:hideMark/>
          </w:tcPr>
          <w:p w14:paraId="2AC4456E" w14:textId="77777777" w:rsidR="0020729B" w:rsidRPr="006B6714" w:rsidRDefault="0020729B" w:rsidP="00555240">
            <w:pPr>
              <w:jc w:val="center"/>
              <w:rPr>
                <w:ins w:id="6597" w:author="PCC" w:date="2026-03-29T21:04:00Z"/>
                <w:rFonts w:ascii="Calibri" w:hAnsi="Calibri" w:cs="Calibri"/>
                <w:sz w:val="20"/>
                <w:szCs w:val="20"/>
                <w:lang w:val="en-NG"/>
              </w:rPr>
            </w:pPr>
            <w:ins w:id="6598" w:author="PCC" w:date="2026-03-29T21:04:00Z">
              <w:r w:rsidRPr="006B6714">
                <w:rPr>
                  <w:rFonts w:ascii="Calibri" w:hAnsi="Calibri" w:cs="Calibri"/>
                  <w:sz w:val="20"/>
                  <w:szCs w:val="20"/>
                  <w:lang w:val="en-NG"/>
                </w:rPr>
                <w:t>×</w:t>
              </w:r>
            </w:ins>
          </w:p>
        </w:tc>
        <w:tc>
          <w:tcPr>
            <w:tcW w:w="232" w:type="pct"/>
            <w:tcBorders>
              <w:top w:val="nil"/>
              <w:left w:val="nil"/>
              <w:bottom w:val="single" w:sz="4" w:space="0" w:color="auto"/>
              <w:right w:val="single" w:sz="4" w:space="0" w:color="auto"/>
            </w:tcBorders>
            <w:vAlign w:val="center"/>
            <w:hideMark/>
          </w:tcPr>
          <w:p w14:paraId="46A8605B" w14:textId="77777777" w:rsidR="0020729B" w:rsidRPr="006B6714" w:rsidRDefault="0020729B" w:rsidP="00555240">
            <w:pPr>
              <w:jc w:val="center"/>
              <w:rPr>
                <w:ins w:id="6599" w:author="PCC" w:date="2026-03-29T21:04:00Z"/>
                <w:rFonts w:ascii="SimSun" w:hAnsi="SimSun"/>
                <w:sz w:val="20"/>
                <w:szCs w:val="20"/>
                <w:lang w:val="en-NG"/>
              </w:rPr>
            </w:pPr>
            <w:ins w:id="6600" w:author="PCC" w:date="2026-03-29T21:04:00Z">
              <w:r w:rsidRPr="006B6714">
                <w:rPr>
                  <w:rFonts w:ascii="MS Gothic" w:eastAsia="MS Gothic" w:hAnsi="MS Gothic" w:cs="MS Gothic" w:hint="eastAsia"/>
                  <w:sz w:val="20"/>
                  <w:szCs w:val="20"/>
                  <w:lang w:val="en-NG"/>
                </w:rPr>
                <w:t>✓</w:t>
              </w:r>
            </w:ins>
          </w:p>
        </w:tc>
        <w:tc>
          <w:tcPr>
            <w:tcW w:w="279" w:type="pct"/>
            <w:tcBorders>
              <w:top w:val="nil"/>
              <w:left w:val="nil"/>
              <w:bottom w:val="single" w:sz="4" w:space="0" w:color="auto"/>
              <w:right w:val="single" w:sz="4" w:space="0" w:color="auto"/>
            </w:tcBorders>
            <w:vAlign w:val="center"/>
            <w:hideMark/>
          </w:tcPr>
          <w:p w14:paraId="44856344" w14:textId="77777777" w:rsidR="0020729B" w:rsidRPr="006B6714" w:rsidRDefault="0020729B" w:rsidP="00555240">
            <w:pPr>
              <w:jc w:val="center"/>
              <w:rPr>
                <w:ins w:id="6601" w:author="PCC" w:date="2026-03-29T21:04:00Z"/>
                <w:rFonts w:ascii="Calibri" w:hAnsi="Calibri" w:cs="Calibri"/>
                <w:sz w:val="20"/>
                <w:szCs w:val="20"/>
                <w:lang w:val="en-NG"/>
              </w:rPr>
            </w:pPr>
            <w:ins w:id="6602" w:author="PCC" w:date="2026-03-29T21:04:00Z">
              <w:r w:rsidRPr="006B6714">
                <w:rPr>
                  <w:rFonts w:ascii="Calibri" w:hAnsi="Calibri" w:cs="Calibri"/>
                  <w:sz w:val="20"/>
                  <w:szCs w:val="20"/>
                  <w:lang w:val="en-NG"/>
                </w:rPr>
                <w:t>×</w:t>
              </w:r>
            </w:ins>
          </w:p>
        </w:tc>
        <w:tc>
          <w:tcPr>
            <w:tcW w:w="232" w:type="pct"/>
            <w:tcBorders>
              <w:top w:val="nil"/>
              <w:left w:val="nil"/>
              <w:bottom w:val="single" w:sz="4" w:space="0" w:color="auto"/>
              <w:right w:val="single" w:sz="4" w:space="0" w:color="auto"/>
            </w:tcBorders>
            <w:vAlign w:val="center"/>
            <w:hideMark/>
          </w:tcPr>
          <w:p w14:paraId="4C3E0A3C" w14:textId="77777777" w:rsidR="0020729B" w:rsidRPr="006B6714" w:rsidRDefault="0020729B" w:rsidP="00555240">
            <w:pPr>
              <w:jc w:val="center"/>
              <w:rPr>
                <w:ins w:id="6603" w:author="PCC" w:date="2026-03-29T21:04:00Z"/>
                <w:rFonts w:ascii="SimSun" w:hAnsi="SimSun"/>
                <w:sz w:val="20"/>
                <w:szCs w:val="20"/>
                <w:lang w:val="en-NG"/>
              </w:rPr>
            </w:pPr>
            <w:ins w:id="6604" w:author="PCC" w:date="2026-03-29T21:04:00Z">
              <w:r w:rsidRPr="006B6714">
                <w:rPr>
                  <w:rFonts w:ascii="MS Gothic" w:eastAsia="MS Gothic" w:hAnsi="MS Gothic" w:cs="MS Gothic" w:hint="eastAsia"/>
                  <w:sz w:val="20"/>
                  <w:szCs w:val="20"/>
                  <w:lang w:val="en-NG"/>
                </w:rPr>
                <w:t>✓</w:t>
              </w:r>
            </w:ins>
          </w:p>
        </w:tc>
        <w:tc>
          <w:tcPr>
            <w:tcW w:w="268" w:type="pct"/>
            <w:tcBorders>
              <w:top w:val="nil"/>
              <w:left w:val="nil"/>
              <w:bottom w:val="single" w:sz="4" w:space="0" w:color="auto"/>
              <w:right w:val="single" w:sz="8" w:space="0" w:color="auto"/>
            </w:tcBorders>
            <w:vAlign w:val="center"/>
            <w:hideMark/>
          </w:tcPr>
          <w:p w14:paraId="031B742C" w14:textId="77777777" w:rsidR="0020729B" w:rsidRPr="006B6714" w:rsidRDefault="0020729B" w:rsidP="00555240">
            <w:pPr>
              <w:jc w:val="center"/>
              <w:rPr>
                <w:ins w:id="6605" w:author="PCC" w:date="2026-03-29T21:04:00Z"/>
                <w:rFonts w:ascii="Calibri" w:hAnsi="Calibri" w:cs="Calibri"/>
                <w:sz w:val="20"/>
                <w:szCs w:val="20"/>
                <w:lang w:val="en-NG"/>
              </w:rPr>
            </w:pPr>
            <w:ins w:id="6606" w:author="PCC" w:date="2026-03-29T21:04:00Z">
              <w:r w:rsidRPr="006B6714">
                <w:rPr>
                  <w:rFonts w:ascii="Calibri" w:hAnsi="Calibri" w:cs="Calibri"/>
                  <w:sz w:val="20"/>
                  <w:szCs w:val="20"/>
                  <w:lang w:val="en-NG"/>
                </w:rPr>
                <w:t>×</w:t>
              </w:r>
            </w:ins>
          </w:p>
        </w:tc>
      </w:tr>
      <w:tr w:rsidR="0020729B" w:rsidRPr="006B6714" w14:paraId="13456AC1" w14:textId="77777777" w:rsidTr="00555240">
        <w:trPr>
          <w:trHeight w:val="540"/>
          <w:ins w:id="6607"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CBD32D7" w14:textId="77777777" w:rsidR="0020729B" w:rsidRPr="006B6714" w:rsidRDefault="0020729B" w:rsidP="00555240">
            <w:pPr>
              <w:jc w:val="center"/>
              <w:rPr>
                <w:ins w:id="6608" w:author="PCC" w:date="2026-03-29T21:04:00Z"/>
                <w:rFonts w:ascii="Calibri" w:hAnsi="Calibri" w:cs="Calibri"/>
                <w:color w:val="000000"/>
                <w:sz w:val="20"/>
                <w:szCs w:val="20"/>
                <w:lang w:val="en-NG"/>
              </w:rPr>
            </w:pPr>
            <w:ins w:id="6609" w:author="PCC" w:date="2026-03-29T21:04:00Z">
              <w:r w:rsidRPr="006B6714">
                <w:rPr>
                  <w:rFonts w:ascii="Calibri" w:hAnsi="Calibri" w:cs="Calibri"/>
                  <w:color w:val="000000"/>
                  <w:sz w:val="20"/>
                  <w:szCs w:val="20"/>
                  <w:lang w:val="en-NG"/>
                </w:rPr>
                <w:t>25</w:t>
              </w:r>
            </w:ins>
          </w:p>
        </w:tc>
        <w:tc>
          <w:tcPr>
            <w:tcW w:w="555" w:type="pct"/>
            <w:vMerge/>
            <w:tcBorders>
              <w:top w:val="single" w:sz="4" w:space="0" w:color="auto"/>
              <w:left w:val="single" w:sz="4" w:space="0" w:color="auto"/>
              <w:bottom w:val="nil"/>
              <w:right w:val="single" w:sz="4" w:space="0" w:color="auto"/>
            </w:tcBorders>
            <w:vAlign w:val="center"/>
            <w:hideMark/>
          </w:tcPr>
          <w:p w14:paraId="51542BFC" w14:textId="77777777" w:rsidR="0020729B" w:rsidRPr="006B6714" w:rsidRDefault="0020729B" w:rsidP="00555240">
            <w:pPr>
              <w:rPr>
                <w:ins w:id="6610"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25284022" w14:textId="77777777" w:rsidR="0020729B" w:rsidRPr="006B6714" w:rsidRDefault="0020729B" w:rsidP="00555240">
            <w:pPr>
              <w:rPr>
                <w:ins w:id="6611" w:author="PCC" w:date="2026-03-29T21:04:00Z"/>
                <w:rFonts w:ascii="Calibri" w:hAnsi="Calibri" w:cs="Calibri"/>
                <w:color w:val="000000"/>
                <w:sz w:val="20"/>
                <w:szCs w:val="20"/>
                <w:lang w:val="en-NG"/>
              </w:rPr>
            </w:pPr>
            <w:ins w:id="6612" w:author="PCC" w:date="2026-03-29T21:04:00Z">
              <w:r w:rsidRPr="006B6714">
                <w:rPr>
                  <w:rFonts w:ascii="Calibri" w:hAnsi="Calibri" w:cs="Calibri"/>
                  <w:color w:val="000000"/>
                  <w:sz w:val="20"/>
                  <w:szCs w:val="20"/>
                  <w:lang w:val="en-NG"/>
                </w:rPr>
                <w:t>Control system</w:t>
              </w:r>
            </w:ins>
          </w:p>
        </w:tc>
        <w:tc>
          <w:tcPr>
            <w:tcW w:w="185" w:type="pct"/>
            <w:tcBorders>
              <w:top w:val="nil"/>
              <w:left w:val="nil"/>
              <w:bottom w:val="single" w:sz="4" w:space="0" w:color="auto"/>
              <w:right w:val="single" w:sz="4" w:space="0" w:color="auto"/>
            </w:tcBorders>
            <w:noWrap/>
            <w:vAlign w:val="center"/>
            <w:hideMark/>
          </w:tcPr>
          <w:p w14:paraId="14312D2C" w14:textId="77777777" w:rsidR="0020729B" w:rsidRPr="006B6714" w:rsidRDefault="0020729B" w:rsidP="00555240">
            <w:pPr>
              <w:jc w:val="center"/>
              <w:rPr>
                <w:ins w:id="6613" w:author="PCC" w:date="2026-03-29T21:04:00Z"/>
                <w:rFonts w:ascii="Calibri" w:hAnsi="Calibri" w:cs="Calibri"/>
                <w:color w:val="000000"/>
                <w:sz w:val="20"/>
                <w:szCs w:val="20"/>
                <w:lang w:val="en-NG"/>
              </w:rPr>
            </w:pPr>
            <w:ins w:id="6614"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3D9EBC23" w14:textId="77777777" w:rsidR="0020729B" w:rsidRPr="006B6714" w:rsidRDefault="0020729B" w:rsidP="00555240">
            <w:pPr>
              <w:rPr>
                <w:ins w:id="6615" w:author="PCC" w:date="2026-03-29T21:04:00Z"/>
                <w:rFonts w:ascii="Calibri" w:hAnsi="Calibri" w:cs="Calibri"/>
                <w:color w:val="000000"/>
                <w:sz w:val="20"/>
                <w:szCs w:val="20"/>
                <w:lang w:val="en-NG"/>
              </w:rPr>
            </w:pPr>
            <w:ins w:id="6616" w:author="PCC" w:date="2026-03-29T21:04:00Z">
              <w:r w:rsidRPr="006B6714">
                <w:rPr>
                  <w:rFonts w:ascii="Calibri" w:hAnsi="Calibri" w:cs="Calibri"/>
                  <w:color w:val="000000"/>
                  <w:sz w:val="20"/>
                  <w:szCs w:val="20"/>
                  <w:lang w:val="en-NG"/>
                </w:rPr>
                <w:t>Including DCS/ESD system</w:t>
              </w:r>
            </w:ins>
          </w:p>
        </w:tc>
        <w:tc>
          <w:tcPr>
            <w:tcW w:w="409" w:type="pct"/>
            <w:tcBorders>
              <w:top w:val="nil"/>
              <w:left w:val="nil"/>
              <w:bottom w:val="single" w:sz="4" w:space="0" w:color="auto"/>
              <w:right w:val="single" w:sz="4" w:space="0" w:color="auto"/>
            </w:tcBorders>
            <w:vAlign w:val="center"/>
          </w:tcPr>
          <w:p w14:paraId="0DA46BAD" w14:textId="77777777" w:rsidR="0020729B" w:rsidRPr="006B6714" w:rsidRDefault="0020729B" w:rsidP="00555240">
            <w:pPr>
              <w:jc w:val="right"/>
              <w:rPr>
                <w:ins w:id="6617"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7C380F8" w14:textId="77777777" w:rsidR="0020729B" w:rsidRPr="006B6714" w:rsidRDefault="0020729B" w:rsidP="00555240">
            <w:pPr>
              <w:jc w:val="center"/>
              <w:rPr>
                <w:ins w:id="6618" w:author="PCC" w:date="2026-03-29T21:04:00Z"/>
                <w:rFonts w:ascii="SimSun" w:hAnsi="SimSun"/>
                <w:color w:val="000000"/>
                <w:sz w:val="20"/>
                <w:szCs w:val="20"/>
                <w:lang w:val="en-NG"/>
              </w:rPr>
            </w:pPr>
            <w:ins w:id="6619"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2237A1FB" w14:textId="77777777" w:rsidR="0020729B" w:rsidRPr="006B6714" w:rsidRDefault="0020729B" w:rsidP="00555240">
            <w:pPr>
              <w:jc w:val="center"/>
              <w:rPr>
                <w:ins w:id="6620" w:author="PCC" w:date="2026-03-29T21:04:00Z"/>
                <w:rFonts w:ascii="Calibri" w:hAnsi="Calibri" w:cs="Calibri"/>
                <w:color w:val="000000"/>
                <w:sz w:val="20"/>
                <w:szCs w:val="20"/>
                <w:lang w:val="en-NG"/>
              </w:rPr>
            </w:pPr>
            <w:ins w:id="662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B4DE5A3" w14:textId="77777777" w:rsidR="0020729B" w:rsidRPr="006B6714" w:rsidRDefault="0020729B" w:rsidP="00555240">
            <w:pPr>
              <w:jc w:val="center"/>
              <w:rPr>
                <w:ins w:id="6622" w:author="PCC" w:date="2026-03-29T21:04:00Z"/>
                <w:rFonts w:ascii="SimSun" w:hAnsi="SimSun"/>
                <w:color w:val="000000"/>
                <w:sz w:val="20"/>
                <w:szCs w:val="20"/>
                <w:lang w:val="en-NG"/>
              </w:rPr>
            </w:pPr>
            <w:ins w:id="6623"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66F74B0" w14:textId="77777777" w:rsidR="0020729B" w:rsidRPr="006B6714" w:rsidRDefault="0020729B" w:rsidP="00555240">
            <w:pPr>
              <w:jc w:val="center"/>
              <w:rPr>
                <w:ins w:id="6624" w:author="PCC" w:date="2026-03-29T21:04:00Z"/>
                <w:rFonts w:ascii="Calibri" w:hAnsi="Calibri" w:cs="Calibri"/>
                <w:color w:val="000000"/>
                <w:sz w:val="20"/>
                <w:szCs w:val="20"/>
                <w:lang w:val="en-NG"/>
              </w:rPr>
            </w:pPr>
            <w:ins w:id="662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CDC2893" w14:textId="77777777" w:rsidR="0020729B" w:rsidRPr="006B6714" w:rsidRDefault="0020729B" w:rsidP="00555240">
            <w:pPr>
              <w:jc w:val="center"/>
              <w:rPr>
                <w:ins w:id="6626" w:author="PCC" w:date="2026-03-29T21:04:00Z"/>
                <w:rFonts w:ascii="SimSun" w:hAnsi="SimSun"/>
                <w:color w:val="000000"/>
                <w:sz w:val="20"/>
                <w:szCs w:val="20"/>
                <w:lang w:val="en-NG"/>
              </w:rPr>
            </w:pPr>
            <w:ins w:id="6627"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250D88CA" w14:textId="77777777" w:rsidR="0020729B" w:rsidRPr="006B6714" w:rsidRDefault="0020729B" w:rsidP="00555240">
            <w:pPr>
              <w:jc w:val="center"/>
              <w:rPr>
                <w:ins w:id="6628" w:author="PCC" w:date="2026-03-29T21:04:00Z"/>
                <w:rFonts w:ascii="Calibri" w:hAnsi="Calibri" w:cs="Calibri"/>
                <w:color w:val="000000"/>
                <w:sz w:val="20"/>
                <w:szCs w:val="20"/>
                <w:lang w:val="en-NG"/>
              </w:rPr>
            </w:pPr>
            <w:ins w:id="6629" w:author="PCC" w:date="2026-03-29T21:04:00Z">
              <w:r w:rsidRPr="006B6714">
                <w:rPr>
                  <w:rFonts w:ascii="Calibri" w:hAnsi="Calibri" w:cs="Calibri"/>
                  <w:color w:val="000000"/>
                  <w:sz w:val="20"/>
                  <w:szCs w:val="20"/>
                  <w:lang w:val="en-NG"/>
                </w:rPr>
                <w:t>×</w:t>
              </w:r>
            </w:ins>
          </w:p>
        </w:tc>
      </w:tr>
      <w:tr w:rsidR="0020729B" w:rsidRPr="006B6714" w14:paraId="1D5172F7" w14:textId="77777777" w:rsidTr="00555240">
        <w:trPr>
          <w:trHeight w:val="1080"/>
          <w:ins w:id="6630"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691D1885" w14:textId="77777777" w:rsidR="0020729B" w:rsidRPr="006B6714" w:rsidRDefault="0020729B" w:rsidP="00555240">
            <w:pPr>
              <w:jc w:val="center"/>
              <w:rPr>
                <w:ins w:id="6631" w:author="PCC" w:date="2026-03-29T21:04:00Z"/>
                <w:rFonts w:ascii="Calibri" w:hAnsi="Calibri" w:cs="Calibri"/>
                <w:color w:val="000000"/>
                <w:sz w:val="20"/>
                <w:szCs w:val="20"/>
                <w:lang w:val="en-NG"/>
              </w:rPr>
            </w:pPr>
            <w:ins w:id="6632" w:author="PCC" w:date="2026-03-29T21:04:00Z">
              <w:r w:rsidRPr="006B6714">
                <w:rPr>
                  <w:rFonts w:ascii="Calibri" w:hAnsi="Calibri" w:cs="Calibri"/>
                  <w:color w:val="000000"/>
                  <w:sz w:val="20"/>
                  <w:szCs w:val="20"/>
                  <w:lang w:val="en-NG"/>
                </w:rPr>
                <w:t>26</w:t>
              </w:r>
            </w:ins>
          </w:p>
        </w:tc>
        <w:tc>
          <w:tcPr>
            <w:tcW w:w="555" w:type="pct"/>
            <w:vMerge/>
            <w:tcBorders>
              <w:top w:val="single" w:sz="4" w:space="0" w:color="auto"/>
              <w:left w:val="single" w:sz="4" w:space="0" w:color="auto"/>
              <w:bottom w:val="nil"/>
              <w:right w:val="single" w:sz="4" w:space="0" w:color="auto"/>
            </w:tcBorders>
            <w:vAlign w:val="center"/>
            <w:hideMark/>
          </w:tcPr>
          <w:p w14:paraId="1C429F2E" w14:textId="77777777" w:rsidR="0020729B" w:rsidRPr="006B6714" w:rsidRDefault="0020729B" w:rsidP="00555240">
            <w:pPr>
              <w:rPr>
                <w:ins w:id="6633"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2E15AAA" w14:textId="77777777" w:rsidR="0020729B" w:rsidRPr="006B6714" w:rsidRDefault="0020729B" w:rsidP="00555240">
            <w:pPr>
              <w:rPr>
                <w:ins w:id="6634" w:author="PCC" w:date="2026-03-29T21:04:00Z"/>
                <w:rFonts w:ascii="Calibri" w:hAnsi="Calibri" w:cs="Calibri"/>
                <w:color w:val="000000"/>
                <w:sz w:val="20"/>
                <w:szCs w:val="20"/>
                <w:lang w:val="en-NG"/>
              </w:rPr>
            </w:pPr>
            <w:ins w:id="6635" w:author="PCC" w:date="2026-03-29T21:04:00Z">
              <w:r w:rsidRPr="006B6714">
                <w:rPr>
                  <w:rFonts w:ascii="Calibri" w:hAnsi="Calibri" w:cs="Calibri"/>
                  <w:color w:val="000000"/>
                  <w:sz w:val="20"/>
                  <w:szCs w:val="20"/>
                  <w:lang w:val="en-NG"/>
                </w:rPr>
                <w:t>lighting system</w:t>
              </w:r>
            </w:ins>
          </w:p>
        </w:tc>
        <w:tc>
          <w:tcPr>
            <w:tcW w:w="185" w:type="pct"/>
            <w:tcBorders>
              <w:top w:val="nil"/>
              <w:left w:val="nil"/>
              <w:bottom w:val="single" w:sz="4" w:space="0" w:color="auto"/>
              <w:right w:val="single" w:sz="4" w:space="0" w:color="auto"/>
            </w:tcBorders>
            <w:noWrap/>
            <w:vAlign w:val="center"/>
            <w:hideMark/>
          </w:tcPr>
          <w:p w14:paraId="5A5FF303" w14:textId="77777777" w:rsidR="0020729B" w:rsidRPr="006B6714" w:rsidRDefault="0020729B" w:rsidP="00555240">
            <w:pPr>
              <w:jc w:val="center"/>
              <w:rPr>
                <w:ins w:id="6636" w:author="PCC" w:date="2026-03-29T21:04:00Z"/>
                <w:rFonts w:ascii="Calibri" w:hAnsi="Calibri" w:cs="Calibri"/>
                <w:color w:val="000000"/>
                <w:sz w:val="20"/>
                <w:szCs w:val="20"/>
                <w:lang w:val="en-NG"/>
              </w:rPr>
            </w:pPr>
            <w:ins w:id="6637"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DFAB054" w14:textId="77777777" w:rsidR="0020729B" w:rsidRPr="006B6714" w:rsidRDefault="0020729B" w:rsidP="00555240">
            <w:pPr>
              <w:rPr>
                <w:ins w:id="6638" w:author="PCC" w:date="2026-03-29T21:04:00Z"/>
                <w:rFonts w:ascii="Calibri" w:hAnsi="Calibri" w:cs="Calibri"/>
                <w:color w:val="000000"/>
                <w:sz w:val="20"/>
                <w:szCs w:val="20"/>
                <w:lang w:val="en-NG"/>
              </w:rPr>
            </w:pPr>
            <w:ins w:id="6639" w:author="PCC" w:date="2026-03-29T21:04:00Z">
              <w:r w:rsidRPr="006B6714">
                <w:rPr>
                  <w:rFonts w:ascii="Calibri" w:hAnsi="Calibri" w:cs="Calibri"/>
                  <w:color w:val="000000"/>
                  <w:sz w:val="20"/>
                  <w:szCs w:val="20"/>
                  <w:lang w:val="en-NG"/>
                </w:rPr>
                <w:t>Including explosion-proof lighting fixtures, explosion-proof lighting boxes, explosion-proof installation accessories, and other lighting materials</w:t>
              </w:r>
            </w:ins>
          </w:p>
        </w:tc>
        <w:tc>
          <w:tcPr>
            <w:tcW w:w="409" w:type="pct"/>
            <w:tcBorders>
              <w:top w:val="nil"/>
              <w:left w:val="nil"/>
              <w:bottom w:val="single" w:sz="4" w:space="0" w:color="auto"/>
              <w:right w:val="single" w:sz="4" w:space="0" w:color="auto"/>
            </w:tcBorders>
            <w:vAlign w:val="center"/>
          </w:tcPr>
          <w:p w14:paraId="054B521F" w14:textId="77777777" w:rsidR="0020729B" w:rsidRPr="006B6714" w:rsidRDefault="0020729B" w:rsidP="00555240">
            <w:pPr>
              <w:jc w:val="right"/>
              <w:rPr>
                <w:ins w:id="6640"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359A2D4E" w14:textId="77777777" w:rsidR="0020729B" w:rsidRPr="006B6714" w:rsidRDefault="0020729B" w:rsidP="00555240">
            <w:pPr>
              <w:jc w:val="center"/>
              <w:rPr>
                <w:ins w:id="6641" w:author="PCC" w:date="2026-03-29T21:04:00Z"/>
                <w:rFonts w:ascii="SimSun" w:hAnsi="SimSun"/>
                <w:color w:val="000000"/>
                <w:sz w:val="20"/>
                <w:szCs w:val="20"/>
                <w:lang w:val="en-NG"/>
              </w:rPr>
            </w:pPr>
            <w:ins w:id="6642"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76C8CC18" w14:textId="77777777" w:rsidR="0020729B" w:rsidRPr="006B6714" w:rsidRDefault="0020729B" w:rsidP="00555240">
            <w:pPr>
              <w:jc w:val="center"/>
              <w:rPr>
                <w:ins w:id="6643" w:author="PCC" w:date="2026-03-29T21:04:00Z"/>
                <w:rFonts w:ascii="Calibri" w:hAnsi="Calibri" w:cs="Calibri"/>
                <w:color w:val="000000"/>
                <w:sz w:val="20"/>
                <w:szCs w:val="20"/>
                <w:lang w:val="en-NG"/>
              </w:rPr>
            </w:pPr>
            <w:ins w:id="664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104AAEDB" w14:textId="77777777" w:rsidR="0020729B" w:rsidRPr="006B6714" w:rsidRDefault="0020729B" w:rsidP="00555240">
            <w:pPr>
              <w:jc w:val="center"/>
              <w:rPr>
                <w:ins w:id="6645" w:author="PCC" w:date="2026-03-29T21:04:00Z"/>
                <w:rFonts w:ascii="SimSun" w:hAnsi="SimSun"/>
                <w:color w:val="000000"/>
                <w:sz w:val="20"/>
                <w:szCs w:val="20"/>
                <w:lang w:val="en-NG"/>
              </w:rPr>
            </w:pPr>
            <w:ins w:id="6646"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C22BE09" w14:textId="77777777" w:rsidR="0020729B" w:rsidRPr="006B6714" w:rsidRDefault="0020729B" w:rsidP="00555240">
            <w:pPr>
              <w:jc w:val="center"/>
              <w:rPr>
                <w:ins w:id="6647" w:author="PCC" w:date="2026-03-29T21:04:00Z"/>
                <w:rFonts w:ascii="Calibri" w:hAnsi="Calibri" w:cs="Calibri"/>
                <w:color w:val="000000"/>
                <w:sz w:val="20"/>
                <w:szCs w:val="20"/>
                <w:lang w:val="en-NG"/>
              </w:rPr>
            </w:pPr>
            <w:ins w:id="664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BE114C4" w14:textId="77777777" w:rsidR="0020729B" w:rsidRPr="006B6714" w:rsidRDefault="0020729B" w:rsidP="00555240">
            <w:pPr>
              <w:jc w:val="center"/>
              <w:rPr>
                <w:ins w:id="6649" w:author="PCC" w:date="2026-03-29T21:04:00Z"/>
                <w:rFonts w:ascii="SimSun" w:hAnsi="SimSun"/>
                <w:color w:val="000000"/>
                <w:sz w:val="20"/>
                <w:szCs w:val="20"/>
                <w:lang w:val="en-NG"/>
              </w:rPr>
            </w:pPr>
            <w:ins w:id="6650"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4E69792" w14:textId="77777777" w:rsidR="0020729B" w:rsidRPr="006B6714" w:rsidRDefault="0020729B" w:rsidP="00555240">
            <w:pPr>
              <w:jc w:val="center"/>
              <w:rPr>
                <w:ins w:id="6651" w:author="PCC" w:date="2026-03-29T21:04:00Z"/>
                <w:rFonts w:ascii="Calibri" w:hAnsi="Calibri" w:cs="Calibri"/>
                <w:color w:val="000000"/>
                <w:sz w:val="20"/>
                <w:szCs w:val="20"/>
                <w:lang w:val="en-NG"/>
              </w:rPr>
            </w:pPr>
            <w:ins w:id="6652" w:author="PCC" w:date="2026-03-29T21:04:00Z">
              <w:r w:rsidRPr="006B6714">
                <w:rPr>
                  <w:rFonts w:ascii="Calibri" w:hAnsi="Calibri" w:cs="Calibri"/>
                  <w:color w:val="000000"/>
                  <w:sz w:val="20"/>
                  <w:szCs w:val="20"/>
                  <w:lang w:val="en-NG"/>
                </w:rPr>
                <w:t>×</w:t>
              </w:r>
            </w:ins>
          </w:p>
        </w:tc>
      </w:tr>
      <w:tr w:rsidR="0020729B" w:rsidRPr="006B6714" w14:paraId="1FEC8638" w14:textId="77777777" w:rsidTr="00555240">
        <w:trPr>
          <w:trHeight w:val="1080"/>
          <w:ins w:id="6653"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58B426AD" w14:textId="77777777" w:rsidR="0020729B" w:rsidRPr="006B6714" w:rsidRDefault="0020729B" w:rsidP="00555240">
            <w:pPr>
              <w:jc w:val="center"/>
              <w:rPr>
                <w:ins w:id="6654" w:author="PCC" w:date="2026-03-29T21:04:00Z"/>
                <w:rFonts w:ascii="Calibri" w:hAnsi="Calibri" w:cs="Calibri"/>
                <w:color w:val="000000"/>
                <w:sz w:val="20"/>
                <w:szCs w:val="20"/>
                <w:lang w:val="en-NG"/>
              </w:rPr>
            </w:pPr>
            <w:ins w:id="6655" w:author="PCC" w:date="2026-03-29T21:04:00Z">
              <w:r w:rsidRPr="006B6714">
                <w:rPr>
                  <w:rFonts w:ascii="Calibri" w:hAnsi="Calibri" w:cs="Calibri"/>
                  <w:color w:val="000000"/>
                  <w:sz w:val="20"/>
                  <w:szCs w:val="20"/>
                  <w:lang w:val="en-NG"/>
                </w:rPr>
                <w:t>27</w:t>
              </w:r>
            </w:ins>
          </w:p>
        </w:tc>
        <w:tc>
          <w:tcPr>
            <w:tcW w:w="555" w:type="pct"/>
            <w:vMerge/>
            <w:tcBorders>
              <w:top w:val="single" w:sz="4" w:space="0" w:color="auto"/>
              <w:left w:val="single" w:sz="4" w:space="0" w:color="auto"/>
              <w:bottom w:val="nil"/>
              <w:right w:val="single" w:sz="4" w:space="0" w:color="auto"/>
            </w:tcBorders>
            <w:vAlign w:val="center"/>
            <w:hideMark/>
          </w:tcPr>
          <w:p w14:paraId="123C967D" w14:textId="77777777" w:rsidR="0020729B" w:rsidRPr="006B6714" w:rsidRDefault="0020729B" w:rsidP="00555240">
            <w:pPr>
              <w:rPr>
                <w:ins w:id="6656"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3965F282" w14:textId="77777777" w:rsidR="0020729B" w:rsidRPr="006B6714" w:rsidRDefault="0020729B" w:rsidP="00555240">
            <w:pPr>
              <w:rPr>
                <w:ins w:id="6657" w:author="PCC" w:date="2026-03-29T21:04:00Z"/>
                <w:rFonts w:ascii="Calibri" w:hAnsi="Calibri" w:cs="Calibri"/>
                <w:color w:val="000000"/>
                <w:sz w:val="20"/>
                <w:szCs w:val="20"/>
                <w:lang w:val="en-NG"/>
              </w:rPr>
            </w:pPr>
            <w:ins w:id="6658" w:author="PCC" w:date="2026-03-29T21:04:00Z">
              <w:r w:rsidRPr="006B6714">
                <w:rPr>
                  <w:rFonts w:ascii="Calibri" w:hAnsi="Calibri" w:cs="Calibri"/>
                  <w:color w:val="000000"/>
                  <w:sz w:val="20"/>
                  <w:szCs w:val="20"/>
                  <w:lang w:val="en-NG"/>
                </w:rPr>
                <w:t>Grounding System</w:t>
              </w:r>
            </w:ins>
          </w:p>
        </w:tc>
        <w:tc>
          <w:tcPr>
            <w:tcW w:w="185" w:type="pct"/>
            <w:tcBorders>
              <w:top w:val="nil"/>
              <w:left w:val="nil"/>
              <w:bottom w:val="single" w:sz="4" w:space="0" w:color="auto"/>
              <w:right w:val="single" w:sz="4" w:space="0" w:color="auto"/>
            </w:tcBorders>
            <w:noWrap/>
            <w:vAlign w:val="center"/>
            <w:hideMark/>
          </w:tcPr>
          <w:p w14:paraId="17152871" w14:textId="77777777" w:rsidR="0020729B" w:rsidRPr="006B6714" w:rsidRDefault="0020729B" w:rsidP="00555240">
            <w:pPr>
              <w:jc w:val="center"/>
              <w:rPr>
                <w:ins w:id="6659" w:author="PCC" w:date="2026-03-29T21:04:00Z"/>
                <w:rFonts w:ascii="Calibri" w:hAnsi="Calibri" w:cs="Calibri"/>
                <w:color w:val="000000"/>
                <w:sz w:val="20"/>
                <w:szCs w:val="20"/>
                <w:lang w:val="en-NG"/>
              </w:rPr>
            </w:pPr>
            <w:ins w:id="6660"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1BD27E8" w14:textId="77777777" w:rsidR="0020729B" w:rsidRPr="006B6714" w:rsidRDefault="0020729B" w:rsidP="00555240">
            <w:pPr>
              <w:rPr>
                <w:ins w:id="6661" w:author="PCC" w:date="2026-03-29T21:04:00Z"/>
                <w:rFonts w:ascii="Calibri" w:hAnsi="Calibri" w:cs="Calibri"/>
                <w:color w:val="000000"/>
                <w:sz w:val="20"/>
                <w:szCs w:val="20"/>
                <w:lang w:val="en-NG"/>
              </w:rPr>
            </w:pPr>
            <w:ins w:id="6662" w:author="PCC" w:date="2026-03-29T21:04:00Z">
              <w:r w:rsidRPr="006B6714">
                <w:rPr>
                  <w:rFonts w:ascii="Calibri" w:hAnsi="Calibri" w:cs="Calibri"/>
                  <w:color w:val="000000"/>
                  <w:sz w:val="20"/>
                  <w:szCs w:val="20"/>
                  <w:lang w:val="en-NG"/>
                </w:rPr>
                <w:t>Including grounding materials such as galvanized angle steel and galvanized flat steel, as well as equipment such as electrostatic alarm devices</w:t>
              </w:r>
            </w:ins>
          </w:p>
        </w:tc>
        <w:tc>
          <w:tcPr>
            <w:tcW w:w="409" w:type="pct"/>
            <w:tcBorders>
              <w:top w:val="nil"/>
              <w:left w:val="nil"/>
              <w:bottom w:val="single" w:sz="4" w:space="0" w:color="auto"/>
              <w:right w:val="single" w:sz="4" w:space="0" w:color="auto"/>
            </w:tcBorders>
            <w:vAlign w:val="center"/>
          </w:tcPr>
          <w:p w14:paraId="70B0B33D" w14:textId="77777777" w:rsidR="0020729B" w:rsidRPr="006B6714" w:rsidRDefault="0020729B" w:rsidP="00555240">
            <w:pPr>
              <w:jc w:val="right"/>
              <w:rPr>
                <w:ins w:id="6663"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5D921B2" w14:textId="77777777" w:rsidR="0020729B" w:rsidRPr="006B6714" w:rsidRDefault="0020729B" w:rsidP="00555240">
            <w:pPr>
              <w:jc w:val="center"/>
              <w:rPr>
                <w:ins w:id="6664" w:author="PCC" w:date="2026-03-29T21:04:00Z"/>
                <w:rFonts w:ascii="SimSun" w:hAnsi="SimSun"/>
                <w:color w:val="000000"/>
                <w:sz w:val="20"/>
                <w:szCs w:val="20"/>
                <w:lang w:val="en-NG"/>
              </w:rPr>
            </w:pPr>
            <w:ins w:id="6665"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35EE914A" w14:textId="77777777" w:rsidR="0020729B" w:rsidRPr="006B6714" w:rsidRDefault="0020729B" w:rsidP="00555240">
            <w:pPr>
              <w:jc w:val="center"/>
              <w:rPr>
                <w:ins w:id="6666" w:author="PCC" w:date="2026-03-29T21:04:00Z"/>
                <w:rFonts w:ascii="Calibri" w:hAnsi="Calibri" w:cs="Calibri"/>
                <w:color w:val="000000"/>
                <w:sz w:val="20"/>
                <w:szCs w:val="20"/>
                <w:lang w:val="en-NG"/>
              </w:rPr>
            </w:pPr>
            <w:ins w:id="666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1C48A5BE" w14:textId="77777777" w:rsidR="0020729B" w:rsidRPr="006B6714" w:rsidRDefault="0020729B" w:rsidP="00555240">
            <w:pPr>
              <w:jc w:val="center"/>
              <w:rPr>
                <w:ins w:id="6668" w:author="PCC" w:date="2026-03-29T21:04:00Z"/>
                <w:rFonts w:ascii="SimSun" w:hAnsi="SimSun"/>
                <w:color w:val="000000"/>
                <w:sz w:val="20"/>
                <w:szCs w:val="20"/>
                <w:lang w:val="en-NG"/>
              </w:rPr>
            </w:pPr>
            <w:ins w:id="6669"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2A0B260B" w14:textId="77777777" w:rsidR="0020729B" w:rsidRPr="006B6714" w:rsidRDefault="0020729B" w:rsidP="00555240">
            <w:pPr>
              <w:jc w:val="center"/>
              <w:rPr>
                <w:ins w:id="6670" w:author="PCC" w:date="2026-03-29T21:04:00Z"/>
                <w:rFonts w:ascii="Calibri" w:hAnsi="Calibri" w:cs="Calibri"/>
                <w:color w:val="000000"/>
                <w:sz w:val="20"/>
                <w:szCs w:val="20"/>
                <w:lang w:val="en-NG"/>
              </w:rPr>
            </w:pPr>
            <w:ins w:id="667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8BF3A6F" w14:textId="77777777" w:rsidR="0020729B" w:rsidRPr="006B6714" w:rsidRDefault="0020729B" w:rsidP="00555240">
            <w:pPr>
              <w:jc w:val="center"/>
              <w:rPr>
                <w:ins w:id="6672" w:author="PCC" w:date="2026-03-29T21:04:00Z"/>
                <w:rFonts w:ascii="SimSun" w:hAnsi="SimSun"/>
                <w:color w:val="000000"/>
                <w:sz w:val="20"/>
                <w:szCs w:val="20"/>
                <w:lang w:val="en-NG"/>
              </w:rPr>
            </w:pPr>
            <w:ins w:id="6673"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2B315DE9" w14:textId="77777777" w:rsidR="0020729B" w:rsidRPr="006B6714" w:rsidRDefault="0020729B" w:rsidP="00555240">
            <w:pPr>
              <w:jc w:val="center"/>
              <w:rPr>
                <w:ins w:id="6674" w:author="PCC" w:date="2026-03-29T21:04:00Z"/>
                <w:rFonts w:ascii="Calibri" w:hAnsi="Calibri" w:cs="Calibri"/>
                <w:color w:val="000000"/>
                <w:sz w:val="20"/>
                <w:szCs w:val="20"/>
                <w:lang w:val="en-NG"/>
              </w:rPr>
            </w:pPr>
            <w:ins w:id="6675" w:author="PCC" w:date="2026-03-29T21:04:00Z">
              <w:r w:rsidRPr="006B6714">
                <w:rPr>
                  <w:rFonts w:ascii="Calibri" w:hAnsi="Calibri" w:cs="Calibri"/>
                  <w:color w:val="000000"/>
                  <w:sz w:val="20"/>
                  <w:szCs w:val="20"/>
                  <w:lang w:val="en-NG"/>
                </w:rPr>
                <w:t>×</w:t>
              </w:r>
            </w:ins>
          </w:p>
        </w:tc>
      </w:tr>
      <w:tr w:rsidR="0020729B" w:rsidRPr="006B6714" w14:paraId="5023A6D6" w14:textId="77777777" w:rsidTr="00555240">
        <w:trPr>
          <w:trHeight w:val="630"/>
          <w:ins w:id="6676"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4FE5CC43" w14:textId="77777777" w:rsidR="0020729B" w:rsidRPr="006B6714" w:rsidRDefault="0020729B" w:rsidP="00555240">
            <w:pPr>
              <w:jc w:val="center"/>
              <w:rPr>
                <w:ins w:id="6677" w:author="PCC" w:date="2026-03-29T21:04:00Z"/>
                <w:rFonts w:ascii="Calibri" w:hAnsi="Calibri" w:cs="Calibri"/>
                <w:color w:val="000000"/>
                <w:sz w:val="20"/>
                <w:szCs w:val="20"/>
                <w:lang w:val="en-NG"/>
              </w:rPr>
            </w:pPr>
            <w:ins w:id="6678" w:author="PCC" w:date="2026-03-29T21:04:00Z">
              <w:r w:rsidRPr="006B6714">
                <w:rPr>
                  <w:rFonts w:ascii="Calibri" w:hAnsi="Calibri" w:cs="Calibri"/>
                  <w:color w:val="000000"/>
                  <w:sz w:val="20"/>
                  <w:szCs w:val="20"/>
                  <w:lang w:val="en-NG"/>
                </w:rPr>
                <w:t>28</w:t>
              </w:r>
            </w:ins>
          </w:p>
        </w:tc>
        <w:tc>
          <w:tcPr>
            <w:tcW w:w="555" w:type="pct"/>
            <w:vMerge/>
            <w:tcBorders>
              <w:top w:val="single" w:sz="4" w:space="0" w:color="auto"/>
              <w:left w:val="single" w:sz="4" w:space="0" w:color="auto"/>
              <w:bottom w:val="nil"/>
              <w:right w:val="single" w:sz="4" w:space="0" w:color="auto"/>
            </w:tcBorders>
            <w:vAlign w:val="center"/>
            <w:hideMark/>
          </w:tcPr>
          <w:p w14:paraId="3DDA0FD7" w14:textId="77777777" w:rsidR="0020729B" w:rsidRPr="006B6714" w:rsidRDefault="0020729B" w:rsidP="00555240">
            <w:pPr>
              <w:rPr>
                <w:ins w:id="6679"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719E7B5A" w14:textId="77777777" w:rsidR="0020729B" w:rsidRPr="006B6714" w:rsidRDefault="0020729B" w:rsidP="00555240">
            <w:pPr>
              <w:rPr>
                <w:ins w:id="6680" w:author="PCC" w:date="2026-03-29T21:04:00Z"/>
                <w:rFonts w:ascii="Calibri" w:hAnsi="Calibri" w:cs="Calibri"/>
                <w:color w:val="000000"/>
                <w:sz w:val="20"/>
                <w:szCs w:val="20"/>
                <w:lang w:val="en-NG"/>
              </w:rPr>
            </w:pPr>
            <w:ins w:id="6681" w:author="PCC" w:date="2026-03-29T21:04:00Z">
              <w:r w:rsidRPr="006B6714">
                <w:rPr>
                  <w:rFonts w:ascii="Calibri" w:hAnsi="Calibri" w:cs="Calibri"/>
                  <w:color w:val="000000"/>
                  <w:sz w:val="20"/>
                  <w:szCs w:val="20"/>
                  <w:lang w:val="en-NG"/>
                </w:rPr>
                <w:t>Fire protection device</w:t>
              </w:r>
            </w:ins>
          </w:p>
        </w:tc>
        <w:tc>
          <w:tcPr>
            <w:tcW w:w="185" w:type="pct"/>
            <w:tcBorders>
              <w:top w:val="nil"/>
              <w:left w:val="nil"/>
              <w:bottom w:val="single" w:sz="4" w:space="0" w:color="auto"/>
              <w:right w:val="single" w:sz="4" w:space="0" w:color="auto"/>
            </w:tcBorders>
            <w:noWrap/>
            <w:vAlign w:val="center"/>
            <w:hideMark/>
          </w:tcPr>
          <w:p w14:paraId="67EF1A23" w14:textId="77777777" w:rsidR="0020729B" w:rsidRPr="006B6714" w:rsidRDefault="0020729B" w:rsidP="00555240">
            <w:pPr>
              <w:jc w:val="center"/>
              <w:rPr>
                <w:ins w:id="6682" w:author="PCC" w:date="2026-03-29T21:04:00Z"/>
                <w:rFonts w:ascii="Calibri" w:hAnsi="Calibri" w:cs="Calibri"/>
                <w:color w:val="000000"/>
                <w:sz w:val="20"/>
                <w:szCs w:val="20"/>
                <w:lang w:val="en-NG"/>
              </w:rPr>
            </w:pPr>
            <w:ins w:id="6683"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5ACAA706" w14:textId="77777777" w:rsidR="0020729B" w:rsidRPr="006B6714" w:rsidRDefault="0020729B" w:rsidP="00555240">
            <w:pPr>
              <w:rPr>
                <w:ins w:id="6684" w:author="PCC" w:date="2026-03-29T21:04:00Z"/>
                <w:rFonts w:ascii="Calibri" w:hAnsi="Calibri" w:cs="Calibri"/>
                <w:color w:val="000000"/>
                <w:sz w:val="20"/>
                <w:szCs w:val="20"/>
                <w:lang w:val="en-NG"/>
              </w:rPr>
            </w:pPr>
            <w:ins w:id="6685"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2B768A1E" w14:textId="77777777" w:rsidR="0020729B" w:rsidRPr="006B6714" w:rsidRDefault="0020729B" w:rsidP="00555240">
            <w:pPr>
              <w:jc w:val="right"/>
              <w:rPr>
                <w:ins w:id="6686"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D9D5AD1" w14:textId="77777777" w:rsidR="0020729B" w:rsidRPr="006B6714" w:rsidRDefault="0020729B" w:rsidP="00555240">
            <w:pPr>
              <w:jc w:val="center"/>
              <w:rPr>
                <w:ins w:id="6687" w:author="PCC" w:date="2026-03-29T21:04:00Z"/>
                <w:rFonts w:ascii="SimSun" w:hAnsi="SimSun"/>
                <w:color w:val="000000"/>
                <w:sz w:val="20"/>
                <w:szCs w:val="20"/>
                <w:lang w:val="en-NG"/>
              </w:rPr>
            </w:pPr>
            <w:ins w:id="6688"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18B1ED6D" w14:textId="77777777" w:rsidR="0020729B" w:rsidRPr="006B6714" w:rsidRDefault="0020729B" w:rsidP="00555240">
            <w:pPr>
              <w:jc w:val="center"/>
              <w:rPr>
                <w:ins w:id="6689" w:author="PCC" w:date="2026-03-29T21:04:00Z"/>
                <w:rFonts w:ascii="Calibri" w:hAnsi="Calibri" w:cs="Calibri"/>
                <w:color w:val="000000"/>
                <w:sz w:val="20"/>
                <w:szCs w:val="20"/>
                <w:lang w:val="en-NG"/>
              </w:rPr>
            </w:pPr>
            <w:ins w:id="669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CEE3ED8" w14:textId="77777777" w:rsidR="0020729B" w:rsidRPr="006B6714" w:rsidRDefault="0020729B" w:rsidP="00555240">
            <w:pPr>
              <w:jc w:val="center"/>
              <w:rPr>
                <w:ins w:id="6691" w:author="PCC" w:date="2026-03-29T21:04:00Z"/>
                <w:rFonts w:ascii="SimSun" w:hAnsi="SimSun"/>
                <w:color w:val="000000"/>
                <w:sz w:val="20"/>
                <w:szCs w:val="20"/>
                <w:lang w:val="en-NG"/>
              </w:rPr>
            </w:pPr>
            <w:ins w:id="6692"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5AEDD2E9" w14:textId="77777777" w:rsidR="0020729B" w:rsidRPr="006B6714" w:rsidRDefault="0020729B" w:rsidP="00555240">
            <w:pPr>
              <w:jc w:val="center"/>
              <w:rPr>
                <w:ins w:id="6693" w:author="PCC" w:date="2026-03-29T21:04:00Z"/>
                <w:rFonts w:ascii="Calibri" w:hAnsi="Calibri" w:cs="Calibri"/>
                <w:color w:val="000000"/>
                <w:sz w:val="20"/>
                <w:szCs w:val="20"/>
                <w:lang w:val="en-NG"/>
              </w:rPr>
            </w:pPr>
            <w:ins w:id="669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0C12AF4" w14:textId="77777777" w:rsidR="0020729B" w:rsidRPr="006B6714" w:rsidRDefault="0020729B" w:rsidP="00555240">
            <w:pPr>
              <w:jc w:val="center"/>
              <w:rPr>
                <w:ins w:id="6695" w:author="PCC" w:date="2026-03-29T21:04:00Z"/>
                <w:rFonts w:ascii="SimSun" w:hAnsi="SimSun"/>
                <w:color w:val="000000"/>
                <w:sz w:val="20"/>
                <w:szCs w:val="20"/>
                <w:lang w:val="en-NG"/>
              </w:rPr>
            </w:pPr>
            <w:ins w:id="6696"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3D99CB93" w14:textId="77777777" w:rsidR="0020729B" w:rsidRPr="006B6714" w:rsidRDefault="0020729B" w:rsidP="00555240">
            <w:pPr>
              <w:jc w:val="center"/>
              <w:rPr>
                <w:ins w:id="6697" w:author="PCC" w:date="2026-03-29T21:04:00Z"/>
                <w:rFonts w:ascii="Calibri" w:hAnsi="Calibri" w:cs="Calibri"/>
                <w:color w:val="000000"/>
                <w:sz w:val="20"/>
                <w:szCs w:val="20"/>
                <w:lang w:val="en-NG"/>
              </w:rPr>
            </w:pPr>
            <w:ins w:id="6698" w:author="PCC" w:date="2026-03-29T21:04:00Z">
              <w:r w:rsidRPr="006B6714">
                <w:rPr>
                  <w:rFonts w:ascii="Calibri" w:hAnsi="Calibri" w:cs="Calibri"/>
                  <w:color w:val="000000"/>
                  <w:sz w:val="20"/>
                  <w:szCs w:val="20"/>
                  <w:lang w:val="en-NG"/>
                </w:rPr>
                <w:t>×</w:t>
              </w:r>
            </w:ins>
          </w:p>
        </w:tc>
      </w:tr>
      <w:tr w:rsidR="0020729B" w:rsidRPr="006B6714" w14:paraId="52CD7936" w14:textId="77777777" w:rsidTr="00555240">
        <w:trPr>
          <w:trHeight w:val="641"/>
          <w:ins w:id="6699"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2C430D2" w14:textId="77777777" w:rsidR="0020729B" w:rsidRPr="006B6714" w:rsidRDefault="0020729B" w:rsidP="00555240">
            <w:pPr>
              <w:jc w:val="center"/>
              <w:rPr>
                <w:ins w:id="6700" w:author="PCC" w:date="2026-03-29T21:04:00Z"/>
                <w:rFonts w:ascii="Calibri" w:hAnsi="Calibri" w:cs="Calibri"/>
                <w:color w:val="000000"/>
                <w:sz w:val="20"/>
                <w:szCs w:val="20"/>
                <w:lang w:val="en-NG"/>
              </w:rPr>
            </w:pPr>
            <w:ins w:id="6701" w:author="PCC" w:date="2026-03-29T21:04:00Z">
              <w:r w:rsidRPr="006B6714">
                <w:rPr>
                  <w:rFonts w:ascii="Calibri" w:hAnsi="Calibri" w:cs="Calibri"/>
                  <w:color w:val="000000"/>
                  <w:sz w:val="20"/>
                  <w:szCs w:val="20"/>
                  <w:lang w:val="en-NG"/>
                </w:rPr>
                <w:t>29</w:t>
              </w:r>
            </w:ins>
          </w:p>
        </w:tc>
        <w:tc>
          <w:tcPr>
            <w:tcW w:w="555" w:type="pct"/>
            <w:vMerge/>
            <w:tcBorders>
              <w:top w:val="single" w:sz="4" w:space="0" w:color="auto"/>
              <w:left w:val="single" w:sz="4" w:space="0" w:color="auto"/>
              <w:bottom w:val="nil"/>
              <w:right w:val="single" w:sz="4" w:space="0" w:color="auto"/>
            </w:tcBorders>
            <w:vAlign w:val="center"/>
            <w:hideMark/>
          </w:tcPr>
          <w:p w14:paraId="3B9189EF" w14:textId="77777777" w:rsidR="0020729B" w:rsidRPr="006B6714" w:rsidRDefault="0020729B" w:rsidP="00555240">
            <w:pPr>
              <w:rPr>
                <w:ins w:id="6702"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59655EA8" w14:textId="77777777" w:rsidR="0020729B" w:rsidRPr="006B6714" w:rsidRDefault="0020729B" w:rsidP="00555240">
            <w:pPr>
              <w:rPr>
                <w:ins w:id="6703" w:author="PCC" w:date="2026-03-29T21:04:00Z"/>
                <w:rFonts w:ascii="Calibri" w:hAnsi="Calibri" w:cs="Calibri"/>
                <w:color w:val="000000"/>
                <w:sz w:val="20"/>
                <w:szCs w:val="20"/>
                <w:lang w:val="en-NG"/>
              </w:rPr>
            </w:pPr>
            <w:ins w:id="6704" w:author="PCC" w:date="2026-03-29T21:04:00Z">
              <w:r w:rsidRPr="006B6714">
                <w:rPr>
                  <w:rFonts w:ascii="Calibri" w:hAnsi="Calibri" w:cs="Calibri"/>
                  <w:color w:val="000000"/>
                  <w:sz w:val="20"/>
                  <w:szCs w:val="20"/>
                  <w:lang w:val="en-NG"/>
                </w:rPr>
                <w:t>Fire Water Tank</w:t>
              </w:r>
            </w:ins>
          </w:p>
        </w:tc>
        <w:tc>
          <w:tcPr>
            <w:tcW w:w="185" w:type="pct"/>
            <w:tcBorders>
              <w:top w:val="nil"/>
              <w:left w:val="nil"/>
              <w:bottom w:val="single" w:sz="4" w:space="0" w:color="auto"/>
              <w:right w:val="single" w:sz="4" w:space="0" w:color="auto"/>
            </w:tcBorders>
            <w:noWrap/>
            <w:vAlign w:val="center"/>
            <w:hideMark/>
          </w:tcPr>
          <w:p w14:paraId="20ED32CB" w14:textId="77777777" w:rsidR="0020729B" w:rsidRPr="006B6714" w:rsidRDefault="0020729B" w:rsidP="00555240">
            <w:pPr>
              <w:jc w:val="center"/>
              <w:rPr>
                <w:ins w:id="6705" w:author="PCC" w:date="2026-03-29T21:04:00Z"/>
                <w:rFonts w:ascii="Calibri" w:hAnsi="Calibri" w:cs="Calibri"/>
                <w:color w:val="000000"/>
                <w:sz w:val="20"/>
                <w:szCs w:val="20"/>
                <w:lang w:val="en-NG"/>
              </w:rPr>
            </w:pPr>
            <w:ins w:id="6706"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46C24E77" w14:textId="77777777" w:rsidR="0020729B" w:rsidRPr="006B6714" w:rsidRDefault="0020729B" w:rsidP="00555240">
            <w:pPr>
              <w:rPr>
                <w:ins w:id="6707" w:author="PCC" w:date="2026-03-29T21:04:00Z"/>
                <w:rFonts w:ascii="Calibri" w:hAnsi="Calibri" w:cs="Calibri"/>
                <w:color w:val="000000"/>
                <w:sz w:val="20"/>
                <w:szCs w:val="20"/>
                <w:lang w:val="en-NG"/>
              </w:rPr>
            </w:pPr>
            <w:ins w:id="6708"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27491854" w14:textId="77777777" w:rsidR="0020729B" w:rsidRPr="006B6714" w:rsidRDefault="0020729B" w:rsidP="00555240">
            <w:pPr>
              <w:jc w:val="right"/>
              <w:rPr>
                <w:ins w:id="6709"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3A3713FA" w14:textId="77777777" w:rsidR="0020729B" w:rsidRPr="006B6714" w:rsidRDefault="0020729B" w:rsidP="00555240">
            <w:pPr>
              <w:jc w:val="center"/>
              <w:rPr>
                <w:ins w:id="6710" w:author="PCC" w:date="2026-03-29T21:04:00Z"/>
                <w:rFonts w:ascii="SimSun" w:hAnsi="SimSun"/>
                <w:color w:val="000000"/>
                <w:sz w:val="20"/>
                <w:szCs w:val="20"/>
                <w:lang w:val="en-NG"/>
              </w:rPr>
            </w:pPr>
            <w:ins w:id="6711"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6E061FE8" w14:textId="77777777" w:rsidR="0020729B" w:rsidRPr="006B6714" w:rsidRDefault="0020729B" w:rsidP="00555240">
            <w:pPr>
              <w:jc w:val="center"/>
              <w:rPr>
                <w:ins w:id="6712" w:author="PCC" w:date="2026-03-29T21:04:00Z"/>
                <w:rFonts w:ascii="Calibri" w:hAnsi="Calibri" w:cs="Calibri"/>
                <w:color w:val="000000"/>
                <w:sz w:val="20"/>
                <w:szCs w:val="20"/>
                <w:lang w:val="en-NG"/>
              </w:rPr>
            </w:pPr>
            <w:ins w:id="671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C02E90F" w14:textId="77777777" w:rsidR="0020729B" w:rsidRPr="006B6714" w:rsidRDefault="0020729B" w:rsidP="00555240">
            <w:pPr>
              <w:jc w:val="center"/>
              <w:rPr>
                <w:ins w:id="6714" w:author="PCC" w:date="2026-03-29T21:04:00Z"/>
                <w:rFonts w:ascii="SimSun" w:hAnsi="SimSun"/>
                <w:color w:val="000000"/>
                <w:sz w:val="20"/>
                <w:szCs w:val="20"/>
                <w:lang w:val="en-NG"/>
              </w:rPr>
            </w:pPr>
            <w:ins w:id="6715"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6B3E64E" w14:textId="77777777" w:rsidR="0020729B" w:rsidRPr="006B6714" w:rsidRDefault="0020729B" w:rsidP="00555240">
            <w:pPr>
              <w:jc w:val="center"/>
              <w:rPr>
                <w:ins w:id="6716" w:author="PCC" w:date="2026-03-29T21:04:00Z"/>
                <w:rFonts w:ascii="Calibri" w:hAnsi="Calibri" w:cs="Calibri"/>
                <w:color w:val="000000"/>
                <w:sz w:val="20"/>
                <w:szCs w:val="20"/>
                <w:lang w:val="en-NG"/>
              </w:rPr>
            </w:pPr>
            <w:ins w:id="671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E96E993" w14:textId="77777777" w:rsidR="0020729B" w:rsidRPr="006B6714" w:rsidRDefault="0020729B" w:rsidP="00555240">
            <w:pPr>
              <w:jc w:val="center"/>
              <w:rPr>
                <w:ins w:id="6718" w:author="PCC" w:date="2026-03-29T21:04:00Z"/>
                <w:rFonts w:ascii="SimSun" w:hAnsi="SimSun"/>
                <w:color w:val="000000"/>
                <w:sz w:val="20"/>
                <w:szCs w:val="20"/>
                <w:lang w:val="en-NG"/>
              </w:rPr>
            </w:pPr>
            <w:ins w:id="6719"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4E8B5876" w14:textId="77777777" w:rsidR="0020729B" w:rsidRPr="006B6714" w:rsidRDefault="0020729B" w:rsidP="00555240">
            <w:pPr>
              <w:jc w:val="center"/>
              <w:rPr>
                <w:ins w:id="6720" w:author="PCC" w:date="2026-03-29T21:04:00Z"/>
                <w:rFonts w:ascii="Calibri" w:hAnsi="Calibri" w:cs="Calibri"/>
                <w:color w:val="000000"/>
                <w:sz w:val="20"/>
                <w:szCs w:val="20"/>
                <w:lang w:val="en-NG"/>
              </w:rPr>
            </w:pPr>
            <w:ins w:id="6721" w:author="PCC" w:date="2026-03-29T21:04:00Z">
              <w:r w:rsidRPr="006B6714">
                <w:rPr>
                  <w:rFonts w:ascii="Calibri" w:hAnsi="Calibri" w:cs="Calibri"/>
                  <w:color w:val="000000"/>
                  <w:sz w:val="20"/>
                  <w:szCs w:val="20"/>
                  <w:lang w:val="en-NG"/>
                </w:rPr>
                <w:t>×</w:t>
              </w:r>
            </w:ins>
          </w:p>
        </w:tc>
      </w:tr>
      <w:tr w:rsidR="0020729B" w:rsidRPr="006B6714" w14:paraId="77156724" w14:textId="77777777" w:rsidTr="00555240">
        <w:trPr>
          <w:trHeight w:val="701"/>
          <w:ins w:id="6722"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2FAFFE5C" w14:textId="77777777" w:rsidR="0020729B" w:rsidRPr="006B6714" w:rsidRDefault="0020729B" w:rsidP="00555240">
            <w:pPr>
              <w:jc w:val="center"/>
              <w:rPr>
                <w:ins w:id="6723" w:author="PCC" w:date="2026-03-29T21:04:00Z"/>
                <w:rFonts w:ascii="Calibri" w:hAnsi="Calibri" w:cs="Calibri"/>
                <w:color w:val="000000"/>
                <w:sz w:val="20"/>
                <w:szCs w:val="20"/>
                <w:lang w:val="en-NG"/>
              </w:rPr>
            </w:pPr>
            <w:ins w:id="6724" w:author="PCC" w:date="2026-03-29T21:04:00Z">
              <w:r w:rsidRPr="006B6714">
                <w:rPr>
                  <w:rFonts w:ascii="Calibri" w:hAnsi="Calibri" w:cs="Calibri"/>
                  <w:color w:val="000000"/>
                  <w:sz w:val="20"/>
                  <w:szCs w:val="20"/>
                  <w:lang w:val="en-NG"/>
                </w:rPr>
                <w:t>30</w:t>
              </w:r>
            </w:ins>
          </w:p>
        </w:tc>
        <w:tc>
          <w:tcPr>
            <w:tcW w:w="555" w:type="pct"/>
            <w:vMerge/>
            <w:tcBorders>
              <w:top w:val="single" w:sz="4" w:space="0" w:color="auto"/>
              <w:left w:val="single" w:sz="4" w:space="0" w:color="auto"/>
              <w:bottom w:val="nil"/>
              <w:right w:val="single" w:sz="4" w:space="0" w:color="auto"/>
            </w:tcBorders>
            <w:vAlign w:val="center"/>
            <w:hideMark/>
          </w:tcPr>
          <w:p w14:paraId="0DBDDEED" w14:textId="77777777" w:rsidR="0020729B" w:rsidRPr="006B6714" w:rsidRDefault="0020729B" w:rsidP="00555240">
            <w:pPr>
              <w:rPr>
                <w:ins w:id="6725"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81DD2DC" w14:textId="77777777" w:rsidR="0020729B" w:rsidRPr="006B6714" w:rsidRDefault="0020729B" w:rsidP="00555240">
            <w:pPr>
              <w:rPr>
                <w:ins w:id="6726" w:author="PCC" w:date="2026-03-29T21:04:00Z"/>
                <w:rFonts w:ascii="Calibri" w:hAnsi="Calibri" w:cs="Calibri"/>
                <w:color w:val="000000"/>
                <w:sz w:val="20"/>
                <w:szCs w:val="20"/>
                <w:lang w:val="en-NG"/>
              </w:rPr>
            </w:pPr>
            <w:ins w:id="6727" w:author="PCC" w:date="2026-03-29T21:04:00Z">
              <w:r w:rsidRPr="006B6714">
                <w:rPr>
                  <w:rFonts w:ascii="Calibri" w:hAnsi="Calibri" w:cs="Calibri"/>
                  <w:color w:val="000000"/>
                  <w:sz w:val="20"/>
                  <w:szCs w:val="20"/>
                  <w:lang w:val="en-NG"/>
                </w:rPr>
                <w:t>Gas generator Set</w:t>
              </w:r>
            </w:ins>
          </w:p>
        </w:tc>
        <w:tc>
          <w:tcPr>
            <w:tcW w:w="185" w:type="pct"/>
            <w:tcBorders>
              <w:top w:val="nil"/>
              <w:left w:val="nil"/>
              <w:bottom w:val="single" w:sz="4" w:space="0" w:color="auto"/>
              <w:right w:val="single" w:sz="4" w:space="0" w:color="auto"/>
            </w:tcBorders>
            <w:noWrap/>
            <w:vAlign w:val="center"/>
            <w:hideMark/>
          </w:tcPr>
          <w:p w14:paraId="3B2F1492" w14:textId="77777777" w:rsidR="0020729B" w:rsidRPr="006B6714" w:rsidRDefault="0020729B" w:rsidP="00555240">
            <w:pPr>
              <w:jc w:val="center"/>
              <w:rPr>
                <w:ins w:id="6728" w:author="PCC" w:date="2026-03-29T21:04:00Z"/>
                <w:rFonts w:ascii="Calibri" w:hAnsi="Calibri" w:cs="Calibri"/>
                <w:color w:val="000000"/>
                <w:sz w:val="20"/>
                <w:szCs w:val="20"/>
                <w:lang w:val="en-NG"/>
              </w:rPr>
            </w:pPr>
            <w:ins w:id="6729"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1834E5EE" w14:textId="77777777" w:rsidR="0020729B" w:rsidRPr="006B6714" w:rsidRDefault="0020729B" w:rsidP="00555240">
            <w:pPr>
              <w:rPr>
                <w:ins w:id="6730" w:author="PCC" w:date="2026-03-29T21:04:00Z"/>
                <w:rFonts w:ascii="Calibri" w:hAnsi="Calibri" w:cs="Calibri"/>
                <w:color w:val="000000"/>
                <w:sz w:val="20"/>
                <w:szCs w:val="20"/>
                <w:lang w:val="en-NG"/>
              </w:rPr>
            </w:pPr>
            <w:ins w:id="6731" w:author="PCC" w:date="2026-03-29T21:04:00Z">
              <w:r w:rsidRPr="006B6714">
                <w:rPr>
                  <w:rFonts w:ascii="Calibri" w:hAnsi="Calibri" w:cs="Calibri"/>
                  <w:color w:val="000000"/>
                  <w:sz w:val="20"/>
                  <w:szCs w:val="20"/>
                  <w:lang w:val="en-NG"/>
                </w:rPr>
                <w:t>Output Power</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2500kw</w:t>
              </w:r>
            </w:ins>
          </w:p>
        </w:tc>
        <w:tc>
          <w:tcPr>
            <w:tcW w:w="409" w:type="pct"/>
            <w:tcBorders>
              <w:top w:val="nil"/>
              <w:left w:val="nil"/>
              <w:bottom w:val="single" w:sz="4" w:space="0" w:color="auto"/>
              <w:right w:val="single" w:sz="4" w:space="0" w:color="auto"/>
            </w:tcBorders>
            <w:vAlign w:val="center"/>
          </w:tcPr>
          <w:p w14:paraId="40659A7A" w14:textId="77777777" w:rsidR="0020729B" w:rsidRPr="006B6714" w:rsidRDefault="0020729B" w:rsidP="00555240">
            <w:pPr>
              <w:jc w:val="right"/>
              <w:rPr>
                <w:ins w:id="6732"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4E40AF2" w14:textId="77777777" w:rsidR="0020729B" w:rsidRPr="006B6714" w:rsidRDefault="0020729B" w:rsidP="00555240">
            <w:pPr>
              <w:jc w:val="center"/>
              <w:rPr>
                <w:ins w:id="6733" w:author="PCC" w:date="2026-03-29T21:04:00Z"/>
                <w:rFonts w:ascii="SimSun" w:hAnsi="SimSun"/>
                <w:color w:val="000000"/>
                <w:sz w:val="20"/>
                <w:szCs w:val="20"/>
                <w:lang w:val="en-NG"/>
              </w:rPr>
            </w:pPr>
            <w:ins w:id="6734"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0B84AA7A" w14:textId="77777777" w:rsidR="0020729B" w:rsidRPr="006B6714" w:rsidRDefault="0020729B" w:rsidP="00555240">
            <w:pPr>
              <w:jc w:val="center"/>
              <w:rPr>
                <w:ins w:id="6735" w:author="PCC" w:date="2026-03-29T21:04:00Z"/>
                <w:rFonts w:ascii="Calibri" w:hAnsi="Calibri" w:cs="Calibri"/>
                <w:color w:val="000000"/>
                <w:sz w:val="20"/>
                <w:szCs w:val="20"/>
                <w:lang w:val="en-NG"/>
              </w:rPr>
            </w:pPr>
            <w:ins w:id="673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B8CC583" w14:textId="77777777" w:rsidR="0020729B" w:rsidRPr="006B6714" w:rsidRDefault="0020729B" w:rsidP="00555240">
            <w:pPr>
              <w:jc w:val="center"/>
              <w:rPr>
                <w:ins w:id="6737" w:author="PCC" w:date="2026-03-29T21:04:00Z"/>
                <w:rFonts w:ascii="SimSun" w:hAnsi="SimSun"/>
                <w:color w:val="000000"/>
                <w:sz w:val="20"/>
                <w:szCs w:val="20"/>
                <w:lang w:val="en-NG"/>
              </w:rPr>
            </w:pPr>
            <w:ins w:id="6738"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62821F75" w14:textId="77777777" w:rsidR="0020729B" w:rsidRPr="006B6714" w:rsidRDefault="0020729B" w:rsidP="00555240">
            <w:pPr>
              <w:jc w:val="center"/>
              <w:rPr>
                <w:ins w:id="6739" w:author="PCC" w:date="2026-03-29T21:04:00Z"/>
                <w:rFonts w:ascii="Calibri" w:hAnsi="Calibri" w:cs="Calibri"/>
                <w:color w:val="000000"/>
                <w:sz w:val="20"/>
                <w:szCs w:val="20"/>
                <w:lang w:val="en-NG"/>
              </w:rPr>
            </w:pPr>
            <w:ins w:id="674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4FDC8DC" w14:textId="77777777" w:rsidR="0020729B" w:rsidRPr="006B6714" w:rsidRDefault="0020729B" w:rsidP="00555240">
            <w:pPr>
              <w:jc w:val="center"/>
              <w:rPr>
                <w:ins w:id="6741" w:author="PCC" w:date="2026-03-29T21:04:00Z"/>
                <w:rFonts w:ascii="SimSun" w:hAnsi="SimSun"/>
                <w:color w:val="000000"/>
                <w:sz w:val="20"/>
                <w:szCs w:val="20"/>
                <w:lang w:val="en-NG"/>
              </w:rPr>
            </w:pPr>
            <w:ins w:id="6742"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70F7558" w14:textId="77777777" w:rsidR="0020729B" w:rsidRPr="006B6714" w:rsidRDefault="0020729B" w:rsidP="00555240">
            <w:pPr>
              <w:jc w:val="center"/>
              <w:rPr>
                <w:ins w:id="6743" w:author="PCC" w:date="2026-03-29T21:04:00Z"/>
                <w:rFonts w:ascii="Calibri" w:hAnsi="Calibri" w:cs="Calibri"/>
                <w:color w:val="000000"/>
                <w:sz w:val="20"/>
                <w:szCs w:val="20"/>
                <w:lang w:val="en-NG"/>
              </w:rPr>
            </w:pPr>
            <w:ins w:id="6744" w:author="PCC" w:date="2026-03-29T21:04:00Z">
              <w:r w:rsidRPr="006B6714">
                <w:rPr>
                  <w:rFonts w:ascii="Calibri" w:hAnsi="Calibri" w:cs="Calibri"/>
                  <w:color w:val="000000"/>
                  <w:sz w:val="20"/>
                  <w:szCs w:val="20"/>
                  <w:lang w:val="en-NG"/>
                </w:rPr>
                <w:t>×</w:t>
              </w:r>
            </w:ins>
          </w:p>
        </w:tc>
      </w:tr>
      <w:tr w:rsidR="0020729B" w:rsidRPr="006B6714" w14:paraId="79CF8148" w14:textId="77777777" w:rsidTr="00555240">
        <w:trPr>
          <w:trHeight w:val="701"/>
          <w:ins w:id="6745"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B22B66F" w14:textId="77777777" w:rsidR="0020729B" w:rsidRPr="006B6714" w:rsidRDefault="0020729B" w:rsidP="00555240">
            <w:pPr>
              <w:jc w:val="center"/>
              <w:rPr>
                <w:ins w:id="6746" w:author="PCC" w:date="2026-03-29T21:04:00Z"/>
                <w:rFonts w:ascii="Calibri" w:hAnsi="Calibri" w:cs="Calibri"/>
                <w:color w:val="000000"/>
                <w:sz w:val="20"/>
                <w:szCs w:val="20"/>
                <w:lang w:val="en-NG"/>
              </w:rPr>
            </w:pPr>
            <w:ins w:id="6747" w:author="PCC" w:date="2026-03-29T21:04:00Z">
              <w:r w:rsidRPr="006B6714">
                <w:rPr>
                  <w:rFonts w:ascii="Calibri" w:hAnsi="Calibri" w:cs="Calibri"/>
                  <w:color w:val="000000"/>
                  <w:sz w:val="20"/>
                  <w:szCs w:val="20"/>
                  <w:lang w:val="en-NG"/>
                </w:rPr>
                <w:t>31</w:t>
              </w:r>
            </w:ins>
          </w:p>
        </w:tc>
        <w:tc>
          <w:tcPr>
            <w:tcW w:w="555" w:type="pct"/>
            <w:vMerge/>
            <w:tcBorders>
              <w:top w:val="single" w:sz="4" w:space="0" w:color="auto"/>
              <w:left w:val="single" w:sz="4" w:space="0" w:color="auto"/>
              <w:bottom w:val="nil"/>
              <w:right w:val="single" w:sz="4" w:space="0" w:color="auto"/>
            </w:tcBorders>
            <w:vAlign w:val="center"/>
            <w:hideMark/>
          </w:tcPr>
          <w:p w14:paraId="4DBD7898" w14:textId="77777777" w:rsidR="0020729B" w:rsidRPr="006B6714" w:rsidRDefault="0020729B" w:rsidP="00555240">
            <w:pPr>
              <w:rPr>
                <w:ins w:id="6748"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8C848DD" w14:textId="77777777" w:rsidR="0020729B" w:rsidRPr="006B6714" w:rsidRDefault="0020729B" w:rsidP="00555240">
            <w:pPr>
              <w:rPr>
                <w:ins w:id="6749" w:author="PCC" w:date="2026-03-29T21:04:00Z"/>
                <w:rFonts w:ascii="Calibri" w:hAnsi="Calibri" w:cs="Calibri"/>
                <w:color w:val="000000"/>
                <w:sz w:val="20"/>
                <w:szCs w:val="20"/>
                <w:lang w:val="en-NG"/>
              </w:rPr>
            </w:pPr>
            <w:ins w:id="6750" w:author="PCC" w:date="2026-03-29T21:04:00Z">
              <w:r w:rsidRPr="006B6714">
                <w:rPr>
                  <w:rFonts w:ascii="Calibri" w:hAnsi="Calibri" w:cs="Calibri"/>
                  <w:color w:val="000000"/>
                  <w:sz w:val="20"/>
                  <w:szCs w:val="20"/>
                  <w:lang w:val="en-NG"/>
                </w:rPr>
                <w:t xml:space="preserve">Power Transformation </w:t>
              </w:r>
              <w:proofErr w:type="gramStart"/>
              <w:r w:rsidRPr="006B6714">
                <w:rPr>
                  <w:rFonts w:ascii="Calibri" w:hAnsi="Calibri" w:cs="Calibri"/>
                  <w:color w:val="000000"/>
                  <w:sz w:val="20"/>
                  <w:szCs w:val="20"/>
                  <w:lang w:val="en-NG"/>
                </w:rPr>
                <w:t>And</w:t>
              </w:r>
              <w:proofErr w:type="gramEnd"/>
              <w:r w:rsidRPr="006B6714">
                <w:rPr>
                  <w:rFonts w:ascii="Calibri" w:hAnsi="Calibri" w:cs="Calibri"/>
                  <w:color w:val="000000"/>
                  <w:sz w:val="20"/>
                  <w:szCs w:val="20"/>
                  <w:lang w:val="en-NG"/>
                </w:rPr>
                <w:t xml:space="preserve"> Distribution</w:t>
              </w:r>
            </w:ins>
          </w:p>
        </w:tc>
        <w:tc>
          <w:tcPr>
            <w:tcW w:w="185" w:type="pct"/>
            <w:tcBorders>
              <w:top w:val="nil"/>
              <w:left w:val="nil"/>
              <w:bottom w:val="single" w:sz="4" w:space="0" w:color="auto"/>
              <w:right w:val="single" w:sz="4" w:space="0" w:color="auto"/>
            </w:tcBorders>
            <w:noWrap/>
            <w:vAlign w:val="center"/>
            <w:hideMark/>
          </w:tcPr>
          <w:p w14:paraId="36A04AD6" w14:textId="77777777" w:rsidR="0020729B" w:rsidRPr="006B6714" w:rsidRDefault="0020729B" w:rsidP="00555240">
            <w:pPr>
              <w:jc w:val="center"/>
              <w:rPr>
                <w:ins w:id="6751" w:author="PCC" w:date="2026-03-29T21:04:00Z"/>
                <w:rFonts w:ascii="Calibri" w:hAnsi="Calibri" w:cs="Calibri"/>
                <w:color w:val="000000"/>
                <w:sz w:val="20"/>
                <w:szCs w:val="20"/>
                <w:lang w:val="en-NG"/>
              </w:rPr>
            </w:pPr>
            <w:ins w:id="6752"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3E63B3A8" w14:textId="77777777" w:rsidR="0020729B" w:rsidRPr="006B6714" w:rsidRDefault="0020729B" w:rsidP="00555240">
            <w:pPr>
              <w:rPr>
                <w:ins w:id="6753" w:author="PCC" w:date="2026-03-29T21:04:00Z"/>
                <w:rFonts w:ascii="Calibri" w:hAnsi="Calibri" w:cs="Calibri"/>
                <w:color w:val="000000"/>
                <w:sz w:val="20"/>
                <w:szCs w:val="20"/>
                <w:lang w:val="en-NG"/>
              </w:rPr>
            </w:pPr>
            <w:ins w:id="6754" w:author="PCC" w:date="2026-03-29T21:04:00Z">
              <w:r w:rsidRPr="006B6714">
                <w:rPr>
                  <w:rFonts w:ascii="Calibri" w:hAnsi="Calibri" w:cs="Calibri"/>
                  <w:color w:val="000000"/>
                  <w:sz w:val="20"/>
                  <w:szCs w:val="20"/>
                  <w:lang w:val="en-NG"/>
                </w:rPr>
                <w:t>Including high-voltage transformation and distribution, low-voltage distribution</w:t>
              </w:r>
            </w:ins>
          </w:p>
        </w:tc>
        <w:tc>
          <w:tcPr>
            <w:tcW w:w="409" w:type="pct"/>
            <w:tcBorders>
              <w:top w:val="nil"/>
              <w:left w:val="nil"/>
              <w:bottom w:val="single" w:sz="4" w:space="0" w:color="auto"/>
              <w:right w:val="single" w:sz="4" w:space="0" w:color="auto"/>
            </w:tcBorders>
            <w:vAlign w:val="center"/>
          </w:tcPr>
          <w:p w14:paraId="11F00B8D" w14:textId="77777777" w:rsidR="0020729B" w:rsidRPr="006B6714" w:rsidRDefault="0020729B" w:rsidP="00555240">
            <w:pPr>
              <w:jc w:val="right"/>
              <w:rPr>
                <w:ins w:id="6755"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0F7D9B1" w14:textId="77777777" w:rsidR="0020729B" w:rsidRPr="006B6714" w:rsidRDefault="0020729B" w:rsidP="00555240">
            <w:pPr>
              <w:jc w:val="center"/>
              <w:rPr>
                <w:ins w:id="6756" w:author="PCC" w:date="2026-03-29T21:04:00Z"/>
                <w:rFonts w:ascii="SimSun" w:hAnsi="SimSun"/>
                <w:color w:val="000000"/>
                <w:sz w:val="20"/>
                <w:szCs w:val="20"/>
                <w:lang w:val="en-NG"/>
              </w:rPr>
            </w:pPr>
            <w:ins w:id="6757"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7F674159" w14:textId="77777777" w:rsidR="0020729B" w:rsidRPr="006B6714" w:rsidRDefault="0020729B" w:rsidP="00555240">
            <w:pPr>
              <w:jc w:val="center"/>
              <w:rPr>
                <w:ins w:id="6758" w:author="PCC" w:date="2026-03-29T21:04:00Z"/>
                <w:rFonts w:ascii="Calibri" w:hAnsi="Calibri" w:cs="Calibri"/>
                <w:color w:val="000000"/>
                <w:sz w:val="20"/>
                <w:szCs w:val="20"/>
                <w:lang w:val="en-NG"/>
              </w:rPr>
            </w:pPr>
            <w:ins w:id="675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74302AC" w14:textId="77777777" w:rsidR="0020729B" w:rsidRPr="006B6714" w:rsidRDefault="0020729B" w:rsidP="00555240">
            <w:pPr>
              <w:jc w:val="center"/>
              <w:rPr>
                <w:ins w:id="6760" w:author="PCC" w:date="2026-03-29T21:04:00Z"/>
                <w:rFonts w:ascii="SimSun" w:hAnsi="SimSun"/>
                <w:color w:val="000000"/>
                <w:sz w:val="20"/>
                <w:szCs w:val="20"/>
                <w:lang w:val="en-NG"/>
              </w:rPr>
            </w:pPr>
            <w:ins w:id="6761"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20CA4665" w14:textId="77777777" w:rsidR="0020729B" w:rsidRPr="006B6714" w:rsidRDefault="0020729B" w:rsidP="00555240">
            <w:pPr>
              <w:jc w:val="center"/>
              <w:rPr>
                <w:ins w:id="6762" w:author="PCC" w:date="2026-03-29T21:04:00Z"/>
                <w:rFonts w:ascii="Calibri" w:hAnsi="Calibri" w:cs="Calibri"/>
                <w:color w:val="000000"/>
                <w:sz w:val="20"/>
                <w:szCs w:val="20"/>
                <w:lang w:val="en-NG"/>
              </w:rPr>
            </w:pPr>
            <w:ins w:id="676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AFB563A" w14:textId="77777777" w:rsidR="0020729B" w:rsidRPr="006B6714" w:rsidRDefault="0020729B" w:rsidP="00555240">
            <w:pPr>
              <w:jc w:val="center"/>
              <w:rPr>
                <w:ins w:id="6764" w:author="PCC" w:date="2026-03-29T21:04:00Z"/>
                <w:rFonts w:ascii="SimSun" w:hAnsi="SimSun"/>
                <w:color w:val="000000"/>
                <w:sz w:val="20"/>
                <w:szCs w:val="20"/>
                <w:lang w:val="en-NG"/>
              </w:rPr>
            </w:pPr>
            <w:ins w:id="6765"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6727B820" w14:textId="77777777" w:rsidR="0020729B" w:rsidRPr="006B6714" w:rsidRDefault="0020729B" w:rsidP="00555240">
            <w:pPr>
              <w:jc w:val="center"/>
              <w:rPr>
                <w:ins w:id="6766" w:author="PCC" w:date="2026-03-29T21:04:00Z"/>
                <w:rFonts w:ascii="Calibri" w:hAnsi="Calibri" w:cs="Calibri"/>
                <w:color w:val="000000"/>
                <w:sz w:val="20"/>
                <w:szCs w:val="20"/>
                <w:lang w:val="en-NG"/>
              </w:rPr>
            </w:pPr>
            <w:ins w:id="6767" w:author="PCC" w:date="2026-03-29T21:04:00Z">
              <w:r w:rsidRPr="006B6714">
                <w:rPr>
                  <w:rFonts w:ascii="Calibri" w:hAnsi="Calibri" w:cs="Calibri"/>
                  <w:color w:val="000000"/>
                  <w:sz w:val="20"/>
                  <w:szCs w:val="20"/>
                  <w:lang w:val="en-NG"/>
                </w:rPr>
                <w:t>×</w:t>
              </w:r>
            </w:ins>
          </w:p>
        </w:tc>
      </w:tr>
      <w:tr w:rsidR="0020729B" w:rsidRPr="006B6714" w14:paraId="3AF05B4A" w14:textId="77777777" w:rsidTr="00555240">
        <w:trPr>
          <w:trHeight w:val="671"/>
          <w:ins w:id="6768"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289FA94F" w14:textId="77777777" w:rsidR="0020729B" w:rsidRPr="006B6714" w:rsidRDefault="0020729B" w:rsidP="00555240">
            <w:pPr>
              <w:jc w:val="center"/>
              <w:rPr>
                <w:ins w:id="6769" w:author="PCC" w:date="2026-03-29T21:04:00Z"/>
                <w:rFonts w:ascii="Calibri" w:hAnsi="Calibri" w:cs="Calibri"/>
                <w:color w:val="000000"/>
                <w:sz w:val="20"/>
                <w:szCs w:val="20"/>
                <w:lang w:val="en-NG"/>
              </w:rPr>
            </w:pPr>
            <w:ins w:id="6770" w:author="PCC" w:date="2026-03-29T21:04:00Z">
              <w:r w:rsidRPr="006B6714">
                <w:rPr>
                  <w:rFonts w:ascii="Calibri" w:hAnsi="Calibri" w:cs="Calibri"/>
                  <w:color w:val="000000"/>
                  <w:sz w:val="20"/>
                  <w:szCs w:val="20"/>
                  <w:lang w:val="en-NG"/>
                </w:rPr>
                <w:t>32</w:t>
              </w:r>
            </w:ins>
          </w:p>
        </w:tc>
        <w:tc>
          <w:tcPr>
            <w:tcW w:w="555" w:type="pct"/>
            <w:vMerge/>
            <w:tcBorders>
              <w:top w:val="single" w:sz="4" w:space="0" w:color="auto"/>
              <w:left w:val="single" w:sz="4" w:space="0" w:color="auto"/>
              <w:bottom w:val="nil"/>
              <w:right w:val="single" w:sz="4" w:space="0" w:color="auto"/>
            </w:tcBorders>
            <w:vAlign w:val="center"/>
            <w:hideMark/>
          </w:tcPr>
          <w:p w14:paraId="102F02CF" w14:textId="77777777" w:rsidR="0020729B" w:rsidRPr="006B6714" w:rsidRDefault="0020729B" w:rsidP="00555240">
            <w:pPr>
              <w:rPr>
                <w:ins w:id="6771"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768B8122" w14:textId="77777777" w:rsidR="0020729B" w:rsidRPr="006B6714" w:rsidRDefault="0020729B" w:rsidP="00555240">
            <w:pPr>
              <w:rPr>
                <w:ins w:id="6772" w:author="PCC" w:date="2026-03-29T21:04:00Z"/>
                <w:rFonts w:ascii="Calibri" w:hAnsi="Calibri" w:cs="Calibri"/>
                <w:color w:val="000000"/>
                <w:sz w:val="20"/>
                <w:szCs w:val="20"/>
                <w:lang w:val="en-NG"/>
              </w:rPr>
            </w:pPr>
            <w:ins w:id="6773" w:author="PCC" w:date="2026-03-29T21:04:00Z">
              <w:r w:rsidRPr="006B6714">
                <w:rPr>
                  <w:rFonts w:ascii="Calibri" w:hAnsi="Calibri" w:cs="Calibri"/>
                  <w:color w:val="000000"/>
                  <w:sz w:val="20"/>
                  <w:szCs w:val="20"/>
                  <w:lang w:val="en-NG"/>
                </w:rPr>
                <w:t>Emergency diesel generator set</w:t>
              </w:r>
            </w:ins>
          </w:p>
        </w:tc>
        <w:tc>
          <w:tcPr>
            <w:tcW w:w="185" w:type="pct"/>
            <w:tcBorders>
              <w:top w:val="nil"/>
              <w:left w:val="nil"/>
              <w:bottom w:val="single" w:sz="4" w:space="0" w:color="auto"/>
              <w:right w:val="single" w:sz="4" w:space="0" w:color="auto"/>
            </w:tcBorders>
            <w:noWrap/>
            <w:vAlign w:val="center"/>
            <w:hideMark/>
          </w:tcPr>
          <w:p w14:paraId="60E5EF8F" w14:textId="77777777" w:rsidR="0020729B" w:rsidRPr="006B6714" w:rsidRDefault="0020729B" w:rsidP="00555240">
            <w:pPr>
              <w:jc w:val="center"/>
              <w:rPr>
                <w:ins w:id="6774" w:author="PCC" w:date="2026-03-29T21:04:00Z"/>
                <w:rFonts w:ascii="Calibri" w:hAnsi="Calibri" w:cs="Calibri"/>
                <w:color w:val="000000"/>
                <w:sz w:val="20"/>
                <w:szCs w:val="20"/>
                <w:lang w:val="en-NG"/>
              </w:rPr>
            </w:pPr>
            <w:ins w:id="6775"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702424AD" w14:textId="77777777" w:rsidR="0020729B" w:rsidRPr="006B6714" w:rsidRDefault="0020729B" w:rsidP="00555240">
            <w:pPr>
              <w:rPr>
                <w:ins w:id="6776" w:author="PCC" w:date="2026-03-29T21:04:00Z"/>
                <w:rFonts w:ascii="Calibri" w:hAnsi="Calibri" w:cs="Calibri"/>
                <w:color w:val="000000"/>
                <w:sz w:val="20"/>
                <w:szCs w:val="20"/>
                <w:lang w:val="en-NG"/>
              </w:rPr>
            </w:pPr>
            <w:ins w:id="6777" w:author="PCC" w:date="2026-03-29T21:04:00Z">
              <w:r w:rsidRPr="006B6714">
                <w:rPr>
                  <w:rFonts w:ascii="Calibri" w:hAnsi="Calibri" w:cs="Calibri"/>
                  <w:color w:val="000000"/>
                  <w:sz w:val="20"/>
                  <w:szCs w:val="20"/>
                  <w:lang w:val="en-NG"/>
                </w:rPr>
                <w:t>Rated power 100kW 0.4kV, outdoor with silent machine room</w:t>
              </w:r>
            </w:ins>
          </w:p>
        </w:tc>
        <w:tc>
          <w:tcPr>
            <w:tcW w:w="409" w:type="pct"/>
            <w:tcBorders>
              <w:top w:val="nil"/>
              <w:left w:val="nil"/>
              <w:bottom w:val="single" w:sz="4" w:space="0" w:color="auto"/>
              <w:right w:val="single" w:sz="4" w:space="0" w:color="auto"/>
            </w:tcBorders>
            <w:vAlign w:val="center"/>
          </w:tcPr>
          <w:p w14:paraId="359FF7FC" w14:textId="77777777" w:rsidR="0020729B" w:rsidRPr="006B6714" w:rsidRDefault="0020729B" w:rsidP="00555240">
            <w:pPr>
              <w:jc w:val="right"/>
              <w:rPr>
                <w:ins w:id="6778"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4F95131" w14:textId="77777777" w:rsidR="0020729B" w:rsidRPr="006B6714" w:rsidRDefault="0020729B" w:rsidP="00555240">
            <w:pPr>
              <w:jc w:val="center"/>
              <w:rPr>
                <w:ins w:id="6779" w:author="PCC" w:date="2026-03-29T21:04:00Z"/>
                <w:rFonts w:ascii="SimSun" w:hAnsi="SimSun"/>
                <w:color w:val="000000"/>
                <w:sz w:val="20"/>
                <w:szCs w:val="20"/>
                <w:lang w:val="en-NG"/>
              </w:rPr>
            </w:pPr>
            <w:ins w:id="6780"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7BACAC0C" w14:textId="77777777" w:rsidR="0020729B" w:rsidRPr="006B6714" w:rsidRDefault="0020729B" w:rsidP="00555240">
            <w:pPr>
              <w:jc w:val="center"/>
              <w:rPr>
                <w:ins w:id="6781" w:author="PCC" w:date="2026-03-29T21:04:00Z"/>
                <w:rFonts w:ascii="Calibri" w:hAnsi="Calibri" w:cs="Calibri"/>
                <w:color w:val="000000"/>
                <w:sz w:val="20"/>
                <w:szCs w:val="20"/>
                <w:lang w:val="en-NG"/>
              </w:rPr>
            </w:pPr>
            <w:ins w:id="678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2A51541A" w14:textId="77777777" w:rsidR="0020729B" w:rsidRPr="006B6714" w:rsidRDefault="0020729B" w:rsidP="00555240">
            <w:pPr>
              <w:jc w:val="center"/>
              <w:rPr>
                <w:ins w:id="6783" w:author="PCC" w:date="2026-03-29T21:04:00Z"/>
                <w:rFonts w:ascii="SimSun" w:hAnsi="SimSun"/>
                <w:color w:val="000000"/>
                <w:sz w:val="20"/>
                <w:szCs w:val="20"/>
                <w:lang w:val="en-NG"/>
              </w:rPr>
            </w:pPr>
            <w:ins w:id="6784"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D143A26" w14:textId="77777777" w:rsidR="0020729B" w:rsidRPr="006B6714" w:rsidRDefault="0020729B" w:rsidP="00555240">
            <w:pPr>
              <w:jc w:val="center"/>
              <w:rPr>
                <w:ins w:id="6785" w:author="PCC" w:date="2026-03-29T21:04:00Z"/>
                <w:rFonts w:ascii="Calibri" w:hAnsi="Calibri" w:cs="Calibri"/>
                <w:color w:val="000000"/>
                <w:sz w:val="20"/>
                <w:szCs w:val="20"/>
                <w:lang w:val="en-NG"/>
              </w:rPr>
            </w:pPr>
            <w:ins w:id="678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C0768F8" w14:textId="77777777" w:rsidR="0020729B" w:rsidRPr="006B6714" w:rsidRDefault="0020729B" w:rsidP="00555240">
            <w:pPr>
              <w:jc w:val="center"/>
              <w:rPr>
                <w:ins w:id="6787" w:author="PCC" w:date="2026-03-29T21:04:00Z"/>
                <w:rFonts w:ascii="SimSun" w:hAnsi="SimSun"/>
                <w:color w:val="000000"/>
                <w:sz w:val="20"/>
                <w:szCs w:val="20"/>
                <w:lang w:val="en-NG"/>
              </w:rPr>
            </w:pPr>
            <w:ins w:id="6788"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2352CF88" w14:textId="77777777" w:rsidR="0020729B" w:rsidRPr="006B6714" w:rsidRDefault="0020729B" w:rsidP="00555240">
            <w:pPr>
              <w:jc w:val="center"/>
              <w:rPr>
                <w:ins w:id="6789" w:author="PCC" w:date="2026-03-29T21:04:00Z"/>
                <w:rFonts w:ascii="Calibri" w:hAnsi="Calibri" w:cs="Calibri"/>
                <w:color w:val="000000"/>
                <w:sz w:val="20"/>
                <w:szCs w:val="20"/>
                <w:lang w:val="en-NG"/>
              </w:rPr>
            </w:pPr>
            <w:ins w:id="6790" w:author="PCC" w:date="2026-03-29T21:04:00Z">
              <w:r w:rsidRPr="006B6714">
                <w:rPr>
                  <w:rFonts w:ascii="Calibri" w:hAnsi="Calibri" w:cs="Calibri"/>
                  <w:color w:val="000000"/>
                  <w:sz w:val="20"/>
                  <w:szCs w:val="20"/>
                  <w:lang w:val="en-NG"/>
                </w:rPr>
                <w:t>×</w:t>
              </w:r>
            </w:ins>
          </w:p>
        </w:tc>
      </w:tr>
      <w:tr w:rsidR="0020729B" w:rsidRPr="006B6714" w14:paraId="38D821BC" w14:textId="77777777" w:rsidTr="00555240">
        <w:trPr>
          <w:trHeight w:val="401"/>
          <w:ins w:id="6791"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31EAF947" w14:textId="77777777" w:rsidR="0020729B" w:rsidRPr="006B6714" w:rsidRDefault="0020729B" w:rsidP="00555240">
            <w:pPr>
              <w:jc w:val="center"/>
              <w:rPr>
                <w:ins w:id="6792" w:author="PCC" w:date="2026-03-29T21:04:00Z"/>
                <w:rFonts w:ascii="Calibri" w:hAnsi="Calibri" w:cs="Calibri"/>
                <w:color w:val="000000"/>
                <w:sz w:val="20"/>
                <w:szCs w:val="20"/>
                <w:lang w:val="en-NG"/>
              </w:rPr>
            </w:pPr>
            <w:ins w:id="6793" w:author="PCC" w:date="2026-03-29T21:04:00Z">
              <w:r w:rsidRPr="006B6714">
                <w:rPr>
                  <w:rFonts w:ascii="Calibri" w:hAnsi="Calibri" w:cs="Calibri"/>
                  <w:color w:val="000000"/>
                  <w:sz w:val="20"/>
                  <w:szCs w:val="20"/>
                  <w:lang w:val="en-NG"/>
                </w:rPr>
                <w:t>33</w:t>
              </w:r>
            </w:ins>
          </w:p>
        </w:tc>
        <w:tc>
          <w:tcPr>
            <w:tcW w:w="555" w:type="pct"/>
            <w:vMerge/>
            <w:tcBorders>
              <w:top w:val="single" w:sz="4" w:space="0" w:color="auto"/>
              <w:left w:val="single" w:sz="4" w:space="0" w:color="auto"/>
              <w:bottom w:val="nil"/>
              <w:right w:val="single" w:sz="4" w:space="0" w:color="auto"/>
            </w:tcBorders>
            <w:vAlign w:val="center"/>
            <w:hideMark/>
          </w:tcPr>
          <w:p w14:paraId="1E69F901" w14:textId="77777777" w:rsidR="0020729B" w:rsidRPr="006B6714" w:rsidRDefault="0020729B" w:rsidP="00555240">
            <w:pPr>
              <w:rPr>
                <w:ins w:id="6794"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62825787" w14:textId="77777777" w:rsidR="0020729B" w:rsidRPr="006B6714" w:rsidRDefault="0020729B" w:rsidP="00555240">
            <w:pPr>
              <w:rPr>
                <w:ins w:id="6795" w:author="PCC" w:date="2026-03-29T21:04:00Z"/>
                <w:rFonts w:ascii="Calibri" w:hAnsi="Calibri" w:cs="Calibri"/>
                <w:color w:val="000000"/>
                <w:sz w:val="20"/>
                <w:szCs w:val="20"/>
                <w:lang w:val="en-NG"/>
              </w:rPr>
            </w:pPr>
            <w:ins w:id="6796" w:author="PCC" w:date="2026-03-29T21:04:00Z">
              <w:r w:rsidRPr="006B6714">
                <w:rPr>
                  <w:rFonts w:ascii="Calibri" w:hAnsi="Calibri" w:cs="Calibri"/>
                  <w:color w:val="000000"/>
                  <w:sz w:val="20"/>
                  <w:szCs w:val="20"/>
                  <w:lang w:val="en-NG"/>
                </w:rPr>
                <w:t>Weighbridge</w:t>
              </w:r>
            </w:ins>
          </w:p>
        </w:tc>
        <w:tc>
          <w:tcPr>
            <w:tcW w:w="185" w:type="pct"/>
            <w:tcBorders>
              <w:top w:val="nil"/>
              <w:left w:val="nil"/>
              <w:bottom w:val="single" w:sz="4" w:space="0" w:color="auto"/>
              <w:right w:val="single" w:sz="4" w:space="0" w:color="auto"/>
            </w:tcBorders>
            <w:noWrap/>
            <w:vAlign w:val="center"/>
            <w:hideMark/>
          </w:tcPr>
          <w:p w14:paraId="3D64D0C7" w14:textId="77777777" w:rsidR="0020729B" w:rsidRPr="006B6714" w:rsidRDefault="0020729B" w:rsidP="00555240">
            <w:pPr>
              <w:jc w:val="center"/>
              <w:rPr>
                <w:ins w:id="6797" w:author="PCC" w:date="2026-03-29T21:04:00Z"/>
                <w:rFonts w:ascii="Calibri" w:hAnsi="Calibri" w:cs="Calibri"/>
                <w:color w:val="000000"/>
                <w:sz w:val="20"/>
                <w:szCs w:val="20"/>
                <w:lang w:val="en-NG"/>
              </w:rPr>
            </w:pPr>
            <w:ins w:id="6798"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5FAA29FF" w14:textId="77777777" w:rsidR="0020729B" w:rsidRPr="006B6714" w:rsidRDefault="0020729B" w:rsidP="00555240">
            <w:pPr>
              <w:rPr>
                <w:ins w:id="6799" w:author="PCC" w:date="2026-03-29T21:04:00Z"/>
                <w:rFonts w:ascii="Calibri" w:hAnsi="Calibri" w:cs="Calibri"/>
                <w:color w:val="000000"/>
                <w:sz w:val="20"/>
                <w:szCs w:val="20"/>
                <w:lang w:val="en-NG"/>
              </w:rPr>
            </w:pPr>
            <w:ins w:id="6800" w:author="PCC" w:date="2026-03-29T21:04:00Z">
              <w:r w:rsidRPr="006B6714">
                <w:rPr>
                  <w:rFonts w:ascii="Calibri" w:hAnsi="Calibri" w:cs="Calibri"/>
                  <w:color w:val="000000"/>
                  <w:sz w:val="20"/>
                  <w:szCs w:val="20"/>
                  <w:lang w:val="en-NG"/>
                </w:rPr>
                <w:t>80T</w:t>
              </w:r>
            </w:ins>
          </w:p>
        </w:tc>
        <w:tc>
          <w:tcPr>
            <w:tcW w:w="409" w:type="pct"/>
            <w:tcBorders>
              <w:top w:val="nil"/>
              <w:left w:val="nil"/>
              <w:bottom w:val="single" w:sz="4" w:space="0" w:color="auto"/>
              <w:right w:val="single" w:sz="4" w:space="0" w:color="auto"/>
            </w:tcBorders>
            <w:vAlign w:val="center"/>
          </w:tcPr>
          <w:p w14:paraId="1E1A1553" w14:textId="77777777" w:rsidR="0020729B" w:rsidRPr="006B6714" w:rsidRDefault="0020729B" w:rsidP="00555240">
            <w:pPr>
              <w:jc w:val="right"/>
              <w:rPr>
                <w:ins w:id="6801"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69B0C407" w14:textId="77777777" w:rsidR="0020729B" w:rsidRPr="006B6714" w:rsidRDefault="0020729B" w:rsidP="00555240">
            <w:pPr>
              <w:jc w:val="center"/>
              <w:rPr>
                <w:ins w:id="6802" w:author="PCC" w:date="2026-03-29T21:04:00Z"/>
                <w:rFonts w:ascii="SimSun" w:hAnsi="SimSun"/>
                <w:color w:val="000000"/>
                <w:sz w:val="20"/>
                <w:szCs w:val="20"/>
                <w:lang w:val="en-NG"/>
              </w:rPr>
            </w:pPr>
            <w:ins w:id="6803"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3D5D2732" w14:textId="77777777" w:rsidR="0020729B" w:rsidRPr="006B6714" w:rsidRDefault="0020729B" w:rsidP="00555240">
            <w:pPr>
              <w:jc w:val="center"/>
              <w:rPr>
                <w:ins w:id="6804" w:author="PCC" w:date="2026-03-29T21:04:00Z"/>
                <w:rFonts w:ascii="Calibri" w:hAnsi="Calibri" w:cs="Calibri"/>
                <w:color w:val="000000"/>
                <w:sz w:val="20"/>
                <w:szCs w:val="20"/>
                <w:lang w:val="en-NG"/>
              </w:rPr>
            </w:pPr>
            <w:ins w:id="680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9B57D29" w14:textId="77777777" w:rsidR="0020729B" w:rsidRPr="006B6714" w:rsidRDefault="0020729B" w:rsidP="00555240">
            <w:pPr>
              <w:jc w:val="center"/>
              <w:rPr>
                <w:ins w:id="6806" w:author="PCC" w:date="2026-03-29T21:04:00Z"/>
                <w:rFonts w:ascii="SimSun" w:hAnsi="SimSun"/>
                <w:color w:val="000000"/>
                <w:sz w:val="20"/>
                <w:szCs w:val="20"/>
                <w:lang w:val="en-NG"/>
              </w:rPr>
            </w:pPr>
            <w:ins w:id="6807"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28F5920" w14:textId="77777777" w:rsidR="0020729B" w:rsidRPr="006B6714" w:rsidRDefault="0020729B" w:rsidP="00555240">
            <w:pPr>
              <w:jc w:val="center"/>
              <w:rPr>
                <w:ins w:id="6808" w:author="PCC" w:date="2026-03-29T21:04:00Z"/>
                <w:rFonts w:ascii="Calibri" w:hAnsi="Calibri" w:cs="Calibri"/>
                <w:color w:val="000000"/>
                <w:sz w:val="20"/>
                <w:szCs w:val="20"/>
                <w:lang w:val="en-NG"/>
              </w:rPr>
            </w:pPr>
            <w:ins w:id="680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05AE230" w14:textId="77777777" w:rsidR="0020729B" w:rsidRPr="006B6714" w:rsidRDefault="0020729B" w:rsidP="00555240">
            <w:pPr>
              <w:jc w:val="center"/>
              <w:rPr>
                <w:ins w:id="6810" w:author="PCC" w:date="2026-03-29T21:04:00Z"/>
                <w:rFonts w:ascii="SimSun" w:hAnsi="SimSun"/>
                <w:color w:val="000000"/>
                <w:sz w:val="20"/>
                <w:szCs w:val="20"/>
                <w:lang w:val="en-NG"/>
              </w:rPr>
            </w:pPr>
            <w:ins w:id="6811"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49A422CE" w14:textId="77777777" w:rsidR="0020729B" w:rsidRPr="006B6714" w:rsidRDefault="0020729B" w:rsidP="00555240">
            <w:pPr>
              <w:jc w:val="center"/>
              <w:rPr>
                <w:ins w:id="6812" w:author="PCC" w:date="2026-03-29T21:04:00Z"/>
                <w:rFonts w:ascii="Calibri" w:hAnsi="Calibri" w:cs="Calibri"/>
                <w:color w:val="000000"/>
                <w:sz w:val="20"/>
                <w:szCs w:val="20"/>
                <w:lang w:val="en-NG"/>
              </w:rPr>
            </w:pPr>
            <w:ins w:id="6813" w:author="PCC" w:date="2026-03-29T21:04:00Z">
              <w:r w:rsidRPr="006B6714">
                <w:rPr>
                  <w:rFonts w:ascii="Calibri" w:hAnsi="Calibri" w:cs="Calibri"/>
                  <w:color w:val="000000"/>
                  <w:sz w:val="20"/>
                  <w:szCs w:val="20"/>
                  <w:lang w:val="en-NG"/>
                </w:rPr>
                <w:t>×</w:t>
              </w:r>
            </w:ins>
          </w:p>
        </w:tc>
      </w:tr>
      <w:tr w:rsidR="0020729B" w:rsidRPr="006B6714" w14:paraId="326087E3" w14:textId="77777777" w:rsidTr="00555240">
        <w:trPr>
          <w:trHeight w:val="672"/>
          <w:ins w:id="6814"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56930E86" w14:textId="77777777" w:rsidR="0020729B" w:rsidRPr="006B6714" w:rsidRDefault="0020729B" w:rsidP="00555240">
            <w:pPr>
              <w:jc w:val="center"/>
              <w:rPr>
                <w:ins w:id="6815" w:author="PCC" w:date="2026-03-29T21:04:00Z"/>
                <w:rFonts w:ascii="Calibri" w:hAnsi="Calibri" w:cs="Calibri"/>
                <w:color w:val="000000"/>
                <w:sz w:val="20"/>
                <w:szCs w:val="20"/>
                <w:lang w:val="en-NG"/>
              </w:rPr>
            </w:pPr>
            <w:ins w:id="6816" w:author="PCC" w:date="2026-03-29T21:04:00Z">
              <w:r w:rsidRPr="006B6714">
                <w:rPr>
                  <w:rFonts w:ascii="Calibri" w:hAnsi="Calibri" w:cs="Calibri"/>
                  <w:color w:val="000000"/>
                  <w:sz w:val="20"/>
                  <w:szCs w:val="20"/>
                  <w:lang w:val="en-NG"/>
                </w:rPr>
                <w:lastRenderedPageBreak/>
                <w:t>34</w:t>
              </w:r>
            </w:ins>
          </w:p>
        </w:tc>
        <w:tc>
          <w:tcPr>
            <w:tcW w:w="555" w:type="pct"/>
            <w:vMerge w:val="restart"/>
            <w:tcBorders>
              <w:top w:val="single" w:sz="4" w:space="0" w:color="auto"/>
              <w:left w:val="single" w:sz="4" w:space="0" w:color="auto"/>
              <w:bottom w:val="single" w:sz="4" w:space="0" w:color="auto"/>
              <w:right w:val="single" w:sz="4" w:space="0" w:color="auto"/>
            </w:tcBorders>
            <w:vAlign w:val="center"/>
            <w:hideMark/>
          </w:tcPr>
          <w:p w14:paraId="62A113BA" w14:textId="77777777" w:rsidR="0020729B" w:rsidRPr="006B6714" w:rsidRDefault="0020729B" w:rsidP="00555240">
            <w:pPr>
              <w:jc w:val="center"/>
              <w:rPr>
                <w:ins w:id="6817" w:author="PCC" w:date="2026-03-29T21:04:00Z"/>
                <w:rFonts w:ascii="Calibri" w:hAnsi="Calibri" w:cs="Calibri"/>
                <w:b/>
                <w:bCs/>
                <w:color w:val="000000"/>
                <w:sz w:val="20"/>
                <w:szCs w:val="20"/>
                <w:lang w:val="en-NG"/>
              </w:rPr>
            </w:pPr>
            <w:ins w:id="6818" w:author="PCC" w:date="2026-03-29T21:04:00Z">
              <w:r w:rsidRPr="006B6714">
                <w:rPr>
                  <w:rFonts w:ascii="Calibri" w:hAnsi="Calibri" w:cs="Calibri"/>
                  <w:b/>
                  <w:bCs/>
                  <w:color w:val="000000"/>
                  <w:sz w:val="20"/>
                  <w:szCs w:val="20"/>
                  <w:lang w:val="en-NG"/>
                </w:rPr>
                <w:t>Civil</w:t>
              </w:r>
            </w:ins>
          </w:p>
        </w:tc>
        <w:tc>
          <w:tcPr>
            <w:tcW w:w="973" w:type="pct"/>
            <w:tcBorders>
              <w:top w:val="nil"/>
              <w:left w:val="nil"/>
              <w:bottom w:val="single" w:sz="4" w:space="0" w:color="auto"/>
              <w:right w:val="single" w:sz="4" w:space="0" w:color="auto"/>
            </w:tcBorders>
            <w:noWrap/>
            <w:vAlign w:val="center"/>
            <w:hideMark/>
          </w:tcPr>
          <w:p w14:paraId="587EB9BC" w14:textId="77777777" w:rsidR="0020729B" w:rsidRPr="006B6714" w:rsidRDefault="0020729B" w:rsidP="00555240">
            <w:pPr>
              <w:rPr>
                <w:ins w:id="6819" w:author="PCC" w:date="2026-03-29T21:04:00Z"/>
                <w:rFonts w:ascii="Calibri" w:hAnsi="Calibri" w:cs="Calibri"/>
                <w:color w:val="000000"/>
                <w:sz w:val="20"/>
                <w:szCs w:val="20"/>
                <w:lang w:val="en-NG"/>
              </w:rPr>
            </w:pPr>
            <w:ins w:id="6820" w:author="PCC" w:date="2026-03-29T21:04:00Z">
              <w:r w:rsidRPr="006B6714">
                <w:rPr>
                  <w:rFonts w:ascii="Calibri" w:hAnsi="Calibri" w:cs="Calibri"/>
                  <w:color w:val="000000"/>
                  <w:sz w:val="20"/>
                  <w:szCs w:val="20"/>
                  <w:lang w:val="en-NG"/>
                </w:rPr>
                <w:t>Process equipment area</w:t>
              </w:r>
            </w:ins>
          </w:p>
        </w:tc>
        <w:tc>
          <w:tcPr>
            <w:tcW w:w="185" w:type="pct"/>
            <w:tcBorders>
              <w:top w:val="nil"/>
              <w:left w:val="nil"/>
              <w:bottom w:val="single" w:sz="4" w:space="0" w:color="auto"/>
              <w:right w:val="single" w:sz="4" w:space="0" w:color="auto"/>
            </w:tcBorders>
            <w:noWrap/>
            <w:vAlign w:val="center"/>
            <w:hideMark/>
          </w:tcPr>
          <w:p w14:paraId="10A8421C" w14:textId="77777777" w:rsidR="0020729B" w:rsidRPr="006B6714" w:rsidRDefault="0020729B" w:rsidP="00555240">
            <w:pPr>
              <w:jc w:val="center"/>
              <w:rPr>
                <w:ins w:id="6821" w:author="PCC" w:date="2026-03-29T21:04:00Z"/>
                <w:rFonts w:ascii="Calibri" w:hAnsi="Calibri" w:cs="Calibri"/>
                <w:color w:val="000000"/>
                <w:sz w:val="20"/>
                <w:szCs w:val="20"/>
                <w:lang w:val="en-NG"/>
              </w:rPr>
            </w:pPr>
            <w:ins w:id="6822"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1FCD35D" w14:textId="77777777" w:rsidR="0020729B" w:rsidRPr="006B6714" w:rsidRDefault="0020729B" w:rsidP="00555240">
            <w:pPr>
              <w:rPr>
                <w:ins w:id="6823" w:author="PCC" w:date="2026-03-29T21:04:00Z"/>
                <w:rFonts w:ascii="Calibri" w:hAnsi="Calibri" w:cs="Calibri"/>
                <w:color w:val="000000"/>
                <w:sz w:val="20"/>
                <w:szCs w:val="20"/>
                <w:lang w:val="en-NG"/>
              </w:rPr>
            </w:pPr>
            <w:ins w:id="6824" w:author="PCC" w:date="2026-03-29T21:04:00Z">
              <w:r w:rsidRPr="006B6714">
                <w:rPr>
                  <w:rFonts w:ascii="Calibri" w:hAnsi="Calibri" w:cs="Calibri"/>
                  <w:color w:val="000000"/>
                  <w:sz w:val="20"/>
                  <w:szCs w:val="20"/>
                  <w:lang w:val="en-NG"/>
                </w:rPr>
                <w:t>The road leading to the LNG loading zone shall be a simple unpaved road instead of a concrete road.</w:t>
              </w:r>
            </w:ins>
          </w:p>
        </w:tc>
        <w:tc>
          <w:tcPr>
            <w:tcW w:w="409" w:type="pct"/>
            <w:tcBorders>
              <w:top w:val="nil"/>
              <w:left w:val="nil"/>
              <w:bottom w:val="single" w:sz="4" w:space="0" w:color="auto"/>
              <w:right w:val="single" w:sz="4" w:space="0" w:color="auto"/>
            </w:tcBorders>
            <w:vAlign w:val="center"/>
          </w:tcPr>
          <w:p w14:paraId="7B454A2F" w14:textId="77777777" w:rsidR="0020729B" w:rsidRPr="006B6714" w:rsidRDefault="0020729B" w:rsidP="00555240">
            <w:pPr>
              <w:jc w:val="right"/>
              <w:rPr>
                <w:ins w:id="6825"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C3BDE24" w14:textId="77777777" w:rsidR="0020729B" w:rsidRPr="006B6714" w:rsidRDefault="0020729B" w:rsidP="00555240">
            <w:pPr>
              <w:jc w:val="center"/>
              <w:rPr>
                <w:ins w:id="6826" w:author="PCC" w:date="2026-03-29T21:04:00Z"/>
                <w:rFonts w:ascii="SimSun" w:hAnsi="SimSun"/>
                <w:color w:val="000000"/>
                <w:sz w:val="20"/>
                <w:szCs w:val="20"/>
                <w:lang w:val="en-NG"/>
              </w:rPr>
            </w:pPr>
            <w:ins w:id="6827"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0FC5E8AB" w14:textId="77777777" w:rsidR="0020729B" w:rsidRPr="006B6714" w:rsidRDefault="0020729B" w:rsidP="00555240">
            <w:pPr>
              <w:jc w:val="center"/>
              <w:rPr>
                <w:ins w:id="6828" w:author="PCC" w:date="2026-03-29T21:04:00Z"/>
                <w:rFonts w:ascii="Calibri" w:hAnsi="Calibri" w:cs="Calibri"/>
                <w:color w:val="000000"/>
                <w:sz w:val="20"/>
                <w:szCs w:val="20"/>
                <w:lang w:val="en-NG"/>
              </w:rPr>
            </w:pPr>
            <w:ins w:id="682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67B9694" w14:textId="77777777" w:rsidR="0020729B" w:rsidRPr="006B6714" w:rsidRDefault="0020729B" w:rsidP="00555240">
            <w:pPr>
              <w:jc w:val="center"/>
              <w:rPr>
                <w:ins w:id="6830" w:author="PCC" w:date="2026-03-29T21:04:00Z"/>
                <w:rFonts w:ascii="SimSun" w:hAnsi="SimSun"/>
                <w:color w:val="000000"/>
                <w:sz w:val="20"/>
                <w:szCs w:val="20"/>
                <w:lang w:val="en-NG"/>
              </w:rPr>
            </w:pPr>
            <w:ins w:id="6831"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3E4C76EB" w14:textId="77777777" w:rsidR="0020729B" w:rsidRPr="006B6714" w:rsidRDefault="0020729B" w:rsidP="00555240">
            <w:pPr>
              <w:jc w:val="center"/>
              <w:rPr>
                <w:ins w:id="6832" w:author="PCC" w:date="2026-03-29T21:04:00Z"/>
                <w:rFonts w:ascii="Calibri" w:hAnsi="Calibri" w:cs="Calibri"/>
                <w:color w:val="000000"/>
                <w:sz w:val="20"/>
                <w:szCs w:val="20"/>
                <w:lang w:val="en-NG"/>
              </w:rPr>
            </w:pPr>
            <w:ins w:id="683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167AF655" w14:textId="77777777" w:rsidR="0020729B" w:rsidRPr="006B6714" w:rsidRDefault="0020729B" w:rsidP="00555240">
            <w:pPr>
              <w:jc w:val="center"/>
              <w:rPr>
                <w:ins w:id="6834" w:author="PCC" w:date="2026-03-29T21:04:00Z"/>
                <w:rFonts w:ascii="SimSun" w:hAnsi="SimSun"/>
                <w:color w:val="000000"/>
                <w:sz w:val="20"/>
                <w:szCs w:val="20"/>
                <w:lang w:val="en-NG"/>
              </w:rPr>
            </w:pPr>
            <w:ins w:id="6835"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648D002" w14:textId="77777777" w:rsidR="0020729B" w:rsidRPr="006B6714" w:rsidRDefault="0020729B" w:rsidP="00555240">
            <w:pPr>
              <w:jc w:val="center"/>
              <w:rPr>
                <w:ins w:id="6836" w:author="PCC" w:date="2026-03-29T21:04:00Z"/>
                <w:rFonts w:ascii="Calibri" w:hAnsi="Calibri" w:cs="Calibri"/>
                <w:color w:val="000000"/>
                <w:sz w:val="20"/>
                <w:szCs w:val="20"/>
                <w:lang w:val="en-NG"/>
              </w:rPr>
            </w:pPr>
            <w:ins w:id="6837" w:author="PCC" w:date="2026-03-29T21:04:00Z">
              <w:r w:rsidRPr="006B6714">
                <w:rPr>
                  <w:rFonts w:ascii="Calibri" w:hAnsi="Calibri" w:cs="Calibri"/>
                  <w:color w:val="000000"/>
                  <w:sz w:val="20"/>
                  <w:szCs w:val="20"/>
                  <w:lang w:val="en-NG"/>
                </w:rPr>
                <w:t>×</w:t>
              </w:r>
            </w:ins>
          </w:p>
        </w:tc>
      </w:tr>
      <w:tr w:rsidR="0020729B" w:rsidRPr="006B6714" w14:paraId="2E0893A6" w14:textId="77777777" w:rsidTr="00555240">
        <w:trPr>
          <w:trHeight w:val="1008"/>
          <w:ins w:id="6838"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3C49DAEB" w14:textId="77777777" w:rsidR="0020729B" w:rsidRPr="006B6714" w:rsidRDefault="0020729B" w:rsidP="00555240">
            <w:pPr>
              <w:jc w:val="center"/>
              <w:rPr>
                <w:ins w:id="6839" w:author="PCC" w:date="2026-03-29T21:04:00Z"/>
                <w:rFonts w:ascii="Calibri" w:hAnsi="Calibri" w:cs="Calibri"/>
                <w:color w:val="000000"/>
                <w:sz w:val="20"/>
                <w:szCs w:val="20"/>
                <w:lang w:val="en-NG"/>
              </w:rPr>
            </w:pPr>
            <w:ins w:id="6840" w:author="PCC" w:date="2026-03-29T21:04:00Z">
              <w:r w:rsidRPr="006B6714">
                <w:rPr>
                  <w:rFonts w:ascii="Calibri" w:hAnsi="Calibri" w:cs="Calibri"/>
                  <w:color w:val="000000"/>
                  <w:sz w:val="20"/>
                  <w:szCs w:val="20"/>
                  <w:lang w:val="en-NG"/>
                </w:rPr>
                <w:t>35</w:t>
              </w:r>
            </w:ins>
          </w:p>
        </w:tc>
        <w:tc>
          <w:tcPr>
            <w:tcW w:w="555" w:type="pct"/>
            <w:vMerge/>
            <w:tcBorders>
              <w:top w:val="single" w:sz="4" w:space="0" w:color="auto"/>
              <w:left w:val="single" w:sz="4" w:space="0" w:color="auto"/>
              <w:bottom w:val="single" w:sz="4" w:space="0" w:color="auto"/>
              <w:right w:val="single" w:sz="4" w:space="0" w:color="auto"/>
            </w:tcBorders>
            <w:vAlign w:val="center"/>
            <w:hideMark/>
          </w:tcPr>
          <w:p w14:paraId="78603FD6" w14:textId="77777777" w:rsidR="0020729B" w:rsidRPr="006B6714" w:rsidRDefault="0020729B" w:rsidP="00555240">
            <w:pPr>
              <w:rPr>
                <w:ins w:id="6841"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F7DE61C" w14:textId="77777777" w:rsidR="0020729B" w:rsidRPr="006B6714" w:rsidRDefault="0020729B" w:rsidP="00555240">
            <w:pPr>
              <w:rPr>
                <w:ins w:id="6842" w:author="PCC" w:date="2026-03-29T21:04:00Z"/>
                <w:rFonts w:ascii="Calibri" w:hAnsi="Calibri" w:cs="Calibri"/>
                <w:color w:val="000000"/>
                <w:sz w:val="20"/>
                <w:szCs w:val="20"/>
                <w:lang w:val="en-NG"/>
              </w:rPr>
            </w:pPr>
            <w:ins w:id="6843" w:author="PCC" w:date="2026-03-29T21:04:00Z">
              <w:r w:rsidRPr="006B6714">
                <w:rPr>
                  <w:rFonts w:ascii="Calibri" w:hAnsi="Calibri" w:cs="Calibri"/>
                  <w:color w:val="000000"/>
                  <w:sz w:val="20"/>
                  <w:szCs w:val="20"/>
                  <w:lang w:val="en-NG"/>
                </w:rPr>
                <w:t>Office and living areas</w:t>
              </w:r>
            </w:ins>
          </w:p>
        </w:tc>
        <w:tc>
          <w:tcPr>
            <w:tcW w:w="185" w:type="pct"/>
            <w:tcBorders>
              <w:top w:val="nil"/>
              <w:left w:val="nil"/>
              <w:bottom w:val="single" w:sz="4" w:space="0" w:color="auto"/>
              <w:right w:val="single" w:sz="4" w:space="0" w:color="auto"/>
            </w:tcBorders>
            <w:noWrap/>
            <w:vAlign w:val="center"/>
            <w:hideMark/>
          </w:tcPr>
          <w:p w14:paraId="3BF19345" w14:textId="77777777" w:rsidR="0020729B" w:rsidRPr="006B6714" w:rsidRDefault="0020729B" w:rsidP="00555240">
            <w:pPr>
              <w:jc w:val="center"/>
              <w:rPr>
                <w:ins w:id="6844" w:author="PCC" w:date="2026-03-29T21:04:00Z"/>
                <w:rFonts w:ascii="Calibri" w:hAnsi="Calibri" w:cs="Calibri"/>
                <w:color w:val="000000"/>
                <w:sz w:val="20"/>
                <w:szCs w:val="20"/>
                <w:lang w:val="en-NG"/>
              </w:rPr>
            </w:pPr>
            <w:ins w:id="6845"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3DAB8267" w14:textId="77777777" w:rsidR="0020729B" w:rsidRPr="006B6714" w:rsidRDefault="0020729B" w:rsidP="00555240">
            <w:pPr>
              <w:rPr>
                <w:ins w:id="6846" w:author="PCC" w:date="2026-03-29T21:04:00Z"/>
                <w:rFonts w:ascii="Calibri" w:hAnsi="Calibri" w:cs="Calibri"/>
                <w:color w:val="000000"/>
                <w:sz w:val="20"/>
                <w:szCs w:val="20"/>
                <w:lang w:val="en-NG"/>
              </w:rPr>
            </w:pPr>
            <w:ins w:id="6847" w:author="PCC" w:date="2026-03-29T21:04:00Z">
              <w:r w:rsidRPr="006B6714">
                <w:rPr>
                  <w:rFonts w:ascii="Calibri" w:hAnsi="Calibri" w:cs="Calibri"/>
                  <w:color w:val="000000"/>
                  <w:sz w:val="20"/>
                  <w:szCs w:val="20"/>
                  <w:lang w:val="en-NG"/>
                </w:rPr>
                <w:t xml:space="preserve">PCC is responsible for the design and construction of the </w:t>
              </w:r>
              <w:proofErr w:type="gramStart"/>
              <w:r w:rsidRPr="006B6714">
                <w:rPr>
                  <w:rFonts w:ascii="Calibri" w:hAnsi="Calibri" w:cs="Calibri"/>
                  <w:color w:val="000000"/>
                  <w:sz w:val="20"/>
                  <w:szCs w:val="20"/>
                  <w:lang w:val="en-NG"/>
                </w:rPr>
                <w:t>office(</w:t>
              </w:r>
              <w:proofErr w:type="gramEnd"/>
              <w:r w:rsidRPr="006B6714">
                <w:rPr>
                  <w:rFonts w:ascii="Calibri" w:hAnsi="Calibri" w:cs="Calibri"/>
                  <w:color w:val="000000"/>
                  <w:sz w:val="20"/>
                  <w:szCs w:val="20"/>
                  <w:lang w:val="en-NG"/>
                </w:rPr>
                <w:t>less than 300</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 dormitory(less than 600</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 and security room(less than 100</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 no power grid)</w:t>
              </w:r>
            </w:ins>
          </w:p>
        </w:tc>
        <w:tc>
          <w:tcPr>
            <w:tcW w:w="409" w:type="pct"/>
            <w:tcBorders>
              <w:top w:val="nil"/>
              <w:left w:val="nil"/>
              <w:bottom w:val="single" w:sz="4" w:space="0" w:color="auto"/>
              <w:right w:val="single" w:sz="4" w:space="0" w:color="auto"/>
            </w:tcBorders>
            <w:vAlign w:val="center"/>
          </w:tcPr>
          <w:p w14:paraId="77B67611" w14:textId="77777777" w:rsidR="0020729B" w:rsidRPr="006B6714" w:rsidRDefault="0020729B" w:rsidP="00555240">
            <w:pPr>
              <w:jc w:val="right"/>
              <w:rPr>
                <w:ins w:id="6848"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DDC6369" w14:textId="77777777" w:rsidR="0020729B" w:rsidRPr="006B6714" w:rsidRDefault="0020729B" w:rsidP="00555240">
            <w:pPr>
              <w:jc w:val="center"/>
              <w:rPr>
                <w:ins w:id="6849" w:author="PCC" w:date="2026-03-29T21:04:00Z"/>
                <w:rFonts w:ascii="SimSun" w:hAnsi="SimSun"/>
                <w:color w:val="000000"/>
                <w:sz w:val="20"/>
                <w:szCs w:val="20"/>
                <w:lang w:val="en-NG"/>
              </w:rPr>
            </w:pPr>
            <w:ins w:id="6850"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7ADE8916" w14:textId="77777777" w:rsidR="0020729B" w:rsidRPr="006B6714" w:rsidRDefault="0020729B" w:rsidP="00555240">
            <w:pPr>
              <w:jc w:val="center"/>
              <w:rPr>
                <w:ins w:id="6851" w:author="PCC" w:date="2026-03-29T21:04:00Z"/>
                <w:rFonts w:ascii="Calibri" w:hAnsi="Calibri" w:cs="Calibri"/>
                <w:color w:val="000000"/>
                <w:sz w:val="20"/>
                <w:szCs w:val="20"/>
                <w:lang w:val="en-NG"/>
              </w:rPr>
            </w:pPr>
            <w:ins w:id="685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63DF7F2" w14:textId="77777777" w:rsidR="0020729B" w:rsidRPr="006B6714" w:rsidRDefault="0020729B" w:rsidP="00555240">
            <w:pPr>
              <w:jc w:val="center"/>
              <w:rPr>
                <w:ins w:id="6853" w:author="PCC" w:date="2026-03-29T21:04:00Z"/>
                <w:rFonts w:ascii="SimSun" w:hAnsi="SimSun"/>
                <w:color w:val="000000"/>
                <w:sz w:val="20"/>
                <w:szCs w:val="20"/>
                <w:lang w:val="en-NG"/>
              </w:rPr>
            </w:pPr>
            <w:ins w:id="6854"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525DC891" w14:textId="77777777" w:rsidR="0020729B" w:rsidRPr="006B6714" w:rsidRDefault="0020729B" w:rsidP="00555240">
            <w:pPr>
              <w:jc w:val="center"/>
              <w:rPr>
                <w:ins w:id="6855" w:author="PCC" w:date="2026-03-29T21:04:00Z"/>
                <w:rFonts w:ascii="Calibri" w:hAnsi="Calibri" w:cs="Calibri"/>
                <w:color w:val="000000"/>
                <w:sz w:val="20"/>
                <w:szCs w:val="20"/>
                <w:lang w:val="en-NG"/>
              </w:rPr>
            </w:pPr>
            <w:ins w:id="685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2E451B7" w14:textId="77777777" w:rsidR="0020729B" w:rsidRPr="006B6714" w:rsidRDefault="0020729B" w:rsidP="00555240">
            <w:pPr>
              <w:jc w:val="center"/>
              <w:rPr>
                <w:ins w:id="6857" w:author="PCC" w:date="2026-03-29T21:04:00Z"/>
                <w:rFonts w:ascii="SimSun" w:hAnsi="SimSun"/>
                <w:color w:val="000000"/>
                <w:sz w:val="20"/>
                <w:szCs w:val="20"/>
                <w:lang w:val="en-NG"/>
              </w:rPr>
            </w:pPr>
            <w:ins w:id="6858"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3C1FE107" w14:textId="77777777" w:rsidR="0020729B" w:rsidRPr="006B6714" w:rsidRDefault="0020729B" w:rsidP="00555240">
            <w:pPr>
              <w:jc w:val="center"/>
              <w:rPr>
                <w:ins w:id="6859" w:author="PCC" w:date="2026-03-29T21:04:00Z"/>
                <w:rFonts w:ascii="Calibri" w:hAnsi="Calibri" w:cs="Calibri"/>
                <w:color w:val="000000"/>
                <w:sz w:val="20"/>
                <w:szCs w:val="20"/>
                <w:lang w:val="en-NG"/>
              </w:rPr>
            </w:pPr>
            <w:ins w:id="6860" w:author="PCC" w:date="2026-03-29T21:04:00Z">
              <w:r w:rsidRPr="006B6714">
                <w:rPr>
                  <w:rFonts w:ascii="Calibri" w:hAnsi="Calibri" w:cs="Calibri"/>
                  <w:color w:val="000000"/>
                  <w:sz w:val="20"/>
                  <w:szCs w:val="20"/>
                  <w:lang w:val="en-NG"/>
                </w:rPr>
                <w:t>×</w:t>
              </w:r>
            </w:ins>
          </w:p>
        </w:tc>
      </w:tr>
      <w:tr w:rsidR="0020729B" w:rsidRPr="006B6714" w14:paraId="0AEDF4D1" w14:textId="77777777" w:rsidTr="00555240">
        <w:trPr>
          <w:trHeight w:val="911"/>
          <w:ins w:id="6861"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1A15136F" w14:textId="77777777" w:rsidR="0020729B" w:rsidRPr="006B6714" w:rsidRDefault="0020729B" w:rsidP="00555240">
            <w:pPr>
              <w:jc w:val="center"/>
              <w:rPr>
                <w:ins w:id="6862" w:author="PCC" w:date="2026-03-29T21:04:00Z"/>
                <w:rFonts w:ascii="Calibri" w:hAnsi="Calibri" w:cs="Calibri"/>
                <w:color w:val="000000"/>
                <w:sz w:val="20"/>
                <w:szCs w:val="20"/>
                <w:lang w:val="en-NG"/>
              </w:rPr>
            </w:pPr>
            <w:ins w:id="6863" w:author="PCC" w:date="2026-03-29T21:04:00Z">
              <w:r w:rsidRPr="006B6714">
                <w:rPr>
                  <w:rFonts w:ascii="Calibri" w:hAnsi="Calibri" w:cs="Calibri"/>
                  <w:color w:val="000000"/>
                  <w:sz w:val="20"/>
                  <w:szCs w:val="20"/>
                  <w:lang w:val="en-NG"/>
                </w:rPr>
                <w:t>36</w:t>
              </w:r>
            </w:ins>
          </w:p>
        </w:tc>
        <w:tc>
          <w:tcPr>
            <w:tcW w:w="555" w:type="pct"/>
            <w:vMerge/>
            <w:tcBorders>
              <w:top w:val="single" w:sz="4" w:space="0" w:color="auto"/>
              <w:left w:val="single" w:sz="4" w:space="0" w:color="auto"/>
              <w:bottom w:val="single" w:sz="4" w:space="0" w:color="auto"/>
              <w:right w:val="single" w:sz="4" w:space="0" w:color="auto"/>
            </w:tcBorders>
            <w:vAlign w:val="center"/>
            <w:hideMark/>
          </w:tcPr>
          <w:p w14:paraId="359751C8" w14:textId="77777777" w:rsidR="0020729B" w:rsidRPr="006B6714" w:rsidRDefault="0020729B" w:rsidP="00555240">
            <w:pPr>
              <w:rPr>
                <w:ins w:id="6864"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92931F0" w14:textId="77777777" w:rsidR="0020729B" w:rsidRPr="006B6714" w:rsidRDefault="0020729B" w:rsidP="00555240">
            <w:pPr>
              <w:rPr>
                <w:ins w:id="6865" w:author="PCC" w:date="2026-03-29T21:04:00Z"/>
                <w:rFonts w:ascii="Calibri" w:hAnsi="Calibri" w:cs="Calibri"/>
                <w:color w:val="000000"/>
                <w:sz w:val="20"/>
                <w:szCs w:val="20"/>
                <w:lang w:val="en-NG"/>
              </w:rPr>
            </w:pPr>
            <w:ins w:id="6866" w:author="PCC" w:date="2026-03-29T21:04:00Z">
              <w:r w:rsidRPr="006B6714">
                <w:rPr>
                  <w:rFonts w:ascii="Calibri" w:hAnsi="Calibri" w:cs="Calibri"/>
                  <w:color w:val="000000"/>
                  <w:sz w:val="20"/>
                  <w:szCs w:val="20"/>
                  <w:lang w:val="en-NG"/>
                </w:rPr>
                <w:t>others</w:t>
              </w:r>
            </w:ins>
          </w:p>
        </w:tc>
        <w:tc>
          <w:tcPr>
            <w:tcW w:w="185" w:type="pct"/>
            <w:tcBorders>
              <w:top w:val="nil"/>
              <w:left w:val="nil"/>
              <w:bottom w:val="single" w:sz="4" w:space="0" w:color="auto"/>
              <w:right w:val="single" w:sz="4" w:space="0" w:color="auto"/>
            </w:tcBorders>
            <w:noWrap/>
            <w:vAlign w:val="center"/>
            <w:hideMark/>
          </w:tcPr>
          <w:p w14:paraId="0C6D7438" w14:textId="77777777" w:rsidR="0020729B" w:rsidRPr="006B6714" w:rsidRDefault="0020729B" w:rsidP="00555240">
            <w:pPr>
              <w:jc w:val="center"/>
              <w:rPr>
                <w:ins w:id="6867" w:author="PCC" w:date="2026-03-29T21:04:00Z"/>
                <w:rFonts w:ascii="Calibri" w:hAnsi="Calibri" w:cs="Calibri"/>
                <w:color w:val="000000"/>
                <w:sz w:val="20"/>
                <w:szCs w:val="20"/>
                <w:lang w:val="en-NG"/>
              </w:rPr>
            </w:pPr>
            <w:ins w:id="6868"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5E104C61" w14:textId="77777777" w:rsidR="0020729B" w:rsidRPr="006B6714" w:rsidRDefault="0020729B" w:rsidP="00555240">
            <w:pPr>
              <w:rPr>
                <w:ins w:id="6869" w:author="PCC" w:date="2026-03-29T21:04:00Z"/>
                <w:rFonts w:ascii="Calibri" w:hAnsi="Calibri" w:cs="Calibri"/>
                <w:color w:val="000000"/>
                <w:sz w:val="20"/>
                <w:szCs w:val="20"/>
                <w:lang w:val="en-NG"/>
              </w:rPr>
            </w:pPr>
            <w:ins w:id="6870" w:author="PCC" w:date="2026-03-29T21:04:00Z">
              <w:r w:rsidRPr="006B6714">
                <w:rPr>
                  <w:rFonts w:ascii="Calibri" w:hAnsi="Calibri" w:cs="Calibri"/>
                  <w:color w:val="000000"/>
                  <w:sz w:val="20"/>
                  <w:szCs w:val="20"/>
                  <w:lang w:val="en-NG"/>
                </w:rPr>
                <w:t xml:space="preserve">Site clearance, fencing, </w:t>
              </w:r>
              <w:proofErr w:type="spellStart"/>
              <w:r w:rsidRPr="006B6714">
                <w:rPr>
                  <w:rFonts w:ascii="Calibri" w:hAnsi="Calibri" w:cs="Calibri"/>
                  <w:color w:val="000000"/>
                  <w:sz w:val="20"/>
                  <w:szCs w:val="20"/>
                  <w:lang w:val="en-NG"/>
                </w:rPr>
                <w:t>sandfilling</w:t>
              </w:r>
              <w:proofErr w:type="spellEnd"/>
              <w:r w:rsidRPr="006B6714">
                <w:rPr>
                  <w:rFonts w:ascii="Calibri" w:hAnsi="Calibri" w:cs="Calibri"/>
                  <w:color w:val="000000"/>
                  <w:sz w:val="20"/>
                  <w:szCs w:val="20"/>
                  <w:lang w:val="en-NG"/>
                </w:rPr>
                <w:t>, piling, geotechnical survey, Water quality report are to be handled by the owner</w:t>
              </w:r>
            </w:ins>
          </w:p>
        </w:tc>
        <w:tc>
          <w:tcPr>
            <w:tcW w:w="409" w:type="pct"/>
            <w:tcBorders>
              <w:top w:val="nil"/>
              <w:left w:val="nil"/>
              <w:bottom w:val="single" w:sz="4" w:space="0" w:color="auto"/>
              <w:right w:val="single" w:sz="4" w:space="0" w:color="auto"/>
            </w:tcBorders>
            <w:vAlign w:val="center"/>
          </w:tcPr>
          <w:p w14:paraId="324EFC62" w14:textId="77777777" w:rsidR="0020729B" w:rsidRPr="006B6714" w:rsidRDefault="0020729B" w:rsidP="00555240">
            <w:pPr>
              <w:jc w:val="right"/>
              <w:rPr>
                <w:ins w:id="6871"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B34F899" w14:textId="77777777" w:rsidR="0020729B" w:rsidRPr="006B6714" w:rsidRDefault="0020729B" w:rsidP="00555240">
            <w:pPr>
              <w:jc w:val="center"/>
              <w:rPr>
                <w:ins w:id="6872" w:author="PCC" w:date="2026-03-29T21:04:00Z"/>
                <w:rFonts w:ascii="Calibri" w:hAnsi="Calibri" w:cs="Calibri"/>
                <w:color w:val="000000"/>
                <w:sz w:val="20"/>
                <w:szCs w:val="20"/>
                <w:lang w:val="en-NG"/>
              </w:rPr>
            </w:pPr>
            <w:ins w:id="6873" w:author="PCC" w:date="2026-03-29T21:04:00Z">
              <w:r w:rsidRPr="006B6714">
                <w:rPr>
                  <w:rFonts w:ascii="Calibri" w:hAnsi="Calibri" w:cs="Calibri"/>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5A31B383" w14:textId="77777777" w:rsidR="0020729B" w:rsidRPr="006B6714" w:rsidRDefault="0020729B" w:rsidP="00555240">
            <w:pPr>
              <w:jc w:val="center"/>
              <w:rPr>
                <w:ins w:id="6874" w:author="PCC" w:date="2026-03-29T21:04:00Z"/>
                <w:rFonts w:ascii="SimSun" w:hAnsi="SimSun"/>
                <w:color w:val="000000"/>
                <w:sz w:val="20"/>
                <w:szCs w:val="20"/>
                <w:lang w:val="en-NG"/>
              </w:rPr>
            </w:pPr>
            <w:ins w:id="6875"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FC08FB1" w14:textId="77777777" w:rsidR="0020729B" w:rsidRPr="006B6714" w:rsidRDefault="0020729B" w:rsidP="00555240">
            <w:pPr>
              <w:jc w:val="center"/>
              <w:rPr>
                <w:ins w:id="6876" w:author="PCC" w:date="2026-03-29T21:04:00Z"/>
                <w:rFonts w:ascii="Calibri" w:hAnsi="Calibri" w:cs="Calibri"/>
                <w:color w:val="000000"/>
                <w:sz w:val="20"/>
                <w:szCs w:val="20"/>
                <w:lang w:val="en-NG"/>
              </w:rPr>
            </w:pPr>
            <w:ins w:id="6877" w:author="PCC" w:date="2026-03-29T21:04:00Z">
              <w:r w:rsidRPr="006B6714">
                <w:rPr>
                  <w:rFonts w:ascii="Calibri" w:hAnsi="Calibri" w:cs="Calibri"/>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595550BE" w14:textId="77777777" w:rsidR="0020729B" w:rsidRPr="006B6714" w:rsidRDefault="0020729B" w:rsidP="00555240">
            <w:pPr>
              <w:jc w:val="center"/>
              <w:rPr>
                <w:ins w:id="6878" w:author="PCC" w:date="2026-03-29T21:04:00Z"/>
                <w:rFonts w:ascii="SimSun" w:hAnsi="SimSun"/>
                <w:color w:val="000000"/>
                <w:sz w:val="20"/>
                <w:szCs w:val="20"/>
                <w:lang w:val="en-NG"/>
              </w:rPr>
            </w:pPr>
            <w:ins w:id="6879"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90761E4" w14:textId="77777777" w:rsidR="0020729B" w:rsidRPr="006B6714" w:rsidRDefault="0020729B" w:rsidP="00555240">
            <w:pPr>
              <w:jc w:val="center"/>
              <w:rPr>
                <w:ins w:id="6880" w:author="PCC" w:date="2026-03-29T21:04:00Z"/>
                <w:rFonts w:ascii="Calibri" w:hAnsi="Calibri" w:cs="Calibri"/>
                <w:color w:val="000000"/>
                <w:sz w:val="20"/>
                <w:szCs w:val="20"/>
                <w:lang w:val="en-NG"/>
              </w:rPr>
            </w:pPr>
            <w:ins w:id="6881" w:author="PCC" w:date="2026-03-29T21:04:00Z">
              <w:r w:rsidRPr="006B6714">
                <w:rPr>
                  <w:rFonts w:ascii="Calibri" w:hAnsi="Calibri" w:cs="Calibri"/>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6B432BA3" w14:textId="77777777" w:rsidR="0020729B" w:rsidRPr="006B6714" w:rsidRDefault="0020729B" w:rsidP="00555240">
            <w:pPr>
              <w:jc w:val="center"/>
              <w:rPr>
                <w:ins w:id="6882" w:author="PCC" w:date="2026-03-29T21:04:00Z"/>
                <w:rFonts w:ascii="SimSun" w:hAnsi="SimSun"/>
                <w:color w:val="000000"/>
                <w:sz w:val="20"/>
                <w:szCs w:val="20"/>
                <w:lang w:val="en-NG"/>
              </w:rPr>
            </w:pPr>
            <w:ins w:id="6883" w:author="PCC" w:date="2026-03-29T21:04:00Z">
              <w:r w:rsidRPr="006B6714">
                <w:rPr>
                  <w:rFonts w:ascii="MS Gothic" w:eastAsia="MS Gothic" w:hAnsi="MS Gothic" w:cs="MS Gothic" w:hint="eastAsia"/>
                  <w:color w:val="000000"/>
                  <w:sz w:val="20"/>
                  <w:szCs w:val="20"/>
                  <w:lang w:val="en-NG"/>
                </w:rPr>
                <w:t>✓</w:t>
              </w:r>
            </w:ins>
          </w:p>
        </w:tc>
      </w:tr>
      <w:tr w:rsidR="0020729B" w:rsidRPr="006B6714" w14:paraId="6771EA98" w14:textId="77777777" w:rsidTr="00555240">
        <w:trPr>
          <w:trHeight w:val="672"/>
          <w:ins w:id="6884"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65D5BF47" w14:textId="77777777" w:rsidR="0020729B" w:rsidRPr="006B6714" w:rsidRDefault="0020729B" w:rsidP="00555240">
            <w:pPr>
              <w:jc w:val="center"/>
              <w:rPr>
                <w:ins w:id="6885" w:author="PCC" w:date="2026-03-29T21:04:00Z"/>
                <w:rFonts w:ascii="Calibri" w:hAnsi="Calibri" w:cs="Calibri"/>
                <w:color w:val="000000"/>
                <w:sz w:val="20"/>
                <w:szCs w:val="20"/>
                <w:lang w:val="en-NG"/>
              </w:rPr>
            </w:pPr>
            <w:ins w:id="6886" w:author="PCC" w:date="2026-03-29T21:04:00Z">
              <w:r w:rsidRPr="006B6714">
                <w:rPr>
                  <w:rFonts w:ascii="Calibri" w:hAnsi="Calibri" w:cs="Calibri"/>
                  <w:color w:val="000000"/>
                  <w:sz w:val="20"/>
                  <w:szCs w:val="20"/>
                  <w:lang w:val="en-NG"/>
                </w:rPr>
                <w:t>37</w:t>
              </w:r>
            </w:ins>
          </w:p>
        </w:tc>
        <w:tc>
          <w:tcPr>
            <w:tcW w:w="555" w:type="pct"/>
            <w:tcBorders>
              <w:top w:val="nil"/>
              <w:left w:val="nil"/>
              <w:bottom w:val="single" w:sz="4" w:space="0" w:color="auto"/>
              <w:right w:val="single" w:sz="4" w:space="0" w:color="auto"/>
            </w:tcBorders>
            <w:vAlign w:val="center"/>
            <w:hideMark/>
          </w:tcPr>
          <w:p w14:paraId="54180053" w14:textId="77777777" w:rsidR="0020729B" w:rsidRPr="006B6714" w:rsidRDefault="0020729B" w:rsidP="00555240">
            <w:pPr>
              <w:jc w:val="center"/>
              <w:rPr>
                <w:ins w:id="6887" w:author="PCC" w:date="2026-03-29T21:04:00Z"/>
                <w:rFonts w:ascii="Calibri" w:hAnsi="Calibri" w:cs="Calibri"/>
                <w:b/>
                <w:bCs/>
                <w:color w:val="000000"/>
                <w:sz w:val="20"/>
                <w:szCs w:val="20"/>
                <w:lang w:val="en-NG"/>
              </w:rPr>
            </w:pPr>
            <w:ins w:id="6888" w:author="PCC" w:date="2026-03-29T21:04:00Z">
              <w:r w:rsidRPr="006B6714">
                <w:rPr>
                  <w:rFonts w:ascii="Calibri" w:hAnsi="Calibri" w:cs="Calibri"/>
                  <w:b/>
                  <w:bCs/>
                  <w:color w:val="000000"/>
                  <w:sz w:val="20"/>
                  <w:szCs w:val="20"/>
                  <w:lang w:val="en-NG"/>
                </w:rPr>
                <w:t>Installation</w:t>
              </w:r>
            </w:ins>
          </w:p>
        </w:tc>
        <w:tc>
          <w:tcPr>
            <w:tcW w:w="973" w:type="pct"/>
            <w:tcBorders>
              <w:top w:val="nil"/>
              <w:left w:val="nil"/>
              <w:bottom w:val="single" w:sz="4" w:space="0" w:color="auto"/>
              <w:right w:val="single" w:sz="4" w:space="0" w:color="auto"/>
            </w:tcBorders>
            <w:vAlign w:val="center"/>
            <w:hideMark/>
          </w:tcPr>
          <w:p w14:paraId="37D161D2" w14:textId="77777777" w:rsidR="0020729B" w:rsidRPr="006B6714" w:rsidRDefault="0020729B" w:rsidP="00555240">
            <w:pPr>
              <w:rPr>
                <w:ins w:id="6889" w:author="PCC" w:date="2026-03-29T21:04:00Z"/>
                <w:rFonts w:ascii="Calibri" w:hAnsi="Calibri" w:cs="Calibri"/>
                <w:sz w:val="20"/>
                <w:szCs w:val="20"/>
                <w:lang w:val="en-NG"/>
              </w:rPr>
            </w:pPr>
            <w:ins w:id="6890" w:author="PCC" w:date="2026-03-29T21:04:00Z">
              <w:r w:rsidRPr="006B6714">
                <w:rPr>
                  <w:rFonts w:ascii="Calibri" w:hAnsi="Calibri" w:cs="Calibri"/>
                  <w:sz w:val="20"/>
                  <w:szCs w:val="20"/>
                  <w:lang w:val="en-NG"/>
                </w:rPr>
                <w:t> </w:t>
              </w:r>
            </w:ins>
          </w:p>
        </w:tc>
        <w:tc>
          <w:tcPr>
            <w:tcW w:w="185" w:type="pct"/>
            <w:tcBorders>
              <w:top w:val="nil"/>
              <w:left w:val="nil"/>
              <w:bottom w:val="single" w:sz="4" w:space="0" w:color="auto"/>
              <w:right w:val="single" w:sz="4" w:space="0" w:color="auto"/>
            </w:tcBorders>
            <w:noWrap/>
            <w:vAlign w:val="center"/>
            <w:hideMark/>
          </w:tcPr>
          <w:p w14:paraId="76A27DD1" w14:textId="77777777" w:rsidR="0020729B" w:rsidRPr="006B6714" w:rsidRDefault="0020729B" w:rsidP="00555240">
            <w:pPr>
              <w:jc w:val="center"/>
              <w:rPr>
                <w:ins w:id="6891" w:author="PCC" w:date="2026-03-29T21:04:00Z"/>
                <w:rFonts w:ascii="Calibri" w:hAnsi="Calibri" w:cs="Calibri"/>
                <w:color w:val="000000"/>
                <w:sz w:val="20"/>
                <w:szCs w:val="20"/>
                <w:lang w:val="en-NG"/>
              </w:rPr>
            </w:pPr>
            <w:ins w:id="6892"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52C1B489" w14:textId="77777777" w:rsidR="0020729B" w:rsidRPr="006B6714" w:rsidRDefault="0020729B" w:rsidP="00555240">
            <w:pPr>
              <w:rPr>
                <w:ins w:id="6893" w:author="PCC" w:date="2026-03-29T21:04:00Z"/>
                <w:rFonts w:ascii="Calibri" w:hAnsi="Calibri" w:cs="Calibri"/>
                <w:sz w:val="20"/>
                <w:szCs w:val="20"/>
                <w:lang w:val="en-NG"/>
              </w:rPr>
            </w:pPr>
            <w:ins w:id="6894" w:author="PCC" w:date="2026-03-29T21:04:00Z">
              <w:r w:rsidRPr="006B6714">
                <w:rPr>
                  <w:rFonts w:ascii="Calibri" w:hAnsi="Calibri" w:cs="Calibri"/>
                  <w:sz w:val="20"/>
                  <w:szCs w:val="20"/>
                  <w:lang w:val="en-NG"/>
                </w:rPr>
                <w:t>Installation of all equipment and installation materials within the process unit area only.</w:t>
              </w:r>
            </w:ins>
          </w:p>
        </w:tc>
        <w:tc>
          <w:tcPr>
            <w:tcW w:w="409" w:type="pct"/>
            <w:tcBorders>
              <w:top w:val="nil"/>
              <w:left w:val="nil"/>
              <w:bottom w:val="single" w:sz="4" w:space="0" w:color="auto"/>
              <w:right w:val="single" w:sz="4" w:space="0" w:color="auto"/>
            </w:tcBorders>
            <w:vAlign w:val="center"/>
          </w:tcPr>
          <w:p w14:paraId="6C37BE1D" w14:textId="77777777" w:rsidR="0020729B" w:rsidRPr="006B6714" w:rsidRDefault="0020729B" w:rsidP="00555240">
            <w:pPr>
              <w:jc w:val="right"/>
              <w:rPr>
                <w:ins w:id="6895"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31855047" w14:textId="77777777" w:rsidR="0020729B" w:rsidRPr="006B6714" w:rsidRDefault="0020729B" w:rsidP="00555240">
            <w:pPr>
              <w:jc w:val="center"/>
              <w:rPr>
                <w:ins w:id="6896" w:author="PCC" w:date="2026-03-29T21:04:00Z"/>
                <w:rFonts w:ascii="SimSun" w:hAnsi="SimSun"/>
                <w:color w:val="000000"/>
                <w:sz w:val="20"/>
                <w:szCs w:val="20"/>
                <w:lang w:val="en-NG"/>
              </w:rPr>
            </w:pPr>
            <w:ins w:id="6897"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62658371" w14:textId="77777777" w:rsidR="0020729B" w:rsidRPr="006B6714" w:rsidRDefault="0020729B" w:rsidP="00555240">
            <w:pPr>
              <w:jc w:val="center"/>
              <w:rPr>
                <w:ins w:id="6898" w:author="PCC" w:date="2026-03-29T21:04:00Z"/>
                <w:rFonts w:ascii="Calibri" w:hAnsi="Calibri" w:cs="Calibri"/>
                <w:color w:val="000000"/>
                <w:sz w:val="20"/>
                <w:szCs w:val="20"/>
                <w:lang w:val="en-NG"/>
              </w:rPr>
            </w:pPr>
            <w:ins w:id="689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6B70631C" w14:textId="77777777" w:rsidR="0020729B" w:rsidRPr="006B6714" w:rsidRDefault="0020729B" w:rsidP="00555240">
            <w:pPr>
              <w:jc w:val="center"/>
              <w:rPr>
                <w:ins w:id="6900" w:author="PCC" w:date="2026-03-29T21:04:00Z"/>
                <w:rFonts w:ascii="SimSun" w:hAnsi="SimSun"/>
                <w:color w:val="000000"/>
                <w:sz w:val="20"/>
                <w:szCs w:val="20"/>
                <w:lang w:val="en-NG"/>
              </w:rPr>
            </w:pPr>
            <w:ins w:id="6901"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519719F0" w14:textId="77777777" w:rsidR="0020729B" w:rsidRPr="006B6714" w:rsidRDefault="0020729B" w:rsidP="00555240">
            <w:pPr>
              <w:jc w:val="center"/>
              <w:rPr>
                <w:ins w:id="6902" w:author="PCC" w:date="2026-03-29T21:04:00Z"/>
                <w:rFonts w:ascii="Calibri" w:hAnsi="Calibri" w:cs="Calibri"/>
                <w:color w:val="000000"/>
                <w:sz w:val="20"/>
                <w:szCs w:val="20"/>
                <w:lang w:val="en-NG"/>
              </w:rPr>
            </w:pPr>
            <w:ins w:id="690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2CCAF444" w14:textId="77777777" w:rsidR="0020729B" w:rsidRPr="006B6714" w:rsidRDefault="0020729B" w:rsidP="00555240">
            <w:pPr>
              <w:jc w:val="center"/>
              <w:rPr>
                <w:ins w:id="6904" w:author="PCC" w:date="2026-03-29T21:04:00Z"/>
                <w:rFonts w:ascii="SimSun" w:hAnsi="SimSun"/>
                <w:color w:val="000000"/>
                <w:sz w:val="20"/>
                <w:szCs w:val="20"/>
                <w:lang w:val="en-NG"/>
              </w:rPr>
            </w:pPr>
            <w:ins w:id="6905"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10993A6" w14:textId="77777777" w:rsidR="0020729B" w:rsidRPr="006B6714" w:rsidRDefault="0020729B" w:rsidP="00555240">
            <w:pPr>
              <w:jc w:val="center"/>
              <w:rPr>
                <w:ins w:id="6906" w:author="PCC" w:date="2026-03-29T21:04:00Z"/>
                <w:rFonts w:ascii="Calibri" w:hAnsi="Calibri" w:cs="Calibri"/>
                <w:color w:val="000000"/>
                <w:sz w:val="20"/>
                <w:szCs w:val="20"/>
                <w:lang w:val="en-NG"/>
              </w:rPr>
            </w:pPr>
            <w:ins w:id="6907" w:author="PCC" w:date="2026-03-29T21:04:00Z">
              <w:r w:rsidRPr="006B6714">
                <w:rPr>
                  <w:rFonts w:ascii="Calibri" w:hAnsi="Calibri" w:cs="Calibri"/>
                  <w:color w:val="000000"/>
                  <w:sz w:val="20"/>
                  <w:szCs w:val="20"/>
                  <w:lang w:val="en-NG"/>
                </w:rPr>
                <w:t>×</w:t>
              </w:r>
            </w:ins>
          </w:p>
        </w:tc>
      </w:tr>
      <w:tr w:rsidR="0020729B" w:rsidRPr="006B6714" w14:paraId="694B8B17" w14:textId="77777777" w:rsidTr="00555240">
        <w:trPr>
          <w:trHeight w:val="1344"/>
          <w:ins w:id="6908"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1841B844" w14:textId="77777777" w:rsidR="0020729B" w:rsidRPr="006B6714" w:rsidRDefault="0020729B" w:rsidP="00555240">
            <w:pPr>
              <w:jc w:val="center"/>
              <w:rPr>
                <w:ins w:id="6909" w:author="PCC" w:date="2026-03-29T21:04:00Z"/>
                <w:rFonts w:ascii="Calibri" w:hAnsi="Calibri" w:cs="Calibri"/>
                <w:color w:val="000000"/>
                <w:sz w:val="20"/>
                <w:szCs w:val="20"/>
                <w:lang w:val="en-NG"/>
              </w:rPr>
            </w:pPr>
            <w:ins w:id="6910" w:author="PCC" w:date="2026-03-29T21:04:00Z">
              <w:r w:rsidRPr="006B6714">
                <w:rPr>
                  <w:rFonts w:ascii="Calibri" w:hAnsi="Calibri" w:cs="Calibri"/>
                  <w:color w:val="000000"/>
                  <w:sz w:val="20"/>
                  <w:szCs w:val="20"/>
                  <w:lang w:val="en-NG"/>
                </w:rPr>
                <w:t>38</w:t>
              </w:r>
            </w:ins>
          </w:p>
        </w:tc>
        <w:tc>
          <w:tcPr>
            <w:tcW w:w="555" w:type="pct"/>
            <w:vMerge w:val="restart"/>
            <w:tcBorders>
              <w:top w:val="nil"/>
              <w:left w:val="single" w:sz="4" w:space="0" w:color="auto"/>
              <w:bottom w:val="single" w:sz="4" w:space="0" w:color="000000"/>
              <w:right w:val="single" w:sz="4" w:space="0" w:color="auto"/>
            </w:tcBorders>
            <w:vAlign w:val="center"/>
            <w:hideMark/>
          </w:tcPr>
          <w:p w14:paraId="2C46CEFD" w14:textId="77777777" w:rsidR="0020729B" w:rsidRPr="006B6714" w:rsidRDefault="0020729B" w:rsidP="00555240">
            <w:pPr>
              <w:jc w:val="center"/>
              <w:rPr>
                <w:ins w:id="6911" w:author="PCC" w:date="2026-03-29T21:04:00Z"/>
                <w:rFonts w:ascii="Calibri" w:hAnsi="Calibri" w:cs="Calibri"/>
                <w:b/>
                <w:bCs/>
                <w:color w:val="000000"/>
                <w:sz w:val="20"/>
                <w:szCs w:val="20"/>
                <w:lang w:val="en-NG"/>
              </w:rPr>
            </w:pPr>
            <w:ins w:id="6912" w:author="PCC" w:date="2026-03-29T21:04:00Z">
              <w:r w:rsidRPr="006B6714">
                <w:rPr>
                  <w:rFonts w:ascii="Calibri" w:hAnsi="Calibri" w:cs="Calibri"/>
                  <w:b/>
                  <w:bCs/>
                  <w:color w:val="000000"/>
                  <w:sz w:val="20"/>
                  <w:szCs w:val="20"/>
                  <w:lang w:val="en-NG"/>
                </w:rPr>
                <w:t>Commissioning</w:t>
              </w:r>
            </w:ins>
          </w:p>
        </w:tc>
        <w:tc>
          <w:tcPr>
            <w:tcW w:w="973" w:type="pct"/>
            <w:tcBorders>
              <w:top w:val="nil"/>
              <w:left w:val="nil"/>
              <w:bottom w:val="single" w:sz="4" w:space="0" w:color="auto"/>
              <w:right w:val="single" w:sz="4" w:space="0" w:color="auto"/>
            </w:tcBorders>
            <w:noWrap/>
            <w:vAlign w:val="center"/>
            <w:hideMark/>
          </w:tcPr>
          <w:p w14:paraId="337F81EC" w14:textId="77777777" w:rsidR="0020729B" w:rsidRPr="006B6714" w:rsidRDefault="0020729B" w:rsidP="00555240">
            <w:pPr>
              <w:rPr>
                <w:ins w:id="6913" w:author="PCC" w:date="2026-03-29T21:04:00Z"/>
                <w:rFonts w:ascii="Calibri" w:hAnsi="Calibri" w:cs="Calibri"/>
                <w:sz w:val="20"/>
                <w:szCs w:val="20"/>
                <w:lang w:val="en-NG"/>
              </w:rPr>
            </w:pPr>
            <w:ins w:id="6914" w:author="PCC" w:date="2026-03-29T21:04:00Z">
              <w:r w:rsidRPr="006B6714">
                <w:rPr>
                  <w:rFonts w:ascii="Calibri" w:hAnsi="Calibri" w:cs="Calibri"/>
                  <w:sz w:val="20"/>
                  <w:szCs w:val="20"/>
                  <w:lang w:val="en-NG"/>
                </w:rPr>
                <w:t>Manpower</w:t>
              </w:r>
            </w:ins>
          </w:p>
        </w:tc>
        <w:tc>
          <w:tcPr>
            <w:tcW w:w="185" w:type="pct"/>
            <w:tcBorders>
              <w:top w:val="nil"/>
              <w:left w:val="nil"/>
              <w:bottom w:val="single" w:sz="4" w:space="0" w:color="auto"/>
              <w:right w:val="single" w:sz="4" w:space="0" w:color="auto"/>
            </w:tcBorders>
            <w:noWrap/>
            <w:vAlign w:val="center"/>
            <w:hideMark/>
          </w:tcPr>
          <w:p w14:paraId="3DA8158C" w14:textId="77777777" w:rsidR="0020729B" w:rsidRPr="006B6714" w:rsidRDefault="0020729B" w:rsidP="00555240">
            <w:pPr>
              <w:jc w:val="center"/>
              <w:rPr>
                <w:ins w:id="6915" w:author="PCC" w:date="2026-03-29T21:04:00Z"/>
                <w:rFonts w:ascii="Calibri" w:hAnsi="Calibri" w:cs="Calibri"/>
                <w:sz w:val="20"/>
                <w:szCs w:val="20"/>
                <w:lang w:val="en-NG"/>
              </w:rPr>
            </w:pPr>
            <w:ins w:id="6916" w:author="PCC" w:date="2026-03-29T21:04:00Z">
              <w:r w:rsidRPr="006B6714">
                <w:rPr>
                  <w:rFonts w:ascii="Calibri" w:hAnsi="Calibri" w:cs="Calibri"/>
                  <w:sz w:val="20"/>
                  <w:szCs w:val="20"/>
                  <w:lang w:val="en-NG"/>
                </w:rPr>
                <w:t>1</w:t>
              </w:r>
            </w:ins>
          </w:p>
        </w:tc>
        <w:tc>
          <w:tcPr>
            <w:tcW w:w="1125" w:type="pct"/>
            <w:tcBorders>
              <w:top w:val="nil"/>
              <w:left w:val="nil"/>
              <w:bottom w:val="single" w:sz="4" w:space="0" w:color="auto"/>
              <w:right w:val="single" w:sz="4" w:space="0" w:color="auto"/>
            </w:tcBorders>
            <w:vAlign w:val="center"/>
            <w:hideMark/>
          </w:tcPr>
          <w:p w14:paraId="744F7B64" w14:textId="77777777" w:rsidR="0020729B" w:rsidRPr="006B6714" w:rsidRDefault="0020729B" w:rsidP="00555240">
            <w:pPr>
              <w:rPr>
                <w:ins w:id="6917" w:author="PCC" w:date="2026-03-29T21:04:00Z"/>
                <w:rFonts w:ascii="Calibri" w:hAnsi="Calibri" w:cs="Calibri"/>
                <w:sz w:val="20"/>
                <w:szCs w:val="20"/>
                <w:lang w:val="en-NG"/>
              </w:rPr>
            </w:pPr>
            <w:proofErr w:type="spellStart"/>
            <w:ins w:id="6918" w:author="PCC" w:date="2026-03-29T21:04:00Z">
              <w:r w:rsidRPr="006B6714">
                <w:rPr>
                  <w:rFonts w:ascii="Calibri" w:hAnsi="Calibri" w:cs="Calibri"/>
                  <w:sz w:val="20"/>
                  <w:szCs w:val="20"/>
                  <w:lang w:val="en-NG"/>
                </w:rPr>
                <w:t>Pcc</w:t>
              </w:r>
              <w:proofErr w:type="spellEnd"/>
              <w:r w:rsidRPr="006B6714">
                <w:rPr>
                  <w:rFonts w:ascii="Calibri" w:hAnsi="Calibri" w:cs="Calibri"/>
                  <w:sz w:val="20"/>
                  <w:szCs w:val="20"/>
                  <w:lang w:val="en-NG"/>
                </w:rPr>
                <w:t xml:space="preserve"> shall provide commissioning supervision personnel, and the client shall supply the operators in accordance with the staffing requirements specified by the PCCS.PCC shall provide 3 commissioning engineers for a 30-day service period.</w:t>
              </w:r>
            </w:ins>
          </w:p>
        </w:tc>
        <w:tc>
          <w:tcPr>
            <w:tcW w:w="409" w:type="pct"/>
            <w:tcBorders>
              <w:top w:val="nil"/>
              <w:left w:val="nil"/>
              <w:bottom w:val="single" w:sz="4" w:space="0" w:color="auto"/>
              <w:right w:val="single" w:sz="4" w:space="0" w:color="auto"/>
            </w:tcBorders>
            <w:vAlign w:val="center"/>
          </w:tcPr>
          <w:p w14:paraId="283D9BDF" w14:textId="77777777" w:rsidR="0020729B" w:rsidRPr="006B6714" w:rsidRDefault="0020729B" w:rsidP="00555240">
            <w:pPr>
              <w:jc w:val="right"/>
              <w:rPr>
                <w:ins w:id="6919"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5E918D41" w14:textId="77777777" w:rsidR="0020729B" w:rsidRPr="006B6714" w:rsidRDefault="0020729B" w:rsidP="00555240">
            <w:pPr>
              <w:jc w:val="center"/>
              <w:rPr>
                <w:ins w:id="6920" w:author="PCC" w:date="2026-03-29T21:04:00Z"/>
                <w:rFonts w:ascii="SimSun" w:hAnsi="SimSun"/>
                <w:sz w:val="20"/>
                <w:szCs w:val="20"/>
                <w:lang w:val="en-NG"/>
              </w:rPr>
            </w:pPr>
            <w:ins w:id="6921" w:author="PCC" w:date="2026-03-29T21:04:00Z">
              <w:r w:rsidRPr="006B6714">
                <w:rPr>
                  <w:rFonts w:ascii="MS Gothic" w:eastAsia="MS Gothic" w:hAnsi="MS Gothic" w:cs="MS Gothic" w:hint="eastAsia"/>
                  <w:sz w:val="20"/>
                  <w:szCs w:val="20"/>
                  <w:lang w:val="en-NG"/>
                </w:rPr>
                <w:t>✓</w:t>
              </w:r>
            </w:ins>
          </w:p>
        </w:tc>
        <w:tc>
          <w:tcPr>
            <w:tcW w:w="278" w:type="pct"/>
            <w:tcBorders>
              <w:top w:val="nil"/>
              <w:left w:val="nil"/>
              <w:bottom w:val="single" w:sz="4" w:space="0" w:color="auto"/>
              <w:right w:val="single" w:sz="4" w:space="0" w:color="auto"/>
            </w:tcBorders>
            <w:vAlign w:val="center"/>
            <w:hideMark/>
          </w:tcPr>
          <w:p w14:paraId="10E4EF40" w14:textId="77777777" w:rsidR="0020729B" w:rsidRPr="006B6714" w:rsidRDefault="0020729B" w:rsidP="00555240">
            <w:pPr>
              <w:jc w:val="center"/>
              <w:rPr>
                <w:ins w:id="6922" w:author="PCC" w:date="2026-03-29T21:04:00Z"/>
                <w:rFonts w:ascii="Calibri" w:hAnsi="Calibri" w:cs="Calibri"/>
                <w:sz w:val="20"/>
                <w:szCs w:val="20"/>
                <w:lang w:val="en-NG"/>
              </w:rPr>
            </w:pPr>
            <w:ins w:id="6923" w:author="PCC" w:date="2026-03-29T21:04:00Z">
              <w:r w:rsidRPr="006B6714">
                <w:rPr>
                  <w:rFonts w:ascii="Calibri" w:hAnsi="Calibri" w:cs="Calibri"/>
                  <w:sz w:val="20"/>
                  <w:szCs w:val="20"/>
                  <w:lang w:val="en-NG"/>
                </w:rPr>
                <w:t>×</w:t>
              </w:r>
            </w:ins>
          </w:p>
        </w:tc>
        <w:tc>
          <w:tcPr>
            <w:tcW w:w="232" w:type="pct"/>
            <w:tcBorders>
              <w:top w:val="nil"/>
              <w:left w:val="nil"/>
              <w:bottom w:val="single" w:sz="4" w:space="0" w:color="auto"/>
              <w:right w:val="single" w:sz="4" w:space="0" w:color="auto"/>
            </w:tcBorders>
            <w:vAlign w:val="center"/>
            <w:hideMark/>
          </w:tcPr>
          <w:p w14:paraId="39BB2EA9" w14:textId="77777777" w:rsidR="0020729B" w:rsidRPr="006B6714" w:rsidRDefault="0020729B" w:rsidP="00555240">
            <w:pPr>
              <w:jc w:val="center"/>
              <w:rPr>
                <w:ins w:id="6924" w:author="PCC" w:date="2026-03-29T21:04:00Z"/>
                <w:rFonts w:ascii="SimSun" w:hAnsi="SimSun"/>
                <w:sz w:val="20"/>
                <w:szCs w:val="20"/>
                <w:lang w:val="en-NG"/>
              </w:rPr>
            </w:pPr>
            <w:ins w:id="6925" w:author="PCC" w:date="2026-03-29T21:04:00Z">
              <w:r w:rsidRPr="006B6714">
                <w:rPr>
                  <w:rFonts w:ascii="MS Gothic" w:eastAsia="MS Gothic" w:hAnsi="MS Gothic" w:cs="MS Gothic" w:hint="eastAsia"/>
                  <w:sz w:val="20"/>
                  <w:szCs w:val="20"/>
                  <w:lang w:val="en-NG"/>
                </w:rPr>
                <w:t>✓</w:t>
              </w:r>
            </w:ins>
          </w:p>
        </w:tc>
        <w:tc>
          <w:tcPr>
            <w:tcW w:w="279" w:type="pct"/>
            <w:tcBorders>
              <w:top w:val="nil"/>
              <w:left w:val="nil"/>
              <w:bottom w:val="single" w:sz="4" w:space="0" w:color="auto"/>
              <w:right w:val="single" w:sz="4" w:space="0" w:color="auto"/>
            </w:tcBorders>
            <w:vAlign w:val="center"/>
            <w:hideMark/>
          </w:tcPr>
          <w:p w14:paraId="5CF9DD03" w14:textId="77777777" w:rsidR="0020729B" w:rsidRPr="006B6714" w:rsidRDefault="0020729B" w:rsidP="00555240">
            <w:pPr>
              <w:jc w:val="center"/>
              <w:rPr>
                <w:ins w:id="6926" w:author="PCC" w:date="2026-03-29T21:04:00Z"/>
                <w:rFonts w:ascii="Calibri" w:hAnsi="Calibri" w:cs="Calibri"/>
                <w:sz w:val="20"/>
                <w:szCs w:val="20"/>
                <w:lang w:val="en-NG"/>
              </w:rPr>
            </w:pPr>
            <w:ins w:id="6927" w:author="PCC" w:date="2026-03-29T21:04:00Z">
              <w:r w:rsidRPr="006B6714">
                <w:rPr>
                  <w:rFonts w:ascii="Calibri" w:hAnsi="Calibri" w:cs="Calibri"/>
                  <w:sz w:val="20"/>
                  <w:szCs w:val="20"/>
                  <w:lang w:val="en-NG"/>
                </w:rPr>
                <w:t>×</w:t>
              </w:r>
            </w:ins>
          </w:p>
        </w:tc>
        <w:tc>
          <w:tcPr>
            <w:tcW w:w="232" w:type="pct"/>
            <w:tcBorders>
              <w:top w:val="nil"/>
              <w:left w:val="nil"/>
              <w:bottom w:val="single" w:sz="4" w:space="0" w:color="auto"/>
              <w:right w:val="single" w:sz="4" w:space="0" w:color="auto"/>
            </w:tcBorders>
            <w:vAlign w:val="center"/>
            <w:hideMark/>
          </w:tcPr>
          <w:p w14:paraId="78A0B133" w14:textId="77777777" w:rsidR="0020729B" w:rsidRPr="006B6714" w:rsidRDefault="0020729B" w:rsidP="00555240">
            <w:pPr>
              <w:jc w:val="center"/>
              <w:rPr>
                <w:ins w:id="6928" w:author="PCC" w:date="2026-03-29T21:04:00Z"/>
                <w:rFonts w:ascii="SimSun" w:hAnsi="SimSun"/>
                <w:sz w:val="20"/>
                <w:szCs w:val="20"/>
                <w:lang w:val="en-NG"/>
              </w:rPr>
            </w:pPr>
            <w:ins w:id="6929" w:author="PCC" w:date="2026-03-29T21:04:00Z">
              <w:r w:rsidRPr="006B6714">
                <w:rPr>
                  <w:rFonts w:ascii="MS Gothic" w:eastAsia="MS Gothic" w:hAnsi="MS Gothic" w:cs="MS Gothic" w:hint="eastAsia"/>
                  <w:sz w:val="20"/>
                  <w:szCs w:val="20"/>
                  <w:lang w:val="en-NG"/>
                </w:rPr>
                <w:t>✓</w:t>
              </w:r>
            </w:ins>
          </w:p>
        </w:tc>
        <w:tc>
          <w:tcPr>
            <w:tcW w:w="268" w:type="pct"/>
            <w:tcBorders>
              <w:top w:val="nil"/>
              <w:left w:val="nil"/>
              <w:bottom w:val="single" w:sz="4" w:space="0" w:color="auto"/>
              <w:right w:val="single" w:sz="8" w:space="0" w:color="auto"/>
            </w:tcBorders>
            <w:vAlign w:val="center"/>
            <w:hideMark/>
          </w:tcPr>
          <w:p w14:paraId="47BAEE0F" w14:textId="77777777" w:rsidR="0020729B" w:rsidRPr="006B6714" w:rsidRDefault="0020729B" w:rsidP="00555240">
            <w:pPr>
              <w:jc w:val="center"/>
              <w:rPr>
                <w:ins w:id="6930" w:author="PCC" w:date="2026-03-29T21:04:00Z"/>
                <w:rFonts w:ascii="Calibri" w:hAnsi="Calibri" w:cs="Calibri"/>
                <w:sz w:val="20"/>
                <w:szCs w:val="20"/>
                <w:lang w:val="en-NG"/>
              </w:rPr>
            </w:pPr>
            <w:ins w:id="6931" w:author="PCC" w:date="2026-03-29T21:04:00Z">
              <w:r w:rsidRPr="006B6714">
                <w:rPr>
                  <w:rFonts w:ascii="Calibri" w:hAnsi="Calibri" w:cs="Calibri"/>
                  <w:sz w:val="20"/>
                  <w:szCs w:val="20"/>
                  <w:lang w:val="en-NG"/>
                </w:rPr>
                <w:t>×</w:t>
              </w:r>
            </w:ins>
          </w:p>
        </w:tc>
      </w:tr>
      <w:tr w:rsidR="0020729B" w:rsidRPr="006B6714" w14:paraId="44912B1B" w14:textId="77777777" w:rsidTr="00555240">
        <w:trPr>
          <w:trHeight w:val="1031"/>
          <w:ins w:id="6932"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1223E2CD" w14:textId="77777777" w:rsidR="0020729B" w:rsidRPr="006B6714" w:rsidRDefault="0020729B" w:rsidP="00555240">
            <w:pPr>
              <w:jc w:val="center"/>
              <w:rPr>
                <w:ins w:id="6933" w:author="PCC" w:date="2026-03-29T21:04:00Z"/>
                <w:rFonts w:ascii="Calibri" w:hAnsi="Calibri" w:cs="Calibri"/>
                <w:color w:val="000000"/>
                <w:sz w:val="20"/>
                <w:szCs w:val="20"/>
                <w:lang w:val="en-NG"/>
              </w:rPr>
            </w:pPr>
            <w:ins w:id="6934" w:author="PCC" w:date="2026-03-29T21:04:00Z">
              <w:r w:rsidRPr="006B6714">
                <w:rPr>
                  <w:rFonts w:ascii="Calibri" w:hAnsi="Calibri" w:cs="Calibri"/>
                  <w:color w:val="000000"/>
                  <w:sz w:val="20"/>
                  <w:szCs w:val="20"/>
                  <w:lang w:val="en-NG"/>
                </w:rPr>
                <w:t>39</w:t>
              </w:r>
            </w:ins>
          </w:p>
        </w:tc>
        <w:tc>
          <w:tcPr>
            <w:tcW w:w="555" w:type="pct"/>
            <w:vMerge/>
            <w:tcBorders>
              <w:top w:val="nil"/>
              <w:left w:val="single" w:sz="4" w:space="0" w:color="auto"/>
              <w:bottom w:val="single" w:sz="4" w:space="0" w:color="000000"/>
              <w:right w:val="single" w:sz="4" w:space="0" w:color="auto"/>
            </w:tcBorders>
            <w:vAlign w:val="center"/>
            <w:hideMark/>
          </w:tcPr>
          <w:p w14:paraId="05C0861A" w14:textId="77777777" w:rsidR="0020729B" w:rsidRPr="006B6714" w:rsidRDefault="0020729B" w:rsidP="00555240">
            <w:pPr>
              <w:rPr>
                <w:ins w:id="6935"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5E54CB1" w14:textId="77777777" w:rsidR="0020729B" w:rsidRPr="006B6714" w:rsidRDefault="0020729B" w:rsidP="00555240">
            <w:pPr>
              <w:rPr>
                <w:ins w:id="6936" w:author="PCC" w:date="2026-03-29T21:04:00Z"/>
                <w:rFonts w:ascii="Calibri" w:hAnsi="Calibri" w:cs="Calibri"/>
                <w:sz w:val="20"/>
                <w:szCs w:val="20"/>
                <w:lang w:val="en-NG"/>
              </w:rPr>
            </w:pPr>
            <w:ins w:id="6937" w:author="PCC" w:date="2026-03-29T21:04:00Z">
              <w:r w:rsidRPr="006B6714">
                <w:rPr>
                  <w:rFonts w:ascii="Calibri" w:hAnsi="Calibri" w:cs="Calibri"/>
                  <w:sz w:val="20"/>
                  <w:szCs w:val="20"/>
                  <w:lang w:val="en-NG"/>
                </w:rPr>
                <w:t>Commissioning materials</w:t>
              </w:r>
            </w:ins>
          </w:p>
        </w:tc>
        <w:tc>
          <w:tcPr>
            <w:tcW w:w="185" w:type="pct"/>
            <w:tcBorders>
              <w:top w:val="nil"/>
              <w:left w:val="nil"/>
              <w:bottom w:val="single" w:sz="4" w:space="0" w:color="auto"/>
              <w:right w:val="single" w:sz="4" w:space="0" w:color="auto"/>
            </w:tcBorders>
            <w:noWrap/>
            <w:vAlign w:val="center"/>
            <w:hideMark/>
          </w:tcPr>
          <w:p w14:paraId="08BBF374" w14:textId="77777777" w:rsidR="0020729B" w:rsidRPr="006B6714" w:rsidRDefault="0020729B" w:rsidP="00555240">
            <w:pPr>
              <w:jc w:val="center"/>
              <w:rPr>
                <w:ins w:id="6938" w:author="PCC" w:date="2026-03-29T21:04:00Z"/>
                <w:rFonts w:ascii="Calibri" w:hAnsi="Calibri" w:cs="Calibri"/>
                <w:sz w:val="20"/>
                <w:szCs w:val="20"/>
                <w:lang w:val="en-NG"/>
              </w:rPr>
            </w:pPr>
            <w:ins w:id="6939" w:author="PCC" w:date="2026-03-29T21:04:00Z">
              <w:r w:rsidRPr="006B6714">
                <w:rPr>
                  <w:rFonts w:ascii="Calibri" w:hAnsi="Calibri" w:cs="Calibri"/>
                  <w:sz w:val="20"/>
                  <w:szCs w:val="20"/>
                  <w:lang w:val="en-NG"/>
                </w:rPr>
                <w:t>1</w:t>
              </w:r>
            </w:ins>
          </w:p>
        </w:tc>
        <w:tc>
          <w:tcPr>
            <w:tcW w:w="1125" w:type="pct"/>
            <w:tcBorders>
              <w:top w:val="nil"/>
              <w:left w:val="nil"/>
              <w:bottom w:val="single" w:sz="4" w:space="0" w:color="auto"/>
              <w:right w:val="single" w:sz="4" w:space="0" w:color="auto"/>
            </w:tcBorders>
            <w:vAlign w:val="center"/>
            <w:hideMark/>
          </w:tcPr>
          <w:p w14:paraId="2D7751C1" w14:textId="77777777" w:rsidR="0020729B" w:rsidRPr="006B6714" w:rsidRDefault="0020729B" w:rsidP="00555240">
            <w:pPr>
              <w:rPr>
                <w:ins w:id="6940" w:author="PCC" w:date="2026-03-29T21:04:00Z"/>
                <w:rFonts w:ascii="Calibri" w:hAnsi="Calibri" w:cs="Calibri"/>
                <w:sz w:val="20"/>
                <w:szCs w:val="20"/>
                <w:lang w:val="en-NG"/>
              </w:rPr>
            </w:pPr>
            <w:ins w:id="6941" w:author="PCC" w:date="2026-03-29T21:04:00Z">
              <w:r w:rsidRPr="006B6714">
                <w:rPr>
                  <w:rFonts w:ascii="Calibri" w:hAnsi="Calibri" w:cs="Calibri"/>
                  <w:sz w:val="20"/>
                  <w:szCs w:val="20"/>
                  <w:lang w:val="en-NG"/>
                </w:rPr>
                <w:t>Refrigerant</w:t>
              </w:r>
              <w:r w:rsidRPr="006B6714">
                <w:rPr>
                  <w:rFonts w:ascii="Calibri" w:hAnsi="Calibri" w:cs="Calibri"/>
                  <w:sz w:val="20"/>
                  <w:szCs w:val="20"/>
                  <w:lang w:val="en-NG"/>
                </w:rPr>
                <w:t>、</w:t>
              </w:r>
              <w:r w:rsidRPr="006B6714">
                <w:rPr>
                  <w:rFonts w:ascii="Calibri" w:hAnsi="Calibri" w:cs="Calibri"/>
                  <w:sz w:val="20"/>
                  <w:szCs w:val="20"/>
                  <w:lang w:val="en-NG"/>
                </w:rPr>
                <w:t>lubricant</w:t>
              </w:r>
              <w:r w:rsidRPr="006B6714">
                <w:rPr>
                  <w:rFonts w:ascii="Calibri" w:hAnsi="Calibri" w:cs="Calibri"/>
                  <w:sz w:val="20"/>
                  <w:szCs w:val="20"/>
                  <w:lang w:val="en-NG"/>
                </w:rPr>
                <w:t>、</w:t>
              </w:r>
              <w:r w:rsidRPr="006B6714">
                <w:rPr>
                  <w:rFonts w:ascii="Calibri" w:hAnsi="Calibri" w:cs="Calibri"/>
                  <w:sz w:val="20"/>
                  <w:szCs w:val="20"/>
                  <w:lang w:val="en-NG"/>
                </w:rPr>
                <w:t>Transformer oil</w:t>
              </w:r>
              <w:r w:rsidRPr="006B6714">
                <w:rPr>
                  <w:rFonts w:ascii="Calibri" w:hAnsi="Calibri" w:cs="Calibri"/>
                  <w:sz w:val="20"/>
                  <w:szCs w:val="20"/>
                  <w:lang w:val="en-NG"/>
                </w:rPr>
                <w:t>、</w:t>
              </w:r>
              <w:r w:rsidRPr="006B6714">
                <w:rPr>
                  <w:rFonts w:ascii="Calibri" w:hAnsi="Calibri" w:cs="Calibri"/>
                  <w:sz w:val="20"/>
                  <w:szCs w:val="20"/>
                  <w:lang w:val="en-NG"/>
                </w:rPr>
                <w:t xml:space="preserve"> molecular sieves</w:t>
              </w:r>
              <w:r w:rsidRPr="006B6714">
                <w:rPr>
                  <w:rFonts w:ascii="Calibri" w:hAnsi="Calibri" w:cs="Calibri"/>
                  <w:sz w:val="20"/>
                  <w:szCs w:val="20"/>
                  <w:lang w:val="en-NG"/>
                </w:rPr>
                <w:t>、</w:t>
              </w:r>
              <w:r w:rsidRPr="006B6714">
                <w:rPr>
                  <w:rFonts w:ascii="Calibri" w:hAnsi="Calibri" w:cs="Calibri"/>
                  <w:sz w:val="20"/>
                  <w:szCs w:val="20"/>
                  <w:lang w:val="en-NG"/>
                </w:rPr>
                <w:t xml:space="preserve">Specialized Acid Removal </w:t>
              </w:r>
              <w:proofErr w:type="spellStart"/>
              <w:r w:rsidRPr="006B6714">
                <w:rPr>
                  <w:rFonts w:ascii="Calibri" w:hAnsi="Calibri" w:cs="Calibri"/>
                  <w:sz w:val="20"/>
                  <w:szCs w:val="20"/>
                  <w:lang w:val="en-NG"/>
                </w:rPr>
                <w:t>Absorbents.Excluding</w:t>
              </w:r>
              <w:proofErr w:type="spellEnd"/>
              <w:r w:rsidRPr="006B6714">
                <w:rPr>
                  <w:rFonts w:ascii="Calibri" w:hAnsi="Calibri" w:cs="Calibri"/>
                  <w:sz w:val="20"/>
                  <w:szCs w:val="20"/>
                  <w:lang w:val="en-NG"/>
                </w:rPr>
                <w:t xml:space="preserve"> feed gas, water and electricity.</w:t>
              </w:r>
            </w:ins>
          </w:p>
        </w:tc>
        <w:tc>
          <w:tcPr>
            <w:tcW w:w="409" w:type="pct"/>
            <w:tcBorders>
              <w:top w:val="nil"/>
              <w:left w:val="nil"/>
              <w:bottom w:val="single" w:sz="4" w:space="0" w:color="auto"/>
              <w:right w:val="single" w:sz="4" w:space="0" w:color="auto"/>
            </w:tcBorders>
            <w:vAlign w:val="center"/>
          </w:tcPr>
          <w:p w14:paraId="55881DD2" w14:textId="77777777" w:rsidR="0020729B" w:rsidRPr="006B6714" w:rsidRDefault="0020729B" w:rsidP="00555240">
            <w:pPr>
              <w:jc w:val="right"/>
              <w:rPr>
                <w:ins w:id="6942"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61ECF0C8" w14:textId="77777777" w:rsidR="0020729B" w:rsidRPr="006B6714" w:rsidRDefault="0020729B" w:rsidP="00555240">
            <w:pPr>
              <w:jc w:val="center"/>
              <w:rPr>
                <w:ins w:id="6943" w:author="PCC" w:date="2026-03-29T21:04:00Z"/>
                <w:rFonts w:ascii="SimSun" w:hAnsi="SimSun"/>
                <w:color w:val="000000"/>
                <w:sz w:val="20"/>
                <w:szCs w:val="20"/>
                <w:lang w:val="en-NG"/>
              </w:rPr>
            </w:pPr>
            <w:ins w:id="6944"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59DE0D49" w14:textId="77777777" w:rsidR="0020729B" w:rsidRPr="006B6714" w:rsidRDefault="0020729B" w:rsidP="00555240">
            <w:pPr>
              <w:jc w:val="center"/>
              <w:rPr>
                <w:ins w:id="6945" w:author="PCC" w:date="2026-03-29T21:04:00Z"/>
                <w:rFonts w:ascii="Calibri" w:hAnsi="Calibri" w:cs="Calibri"/>
                <w:color w:val="000000"/>
                <w:sz w:val="20"/>
                <w:szCs w:val="20"/>
                <w:lang w:val="en-NG"/>
              </w:rPr>
            </w:pPr>
            <w:ins w:id="694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6B08130" w14:textId="77777777" w:rsidR="0020729B" w:rsidRPr="006B6714" w:rsidRDefault="0020729B" w:rsidP="00555240">
            <w:pPr>
              <w:jc w:val="center"/>
              <w:rPr>
                <w:ins w:id="6947" w:author="PCC" w:date="2026-03-29T21:04:00Z"/>
                <w:rFonts w:ascii="SimSun" w:hAnsi="SimSun"/>
                <w:color w:val="000000"/>
                <w:sz w:val="20"/>
                <w:szCs w:val="20"/>
                <w:lang w:val="en-NG"/>
              </w:rPr>
            </w:pPr>
            <w:ins w:id="6948"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2C58D5D8" w14:textId="77777777" w:rsidR="0020729B" w:rsidRPr="006B6714" w:rsidRDefault="0020729B" w:rsidP="00555240">
            <w:pPr>
              <w:jc w:val="center"/>
              <w:rPr>
                <w:ins w:id="6949" w:author="PCC" w:date="2026-03-29T21:04:00Z"/>
                <w:rFonts w:ascii="Calibri" w:hAnsi="Calibri" w:cs="Calibri"/>
                <w:color w:val="000000"/>
                <w:sz w:val="20"/>
                <w:szCs w:val="20"/>
                <w:lang w:val="en-NG"/>
              </w:rPr>
            </w:pPr>
            <w:ins w:id="695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67109D47" w14:textId="77777777" w:rsidR="0020729B" w:rsidRPr="006B6714" w:rsidRDefault="0020729B" w:rsidP="00555240">
            <w:pPr>
              <w:jc w:val="center"/>
              <w:rPr>
                <w:ins w:id="6951" w:author="PCC" w:date="2026-03-29T21:04:00Z"/>
                <w:rFonts w:ascii="SimSun" w:hAnsi="SimSun"/>
                <w:color w:val="000000"/>
                <w:sz w:val="20"/>
                <w:szCs w:val="20"/>
                <w:lang w:val="en-NG"/>
              </w:rPr>
            </w:pPr>
            <w:ins w:id="6952"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36E9685" w14:textId="77777777" w:rsidR="0020729B" w:rsidRPr="006B6714" w:rsidRDefault="0020729B" w:rsidP="00555240">
            <w:pPr>
              <w:jc w:val="center"/>
              <w:rPr>
                <w:ins w:id="6953" w:author="PCC" w:date="2026-03-29T21:04:00Z"/>
                <w:rFonts w:ascii="Calibri" w:hAnsi="Calibri" w:cs="Calibri"/>
                <w:color w:val="000000"/>
                <w:sz w:val="20"/>
                <w:szCs w:val="20"/>
                <w:lang w:val="en-NG"/>
              </w:rPr>
            </w:pPr>
            <w:ins w:id="6954" w:author="PCC" w:date="2026-03-29T21:04:00Z">
              <w:r w:rsidRPr="006B6714">
                <w:rPr>
                  <w:rFonts w:ascii="Calibri" w:hAnsi="Calibri" w:cs="Calibri"/>
                  <w:color w:val="000000"/>
                  <w:sz w:val="20"/>
                  <w:szCs w:val="20"/>
                  <w:lang w:val="en-NG"/>
                </w:rPr>
                <w:t>×</w:t>
              </w:r>
            </w:ins>
          </w:p>
        </w:tc>
      </w:tr>
      <w:tr w:rsidR="0020729B" w:rsidRPr="006B6714" w14:paraId="7927B851" w14:textId="77777777" w:rsidTr="00555240">
        <w:trPr>
          <w:trHeight w:val="410"/>
          <w:ins w:id="6955"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102F8CE5" w14:textId="77777777" w:rsidR="0020729B" w:rsidRPr="006B6714" w:rsidRDefault="0020729B" w:rsidP="00555240">
            <w:pPr>
              <w:jc w:val="center"/>
              <w:rPr>
                <w:ins w:id="6956" w:author="PCC" w:date="2026-03-29T21:04:00Z"/>
                <w:rFonts w:ascii="Calibri" w:hAnsi="Calibri" w:cs="Calibri"/>
                <w:color w:val="000000"/>
                <w:sz w:val="20"/>
                <w:szCs w:val="20"/>
                <w:lang w:val="en-NG"/>
              </w:rPr>
            </w:pPr>
            <w:ins w:id="6957" w:author="PCC" w:date="2026-03-29T21:04:00Z">
              <w:r w:rsidRPr="006B6714">
                <w:rPr>
                  <w:rFonts w:ascii="Calibri" w:hAnsi="Calibri" w:cs="Calibri"/>
                  <w:color w:val="000000"/>
                  <w:sz w:val="20"/>
                  <w:szCs w:val="20"/>
                  <w:lang w:val="en-NG"/>
                </w:rPr>
                <w:t>40</w:t>
              </w:r>
            </w:ins>
          </w:p>
        </w:tc>
        <w:tc>
          <w:tcPr>
            <w:tcW w:w="555" w:type="pct"/>
            <w:vMerge w:val="restart"/>
            <w:tcBorders>
              <w:top w:val="nil"/>
              <w:left w:val="single" w:sz="4" w:space="0" w:color="auto"/>
              <w:bottom w:val="single" w:sz="4" w:space="0" w:color="000000"/>
              <w:right w:val="single" w:sz="4" w:space="0" w:color="auto"/>
            </w:tcBorders>
            <w:vAlign w:val="center"/>
            <w:hideMark/>
          </w:tcPr>
          <w:p w14:paraId="0B3CD7C1" w14:textId="77777777" w:rsidR="0020729B" w:rsidRPr="006B6714" w:rsidRDefault="0020729B" w:rsidP="00555240">
            <w:pPr>
              <w:jc w:val="center"/>
              <w:rPr>
                <w:ins w:id="6958" w:author="PCC" w:date="2026-03-29T21:04:00Z"/>
                <w:rFonts w:ascii="Calibri" w:hAnsi="Calibri" w:cs="Calibri"/>
                <w:b/>
                <w:bCs/>
                <w:color w:val="000000"/>
                <w:sz w:val="20"/>
                <w:szCs w:val="20"/>
                <w:lang w:val="en-NG"/>
              </w:rPr>
            </w:pPr>
            <w:ins w:id="6959" w:author="PCC" w:date="2026-03-29T21:04:00Z">
              <w:r w:rsidRPr="006B6714">
                <w:rPr>
                  <w:rFonts w:ascii="Calibri" w:hAnsi="Calibri" w:cs="Calibri"/>
                  <w:b/>
                  <w:bCs/>
                  <w:color w:val="000000"/>
                  <w:sz w:val="20"/>
                  <w:szCs w:val="20"/>
                  <w:lang w:val="en-NG"/>
                </w:rPr>
                <w:t>Transportation</w:t>
              </w:r>
            </w:ins>
          </w:p>
        </w:tc>
        <w:tc>
          <w:tcPr>
            <w:tcW w:w="973" w:type="pct"/>
            <w:tcBorders>
              <w:top w:val="nil"/>
              <w:left w:val="nil"/>
              <w:bottom w:val="single" w:sz="4" w:space="0" w:color="auto"/>
              <w:right w:val="single" w:sz="4" w:space="0" w:color="auto"/>
            </w:tcBorders>
            <w:noWrap/>
            <w:vAlign w:val="center"/>
            <w:hideMark/>
          </w:tcPr>
          <w:p w14:paraId="382DC12F" w14:textId="77777777" w:rsidR="0020729B" w:rsidRPr="006B6714" w:rsidRDefault="0020729B" w:rsidP="00555240">
            <w:pPr>
              <w:rPr>
                <w:ins w:id="6960" w:author="PCC" w:date="2026-03-29T21:04:00Z"/>
                <w:rFonts w:ascii="Calibri" w:hAnsi="Calibri" w:cs="Calibri"/>
                <w:color w:val="000000"/>
                <w:sz w:val="20"/>
                <w:szCs w:val="20"/>
                <w:lang w:val="en-NG"/>
              </w:rPr>
            </w:pPr>
            <w:ins w:id="6961" w:author="PCC" w:date="2026-03-29T21:04:00Z">
              <w:r w:rsidRPr="006B6714">
                <w:rPr>
                  <w:rFonts w:ascii="Calibri" w:hAnsi="Calibri" w:cs="Calibri"/>
                  <w:color w:val="000000"/>
                  <w:sz w:val="20"/>
                  <w:szCs w:val="20"/>
                  <w:lang w:val="en-NG"/>
                </w:rPr>
                <w:t>Logistics</w:t>
              </w:r>
            </w:ins>
          </w:p>
        </w:tc>
        <w:tc>
          <w:tcPr>
            <w:tcW w:w="185" w:type="pct"/>
            <w:tcBorders>
              <w:top w:val="nil"/>
              <w:left w:val="nil"/>
              <w:bottom w:val="single" w:sz="4" w:space="0" w:color="auto"/>
              <w:right w:val="single" w:sz="4" w:space="0" w:color="auto"/>
            </w:tcBorders>
            <w:noWrap/>
            <w:vAlign w:val="center"/>
            <w:hideMark/>
          </w:tcPr>
          <w:p w14:paraId="4E58F925" w14:textId="77777777" w:rsidR="0020729B" w:rsidRPr="006B6714" w:rsidRDefault="0020729B" w:rsidP="00555240">
            <w:pPr>
              <w:jc w:val="center"/>
              <w:rPr>
                <w:ins w:id="6962" w:author="PCC" w:date="2026-03-29T21:04:00Z"/>
                <w:rFonts w:ascii="Calibri" w:hAnsi="Calibri" w:cs="Calibri"/>
                <w:color w:val="000000"/>
                <w:sz w:val="20"/>
                <w:szCs w:val="20"/>
                <w:lang w:val="en-NG"/>
              </w:rPr>
            </w:pPr>
            <w:ins w:id="6963"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465AEED0" w14:textId="77777777" w:rsidR="0020729B" w:rsidRPr="006B6714" w:rsidRDefault="0020729B" w:rsidP="00555240">
            <w:pPr>
              <w:rPr>
                <w:ins w:id="6964" w:author="PCC" w:date="2026-03-29T21:04:00Z"/>
                <w:rFonts w:ascii="Calibri" w:hAnsi="Calibri" w:cs="Calibri"/>
                <w:color w:val="000000"/>
                <w:sz w:val="20"/>
                <w:szCs w:val="20"/>
                <w:lang w:val="en-NG"/>
              </w:rPr>
            </w:pPr>
            <w:ins w:id="6965" w:author="PCC" w:date="2026-03-29T21:04:00Z">
              <w:r w:rsidRPr="006B6714">
                <w:rPr>
                  <w:rFonts w:ascii="Calibri" w:hAnsi="Calibri" w:cs="Calibri"/>
                  <w:color w:val="000000"/>
                  <w:sz w:val="20"/>
                  <w:szCs w:val="20"/>
                  <w:lang w:val="en-NG"/>
                </w:rPr>
                <w:t>Shipping cost from China to Nigerian Port</w:t>
              </w:r>
            </w:ins>
          </w:p>
        </w:tc>
        <w:tc>
          <w:tcPr>
            <w:tcW w:w="409" w:type="pct"/>
            <w:tcBorders>
              <w:top w:val="nil"/>
              <w:left w:val="nil"/>
              <w:bottom w:val="single" w:sz="4" w:space="0" w:color="auto"/>
              <w:right w:val="single" w:sz="4" w:space="0" w:color="auto"/>
            </w:tcBorders>
            <w:vAlign w:val="center"/>
          </w:tcPr>
          <w:p w14:paraId="29886A65" w14:textId="77777777" w:rsidR="0020729B" w:rsidRPr="006B6714" w:rsidRDefault="0020729B" w:rsidP="00555240">
            <w:pPr>
              <w:jc w:val="right"/>
              <w:rPr>
                <w:ins w:id="6966"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1666D72" w14:textId="77777777" w:rsidR="0020729B" w:rsidRPr="006B6714" w:rsidRDefault="0020729B" w:rsidP="00555240">
            <w:pPr>
              <w:jc w:val="center"/>
              <w:rPr>
                <w:ins w:id="6967" w:author="PCC" w:date="2026-03-29T21:04:00Z"/>
                <w:rFonts w:ascii="SimSun" w:hAnsi="SimSun"/>
                <w:color w:val="000000"/>
                <w:sz w:val="20"/>
                <w:szCs w:val="20"/>
                <w:lang w:val="en-NG"/>
              </w:rPr>
            </w:pPr>
            <w:ins w:id="6968"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01819692" w14:textId="77777777" w:rsidR="0020729B" w:rsidRPr="006B6714" w:rsidRDefault="0020729B" w:rsidP="00555240">
            <w:pPr>
              <w:jc w:val="center"/>
              <w:rPr>
                <w:ins w:id="6969" w:author="PCC" w:date="2026-03-29T21:04:00Z"/>
                <w:rFonts w:ascii="Calibri" w:hAnsi="Calibri" w:cs="Calibri"/>
                <w:color w:val="000000"/>
                <w:sz w:val="20"/>
                <w:szCs w:val="20"/>
                <w:lang w:val="en-NG"/>
              </w:rPr>
            </w:pPr>
            <w:ins w:id="697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6379FEBB" w14:textId="77777777" w:rsidR="0020729B" w:rsidRPr="006B6714" w:rsidRDefault="0020729B" w:rsidP="00555240">
            <w:pPr>
              <w:jc w:val="center"/>
              <w:rPr>
                <w:ins w:id="6971" w:author="PCC" w:date="2026-03-29T21:04:00Z"/>
                <w:rFonts w:ascii="SimSun" w:hAnsi="SimSun"/>
                <w:color w:val="000000"/>
                <w:sz w:val="20"/>
                <w:szCs w:val="20"/>
                <w:lang w:val="en-NG"/>
              </w:rPr>
            </w:pPr>
            <w:ins w:id="6972"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5A2E45C4" w14:textId="77777777" w:rsidR="0020729B" w:rsidRPr="006B6714" w:rsidRDefault="0020729B" w:rsidP="00555240">
            <w:pPr>
              <w:jc w:val="center"/>
              <w:rPr>
                <w:ins w:id="6973" w:author="PCC" w:date="2026-03-29T21:04:00Z"/>
                <w:rFonts w:ascii="Calibri" w:hAnsi="Calibri" w:cs="Calibri"/>
                <w:color w:val="000000"/>
                <w:sz w:val="20"/>
                <w:szCs w:val="20"/>
                <w:lang w:val="en-NG"/>
              </w:rPr>
            </w:pPr>
            <w:ins w:id="697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C3762D8" w14:textId="77777777" w:rsidR="0020729B" w:rsidRPr="006B6714" w:rsidRDefault="0020729B" w:rsidP="00555240">
            <w:pPr>
              <w:jc w:val="center"/>
              <w:rPr>
                <w:ins w:id="6975" w:author="PCC" w:date="2026-03-29T21:04:00Z"/>
                <w:rFonts w:ascii="SimSun" w:hAnsi="SimSun"/>
                <w:color w:val="000000"/>
                <w:sz w:val="20"/>
                <w:szCs w:val="20"/>
                <w:lang w:val="en-NG"/>
              </w:rPr>
            </w:pPr>
            <w:ins w:id="6976"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33D7CEDD" w14:textId="77777777" w:rsidR="0020729B" w:rsidRPr="006B6714" w:rsidRDefault="0020729B" w:rsidP="00555240">
            <w:pPr>
              <w:jc w:val="center"/>
              <w:rPr>
                <w:ins w:id="6977" w:author="PCC" w:date="2026-03-29T21:04:00Z"/>
                <w:rFonts w:ascii="Calibri" w:hAnsi="Calibri" w:cs="Calibri"/>
                <w:color w:val="000000"/>
                <w:sz w:val="20"/>
                <w:szCs w:val="20"/>
                <w:lang w:val="en-NG"/>
              </w:rPr>
            </w:pPr>
            <w:ins w:id="6978" w:author="PCC" w:date="2026-03-29T21:04:00Z">
              <w:r w:rsidRPr="006B6714">
                <w:rPr>
                  <w:rFonts w:ascii="Calibri" w:hAnsi="Calibri" w:cs="Calibri"/>
                  <w:color w:val="000000"/>
                  <w:sz w:val="20"/>
                  <w:szCs w:val="20"/>
                  <w:lang w:val="en-NG"/>
                </w:rPr>
                <w:t>×</w:t>
              </w:r>
            </w:ins>
          </w:p>
        </w:tc>
      </w:tr>
      <w:tr w:rsidR="0020729B" w:rsidRPr="006B6714" w14:paraId="5C90BFC2" w14:textId="77777777" w:rsidTr="00555240">
        <w:trPr>
          <w:trHeight w:val="1661"/>
          <w:ins w:id="6979"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3D6F8EF" w14:textId="77777777" w:rsidR="0020729B" w:rsidRPr="006B6714" w:rsidRDefault="0020729B" w:rsidP="00555240">
            <w:pPr>
              <w:jc w:val="center"/>
              <w:rPr>
                <w:ins w:id="6980" w:author="PCC" w:date="2026-03-29T21:04:00Z"/>
                <w:rFonts w:ascii="Calibri" w:hAnsi="Calibri" w:cs="Calibri"/>
                <w:color w:val="000000"/>
                <w:sz w:val="20"/>
                <w:szCs w:val="20"/>
                <w:lang w:val="en-NG"/>
              </w:rPr>
            </w:pPr>
            <w:ins w:id="6981" w:author="PCC" w:date="2026-03-29T21:04:00Z">
              <w:r w:rsidRPr="006B6714">
                <w:rPr>
                  <w:rFonts w:ascii="Calibri" w:hAnsi="Calibri" w:cs="Calibri"/>
                  <w:color w:val="000000"/>
                  <w:sz w:val="20"/>
                  <w:szCs w:val="20"/>
                  <w:lang w:val="en-NG"/>
                </w:rPr>
                <w:t>41</w:t>
              </w:r>
            </w:ins>
          </w:p>
        </w:tc>
        <w:tc>
          <w:tcPr>
            <w:tcW w:w="555" w:type="pct"/>
            <w:vMerge/>
            <w:tcBorders>
              <w:top w:val="nil"/>
              <w:left w:val="single" w:sz="4" w:space="0" w:color="auto"/>
              <w:bottom w:val="single" w:sz="4" w:space="0" w:color="000000"/>
              <w:right w:val="single" w:sz="4" w:space="0" w:color="auto"/>
            </w:tcBorders>
            <w:vAlign w:val="center"/>
            <w:hideMark/>
          </w:tcPr>
          <w:p w14:paraId="6918A5E3" w14:textId="77777777" w:rsidR="0020729B" w:rsidRPr="006B6714" w:rsidRDefault="0020729B" w:rsidP="00555240">
            <w:pPr>
              <w:rPr>
                <w:ins w:id="6982"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1A0F717" w14:textId="77777777" w:rsidR="0020729B" w:rsidRPr="006B6714" w:rsidRDefault="0020729B" w:rsidP="00555240">
            <w:pPr>
              <w:rPr>
                <w:ins w:id="6983" w:author="PCC" w:date="2026-03-29T21:04:00Z"/>
                <w:rFonts w:ascii="Calibri" w:hAnsi="Calibri" w:cs="Calibri"/>
                <w:color w:val="000000"/>
                <w:sz w:val="20"/>
                <w:szCs w:val="20"/>
                <w:lang w:val="en-NG"/>
              </w:rPr>
            </w:pPr>
            <w:ins w:id="6984" w:author="PCC" w:date="2026-03-29T21:04:00Z">
              <w:r w:rsidRPr="006B6714">
                <w:rPr>
                  <w:rFonts w:ascii="Calibri" w:hAnsi="Calibri" w:cs="Calibri"/>
                  <w:color w:val="000000"/>
                  <w:sz w:val="20"/>
                  <w:szCs w:val="20"/>
                  <w:lang w:val="en-NG"/>
                </w:rPr>
                <w:t>Nigerian local transportation</w:t>
              </w:r>
            </w:ins>
          </w:p>
        </w:tc>
        <w:tc>
          <w:tcPr>
            <w:tcW w:w="185" w:type="pct"/>
            <w:tcBorders>
              <w:top w:val="nil"/>
              <w:left w:val="nil"/>
              <w:bottom w:val="single" w:sz="4" w:space="0" w:color="auto"/>
              <w:right w:val="single" w:sz="4" w:space="0" w:color="auto"/>
            </w:tcBorders>
            <w:noWrap/>
            <w:vAlign w:val="center"/>
            <w:hideMark/>
          </w:tcPr>
          <w:p w14:paraId="47341056" w14:textId="77777777" w:rsidR="0020729B" w:rsidRPr="006B6714" w:rsidRDefault="0020729B" w:rsidP="00555240">
            <w:pPr>
              <w:jc w:val="center"/>
              <w:rPr>
                <w:ins w:id="6985" w:author="PCC" w:date="2026-03-29T21:04:00Z"/>
                <w:rFonts w:ascii="Calibri" w:hAnsi="Calibri" w:cs="Calibri"/>
                <w:color w:val="000000"/>
                <w:sz w:val="20"/>
                <w:szCs w:val="20"/>
                <w:lang w:val="en-NG"/>
              </w:rPr>
            </w:pPr>
            <w:ins w:id="6986"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33638B22" w14:textId="77777777" w:rsidR="0020729B" w:rsidRPr="006B6714" w:rsidRDefault="0020729B" w:rsidP="00555240">
            <w:pPr>
              <w:rPr>
                <w:ins w:id="6987" w:author="PCC" w:date="2026-03-29T21:04:00Z"/>
                <w:rFonts w:ascii="Calibri" w:hAnsi="Calibri" w:cs="Calibri"/>
                <w:color w:val="000000"/>
                <w:sz w:val="20"/>
                <w:szCs w:val="20"/>
                <w:lang w:val="en-NG"/>
              </w:rPr>
            </w:pPr>
            <w:ins w:id="6988" w:author="PCC" w:date="2026-03-29T21:04:00Z">
              <w:r w:rsidRPr="006B6714">
                <w:rPr>
                  <w:rFonts w:ascii="Calibri" w:hAnsi="Calibri" w:cs="Calibri"/>
                  <w:color w:val="000000"/>
                  <w:sz w:val="20"/>
                  <w:szCs w:val="20"/>
                  <w:lang w:val="en-NG"/>
                </w:rPr>
                <w:t>The Owner/client shall be responsible for custom clearance at the port of delivery (</w:t>
              </w:r>
              <w:proofErr w:type="spellStart"/>
              <w:r w:rsidRPr="006B6714">
                <w:rPr>
                  <w:rFonts w:ascii="Calibri" w:hAnsi="Calibri" w:cs="Calibri"/>
                  <w:color w:val="000000"/>
                  <w:sz w:val="20"/>
                  <w:szCs w:val="20"/>
                  <w:lang w:val="en-NG"/>
                </w:rPr>
                <w:t>Apapa</w:t>
              </w:r>
              <w:proofErr w:type="spellEnd"/>
              <w:r w:rsidRPr="006B6714">
                <w:rPr>
                  <w:rFonts w:ascii="Calibri" w:hAnsi="Calibri" w:cs="Calibri"/>
                  <w:color w:val="000000"/>
                  <w:sz w:val="20"/>
                  <w:szCs w:val="20"/>
                  <w:lang w:val="en-NG"/>
                </w:rPr>
                <w:t xml:space="preserve"> or other port) and shall be responsible for transporting all equipment from the port of delivery to the project site. The Owner/client shall bear all the cost </w:t>
              </w:r>
              <w:r w:rsidRPr="006B6714">
                <w:rPr>
                  <w:rFonts w:ascii="Calibri" w:hAnsi="Calibri" w:cs="Calibri"/>
                  <w:color w:val="000000"/>
                  <w:sz w:val="20"/>
                  <w:szCs w:val="20"/>
                  <w:lang w:val="en-NG"/>
                </w:rPr>
                <w:lastRenderedPageBreak/>
                <w:t>including transportation, security, insurance, etc.</w:t>
              </w:r>
            </w:ins>
          </w:p>
        </w:tc>
        <w:tc>
          <w:tcPr>
            <w:tcW w:w="409" w:type="pct"/>
            <w:tcBorders>
              <w:top w:val="nil"/>
              <w:left w:val="nil"/>
              <w:bottom w:val="single" w:sz="4" w:space="0" w:color="auto"/>
              <w:right w:val="single" w:sz="4" w:space="0" w:color="auto"/>
            </w:tcBorders>
            <w:vAlign w:val="center"/>
            <w:hideMark/>
          </w:tcPr>
          <w:p w14:paraId="0CDD73AB" w14:textId="77777777" w:rsidR="0020729B" w:rsidRPr="006B6714" w:rsidRDefault="0020729B" w:rsidP="00555240">
            <w:pPr>
              <w:jc w:val="right"/>
              <w:rPr>
                <w:ins w:id="6989" w:author="PCC" w:date="2026-03-29T21:04:00Z"/>
                <w:rFonts w:ascii="Calibri" w:hAnsi="Calibri" w:cs="Calibri"/>
                <w:color w:val="000000"/>
                <w:sz w:val="20"/>
                <w:szCs w:val="20"/>
                <w:lang w:val="en-NG"/>
              </w:rPr>
            </w:pPr>
            <w:ins w:id="6990" w:author="PCC" w:date="2026-03-29T21:04:00Z">
              <w:r w:rsidRPr="006B6714">
                <w:rPr>
                  <w:rFonts w:ascii="Calibri" w:hAnsi="Calibri" w:cs="Calibri"/>
                  <w:color w:val="000000"/>
                  <w:sz w:val="20"/>
                  <w:szCs w:val="20"/>
                  <w:lang w:val="en-NG"/>
                </w:rPr>
                <w:lastRenderedPageBreak/>
                <w:t xml:space="preserve">                  -   </w:t>
              </w:r>
            </w:ins>
          </w:p>
        </w:tc>
        <w:tc>
          <w:tcPr>
            <w:tcW w:w="232" w:type="pct"/>
            <w:tcBorders>
              <w:top w:val="nil"/>
              <w:left w:val="nil"/>
              <w:bottom w:val="single" w:sz="4" w:space="0" w:color="auto"/>
              <w:right w:val="single" w:sz="4" w:space="0" w:color="auto"/>
            </w:tcBorders>
            <w:vAlign w:val="center"/>
            <w:hideMark/>
          </w:tcPr>
          <w:p w14:paraId="26AB1235" w14:textId="77777777" w:rsidR="0020729B" w:rsidRPr="006B6714" w:rsidRDefault="0020729B" w:rsidP="00555240">
            <w:pPr>
              <w:jc w:val="center"/>
              <w:rPr>
                <w:ins w:id="6991" w:author="PCC" w:date="2026-03-29T21:04:00Z"/>
                <w:rFonts w:ascii="Calibri" w:hAnsi="Calibri" w:cs="Calibri"/>
                <w:color w:val="000000"/>
                <w:sz w:val="20"/>
                <w:szCs w:val="20"/>
                <w:lang w:val="en-NG"/>
              </w:rPr>
            </w:pPr>
            <w:ins w:id="6992" w:author="PCC" w:date="2026-03-29T21:04:00Z">
              <w:r w:rsidRPr="006B6714">
                <w:rPr>
                  <w:rFonts w:ascii="Calibri" w:hAnsi="Calibri" w:cs="Calibri"/>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0BE63FBE" w14:textId="77777777" w:rsidR="0020729B" w:rsidRPr="006B6714" w:rsidRDefault="0020729B" w:rsidP="00555240">
            <w:pPr>
              <w:jc w:val="center"/>
              <w:rPr>
                <w:ins w:id="6993" w:author="PCC" w:date="2026-03-29T21:04:00Z"/>
                <w:rFonts w:ascii="SimSun" w:hAnsi="SimSun"/>
                <w:color w:val="000000"/>
                <w:sz w:val="20"/>
                <w:szCs w:val="20"/>
                <w:lang w:val="en-NG"/>
              </w:rPr>
            </w:pPr>
            <w:ins w:id="6994"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1B281040" w14:textId="77777777" w:rsidR="0020729B" w:rsidRPr="006B6714" w:rsidRDefault="0020729B" w:rsidP="00555240">
            <w:pPr>
              <w:jc w:val="center"/>
              <w:rPr>
                <w:ins w:id="6995" w:author="PCC" w:date="2026-03-29T21:04:00Z"/>
                <w:rFonts w:ascii="Calibri" w:hAnsi="Calibri" w:cs="Calibri"/>
                <w:color w:val="000000"/>
                <w:sz w:val="20"/>
                <w:szCs w:val="20"/>
                <w:lang w:val="en-NG"/>
              </w:rPr>
            </w:pPr>
            <w:ins w:id="6996" w:author="PCC" w:date="2026-03-29T21:04:00Z">
              <w:r w:rsidRPr="006B6714">
                <w:rPr>
                  <w:rFonts w:ascii="Calibri" w:hAnsi="Calibri" w:cs="Calibri"/>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6B0431E0" w14:textId="77777777" w:rsidR="0020729B" w:rsidRPr="006B6714" w:rsidRDefault="0020729B" w:rsidP="00555240">
            <w:pPr>
              <w:jc w:val="center"/>
              <w:rPr>
                <w:ins w:id="6997" w:author="PCC" w:date="2026-03-29T21:04:00Z"/>
                <w:rFonts w:ascii="SimSun" w:hAnsi="SimSun"/>
                <w:color w:val="000000"/>
                <w:sz w:val="20"/>
                <w:szCs w:val="20"/>
                <w:lang w:val="en-NG"/>
              </w:rPr>
            </w:pPr>
            <w:ins w:id="6998"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1AFA5B48" w14:textId="77777777" w:rsidR="0020729B" w:rsidRPr="006B6714" w:rsidRDefault="0020729B" w:rsidP="00555240">
            <w:pPr>
              <w:jc w:val="center"/>
              <w:rPr>
                <w:ins w:id="6999" w:author="PCC" w:date="2026-03-29T21:04:00Z"/>
                <w:rFonts w:ascii="Calibri" w:hAnsi="Calibri" w:cs="Calibri"/>
                <w:color w:val="000000"/>
                <w:sz w:val="20"/>
                <w:szCs w:val="20"/>
                <w:lang w:val="en-NG"/>
              </w:rPr>
            </w:pPr>
            <w:ins w:id="7000" w:author="PCC" w:date="2026-03-29T21:04:00Z">
              <w:r w:rsidRPr="006B6714">
                <w:rPr>
                  <w:rFonts w:ascii="Calibri" w:hAnsi="Calibri" w:cs="Calibri"/>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118CAB35" w14:textId="77777777" w:rsidR="0020729B" w:rsidRPr="006B6714" w:rsidRDefault="0020729B" w:rsidP="00555240">
            <w:pPr>
              <w:jc w:val="center"/>
              <w:rPr>
                <w:ins w:id="7001" w:author="PCC" w:date="2026-03-29T21:04:00Z"/>
                <w:rFonts w:ascii="SimSun" w:hAnsi="SimSun"/>
                <w:color w:val="000000"/>
                <w:sz w:val="20"/>
                <w:szCs w:val="20"/>
                <w:lang w:val="en-NG"/>
              </w:rPr>
            </w:pPr>
            <w:ins w:id="7002" w:author="PCC" w:date="2026-03-29T21:04:00Z">
              <w:r w:rsidRPr="006B6714">
                <w:rPr>
                  <w:rFonts w:ascii="MS Gothic" w:eastAsia="MS Gothic" w:hAnsi="MS Gothic" w:cs="MS Gothic" w:hint="eastAsia"/>
                  <w:color w:val="000000"/>
                  <w:sz w:val="20"/>
                  <w:szCs w:val="20"/>
                  <w:lang w:val="en-NG"/>
                </w:rPr>
                <w:t>✓</w:t>
              </w:r>
            </w:ins>
          </w:p>
        </w:tc>
      </w:tr>
      <w:tr w:rsidR="0020729B" w:rsidRPr="006B6714" w14:paraId="314D5FB8" w14:textId="77777777" w:rsidTr="00555240">
        <w:trPr>
          <w:trHeight w:val="3030"/>
          <w:ins w:id="7003" w:author="PCC" w:date="2026-03-29T21:04:00Z"/>
        </w:trPr>
        <w:tc>
          <w:tcPr>
            <w:tcW w:w="232" w:type="pct"/>
            <w:tcBorders>
              <w:top w:val="nil"/>
              <w:left w:val="single" w:sz="8" w:space="0" w:color="auto"/>
              <w:bottom w:val="nil"/>
              <w:right w:val="single" w:sz="4" w:space="0" w:color="auto"/>
            </w:tcBorders>
            <w:noWrap/>
            <w:vAlign w:val="center"/>
            <w:hideMark/>
          </w:tcPr>
          <w:p w14:paraId="38195576" w14:textId="77777777" w:rsidR="0020729B" w:rsidRPr="006B6714" w:rsidRDefault="0020729B" w:rsidP="00555240">
            <w:pPr>
              <w:jc w:val="center"/>
              <w:rPr>
                <w:ins w:id="7004" w:author="PCC" w:date="2026-03-29T21:04:00Z"/>
                <w:rFonts w:ascii="Calibri" w:hAnsi="Calibri" w:cs="Calibri"/>
                <w:color w:val="000000"/>
                <w:sz w:val="20"/>
                <w:szCs w:val="20"/>
                <w:lang w:val="en-NG"/>
              </w:rPr>
            </w:pPr>
            <w:ins w:id="7005" w:author="PCC" w:date="2026-03-29T21:04:00Z">
              <w:r w:rsidRPr="006B6714">
                <w:rPr>
                  <w:rFonts w:ascii="Calibri" w:hAnsi="Calibri" w:cs="Calibri"/>
                  <w:color w:val="000000"/>
                  <w:sz w:val="20"/>
                  <w:szCs w:val="20"/>
                  <w:lang w:val="en-NG"/>
                </w:rPr>
                <w:t>42</w:t>
              </w:r>
            </w:ins>
          </w:p>
        </w:tc>
        <w:tc>
          <w:tcPr>
            <w:tcW w:w="555" w:type="pct"/>
            <w:tcBorders>
              <w:top w:val="nil"/>
              <w:left w:val="nil"/>
              <w:bottom w:val="nil"/>
              <w:right w:val="single" w:sz="4" w:space="0" w:color="auto"/>
            </w:tcBorders>
            <w:vAlign w:val="center"/>
            <w:hideMark/>
          </w:tcPr>
          <w:p w14:paraId="3EF05D7E" w14:textId="77777777" w:rsidR="0020729B" w:rsidRPr="006B6714" w:rsidRDefault="0020729B" w:rsidP="00555240">
            <w:pPr>
              <w:rPr>
                <w:ins w:id="7006" w:author="PCC" w:date="2026-03-29T21:04:00Z"/>
                <w:rFonts w:ascii="Calibri" w:hAnsi="Calibri" w:cs="Calibri"/>
                <w:b/>
                <w:bCs/>
                <w:color w:val="000000"/>
                <w:sz w:val="20"/>
                <w:szCs w:val="20"/>
                <w:lang w:val="en-NG"/>
              </w:rPr>
            </w:pPr>
            <w:ins w:id="7007" w:author="PCC" w:date="2026-03-29T21:04:00Z">
              <w:r w:rsidRPr="006B6714">
                <w:rPr>
                  <w:rFonts w:ascii="Calibri" w:hAnsi="Calibri" w:cs="Calibri"/>
                  <w:b/>
                  <w:bCs/>
                  <w:color w:val="000000"/>
                  <w:sz w:val="20"/>
                  <w:szCs w:val="20"/>
                  <w:lang w:val="en-NG"/>
                </w:rPr>
                <w:t>Public Relationship and security</w:t>
              </w:r>
            </w:ins>
          </w:p>
        </w:tc>
        <w:tc>
          <w:tcPr>
            <w:tcW w:w="973" w:type="pct"/>
            <w:tcBorders>
              <w:top w:val="nil"/>
              <w:left w:val="nil"/>
              <w:bottom w:val="nil"/>
              <w:right w:val="single" w:sz="4" w:space="0" w:color="auto"/>
            </w:tcBorders>
            <w:noWrap/>
            <w:vAlign w:val="center"/>
            <w:hideMark/>
          </w:tcPr>
          <w:p w14:paraId="263F8B82" w14:textId="77777777" w:rsidR="0020729B" w:rsidRPr="006B6714" w:rsidRDefault="0020729B" w:rsidP="00555240">
            <w:pPr>
              <w:rPr>
                <w:ins w:id="7008" w:author="PCC" w:date="2026-03-29T21:04:00Z"/>
                <w:rFonts w:ascii="Calibri" w:hAnsi="Calibri" w:cs="Calibri"/>
                <w:color w:val="000000"/>
                <w:sz w:val="20"/>
                <w:szCs w:val="20"/>
                <w:lang w:val="en-NG"/>
              </w:rPr>
            </w:pPr>
            <w:ins w:id="7009" w:author="PCC" w:date="2026-03-29T21:04:00Z">
              <w:r w:rsidRPr="006B6714">
                <w:rPr>
                  <w:rFonts w:ascii="Calibri" w:hAnsi="Calibri" w:cs="Calibri"/>
                  <w:color w:val="000000"/>
                  <w:sz w:val="20"/>
                  <w:szCs w:val="20"/>
                  <w:lang w:val="en-NG"/>
                </w:rPr>
                <w:t xml:space="preserve">Government/ Community Relations Work </w:t>
              </w:r>
            </w:ins>
          </w:p>
        </w:tc>
        <w:tc>
          <w:tcPr>
            <w:tcW w:w="185" w:type="pct"/>
            <w:tcBorders>
              <w:top w:val="nil"/>
              <w:left w:val="nil"/>
              <w:bottom w:val="nil"/>
              <w:right w:val="single" w:sz="4" w:space="0" w:color="auto"/>
            </w:tcBorders>
            <w:noWrap/>
            <w:vAlign w:val="center"/>
            <w:hideMark/>
          </w:tcPr>
          <w:p w14:paraId="6ED7C0CE" w14:textId="77777777" w:rsidR="0020729B" w:rsidRPr="006B6714" w:rsidRDefault="0020729B" w:rsidP="00555240">
            <w:pPr>
              <w:jc w:val="center"/>
              <w:rPr>
                <w:ins w:id="7010" w:author="PCC" w:date="2026-03-29T21:04:00Z"/>
                <w:rFonts w:ascii="Calibri" w:hAnsi="Calibri" w:cs="Calibri"/>
                <w:color w:val="000000"/>
                <w:sz w:val="20"/>
                <w:szCs w:val="20"/>
                <w:lang w:val="en-NG"/>
              </w:rPr>
            </w:pPr>
            <w:ins w:id="7011" w:author="PCC" w:date="2026-03-29T21:04:00Z">
              <w:r w:rsidRPr="006B6714">
                <w:rPr>
                  <w:rFonts w:ascii="Calibri" w:hAnsi="Calibri" w:cs="Calibri"/>
                  <w:color w:val="000000"/>
                  <w:sz w:val="20"/>
                  <w:szCs w:val="20"/>
                  <w:lang w:val="en-NG"/>
                </w:rPr>
                <w:t>1</w:t>
              </w:r>
            </w:ins>
          </w:p>
        </w:tc>
        <w:tc>
          <w:tcPr>
            <w:tcW w:w="1125" w:type="pct"/>
            <w:tcBorders>
              <w:top w:val="nil"/>
              <w:left w:val="nil"/>
              <w:bottom w:val="nil"/>
              <w:right w:val="single" w:sz="4" w:space="0" w:color="auto"/>
            </w:tcBorders>
            <w:vAlign w:val="center"/>
            <w:hideMark/>
          </w:tcPr>
          <w:p w14:paraId="660CA315" w14:textId="3C2F491E" w:rsidR="0020729B" w:rsidRPr="006B6714" w:rsidRDefault="0020729B" w:rsidP="00555240">
            <w:pPr>
              <w:rPr>
                <w:ins w:id="7012" w:author="PCC" w:date="2026-03-29T21:04:00Z"/>
                <w:rFonts w:ascii="Calibri" w:hAnsi="Calibri" w:cs="Calibri"/>
                <w:color w:val="000000"/>
                <w:sz w:val="20"/>
                <w:szCs w:val="20"/>
                <w:lang w:val="en-NG"/>
              </w:rPr>
            </w:pPr>
            <w:ins w:id="7013" w:author="PCC" w:date="2026-03-29T21:04:00Z">
              <w:r w:rsidRPr="006B6714">
                <w:rPr>
                  <w:rFonts w:ascii="Calibri" w:hAnsi="Calibri" w:cs="Calibri"/>
                  <w:color w:val="000000"/>
                  <w:sz w:val="20"/>
                  <w:szCs w:val="20"/>
                  <w:lang w:val="en-NG"/>
                </w:rPr>
                <w:t xml:space="preserve">The Owner/client shall be responsible for all community related cost and community relations; </w:t>
              </w:r>
              <w:commentRangeStart w:id="7014"/>
              <w:r w:rsidRPr="006B6714">
                <w:rPr>
                  <w:rFonts w:ascii="Calibri" w:hAnsi="Calibri" w:cs="Calibri"/>
                  <w:color w:val="000000"/>
                  <w:sz w:val="20"/>
                  <w:szCs w:val="20"/>
                  <w:lang w:val="en-NG"/>
                </w:rPr>
                <w:t>armed military personnel</w:t>
              </w:r>
            </w:ins>
            <w:commentRangeEnd w:id="7014"/>
            <w:r w:rsidR="003A1C77" w:rsidRPr="006B6714">
              <w:rPr>
                <w:rStyle w:val="CommentReference"/>
                <w:rFonts w:ascii="Calibri" w:hAnsi="Calibri" w:cs="Calibri"/>
                <w:color w:val="000000"/>
                <w:sz w:val="20"/>
                <w:szCs w:val="20"/>
                <w:lang w:val="en-NG"/>
              </w:rPr>
              <w:commentReference w:id="7014"/>
            </w:r>
            <w:ins w:id="7015" w:author="PCC" w:date="2026-03-29T21:04:00Z">
              <w:r w:rsidRPr="006B6714">
                <w:rPr>
                  <w:rFonts w:ascii="Calibri" w:hAnsi="Calibri" w:cs="Calibri"/>
                  <w:color w:val="000000"/>
                  <w:sz w:val="20"/>
                  <w:szCs w:val="20"/>
                  <w:lang w:val="en-NG"/>
                </w:rPr>
                <w:t>, and shall be responsible for procurement of all statutory and government permits, waiver and authorizations (including but not limited to EIA, NMDPRA Permits, HAZOP etc.),</w:t>
              </w:r>
              <w:del w:id="7016" w:author="GELIAS" w:date="2026-04-11T15:47:00Z">
                <w:r w:rsidRPr="006B6714" w:rsidDel="003A1C77">
                  <w:rPr>
                    <w:rFonts w:ascii="Calibri" w:hAnsi="Calibri" w:cs="Calibri"/>
                    <w:color w:val="000000"/>
                    <w:sz w:val="20"/>
                    <w:szCs w:val="20"/>
                    <w:lang w:val="en-NG"/>
                  </w:rPr>
                  <w:delText>The safety of all personnel and materials involved is the responsibility of the owner</w:delText>
                </w:r>
              </w:del>
              <w:r w:rsidRPr="006B6714">
                <w:rPr>
                  <w:rFonts w:ascii="Calibri" w:hAnsi="Calibri" w:cs="Calibri"/>
                  <w:color w:val="000000"/>
                  <w:sz w:val="20"/>
                  <w:szCs w:val="20"/>
                  <w:lang w:val="en-NG"/>
                </w:rPr>
                <w:t>.The client is responsible for providing the land required for project construction, handling certificates and procedures related to the government such as usage certificates and safety production permits.</w:t>
              </w:r>
            </w:ins>
          </w:p>
        </w:tc>
        <w:tc>
          <w:tcPr>
            <w:tcW w:w="409" w:type="pct"/>
            <w:tcBorders>
              <w:top w:val="nil"/>
              <w:left w:val="nil"/>
              <w:bottom w:val="nil"/>
              <w:right w:val="single" w:sz="4" w:space="0" w:color="auto"/>
            </w:tcBorders>
            <w:vAlign w:val="center"/>
            <w:hideMark/>
          </w:tcPr>
          <w:p w14:paraId="0DD94D66" w14:textId="77777777" w:rsidR="0020729B" w:rsidRPr="006B6714" w:rsidRDefault="0020729B" w:rsidP="00555240">
            <w:pPr>
              <w:jc w:val="right"/>
              <w:rPr>
                <w:ins w:id="7017" w:author="PCC" w:date="2026-03-29T21:04:00Z"/>
                <w:rFonts w:ascii="Calibri" w:hAnsi="Calibri" w:cs="Calibri"/>
                <w:color w:val="000000"/>
                <w:sz w:val="20"/>
                <w:szCs w:val="20"/>
                <w:lang w:val="en-NG"/>
              </w:rPr>
            </w:pPr>
            <w:ins w:id="7018" w:author="PCC" w:date="2026-03-29T21:04:00Z">
              <w:r w:rsidRPr="006B6714">
                <w:rPr>
                  <w:rFonts w:ascii="Calibri" w:hAnsi="Calibri" w:cs="Calibri"/>
                  <w:color w:val="000000"/>
                  <w:sz w:val="20"/>
                  <w:szCs w:val="20"/>
                  <w:lang w:val="en-NG"/>
                </w:rPr>
                <w:t xml:space="preserve">                  -   </w:t>
              </w:r>
            </w:ins>
          </w:p>
        </w:tc>
        <w:tc>
          <w:tcPr>
            <w:tcW w:w="232" w:type="pct"/>
            <w:tcBorders>
              <w:top w:val="nil"/>
              <w:left w:val="nil"/>
              <w:bottom w:val="nil"/>
              <w:right w:val="single" w:sz="4" w:space="0" w:color="auto"/>
            </w:tcBorders>
            <w:vAlign w:val="center"/>
            <w:hideMark/>
          </w:tcPr>
          <w:p w14:paraId="647B03B1" w14:textId="77777777" w:rsidR="0020729B" w:rsidRPr="006B6714" w:rsidRDefault="0020729B" w:rsidP="00555240">
            <w:pPr>
              <w:jc w:val="center"/>
              <w:rPr>
                <w:ins w:id="7019" w:author="PCC" w:date="2026-03-29T21:04:00Z"/>
                <w:rFonts w:ascii="Calibri" w:hAnsi="Calibri" w:cs="Calibri"/>
                <w:color w:val="000000"/>
                <w:sz w:val="20"/>
                <w:szCs w:val="20"/>
                <w:lang w:val="en-NG"/>
              </w:rPr>
            </w:pPr>
            <w:ins w:id="7020" w:author="PCC" w:date="2026-03-29T21:04:00Z">
              <w:r w:rsidRPr="006B6714">
                <w:rPr>
                  <w:rFonts w:ascii="Calibri" w:hAnsi="Calibri" w:cs="Calibri"/>
                  <w:color w:val="000000"/>
                  <w:sz w:val="20"/>
                  <w:szCs w:val="20"/>
                  <w:lang w:val="en-NG"/>
                </w:rPr>
                <w:t>×</w:t>
              </w:r>
            </w:ins>
          </w:p>
        </w:tc>
        <w:tc>
          <w:tcPr>
            <w:tcW w:w="278" w:type="pct"/>
            <w:tcBorders>
              <w:top w:val="nil"/>
              <w:left w:val="nil"/>
              <w:bottom w:val="nil"/>
              <w:right w:val="single" w:sz="4" w:space="0" w:color="auto"/>
            </w:tcBorders>
            <w:vAlign w:val="center"/>
            <w:hideMark/>
          </w:tcPr>
          <w:p w14:paraId="5E497BA2" w14:textId="77777777" w:rsidR="0020729B" w:rsidRPr="006B6714" w:rsidRDefault="0020729B" w:rsidP="00555240">
            <w:pPr>
              <w:jc w:val="center"/>
              <w:rPr>
                <w:ins w:id="7021" w:author="PCC" w:date="2026-03-29T21:04:00Z"/>
                <w:rFonts w:ascii="SimSun" w:hAnsi="SimSun"/>
                <w:color w:val="000000"/>
                <w:sz w:val="20"/>
                <w:szCs w:val="20"/>
                <w:lang w:val="en-NG"/>
              </w:rPr>
            </w:pPr>
            <w:ins w:id="7022"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nil"/>
              <w:right w:val="single" w:sz="4" w:space="0" w:color="auto"/>
            </w:tcBorders>
            <w:vAlign w:val="center"/>
            <w:hideMark/>
          </w:tcPr>
          <w:p w14:paraId="4418E9FE" w14:textId="77777777" w:rsidR="0020729B" w:rsidRPr="006B6714" w:rsidRDefault="0020729B" w:rsidP="00555240">
            <w:pPr>
              <w:jc w:val="center"/>
              <w:rPr>
                <w:ins w:id="7023" w:author="PCC" w:date="2026-03-29T21:04:00Z"/>
                <w:rFonts w:ascii="Calibri" w:hAnsi="Calibri" w:cs="Calibri"/>
                <w:color w:val="000000"/>
                <w:sz w:val="20"/>
                <w:szCs w:val="20"/>
                <w:lang w:val="en-NG"/>
              </w:rPr>
            </w:pPr>
            <w:ins w:id="7024" w:author="PCC" w:date="2026-03-29T21:04:00Z">
              <w:r w:rsidRPr="006B6714">
                <w:rPr>
                  <w:rFonts w:ascii="Calibri" w:hAnsi="Calibri" w:cs="Calibri"/>
                  <w:color w:val="000000"/>
                  <w:sz w:val="20"/>
                  <w:szCs w:val="20"/>
                  <w:lang w:val="en-NG"/>
                </w:rPr>
                <w:t>×</w:t>
              </w:r>
            </w:ins>
          </w:p>
        </w:tc>
        <w:tc>
          <w:tcPr>
            <w:tcW w:w="279" w:type="pct"/>
            <w:tcBorders>
              <w:top w:val="nil"/>
              <w:left w:val="nil"/>
              <w:bottom w:val="nil"/>
              <w:right w:val="single" w:sz="4" w:space="0" w:color="auto"/>
            </w:tcBorders>
            <w:vAlign w:val="center"/>
            <w:hideMark/>
          </w:tcPr>
          <w:p w14:paraId="0AD57D95" w14:textId="77777777" w:rsidR="0020729B" w:rsidRPr="006B6714" w:rsidRDefault="0020729B" w:rsidP="00555240">
            <w:pPr>
              <w:jc w:val="center"/>
              <w:rPr>
                <w:ins w:id="7025" w:author="PCC" w:date="2026-03-29T21:04:00Z"/>
                <w:rFonts w:ascii="SimSun" w:hAnsi="SimSun"/>
                <w:color w:val="000000"/>
                <w:sz w:val="20"/>
                <w:szCs w:val="20"/>
                <w:lang w:val="en-NG"/>
              </w:rPr>
            </w:pPr>
            <w:ins w:id="7026"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nil"/>
              <w:right w:val="single" w:sz="4" w:space="0" w:color="auto"/>
            </w:tcBorders>
            <w:vAlign w:val="center"/>
            <w:hideMark/>
          </w:tcPr>
          <w:p w14:paraId="3B3F7B78" w14:textId="77777777" w:rsidR="0020729B" w:rsidRPr="006B6714" w:rsidRDefault="0020729B" w:rsidP="00555240">
            <w:pPr>
              <w:jc w:val="center"/>
              <w:rPr>
                <w:ins w:id="7027" w:author="PCC" w:date="2026-03-29T21:04:00Z"/>
                <w:rFonts w:ascii="Calibri" w:hAnsi="Calibri" w:cs="Calibri"/>
                <w:color w:val="000000"/>
                <w:sz w:val="20"/>
                <w:szCs w:val="20"/>
                <w:lang w:val="en-NG"/>
              </w:rPr>
            </w:pPr>
            <w:ins w:id="7028" w:author="PCC" w:date="2026-03-29T21:04:00Z">
              <w:r w:rsidRPr="006B6714">
                <w:rPr>
                  <w:rFonts w:ascii="Calibri" w:hAnsi="Calibri" w:cs="Calibri"/>
                  <w:color w:val="000000"/>
                  <w:sz w:val="20"/>
                  <w:szCs w:val="20"/>
                  <w:lang w:val="en-NG"/>
                </w:rPr>
                <w:t>×</w:t>
              </w:r>
            </w:ins>
          </w:p>
        </w:tc>
        <w:tc>
          <w:tcPr>
            <w:tcW w:w="268" w:type="pct"/>
            <w:tcBorders>
              <w:top w:val="nil"/>
              <w:left w:val="nil"/>
              <w:bottom w:val="nil"/>
              <w:right w:val="single" w:sz="8" w:space="0" w:color="auto"/>
            </w:tcBorders>
            <w:vAlign w:val="center"/>
            <w:hideMark/>
          </w:tcPr>
          <w:p w14:paraId="0D70893B" w14:textId="77777777" w:rsidR="0020729B" w:rsidRPr="006B6714" w:rsidRDefault="0020729B" w:rsidP="00555240">
            <w:pPr>
              <w:jc w:val="center"/>
              <w:rPr>
                <w:ins w:id="7029" w:author="PCC" w:date="2026-03-29T21:04:00Z"/>
                <w:rFonts w:ascii="SimSun" w:hAnsi="SimSun"/>
                <w:color w:val="000000"/>
                <w:sz w:val="20"/>
                <w:szCs w:val="20"/>
                <w:lang w:val="en-NG"/>
              </w:rPr>
            </w:pPr>
            <w:ins w:id="7030" w:author="PCC" w:date="2026-03-29T21:04:00Z">
              <w:r w:rsidRPr="006B6714">
                <w:rPr>
                  <w:rFonts w:ascii="MS Gothic" w:eastAsia="MS Gothic" w:hAnsi="MS Gothic" w:cs="MS Gothic" w:hint="eastAsia"/>
                  <w:color w:val="000000"/>
                  <w:sz w:val="20"/>
                  <w:szCs w:val="20"/>
                  <w:lang w:val="en-NG"/>
                </w:rPr>
                <w:t>✓</w:t>
              </w:r>
            </w:ins>
          </w:p>
        </w:tc>
      </w:tr>
      <w:tr w:rsidR="0020729B" w:rsidRPr="006B6714" w14:paraId="41EF67CB" w14:textId="77777777" w:rsidTr="00555240">
        <w:trPr>
          <w:trHeight w:val="342"/>
          <w:ins w:id="7031" w:author="PCC" w:date="2026-03-29T21:04:00Z"/>
        </w:trPr>
        <w:tc>
          <w:tcPr>
            <w:tcW w:w="3071" w:type="pct"/>
            <w:gridSpan w:val="5"/>
            <w:tcBorders>
              <w:top w:val="single" w:sz="8" w:space="0" w:color="auto"/>
              <w:left w:val="single" w:sz="8" w:space="0" w:color="auto"/>
              <w:bottom w:val="single" w:sz="8" w:space="0" w:color="auto"/>
              <w:right w:val="single" w:sz="4" w:space="0" w:color="000000"/>
            </w:tcBorders>
            <w:noWrap/>
            <w:vAlign w:val="center"/>
            <w:hideMark/>
          </w:tcPr>
          <w:p w14:paraId="005DF408" w14:textId="77777777" w:rsidR="0020729B" w:rsidRPr="006B6714" w:rsidRDefault="0020729B" w:rsidP="00555240">
            <w:pPr>
              <w:jc w:val="right"/>
              <w:rPr>
                <w:ins w:id="7032" w:author="PCC" w:date="2026-03-29T21:04:00Z"/>
                <w:rFonts w:ascii="Calibri" w:hAnsi="Calibri" w:cs="Calibri"/>
                <w:b/>
                <w:bCs/>
                <w:color w:val="000000"/>
                <w:sz w:val="20"/>
                <w:szCs w:val="20"/>
                <w:lang w:val="en-NG"/>
              </w:rPr>
            </w:pPr>
            <w:ins w:id="7033" w:author="PCC" w:date="2026-03-29T21:04:00Z">
              <w:r w:rsidRPr="006B6714">
                <w:rPr>
                  <w:rFonts w:ascii="Calibri" w:hAnsi="Calibri" w:cs="Calibri"/>
                  <w:b/>
                  <w:bCs/>
                  <w:color w:val="000000"/>
                  <w:sz w:val="20"/>
                  <w:szCs w:val="20"/>
                  <w:lang w:val="en-NG"/>
                </w:rPr>
                <w:t>Excluding Tax Total</w:t>
              </w:r>
              <w:r>
                <w:rPr>
                  <w:rFonts w:ascii="Calibri" w:hAnsi="Calibri" w:cs="Calibri"/>
                  <w:b/>
                  <w:bCs/>
                  <w:color w:val="000000"/>
                  <w:sz w:val="20"/>
                  <w:szCs w:val="20"/>
                </w:rPr>
                <w:t xml:space="preserve"> </w:t>
              </w:r>
              <w:r w:rsidRPr="006B6714">
                <w:rPr>
                  <w:rFonts w:ascii="Calibri" w:hAnsi="Calibri" w:cs="Calibri"/>
                  <w:b/>
                  <w:bCs/>
                  <w:color w:val="000000"/>
                  <w:sz w:val="20"/>
                  <w:szCs w:val="20"/>
                  <w:lang w:val="en-NG"/>
                </w:rPr>
                <w:t>(CIF)</w:t>
              </w:r>
              <w:r w:rsidRPr="006B6714">
                <w:rPr>
                  <w:rFonts w:ascii="SimSun" w:hAnsi="SimSun" w:cs="Calibri" w:hint="eastAsia"/>
                  <w:b/>
                  <w:bCs/>
                  <w:color w:val="000000"/>
                  <w:sz w:val="20"/>
                  <w:szCs w:val="20"/>
                  <w:lang w:val="en-NG"/>
                </w:rPr>
                <w:t>：</w:t>
              </w:r>
            </w:ins>
          </w:p>
        </w:tc>
        <w:tc>
          <w:tcPr>
            <w:tcW w:w="409" w:type="pct"/>
            <w:tcBorders>
              <w:top w:val="single" w:sz="8" w:space="0" w:color="auto"/>
              <w:left w:val="nil"/>
              <w:bottom w:val="single" w:sz="8" w:space="0" w:color="auto"/>
              <w:right w:val="single" w:sz="4" w:space="0" w:color="auto"/>
            </w:tcBorders>
            <w:vAlign w:val="center"/>
            <w:hideMark/>
          </w:tcPr>
          <w:p w14:paraId="2F6796BF" w14:textId="77777777" w:rsidR="0020729B" w:rsidRPr="006B6714" w:rsidRDefault="0020729B" w:rsidP="00555240">
            <w:pPr>
              <w:jc w:val="right"/>
              <w:rPr>
                <w:ins w:id="7034" w:author="PCC" w:date="2026-03-29T21:04:00Z"/>
                <w:rFonts w:ascii="Calibri" w:hAnsi="Calibri" w:cs="Calibri"/>
                <w:color w:val="000000"/>
                <w:sz w:val="20"/>
                <w:szCs w:val="20"/>
                <w:lang w:val="en-NG"/>
              </w:rPr>
            </w:pPr>
            <w:ins w:id="7035" w:author="PCC" w:date="2026-03-29T21:04:00Z">
              <w:r w:rsidRPr="006B6714">
                <w:rPr>
                  <w:rFonts w:ascii="Calibri" w:hAnsi="Calibri" w:cs="Calibri"/>
                  <w:color w:val="000000"/>
                  <w:sz w:val="20"/>
                  <w:szCs w:val="20"/>
                  <w:lang w:val="en-NG"/>
                </w:rPr>
                <w:t xml:space="preserve">  </w:t>
              </w:r>
            </w:ins>
          </w:p>
        </w:tc>
        <w:tc>
          <w:tcPr>
            <w:tcW w:w="232" w:type="pct"/>
            <w:tcBorders>
              <w:top w:val="single" w:sz="8" w:space="0" w:color="auto"/>
              <w:left w:val="nil"/>
              <w:bottom w:val="single" w:sz="8" w:space="0" w:color="auto"/>
              <w:right w:val="single" w:sz="4" w:space="0" w:color="auto"/>
            </w:tcBorders>
            <w:vAlign w:val="center"/>
            <w:hideMark/>
          </w:tcPr>
          <w:p w14:paraId="340EEDF0" w14:textId="77777777" w:rsidR="0020729B" w:rsidRPr="006B6714" w:rsidRDefault="0020729B" w:rsidP="00555240">
            <w:pPr>
              <w:jc w:val="center"/>
              <w:rPr>
                <w:ins w:id="7036" w:author="PCC" w:date="2026-03-29T21:04:00Z"/>
                <w:rFonts w:ascii="Calibri" w:hAnsi="Calibri" w:cs="Calibri"/>
                <w:color w:val="000000"/>
                <w:sz w:val="20"/>
                <w:szCs w:val="20"/>
                <w:lang w:val="en-NG"/>
              </w:rPr>
            </w:pPr>
            <w:ins w:id="7037" w:author="PCC" w:date="2026-03-29T21:04:00Z">
              <w:r w:rsidRPr="006B6714">
                <w:rPr>
                  <w:rFonts w:ascii="Calibri" w:hAnsi="Calibri" w:cs="Calibri"/>
                  <w:color w:val="000000"/>
                  <w:sz w:val="20"/>
                  <w:szCs w:val="20"/>
                  <w:lang w:val="en-NG"/>
                </w:rPr>
                <w:t> </w:t>
              </w:r>
            </w:ins>
          </w:p>
        </w:tc>
        <w:tc>
          <w:tcPr>
            <w:tcW w:w="278" w:type="pct"/>
            <w:tcBorders>
              <w:top w:val="single" w:sz="8" w:space="0" w:color="auto"/>
              <w:left w:val="nil"/>
              <w:bottom w:val="single" w:sz="8" w:space="0" w:color="auto"/>
              <w:right w:val="single" w:sz="4" w:space="0" w:color="auto"/>
            </w:tcBorders>
            <w:vAlign w:val="center"/>
            <w:hideMark/>
          </w:tcPr>
          <w:p w14:paraId="3BCADC2A" w14:textId="77777777" w:rsidR="0020729B" w:rsidRPr="006B6714" w:rsidRDefault="0020729B" w:rsidP="00555240">
            <w:pPr>
              <w:jc w:val="center"/>
              <w:rPr>
                <w:ins w:id="7038" w:author="PCC" w:date="2026-03-29T21:04:00Z"/>
                <w:rFonts w:ascii="SimSun" w:hAnsi="SimSun"/>
                <w:color w:val="000000"/>
                <w:sz w:val="20"/>
                <w:szCs w:val="20"/>
                <w:lang w:val="en-NG"/>
              </w:rPr>
            </w:pPr>
            <w:ins w:id="7039" w:author="PCC" w:date="2026-03-29T21:04:00Z">
              <w:r w:rsidRPr="006B6714">
                <w:rPr>
                  <w:rFonts w:ascii="SimSun" w:hAnsi="SimSun" w:hint="eastAsia"/>
                  <w:color w:val="000000"/>
                  <w:sz w:val="20"/>
                  <w:szCs w:val="20"/>
                  <w:lang w:val="en-NG"/>
                </w:rPr>
                <w:t> </w:t>
              </w:r>
            </w:ins>
          </w:p>
        </w:tc>
        <w:tc>
          <w:tcPr>
            <w:tcW w:w="232" w:type="pct"/>
            <w:tcBorders>
              <w:top w:val="single" w:sz="8" w:space="0" w:color="auto"/>
              <w:left w:val="nil"/>
              <w:bottom w:val="single" w:sz="8" w:space="0" w:color="auto"/>
              <w:right w:val="single" w:sz="4" w:space="0" w:color="auto"/>
            </w:tcBorders>
            <w:vAlign w:val="center"/>
            <w:hideMark/>
          </w:tcPr>
          <w:p w14:paraId="706D1823" w14:textId="77777777" w:rsidR="0020729B" w:rsidRPr="006B6714" w:rsidRDefault="0020729B" w:rsidP="00555240">
            <w:pPr>
              <w:jc w:val="center"/>
              <w:rPr>
                <w:ins w:id="7040" w:author="PCC" w:date="2026-03-29T21:04:00Z"/>
                <w:rFonts w:ascii="Calibri" w:hAnsi="Calibri" w:cs="Calibri"/>
                <w:color w:val="000000"/>
                <w:sz w:val="20"/>
                <w:szCs w:val="20"/>
                <w:lang w:val="en-NG"/>
              </w:rPr>
            </w:pPr>
            <w:ins w:id="7041" w:author="PCC" w:date="2026-03-29T21:04:00Z">
              <w:r w:rsidRPr="006B6714">
                <w:rPr>
                  <w:rFonts w:ascii="Calibri" w:hAnsi="Calibri" w:cs="Calibri"/>
                  <w:color w:val="000000"/>
                  <w:sz w:val="20"/>
                  <w:szCs w:val="20"/>
                  <w:lang w:val="en-NG"/>
                </w:rPr>
                <w:t> </w:t>
              </w:r>
            </w:ins>
          </w:p>
        </w:tc>
        <w:tc>
          <w:tcPr>
            <w:tcW w:w="279" w:type="pct"/>
            <w:tcBorders>
              <w:top w:val="single" w:sz="8" w:space="0" w:color="auto"/>
              <w:left w:val="nil"/>
              <w:bottom w:val="single" w:sz="8" w:space="0" w:color="auto"/>
              <w:right w:val="single" w:sz="4" w:space="0" w:color="auto"/>
            </w:tcBorders>
            <w:vAlign w:val="center"/>
            <w:hideMark/>
          </w:tcPr>
          <w:p w14:paraId="2443F199" w14:textId="77777777" w:rsidR="0020729B" w:rsidRPr="006B6714" w:rsidRDefault="0020729B" w:rsidP="00555240">
            <w:pPr>
              <w:jc w:val="center"/>
              <w:rPr>
                <w:ins w:id="7042" w:author="PCC" w:date="2026-03-29T21:04:00Z"/>
                <w:rFonts w:ascii="SimSun" w:hAnsi="SimSun"/>
                <w:color w:val="000000"/>
                <w:sz w:val="20"/>
                <w:szCs w:val="20"/>
                <w:lang w:val="en-NG"/>
              </w:rPr>
            </w:pPr>
            <w:ins w:id="7043" w:author="PCC" w:date="2026-03-29T21:04:00Z">
              <w:r w:rsidRPr="006B6714">
                <w:rPr>
                  <w:rFonts w:ascii="SimSun" w:hAnsi="SimSun" w:hint="eastAsia"/>
                  <w:color w:val="000000"/>
                  <w:sz w:val="20"/>
                  <w:szCs w:val="20"/>
                  <w:lang w:val="en-NG"/>
                </w:rPr>
                <w:t> </w:t>
              </w:r>
            </w:ins>
          </w:p>
        </w:tc>
        <w:tc>
          <w:tcPr>
            <w:tcW w:w="232" w:type="pct"/>
            <w:tcBorders>
              <w:top w:val="single" w:sz="8" w:space="0" w:color="auto"/>
              <w:left w:val="nil"/>
              <w:bottom w:val="single" w:sz="8" w:space="0" w:color="auto"/>
              <w:right w:val="single" w:sz="4" w:space="0" w:color="auto"/>
            </w:tcBorders>
            <w:vAlign w:val="center"/>
            <w:hideMark/>
          </w:tcPr>
          <w:p w14:paraId="5D985039" w14:textId="77777777" w:rsidR="0020729B" w:rsidRPr="006B6714" w:rsidRDefault="0020729B" w:rsidP="00555240">
            <w:pPr>
              <w:jc w:val="center"/>
              <w:rPr>
                <w:ins w:id="7044" w:author="PCC" w:date="2026-03-29T21:04:00Z"/>
                <w:rFonts w:ascii="Calibri" w:hAnsi="Calibri" w:cs="Calibri"/>
                <w:color w:val="000000"/>
                <w:sz w:val="20"/>
                <w:szCs w:val="20"/>
                <w:lang w:val="en-NG"/>
              </w:rPr>
            </w:pPr>
            <w:ins w:id="7045" w:author="PCC" w:date="2026-03-29T21:04:00Z">
              <w:r w:rsidRPr="006B6714">
                <w:rPr>
                  <w:rFonts w:ascii="Calibri" w:hAnsi="Calibri" w:cs="Calibri"/>
                  <w:color w:val="000000"/>
                  <w:sz w:val="20"/>
                  <w:szCs w:val="20"/>
                  <w:lang w:val="en-NG"/>
                </w:rPr>
                <w:t> </w:t>
              </w:r>
            </w:ins>
          </w:p>
        </w:tc>
        <w:tc>
          <w:tcPr>
            <w:tcW w:w="268" w:type="pct"/>
            <w:tcBorders>
              <w:top w:val="single" w:sz="8" w:space="0" w:color="auto"/>
              <w:left w:val="nil"/>
              <w:bottom w:val="single" w:sz="8" w:space="0" w:color="auto"/>
              <w:right w:val="single" w:sz="8" w:space="0" w:color="auto"/>
            </w:tcBorders>
            <w:vAlign w:val="center"/>
            <w:hideMark/>
          </w:tcPr>
          <w:p w14:paraId="374A8C26" w14:textId="77777777" w:rsidR="0020729B" w:rsidRPr="006B6714" w:rsidRDefault="0020729B" w:rsidP="00555240">
            <w:pPr>
              <w:jc w:val="center"/>
              <w:rPr>
                <w:ins w:id="7046" w:author="PCC" w:date="2026-03-29T21:04:00Z"/>
                <w:rFonts w:ascii="SimSun" w:hAnsi="SimSun"/>
                <w:color w:val="000000"/>
                <w:sz w:val="20"/>
                <w:szCs w:val="20"/>
                <w:lang w:val="en-NG"/>
              </w:rPr>
            </w:pPr>
            <w:ins w:id="7047" w:author="PCC" w:date="2026-03-29T21:04:00Z">
              <w:r w:rsidRPr="006B6714">
                <w:rPr>
                  <w:rFonts w:ascii="SimSun" w:hAnsi="SimSun" w:hint="eastAsia"/>
                  <w:color w:val="000000"/>
                  <w:sz w:val="20"/>
                  <w:szCs w:val="20"/>
                  <w:lang w:val="en-NG"/>
                </w:rPr>
                <w:t> </w:t>
              </w:r>
            </w:ins>
          </w:p>
        </w:tc>
      </w:tr>
      <w:tr w:rsidR="0020729B" w:rsidRPr="006B6714" w14:paraId="586ACA3A" w14:textId="77777777" w:rsidTr="00555240">
        <w:trPr>
          <w:trHeight w:val="464"/>
          <w:ins w:id="7048" w:author="PCC" w:date="2026-03-29T21:04:00Z"/>
        </w:trPr>
        <w:tc>
          <w:tcPr>
            <w:tcW w:w="232" w:type="pct"/>
            <w:vMerge w:val="restart"/>
            <w:tcBorders>
              <w:top w:val="nil"/>
              <w:left w:val="single" w:sz="8" w:space="0" w:color="auto"/>
              <w:bottom w:val="single" w:sz="8" w:space="0" w:color="000000"/>
              <w:right w:val="single" w:sz="4" w:space="0" w:color="auto"/>
            </w:tcBorders>
            <w:noWrap/>
            <w:vAlign w:val="center"/>
            <w:hideMark/>
          </w:tcPr>
          <w:p w14:paraId="186DB65B" w14:textId="77777777" w:rsidR="0020729B" w:rsidRPr="006B6714" w:rsidRDefault="0020729B" w:rsidP="00555240">
            <w:pPr>
              <w:jc w:val="center"/>
              <w:rPr>
                <w:ins w:id="7049" w:author="PCC" w:date="2026-03-29T21:04:00Z"/>
                <w:rFonts w:ascii="Calibri" w:hAnsi="Calibri" w:cs="Calibri"/>
                <w:b/>
                <w:bCs/>
                <w:color w:val="000000"/>
                <w:sz w:val="20"/>
                <w:szCs w:val="20"/>
                <w:lang w:val="en-NG"/>
              </w:rPr>
            </w:pPr>
            <w:ins w:id="7050" w:author="PCC" w:date="2026-03-29T21:04:00Z">
              <w:r w:rsidRPr="006B6714">
                <w:rPr>
                  <w:rFonts w:ascii="Calibri" w:hAnsi="Calibri" w:cs="Calibri"/>
                  <w:b/>
                  <w:bCs/>
                  <w:color w:val="000000"/>
                  <w:sz w:val="20"/>
                  <w:szCs w:val="20"/>
                  <w:lang w:val="en-NG"/>
                </w:rPr>
                <w:t>Remarks:</w:t>
              </w:r>
            </w:ins>
          </w:p>
        </w:tc>
        <w:tc>
          <w:tcPr>
            <w:tcW w:w="4768" w:type="pct"/>
            <w:gridSpan w:val="11"/>
            <w:vMerge w:val="restart"/>
            <w:tcBorders>
              <w:top w:val="single" w:sz="8" w:space="0" w:color="auto"/>
              <w:left w:val="single" w:sz="4" w:space="0" w:color="auto"/>
              <w:bottom w:val="single" w:sz="8" w:space="0" w:color="000000"/>
              <w:right w:val="single" w:sz="8" w:space="0" w:color="000000"/>
            </w:tcBorders>
            <w:vAlign w:val="center"/>
            <w:hideMark/>
          </w:tcPr>
          <w:p w14:paraId="43F99235" w14:textId="77777777" w:rsidR="0020729B" w:rsidRPr="006B6714" w:rsidRDefault="0020729B" w:rsidP="00555240">
            <w:pPr>
              <w:rPr>
                <w:ins w:id="7051" w:author="PCC" w:date="2026-03-29T21:04:00Z"/>
                <w:rFonts w:ascii="Calibri" w:hAnsi="Calibri" w:cs="Calibri"/>
                <w:b/>
                <w:bCs/>
                <w:color w:val="000000"/>
                <w:sz w:val="20"/>
                <w:szCs w:val="20"/>
                <w:lang w:val="en-NG"/>
              </w:rPr>
            </w:pPr>
            <w:ins w:id="7052" w:author="PCC" w:date="2026-03-29T21:04:00Z">
              <w:r w:rsidRPr="006B6714">
                <w:rPr>
                  <w:rFonts w:ascii="Calibri" w:hAnsi="Calibri" w:cs="Calibri"/>
                  <w:b/>
                  <w:bCs/>
                  <w:color w:val="000000"/>
                  <w:sz w:val="20"/>
                  <w:szCs w:val="20"/>
                  <w:lang w:val="en-NG"/>
                </w:rPr>
                <w:t xml:space="preserve">Boundary: The external connection point of the liquefaction unit is the boundary between the two parties, and all pipelines outside the boundary are completed by the owner. The contract amount is based on the above supply scope and specifications. The above devices are designed according to GB </w:t>
              </w:r>
              <w:proofErr w:type="spellStart"/>
              <w:r w:rsidRPr="006B6714">
                <w:rPr>
                  <w:rFonts w:ascii="Calibri" w:hAnsi="Calibri" w:cs="Calibri"/>
                  <w:b/>
                  <w:bCs/>
                  <w:color w:val="000000"/>
                  <w:sz w:val="20"/>
                  <w:szCs w:val="20"/>
                  <w:lang w:val="en-NG"/>
                </w:rPr>
                <w:t>standards.The</w:t>
              </w:r>
              <w:proofErr w:type="spellEnd"/>
              <w:r w:rsidRPr="006B6714">
                <w:rPr>
                  <w:rFonts w:ascii="Calibri" w:hAnsi="Calibri" w:cs="Calibri"/>
                  <w:b/>
                  <w:bCs/>
                  <w:color w:val="000000"/>
                  <w:sz w:val="20"/>
                  <w:szCs w:val="20"/>
                  <w:lang w:val="en-NG"/>
                </w:rPr>
                <w:t xml:space="preserve"> prices of manpower and materials provided by the community need to be adjusted according to market prices, and any prices exceeding the market price will be paid by the Owner/client .Any fees charged by the community for the transportation of materials required for the project shall be paid by the Owner/</w:t>
              </w:r>
              <w:proofErr w:type="spellStart"/>
              <w:r w:rsidRPr="006B6714">
                <w:rPr>
                  <w:rFonts w:ascii="Calibri" w:hAnsi="Calibri" w:cs="Calibri"/>
                  <w:b/>
                  <w:bCs/>
                  <w:color w:val="000000"/>
                  <w:sz w:val="20"/>
                  <w:szCs w:val="20"/>
                  <w:lang w:val="en-NG"/>
                </w:rPr>
                <w:t>client.Piping</w:t>
              </w:r>
              <w:proofErr w:type="spellEnd"/>
              <w:r w:rsidRPr="006B6714">
                <w:rPr>
                  <w:rFonts w:ascii="Calibri" w:hAnsi="Calibri" w:cs="Calibri"/>
                  <w:b/>
                  <w:bCs/>
                  <w:color w:val="000000"/>
                  <w:sz w:val="20"/>
                  <w:szCs w:val="20"/>
                  <w:lang w:val="en-NG"/>
                </w:rPr>
                <w:t xml:space="preserve"> materials and installation work between the natural gas main pipeline and the Feed gas Inlet Device are the responsibilities of the owner.</w:t>
              </w:r>
            </w:ins>
          </w:p>
        </w:tc>
      </w:tr>
      <w:tr w:rsidR="0020729B" w:rsidRPr="006B6714" w14:paraId="6B4CB7AA" w14:textId="77777777" w:rsidTr="00555240">
        <w:trPr>
          <w:trHeight w:val="821"/>
          <w:ins w:id="7053" w:author="PCC" w:date="2026-03-29T21:04:00Z"/>
        </w:trPr>
        <w:tc>
          <w:tcPr>
            <w:tcW w:w="232" w:type="pct"/>
            <w:vMerge/>
            <w:tcBorders>
              <w:top w:val="nil"/>
              <w:left w:val="single" w:sz="8" w:space="0" w:color="auto"/>
              <w:bottom w:val="single" w:sz="8" w:space="0" w:color="000000"/>
              <w:right w:val="single" w:sz="4" w:space="0" w:color="auto"/>
            </w:tcBorders>
            <w:vAlign w:val="center"/>
            <w:hideMark/>
          </w:tcPr>
          <w:p w14:paraId="13DCFE25" w14:textId="77777777" w:rsidR="0020729B" w:rsidRPr="006B6714" w:rsidRDefault="0020729B" w:rsidP="00555240">
            <w:pPr>
              <w:rPr>
                <w:ins w:id="7054" w:author="PCC" w:date="2026-03-29T21:04:00Z"/>
                <w:rFonts w:ascii="Calibri" w:hAnsi="Calibri" w:cs="Calibri"/>
                <w:b/>
                <w:bCs/>
                <w:color w:val="000000"/>
                <w:sz w:val="20"/>
                <w:szCs w:val="20"/>
                <w:lang w:val="en-NG"/>
              </w:rPr>
            </w:pPr>
          </w:p>
        </w:tc>
        <w:tc>
          <w:tcPr>
            <w:tcW w:w="4768" w:type="pct"/>
            <w:gridSpan w:val="11"/>
            <w:vMerge/>
            <w:tcBorders>
              <w:top w:val="single" w:sz="8" w:space="0" w:color="auto"/>
              <w:left w:val="single" w:sz="4" w:space="0" w:color="auto"/>
              <w:bottom w:val="single" w:sz="8" w:space="0" w:color="000000"/>
              <w:right w:val="single" w:sz="8" w:space="0" w:color="000000"/>
            </w:tcBorders>
            <w:vAlign w:val="center"/>
            <w:hideMark/>
          </w:tcPr>
          <w:p w14:paraId="200E9A93" w14:textId="77777777" w:rsidR="0020729B" w:rsidRPr="006B6714" w:rsidRDefault="0020729B" w:rsidP="00555240">
            <w:pPr>
              <w:rPr>
                <w:ins w:id="7055" w:author="PCC" w:date="2026-03-29T21:04:00Z"/>
                <w:rFonts w:ascii="Calibri" w:hAnsi="Calibri" w:cs="Calibri"/>
                <w:b/>
                <w:bCs/>
                <w:color w:val="000000"/>
                <w:sz w:val="20"/>
                <w:szCs w:val="20"/>
                <w:lang w:val="en-NG"/>
              </w:rPr>
            </w:pPr>
          </w:p>
        </w:tc>
      </w:tr>
      <w:tr w:rsidR="0020729B" w:rsidRPr="006B6714" w14:paraId="3A224103" w14:textId="77777777" w:rsidTr="00555240">
        <w:trPr>
          <w:trHeight w:val="366"/>
          <w:ins w:id="7056" w:author="PCC" w:date="2026-03-29T21:04:00Z"/>
        </w:trPr>
        <w:tc>
          <w:tcPr>
            <w:tcW w:w="4732" w:type="pct"/>
            <w:gridSpan w:val="11"/>
            <w:tcBorders>
              <w:top w:val="single" w:sz="4" w:space="0" w:color="auto"/>
              <w:left w:val="single" w:sz="8" w:space="0" w:color="auto"/>
              <w:bottom w:val="nil"/>
              <w:right w:val="single" w:sz="4" w:space="0" w:color="000000"/>
            </w:tcBorders>
            <w:shd w:val="clear" w:color="000000" w:fill="244062"/>
            <w:noWrap/>
            <w:vAlign w:val="center"/>
            <w:hideMark/>
          </w:tcPr>
          <w:p w14:paraId="792EF2C9" w14:textId="77777777" w:rsidR="0020729B" w:rsidRPr="006B6714" w:rsidRDefault="0020729B" w:rsidP="00555240">
            <w:pPr>
              <w:jc w:val="center"/>
              <w:rPr>
                <w:ins w:id="7057" w:author="PCC" w:date="2026-03-29T21:04:00Z"/>
                <w:rFonts w:ascii="SimSun" w:hAnsi="SimSun"/>
                <w:b/>
                <w:bCs/>
                <w:color w:val="FFFFFF"/>
                <w:sz w:val="20"/>
                <w:szCs w:val="20"/>
                <w:lang w:val="en-NG"/>
              </w:rPr>
            </w:pPr>
            <w:ins w:id="7058" w:author="PCC" w:date="2026-03-29T21:04:00Z">
              <w:r w:rsidRPr="006B6714">
                <w:rPr>
                  <w:rFonts w:ascii="SimSun" w:hAnsi="SimSun" w:hint="eastAsia"/>
                  <w:b/>
                  <w:bCs/>
                  <w:color w:val="FFFFFF"/>
                  <w:sz w:val="20"/>
                  <w:szCs w:val="20"/>
                  <w:lang w:val="en-NG"/>
                </w:rPr>
                <w:t> </w:t>
              </w:r>
            </w:ins>
          </w:p>
        </w:tc>
        <w:tc>
          <w:tcPr>
            <w:tcW w:w="268" w:type="pct"/>
            <w:tcBorders>
              <w:top w:val="single" w:sz="4" w:space="0" w:color="auto"/>
              <w:left w:val="nil"/>
              <w:bottom w:val="nil"/>
              <w:right w:val="single" w:sz="8" w:space="0" w:color="auto"/>
            </w:tcBorders>
            <w:shd w:val="clear" w:color="000000" w:fill="244062"/>
            <w:vAlign w:val="center"/>
            <w:hideMark/>
          </w:tcPr>
          <w:p w14:paraId="1924F6F1" w14:textId="77777777" w:rsidR="0020729B" w:rsidRPr="006B6714" w:rsidRDefault="0020729B" w:rsidP="00555240">
            <w:pPr>
              <w:rPr>
                <w:ins w:id="7059" w:author="PCC" w:date="2026-03-29T21:04:00Z"/>
                <w:rFonts w:ascii="SimSun" w:hAnsi="SimSun"/>
                <w:b/>
                <w:bCs/>
                <w:color w:val="FFFFFF"/>
                <w:sz w:val="20"/>
                <w:szCs w:val="20"/>
                <w:lang w:val="en-NG"/>
              </w:rPr>
            </w:pPr>
            <w:ins w:id="7060" w:author="PCC" w:date="2026-03-29T21:04:00Z">
              <w:r w:rsidRPr="006B6714">
                <w:rPr>
                  <w:rFonts w:ascii="SimSun" w:hAnsi="SimSun" w:hint="eastAsia"/>
                  <w:b/>
                  <w:bCs/>
                  <w:color w:val="FFFFFF"/>
                  <w:sz w:val="20"/>
                  <w:szCs w:val="20"/>
                  <w:lang w:val="en-NG"/>
                </w:rPr>
                <w:t xml:space="preserve">   </w:t>
              </w:r>
            </w:ins>
          </w:p>
        </w:tc>
      </w:tr>
    </w:tbl>
    <w:p w14:paraId="1BDCBADE" w14:textId="7DF9956F" w:rsidR="00B946CD" w:rsidRPr="0020729B" w:rsidRDefault="00B946CD">
      <w:pPr>
        <w:rPr>
          <w:ins w:id="7061" w:author="PCC" w:date="2026-03-29T21:03:00Z"/>
          <w:lang w:val="en-NG"/>
          <w:rPrChange w:id="7062" w:author="PCC" w:date="2026-03-29T21:04:00Z">
            <w:rPr>
              <w:ins w:id="7063" w:author="PCC" w:date="2026-03-29T21:03:00Z"/>
            </w:rPr>
          </w:rPrChange>
        </w:rPr>
      </w:pPr>
    </w:p>
    <w:p w14:paraId="7E2D43D7" w14:textId="77777777" w:rsidR="0020729B" w:rsidRDefault="0020729B">
      <w:pPr>
        <w:rPr>
          <w:ins w:id="7064" w:author="PCC" w:date="2026-03-29T21:06:00Z"/>
        </w:rPr>
        <w:sectPr w:rsidR="0020729B" w:rsidSect="0020729B">
          <w:pgSz w:w="15840" w:h="12240" w:orient="landscape"/>
          <w:pgMar w:top="1440" w:right="1440" w:bottom="1440" w:left="1440" w:header="709" w:footer="709" w:gutter="0"/>
          <w:cols w:space="720"/>
          <w:docGrid w:linePitch="360"/>
        </w:sectPr>
      </w:pPr>
    </w:p>
    <w:p w14:paraId="6AE6CBC4" w14:textId="73B4E7CB" w:rsidR="00B946CD" w:rsidRDefault="00B946CD">
      <w:pPr>
        <w:rPr>
          <w:ins w:id="7065" w:author="PCC" w:date="2026-03-29T21:03:00Z"/>
        </w:rPr>
      </w:pPr>
    </w:p>
    <w:p w14:paraId="66748598" w14:textId="3BEC3115" w:rsidR="00B946CD" w:rsidRDefault="00B946CD">
      <w:pPr>
        <w:rPr>
          <w:ins w:id="7066" w:author="PCC" w:date="2026-03-29T21:03:00Z"/>
        </w:rPr>
      </w:pPr>
    </w:p>
    <w:p w14:paraId="6F23CF2A" w14:textId="1EC60FBF" w:rsidR="00B946CD" w:rsidRDefault="00B946CD">
      <w:pPr>
        <w:rPr>
          <w:ins w:id="7067" w:author="PCC" w:date="2026-03-29T21:04:00Z"/>
        </w:rPr>
      </w:pPr>
    </w:p>
    <w:p w14:paraId="2F56C1F8" w14:textId="531A765F" w:rsidR="00640D26" w:rsidRDefault="00640D26">
      <w:pPr>
        <w:rPr>
          <w:ins w:id="7068" w:author="PCC" w:date="2026-03-29T21:04:00Z"/>
        </w:rPr>
      </w:pPr>
    </w:p>
    <w:p w14:paraId="393C03F0" w14:textId="176E7B89" w:rsidR="00640D26" w:rsidRDefault="00640D26">
      <w:pPr>
        <w:rPr>
          <w:ins w:id="7069" w:author="PCC" w:date="2026-03-29T21:04:00Z"/>
        </w:rPr>
      </w:pPr>
    </w:p>
    <w:p w14:paraId="0485FEEE" w14:textId="1FFF7ECC" w:rsidR="00640D26" w:rsidRDefault="00640D26">
      <w:pPr>
        <w:rPr>
          <w:ins w:id="7070" w:author="PCC" w:date="2026-03-29T21:04:00Z"/>
        </w:rPr>
      </w:pPr>
    </w:p>
    <w:p w14:paraId="27B016FA" w14:textId="2F9C445A" w:rsidR="00640D26" w:rsidRDefault="00640D26">
      <w:pPr>
        <w:rPr>
          <w:ins w:id="7071" w:author="PCC" w:date="2026-03-29T21:04:00Z"/>
        </w:rPr>
      </w:pPr>
    </w:p>
    <w:p w14:paraId="18F6FE40" w14:textId="51431706" w:rsidR="00640D26" w:rsidRDefault="00640D26">
      <w:pPr>
        <w:rPr>
          <w:ins w:id="7072" w:author="PCC" w:date="2026-03-29T21:04:00Z"/>
        </w:rPr>
      </w:pPr>
    </w:p>
    <w:p w14:paraId="15D70F08" w14:textId="41E98A55" w:rsidR="00640D26" w:rsidRDefault="00640D26">
      <w:pPr>
        <w:rPr>
          <w:ins w:id="7073" w:author="PCC" w:date="2026-03-29T21:04:00Z"/>
        </w:rPr>
      </w:pPr>
    </w:p>
    <w:p w14:paraId="376CA59D" w14:textId="7240B37C" w:rsidR="00640D26" w:rsidRDefault="00640D26">
      <w:pPr>
        <w:rPr>
          <w:ins w:id="7074" w:author="PCC" w:date="2026-03-29T21:04:00Z"/>
        </w:rPr>
      </w:pPr>
    </w:p>
    <w:p w14:paraId="37329DD3" w14:textId="023EDD1D" w:rsidR="00640D26" w:rsidRDefault="00640D26">
      <w:pPr>
        <w:rPr>
          <w:ins w:id="7075" w:author="PCC" w:date="2026-03-29T21:04:00Z"/>
        </w:rPr>
      </w:pPr>
    </w:p>
    <w:p w14:paraId="40B549B2" w14:textId="0B0A6657" w:rsidR="00640D26" w:rsidRDefault="00640D26">
      <w:pPr>
        <w:rPr>
          <w:ins w:id="7076" w:author="PCC" w:date="2026-03-29T21:04:00Z"/>
        </w:rPr>
      </w:pPr>
    </w:p>
    <w:p w14:paraId="2904DEDD" w14:textId="26EF508B" w:rsidR="00640D26" w:rsidRDefault="00640D26">
      <w:pPr>
        <w:rPr>
          <w:ins w:id="7077" w:author="PCC" w:date="2026-03-29T21:04:00Z"/>
        </w:rPr>
      </w:pPr>
    </w:p>
    <w:p w14:paraId="45F1A742" w14:textId="01AAA4D5" w:rsidR="00640D26" w:rsidRDefault="00640D26">
      <w:pPr>
        <w:rPr>
          <w:ins w:id="7078" w:author="PCC" w:date="2026-03-29T21:04:00Z"/>
        </w:rPr>
      </w:pPr>
    </w:p>
    <w:p w14:paraId="0A822F43" w14:textId="77777777" w:rsidR="00640D26" w:rsidRDefault="00640D26"/>
    <w:p w14:paraId="75FB9613" w14:textId="77777777" w:rsidR="008B3961" w:rsidRDefault="00D74028">
      <w:pPr>
        <w:pStyle w:val="Heading2"/>
        <w:spacing w:before="360" w:after="240"/>
      </w:pPr>
      <w:bookmarkStart w:id="7079" w:name="_Toc224520906"/>
      <w:r>
        <w:rPr>
          <w:sz w:val="28"/>
          <w:szCs w:val="28"/>
        </w:rPr>
        <w:t>Schedule A-2: Basis of Design</w:t>
      </w:r>
      <w:bookmarkEnd w:id="7079"/>
    </w:p>
    <w:p w14:paraId="4FB955E8" w14:textId="77777777" w:rsidR="008B3961" w:rsidRDefault="00D74028">
      <w:pPr>
        <w:spacing w:after="200" w:line="276" w:lineRule="auto"/>
        <w:jc w:val="both"/>
      </w:pPr>
      <w:r>
        <w:t>To be prepared by the Contractor. This Schedule shall include:</w:t>
      </w:r>
    </w:p>
    <w:p w14:paraId="14217AA1" w14:textId="5A74AA06" w:rsidR="008B3961" w:rsidRDefault="00D74028">
      <w:pPr>
        <w:spacing w:after="200" w:line="276" w:lineRule="auto"/>
        <w:ind w:left="720"/>
        <w:jc w:val="both"/>
      </w:pPr>
      <w:r>
        <w:t xml:space="preserve">(a) </w:t>
      </w:r>
      <w:del w:id="7080" w:author="PCC" w:date="2026-03-29T21:04:00Z">
        <w:r w:rsidDel="00640D26">
          <w:delText>Site conditions (ambient temperature, humidity, wind, seismic, soil, elevation)</w:delText>
        </w:r>
      </w:del>
    </w:p>
    <w:p w14:paraId="636A21B1" w14:textId="77777777" w:rsidR="008B3961" w:rsidRDefault="00D74028">
      <w:pPr>
        <w:spacing w:after="200" w:line="276" w:lineRule="auto"/>
        <w:ind w:left="720"/>
        <w:jc w:val="both"/>
      </w:pPr>
      <w:r>
        <w:t>(b) Feedstock specifications (type, pressure, temperature, flow rate, composition)</w:t>
      </w:r>
    </w:p>
    <w:p w14:paraId="799B6DC5" w14:textId="77777777" w:rsidR="008B3961" w:rsidRDefault="00D74028">
      <w:pPr>
        <w:spacing w:after="200" w:line="276" w:lineRule="auto"/>
        <w:ind w:left="720"/>
        <w:jc w:val="both"/>
      </w:pPr>
      <w:r>
        <w:t>(c) Product specifications</w:t>
      </w:r>
    </w:p>
    <w:p w14:paraId="5ACF230A" w14:textId="77777777" w:rsidR="008B3961" w:rsidRDefault="00D74028">
      <w:pPr>
        <w:spacing w:after="200" w:line="276" w:lineRule="auto"/>
        <w:ind w:left="720"/>
        <w:jc w:val="both"/>
      </w:pPr>
      <w:r>
        <w:t>(d) Utility requirements (power, water, instrument air)</w:t>
      </w:r>
    </w:p>
    <w:p w14:paraId="578015DE" w14:textId="77777777" w:rsidR="008B3961" w:rsidRDefault="00D74028">
      <w:pPr>
        <w:spacing w:after="200" w:line="276" w:lineRule="auto"/>
        <w:ind w:left="720"/>
        <w:jc w:val="both"/>
      </w:pPr>
      <w:r>
        <w:t>(e) Design codes and standards (Nigerian and international)</w:t>
      </w:r>
    </w:p>
    <w:p w14:paraId="67D3BA51" w14:textId="77777777" w:rsidR="008B3961" w:rsidRDefault="00D74028">
      <w:pPr>
        <w:spacing w:after="200" w:line="276" w:lineRule="auto"/>
        <w:ind w:left="720"/>
        <w:jc w:val="both"/>
      </w:pPr>
      <w:r>
        <w:t>(f) List of FEED documents forming the basis for detailed design</w:t>
      </w:r>
    </w:p>
    <w:p w14:paraId="409F9901" w14:textId="77777777" w:rsidR="008B3961" w:rsidRDefault="008B3961"/>
    <w:p w14:paraId="45BDA490" w14:textId="77777777" w:rsidR="008B3961" w:rsidRDefault="00D74028">
      <w:pPr>
        <w:pStyle w:val="Heading2"/>
        <w:spacing w:before="360" w:after="240"/>
      </w:pPr>
      <w:bookmarkStart w:id="7081" w:name="_Toc224520907"/>
      <w:r>
        <w:rPr>
          <w:sz w:val="28"/>
          <w:szCs w:val="28"/>
        </w:rPr>
        <w:t>Schedule A-3: Performance Guarantee and Performance Test Procedures</w:t>
      </w:r>
      <w:bookmarkEnd w:id="7081"/>
    </w:p>
    <w:p w14:paraId="175F030E" w14:textId="44AD3359" w:rsidR="008B3961" w:rsidDel="006E1C60" w:rsidRDefault="00D74028">
      <w:pPr>
        <w:spacing w:after="200" w:line="276" w:lineRule="auto"/>
        <w:jc w:val="both"/>
        <w:rPr>
          <w:del w:id="7082" w:author="PCC" w:date="2026-03-29T21:26:00Z"/>
        </w:rPr>
      </w:pPr>
      <w:commentRangeStart w:id="7083"/>
      <w:del w:id="7084" w:author="PCC" w:date="2026-03-29T21:26:00Z">
        <w:r w:rsidDel="006E1C60">
          <w:delText>To be prepared by the Contractor. This Schedule shall define:</w:delText>
        </w:r>
      </w:del>
    </w:p>
    <w:p w14:paraId="3304E24A" w14:textId="566F79D7" w:rsidR="008B3961" w:rsidDel="006E1C60" w:rsidRDefault="00D74028">
      <w:pPr>
        <w:spacing w:after="200" w:line="276" w:lineRule="auto"/>
        <w:ind w:left="720"/>
        <w:jc w:val="both"/>
        <w:rPr>
          <w:del w:id="7085" w:author="PCC" w:date="2026-03-29T21:26:00Z"/>
        </w:rPr>
      </w:pPr>
      <w:del w:id="7086" w:author="PCC" w:date="2026-03-29T21:26:00Z">
        <w:r w:rsidDel="006E1C60">
          <w:delText>(a) Guaranteed performance levels (capacity, product quality, efficiency, availability)</w:delText>
        </w:r>
      </w:del>
    </w:p>
    <w:p w14:paraId="5D69FF2E" w14:textId="1F389DD3" w:rsidR="008B3961" w:rsidDel="006E1C60" w:rsidRDefault="00D74028">
      <w:pPr>
        <w:spacing w:after="200" w:line="276" w:lineRule="auto"/>
        <w:ind w:left="720"/>
        <w:jc w:val="both"/>
        <w:rPr>
          <w:del w:id="7087" w:author="PCC" w:date="2026-03-29T21:26:00Z"/>
        </w:rPr>
      </w:pPr>
      <w:del w:id="7088" w:author="PCC" w:date="2026-03-29T21:26:00Z">
        <w:r w:rsidDel="006E1C60">
          <w:delText>(b) Minimum Acceptance Criteria for each performance parameter</w:delText>
        </w:r>
      </w:del>
    </w:p>
    <w:p w14:paraId="466F80CC" w14:textId="0445E98A" w:rsidR="008B3961" w:rsidDel="006E1C60" w:rsidRDefault="00D74028">
      <w:pPr>
        <w:spacing w:after="200" w:line="276" w:lineRule="auto"/>
        <w:ind w:left="720"/>
        <w:jc w:val="both"/>
        <w:rPr>
          <w:del w:id="7089" w:author="PCC" w:date="2026-03-29T21:26:00Z"/>
        </w:rPr>
      </w:pPr>
      <w:del w:id="7090" w:author="PCC" w:date="2026-03-29T21:26:00Z">
        <w:r w:rsidDel="006E1C60">
          <w:delText>(c) Performance Test conditions, duration, and correction methodology</w:delText>
        </w:r>
      </w:del>
    </w:p>
    <w:p w14:paraId="3EACD9F7" w14:textId="38966BBA" w:rsidR="008B3961" w:rsidDel="006E1C60" w:rsidRDefault="00D74028">
      <w:pPr>
        <w:spacing w:after="200" w:line="276" w:lineRule="auto"/>
        <w:ind w:left="720"/>
        <w:jc w:val="both"/>
        <w:rPr>
          <w:del w:id="7091" w:author="PCC" w:date="2026-03-29T21:26:00Z"/>
        </w:rPr>
      </w:pPr>
      <w:del w:id="7092" w:author="PCC" w:date="2026-03-29T21:26:00Z">
        <w:r w:rsidDel="006E1C60">
          <w:delText>(d) Detailed Performance Test procedures</w:delText>
        </w:r>
      </w:del>
    </w:p>
    <w:p w14:paraId="0832B9FE" w14:textId="38E56F96" w:rsidR="008B3961" w:rsidDel="006E1C60" w:rsidRDefault="00D74028">
      <w:pPr>
        <w:spacing w:after="200" w:line="276" w:lineRule="auto"/>
        <w:ind w:left="720"/>
        <w:jc w:val="both"/>
        <w:rPr>
          <w:del w:id="7093" w:author="PCC" w:date="2026-03-29T21:26:00Z"/>
        </w:rPr>
      </w:pPr>
      <w:del w:id="7094" w:author="PCC" w:date="2026-03-29T21:26:00Z">
        <w:r w:rsidDel="006E1C60">
          <w:delText>(e) Performance Liquidated Damages formulae</w:delText>
        </w:r>
      </w:del>
      <w:commentRangeEnd w:id="7083"/>
      <w:r w:rsidR="006E1C60">
        <w:rPr>
          <w:rStyle w:val="CommentReference"/>
          <w:sz w:val="24"/>
          <w:szCs w:val="24"/>
        </w:rPr>
        <w:commentReference w:id="7083"/>
      </w:r>
    </w:p>
    <w:p w14:paraId="1D15EFE9" w14:textId="77777777" w:rsidR="008B3961" w:rsidRDefault="008B3961"/>
    <w:p w14:paraId="6DA17EAE" w14:textId="77777777" w:rsidR="008B3961" w:rsidRDefault="00D74028">
      <w:pPr>
        <w:pStyle w:val="Heading2"/>
        <w:spacing w:before="360" w:after="240"/>
      </w:pPr>
      <w:bookmarkStart w:id="7095" w:name="_Toc224520908"/>
      <w:r>
        <w:rPr>
          <w:sz w:val="28"/>
          <w:szCs w:val="28"/>
        </w:rPr>
        <w:t>Schedule B: Project Schedule and Key Milestones</w:t>
      </w:r>
      <w:bookmarkEnd w:id="7095"/>
    </w:p>
    <w:p w14:paraId="6785CC86" w14:textId="77777777" w:rsidR="008B3961" w:rsidRDefault="00D74028">
      <w:pPr>
        <w:spacing w:after="200" w:line="276" w:lineRule="auto"/>
        <w:jc w:val="both"/>
      </w:pPr>
      <w:r>
        <w:t>To be prepared by the Contractor. This Schedule shall include:</w:t>
      </w:r>
    </w:p>
    <w:p w14:paraId="13041F80" w14:textId="77777777" w:rsidR="008B3961" w:rsidRDefault="00D74028">
      <w:pPr>
        <w:spacing w:after="200" w:line="276" w:lineRule="auto"/>
        <w:ind w:left="720"/>
        <w:jc w:val="both"/>
      </w:pPr>
      <w:r>
        <w:t>(a) Key milestones table (benchmarked to NTP + Days)</w:t>
      </w:r>
    </w:p>
    <w:p w14:paraId="20393DC7" w14:textId="77777777" w:rsidR="008B3961" w:rsidRDefault="00D74028">
      <w:pPr>
        <w:spacing w:after="200" w:line="276" w:lineRule="auto"/>
        <w:ind w:left="720"/>
        <w:jc w:val="both"/>
      </w:pPr>
      <w:r>
        <w:t>(b) Guaranteed Substantial Completion Date</w:t>
      </w:r>
    </w:p>
    <w:p w14:paraId="4F03D1AF" w14:textId="77777777" w:rsidR="008B3961" w:rsidRDefault="00D74028">
      <w:pPr>
        <w:spacing w:after="200" w:line="276" w:lineRule="auto"/>
        <w:ind w:left="720"/>
        <w:jc w:val="both"/>
      </w:pPr>
      <w:r>
        <w:t>(c) Any project-specific conditions precedent to NTP</w:t>
      </w:r>
    </w:p>
    <w:p w14:paraId="609010F9" w14:textId="77777777" w:rsidR="008B3961" w:rsidRDefault="00D74028">
      <w:pPr>
        <w:spacing w:after="200" w:line="276" w:lineRule="auto"/>
        <w:ind w:left="720"/>
        <w:jc w:val="both"/>
      </w:pPr>
      <w:r>
        <w:t>(d) Requirements for the detailed CPM schedule</w:t>
      </w:r>
    </w:p>
    <w:p w14:paraId="11E7F79A" w14:textId="77777777" w:rsidR="008B3961" w:rsidRDefault="008B3961"/>
    <w:p w14:paraId="0B128BF1" w14:textId="77777777" w:rsidR="008B3961" w:rsidRDefault="00D74028">
      <w:pPr>
        <w:pStyle w:val="Heading2"/>
        <w:spacing w:before="360" w:after="240"/>
      </w:pPr>
      <w:bookmarkStart w:id="7096" w:name="_Toc224520909"/>
      <w:r>
        <w:rPr>
          <w:sz w:val="28"/>
          <w:szCs w:val="28"/>
        </w:rPr>
        <w:t>Schedule C: Site Description</w:t>
      </w:r>
      <w:bookmarkEnd w:id="7096"/>
    </w:p>
    <w:p w14:paraId="618F4A7B" w14:textId="77777777" w:rsidR="008B3961" w:rsidRDefault="00D74028">
      <w:pPr>
        <w:spacing w:after="200" w:line="276" w:lineRule="auto"/>
        <w:jc w:val="both"/>
      </w:pPr>
      <w:r>
        <w:t>To be prepared by the Owner. This Schedule shall include:</w:t>
      </w:r>
    </w:p>
    <w:p w14:paraId="512937C9" w14:textId="77777777" w:rsidR="008B3961" w:rsidRDefault="00D74028">
      <w:pPr>
        <w:spacing w:after="200" w:line="276" w:lineRule="auto"/>
        <w:ind w:left="720"/>
        <w:jc w:val="both"/>
      </w:pPr>
      <w:r>
        <w:t>(a) Site location, address, GPS coordinates</w:t>
      </w:r>
    </w:p>
    <w:p w14:paraId="3169341C" w14:textId="5F462DC3" w:rsidR="008B3961" w:rsidRDefault="00D74028" w:rsidP="002B48EA">
      <w:pPr>
        <w:spacing w:after="200" w:line="276" w:lineRule="auto"/>
        <w:ind w:left="720"/>
        <w:jc w:val="both"/>
      </w:pPr>
      <w:r>
        <w:t>(b) Total site area, construction area and laydown area</w:t>
      </w:r>
    </w:p>
    <w:p w14:paraId="2C00D869" w14:textId="22568B73" w:rsidR="008B3961" w:rsidRDefault="00D74028">
      <w:pPr>
        <w:spacing w:after="200" w:line="276" w:lineRule="auto"/>
        <w:ind w:left="720"/>
        <w:jc w:val="both"/>
      </w:pPr>
      <w:r>
        <w:t>(</w:t>
      </w:r>
      <w:r w:rsidR="002B48EA">
        <w:t>c</w:t>
      </w:r>
      <w:r>
        <w:t>) Site plan, survey plan, access route map and geotechnical report summary</w:t>
      </w:r>
    </w:p>
    <w:p w14:paraId="377AFD80" w14:textId="77777777" w:rsidR="008B3961" w:rsidRDefault="008B3961"/>
    <w:p w14:paraId="045BEAAD" w14:textId="77777777" w:rsidR="008B3961" w:rsidRDefault="00D74028">
      <w:pPr>
        <w:pStyle w:val="Heading2"/>
        <w:spacing w:before="360" w:after="240"/>
      </w:pPr>
      <w:bookmarkStart w:id="7097" w:name="_Toc224520910"/>
      <w:r>
        <w:rPr>
          <w:sz w:val="28"/>
          <w:szCs w:val="28"/>
        </w:rPr>
        <w:t>Schedule D: Key Personnel</w:t>
      </w:r>
      <w:bookmarkEnd w:id="7097"/>
    </w:p>
    <w:p w14:paraId="554693C9" w14:textId="77777777" w:rsidR="008B3961" w:rsidRDefault="00D74028">
      <w:pPr>
        <w:spacing w:after="200" w:line="276" w:lineRule="auto"/>
        <w:jc w:val="both"/>
      </w:pPr>
      <w:r>
        <w:t>To be prepared by the Contractor. This Schedule shall include:</w:t>
      </w:r>
    </w:p>
    <w:p w14:paraId="0FA074EB" w14:textId="77777777" w:rsidR="008B3961" w:rsidRDefault="00D74028">
      <w:pPr>
        <w:spacing w:after="200" w:line="276" w:lineRule="auto"/>
        <w:ind w:left="720"/>
        <w:jc w:val="both"/>
      </w:pPr>
      <w:r>
        <w:t>(a) List of Key Personnel positions with minimum experience requirements</w:t>
      </w:r>
    </w:p>
    <w:p w14:paraId="19B20841" w14:textId="77777777" w:rsidR="008B3961" w:rsidRDefault="00D74028">
      <w:pPr>
        <w:spacing w:after="200" w:line="276" w:lineRule="auto"/>
        <w:ind w:left="720"/>
        <w:jc w:val="both"/>
      </w:pPr>
      <w:r>
        <w:t>(b) Proposed individuals and their CVs</w:t>
      </w:r>
    </w:p>
    <w:p w14:paraId="5DF377E2" w14:textId="77777777" w:rsidR="008B3961" w:rsidRDefault="008B3961"/>
    <w:p w14:paraId="604B03DF" w14:textId="77777777" w:rsidR="008B3961" w:rsidRDefault="00D74028">
      <w:pPr>
        <w:pStyle w:val="Heading2"/>
        <w:spacing w:before="360" w:after="240"/>
      </w:pPr>
      <w:bookmarkStart w:id="7098" w:name="_Toc224520911"/>
      <w:r>
        <w:rPr>
          <w:sz w:val="28"/>
          <w:szCs w:val="28"/>
        </w:rPr>
        <w:t>Schedule E: Contract Price and Payment Schedule</w:t>
      </w:r>
      <w:bookmarkEnd w:id="7098"/>
    </w:p>
    <w:p w14:paraId="38E07BFF" w14:textId="5D981DA9" w:rsidR="008B3961" w:rsidDel="00066343" w:rsidRDefault="00D74028">
      <w:pPr>
        <w:spacing w:after="200" w:line="276" w:lineRule="auto"/>
        <w:jc w:val="both"/>
        <w:rPr>
          <w:del w:id="7099" w:author="PCC" w:date="2026-03-29T21:31:00Z"/>
        </w:rPr>
      </w:pPr>
      <w:commentRangeStart w:id="7100"/>
      <w:del w:id="7101" w:author="PCC" w:date="2026-03-29T21:31:00Z">
        <w:r w:rsidDel="00066343">
          <w:delText>To be prepared by the Contractor and agreed with the Owner. This Schedule shall include:</w:delText>
        </w:r>
      </w:del>
    </w:p>
    <w:p w14:paraId="1701B464" w14:textId="0F34F093" w:rsidR="008B3961" w:rsidDel="00066343" w:rsidRDefault="00D74028">
      <w:pPr>
        <w:spacing w:after="200" w:line="276" w:lineRule="auto"/>
        <w:ind w:left="720"/>
        <w:jc w:val="both"/>
        <w:rPr>
          <w:del w:id="7102" w:author="PCC" w:date="2026-03-29T21:31:00Z"/>
        </w:rPr>
      </w:pPr>
      <w:del w:id="7103" w:author="PCC" w:date="2026-03-29T21:31:00Z">
        <w:r w:rsidDel="00066343">
          <w:delText>(a) Total Contract Price and currency</w:delText>
        </w:r>
      </w:del>
    </w:p>
    <w:p w14:paraId="37721022" w14:textId="376A25E8" w:rsidR="008B3961" w:rsidDel="00066343" w:rsidRDefault="00D74028">
      <w:pPr>
        <w:spacing w:after="200" w:line="276" w:lineRule="auto"/>
        <w:ind w:left="720"/>
        <w:jc w:val="both"/>
        <w:rPr>
          <w:del w:id="7104" w:author="PCC" w:date="2026-03-29T21:31:00Z"/>
        </w:rPr>
      </w:pPr>
      <w:del w:id="7105" w:author="PCC" w:date="2026-03-29T21:31:00Z">
        <w:r w:rsidDel="00066343">
          <w:delText>(b) Contract Price breakdown by major component</w:delText>
        </w:r>
      </w:del>
    </w:p>
    <w:p w14:paraId="2DE1BDD9" w14:textId="068874CD" w:rsidR="008B3961" w:rsidDel="00066343" w:rsidRDefault="00D74028">
      <w:pPr>
        <w:spacing w:after="200" w:line="276" w:lineRule="auto"/>
        <w:ind w:left="720"/>
        <w:jc w:val="both"/>
        <w:rPr>
          <w:del w:id="7106" w:author="PCC" w:date="2026-03-29T21:31:00Z"/>
        </w:rPr>
      </w:pPr>
      <w:del w:id="7107" w:author="PCC" w:date="2026-03-29T21:31:00Z">
        <w:r w:rsidDel="00066343">
          <w:delText>(c) Payment milestone schedule with APG requirements</w:delText>
        </w:r>
      </w:del>
    </w:p>
    <w:p w14:paraId="483CEAF9" w14:textId="56B72DEA" w:rsidR="008B3961" w:rsidDel="00066343" w:rsidRDefault="00D74028">
      <w:pPr>
        <w:spacing w:after="200" w:line="276" w:lineRule="auto"/>
        <w:ind w:left="720"/>
        <w:jc w:val="both"/>
        <w:rPr>
          <w:del w:id="7108" w:author="PCC" w:date="2026-03-29T21:31:00Z"/>
        </w:rPr>
      </w:pPr>
      <w:del w:id="7109" w:author="PCC" w:date="2026-03-29T21:31:00Z">
        <w:r w:rsidDel="00066343">
          <w:lastRenderedPageBreak/>
          <w:delText>(d) Contractor’s bank details</w:delText>
        </w:r>
      </w:del>
    </w:p>
    <w:p w14:paraId="640F34B0" w14:textId="7E1A64F7" w:rsidR="008B3961" w:rsidDel="00066343" w:rsidRDefault="00D74028">
      <w:pPr>
        <w:spacing w:after="200" w:line="276" w:lineRule="auto"/>
        <w:ind w:left="720"/>
        <w:jc w:val="both"/>
        <w:rPr>
          <w:del w:id="7110" w:author="PCC" w:date="2026-03-29T21:31:00Z"/>
        </w:rPr>
      </w:pPr>
      <w:del w:id="7111" w:author="PCC" w:date="2026-03-29T21:31:00Z">
        <w:r w:rsidDel="00066343">
          <w:delText>(e) Liquidated Damages summary (Delay LD Rate, Delay LD Cap, Performance LD Cap, Combined LD Cap)</w:delText>
        </w:r>
      </w:del>
      <w:commentRangeEnd w:id="7100"/>
      <w:r w:rsidR="00066343">
        <w:rPr>
          <w:rStyle w:val="CommentReference"/>
          <w:sz w:val="24"/>
          <w:szCs w:val="24"/>
        </w:rPr>
        <w:commentReference w:id="7100"/>
      </w:r>
    </w:p>
    <w:p w14:paraId="366522CC" w14:textId="77777777" w:rsidR="008B3961" w:rsidRDefault="008B3961"/>
    <w:p w14:paraId="60F4C44C" w14:textId="7D5104CC" w:rsidR="008B3961" w:rsidDel="00605895" w:rsidRDefault="00D74028">
      <w:pPr>
        <w:spacing w:after="200" w:line="276" w:lineRule="auto"/>
        <w:jc w:val="both"/>
        <w:rPr>
          <w:del w:id="7112" w:author="PCC" w:date="2026-03-29T21:31:00Z"/>
        </w:rPr>
      </w:pPr>
      <w:del w:id="7113" w:author="PCC" w:date="2026-03-29T21:31:00Z">
        <w:r w:rsidDel="00605895">
          <w:rPr>
            <w:b/>
            <w:bCs/>
          </w:rPr>
          <w:delText>Payment Milestone Guidance:</w:delText>
        </w:r>
      </w:del>
    </w:p>
    <w:p w14:paraId="291B8FCC" w14:textId="018F8C09" w:rsidR="008B3961" w:rsidDel="00605895" w:rsidRDefault="00D74028">
      <w:pPr>
        <w:spacing w:after="200" w:line="276" w:lineRule="auto"/>
        <w:ind w:left="720"/>
        <w:jc w:val="both"/>
        <w:rPr>
          <w:del w:id="7114" w:author="PCC" w:date="2026-03-29T21:31:00Z"/>
        </w:rPr>
      </w:pPr>
      <w:del w:id="7115" w:author="PCC" w:date="2026-03-29T21:31:00Z">
        <w:r w:rsidDel="00605895">
          <w:delText>Each milestone payment shall be tied to a verifiable physical deliverable or measurable event, not to time elapsed or percentage of engineering progress. Acceptable milestones include: delivery of major Equipment to port or Site (evidenced by bill of lading or delivery receipt); completion of defined civil works (evidenced by inspection report); mechanical completion of identified systems or units; and achievement of defined commissioning or testing events. The Contractor shall not front-load the payment schedule such that cumulative payments materially exceed the value of Work performed and Equipment delivered at any point during the Project.</w:delText>
        </w:r>
      </w:del>
    </w:p>
    <w:p w14:paraId="21684613" w14:textId="77777777" w:rsidR="008B3961" w:rsidRDefault="008B3961"/>
    <w:p w14:paraId="38550CE3" w14:textId="77777777" w:rsidR="008B3961" w:rsidRDefault="00D74028">
      <w:pPr>
        <w:pStyle w:val="Heading2"/>
        <w:spacing w:before="360" w:after="240"/>
      </w:pPr>
      <w:bookmarkStart w:id="7116" w:name="_Toc224520912"/>
      <w:r>
        <w:rPr>
          <w:sz w:val="28"/>
          <w:szCs w:val="28"/>
        </w:rPr>
        <w:t>Schedule F: Insurance Requirements</w:t>
      </w:r>
      <w:bookmarkEnd w:id="7116"/>
    </w:p>
    <w:p w14:paraId="31DC2CF8" w14:textId="77777777" w:rsidR="008B3961" w:rsidRDefault="00D74028">
      <w:pPr>
        <w:spacing w:after="200" w:line="276" w:lineRule="auto"/>
        <w:jc w:val="both"/>
      </w:pPr>
      <w:r>
        <w:t>To be prepared by the Contractor for Owner approval. This Schedule shall specify:</w:t>
      </w:r>
    </w:p>
    <w:p w14:paraId="66B5EB07" w14:textId="77777777" w:rsidR="008B3961" w:rsidRDefault="00D74028">
      <w:pPr>
        <w:spacing w:after="200" w:line="276" w:lineRule="auto"/>
        <w:ind w:left="720"/>
        <w:jc w:val="both"/>
      </w:pPr>
      <w:r>
        <w:t>(a) Contractor’s required insurance types, minimum limits and deductibles</w:t>
      </w:r>
    </w:p>
    <w:p w14:paraId="6C064993" w14:textId="77777777" w:rsidR="008B3961" w:rsidRDefault="00D74028">
      <w:pPr>
        <w:spacing w:after="200" w:line="276" w:lineRule="auto"/>
        <w:ind w:left="720"/>
        <w:jc w:val="both"/>
      </w:pPr>
      <w:r>
        <w:t>(b) Owner’s insurance (if applicable)</w:t>
      </w:r>
    </w:p>
    <w:p w14:paraId="48418B08" w14:textId="77777777" w:rsidR="008B3961" w:rsidRDefault="00D74028">
      <w:pPr>
        <w:spacing w:after="200" w:line="276" w:lineRule="auto"/>
        <w:ind w:left="720"/>
        <w:jc w:val="both"/>
      </w:pPr>
      <w:r>
        <w:t>(c) General insurance requirements (additional insured, insurer ratings, waiver of subrogation)</w:t>
      </w:r>
    </w:p>
    <w:p w14:paraId="157F8AB3" w14:textId="77777777" w:rsidR="008B3961" w:rsidRDefault="008B3961"/>
    <w:p w14:paraId="58F8B1DE" w14:textId="77777777" w:rsidR="008B3961" w:rsidRDefault="00D74028">
      <w:pPr>
        <w:spacing w:after="200" w:line="276" w:lineRule="auto"/>
        <w:jc w:val="both"/>
      </w:pPr>
      <w:r>
        <w:rPr>
          <w:b/>
          <w:bCs/>
        </w:rPr>
        <w:t>Insurance Sizing Guidance:</w:t>
      </w:r>
    </w:p>
    <w:p w14:paraId="57CC7E5E" w14:textId="77777777" w:rsidR="008B3961" w:rsidRDefault="00D74028">
      <w:pPr>
        <w:spacing w:after="200" w:line="276" w:lineRule="auto"/>
        <w:ind w:left="720"/>
        <w:jc w:val="both"/>
      </w:pPr>
      <w:r>
        <w:t>The following minimum sizing principles shall apply when the Contractor proposes coverage limits:</w:t>
      </w:r>
    </w:p>
    <w:p w14:paraId="5B18CB7E" w14:textId="77777777" w:rsidR="008B3961" w:rsidRDefault="00D74028">
      <w:pPr>
        <w:spacing w:after="200" w:line="276" w:lineRule="auto"/>
        <w:ind w:left="720"/>
        <w:jc w:val="both"/>
      </w:pPr>
      <w:r>
        <w:t>(</w:t>
      </w:r>
      <w:proofErr w:type="spellStart"/>
      <w:r>
        <w:t>i</w:t>
      </w:r>
      <w:proofErr w:type="spellEnd"/>
      <w:r>
        <w:t>) Construction All-Risk (CAR): minimum cover equal to the full reinstatement value of the Facility (not less than the Contract Price), including coverage for materials in transit and stored off-site;</w:t>
      </w:r>
    </w:p>
    <w:p w14:paraId="61437777" w14:textId="77777777" w:rsidR="008B3961" w:rsidRDefault="00D74028">
      <w:pPr>
        <w:spacing w:after="200" w:line="276" w:lineRule="auto"/>
        <w:ind w:left="720"/>
        <w:jc w:val="both"/>
      </w:pPr>
      <w:commentRangeStart w:id="7117"/>
      <w:r>
        <w:t xml:space="preserve">(ii) Third Party Liability: minimum cover commensurate with the risk profile and location of the Project, </w:t>
      </w:r>
      <w:proofErr w:type="gramStart"/>
      <w:r>
        <w:t>taking into account</w:t>
      </w:r>
      <w:proofErr w:type="gramEnd"/>
      <w:r>
        <w:t xml:space="preserve"> proximity to populated areas, environmental sensitivity, and the nature of materials being handled;</w:t>
      </w:r>
    </w:p>
    <w:p w14:paraId="744AF023" w14:textId="040591ED" w:rsidR="008B3961" w:rsidDel="00ED23DF" w:rsidRDefault="00D74028">
      <w:pPr>
        <w:spacing w:after="200" w:line="276" w:lineRule="auto"/>
        <w:ind w:left="720"/>
        <w:jc w:val="both"/>
        <w:rPr>
          <w:del w:id="7118" w:author="PCC" w:date="2026-03-29T20:53:00Z"/>
        </w:rPr>
      </w:pPr>
      <w:del w:id="7119" w:author="PCC" w:date="2026-03-29T20:53:00Z">
        <w:r w:rsidDel="00ED23DF">
          <w:lastRenderedPageBreak/>
          <w:delText>(iii) Professional Indemnity: minimum cover commensurate with the Contractor’s design responsibility, with a run-off period of not less than twelve (12) months following Final Completion;</w:delText>
        </w:r>
      </w:del>
      <w:commentRangeEnd w:id="7117"/>
      <w:r w:rsidR="00843122">
        <w:rPr>
          <w:rStyle w:val="CommentReference"/>
        </w:rPr>
        <w:commentReference w:id="7117"/>
      </w:r>
    </w:p>
    <w:p w14:paraId="79EB5BBB" w14:textId="64BBD13D" w:rsidR="008B3961" w:rsidDel="00ED23DF" w:rsidRDefault="00D74028">
      <w:pPr>
        <w:spacing w:after="200" w:line="276" w:lineRule="auto"/>
        <w:ind w:left="720"/>
        <w:jc w:val="both"/>
        <w:rPr>
          <w:del w:id="7120" w:author="PCC" w:date="2026-03-29T20:53:00Z"/>
        </w:rPr>
      </w:pPr>
      <w:del w:id="7121" w:author="PCC" w:date="2026-03-29T20:53:00Z">
        <w:r w:rsidDel="00ED23DF">
          <w:delText>(iv) Marine Cargo: minimum 110% of the CIF value of each shipment;</w:delText>
        </w:r>
      </w:del>
    </w:p>
    <w:p w14:paraId="552B2039" w14:textId="77777777" w:rsidR="008B3961" w:rsidRDefault="00D74028">
      <w:pPr>
        <w:spacing w:after="200" w:line="276" w:lineRule="auto"/>
        <w:ind w:left="720"/>
        <w:jc w:val="both"/>
      </w:pPr>
      <w:r>
        <w:t>(v) All insurers shall carry a minimum rating of A- (AM Best) or BBB+ (S&amp;P) or equivalent; and</w:t>
      </w:r>
    </w:p>
    <w:p w14:paraId="72801E52" w14:textId="77777777" w:rsidR="008B3961" w:rsidRDefault="00D74028">
      <w:pPr>
        <w:spacing w:after="200" w:line="276" w:lineRule="auto"/>
        <w:ind w:left="720"/>
        <w:jc w:val="both"/>
      </w:pPr>
      <w:r>
        <w:t>(vi) All deductibles shall be for the Contractor’s own account and shall not reduce the coverage available to the Owner.</w:t>
      </w:r>
    </w:p>
    <w:p w14:paraId="3818140B" w14:textId="77777777" w:rsidR="008B3961" w:rsidRDefault="008B3961"/>
    <w:p w14:paraId="0EC5C530" w14:textId="77777777" w:rsidR="008B3961" w:rsidRDefault="00D74028">
      <w:pPr>
        <w:pStyle w:val="Heading2"/>
        <w:spacing w:before="360" w:after="240"/>
      </w:pPr>
      <w:bookmarkStart w:id="7122" w:name="_Toc224520913"/>
      <w:r>
        <w:rPr>
          <w:sz w:val="28"/>
          <w:szCs w:val="28"/>
        </w:rPr>
        <w:t>Schedule G: Form of Change Order</w:t>
      </w:r>
      <w:bookmarkEnd w:id="7122"/>
    </w:p>
    <w:p w14:paraId="0FB27094" w14:textId="62531DE7" w:rsidR="008B3961" w:rsidRDefault="00D74028" w:rsidP="00114025">
      <w:pPr>
        <w:spacing w:after="200" w:line="276" w:lineRule="auto"/>
        <w:jc w:val="both"/>
      </w:pPr>
      <w:r>
        <w:t xml:space="preserve">To be prepared by the Owner. </w:t>
      </w:r>
    </w:p>
    <w:p w14:paraId="4B95A65F" w14:textId="77777777" w:rsidR="008B3961" w:rsidRDefault="008B3961"/>
    <w:p w14:paraId="471C64BA" w14:textId="77777777" w:rsidR="008B3961" w:rsidRDefault="00D74028">
      <w:pPr>
        <w:pStyle w:val="Heading2"/>
        <w:spacing w:before="360" w:after="240"/>
      </w:pPr>
      <w:bookmarkStart w:id="7123" w:name="_Toc224520914"/>
      <w:r>
        <w:rPr>
          <w:sz w:val="28"/>
          <w:szCs w:val="28"/>
        </w:rPr>
        <w:t>Schedule J: Forms of Completion Certificates</w:t>
      </w:r>
      <w:bookmarkEnd w:id="7123"/>
    </w:p>
    <w:p w14:paraId="6446A704" w14:textId="45E704B6" w:rsidR="008B3961" w:rsidRDefault="00D74028" w:rsidP="00114025">
      <w:pPr>
        <w:spacing w:after="200" w:line="276" w:lineRule="auto"/>
        <w:jc w:val="both"/>
      </w:pPr>
      <w:r>
        <w:t xml:space="preserve">To be prepared by the Owner. </w:t>
      </w:r>
    </w:p>
    <w:p w14:paraId="058242DC" w14:textId="77777777" w:rsidR="008B3961" w:rsidRDefault="008B3961"/>
    <w:p w14:paraId="714BB5CE" w14:textId="77777777" w:rsidR="008B3961" w:rsidRDefault="00D74028">
      <w:pPr>
        <w:pStyle w:val="Heading2"/>
        <w:spacing w:before="360" w:after="240"/>
      </w:pPr>
      <w:bookmarkStart w:id="7124" w:name="_Toc224520915"/>
      <w:r>
        <w:rPr>
          <w:sz w:val="28"/>
          <w:szCs w:val="28"/>
        </w:rPr>
        <w:t>Schedule K: NCDMB / Nigerian Content Plan</w:t>
      </w:r>
      <w:bookmarkEnd w:id="7124"/>
    </w:p>
    <w:p w14:paraId="008A8F69" w14:textId="77777777" w:rsidR="008B3961" w:rsidRDefault="00D74028">
      <w:pPr>
        <w:spacing w:after="200" w:line="276" w:lineRule="auto"/>
        <w:jc w:val="both"/>
      </w:pPr>
      <w:r>
        <w:t>To be prepared by the Contractor (where applicable). This Schedule shall include:</w:t>
      </w:r>
    </w:p>
    <w:p w14:paraId="5EAC4E17" w14:textId="77777777" w:rsidR="008B3961" w:rsidRDefault="00D74028">
      <w:pPr>
        <w:spacing w:after="200" w:line="276" w:lineRule="auto"/>
        <w:ind w:left="720"/>
        <w:jc w:val="both"/>
      </w:pPr>
      <w:r>
        <w:t>(a) Nigerian content targets by category (engineering, fabrication, procurement, manpower, subcontracting)</w:t>
      </w:r>
    </w:p>
    <w:p w14:paraId="133CA2E0" w14:textId="77777777" w:rsidR="008B3961" w:rsidRDefault="00D74028">
      <w:pPr>
        <w:spacing w:after="200" w:line="276" w:lineRule="auto"/>
        <w:ind w:left="720"/>
        <w:jc w:val="both"/>
      </w:pPr>
      <w:r>
        <w:t>(b) Quarterly reporting requirements</w:t>
      </w:r>
    </w:p>
    <w:p w14:paraId="18411424" w14:textId="77777777" w:rsidR="008B3961" w:rsidRDefault="00D74028">
      <w:r>
        <w:br w:type="page"/>
      </w:r>
    </w:p>
    <w:p w14:paraId="61610276" w14:textId="77777777" w:rsidR="008B3961" w:rsidRDefault="00D74028">
      <w:r>
        <w:lastRenderedPageBreak/>
        <w:br w:type="page"/>
      </w:r>
    </w:p>
    <w:p w14:paraId="206222AA" w14:textId="240190F8" w:rsidR="005F3705" w:rsidRDefault="005F3705">
      <w:pPr>
        <w:spacing w:before="480" w:after="240"/>
        <w:jc w:val="center"/>
        <w:rPr>
          <w:ins w:id="7125" w:author="PCC" w:date="2026-03-28T10:41:00Z"/>
          <w:b/>
          <w:bCs/>
          <w:sz w:val="32"/>
          <w:szCs w:val="32"/>
          <w:u w:val="single"/>
        </w:rPr>
      </w:pPr>
      <w:ins w:id="7126" w:author="PCC" w:date="2026-03-28T10:41:00Z">
        <w:r>
          <w:rPr>
            <w:b/>
            <w:bCs/>
            <w:sz w:val="32"/>
            <w:szCs w:val="32"/>
            <w:u w:val="single"/>
          </w:rPr>
          <w:lastRenderedPageBreak/>
          <w:t>CONTRACT PRICE BREAKDOWN, SCOPE OF WORK AND PAYMEMT TERMS</w:t>
        </w:r>
      </w:ins>
    </w:p>
    <w:p w14:paraId="6B233CED" w14:textId="41E55133" w:rsidR="005F3705" w:rsidRDefault="005F3705">
      <w:pPr>
        <w:spacing w:before="480" w:after="240"/>
        <w:jc w:val="center"/>
        <w:rPr>
          <w:ins w:id="7127" w:author="PCC" w:date="2026-03-28T10:41:00Z"/>
          <w:b/>
          <w:bCs/>
          <w:sz w:val="32"/>
          <w:szCs w:val="32"/>
          <w:u w:val="single"/>
        </w:rPr>
      </w:pPr>
    </w:p>
    <w:p w14:paraId="1568EA2C" w14:textId="6E9D024A" w:rsidR="005F3705" w:rsidRDefault="00EA37BC">
      <w:pPr>
        <w:spacing w:before="480" w:after="240"/>
        <w:jc w:val="center"/>
        <w:rPr>
          <w:ins w:id="7128" w:author="PCC" w:date="2026-03-28T10:40:00Z"/>
          <w:b/>
          <w:bCs/>
          <w:sz w:val="32"/>
          <w:szCs w:val="32"/>
          <w:u w:val="single"/>
        </w:rPr>
      </w:pPr>
      <w:ins w:id="7129" w:author="PCC" w:date="2026-03-28T10:41:00Z">
        <w:r>
          <w:rPr>
            <w:b/>
            <w:bCs/>
            <w:sz w:val="32"/>
            <w:szCs w:val="32"/>
            <w:u w:val="single"/>
          </w:rPr>
          <w:t>A</w:t>
        </w:r>
        <w:r w:rsidR="005F3705">
          <w:rPr>
            <w:b/>
            <w:bCs/>
            <w:sz w:val="32"/>
            <w:szCs w:val="32"/>
            <w:u w:val="single"/>
          </w:rPr>
          <w:t>PG-10% OF CONTRACT PRICE</w:t>
        </w:r>
      </w:ins>
    </w:p>
    <w:p w14:paraId="65B9A190" w14:textId="77777777" w:rsidR="005F3705" w:rsidRDefault="005F3705">
      <w:pPr>
        <w:spacing w:before="480" w:after="240"/>
        <w:jc w:val="center"/>
        <w:rPr>
          <w:ins w:id="7130" w:author="PCC" w:date="2026-03-28T10:40:00Z"/>
          <w:b/>
          <w:bCs/>
          <w:sz w:val="32"/>
          <w:szCs w:val="32"/>
          <w:u w:val="single"/>
        </w:rPr>
      </w:pPr>
    </w:p>
    <w:p w14:paraId="20B258BC" w14:textId="77777777" w:rsidR="005F3705" w:rsidRDefault="005F3705">
      <w:pPr>
        <w:spacing w:before="480" w:after="240"/>
        <w:jc w:val="center"/>
        <w:rPr>
          <w:ins w:id="7131" w:author="PCC" w:date="2026-03-28T10:41:00Z"/>
          <w:b/>
          <w:bCs/>
          <w:sz w:val="32"/>
          <w:szCs w:val="32"/>
          <w:u w:val="single"/>
        </w:rPr>
      </w:pPr>
    </w:p>
    <w:p w14:paraId="0944D6CB" w14:textId="77777777" w:rsidR="005F3705" w:rsidRDefault="005F3705">
      <w:pPr>
        <w:spacing w:before="480" w:after="240"/>
        <w:jc w:val="center"/>
        <w:rPr>
          <w:ins w:id="7132" w:author="PCC" w:date="2026-03-28T10:41:00Z"/>
          <w:b/>
          <w:bCs/>
          <w:sz w:val="32"/>
          <w:szCs w:val="32"/>
          <w:u w:val="single"/>
        </w:rPr>
      </w:pPr>
    </w:p>
    <w:p w14:paraId="61A8427B" w14:textId="7502D8D2" w:rsidR="008B3961" w:rsidRDefault="00D74028">
      <w:pPr>
        <w:spacing w:before="480" w:after="240"/>
        <w:jc w:val="center"/>
      </w:pPr>
      <w:r>
        <w:rPr>
          <w:b/>
          <w:bCs/>
          <w:sz w:val="32"/>
          <w:szCs w:val="32"/>
          <w:u w:val="single"/>
        </w:rPr>
        <w:t>SCHEDULE I: FORMS OF PERFORMANCE SECURITY</w:t>
      </w:r>
    </w:p>
    <w:p w14:paraId="0F0B4BD1" w14:textId="77777777" w:rsidR="008B3961" w:rsidRDefault="008B3961"/>
    <w:p w14:paraId="3F685051" w14:textId="77777777" w:rsidR="008B3961" w:rsidRDefault="00D74028">
      <w:pPr>
        <w:spacing w:after="300" w:line="276" w:lineRule="auto"/>
        <w:jc w:val="center"/>
      </w:pPr>
      <w:r>
        <w:rPr>
          <w:b/>
          <w:bCs/>
          <w:sz w:val="28"/>
          <w:szCs w:val="28"/>
        </w:rPr>
        <w:t>SCHEDULE I-1: FORM OF ADVANCE PAYMENT GUARANTEE</w:t>
      </w:r>
    </w:p>
    <w:p w14:paraId="1FDE0087" w14:textId="77777777" w:rsidR="008B3961" w:rsidRDefault="008B3961"/>
    <w:p w14:paraId="22C7115D" w14:textId="77777777" w:rsidR="008B3961" w:rsidRDefault="00D74028">
      <w:pPr>
        <w:spacing w:after="200" w:line="276" w:lineRule="auto"/>
        <w:jc w:val="center"/>
      </w:pPr>
      <w:r>
        <w:rPr>
          <w:b/>
          <w:bCs/>
        </w:rPr>
        <w:t>IRREVOCABLE BANK GUARANTEE — ADVANCE PAYMENT</w:t>
      </w:r>
    </w:p>
    <w:p w14:paraId="49F1D9DA" w14:textId="77777777" w:rsidR="008B3961" w:rsidRDefault="00D74028">
      <w:pPr>
        <w:spacing w:after="300" w:line="276" w:lineRule="auto"/>
        <w:jc w:val="center"/>
      </w:pPr>
      <w:r>
        <w:rPr>
          <w:i/>
          <w:iCs/>
        </w:rPr>
        <w:t>(Subject to URDG 758)</w:t>
      </w:r>
    </w:p>
    <w:p w14:paraId="5E3F5B75" w14:textId="77777777" w:rsidR="008B3961" w:rsidRDefault="008B3961"/>
    <w:p w14:paraId="3FA47A7C" w14:textId="77777777" w:rsidR="008B3961" w:rsidRDefault="00D74028">
      <w:pPr>
        <w:spacing w:after="200" w:line="276" w:lineRule="auto"/>
        <w:ind w:left="720"/>
        <w:jc w:val="both"/>
      </w:pPr>
      <w:r>
        <w:t>Guarantee No.:          ___________</w:t>
      </w:r>
    </w:p>
    <w:p w14:paraId="23FBBEDD" w14:textId="77777777" w:rsidR="008B3961" w:rsidRDefault="00D74028">
      <w:pPr>
        <w:spacing w:after="200" w:line="276" w:lineRule="auto"/>
        <w:ind w:left="720"/>
        <w:jc w:val="both"/>
      </w:pPr>
      <w:r>
        <w:t>Date of Issue:          ___________</w:t>
      </w:r>
    </w:p>
    <w:p w14:paraId="0BD5F9A2" w14:textId="77777777" w:rsidR="008B3961" w:rsidRDefault="00D74028">
      <w:pPr>
        <w:spacing w:after="200" w:line="276" w:lineRule="auto"/>
        <w:ind w:left="720"/>
        <w:jc w:val="both"/>
      </w:pPr>
      <w:r>
        <w:t xml:space="preserve">Issuing Bank:        </w:t>
      </w:r>
      <w:proofErr w:type="gramStart"/>
      <w:r>
        <w:t xml:space="preserve">   [</w:t>
      </w:r>
      <w:proofErr w:type="gramEnd"/>
      <w:r>
        <w:t>Bank Name and Address]</w:t>
      </w:r>
    </w:p>
    <w:p w14:paraId="2AD66B0F" w14:textId="77777777" w:rsidR="008B3961" w:rsidRDefault="008B3961"/>
    <w:p w14:paraId="7ED5E28E" w14:textId="77777777" w:rsidR="008B3961" w:rsidRDefault="00D74028">
      <w:pPr>
        <w:spacing w:after="200" w:line="276" w:lineRule="auto"/>
        <w:ind w:left="720"/>
        <w:jc w:val="both"/>
      </w:pPr>
      <w:r>
        <w:t xml:space="preserve">Beneficiary:         </w:t>
      </w:r>
      <w:proofErr w:type="gramStart"/>
      <w:r>
        <w:t xml:space="preserve">   [</w:t>
      </w:r>
      <w:proofErr w:type="gramEnd"/>
      <w:r>
        <w:t>Owner Entity Name and Address]</w:t>
      </w:r>
    </w:p>
    <w:p w14:paraId="6E61660F" w14:textId="77777777" w:rsidR="008B3961" w:rsidRDefault="00D74028">
      <w:pPr>
        <w:spacing w:after="200" w:line="276" w:lineRule="auto"/>
        <w:ind w:left="720"/>
        <w:jc w:val="both"/>
      </w:pPr>
      <w:r>
        <w:t xml:space="preserve">Applicant:           </w:t>
      </w:r>
      <w:proofErr w:type="gramStart"/>
      <w:r>
        <w:t xml:space="preserve">   [</w:t>
      </w:r>
      <w:proofErr w:type="gramEnd"/>
      <w:r>
        <w:t>Contractor Entity Name and Address]</w:t>
      </w:r>
    </w:p>
    <w:p w14:paraId="29952CAF" w14:textId="77777777" w:rsidR="008B3961" w:rsidRDefault="008B3961"/>
    <w:p w14:paraId="5AE00A51" w14:textId="77777777" w:rsidR="008B3961" w:rsidRDefault="00D74028">
      <w:pPr>
        <w:spacing w:after="200" w:line="276" w:lineRule="auto"/>
        <w:ind w:left="720"/>
        <w:jc w:val="both"/>
      </w:pPr>
      <w:r>
        <w:t>Underlying Relationship: EPC Agreement dated [___] between the Beneficiary and the Applicant for the [Project Name] (the “Underlying Agreement”)</w:t>
      </w:r>
    </w:p>
    <w:p w14:paraId="5FF8AFF9" w14:textId="77777777" w:rsidR="008B3961" w:rsidRDefault="008B3961"/>
    <w:p w14:paraId="6283C889" w14:textId="77777777" w:rsidR="008B3961" w:rsidRDefault="00D74028">
      <w:pPr>
        <w:spacing w:after="200" w:line="276" w:lineRule="auto"/>
        <w:ind w:left="720"/>
        <w:jc w:val="both"/>
      </w:pPr>
      <w:r>
        <w:lastRenderedPageBreak/>
        <w:t xml:space="preserve">Guarantee Amount:    </w:t>
      </w:r>
      <w:proofErr w:type="gramStart"/>
      <w:r>
        <w:t xml:space="preserve">   [</w:t>
      </w:r>
      <w:proofErr w:type="gramEnd"/>
      <w:r>
        <w:t>Currency] [Amount in figures] ([Amount in words])</w:t>
      </w:r>
    </w:p>
    <w:p w14:paraId="74B10AE1" w14:textId="6ECA3153" w:rsidR="008B3961" w:rsidRDefault="00D74028">
      <w:pPr>
        <w:spacing w:after="200" w:line="276" w:lineRule="auto"/>
        <w:ind w:left="720"/>
        <w:jc w:val="both"/>
      </w:pPr>
      <w:r>
        <w:t xml:space="preserve">                        Being the amount of advance/milestone payment(s) under </w:t>
      </w:r>
      <w:del w:id="7133" w:author="PCC" w:date="2026-03-29T21:25:00Z">
        <w:r w:rsidDel="006F2256">
          <w:delText xml:space="preserve">Article 7 of </w:delText>
        </w:r>
      </w:del>
      <w:r>
        <w:t>the Underlying Agreement.</w:t>
      </w:r>
    </w:p>
    <w:p w14:paraId="46FB5525" w14:textId="77777777" w:rsidR="008B3961" w:rsidRDefault="008B3961"/>
    <w:p w14:paraId="32FE4C93" w14:textId="77777777" w:rsidR="008B3961" w:rsidRDefault="00D74028">
      <w:pPr>
        <w:spacing w:after="200" w:line="276" w:lineRule="auto"/>
        <w:ind w:left="720"/>
        <w:jc w:val="both"/>
      </w:pPr>
      <w:r>
        <w:t>We, [Bank Name] (the “Guarantor”), hereby irrevocably undertake to pay the Beneficiary any amount or amounts not exceeding in aggregate the Guarantee Amount, upon receipt by us of the Beneficiary’s complying demand.</w:t>
      </w:r>
    </w:p>
    <w:p w14:paraId="60CC7EF7" w14:textId="77777777" w:rsidR="008B3961" w:rsidRDefault="008B3961"/>
    <w:p w14:paraId="202FA239" w14:textId="77777777" w:rsidR="008B3961" w:rsidRDefault="00D74028">
      <w:pPr>
        <w:spacing w:after="200" w:line="276" w:lineRule="auto"/>
        <w:ind w:left="720"/>
        <w:jc w:val="both"/>
      </w:pPr>
      <w:r>
        <w:t>A demand under this Guarantee shall be supported by the Beneficiary’s statement (whether in the demand itself or in a separate signed document accompanying or identifying the demand) indicating in what respect the Applicant is in breach of its obligations under the Underlying Agreement.</w:t>
      </w:r>
    </w:p>
    <w:p w14:paraId="5E6F2C0A" w14:textId="77777777" w:rsidR="008B3961" w:rsidRDefault="008B3961"/>
    <w:p w14:paraId="69F95279" w14:textId="77777777" w:rsidR="008B3961" w:rsidRDefault="00D74028">
      <w:pPr>
        <w:spacing w:after="200" w:line="276" w:lineRule="auto"/>
        <w:ind w:left="720"/>
        <w:jc w:val="both"/>
      </w:pPr>
      <w:r>
        <w:t>The Guarantee Amount shall be automatically reduced by the amounts specified in any reduction certificate(s) issued by the Beneficiary to us, confirming the value of Work performed or Equipment delivered by the Applicant against the relevant advance/milestone payment.</w:t>
      </w:r>
    </w:p>
    <w:p w14:paraId="1CDDD9CE" w14:textId="77777777" w:rsidR="008B3961" w:rsidRDefault="008B3961"/>
    <w:p w14:paraId="05F97241" w14:textId="77777777" w:rsidR="008B3961" w:rsidRDefault="00D74028">
      <w:pPr>
        <w:spacing w:after="200" w:line="276" w:lineRule="auto"/>
        <w:ind w:left="720"/>
        <w:jc w:val="both"/>
      </w:pPr>
      <w:r>
        <w:t xml:space="preserve">Expiry Date:         </w:t>
      </w:r>
      <w:proofErr w:type="gramStart"/>
      <w:r>
        <w:t xml:space="preserve">   [</w:t>
      </w:r>
      <w:proofErr w:type="gramEnd"/>
      <w:r>
        <w:t>___] or upon the Guarantee Amount being reduced to zero, whichever is earlier.</w:t>
      </w:r>
    </w:p>
    <w:p w14:paraId="4DA0E6DA" w14:textId="77777777" w:rsidR="008B3961" w:rsidRDefault="008B3961"/>
    <w:p w14:paraId="30C51EB9" w14:textId="77777777" w:rsidR="008B3961" w:rsidRDefault="00D74028">
      <w:pPr>
        <w:spacing w:after="200" w:line="276" w:lineRule="auto"/>
        <w:ind w:left="720"/>
        <w:jc w:val="both"/>
      </w:pPr>
      <w:r>
        <w:t>This Guarantee is subject to the Uniform Rules for Demand Guarantees (URDG) 2010 Revision, ICC Publication No. 758.</w:t>
      </w:r>
    </w:p>
    <w:p w14:paraId="15387DC5" w14:textId="77777777" w:rsidR="008B3961" w:rsidRDefault="008B3961"/>
    <w:p w14:paraId="333DAAE3" w14:textId="77777777" w:rsidR="008B3961" w:rsidRDefault="008B3961"/>
    <w:p w14:paraId="5FD18268" w14:textId="77777777" w:rsidR="008B3961" w:rsidRDefault="00D74028">
      <w:pPr>
        <w:spacing w:after="200" w:line="276" w:lineRule="auto"/>
        <w:ind w:left="720"/>
        <w:jc w:val="both"/>
      </w:pPr>
      <w:r>
        <w:t>_________________________________________</w:t>
      </w:r>
    </w:p>
    <w:p w14:paraId="0384B59D" w14:textId="77777777" w:rsidR="008B3961" w:rsidRDefault="00D74028">
      <w:pPr>
        <w:spacing w:after="200" w:line="276" w:lineRule="auto"/>
        <w:ind w:left="720"/>
        <w:jc w:val="both"/>
      </w:pPr>
      <w:r>
        <w:t>For and on behalf of [Bank Name]</w:t>
      </w:r>
    </w:p>
    <w:p w14:paraId="1537F5BF" w14:textId="77777777" w:rsidR="008B3961" w:rsidRDefault="00D74028">
      <w:pPr>
        <w:spacing w:after="200" w:line="276" w:lineRule="auto"/>
        <w:ind w:left="720"/>
        <w:jc w:val="both"/>
      </w:pPr>
      <w:r>
        <w:t>Authorized Signatory</w:t>
      </w:r>
    </w:p>
    <w:p w14:paraId="1EDB4C39" w14:textId="77777777" w:rsidR="008B3961" w:rsidRDefault="00D74028">
      <w:pPr>
        <w:spacing w:after="200" w:line="276" w:lineRule="auto"/>
        <w:ind w:left="720"/>
        <w:jc w:val="both"/>
      </w:pPr>
      <w:r>
        <w:t>Name:   ________________________</w:t>
      </w:r>
    </w:p>
    <w:p w14:paraId="5E07E426" w14:textId="77777777" w:rsidR="008B3961" w:rsidRDefault="00D74028">
      <w:pPr>
        <w:spacing w:after="200" w:line="276" w:lineRule="auto"/>
        <w:ind w:left="720"/>
        <w:jc w:val="both"/>
      </w:pPr>
      <w:r>
        <w:t>Title:  ________________________</w:t>
      </w:r>
    </w:p>
    <w:p w14:paraId="6FC85D8B" w14:textId="77777777" w:rsidR="008B3961" w:rsidRDefault="00D74028">
      <w:r>
        <w:br w:type="page"/>
      </w:r>
    </w:p>
    <w:p w14:paraId="74B9923B" w14:textId="77777777" w:rsidR="008B3961" w:rsidRDefault="00D74028">
      <w:pPr>
        <w:spacing w:after="300" w:line="276" w:lineRule="auto"/>
        <w:jc w:val="center"/>
      </w:pPr>
      <w:r>
        <w:rPr>
          <w:b/>
          <w:bCs/>
          <w:sz w:val="28"/>
          <w:szCs w:val="28"/>
        </w:rPr>
        <w:lastRenderedPageBreak/>
        <w:t>SCHEDULE I-2: FORM OF PERFORMANCE BOND</w:t>
      </w:r>
    </w:p>
    <w:p w14:paraId="0E2BE17D" w14:textId="77777777" w:rsidR="008B3961" w:rsidRDefault="008B3961"/>
    <w:p w14:paraId="44763C38" w14:textId="77777777" w:rsidR="008B3961" w:rsidRDefault="00D74028">
      <w:pPr>
        <w:spacing w:after="200" w:line="276" w:lineRule="auto"/>
        <w:jc w:val="center"/>
      </w:pPr>
      <w:r>
        <w:rPr>
          <w:b/>
          <w:bCs/>
        </w:rPr>
        <w:t>IRREVOCABLE BANK GUARANTEE — PERFORMANCE</w:t>
      </w:r>
    </w:p>
    <w:p w14:paraId="06F118F3" w14:textId="77777777" w:rsidR="008B3961" w:rsidRDefault="00D74028">
      <w:pPr>
        <w:spacing w:after="300" w:line="276" w:lineRule="auto"/>
        <w:jc w:val="center"/>
      </w:pPr>
      <w:r>
        <w:rPr>
          <w:i/>
          <w:iCs/>
        </w:rPr>
        <w:t>(Subject to URDG 758)</w:t>
      </w:r>
    </w:p>
    <w:p w14:paraId="6A56C544" w14:textId="77777777" w:rsidR="008B3961" w:rsidRDefault="008B3961"/>
    <w:p w14:paraId="1DDABB3D" w14:textId="77777777" w:rsidR="008B3961" w:rsidRDefault="00D74028">
      <w:pPr>
        <w:spacing w:after="200" w:line="276" w:lineRule="auto"/>
        <w:ind w:left="720"/>
        <w:jc w:val="both"/>
      </w:pPr>
      <w:r>
        <w:t>Guarantee No.:          ___________</w:t>
      </w:r>
    </w:p>
    <w:p w14:paraId="6B4DDE76" w14:textId="77777777" w:rsidR="008B3961" w:rsidRDefault="00D74028">
      <w:pPr>
        <w:spacing w:after="200" w:line="276" w:lineRule="auto"/>
        <w:ind w:left="720"/>
        <w:jc w:val="both"/>
      </w:pPr>
      <w:r>
        <w:t>Date of Issue:          ___________</w:t>
      </w:r>
    </w:p>
    <w:p w14:paraId="255C43C3" w14:textId="77777777" w:rsidR="008B3961" w:rsidRDefault="00D74028">
      <w:pPr>
        <w:spacing w:after="200" w:line="276" w:lineRule="auto"/>
        <w:ind w:left="720"/>
        <w:jc w:val="both"/>
      </w:pPr>
      <w:r>
        <w:t xml:space="preserve">Issuing Bank:        </w:t>
      </w:r>
      <w:proofErr w:type="gramStart"/>
      <w:r>
        <w:t xml:space="preserve">   [</w:t>
      </w:r>
      <w:proofErr w:type="gramEnd"/>
      <w:r>
        <w:t>Bank Name and Address]</w:t>
      </w:r>
    </w:p>
    <w:p w14:paraId="5FA06315" w14:textId="77777777" w:rsidR="008B3961" w:rsidRDefault="008B3961"/>
    <w:p w14:paraId="27061544" w14:textId="77BDD68D" w:rsidR="008B3961" w:rsidRDefault="00D74028">
      <w:pPr>
        <w:spacing w:after="200" w:line="276" w:lineRule="auto"/>
        <w:ind w:left="720"/>
        <w:jc w:val="both"/>
      </w:pPr>
      <w:r>
        <w:t xml:space="preserve">Beneficiary:           </w:t>
      </w:r>
      <w:r w:rsidR="009061B7" w:rsidRPr="001D08D4">
        <w:rPr>
          <w:i/>
          <w:iCs/>
          <w:color w:val="0000FF"/>
        </w:rPr>
        <w:t>South Atlantic LNG West Africa Ltd</w:t>
      </w:r>
      <w:r w:rsidR="009061B7">
        <w:rPr>
          <w:i/>
          <w:iCs/>
          <w:color w:val="0000FF"/>
        </w:rPr>
        <w:t xml:space="preserve"> and </w:t>
      </w:r>
      <w:r w:rsidR="009061B7" w:rsidRPr="001D08D4">
        <w:rPr>
          <w:i/>
          <w:iCs/>
          <w:color w:val="0000FF"/>
        </w:rPr>
        <w:t xml:space="preserve">H20, </w:t>
      </w:r>
      <w:proofErr w:type="spellStart"/>
      <w:r w:rsidR="009061B7" w:rsidRPr="001D08D4">
        <w:rPr>
          <w:i/>
          <w:iCs/>
          <w:color w:val="0000FF"/>
        </w:rPr>
        <w:t>Onikoyi</w:t>
      </w:r>
      <w:proofErr w:type="spellEnd"/>
      <w:r w:rsidR="009061B7" w:rsidRPr="001D08D4">
        <w:rPr>
          <w:i/>
          <w:iCs/>
          <w:color w:val="0000FF"/>
        </w:rPr>
        <w:t xml:space="preserve"> Lane, Parkview Estate, Ikoyi, Lagos, Nigeria</w:t>
      </w:r>
      <w:r>
        <w:t xml:space="preserve"> </w:t>
      </w:r>
    </w:p>
    <w:p w14:paraId="2F6A961D" w14:textId="48DCC93F" w:rsidR="008B3961" w:rsidRDefault="00D74028">
      <w:pPr>
        <w:spacing w:after="200" w:line="276" w:lineRule="auto"/>
        <w:ind w:left="720"/>
        <w:jc w:val="both"/>
      </w:pPr>
      <w:r>
        <w:t xml:space="preserve">Applicant:           </w:t>
      </w:r>
      <w:proofErr w:type="spellStart"/>
      <w:r w:rsidR="009061B7" w:rsidRPr="000409EC">
        <w:rPr>
          <w:i/>
          <w:iCs/>
          <w:color w:val="0000FF"/>
        </w:rPr>
        <w:t>Peiyang</w:t>
      </w:r>
      <w:proofErr w:type="spellEnd"/>
      <w:r w:rsidR="009061B7" w:rsidRPr="000409EC">
        <w:rPr>
          <w:i/>
          <w:iCs/>
          <w:color w:val="0000FF"/>
        </w:rPr>
        <w:t xml:space="preserve"> Chemical Equipment Co. </w:t>
      </w:r>
      <w:proofErr w:type="spellStart"/>
      <w:r w:rsidR="009061B7">
        <w:rPr>
          <w:i/>
          <w:iCs/>
          <w:color w:val="0000FF"/>
        </w:rPr>
        <w:t>Ltd.and</w:t>
      </w:r>
      <w:proofErr w:type="spellEnd"/>
      <w:r w:rsidR="009061B7">
        <w:rPr>
          <w:i/>
          <w:iCs/>
          <w:color w:val="0000FF"/>
        </w:rPr>
        <w:t xml:space="preserve"> 16B Zaire Crescent Maitama, Abuja, Nigeria</w:t>
      </w:r>
      <w:r>
        <w:t xml:space="preserve">  </w:t>
      </w:r>
    </w:p>
    <w:p w14:paraId="270DAA28" w14:textId="77777777" w:rsidR="008B3961" w:rsidRDefault="008B3961"/>
    <w:p w14:paraId="52458F48" w14:textId="17CC3F55" w:rsidR="008B3961" w:rsidRDefault="00D74028">
      <w:pPr>
        <w:spacing w:after="200" w:line="276" w:lineRule="auto"/>
        <w:ind w:left="720"/>
        <w:jc w:val="both"/>
      </w:pPr>
      <w:r>
        <w:t xml:space="preserve">Underlying Relationship: EPC Agreement dated [___] between the Beneficiary and the Applicant for the </w:t>
      </w:r>
      <w:r w:rsidR="0020374F">
        <w:t xml:space="preserve">5MMSCFD Mini-LNG Gas Project </w:t>
      </w:r>
      <w:r>
        <w:t>(the “Underlying Agreement”)</w:t>
      </w:r>
    </w:p>
    <w:p w14:paraId="51969353" w14:textId="77777777" w:rsidR="008B3961" w:rsidRDefault="008B3961"/>
    <w:p w14:paraId="189EACA6" w14:textId="77777777" w:rsidR="008B3961" w:rsidRDefault="00D74028">
      <w:pPr>
        <w:spacing w:after="200" w:line="276" w:lineRule="auto"/>
        <w:ind w:left="720"/>
        <w:jc w:val="both"/>
      </w:pPr>
      <w:r>
        <w:t xml:space="preserve">Guarantee Amount:    </w:t>
      </w:r>
      <w:proofErr w:type="gramStart"/>
      <w:r>
        <w:t xml:space="preserve">   [</w:t>
      </w:r>
      <w:proofErr w:type="gramEnd"/>
      <w:r>
        <w:t>Currency] [Amount in figures] ([Amount in words])</w:t>
      </w:r>
    </w:p>
    <w:p w14:paraId="1A521973" w14:textId="77777777" w:rsidR="008B3961" w:rsidRDefault="00D74028">
      <w:pPr>
        <w:spacing w:after="200" w:line="276" w:lineRule="auto"/>
        <w:ind w:left="720"/>
        <w:jc w:val="both"/>
      </w:pPr>
      <w:r>
        <w:t xml:space="preserve">                        Being [</w:t>
      </w:r>
      <w:proofErr w:type="gramStart"/>
      <w:r>
        <w:t>10]%</w:t>
      </w:r>
      <w:proofErr w:type="gramEnd"/>
      <w:r>
        <w:t xml:space="preserve"> of the Contract Price under the Underlying Agreement.</w:t>
      </w:r>
    </w:p>
    <w:p w14:paraId="5AA70CA5" w14:textId="77777777" w:rsidR="008B3961" w:rsidRDefault="008B3961"/>
    <w:p w14:paraId="559CF4CD" w14:textId="77777777" w:rsidR="008B3961" w:rsidRDefault="00D74028">
      <w:pPr>
        <w:spacing w:after="200" w:line="276" w:lineRule="auto"/>
        <w:ind w:left="720"/>
        <w:jc w:val="both"/>
      </w:pPr>
      <w:r>
        <w:t>We, [Bank Name] (the “Guarantor”), hereby irrevocably undertake to pay the Beneficiary any amount or amounts not exceeding in aggregate the Guarantee Amount, upon receipt by us of the Beneficiary’s complying demand.</w:t>
      </w:r>
    </w:p>
    <w:p w14:paraId="016834AB" w14:textId="77777777" w:rsidR="008B3961" w:rsidRDefault="008B3961"/>
    <w:p w14:paraId="15B92F95" w14:textId="77777777" w:rsidR="008B3961" w:rsidRDefault="00D74028">
      <w:pPr>
        <w:spacing w:after="200" w:line="276" w:lineRule="auto"/>
        <w:ind w:left="720"/>
        <w:jc w:val="both"/>
      </w:pPr>
      <w:r>
        <w:t>A demand under this Guarantee shall be supported by the Beneficiary’s statement (whether in the demand itself or in a separate signed document accompanying or identifying the demand) indicating in what respect the Applicant is in breach of its obligations under the Underlying Agreement.</w:t>
      </w:r>
    </w:p>
    <w:p w14:paraId="7C632817" w14:textId="77777777" w:rsidR="008B3961" w:rsidRDefault="008B3961"/>
    <w:p w14:paraId="0305F235" w14:textId="77777777" w:rsidR="008B3961" w:rsidRDefault="00D74028">
      <w:pPr>
        <w:spacing w:after="200" w:line="276" w:lineRule="auto"/>
        <w:ind w:left="720"/>
        <w:jc w:val="both"/>
      </w:pPr>
      <w:r>
        <w:t xml:space="preserve">This Guarantee covers the Applicant’s obligations during the construction phase of the Project, from the date of issuance through to Substantial Completion of the Facility, including but not limited to the Applicant’s obligations to achieve Mechanical Completion, </w:t>
      </w:r>
      <w:r>
        <w:lastRenderedPageBreak/>
        <w:t>complete Commissioning, pass the Performance Test and achieve Substantial Completion by the Guaranteed Substantial Completion Date.</w:t>
      </w:r>
    </w:p>
    <w:p w14:paraId="16299015" w14:textId="77777777" w:rsidR="008B3961" w:rsidRDefault="008B3961"/>
    <w:p w14:paraId="53892B47" w14:textId="77777777" w:rsidR="008B3961" w:rsidRDefault="00D74028">
      <w:pPr>
        <w:spacing w:after="200" w:line="276" w:lineRule="auto"/>
        <w:ind w:left="720"/>
        <w:jc w:val="both"/>
      </w:pPr>
      <w:r>
        <w:t xml:space="preserve">Expiry Date:         </w:t>
      </w:r>
      <w:proofErr w:type="gramStart"/>
      <w:r>
        <w:t xml:space="preserve">   [</w:t>
      </w:r>
      <w:proofErr w:type="gramEnd"/>
      <w:r>
        <w:t>twenty-eight (28)] Days after the date of Substantial Completion under the Underlying Agreement, provided that this Guarantee shall not expire if a complying demand has been received by us on or before the Expiry Date.</w:t>
      </w:r>
    </w:p>
    <w:p w14:paraId="504E35BB" w14:textId="77777777" w:rsidR="008B3961" w:rsidRDefault="008B3961"/>
    <w:p w14:paraId="63703933" w14:textId="77777777" w:rsidR="008B3961" w:rsidRDefault="00D74028">
      <w:pPr>
        <w:spacing w:after="200" w:line="276" w:lineRule="auto"/>
        <w:ind w:left="720"/>
        <w:jc w:val="both"/>
      </w:pPr>
      <w:r>
        <w:t>Extension:              If the Expiry Date requires extension, the Applicant shall procure such extension and deliver evidence thereof to the Beneficiary not later than [thirty (30)] Days before the scheduled Expiry Date. If the Applicant fails to extend this Guarantee, the Beneficiary shall be entitled to make a demand under this Guarantee.</w:t>
      </w:r>
    </w:p>
    <w:p w14:paraId="634F3371" w14:textId="77777777" w:rsidR="008B3961" w:rsidRDefault="008B3961"/>
    <w:p w14:paraId="70754EB0" w14:textId="77777777" w:rsidR="008B3961" w:rsidRDefault="00D74028">
      <w:pPr>
        <w:spacing w:after="200" w:line="276" w:lineRule="auto"/>
        <w:ind w:left="720"/>
        <w:jc w:val="both"/>
      </w:pPr>
      <w:r>
        <w:t>This Guarantee is subject to the Uniform Rules for Demand Guarantees (URDG) 2010 Revision, ICC Publication No. 758.</w:t>
      </w:r>
    </w:p>
    <w:p w14:paraId="5F58B191" w14:textId="77777777" w:rsidR="008B3961" w:rsidRDefault="008B3961"/>
    <w:p w14:paraId="68A0FCA3" w14:textId="77777777" w:rsidR="008B3961" w:rsidRDefault="008B3961"/>
    <w:p w14:paraId="0308E7D0" w14:textId="77777777" w:rsidR="008B3961" w:rsidRDefault="00D74028">
      <w:pPr>
        <w:spacing w:after="200" w:line="276" w:lineRule="auto"/>
        <w:ind w:left="720"/>
        <w:jc w:val="both"/>
      </w:pPr>
      <w:r>
        <w:t>_________________________________________</w:t>
      </w:r>
    </w:p>
    <w:p w14:paraId="07B1CDF0" w14:textId="77777777" w:rsidR="008B3961" w:rsidRDefault="00D74028">
      <w:pPr>
        <w:spacing w:after="200" w:line="276" w:lineRule="auto"/>
        <w:ind w:left="720"/>
        <w:jc w:val="both"/>
      </w:pPr>
      <w:r>
        <w:t>For and on behalf of [Bank Name]</w:t>
      </w:r>
    </w:p>
    <w:p w14:paraId="4B362C95" w14:textId="77777777" w:rsidR="008B3961" w:rsidRDefault="00D74028">
      <w:pPr>
        <w:spacing w:after="200" w:line="276" w:lineRule="auto"/>
        <w:ind w:left="720"/>
        <w:jc w:val="both"/>
      </w:pPr>
      <w:r>
        <w:t>Authorized Signatory</w:t>
      </w:r>
    </w:p>
    <w:p w14:paraId="78592A08" w14:textId="77777777" w:rsidR="008B3961" w:rsidRDefault="00D74028">
      <w:pPr>
        <w:spacing w:after="200" w:line="276" w:lineRule="auto"/>
        <w:ind w:left="720"/>
        <w:jc w:val="both"/>
      </w:pPr>
      <w:r>
        <w:t>Name:   ________________________</w:t>
      </w:r>
    </w:p>
    <w:p w14:paraId="0FAE64A1" w14:textId="77777777" w:rsidR="008B3961" w:rsidRDefault="00D74028">
      <w:pPr>
        <w:spacing w:after="200" w:line="276" w:lineRule="auto"/>
        <w:ind w:left="720"/>
        <w:jc w:val="both"/>
      </w:pPr>
      <w:r>
        <w:t>Title:  ________________________</w:t>
      </w:r>
    </w:p>
    <w:p w14:paraId="3057215F" w14:textId="77777777" w:rsidR="008B3961" w:rsidRDefault="00D74028">
      <w:r>
        <w:br w:type="page"/>
      </w:r>
    </w:p>
    <w:p w14:paraId="19A80BC9" w14:textId="77777777" w:rsidR="008B3961" w:rsidRDefault="00D74028">
      <w:pPr>
        <w:spacing w:after="300" w:line="276" w:lineRule="auto"/>
        <w:jc w:val="center"/>
      </w:pPr>
      <w:r>
        <w:rPr>
          <w:b/>
          <w:bCs/>
          <w:sz w:val="28"/>
          <w:szCs w:val="28"/>
        </w:rPr>
        <w:lastRenderedPageBreak/>
        <w:t>SCHEDULE I-3: FORM OF RETENTION BOND</w:t>
      </w:r>
    </w:p>
    <w:p w14:paraId="5ED8E26D" w14:textId="77777777" w:rsidR="008B3961" w:rsidRDefault="008B3961"/>
    <w:p w14:paraId="41736995" w14:textId="77777777" w:rsidR="008B3961" w:rsidRDefault="00D74028">
      <w:pPr>
        <w:spacing w:after="200" w:line="276" w:lineRule="auto"/>
        <w:jc w:val="center"/>
      </w:pPr>
      <w:r>
        <w:rPr>
          <w:b/>
          <w:bCs/>
        </w:rPr>
        <w:t>IRREVOCABLE BANK GUARANTEE — RETENTION / WARRANTY</w:t>
      </w:r>
    </w:p>
    <w:p w14:paraId="03A647E2" w14:textId="77777777" w:rsidR="008B3961" w:rsidRDefault="00D74028">
      <w:pPr>
        <w:spacing w:after="300" w:line="276" w:lineRule="auto"/>
        <w:jc w:val="center"/>
      </w:pPr>
      <w:r>
        <w:rPr>
          <w:i/>
          <w:iCs/>
        </w:rPr>
        <w:t>(Subject to URDG 758)</w:t>
      </w:r>
    </w:p>
    <w:p w14:paraId="1D2058E9" w14:textId="77777777" w:rsidR="008B3961" w:rsidRDefault="008B3961"/>
    <w:p w14:paraId="7CFF91C5" w14:textId="77777777" w:rsidR="008B3961" w:rsidRDefault="00D74028">
      <w:pPr>
        <w:spacing w:after="200" w:line="276" w:lineRule="auto"/>
        <w:ind w:left="720"/>
        <w:jc w:val="both"/>
      </w:pPr>
      <w:r>
        <w:t>Guarantee No.:          ___________</w:t>
      </w:r>
    </w:p>
    <w:p w14:paraId="73883C6E" w14:textId="77777777" w:rsidR="008B3961" w:rsidRDefault="00D74028">
      <w:pPr>
        <w:spacing w:after="200" w:line="276" w:lineRule="auto"/>
        <w:ind w:left="720"/>
        <w:jc w:val="both"/>
      </w:pPr>
      <w:r>
        <w:t>Date of Issue:          ___________</w:t>
      </w:r>
    </w:p>
    <w:p w14:paraId="4C83508E" w14:textId="77777777" w:rsidR="008B3961" w:rsidRDefault="00D74028">
      <w:pPr>
        <w:spacing w:after="200" w:line="276" w:lineRule="auto"/>
        <w:ind w:left="720"/>
        <w:jc w:val="both"/>
      </w:pPr>
      <w:r>
        <w:t xml:space="preserve">Issuing Bank:        </w:t>
      </w:r>
      <w:proofErr w:type="gramStart"/>
      <w:r>
        <w:t xml:space="preserve">   [</w:t>
      </w:r>
      <w:proofErr w:type="gramEnd"/>
      <w:r>
        <w:t>Bank Name and Address]</w:t>
      </w:r>
    </w:p>
    <w:p w14:paraId="64B63685" w14:textId="77777777" w:rsidR="008B3961" w:rsidRDefault="008B3961"/>
    <w:p w14:paraId="3D566B7A" w14:textId="6E1EE2B0" w:rsidR="008B3961" w:rsidRDefault="00D74028">
      <w:pPr>
        <w:spacing w:after="200" w:line="276" w:lineRule="auto"/>
        <w:ind w:left="720"/>
        <w:jc w:val="both"/>
      </w:pPr>
      <w:r>
        <w:t xml:space="preserve">Beneficiary:         </w:t>
      </w:r>
      <w:r w:rsidR="009061B7" w:rsidRPr="001D08D4">
        <w:rPr>
          <w:i/>
          <w:iCs/>
          <w:color w:val="0000FF"/>
        </w:rPr>
        <w:t>South Atlantic LNG West Africa Ltd</w:t>
      </w:r>
      <w:r w:rsidR="009061B7">
        <w:rPr>
          <w:i/>
          <w:iCs/>
          <w:color w:val="0000FF"/>
        </w:rPr>
        <w:t>,</w:t>
      </w:r>
      <w:r w:rsidR="0020374F">
        <w:rPr>
          <w:i/>
          <w:iCs/>
          <w:color w:val="0000FF"/>
        </w:rPr>
        <w:t xml:space="preserve"> and</w:t>
      </w:r>
      <w:r w:rsidR="009061B7">
        <w:rPr>
          <w:i/>
          <w:iCs/>
          <w:color w:val="0000FF"/>
        </w:rPr>
        <w:t xml:space="preserve"> </w:t>
      </w:r>
      <w:r w:rsidR="009061B7" w:rsidRPr="001D08D4">
        <w:rPr>
          <w:i/>
          <w:iCs/>
          <w:color w:val="0000FF"/>
        </w:rPr>
        <w:t xml:space="preserve">H20, </w:t>
      </w:r>
      <w:proofErr w:type="spellStart"/>
      <w:r w:rsidR="009061B7" w:rsidRPr="001D08D4">
        <w:rPr>
          <w:i/>
          <w:iCs/>
          <w:color w:val="0000FF"/>
        </w:rPr>
        <w:t>Onikoyi</w:t>
      </w:r>
      <w:proofErr w:type="spellEnd"/>
      <w:r w:rsidR="009061B7" w:rsidRPr="001D08D4">
        <w:rPr>
          <w:i/>
          <w:iCs/>
          <w:color w:val="0000FF"/>
        </w:rPr>
        <w:t xml:space="preserve"> Lane, Parkview Estate, Ikoyi, Lagos, Nigeria</w:t>
      </w:r>
      <w:r>
        <w:t xml:space="preserve">   </w:t>
      </w:r>
    </w:p>
    <w:p w14:paraId="3765F506" w14:textId="31EB6E9A" w:rsidR="008B3961" w:rsidRDefault="00D74028">
      <w:pPr>
        <w:spacing w:after="200" w:line="276" w:lineRule="auto"/>
        <w:ind w:left="720"/>
        <w:jc w:val="both"/>
      </w:pPr>
      <w:r>
        <w:t xml:space="preserve">Applicant:           </w:t>
      </w:r>
      <w:proofErr w:type="spellStart"/>
      <w:r w:rsidR="0020374F" w:rsidRPr="000409EC">
        <w:rPr>
          <w:i/>
          <w:iCs/>
          <w:color w:val="0000FF"/>
        </w:rPr>
        <w:t>Peiyang</w:t>
      </w:r>
      <w:proofErr w:type="spellEnd"/>
      <w:r w:rsidR="0020374F" w:rsidRPr="000409EC">
        <w:rPr>
          <w:i/>
          <w:iCs/>
          <w:color w:val="0000FF"/>
        </w:rPr>
        <w:t xml:space="preserve"> Chemical Equipment Co. </w:t>
      </w:r>
      <w:r w:rsidR="0020374F">
        <w:rPr>
          <w:i/>
          <w:iCs/>
          <w:color w:val="0000FF"/>
        </w:rPr>
        <w:t>Ltd., and 16B Zaire Crescent Maitama, Abuja, Nigeria</w:t>
      </w:r>
      <w:r>
        <w:t xml:space="preserve">   </w:t>
      </w:r>
    </w:p>
    <w:p w14:paraId="5D75A884" w14:textId="77777777" w:rsidR="008B3961" w:rsidRDefault="008B3961"/>
    <w:p w14:paraId="05CEB8C8" w14:textId="11A6686A" w:rsidR="008B3961" w:rsidRDefault="00D74028">
      <w:pPr>
        <w:spacing w:after="200" w:line="276" w:lineRule="auto"/>
        <w:ind w:left="720"/>
        <w:jc w:val="both"/>
      </w:pPr>
      <w:r>
        <w:t xml:space="preserve">Underlying Relationship: EPC Agreement dated [___] between the Beneficiary and the Applicant for the </w:t>
      </w:r>
      <w:r w:rsidR="00501CE2">
        <w:t xml:space="preserve">5MMSCFD Mini-LNG Gas </w:t>
      </w:r>
      <w:proofErr w:type="gramStart"/>
      <w:r w:rsidR="00501CE2">
        <w:t xml:space="preserve">Project </w:t>
      </w:r>
      <w:r>
        <w:t xml:space="preserve"> (</w:t>
      </w:r>
      <w:proofErr w:type="gramEnd"/>
      <w:r>
        <w:t>the “Underlying Agreement”)</w:t>
      </w:r>
    </w:p>
    <w:p w14:paraId="6693888D" w14:textId="77777777" w:rsidR="008B3961" w:rsidRDefault="008B3961"/>
    <w:p w14:paraId="44EA7665" w14:textId="77777777" w:rsidR="008B3961" w:rsidRDefault="00D74028">
      <w:pPr>
        <w:spacing w:after="200" w:line="276" w:lineRule="auto"/>
        <w:ind w:left="720"/>
        <w:jc w:val="both"/>
      </w:pPr>
      <w:r>
        <w:t xml:space="preserve">Guarantee Amount:    </w:t>
      </w:r>
      <w:proofErr w:type="gramStart"/>
      <w:r>
        <w:t xml:space="preserve">   [</w:t>
      </w:r>
      <w:proofErr w:type="gramEnd"/>
      <w:r>
        <w:t>Currency] [Amount in figures] ([Amount in words])</w:t>
      </w:r>
    </w:p>
    <w:p w14:paraId="71CCCD1E" w14:textId="77777777" w:rsidR="008B3961" w:rsidRDefault="00D74028">
      <w:pPr>
        <w:spacing w:after="200" w:line="276" w:lineRule="auto"/>
        <w:ind w:left="720"/>
        <w:jc w:val="both"/>
      </w:pPr>
      <w:r>
        <w:t xml:space="preserve">                        Being [</w:t>
      </w:r>
      <w:proofErr w:type="gramStart"/>
      <w:r>
        <w:t>5]%</w:t>
      </w:r>
      <w:proofErr w:type="gramEnd"/>
      <w:r>
        <w:t xml:space="preserve"> of the Contract Price under the Underlying Agreement.</w:t>
      </w:r>
    </w:p>
    <w:p w14:paraId="58E5DC3A" w14:textId="77777777" w:rsidR="008B3961" w:rsidRDefault="008B3961"/>
    <w:p w14:paraId="053E7F4E" w14:textId="77777777" w:rsidR="008B3961" w:rsidRDefault="00D74028">
      <w:pPr>
        <w:spacing w:after="200" w:line="276" w:lineRule="auto"/>
        <w:ind w:left="720"/>
        <w:jc w:val="both"/>
      </w:pPr>
      <w:r>
        <w:t>We, [Bank Name] (the “Guarantor”), hereby irrevocably undertake to pay the Beneficiary any amount or amounts not exceeding in aggregate the Guarantee Amount, upon receipt by us of the Beneficiary’s complying demand.</w:t>
      </w:r>
    </w:p>
    <w:p w14:paraId="49A68BD5" w14:textId="77777777" w:rsidR="008B3961" w:rsidRDefault="008B3961"/>
    <w:p w14:paraId="154F4293" w14:textId="77777777" w:rsidR="008B3961" w:rsidRDefault="00D74028">
      <w:pPr>
        <w:spacing w:after="200" w:line="276" w:lineRule="auto"/>
        <w:ind w:left="720"/>
        <w:jc w:val="both"/>
      </w:pPr>
      <w:r>
        <w:t>A demand under this Guarantee shall be supported by the Beneficiary’s statement (whether in the demand itself or in a separate signed document accompanying or identifying the demand) indicating in what respect the Applicant is in breach of its post-Substantial Completion obligations under the Underlying Agreement.</w:t>
      </w:r>
    </w:p>
    <w:p w14:paraId="1CB9ACDD" w14:textId="77777777" w:rsidR="008B3961" w:rsidRDefault="008B3961"/>
    <w:p w14:paraId="1A295B40" w14:textId="52E33278" w:rsidR="008B3961" w:rsidRDefault="00D74028">
      <w:pPr>
        <w:spacing w:after="200" w:line="276" w:lineRule="auto"/>
        <w:ind w:left="720"/>
        <w:jc w:val="both"/>
      </w:pPr>
      <w:r>
        <w:t xml:space="preserve">This Guarantee covers the Applicant’s obligations during the Defect Correction Period and until Final Completion, including but not limited to: correction of Defects; completion of Punchlist items; compliance with Warranty obligations under </w:t>
      </w:r>
      <w:del w:id="7134" w:author="GELIAS" w:date="2026-04-13T17:33:00Z">
        <w:r w:rsidDel="00407C7D">
          <w:delText>Article</w:delText>
        </w:r>
      </w:del>
      <w:ins w:id="7135" w:author="GELIAS" w:date="2026-04-13T17:33:00Z">
        <w:r w:rsidR="00407C7D">
          <w:t>Section</w:t>
        </w:r>
      </w:ins>
      <w:r>
        <w:t xml:space="preserve"> 12 of the Underlying Agreement; and payment of any Performance Liquidated Damages.</w:t>
      </w:r>
    </w:p>
    <w:p w14:paraId="3F9E6C3C" w14:textId="77777777" w:rsidR="008B3961" w:rsidRDefault="008B3961"/>
    <w:p w14:paraId="3BAB064D" w14:textId="77777777" w:rsidR="008B3961" w:rsidRDefault="00D74028">
      <w:pPr>
        <w:spacing w:after="200" w:line="276" w:lineRule="auto"/>
        <w:ind w:left="720"/>
        <w:jc w:val="both"/>
      </w:pPr>
      <w:r>
        <w:t xml:space="preserve">Expiry Date:         </w:t>
      </w:r>
      <w:proofErr w:type="gramStart"/>
      <w:r>
        <w:t xml:space="preserve">   [</w:t>
      </w:r>
      <w:proofErr w:type="gramEnd"/>
      <w:r>
        <w:t>twenty-eight (28)] Days after the later of: (a) Final Completion under the Underlying Agreement; and (b) expiry of the Defect Correction Period (including any extensions pursuant to Section 12.2(c) of the Underlying Agreement).</w:t>
      </w:r>
    </w:p>
    <w:p w14:paraId="2B1D7CE9" w14:textId="77777777" w:rsidR="008B3961" w:rsidRDefault="008B3961"/>
    <w:p w14:paraId="254DAE51" w14:textId="77777777" w:rsidR="008B3961" w:rsidRDefault="00D74028">
      <w:pPr>
        <w:spacing w:after="200" w:line="276" w:lineRule="auto"/>
        <w:ind w:left="720"/>
        <w:jc w:val="both"/>
      </w:pPr>
      <w:r>
        <w:t>Extension:              If the Defect Correction Period is extended in respect of any repaired or replaced item, the Applicant shall procure a corresponding extension of this Guarantee. If the Applicant fails to extend this Guarantee, the Beneficiary shall be entitled to make a demand under this Guarantee.</w:t>
      </w:r>
    </w:p>
    <w:p w14:paraId="302531B1" w14:textId="77777777" w:rsidR="008B3961" w:rsidRDefault="008B3961"/>
    <w:p w14:paraId="1DF02C18" w14:textId="77777777" w:rsidR="008B3961" w:rsidRDefault="00D74028">
      <w:pPr>
        <w:spacing w:after="200" w:line="276" w:lineRule="auto"/>
        <w:ind w:left="720"/>
        <w:jc w:val="both"/>
      </w:pPr>
      <w:r>
        <w:t>This Guarantee is subject to the Uniform Rules for Demand Guarantees (URDG) 2010 Revision, ICC Publication No. 758.</w:t>
      </w:r>
    </w:p>
    <w:p w14:paraId="21D85190" w14:textId="77777777" w:rsidR="008B3961" w:rsidRDefault="008B3961"/>
    <w:p w14:paraId="02BDC7AD" w14:textId="77777777" w:rsidR="008B3961" w:rsidRDefault="008B3961"/>
    <w:p w14:paraId="45A1DA77" w14:textId="77777777" w:rsidR="008B3961" w:rsidRDefault="00D74028">
      <w:pPr>
        <w:spacing w:after="200" w:line="276" w:lineRule="auto"/>
        <w:ind w:left="720"/>
        <w:jc w:val="both"/>
      </w:pPr>
      <w:r>
        <w:t>_________________________________________</w:t>
      </w:r>
    </w:p>
    <w:p w14:paraId="6D46DDEC" w14:textId="77777777" w:rsidR="008B3961" w:rsidRDefault="00D74028">
      <w:pPr>
        <w:spacing w:after="200" w:line="276" w:lineRule="auto"/>
        <w:ind w:left="720"/>
        <w:jc w:val="both"/>
      </w:pPr>
      <w:r>
        <w:t>For and on behalf of [Bank Name]</w:t>
      </w:r>
    </w:p>
    <w:p w14:paraId="52BC9DA5" w14:textId="77777777" w:rsidR="008B3961" w:rsidRDefault="00D74028">
      <w:pPr>
        <w:spacing w:after="200" w:line="276" w:lineRule="auto"/>
        <w:ind w:left="720"/>
        <w:jc w:val="both"/>
      </w:pPr>
      <w:r>
        <w:t>Authorized Signatory</w:t>
      </w:r>
    </w:p>
    <w:p w14:paraId="28F8A6F9" w14:textId="77777777" w:rsidR="008B3961" w:rsidRDefault="00D74028">
      <w:pPr>
        <w:spacing w:after="200" w:line="276" w:lineRule="auto"/>
        <w:ind w:left="720"/>
        <w:jc w:val="both"/>
      </w:pPr>
      <w:r>
        <w:t>Name:   ________________________</w:t>
      </w:r>
    </w:p>
    <w:p w14:paraId="662A64BD" w14:textId="77777777" w:rsidR="008B3961" w:rsidRDefault="00D74028">
      <w:pPr>
        <w:spacing w:after="200" w:line="276" w:lineRule="auto"/>
        <w:ind w:left="720"/>
        <w:jc w:val="both"/>
      </w:pPr>
      <w:r>
        <w:t>Title:  ________________________</w:t>
      </w:r>
    </w:p>
    <w:p w14:paraId="03678F0A" w14:textId="77777777" w:rsidR="008B3961" w:rsidRDefault="00D74028">
      <w:r>
        <w:br w:type="page"/>
      </w:r>
    </w:p>
    <w:p w14:paraId="36E72715" w14:textId="77777777" w:rsidR="008B3961" w:rsidRDefault="00D74028">
      <w:pPr>
        <w:spacing w:before="480" w:after="240"/>
        <w:jc w:val="center"/>
      </w:pPr>
      <w:r>
        <w:rPr>
          <w:b/>
          <w:bCs/>
          <w:sz w:val="32"/>
          <w:szCs w:val="32"/>
          <w:u w:val="single"/>
        </w:rPr>
        <w:lastRenderedPageBreak/>
        <w:t>EXECUTION</w:t>
      </w:r>
    </w:p>
    <w:p w14:paraId="5CD33029" w14:textId="77777777" w:rsidR="008B3961" w:rsidRDefault="008B3961"/>
    <w:p w14:paraId="2CEB8570" w14:textId="77777777" w:rsidR="008B3961" w:rsidRDefault="00D74028">
      <w:pPr>
        <w:spacing w:after="200" w:line="276" w:lineRule="auto"/>
        <w:jc w:val="both"/>
      </w:pPr>
      <w:r>
        <w:t>IN WITNESS WHEREOF, the Parties have caused this Agreement to be executed and delivered by their duly authorized representatives as of the date first written above.</w:t>
      </w:r>
    </w:p>
    <w:p w14:paraId="626AECC8" w14:textId="77777777" w:rsidR="008B3961" w:rsidRDefault="008B3961"/>
    <w:p w14:paraId="3B0A9F5B" w14:textId="77777777" w:rsidR="008B3961" w:rsidRDefault="008B3961"/>
    <w:p w14:paraId="219032B6" w14:textId="77777777" w:rsidR="008B3961" w:rsidRDefault="00D74028">
      <w:pPr>
        <w:spacing w:after="200" w:line="276" w:lineRule="auto"/>
        <w:jc w:val="both"/>
      </w:pPr>
      <w:r>
        <w:rPr>
          <w:b/>
          <w:bCs/>
        </w:rPr>
        <w:t>FOR AND ON BEHALF OF THE OWNER:</w:t>
      </w:r>
    </w:p>
    <w:p w14:paraId="33F642FD" w14:textId="5F6733D9" w:rsidR="008B3961" w:rsidRDefault="0079743F">
      <w:pPr>
        <w:spacing w:after="200" w:line="276" w:lineRule="auto"/>
        <w:jc w:val="both"/>
      </w:pPr>
      <w:r>
        <w:rPr>
          <w:b/>
          <w:bCs/>
        </w:rPr>
        <w:t xml:space="preserve">SOUTH ATLANTIC </w:t>
      </w:r>
      <w:r w:rsidR="0006523E">
        <w:rPr>
          <w:b/>
          <w:bCs/>
        </w:rPr>
        <w:t>LNG WEST AFRICA LIMITED</w:t>
      </w:r>
    </w:p>
    <w:p w14:paraId="0974B9B5" w14:textId="77777777" w:rsidR="008B3961" w:rsidRDefault="008B3961"/>
    <w:p w14:paraId="5E050767" w14:textId="77777777" w:rsidR="008B3961" w:rsidRDefault="008B3961"/>
    <w:p w14:paraId="01F9F288" w14:textId="77777777" w:rsidR="008B3961" w:rsidRDefault="00D74028">
      <w:pPr>
        <w:spacing w:after="200" w:line="276" w:lineRule="auto"/>
        <w:jc w:val="both"/>
      </w:pPr>
      <w:r>
        <w:t>_________________________________________</w:t>
      </w:r>
    </w:p>
    <w:p w14:paraId="6CDA0566" w14:textId="77777777" w:rsidR="008B3961" w:rsidRDefault="00D74028">
      <w:pPr>
        <w:spacing w:after="200" w:line="276" w:lineRule="auto"/>
        <w:jc w:val="both"/>
      </w:pPr>
      <w:r>
        <w:t>Authorized Signature</w:t>
      </w:r>
    </w:p>
    <w:p w14:paraId="030E0A87" w14:textId="77777777" w:rsidR="008B3961" w:rsidRDefault="008B3961"/>
    <w:p w14:paraId="4CB699CF" w14:textId="77777777" w:rsidR="008B3961" w:rsidRDefault="00D74028">
      <w:pPr>
        <w:spacing w:after="200" w:line="276" w:lineRule="auto"/>
        <w:jc w:val="both"/>
      </w:pPr>
      <w:r>
        <w:t>Name: _________________________________</w:t>
      </w:r>
    </w:p>
    <w:p w14:paraId="14377FF5" w14:textId="77777777" w:rsidR="008B3961" w:rsidRDefault="00D74028">
      <w:pPr>
        <w:spacing w:after="200" w:line="276" w:lineRule="auto"/>
        <w:jc w:val="both"/>
      </w:pPr>
      <w:r>
        <w:t>Title: __________________________________</w:t>
      </w:r>
    </w:p>
    <w:p w14:paraId="303497BF" w14:textId="77777777" w:rsidR="008B3961" w:rsidRDefault="00D74028">
      <w:pPr>
        <w:spacing w:after="200" w:line="276" w:lineRule="auto"/>
        <w:jc w:val="both"/>
      </w:pPr>
      <w:r>
        <w:t>Date: __________________________________</w:t>
      </w:r>
    </w:p>
    <w:p w14:paraId="6CAE47A3" w14:textId="77777777" w:rsidR="008B3961" w:rsidRDefault="008B3961"/>
    <w:p w14:paraId="74FF1C77" w14:textId="77777777" w:rsidR="008B3961" w:rsidRDefault="00D74028">
      <w:pPr>
        <w:spacing w:after="200" w:line="276" w:lineRule="auto"/>
        <w:jc w:val="both"/>
      </w:pPr>
      <w:r>
        <w:rPr>
          <w:b/>
          <w:bCs/>
          <w:u w:val="single"/>
        </w:rPr>
        <w:t>WITNESS:</w:t>
      </w:r>
    </w:p>
    <w:p w14:paraId="79F402C7" w14:textId="77777777" w:rsidR="008B3961" w:rsidRDefault="008B3961"/>
    <w:p w14:paraId="211B8EBF" w14:textId="77777777" w:rsidR="008B3961" w:rsidRDefault="00D74028">
      <w:pPr>
        <w:spacing w:after="200" w:line="276" w:lineRule="auto"/>
        <w:jc w:val="both"/>
      </w:pPr>
      <w:r>
        <w:t>_________________________________________</w:t>
      </w:r>
    </w:p>
    <w:p w14:paraId="393FF201" w14:textId="77777777" w:rsidR="008B3961" w:rsidRDefault="00D74028">
      <w:pPr>
        <w:spacing w:after="200" w:line="276" w:lineRule="auto"/>
        <w:jc w:val="both"/>
      </w:pPr>
      <w:r>
        <w:t>Authorized Signature</w:t>
      </w:r>
    </w:p>
    <w:p w14:paraId="6533E82D" w14:textId="77777777" w:rsidR="008B3961" w:rsidRDefault="00D74028">
      <w:pPr>
        <w:spacing w:after="200" w:line="276" w:lineRule="auto"/>
        <w:jc w:val="both"/>
      </w:pPr>
      <w:r>
        <w:t>Name: _________________________________</w:t>
      </w:r>
    </w:p>
    <w:p w14:paraId="135F020F" w14:textId="77777777" w:rsidR="008B3961" w:rsidRDefault="00D74028">
      <w:pPr>
        <w:spacing w:after="200" w:line="276" w:lineRule="auto"/>
        <w:jc w:val="both"/>
      </w:pPr>
      <w:r>
        <w:t>Title: __________________________________</w:t>
      </w:r>
    </w:p>
    <w:p w14:paraId="3EDEA8A8" w14:textId="77777777" w:rsidR="008B3961" w:rsidRDefault="00D74028">
      <w:pPr>
        <w:spacing w:after="200" w:line="276" w:lineRule="auto"/>
        <w:jc w:val="both"/>
      </w:pPr>
      <w:r>
        <w:t>Date: __________________________________</w:t>
      </w:r>
    </w:p>
    <w:p w14:paraId="7EF8F923" w14:textId="77777777" w:rsidR="008B3961" w:rsidRDefault="008B3961"/>
    <w:p w14:paraId="307AB830" w14:textId="77777777" w:rsidR="008B3961" w:rsidRDefault="008B3961"/>
    <w:p w14:paraId="6EF8E8AB" w14:textId="77777777" w:rsidR="008B3961" w:rsidRDefault="008B3961"/>
    <w:p w14:paraId="5E02E327" w14:textId="77777777" w:rsidR="008B3961" w:rsidRDefault="00D74028">
      <w:pPr>
        <w:spacing w:after="200" w:line="276" w:lineRule="auto"/>
        <w:jc w:val="both"/>
      </w:pPr>
      <w:r>
        <w:rPr>
          <w:b/>
          <w:bCs/>
        </w:rPr>
        <w:t>FOR AND ON BEHALF OF THE CONTRACTOR:</w:t>
      </w:r>
    </w:p>
    <w:p w14:paraId="2FD132C0" w14:textId="153CE8F9" w:rsidR="008B3961" w:rsidRDefault="00483B1C">
      <w:pPr>
        <w:spacing w:after="200" w:line="276" w:lineRule="auto"/>
        <w:jc w:val="both"/>
      </w:pPr>
      <w:r>
        <w:rPr>
          <w:b/>
          <w:bCs/>
        </w:rPr>
        <w:t>PEIYANG CHEMICAL EQUIPMENT CO. LTD.</w:t>
      </w:r>
    </w:p>
    <w:p w14:paraId="0794B297" w14:textId="77777777" w:rsidR="008B3961" w:rsidRDefault="008B3961"/>
    <w:p w14:paraId="6E93FF3A" w14:textId="77777777" w:rsidR="008B3961" w:rsidRDefault="008B3961"/>
    <w:p w14:paraId="3EB35300" w14:textId="77777777" w:rsidR="008B3961" w:rsidRDefault="00D74028">
      <w:pPr>
        <w:spacing w:after="200" w:line="276" w:lineRule="auto"/>
        <w:jc w:val="both"/>
      </w:pPr>
      <w:r>
        <w:lastRenderedPageBreak/>
        <w:t>_________________________________________</w:t>
      </w:r>
    </w:p>
    <w:p w14:paraId="0083F54E" w14:textId="77777777" w:rsidR="008B3961" w:rsidRDefault="00D74028">
      <w:pPr>
        <w:spacing w:after="200" w:line="276" w:lineRule="auto"/>
        <w:jc w:val="both"/>
      </w:pPr>
      <w:r>
        <w:t>Authorized Signature</w:t>
      </w:r>
    </w:p>
    <w:p w14:paraId="61665DB1" w14:textId="77777777" w:rsidR="008B3961" w:rsidRDefault="008B3961"/>
    <w:p w14:paraId="2F253D86" w14:textId="77777777" w:rsidR="008B3961" w:rsidRDefault="00D74028">
      <w:pPr>
        <w:spacing w:after="200" w:line="276" w:lineRule="auto"/>
        <w:jc w:val="both"/>
      </w:pPr>
      <w:r>
        <w:t>Name: _________________________________</w:t>
      </w:r>
    </w:p>
    <w:p w14:paraId="42B6040A" w14:textId="77777777" w:rsidR="008B3961" w:rsidRDefault="00D74028">
      <w:pPr>
        <w:spacing w:after="200" w:line="276" w:lineRule="auto"/>
        <w:jc w:val="both"/>
      </w:pPr>
      <w:r>
        <w:t>Title: __________________________________</w:t>
      </w:r>
    </w:p>
    <w:p w14:paraId="5BC5BC9D" w14:textId="77777777" w:rsidR="008B3961" w:rsidRDefault="00D74028">
      <w:pPr>
        <w:spacing w:after="200" w:line="276" w:lineRule="auto"/>
        <w:jc w:val="both"/>
      </w:pPr>
      <w:r>
        <w:t>Date: __________________________________</w:t>
      </w:r>
    </w:p>
    <w:p w14:paraId="4BE1A9BA" w14:textId="77777777" w:rsidR="008B3961" w:rsidRDefault="008B3961"/>
    <w:p w14:paraId="2B39247B" w14:textId="77777777" w:rsidR="008B3961" w:rsidRDefault="00D74028">
      <w:pPr>
        <w:spacing w:after="200" w:line="276" w:lineRule="auto"/>
        <w:jc w:val="both"/>
      </w:pPr>
      <w:r>
        <w:rPr>
          <w:b/>
          <w:bCs/>
          <w:u w:val="single"/>
        </w:rPr>
        <w:t>WITNESS:</w:t>
      </w:r>
    </w:p>
    <w:p w14:paraId="4A394957" w14:textId="77777777" w:rsidR="008B3961" w:rsidRDefault="008B3961"/>
    <w:p w14:paraId="12BF7376" w14:textId="77777777" w:rsidR="008B3961" w:rsidRDefault="00D74028">
      <w:pPr>
        <w:spacing w:after="200" w:line="276" w:lineRule="auto"/>
        <w:jc w:val="both"/>
      </w:pPr>
      <w:r>
        <w:t>_________________________________________</w:t>
      </w:r>
    </w:p>
    <w:p w14:paraId="55BD3C13" w14:textId="77777777" w:rsidR="008B3961" w:rsidRDefault="00D74028">
      <w:pPr>
        <w:spacing w:after="200" w:line="276" w:lineRule="auto"/>
        <w:jc w:val="both"/>
      </w:pPr>
      <w:r>
        <w:t>Authorized Signature</w:t>
      </w:r>
    </w:p>
    <w:p w14:paraId="57B6864F" w14:textId="77777777" w:rsidR="008B3961" w:rsidRDefault="00D74028">
      <w:pPr>
        <w:spacing w:after="200" w:line="276" w:lineRule="auto"/>
        <w:jc w:val="both"/>
      </w:pPr>
      <w:r>
        <w:t>Name: _________________________________</w:t>
      </w:r>
    </w:p>
    <w:p w14:paraId="104B63A3" w14:textId="77777777" w:rsidR="008B3961" w:rsidRDefault="00D74028">
      <w:pPr>
        <w:spacing w:after="200" w:line="276" w:lineRule="auto"/>
        <w:jc w:val="both"/>
      </w:pPr>
      <w:r>
        <w:t>Title: __________________________________</w:t>
      </w:r>
    </w:p>
    <w:p w14:paraId="373A1D03" w14:textId="77777777" w:rsidR="008B3961" w:rsidRDefault="00D74028">
      <w:pPr>
        <w:spacing w:after="200" w:line="276" w:lineRule="auto"/>
        <w:jc w:val="both"/>
      </w:pPr>
      <w:r>
        <w:t>Date: __________________________________</w:t>
      </w:r>
    </w:p>
    <w:sectPr w:rsidR="008B3961" w:rsidSect="0020729B">
      <w:pgSz w:w="12240" w:h="15840"/>
      <w:pgMar w:top="1440" w:right="1440" w:bottom="1440" w:left="1440" w:header="709" w:footer="709" w:gutter="0"/>
      <w:cols w:space="720"/>
      <w:docGrid w:linePitch="360"/>
      <w:sectPrChange w:id="7136" w:author="PCC" w:date="2026-03-29T21:06:00Z">
        <w:sectPr w:rsidR="008B3961" w:rsidSect="0020729B">
          <w:pgMar w:top="1440" w:right="1440" w:bottom="1440" w:left="1440"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5" w:author="EVANS" w:date="2026-04-25T15:08:00Z" w:initials="E">
    <w:p w14:paraId="68D40108" w14:textId="38BC9788" w:rsidR="00356BBC" w:rsidRDefault="00356BBC">
      <w:pPr>
        <w:pStyle w:val="CommentText"/>
      </w:pPr>
      <w:r>
        <w:rPr>
          <w:rStyle w:val="CommentReference"/>
        </w:rPr>
        <w:annotationRef/>
      </w:r>
      <w:r w:rsidRPr="0048672B">
        <w:rPr>
          <w:color w:val="FF0000"/>
        </w:rPr>
        <w:t>Should be reinstated</w:t>
      </w:r>
      <w:r>
        <w:rPr>
          <w:color w:val="FF0000"/>
        </w:rPr>
        <w:t>.</w:t>
      </w:r>
    </w:p>
  </w:comment>
  <w:comment w:id="177" w:author="EVANS" w:date="2026-04-27T13:03:00Z" w:initials="E">
    <w:p w14:paraId="4E18F922" w14:textId="77777777" w:rsidR="00356BBC" w:rsidRPr="003942E4" w:rsidRDefault="00356BBC" w:rsidP="0050435E">
      <w:pPr>
        <w:pStyle w:val="CommentText"/>
        <w:rPr>
          <w:color w:val="FF0000"/>
        </w:rPr>
      </w:pPr>
      <w:r>
        <w:rPr>
          <w:rStyle w:val="CommentReference"/>
        </w:rPr>
        <w:annotationRef/>
      </w:r>
      <w:r w:rsidRPr="003942E4">
        <w:rPr>
          <w:color w:val="FF0000"/>
        </w:rPr>
        <w:t>Substantial completion date,</w:t>
      </w:r>
    </w:p>
    <w:p w14:paraId="2F1A6C5D" w14:textId="77777777" w:rsidR="00356BBC" w:rsidRPr="003942E4" w:rsidRDefault="00356BBC" w:rsidP="0050435E">
      <w:pPr>
        <w:pStyle w:val="CommentText"/>
        <w:rPr>
          <w:color w:val="FF0000"/>
        </w:rPr>
      </w:pPr>
      <w:r w:rsidRPr="003942E4">
        <w:rPr>
          <w:color w:val="FF0000"/>
        </w:rPr>
        <w:t>Date of completion</w:t>
      </w:r>
    </w:p>
    <w:p w14:paraId="23BBEB8D" w14:textId="77777777" w:rsidR="00356BBC" w:rsidRDefault="00356BBC" w:rsidP="0050435E">
      <w:pPr>
        <w:pStyle w:val="CommentText"/>
        <w:rPr>
          <w:color w:val="FF0000"/>
        </w:rPr>
      </w:pPr>
      <w:r w:rsidRPr="003942E4">
        <w:rPr>
          <w:color w:val="FF0000"/>
        </w:rPr>
        <w:t>Taking over certificate</w:t>
      </w:r>
    </w:p>
    <w:p w14:paraId="7B4849CD" w14:textId="77777777" w:rsidR="00356BBC" w:rsidRDefault="00356BBC" w:rsidP="0050435E">
      <w:pPr>
        <w:pStyle w:val="CommentText"/>
        <w:rPr>
          <w:color w:val="FF0000"/>
        </w:rPr>
      </w:pPr>
      <w:r w:rsidRPr="007B467E">
        <w:rPr>
          <w:color w:val="FF0000"/>
        </w:rPr>
        <w:t xml:space="preserve">ready for </w:t>
      </w:r>
      <w:proofErr w:type="spellStart"/>
      <w:r w:rsidRPr="007B467E">
        <w:rPr>
          <w:color w:val="FF0000"/>
        </w:rPr>
        <w:t>start up</w:t>
      </w:r>
      <w:proofErr w:type="spellEnd"/>
      <w:r w:rsidRPr="007B467E">
        <w:rPr>
          <w:color w:val="FF0000"/>
        </w:rPr>
        <w:t xml:space="preserve">, </w:t>
      </w:r>
    </w:p>
    <w:p w14:paraId="1F44258D" w14:textId="77777777" w:rsidR="00356BBC" w:rsidRDefault="00356BBC" w:rsidP="0050435E">
      <w:pPr>
        <w:pStyle w:val="CommentText"/>
        <w:rPr>
          <w:color w:val="FF0000"/>
        </w:rPr>
      </w:pPr>
      <w:r w:rsidRPr="007B467E">
        <w:rPr>
          <w:color w:val="FF0000"/>
        </w:rPr>
        <w:t xml:space="preserve">substantial completion, </w:t>
      </w:r>
    </w:p>
    <w:p w14:paraId="1461513E" w14:textId="77777777" w:rsidR="00356BBC" w:rsidRDefault="00356BBC" w:rsidP="0050435E">
      <w:pPr>
        <w:pStyle w:val="CommentText"/>
        <w:rPr>
          <w:color w:val="FF0000"/>
        </w:rPr>
      </w:pPr>
      <w:r w:rsidRPr="007B467E">
        <w:rPr>
          <w:color w:val="FF0000"/>
        </w:rPr>
        <w:t>performance test,</w:t>
      </w:r>
    </w:p>
    <w:p w14:paraId="747661C8" w14:textId="77777777" w:rsidR="00356BBC" w:rsidRDefault="00356BBC" w:rsidP="0050435E">
      <w:pPr>
        <w:pStyle w:val="CommentText"/>
        <w:rPr>
          <w:color w:val="FF0000"/>
        </w:rPr>
      </w:pPr>
      <w:r w:rsidRPr="007B467E">
        <w:rPr>
          <w:color w:val="FF0000"/>
        </w:rPr>
        <w:t xml:space="preserve"> punch list, </w:t>
      </w:r>
    </w:p>
    <w:p w14:paraId="7C922093" w14:textId="77777777" w:rsidR="00356BBC" w:rsidRPr="007B467E" w:rsidRDefault="00356BBC" w:rsidP="0050435E">
      <w:pPr>
        <w:pStyle w:val="CommentText"/>
        <w:rPr>
          <w:color w:val="FF0000"/>
        </w:rPr>
      </w:pPr>
      <w:r w:rsidRPr="007B467E">
        <w:rPr>
          <w:color w:val="FF0000"/>
        </w:rPr>
        <w:t>final completion</w:t>
      </w:r>
    </w:p>
    <w:p w14:paraId="0CF8AF67" w14:textId="77777777" w:rsidR="00356BBC" w:rsidRPr="007B467E" w:rsidRDefault="00356BBC" w:rsidP="0050435E">
      <w:pPr>
        <w:pStyle w:val="CommentText"/>
        <w:rPr>
          <w:color w:val="FF0000"/>
        </w:rPr>
      </w:pPr>
    </w:p>
    <w:p w14:paraId="3B6DA99B" w14:textId="77777777" w:rsidR="00356BBC" w:rsidRPr="003942E4" w:rsidRDefault="00356BBC" w:rsidP="0050435E">
      <w:pPr>
        <w:pStyle w:val="CommentText"/>
        <w:rPr>
          <w:color w:val="FF0000"/>
        </w:rPr>
      </w:pPr>
    </w:p>
    <w:p w14:paraId="79107912" w14:textId="77777777" w:rsidR="00356BBC" w:rsidRDefault="00356BBC" w:rsidP="0050435E">
      <w:pPr>
        <w:pStyle w:val="CommentText"/>
        <w:rPr>
          <w:color w:val="FF0000"/>
        </w:rPr>
      </w:pPr>
      <w:r w:rsidRPr="003942E4">
        <w:rPr>
          <w:color w:val="FF0000"/>
        </w:rPr>
        <w:t xml:space="preserve">Timeline for completion is 16 </w:t>
      </w:r>
      <w:proofErr w:type="gramStart"/>
      <w:r w:rsidRPr="003942E4">
        <w:rPr>
          <w:color w:val="FF0000"/>
        </w:rPr>
        <w:t>month</w:t>
      </w:r>
      <w:proofErr w:type="gramEnd"/>
      <w:r w:rsidRPr="003942E4">
        <w:rPr>
          <w:color w:val="FF0000"/>
        </w:rPr>
        <w:t xml:space="preserve"> from receipt of </w:t>
      </w:r>
      <w:proofErr w:type="spellStart"/>
      <w:r w:rsidRPr="003942E4">
        <w:rPr>
          <w:color w:val="FF0000"/>
        </w:rPr>
        <w:t>downpayment</w:t>
      </w:r>
      <w:proofErr w:type="spellEnd"/>
      <w:r w:rsidRPr="003942E4">
        <w:rPr>
          <w:color w:val="FF0000"/>
        </w:rPr>
        <w:t xml:space="preserve">, </w:t>
      </w:r>
    </w:p>
    <w:p w14:paraId="0801989C" w14:textId="77777777" w:rsidR="00356BBC" w:rsidRPr="003942E4" w:rsidRDefault="00356BBC" w:rsidP="0050435E">
      <w:pPr>
        <w:pStyle w:val="CommentText"/>
        <w:rPr>
          <w:color w:val="FF0000"/>
        </w:rPr>
      </w:pPr>
    </w:p>
    <w:p w14:paraId="40484FE5" w14:textId="0A8F538A" w:rsidR="00356BBC" w:rsidRPr="003942E4" w:rsidRDefault="00356BBC" w:rsidP="0050435E">
      <w:pPr>
        <w:pStyle w:val="CommentText"/>
        <w:rPr>
          <w:color w:val="FF0000"/>
        </w:rPr>
      </w:pPr>
      <w:r w:rsidRPr="003942E4">
        <w:rPr>
          <w:color w:val="FF0000"/>
        </w:rPr>
        <w:t xml:space="preserve">How do we align all these dates or </w:t>
      </w:r>
      <w:proofErr w:type="spellStart"/>
      <w:r w:rsidRPr="003942E4">
        <w:rPr>
          <w:color w:val="FF0000"/>
        </w:rPr>
        <w:t>consilodate</w:t>
      </w:r>
      <w:proofErr w:type="spellEnd"/>
      <w:r w:rsidRPr="003942E4">
        <w:rPr>
          <w:color w:val="FF0000"/>
        </w:rPr>
        <w:t xml:space="preserve"> the dates to make the </w:t>
      </w:r>
      <w:proofErr w:type="spellStart"/>
      <w:r w:rsidRPr="003942E4">
        <w:rPr>
          <w:color w:val="FF0000"/>
        </w:rPr>
        <w:t>c</w:t>
      </w:r>
      <w:r>
        <w:rPr>
          <w:color w:val="FF0000"/>
        </w:rPr>
        <w:t>In</w:t>
      </w:r>
      <w:proofErr w:type="spellEnd"/>
      <w:r>
        <w:rPr>
          <w:color w:val="FF0000"/>
        </w:rPr>
        <w:t xml:space="preserve"> order </w:t>
      </w:r>
      <w:proofErr w:type="spellStart"/>
      <w:r w:rsidRPr="003942E4">
        <w:rPr>
          <w:color w:val="FF0000"/>
        </w:rPr>
        <w:t>ontract</w:t>
      </w:r>
      <w:proofErr w:type="spellEnd"/>
      <w:r w:rsidRPr="003942E4">
        <w:rPr>
          <w:color w:val="FF0000"/>
        </w:rPr>
        <w:t xml:space="preserve"> less complicated to execute?</w:t>
      </w:r>
    </w:p>
    <w:p w14:paraId="312DD903" w14:textId="77777777" w:rsidR="00356BBC" w:rsidRPr="003942E4" w:rsidRDefault="00356BBC" w:rsidP="0050435E">
      <w:pPr>
        <w:pStyle w:val="CommentText"/>
        <w:rPr>
          <w:color w:val="FF0000"/>
        </w:rPr>
      </w:pPr>
    </w:p>
    <w:p w14:paraId="46EB133E" w14:textId="77777777" w:rsidR="00356BBC" w:rsidRDefault="00356BBC" w:rsidP="0050435E">
      <w:pPr>
        <w:pStyle w:val="CommentText"/>
      </w:pPr>
      <w:r w:rsidRPr="003942E4">
        <w:rPr>
          <w:color w:val="FF0000"/>
        </w:rPr>
        <w:t xml:space="preserve">Our original structure is after receiving </w:t>
      </w:r>
      <w:proofErr w:type="spellStart"/>
      <w:r w:rsidRPr="003942E4">
        <w:rPr>
          <w:color w:val="FF0000"/>
        </w:rPr>
        <w:t>downpayment</w:t>
      </w:r>
      <w:proofErr w:type="spellEnd"/>
      <w:r w:rsidRPr="003942E4">
        <w:rPr>
          <w:color w:val="FF0000"/>
        </w:rPr>
        <w:t xml:space="preserve">, there is mechanical completion, notice to deliver </w:t>
      </w:r>
      <w:proofErr w:type="spellStart"/>
      <w:r w:rsidRPr="003942E4">
        <w:rPr>
          <w:color w:val="FF0000"/>
        </w:rPr>
        <w:t>feddstck</w:t>
      </w:r>
      <w:proofErr w:type="spellEnd"/>
      <w:r w:rsidRPr="003942E4">
        <w:rPr>
          <w:color w:val="FF0000"/>
        </w:rPr>
        <w:t xml:space="preserve">, commissioning, commissioning </w:t>
      </w:r>
      <w:proofErr w:type="gramStart"/>
      <w:r w:rsidRPr="003942E4">
        <w:rPr>
          <w:color w:val="FF0000"/>
        </w:rPr>
        <w:t>take</w:t>
      </w:r>
      <w:proofErr w:type="gramEnd"/>
      <w:r w:rsidRPr="003942E4">
        <w:rPr>
          <w:color w:val="FF0000"/>
        </w:rPr>
        <w:t xml:space="preserve"> over, defect liability period.</w:t>
      </w:r>
    </w:p>
    <w:p w14:paraId="6CC9D9B7" w14:textId="16B237F2" w:rsidR="00356BBC" w:rsidRDefault="00356BBC">
      <w:pPr>
        <w:pStyle w:val="CommentText"/>
      </w:pPr>
    </w:p>
  </w:comment>
  <w:comment w:id="226" w:author="PCC" w:date="2026-03-27T14:57:00Z" w:initials="E">
    <w:p w14:paraId="1C86F92E" w14:textId="0AA4BA83" w:rsidR="00356BBC" w:rsidRDefault="00356BBC">
      <w:pPr>
        <w:pStyle w:val="CommentText"/>
      </w:pPr>
      <w:r>
        <w:rPr>
          <w:rStyle w:val="CommentReference"/>
        </w:rPr>
        <w:annotationRef/>
      </w:r>
      <w:r w:rsidRPr="0048672B">
        <w:rPr>
          <w:color w:val="FF0000"/>
        </w:rPr>
        <w:t>6 months</w:t>
      </w:r>
    </w:p>
  </w:comment>
  <w:comment w:id="245" w:author="PCC" w:date="2026-03-17T10:54:00Z" w:initials="E">
    <w:p w14:paraId="0FDCAA19" w14:textId="36FEC1C9" w:rsidR="00356BBC" w:rsidRDefault="00356BBC">
      <w:pPr>
        <w:pStyle w:val="CommentText"/>
      </w:pPr>
      <w:r>
        <w:rPr>
          <w:rStyle w:val="CommentReference"/>
        </w:rPr>
        <w:annotationRef/>
      </w:r>
      <w:r>
        <w:t>Means the date the contractor receives the first milestone payment (down payment) under this agreement.</w:t>
      </w:r>
    </w:p>
  </w:comment>
  <w:comment w:id="246" w:author="GELIAS" w:date="2026-04-09T10:43:00Z" w:initials="GE">
    <w:p w14:paraId="66880D0A" w14:textId="77777777" w:rsidR="00356BBC" w:rsidRDefault="00356BBC" w:rsidP="00A124CA">
      <w:pPr>
        <w:pStyle w:val="CommentText"/>
      </w:pPr>
      <w:r>
        <w:rPr>
          <w:rStyle w:val="CommentReference"/>
        </w:rPr>
        <w:annotationRef/>
      </w:r>
      <w:r>
        <w:t xml:space="preserve">Kindly confirm the reason for this deletion. </w:t>
      </w:r>
    </w:p>
    <w:p w14:paraId="0C6914A6" w14:textId="77777777" w:rsidR="00356BBC" w:rsidRDefault="00356BBC" w:rsidP="00A124CA">
      <w:pPr>
        <w:pStyle w:val="CommentText"/>
      </w:pPr>
    </w:p>
    <w:p w14:paraId="3649D9E1" w14:textId="77777777" w:rsidR="00356BBC" w:rsidRDefault="00356BBC" w:rsidP="00A124CA">
      <w:pPr>
        <w:pStyle w:val="CommentText"/>
      </w:pPr>
      <w:r>
        <w:t xml:space="preserve">Noting that there is no provision for Signature and the Effective Date, this would mean that the </w:t>
      </w:r>
      <w:proofErr w:type="gramStart"/>
      <w:r>
        <w:t>parties</w:t>
      </w:r>
      <w:proofErr w:type="gramEnd"/>
      <w:r>
        <w:t xml:space="preserve"> contractual obligations will not commence until the contractor receives the first payment. </w:t>
      </w:r>
    </w:p>
    <w:p w14:paraId="4A3861B5" w14:textId="77777777" w:rsidR="00356BBC" w:rsidRDefault="00356BBC" w:rsidP="00A124CA">
      <w:pPr>
        <w:pStyle w:val="CommentText"/>
      </w:pPr>
    </w:p>
    <w:p w14:paraId="700935D7" w14:textId="77777777" w:rsidR="00356BBC" w:rsidRDefault="00356BBC" w:rsidP="00A124CA">
      <w:pPr>
        <w:pStyle w:val="CommentText"/>
      </w:pPr>
      <w:r>
        <w:t xml:space="preserve">Obligations such as issuance of the Performance bond (Clause 9.4) which should occur after the Effective Date and prior to the payment of the contractor would also be affected by this change.  </w:t>
      </w:r>
    </w:p>
    <w:p w14:paraId="2C63782F" w14:textId="77777777" w:rsidR="00356BBC" w:rsidRDefault="00356BBC" w:rsidP="00A124CA">
      <w:pPr>
        <w:pStyle w:val="CommentText"/>
      </w:pPr>
    </w:p>
    <w:p w14:paraId="367F5EEE" w14:textId="77777777" w:rsidR="00356BBC" w:rsidRDefault="00356BBC" w:rsidP="00A124CA">
      <w:pPr>
        <w:pStyle w:val="CommentText"/>
      </w:pPr>
      <w:r>
        <w:t xml:space="preserve">Payments is a subsequent obligations and not </w:t>
      </w:r>
      <w:proofErr w:type="gramStart"/>
      <w:r>
        <w:t>a  trigger</w:t>
      </w:r>
      <w:proofErr w:type="gramEnd"/>
      <w:r>
        <w:t xml:space="preserve"> for contract effectiveness.</w:t>
      </w:r>
    </w:p>
  </w:comment>
  <w:comment w:id="247" w:author="EVANS" w:date="2026-04-23T15:56:00Z" w:initials="E">
    <w:p w14:paraId="077396D6" w14:textId="7C6E27E1" w:rsidR="00356BBC" w:rsidRDefault="00356BBC">
      <w:pPr>
        <w:pStyle w:val="CommentText"/>
      </w:pPr>
      <w:r>
        <w:rPr>
          <w:rStyle w:val="CommentReference"/>
        </w:rPr>
        <w:annotationRef/>
      </w:r>
      <w:r w:rsidRPr="0048672B">
        <w:rPr>
          <w:color w:val="FF0000"/>
        </w:rPr>
        <w:t xml:space="preserve">When does the time for completion start to </w:t>
      </w:r>
      <w:proofErr w:type="gramStart"/>
      <w:r w:rsidRPr="0048672B">
        <w:rPr>
          <w:color w:val="FF0000"/>
        </w:rPr>
        <w:t>count.</w:t>
      </w:r>
      <w:proofErr w:type="gramEnd"/>
      <w:r w:rsidRPr="0048672B">
        <w:rPr>
          <w:color w:val="FF0000"/>
        </w:rPr>
        <w:t xml:space="preserve"> (time for completion was not specified in the agreement)</w:t>
      </w:r>
    </w:p>
  </w:comment>
  <w:comment w:id="288" w:author="GELIAS" w:date="2026-04-09T10:44:00Z" w:initials="GE">
    <w:p w14:paraId="57C13199" w14:textId="77777777" w:rsidR="00356BBC" w:rsidRDefault="00356BBC" w:rsidP="00041BE3">
      <w:pPr>
        <w:pStyle w:val="CommentText"/>
      </w:pPr>
      <w:r>
        <w:rPr>
          <w:rStyle w:val="CommentReference"/>
        </w:rPr>
        <w:annotationRef/>
      </w:r>
      <w:r>
        <w:t xml:space="preserve">This insertion is not acceptable. The Performance bond has to be issued by an insurance company ACCEPTABLE by the Owner. The owner has the benefit of the performance bond. </w:t>
      </w:r>
    </w:p>
  </w:comment>
  <w:comment w:id="439" w:author="EVANS" w:date="2026-04-26T06:21:00Z" w:initials="E">
    <w:p w14:paraId="7027929C" w14:textId="77777777" w:rsidR="00356BBC" w:rsidRPr="00B8463F" w:rsidRDefault="00356BBC">
      <w:pPr>
        <w:pStyle w:val="CommentText"/>
        <w:rPr>
          <w:color w:val="FF0000"/>
        </w:rPr>
      </w:pPr>
      <w:r>
        <w:rPr>
          <w:rStyle w:val="CommentReference"/>
        </w:rPr>
        <w:annotationRef/>
      </w:r>
      <w:r w:rsidRPr="00B8463F">
        <w:rPr>
          <w:color w:val="FF0000"/>
        </w:rPr>
        <w:t xml:space="preserve">3 days, </w:t>
      </w:r>
    </w:p>
    <w:p w14:paraId="187770FF" w14:textId="61EBE355" w:rsidR="00356BBC" w:rsidRDefault="00356BBC">
      <w:pPr>
        <w:pStyle w:val="CommentText"/>
      </w:pPr>
      <w:r w:rsidRPr="00B8463F">
        <w:rPr>
          <w:color w:val="FF0000"/>
        </w:rPr>
        <w:t>7 days will increase the project delivery timeline</w:t>
      </w:r>
    </w:p>
  </w:comment>
  <w:comment w:id="721" w:author="EVANS" w:date="2026-04-26T06:08:00Z" w:initials="E">
    <w:p w14:paraId="4239DE62" w14:textId="77777777" w:rsidR="00356BBC" w:rsidRDefault="00356BBC">
      <w:pPr>
        <w:pStyle w:val="CommentText"/>
        <w:rPr>
          <w:color w:val="FF0000"/>
        </w:rPr>
      </w:pPr>
      <w:r>
        <w:rPr>
          <w:rStyle w:val="CommentReference"/>
        </w:rPr>
        <w:annotationRef/>
      </w:r>
      <w:r w:rsidRPr="003E2992">
        <w:rPr>
          <w:color w:val="FF0000"/>
        </w:rPr>
        <w:t>HOW ABOUT WORKS CONDUCTED IN CHINA</w:t>
      </w:r>
    </w:p>
    <w:p w14:paraId="2D6FF159" w14:textId="02C5539C" w:rsidR="00356BBC" w:rsidRDefault="00356BBC">
      <w:pPr>
        <w:pStyle w:val="CommentText"/>
      </w:pPr>
      <w:r>
        <w:t>KEY PERSONNEL HERE IS PROJECT MANAGER</w:t>
      </w:r>
    </w:p>
  </w:comment>
  <w:comment w:id="821" w:author="EVANS" w:date="2026-04-30T14:46:00Z" w:initials="E">
    <w:p w14:paraId="051C76FA" w14:textId="2949F211" w:rsidR="008A2F2E" w:rsidRDefault="008A2F2E">
      <w:pPr>
        <w:pStyle w:val="CommentText"/>
      </w:pPr>
      <w:r>
        <w:rPr>
          <w:rStyle w:val="CommentReference"/>
        </w:rPr>
        <w:annotationRef/>
      </w:r>
      <w:r>
        <w:t>This timeline is not clear</w:t>
      </w:r>
    </w:p>
  </w:comment>
  <w:comment w:id="828" w:author="EVANS" w:date="2026-04-26T06:12:00Z" w:initials="E">
    <w:p w14:paraId="48B9D132" w14:textId="7235175F" w:rsidR="00356BBC" w:rsidRDefault="00356BBC">
      <w:pPr>
        <w:pStyle w:val="CommentText"/>
      </w:pPr>
      <w:r>
        <w:rPr>
          <w:rStyle w:val="CommentReference"/>
        </w:rPr>
        <w:annotationRef/>
      </w:r>
      <w:r w:rsidRPr="006514A9">
        <w:rPr>
          <w:color w:val="FF0000"/>
        </w:rPr>
        <w:t>Only subcontractors employed by the contractor</w:t>
      </w:r>
    </w:p>
  </w:comment>
  <w:comment w:id="893" w:author="GELIAS" w:date="2026-04-09T11:29:00Z" w:initials="GE">
    <w:p w14:paraId="2803BB06" w14:textId="77777777" w:rsidR="00356BBC" w:rsidRDefault="00356BBC" w:rsidP="00D72D2A">
      <w:pPr>
        <w:pStyle w:val="CommentText"/>
      </w:pPr>
      <w:r>
        <w:rPr>
          <w:rStyle w:val="CommentReference"/>
        </w:rPr>
        <w:annotationRef/>
      </w:r>
      <w:r>
        <w:t xml:space="preserve">PCCs deletion of this section is acceptable subject to </w:t>
      </w:r>
    </w:p>
    <w:p w14:paraId="322AA2E2" w14:textId="77777777" w:rsidR="00356BBC" w:rsidRDefault="00356BBC" w:rsidP="00D72D2A">
      <w:pPr>
        <w:pStyle w:val="CommentText"/>
        <w:numPr>
          <w:ilvl w:val="0"/>
          <w:numId w:val="15"/>
        </w:numPr>
      </w:pPr>
      <w:r>
        <w:t>All items referenced in this section 3.1 Must be included in the appendix.</w:t>
      </w:r>
    </w:p>
    <w:p w14:paraId="5F99D30F" w14:textId="77777777" w:rsidR="00356BBC" w:rsidRDefault="00356BBC" w:rsidP="00D72D2A">
      <w:pPr>
        <w:pStyle w:val="CommentText"/>
        <w:numPr>
          <w:ilvl w:val="0"/>
          <w:numId w:val="15"/>
        </w:numPr>
      </w:pPr>
      <w:r>
        <w:t xml:space="preserve">The deletion of training is unacceptable. This is a turnkey EPC and training of staff is required to ensure that they Owner can operate the Facility at Taking Over. </w:t>
      </w:r>
    </w:p>
  </w:comment>
  <w:comment w:id="894" w:author="EVANS" w:date="2026-04-27T09:50:00Z" w:initials="E">
    <w:p w14:paraId="6A7792F0" w14:textId="564C8130" w:rsidR="00356BBC" w:rsidRPr="003F6937" w:rsidRDefault="00356BBC">
      <w:pPr>
        <w:pStyle w:val="CommentText"/>
        <w:rPr>
          <w:color w:val="FF0000"/>
        </w:rPr>
      </w:pPr>
      <w:r>
        <w:rPr>
          <w:rStyle w:val="CommentReference"/>
        </w:rPr>
        <w:annotationRef/>
      </w:r>
      <w:r w:rsidRPr="003F6937">
        <w:rPr>
          <w:color w:val="FF0000"/>
        </w:rPr>
        <w:t xml:space="preserve">Training required separate agreement, we can provide all manual and documentation after </w:t>
      </w:r>
      <w:proofErr w:type="spellStart"/>
      <w:r w:rsidRPr="003F6937">
        <w:rPr>
          <w:color w:val="FF0000"/>
        </w:rPr>
        <w:t>epc</w:t>
      </w:r>
      <w:proofErr w:type="spellEnd"/>
      <w:r w:rsidRPr="003F6937">
        <w:rPr>
          <w:color w:val="FF0000"/>
        </w:rPr>
        <w:t xml:space="preserve"> contract is completed, after which the next step is O&amp;M.</w:t>
      </w:r>
    </w:p>
  </w:comment>
  <w:comment w:id="915" w:author="EVANS" w:date="2026-04-26T06:16:00Z" w:initials="E">
    <w:p w14:paraId="32419181" w14:textId="77777777" w:rsidR="00356BBC" w:rsidRPr="002736E7" w:rsidRDefault="00356BBC">
      <w:pPr>
        <w:pStyle w:val="CommentText"/>
        <w:rPr>
          <w:color w:val="FF0000"/>
        </w:rPr>
      </w:pPr>
      <w:r>
        <w:rPr>
          <w:rStyle w:val="CommentReference"/>
        </w:rPr>
        <w:annotationRef/>
      </w:r>
      <w:r w:rsidRPr="00431C33">
        <w:rPr>
          <w:color w:val="FF0000"/>
        </w:rPr>
        <w:t xml:space="preserve">Responsibilities of both parties will be spelt out in the </w:t>
      </w:r>
      <w:r w:rsidRPr="002736E7">
        <w:rPr>
          <w:color w:val="FF0000"/>
        </w:rPr>
        <w:t>appendix,</w:t>
      </w:r>
    </w:p>
    <w:p w14:paraId="7FE94ADC" w14:textId="573DCBA7" w:rsidR="00356BBC" w:rsidRDefault="00356BBC">
      <w:pPr>
        <w:pStyle w:val="CommentText"/>
      </w:pPr>
      <w:r w:rsidRPr="002736E7">
        <w:rPr>
          <w:color w:val="FF0000"/>
        </w:rPr>
        <w:t xml:space="preserve">Contractor’s responsibilities include community, custom clearance, delivery to site, site clearance, Geotech survey, regulatory permits </w:t>
      </w:r>
      <w:proofErr w:type="spellStart"/>
      <w:r w:rsidRPr="002736E7">
        <w:rPr>
          <w:color w:val="FF0000"/>
        </w:rPr>
        <w:t>etc</w:t>
      </w:r>
      <w:proofErr w:type="spellEnd"/>
    </w:p>
  </w:comment>
  <w:comment w:id="955" w:author="PCC" w:date="2026-03-17T10:46:00Z" w:initials="E">
    <w:p w14:paraId="221F5FA6" w14:textId="623A108E" w:rsidR="00356BBC" w:rsidRDefault="00356BBC">
      <w:pPr>
        <w:pStyle w:val="CommentText"/>
      </w:pPr>
      <w:r>
        <w:rPr>
          <w:rStyle w:val="CommentReference"/>
        </w:rPr>
        <w:annotationRef/>
      </w:r>
      <w:r>
        <w:t xml:space="preserve">Not part of </w:t>
      </w:r>
      <w:proofErr w:type="spellStart"/>
      <w:r>
        <w:t>epc</w:t>
      </w:r>
      <w:proofErr w:type="spellEnd"/>
      <w:r>
        <w:t xml:space="preserve"> contract</w:t>
      </w:r>
    </w:p>
  </w:comment>
  <w:comment w:id="900" w:author="PCC" w:date="2026-03-17T10:47:00Z" w:initials="E">
    <w:p w14:paraId="1AA95D8D" w14:textId="0F614AD9" w:rsidR="00356BBC" w:rsidRDefault="00356BBC">
      <w:pPr>
        <w:pStyle w:val="CommentText"/>
      </w:pPr>
      <w:r>
        <w:rPr>
          <w:rStyle w:val="CommentReference"/>
        </w:rPr>
        <w:annotationRef/>
      </w:r>
      <w:r>
        <w:t>Refer to the attachment for contractor scope of work</w:t>
      </w:r>
    </w:p>
  </w:comment>
  <w:comment w:id="962" w:author="PCC" w:date="2026-03-17T10:47:00Z" w:initials="E">
    <w:p w14:paraId="2EA8C35D" w14:textId="397A69F2" w:rsidR="00356BBC" w:rsidRDefault="00356BBC">
      <w:pPr>
        <w:pStyle w:val="CommentText"/>
      </w:pPr>
      <w:r>
        <w:rPr>
          <w:rStyle w:val="CommentReference"/>
        </w:rPr>
        <w:annotationRef/>
      </w:r>
      <w:r>
        <w:t>Refer to the attachment itemizing the scope of work</w:t>
      </w:r>
    </w:p>
  </w:comment>
  <w:comment w:id="963" w:author="GELIAS" w:date="2026-04-09T11:30:00Z" w:initials="GE">
    <w:p w14:paraId="1E0C6775" w14:textId="77777777" w:rsidR="00356BBC" w:rsidRDefault="00356BBC" w:rsidP="00D72D2A">
      <w:pPr>
        <w:pStyle w:val="CommentText"/>
      </w:pPr>
      <w:r>
        <w:rPr>
          <w:rStyle w:val="CommentReference"/>
        </w:rPr>
        <w:annotationRef/>
      </w:r>
      <w:r>
        <w:t xml:space="preserve">This has been re-instated. Kindly clarify why this was deleted </w:t>
      </w:r>
    </w:p>
  </w:comment>
  <w:comment w:id="971" w:author="EVANS" w:date="2026-04-26T22:12:00Z" w:initials="E">
    <w:p w14:paraId="0A77D452" w14:textId="5F5BC675" w:rsidR="00356BBC" w:rsidRDefault="00356BBC">
      <w:pPr>
        <w:pStyle w:val="CommentText"/>
      </w:pPr>
      <w:r>
        <w:rPr>
          <w:rStyle w:val="CommentReference"/>
        </w:rPr>
        <w:annotationRef/>
      </w:r>
      <w:r>
        <w:t>the works include scope of work covered by both the contactor and owner</w:t>
      </w:r>
    </w:p>
  </w:comment>
  <w:comment w:id="1018" w:author="PCC" w:date="2026-03-17T10:48:00Z" w:initials="E">
    <w:p w14:paraId="22810E06" w14:textId="5909439A" w:rsidR="00356BBC" w:rsidRDefault="00356BBC">
      <w:pPr>
        <w:pStyle w:val="CommentText"/>
      </w:pPr>
      <w:r>
        <w:rPr>
          <w:rStyle w:val="CommentReference"/>
        </w:rPr>
        <w:annotationRef/>
      </w:r>
      <w:r>
        <w:t>3 days</w:t>
      </w:r>
    </w:p>
  </w:comment>
  <w:comment w:id="1054" w:author="EVANS" w:date="2026-04-26T22:15:00Z" w:initials="E">
    <w:p w14:paraId="23F97933" w14:textId="41895DF1" w:rsidR="00356BBC" w:rsidRDefault="00356BBC">
      <w:pPr>
        <w:pStyle w:val="CommentText"/>
      </w:pPr>
      <w:r>
        <w:rPr>
          <w:rStyle w:val="CommentReference"/>
        </w:rPr>
        <w:annotationRef/>
      </w:r>
      <w:r w:rsidRPr="006A0BAD">
        <w:rPr>
          <w:color w:val="FF0000"/>
        </w:rPr>
        <w:t xml:space="preserve">The </w:t>
      </w:r>
      <w:proofErr w:type="spellStart"/>
      <w:r w:rsidRPr="006A0BAD">
        <w:rPr>
          <w:color w:val="FF0000"/>
        </w:rPr>
        <w:t>incorrectnesss</w:t>
      </w:r>
      <w:proofErr w:type="spellEnd"/>
      <w:r w:rsidRPr="006A0BAD">
        <w:rPr>
          <w:color w:val="FF0000"/>
        </w:rPr>
        <w:t xml:space="preserve"> of scopes like Geotechnical survey which is not the contractor’s scope cannot be the </w:t>
      </w:r>
      <w:proofErr w:type="gramStart"/>
      <w:r w:rsidRPr="006A0BAD">
        <w:rPr>
          <w:color w:val="FF0000"/>
        </w:rPr>
        <w:t>contractors</w:t>
      </w:r>
      <w:proofErr w:type="gramEnd"/>
      <w:r w:rsidRPr="006A0BAD">
        <w:rPr>
          <w:color w:val="FF0000"/>
        </w:rPr>
        <w:t xml:space="preserve"> fault.</w:t>
      </w:r>
    </w:p>
  </w:comment>
  <w:comment w:id="1085" w:author="EVANS" w:date="2026-04-26T22:18:00Z" w:initials="E">
    <w:p w14:paraId="35FF9748" w14:textId="4D4CE6CE" w:rsidR="00356BBC" w:rsidRDefault="00356BBC">
      <w:pPr>
        <w:pStyle w:val="CommentText"/>
      </w:pPr>
      <w:r>
        <w:rPr>
          <w:rStyle w:val="CommentReference"/>
        </w:rPr>
        <w:annotationRef/>
      </w:r>
      <w:r w:rsidRPr="003428F0">
        <w:rPr>
          <w:color w:val="FF0000"/>
        </w:rPr>
        <w:t>Kindly explain the meaning of comply</w:t>
      </w:r>
    </w:p>
  </w:comment>
  <w:comment w:id="1113" w:author="EVANS" w:date="2026-04-26T22:20:00Z" w:initials="E">
    <w:p w14:paraId="0FE0134A" w14:textId="64BE784D" w:rsidR="00356BBC" w:rsidRPr="00F8731E" w:rsidRDefault="00356BBC">
      <w:pPr>
        <w:pStyle w:val="CommentText"/>
        <w:rPr>
          <w:color w:val="FF0000"/>
        </w:rPr>
      </w:pPr>
      <w:r>
        <w:rPr>
          <w:rStyle w:val="CommentReference"/>
        </w:rPr>
        <w:annotationRef/>
      </w:r>
      <w:r w:rsidRPr="00F8731E">
        <w:rPr>
          <w:color w:val="FF0000"/>
        </w:rPr>
        <w:t xml:space="preserve">Fencing and security is the owner/s scope, we cannot mobilize to site </w:t>
      </w:r>
      <w:proofErr w:type="spellStart"/>
      <w:r w:rsidRPr="00F8731E">
        <w:rPr>
          <w:color w:val="FF0000"/>
        </w:rPr>
        <w:t>untilthe</w:t>
      </w:r>
      <w:proofErr w:type="spellEnd"/>
      <w:r w:rsidRPr="00F8731E">
        <w:rPr>
          <w:color w:val="FF0000"/>
        </w:rPr>
        <w:t xml:space="preserve"> </w:t>
      </w:r>
      <w:proofErr w:type="spellStart"/>
      <w:r w:rsidRPr="00F8731E">
        <w:rPr>
          <w:color w:val="FF0000"/>
        </w:rPr>
        <w:t>woner</w:t>
      </w:r>
      <w:proofErr w:type="spellEnd"/>
      <w:r w:rsidRPr="00F8731E">
        <w:rPr>
          <w:color w:val="FF0000"/>
        </w:rPr>
        <w:t xml:space="preserve"> deploys soldiers to site</w:t>
      </w:r>
    </w:p>
  </w:comment>
  <w:comment w:id="1128" w:author="EVANS" w:date="2026-04-26T22:22:00Z" w:initials="E">
    <w:p w14:paraId="3C4DABA4" w14:textId="4D209603" w:rsidR="00356BBC" w:rsidRDefault="00356BBC">
      <w:pPr>
        <w:pStyle w:val="CommentText"/>
      </w:pPr>
      <w:r>
        <w:rPr>
          <w:rStyle w:val="CommentReference"/>
        </w:rPr>
        <w:annotationRef/>
      </w:r>
      <w:r w:rsidRPr="00F8731E">
        <w:rPr>
          <w:color w:val="FF0000"/>
        </w:rPr>
        <w:t>Refer to clause above</w:t>
      </w:r>
    </w:p>
  </w:comment>
  <w:comment w:id="1167" w:author="GELIAS" w:date="2026-04-12T05:10:00Z" w:initials="GE">
    <w:p w14:paraId="196F55CB" w14:textId="77777777" w:rsidR="00356BBC" w:rsidRDefault="00356BBC" w:rsidP="00166B9C">
      <w:pPr>
        <w:pStyle w:val="CommentText"/>
      </w:pPr>
      <w:r>
        <w:rPr>
          <w:rStyle w:val="CommentReference"/>
        </w:rPr>
        <w:annotationRef/>
      </w:r>
      <w:r>
        <w:t xml:space="preserve">Internal: </w:t>
      </w:r>
    </w:p>
    <w:p w14:paraId="5F3B0DA2" w14:textId="77777777" w:rsidR="00356BBC" w:rsidRDefault="00356BBC" w:rsidP="00166B9C">
      <w:pPr>
        <w:pStyle w:val="CommentText"/>
      </w:pPr>
    </w:p>
    <w:p w14:paraId="7786E53A" w14:textId="77777777" w:rsidR="00356BBC" w:rsidRDefault="00356BBC" w:rsidP="00166B9C">
      <w:pPr>
        <w:pStyle w:val="CommentText"/>
      </w:pPr>
      <w:r>
        <w:t xml:space="preserve">We need to evaluate this carefully so that SALNG does not take on liability it should not be taking. FIDIC standard is that the Contractor provides security on the site and this cost is included in the Contract Price. </w:t>
      </w:r>
    </w:p>
    <w:p w14:paraId="3EF0CB85" w14:textId="77777777" w:rsidR="00356BBC" w:rsidRDefault="00356BBC" w:rsidP="00166B9C">
      <w:pPr>
        <w:pStyle w:val="CommentText"/>
      </w:pPr>
      <w:r>
        <w:t xml:space="preserve">See 3.17 </w:t>
      </w:r>
    </w:p>
  </w:comment>
  <w:comment w:id="1166" w:author="EVANS" w:date="2026-04-26T22:39:00Z" w:initials="E">
    <w:p w14:paraId="0C9BE469" w14:textId="1F18ED59" w:rsidR="00356BBC" w:rsidRDefault="00356BBC">
      <w:pPr>
        <w:pStyle w:val="CommentText"/>
      </w:pPr>
      <w:r>
        <w:rPr>
          <w:rStyle w:val="CommentReference"/>
        </w:rPr>
        <w:annotationRef/>
      </w:r>
      <w:r w:rsidRPr="008D3C82">
        <w:rPr>
          <w:color w:val="FF0000"/>
        </w:rPr>
        <w:t>THIS IS CURRENTLY NOT IN THE CONTRACTOR’S SCOPE OF WORK</w:t>
      </w:r>
    </w:p>
  </w:comment>
  <w:comment w:id="1237" w:author="PCC" w:date="2026-03-17T10:50:00Z" w:initials="E">
    <w:p w14:paraId="34881244" w14:textId="73D7D901" w:rsidR="00356BBC" w:rsidRDefault="00356BBC">
      <w:pPr>
        <w:pStyle w:val="CommentText"/>
      </w:pPr>
      <w:r>
        <w:rPr>
          <w:rStyle w:val="CommentReference"/>
        </w:rPr>
        <w:annotationRef/>
      </w:r>
      <w:r>
        <w:t xml:space="preserve">Contract price is always exclusive of all taxes, no deduction is to be done on the </w:t>
      </w:r>
      <w:proofErr w:type="spellStart"/>
      <w:r>
        <w:t>epc</w:t>
      </w:r>
      <w:proofErr w:type="spellEnd"/>
      <w:r>
        <w:t xml:space="preserve"> contract cost</w:t>
      </w:r>
    </w:p>
  </w:comment>
  <w:comment w:id="1238" w:author="GELIAS" w:date="2026-04-12T05:46:00Z" w:initials="GE">
    <w:p w14:paraId="62595674" w14:textId="77777777" w:rsidR="00356BBC" w:rsidRDefault="00356BBC" w:rsidP="00965DD8">
      <w:pPr>
        <w:pStyle w:val="CommentText"/>
      </w:pPr>
      <w:r>
        <w:rPr>
          <w:rStyle w:val="CommentReference"/>
        </w:rPr>
        <w:annotationRef/>
      </w:r>
      <w:r>
        <w:t xml:space="preserve">This is atypical. Standard practice is for the contract price to be inclusive of tax and would have been considered in their tender. </w:t>
      </w:r>
    </w:p>
  </w:comment>
  <w:comment w:id="1239" w:author="EVANS" w:date="2026-04-26T22:42:00Z" w:initials="E">
    <w:p w14:paraId="256E1B82" w14:textId="09FBDDAE" w:rsidR="00356BBC" w:rsidRDefault="00356BBC">
      <w:pPr>
        <w:pStyle w:val="CommentText"/>
      </w:pPr>
      <w:r>
        <w:rPr>
          <w:rStyle w:val="CommentReference"/>
        </w:rPr>
        <w:annotationRef/>
      </w:r>
      <w:r w:rsidRPr="009B7FE6">
        <w:rPr>
          <w:color w:val="FF0000"/>
        </w:rPr>
        <w:t>We always quote exclusive of all taxes due to the nature of the business environment. Th</w:t>
      </w:r>
      <w:r>
        <w:rPr>
          <w:color w:val="FF0000"/>
        </w:rPr>
        <w:t>i</w:t>
      </w:r>
      <w:r w:rsidRPr="009B7FE6">
        <w:rPr>
          <w:color w:val="FF0000"/>
        </w:rPr>
        <w:t>s i</w:t>
      </w:r>
      <w:r>
        <w:rPr>
          <w:color w:val="FF0000"/>
        </w:rPr>
        <w:t xml:space="preserve">s a </w:t>
      </w:r>
      <w:proofErr w:type="gramStart"/>
      <w:r>
        <w:rPr>
          <w:color w:val="FF0000"/>
        </w:rPr>
        <w:t>long term</w:t>
      </w:r>
      <w:proofErr w:type="gramEnd"/>
      <w:r>
        <w:rPr>
          <w:color w:val="FF0000"/>
        </w:rPr>
        <w:t xml:space="preserve"> contract. We can make it equipment only, that way tax is exempt and you can apply for </w:t>
      </w:r>
      <w:proofErr w:type="spellStart"/>
      <w:r>
        <w:rPr>
          <w:color w:val="FF0000"/>
        </w:rPr>
        <w:t>idec</w:t>
      </w:r>
      <w:proofErr w:type="spellEnd"/>
      <w:r>
        <w:rPr>
          <w:color w:val="FF0000"/>
        </w:rPr>
        <w:t>.</w:t>
      </w:r>
    </w:p>
  </w:comment>
  <w:comment w:id="1256" w:author="PCC" w:date="2026-03-17T10:50:00Z" w:initials="E">
    <w:p w14:paraId="044905AA" w14:textId="1CA33861" w:rsidR="00356BBC" w:rsidRDefault="00356BBC">
      <w:pPr>
        <w:pStyle w:val="CommentText"/>
      </w:pPr>
      <w:r>
        <w:rPr>
          <w:rStyle w:val="CommentReference"/>
        </w:rPr>
        <w:annotationRef/>
      </w:r>
      <w:r w:rsidRPr="00D6167F">
        <w:rPr>
          <w:color w:val="FF0000"/>
        </w:rPr>
        <w:t xml:space="preserve">Not part of </w:t>
      </w:r>
      <w:proofErr w:type="spellStart"/>
      <w:r w:rsidRPr="00D6167F">
        <w:rPr>
          <w:color w:val="FF0000"/>
        </w:rPr>
        <w:t>epc</w:t>
      </w:r>
      <w:proofErr w:type="spellEnd"/>
      <w:r w:rsidRPr="00D6167F">
        <w:rPr>
          <w:color w:val="FF0000"/>
        </w:rPr>
        <w:t xml:space="preserve"> contract, this is part of OM contract</w:t>
      </w:r>
    </w:p>
  </w:comment>
  <w:comment w:id="1257" w:author="GELIAS" w:date="2026-04-12T06:13:00Z" w:initials="GE">
    <w:p w14:paraId="517019F3" w14:textId="77777777" w:rsidR="00356BBC" w:rsidRDefault="00356BBC" w:rsidP="00894520">
      <w:pPr>
        <w:pStyle w:val="CommentText"/>
      </w:pPr>
      <w:r>
        <w:rPr>
          <w:rStyle w:val="CommentReference"/>
        </w:rPr>
        <w:annotationRef/>
      </w:r>
      <w:r>
        <w:t xml:space="preserve">Reinstated. To be discussed </w:t>
      </w:r>
    </w:p>
  </w:comment>
  <w:comment w:id="1262" w:author="PCC" w:date="2026-03-17T10:51:00Z" w:initials="E">
    <w:p w14:paraId="484C17E8" w14:textId="1920A263" w:rsidR="00356BBC" w:rsidRDefault="00356BBC">
      <w:pPr>
        <w:pStyle w:val="CommentText"/>
      </w:pPr>
      <w:r>
        <w:rPr>
          <w:rStyle w:val="CommentReference"/>
        </w:rPr>
        <w:annotationRef/>
      </w:r>
      <w:r>
        <w:t xml:space="preserve">Not part of </w:t>
      </w:r>
      <w:proofErr w:type="spellStart"/>
      <w:r>
        <w:t>epc</w:t>
      </w:r>
      <w:proofErr w:type="spellEnd"/>
      <w:r>
        <w:t xml:space="preserve"> contract scope</w:t>
      </w:r>
    </w:p>
  </w:comment>
  <w:comment w:id="1263" w:author="GELIAS" w:date="2026-04-12T06:14:00Z" w:initials="GE">
    <w:p w14:paraId="713EBE26" w14:textId="4C0FEBAB" w:rsidR="00356BBC" w:rsidRDefault="00356BBC" w:rsidP="00894520">
      <w:pPr>
        <w:pStyle w:val="CommentText"/>
      </w:pPr>
      <w:r>
        <w:rPr>
          <w:rStyle w:val="CommentReference"/>
        </w:rPr>
        <w:annotationRef/>
      </w:r>
      <w:r>
        <w:t xml:space="preserve">Reinstated. To be discussed. </w:t>
      </w:r>
    </w:p>
  </w:comment>
  <w:comment w:id="1311" w:author="EVANS" w:date="2026-04-30T14:56:00Z" w:initials="E">
    <w:p w14:paraId="57A288CA" w14:textId="77777777" w:rsidR="00EE76A9" w:rsidRDefault="00EE76A9">
      <w:pPr>
        <w:pStyle w:val="CommentText"/>
      </w:pPr>
      <w:r>
        <w:rPr>
          <w:rStyle w:val="CommentReference"/>
        </w:rPr>
        <w:annotationRef/>
      </w:r>
      <w:r>
        <w:t xml:space="preserve">We cannot accept this clause, </w:t>
      </w:r>
    </w:p>
    <w:p w14:paraId="1B18CB01" w14:textId="2FA4C121" w:rsidR="00EE76A9" w:rsidRDefault="00EE76A9">
      <w:pPr>
        <w:pStyle w:val="CommentText"/>
      </w:pPr>
      <w:r w:rsidRPr="00EE76A9">
        <w:t>This is for the reason that Cooperation under whatever guise should not include the Contractor deploying his equipment in aid of any other Contractor hired by the Owner</w:t>
      </w:r>
      <w:r>
        <w:t xml:space="preserve"> because we already have the issue of delay damages and we cannot be responsibility for the </w:t>
      </w:r>
      <w:proofErr w:type="spellStart"/>
      <w:r>
        <w:t>contrsactors</w:t>
      </w:r>
      <w:proofErr w:type="spellEnd"/>
      <w:r>
        <w:t xml:space="preserve"> employed by the owner</w:t>
      </w:r>
      <w:r w:rsidR="004E6FCF">
        <w:t>, we also have the issue of arrangement of our workp</w:t>
      </w:r>
      <w:r w:rsidR="00465936">
        <w:t>lan to meet the project delivery timeline of 16 months.</w:t>
      </w:r>
    </w:p>
  </w:comment>
  <w:comment w:id="1441" w:author="EVANS" w:date="2026-04-26T23:08:00Z" w:initials="E">
    <w:p w14:paraId="0C92B3A6" w14:textId="1A148C67" w:rsidR="00356BBC" w:rsidRPr="00371DBE" w:rsidRDefault="00356BBC">
      <w:pPr>
        <w:pStyle w:val="CommentText"/>
        <w:rPr>
          <w:color w:val="FF0000"/>
        </w:rPr>
      </w:pPr>
      <w:r>
        <w:rPr>
          <w:rStyle w:val="CommentReference"/>
        </w:rPr>
        <w:annotationRef/>
      </w:r>
      <w:r w:rsidRPr="00371DBE">
        <w:rPr>
          <w:color w:val="FF0000"/>
        </w:rPr>
        <w:t xml:space="preserve">This is currently the </w:t>
      </w:r>
      <w:proofErr w:type="spellStart"/>
      <w:proofErr w:type="gramStart"/>
      <w:r w:rsidRPr="00371DBE">
        <w:rPr>
          <w:color w:val="FF0000"/>
        </w:rPr>
        <w:t>owner;s</w:t>
      </w:r>
      <w:proofErr w:type="spellEnd"/>
      <w:proofErr w:type="gramEnd"/>
      <w:r w:rsidRPr="00371DBE">
        <w:rPr>
          <w:color w:val="FF0000"/>
        </w:rPr>
        <w:t xml:space="preserve"> scope of work</w:t>
      </w:r>
      <w:r w:rsidR="002975FF">
        <w:rPr>
          <w:color w:val="FF0000"/>
        </w:rPr>
        <w:t>, to deploy armed security to secure the site.</w:t>
      </w:r>
    </w:p>
  </w:comment>
  <w:comment w:id="1506" w:author="EVANS" w:date="2026-04-26T23:10:00Z" w:initials="E">
    <w:p w14:paraId="4FD50262" w14:textId="1DCA9F56" w:rsidR="00356BBC" w:rsidRPr="00A24AE3" w:rsidRDefault="00356BBC">
      <w:pPr>
        <w:pStyle w:val="CommentText"/>
        <w:rPr>
          <w:color w:val="FF0000"/>
        </w:rPr>
      </w:pPr>
      <w:r>
        <w:rPr>
          <w:rStyle w:val="CommentReference"/>
        </w:rPr>
        <w:annotationRef/>
      </w:r>
      <w:r w:rsidRPr="00A24AE3">
        <w:rPr>
          <w:color w:val="FF0000"/>
        </w:rPr>
        <w:t>The contractor’s scope of work is within the site not outside</w:t>
      </w:r>
    </w:p>
  </w:comment>
  <w:comment w:id="1655" w:author="GELIAS" w:date="2026-04-12T10:14:00Z" w:initials="GE">
    <w:p w14:paraId="4E03E289" w14:textId="77777777" w:rsidR="00356BBC" w:rsidRDefault="00356BBC" w:rsidP="00F60640">
      <w:pPr>
        <w:pStyle w:val="CommentText"/>
      </w:pPr>
      <w:r>
        <w:rPr>
          <w:rStyle w:val="CommentReference"/>
        </w:rPr>
        <w:annotationRef/>
      </w:r>
      <w:r>
        <w:t>To prevent ambiguity and disagreements, a list of Owner Permits and Contractor Permits should be outlined in a schedule.</w:t>
      </w:r>
    </w:p>
  </w:comment>
  <w:comment w:id="1690" w:author="EVANS" w:date="2026-04-27T10:59:00Z" w:initials="E">
    <w:p w14:paraId="4B9557E5" w14:textId="77777777" w:rsidR="00356BBC" w:rsidRPr="00415EBB" w:rsidRDefault="00356BBC">
      <w:pPr>
        <w:pStyle w:val="CommentText"/>
        <w:rPr>
          <w:color w:val="FF0000"/>
        </w:rPr>
      </w:pPr>
      <w:r>
        <w:rPr>
          <w:rStyle w:val="CommentReference"/>
        </w:rPr>
        <w:annotationRef/>
      </w:r>
      <w:r w:rsidRPr="00415EBB">
        <w:rPr>
          <w:color w:val="FF0000"/>
          <w:lang w:eastAsia="zh-CN"/>
        </w:rPr>
        <w:t>T</w:t>
      </w:r>
      <w:r w:rsidRPr="00415EBB">
        <w:rPr>
          <w:rFonts w:hint="eastAsia"/>
          <w:color w:val="FF0000"/>
          <w:lang w:eastAsia="zh-CN"/>
        </w:rPr>
        <w:t>h</w:t>
      </w:r>
      <w:r w:rsidRPr="00415EBB">
        <w:rPr>
          <w:color w:val="FF0000"/>
        </w:rPr>
        <w:t>is clause is vague.</w:t>
      </w:r>
    </w:p>
    <w:p w14:paraId="760CF506" w14:textId="77777777" w:rsidR="00356BBC" w:rsidRDefault="00356BBC">
      <w:pPr>
        <w:pStyle w:val="CommentText"/>
        <w:rPr>
          <w:color w:val="FF0000"/>
        </w:rPr>
      </w:pPr>
      <w:r w:rsidRPr="00415EBB">
        <w:rPr>
          <w:color w:val="FF0000"/>
        </w:rPr>
        <w:t>Where will the additional cost be coming from, we need to understand the nature of the cost</w:t>
      </w:r>
    </w:p>
    <w:p w14:paraId="303046AF" w14:textId="45426748" w:rsidR="00356BBC" w:rsidRDefault="00356BBC">
      <w:pPr>
        <w:pStyle w:val="CommentText"/>
      </w:pPr>
      <w:proofErr w:type="spellStart"/>
      <w:r>
        <w:t>e.g</w:t>
      </w:r>
      <w:proofErr w:type="spellEnd"/>
      <w:r>
        <w:t xml:space="preserve"> two season EIA</w:t>
      </w:r>
    </w:p>
  </w:comment>
  <w:comment w:id="1706" w:author="EVANS" w:date="2026-04-27T11:11:00Z" w:initials="E">
    <w:p w14:paraId="228E56C4" w14:textId="77777777" w:rsidR="00356BBC" w:rsidRDefault="00356BBC">
      <w:pPr>
        <w:pStyle w:val="CommentText"/>
        <w:rPr>
          <w:color w:val="FF0000"/>
        </w:rPr>
      </w:pPr>
      <w:r>
        <w:rPr>
          <w:rStyle w:val="CommentReference"/>
        </w:rPr>
        <w:annotationRef/>
      </w:r>
      <w:r w:rsidRPr="00944169">
        <w:rPr>
          <w:color w:val="FF0000"/>
        </w:rPr>
        <w:t>REINSTATED</w:t>
      </w:r>
      <w:r>
        <w:rPr>
          <w:color w:val="FF0000"/>
        </w:rPr>
        <w:t>.</w:t>
      </w:r>
    </w:p>
    <w:p w14:paraId="72F57388" w14:textId="77777777" w:rsidR="00356BBC" w:rsidRDefault="00356BBC">
      <w:pPr>
        <w:pStyle w:val="CommentText"/>
        <w:rPr>
          <w:color w:val="FF0000"/>
        </w:rPr>
      </w:pPr>
      <w:r>
        <w:rPr>
          <w:color w:val="FF0000"/>
        </w:rPr>
        <w:t xml:space="preserve">TO BE DISCUSSED, </w:t>
      </w:r>
    </w:p>
    <w:p w14:paraId="0B003C9D" w14:textId="587C5214" w:rsidR="00356BBC" w:rsidRPr="00944169" w:rsidRDefault="00356BBC">
      <w:pPr>
        <w:pStyle w:val="CommentText"/>
        <w:rPr>
          <w:color w:val="FF0000"/>
        </w:rPr>
      </w:pPr>
      <w:r>
        <w:rPr>
          <w:color w:val="FF0000"/>
        </w:rPr>
        <w:t>DELAYS WITH COMMUNITY, DELAYS WITH DELIVERY OF EQUIPMENT TO SITE, DELAY IN NMDPRA BEFORE SHIPMENT TO NIGERIA</w:t>
      </w:r>
    </w:p>
  </w:comment>
  <w:comment w:id="1718" w:author="EVANS" w:date="2026-04-30T15:22:00Z" w:initials="E">
    <w:p w14:paraId="028A9DE1" w14:textId="288DBB7B" w:rsidR="002D3CEF" w:rsidRDefault="002D3CEF">
      <w:pPr>
        <w:pStyle w:val="CommentText"/>
      </w:pPr>
      <w:r>
        <w:rPr>
          <w:rStyle w:val="CommentReference"/>
        </w:rPr>
        <w:annotationRef/>
      </w:r>
      <w:r>
        <w:t>To be reinstated because provision of armed security is the responsibility of the owner.</w:t>
      </w:r>
    </w:p>
  </w:comment>
  <w:comment w:id="1752" w:author="EVANS" w:date="2026-04-27T11:16:00Z" w:initials="E">
    <w:p w14:paraId="2DC6E5A2" w14:textId="4EC9D218" w:rsidR="00356BBC" w:rsidRDefault="00356BBC">
      <w:pPr>
        <w:pStyle w:val="CommentText"/>
      </w:pPr>
      <w:r>
        <w:rPr>
          <w:rStyle w:val="CommentReference"/>
        </w:rPr>
        <w:annotationRef/>
      </w:r>
      <w:r w:rsidRPr="00833FE7">
        <w:rPr>
          <w:color w:val="FF0000"/>
        </w:rPr>
        <w:t>KINDLY REVIEW THE SCOPE OF WORK OF THE PARTIES</w:t>
      </w:r>
    </w:p>
  </w:comment>
  <w:comment w:id="1892" w:author="PCC" w:date="2026-03-17T10:53:00Z" w:initials="E">
    <w:p w14:paraId="2D642B7C" w14:textId="24FAD756" w:rsidR="00356BBC" w:rsidRDefault="00356BBC">
      <w:pPr>
        <w:pStyle w:val="CommentText"/>
      </w:pPr>
      <w:r>
        <w:rPr>
          <w:rStyle w:val="CommentReference"/>
        </w:rPr>
        <w:annotationRef/>
      </w:r>
      <w:r>
        <w:t xml:space="preserve">Our standard is 3 days for a </w:t>
      </w:r>
      <w:proofErr w:type="gramStart"/>
      <w:r>
        <w:t>16 month</w:t>
      </w:r>
      <w:proofErr w:type="gramEnd"/>
      <w:r>
        <w:t xml:space="preserve"> delivery period</w:t>
      </w:r>
    </w:p>
  </w:comment>
  <w:comment w:id="2017" w:author="EVANS" w:date="2026-04-27T12:19:00Z" w:initials="E">
    <w:p w14:paraId="7D831E96" w14:textId="585CDFF1" w:rsidR="00356BBC" w:rsidRDefault="00356BBC">
      <w:pPr>
        <w:pStyle w:val="CommentText"/>
      </w:pPr>
      <w:r>
        <w:rPr>
          <w:rStyle w:val="CommentReference"/>
        </w:rPr>
        <w:annotationRef/>
      </w:r>
      <w:r w:rsidRPr="00D25C85">
        <w:rPr>
          <w:color w:val="FF0000"/>
        </w:rPr>
        <w:t>THIS CLAUSE IN NOT CLEAR</w:t>
      </w:r>
    </w:p>
  </w:comment>
  <w:comment w:id="2144" w:author="EVANS" w:date="2026-04-27T12:19:00Z" w:initials="E">
    <w:p w14:paraId="1647E3EB" w14:textId="1D4F1270" w:rsidR="00356BBC" w:rsidRPr="00D25C85" w:rsidRDefault="00356BBC">
      <w:pPr>
        <w:pStyle w:val="CommentText"/>
        <w:rPr>
          <w:color w:val="FF0000"/>
        </w:rPr>
      </w:pPr>
      <w:r>
        <w:rPr>
          <w:rStyle w:val="CommentReference"/>
        </w:rPr>
        <w:annotationRef/>
      </w:r>
      <w:r w:rsidRPr="00D25C85">
        <w:rPr>
          <w:color w:val="FF0000"/>
        </w:rPr>
        <w:t>WHAT HAPPENS TO ARBITRATION</w:t>
      </w:r>
    </w:p>
  </w:comment>
  <w:comment w:id="2583" w:author="PCC" w:date="2026-03-17T10:59:00Z" w:initials="E">
    <w:p w14:paraId="6EE3932C" w14:textId="6F5984F2" w:rsidR="00356BBC" w:rsidRDefault="00356BBC">
      <w:pPr>
        <w:pStyle w:val="CommentText"/>
      </w:pPr>
      <w:r>
        <w:rPr>
          <w:rStyle w:val="CommentReference"/>
        </w:rPr>
        <w:annotationRef/>
      </w:r>
      <w:r>
        <w:t xml:space="preserve">This will affect the </w:t>
      </w:r>
      <w:proofErr w:type="spellStart"/>
      <w:r>
        <w:t>epc</w:t>
      </w:r>
      <w:proofErr w:type="spellEnd"/>
      <w:r>
        <w:t xml:space="preserve"> contract cost</w:t>
      </w:r>
    </w:p>
  </w:comment>
  <w:comment w:id="2589" w:author="EVANS" w:date="2026-04-27T15:48:00Z" w:initials="E">
    <w:p w14:paraId="25726DCA" w14:textId="37F89082" w:rsidR="00356BBC" w:rsidRDefault="00356BBC">
      <w:pPr>
        <w:pStyle w:val="CommentText"/>
      </w:pPr>
      <w:r>
        <w:rPr>
          <w:rStyle w:val="CommentReference"/>
        </w:rPr>
        <w:annotationRef/>
      </w:r>
      <w:r>
        <w:t>Evidence of payment</w:t>
      </w:r>
    </w:p>
  </w:comment>
  <w:comment w:id="2599" w:author="GELIAS" w:date="2026-04-11T11:13:00Z" w:initials="GE">
    <w:p w14:paraId="3C27D569" w14:textId="77777777" w:rsidR="00356BBC" w:rsidRDefault="00356BBC" w:rsidP="00472E8A">
      <w:pPr>
        <w:pStyle w:val="CommentText"/>
      </w:pPr>
      <w:r>
        <w:rPr>
          <w:rStyle w:val="CommentReference"/>
        </w:rPr>
        <w:annotationRef/>
      </w:r>
      <w:r>
        <w:t xml:space="preserve">Please see our amendments to this section. We have identified gaps as to </w:t>
      </w:r>
    </w:p>
    <w:p w14:paraId="5F32DE8E" w14:textId="77777777" w:rsidR="00356BBC" w:rsidRDefault="00356BBC" w:rsidP="00472E8A">
      <w:pPr>
        <w:pStyle w:val="CommentText"/>
        <w:numPr>
          <w:ilvl w:val="0"/>
          <w:numId w:val="22"/>
        </w:numPr>
      </w:pPr>
      <w:r>
        <w:t xml:space="preserve">Timing of submission of the Project schedule </w:t>
      </w:r>
    </w:p>
    <w:p w14:paraId="7D605FD8" w14:textId="77777777" w:rsidR="00356BBC" w:rsidRDefault="00356BBC" w:rsidP="00472E8A">
      <w:pPr>
        <w:pStyle w:val="CommentText"/>
        <w:numPr>
          <w:ilvl w:val="0"/>
          <w:numId w:val="22"/>
        </w:numPr>
      </w:pPr>
      <w:r>
        <w:t xml:space="preserve">Content of the PS to give the Owner sufficient detail </w:t>
      </w:r>
    </w:p>
  </w:comment>
  <w:comment w:id="2724" w:author="EVANS" w:date="2026-04-27T14:48:00Z" w:initials="E">
    <w:p w14:paraId="1B8E3F7A" w14:textId="1DB16814" w:rsidR="00356BBC" w:rsidRDefault="00356BBC">
      <w:pPr>
        <w:pStyle w:val="CommentText"/>
      </w:pPr>
      <w:r>
        <w:rPr>
          <w:rStyle w:val="CommentReference"/>
        </w:rPr>
        <w:annotationRef/>
      </w:r>
      <w:r w:rsidRPr="008F66AF">
        <w:rPr>
          <w:color w:val="FF0000"/>
        </w:rPr>
        <w:t xml:space="preserve">Is this timeline included in the </w:t>
      </w:r>
      <w:proofErr w:type="gramStart"/>
      <w:r w:rsidRPr="008F66AF">
        <w:rPr>
          <w:color w:val="FF0000"/>
        </w:rPr>
        <w:t>contractors</w:t>
      </w:r>
      <w:proofErr w:type="gramEnd"/>
      <w:r w:rsidRPr="008F66AF">
        <w:rPr>
          <w:color w:val="FF0000"/>
        </w:rPr>
        <w:t xml:space="preserve"> delivery timeline schedule?</w:t>
      </w:r>
    </w:p>
  </w:comment>
  <w:comment w:id="2973" w:author="GELIAS" w:date="2026-04-09T18:18:00Z" w:initials="GE">
    <w:p w14:paraId="2B3EABB2" w14:textId="77777777" w:rsidR="00356BBC" w:rsidRDefault="00356BBC" w:rsidP="004F11F2">
      <w:pPr>
        <w:pStyle w:val="CommentText"/>
      </w:pPr>
      <w:r>
        <w:rPr>
          <w:rStyle w:val="CommentReference"/>
        </w:rPr>
        <w:annotationRef/>
      </w:r>
      <w:r>
        <w:t xml:space="preserve">We have inserted more robust provisions on Change Orders. </w:t>
      </w:r>
    </w:p>
  </w:comment>
  <w:comment w:id="3034" w:author="EVANS" w:date="2026-04-30T15:13:00Z" w:initials="E">
    <w:p w14:paraId="4936E58C" w14:textId="57CB45CB" w:rsidR="003D6214" w:rsidRDefault="003D6214">
      <w:pPr>
        <w:pStyle w:val="CommentText"/>
      </w:pPr>
      <w:r>
        <w:rPr>
          <w:rStyle w:val="CommentReference"/>
        </w:rPr>
        <w:annotationRef/>
      </w:r>
      <w:r>
        <w:t xml:space="preserve">3 business days is not reasonable given the nature of the work especially when dealing with designs, procurement arrangement </w:t>
      </w:r>
      <w:proofErr w:type="spellStart"/>
      <w:r>
        <w:t>etc</w:t>
      </w:r>
      <w:proofErr w:type="spellEnd"/>
    </w:p>
  </w:comment>
  <w:comment w:id="3111" w:author="GELIAS" w:date="2026-04-12T22:24:00Z" w:initials="GE">
    <w:p w14:paraId="687B27BF" w14:textId="6A2BF75C" w:rsidR="00356BBC" w:rsidRDefault="00356BBC" w:rsidP="005F1553">
      <w:pPr>
        <w:pStyle w:val="CommentText"/>
      </w:pPr>
      <w:r>
        <w:rPr>
          <w:rStyle w:val="CommentReference"/>
        </w:rPr>
        <w:annotationRef/>
      </w:r>
      <w:r>
        <w:t xml:space="preserve">This entire provision should be deleted. The Project belongs to the Owner and except a change is being requested by the Contractor because it will benefit the Owner, none of the items listed here should be treated as requesting a change order. </w:t>
      </w:r>
    </w:p>
  </w:comment>
  <w:comment w:id="3114" w:author="GELIAS" w:date="2026-04-09T18:24:00Z" w:initials="GE">
    <w:p w14:paraId="379847D0" w14:textId="77777777" w:rsidR="00356BBC" w:rsidRDefault="00356BBC" w:rsidP="004F11F2">
      <w:pPr>
        <w:pStyle w:val="CommentText"/>
      </w:pPr>
      <w:r>
        <w:rPr>
          <w:rStyle w:val="CommentReference"/>
        </w:rPr>
        <w:annotationRef/>
      </w:r>
      <w:r>
        <w:t xml:space="preserve">Internal: </w:t>
      </w:r>
    </w:p>
    <w:p w14:paraId="6807BE44" w14:textId="77777777" w:rsidR="00356BBC" w:rsidRDefault="00356BBC" w:rsidP="004F11F2">
      <w:pPr>
        <w:pStyle w:val="CommentText"/>
      </w:pPr>
    </w:p>
    <w:p w14:paraId="4C93DEDF" w14:textId="77777777" w:rsidR="00356BBC" w:rsidRDefault="00356BBC" w:rsidP="004F11F2">
      <w:pPr>
        <w:pStyle w:val="CommentText"/>
      </w:pPr>
      <w:r>
        <w:t xml:space="preserve">This should be deleted from here. Change in Law does not amount to a Change Order. We should address that </w:t>
      </w:r>
      <w:proofErr w:type="spellStart"/>
      <w:r>
        <w:t>seperately</w:t>
      </w:r>
      <w:proofErr w:type="spellEnd"/>
      <w:r>
        <w:t xml:space="preserve">. </w:t>
      </w:r>
    </w:p>
  </w:comment>
  <w:comment w:id="3112" w:author="GELIAS" w:date="2026-04-12T22:20:00Z" w:initials="GE">
    <w:p w14:paraId="337FF560" w14:textId="77777777" w:rsidR="00356BBC" w:rsidRDefault="00356BBC" w:rsidP="00FC32AE">
      <w:pPr>
        <w:pStyle w:val="CommentText"/>
      </w:pPr>
      <w:r>
        <w:rPr>
          <w:rStyle w:val="CommentReference"/>
        </w:rPr>
        <w:annotationRef/>
      </w:r>
      <w:r>
        <w:t xml:space="preserve">These do not amount to Change Orders. Please see the clauses on extension of time/ claims for cost. </w:t>
      </w:r>
    </w:p>
    <w:p w14:paraId="4EF530D3" w14:textId="77777777" w:rsidR="00356BBC" w:rsidRDefault="00356BBC" w:rsidP="00FC32AE">
      <w:pPr>
        <w:pStyle w:val="CommentText"/>
      </w:pPr>
    </w:p>
    <w:p w14:paraId="13F0940E" w14:textId="77777777" w:rsidR="00356BBC" w:rsidRDefault="00356BBC" w:rsidP="00FC32AE">
      <w:pPr>
        <w:pStyle w:val="CommentText"/>
      </w:pPr>
      <w:r>
        <w:t xml:space="preserve">Similarly, the Contractor ought to </w:t>
      </w:r>
      <w:proofErr w:type="spellStart"/>
      <w:r>
        <w:t>scrutinise</w:t>
      </w:r>
      <w:proofErr w:type="spellEnd"/>
      <w:r>
        <w:t xml:space="preserve"> the site data and satisfy itself of the site data. See clause 3.9,4.13</w:t>
      </w:r>
    </w:p>
  </w:comment>
  <w:comment w:id="3127" w:author="GELIAS" w:date="2026-04-12T22:28:00Z" w:initials="GE">
    <w:p w14:paraId="5B47E7CF" w14:textId="77777777" w:rsidR="00356BBC" w:rsidRDefault="00356BBC" w:rsidP="00543E1A">
      <w:pPr>
        <w:pStyle w:val="CommentText"/>
      </w:pPr>
      <w:r>
        <w:rPr>
          <w:rStyle w:val="CommentReference"/>
        </w:rPr>
        <w:annotationRef/>
      </w:r>
      <w:r>
        <w:t>Supposedly this clause is referring to change orders due to change in law.</w:t>
      </w:r>
    </w:p>
  </w:comment>
  <w:comment w:id="3149" w:author="EVANS" w:date="2026-04-30T17:27:00Z" w:initials="E">
    <w:p w14:paraId="2A83398B" w14:textId="445A25F2" w:rsidR="00E554B8" w:rsidRDefault="00E554B8">
      <w:pPr>
        <w:pStyle w:val="CommentText"/>
      </w:pPr>
      <w:r>
        <w:rPr>
          <w:rStyle w:val="CommentReference"/>
        </w:rPr>
        <w:annotationRef/>
      </w:r>
      <w:r>
        <w:t>This is not acceptable</w:t>
      </w:r>
    </w:p>
  </w:comment>
  <w:comment w:id="3305" w:author="PCC" w:date="2026-03-17T16:01:00Z" w:initials="E">
    <w:p w14:paraId="69018B66" w14:textId="6F2984B8" w:rsidR="00356BBC" w:rsidRDefault="00356BBC">
      <w:pPr>
        <w:pStyle w:val="CommentText"/>
      </w:pPr>
      <w:r>
        <w:rPr>
          <w:rStyle w:val="CommentReference"/>
        </w:rPr>
        <w:annotationRef/>
      </w:r>
      <w:r>
        <w:t>Contract price is exclusive of all taxes</w:t>
      </w:r>
    </w:p>
  </w:comment>
  <w:comment w:id="3306" w:author="GELIAS" w:date="2026-04-09T18:25:00Z" w:initials="GE">
    <w:p w14:paraId="003067AD" w14:textId="77777777" w:rsidR="00356BBC" w:rsidRDefault="00356BBC" w:rsidP="006D0213">
      <w:pPr>
        <w:pStyle w:val="CommentText"/>
      </w:pPr>
      <w:r>
        <w:rPr>
          <w:rStyle w:val="CommentReference"/>
        </w:rPr>
        <w:annotationRef/>
      </w:r>
      <w:r>
        <w:t>TBC</w:t>
      </w:r>
    </w:p>
  </w:comment>
  <w:comment w:id="3310" w:author="GELIAS" w:date="2026-04-09T18:28:00Z" w:initials="GE">
    <w:p w14:paraId="0C5054F3" w14:textId="77777777" w:rsidR="00356BBC" w:rsidRDefault="00356BBC" w:rsidP="00166B9C">
      <w:pPr>
        <w:pStyle w:val="CommentText"/>
      </w:pPr>
      <w:r>
        <w:rPr>
          <w:rStyle w:val="CommentReference"/>
        </w:rPr>
        <w:annotationRef/>
      </w:r>
      <w:r>
        <w:t xml:space="preserve">Internal: </w:t>
      </w:r>
    </w:p>
    <w:p w14:paraId="00D79D43" w14:textId="77777777" w:rsidR="00356BBC" w:rsidRDefault="00356BBC" w:rsidP="00166B9C">
      <w:pPr>
        <w:pStyle w:val="CommentText"/>
      </w:pPr>
    </w:p>
    <w:p w14:paraId="25CACCC6" w14:textId="77777777" w:rsidR="00356BBC" w:rsidRDefault="00356BBC" w:rsidP="00166B9C">
      <w:pPr>
        <w:pStyle w:val="CommentText"/>
      </w:pPr>
      <w:r>
        <w:t xml:space="preserve"> To the extent that adjustments are permitted, then the contract price is not a fixed price. </w:t>
      </w:r>
    </w:p>
  </w:comment>
  <w:comment w:id="3311" w:author="EVANS" w:date="2026-04-29T17:16:00Z" w:initials="E">
    <w:p w14:paraId="28D7C799" w14:textId="48F63977" w:rsidR="000256C7" w:rsidRDefault="000256C7">
      <w:pPr>
        <w:pStyle w:val="CommentText"/>
      </w:pPr>
      <w:r>
        <w:rPr>
          <w:rStyle w:val="CommentReference"/>
        </w:rPr>
        <w:annotationRef/>
      </w:r>
      <w:r w:rsidRPr="000256C7">
        <w:rPr>
          <w:color w:val="FF0000"/>
        </w:rPr>
        <w:t>This can be deleted</w:t>
      </w:r>
    </w:p>
  </w:comment>
  <w:comment w:id="3352" w:author="GELIAS" w:date="2026-04-12T23:08:00Z" w:initials="GE">
    <w:p w14:paraId="71BE2FA0" w14:textId="77777777" w:rsidR="00356BBC" w:rsidRDefault="00356BBC" w:rsidP="00EC7697">
      <w:pPr>
        <w:pStyle w:val="CommentText"/>
      </w:pPr>
      <w:r>
        <w:rPr>
          <w:rStyle w:val="CommentReference"/>
        </w:rPr>
        <w:annotationRef/>
      </w:r>
      <w:r>
        <w:t xml:space="preserve">This is ambiguous and likely to cause disagreements. Parties should insert the content of the payment request and agree on same. </w:t>
      </w:r>
    </w:p>
  </w:comment>
  <w:comment w:id="3353" w:author="PCC" w:date="2026-03-17T16:03:00Z" w:initials="E">
    <w:p w14:paraId="0B7B38E8" w14:textId="4D0C38F8" w:rsidR="00356BBC" w:rsidRDefault="00356BBC">
      <w:pPr>
        <w:pStyle w:val="CommentText"/>
      </w:pPr>
      <w:r>
        <w:rPr>
          <w:rStyle w:val="CommentReference"/>
        </w:rPr>
        <w:annotationRef/>
      </w:r>
      <w:r>
        <w:t>3 days, 30 days will affect project execution timeline</w:t>
      </w:r>
    </w:p>
  </w:comment>
  <w:comment w:id="3368" w:author="EVANS" w:date="2026-04-29T17:17:00Z" w:initials="E">
    <w:p w14:paraId="7578AF76" w14:textId="4E23F6FE" w:rsidR="00D425E0" w:rsidRDefault="00D425E0">
      <w:pPr>
        <w:pStyle w:val="CommentText"/>
      </w:pPr>
      <w:r>
        <w:rPr>
          <w:rStyle w:val="CommentReference"/>
        </w:rPr>
        <w:annotationRef/>
      </w:r>
      <w:r w:rsidRPr="00D425E0">
        <w:rPr>
          <w:color w:val="FF0000"/>
        </w:rPr>
        <w:t xml:space="preserve">We prefer a retention bond after which the balance payment will be made </w:t>
      </w:r>
      <w:proofErr w:type="spellStart"/>
      <w:r w:rsidRPr="00D425E0">
        <w:rPr>
          <w:color w:val="FF0000"/>
        </w:rPr>
        <w:t>upoin</w:t>
      </w:r>
      <w:proofErr w:type="spellEnd"/>
      <w:r w:rsidRPr="00D425E0">
        <w:rPr>
          <w:color w:val="FF0000"/>
        </w:rPr>
        <w:t xml:space="preserve"> issuance of the retention bond</w:t>
      </w:r>
    </w:p>
  </w:comment>
  <w:comment w:id="3367" w:author="PCC" w:date="2026-03-17T16:02:00Z" w:initials="E">
    <w:p w14:paraId="7BD23449" w14:textId="3ACDC1A1" w:rsidR="00356BBC" w:rsidRDefault="00356BBC">
      <w:pPr>
        <w:pStyle w:val="CommentText"/>
      </w:pPr>
      <w:r>
        <w:rPr>
          <w:rStyle w:val="CommentReference"/>
        </w:rPr>
        <w:annotationRef/>
      </w:r>
      <w:r>
        <w:t xml:space="preserve">This will affect the final </w:t>
      </w:r>
      <w:proofErr w:type="spellStart"/>
      <w:r>
        <w:t>epc</w:t>
      </w:r>
      <w:proofErr w:type="spellEnd"/>
      <w:r>
        <w:t xml:space="preserve"> contract price</w:t>
      </w:r>
    </w:p>
  </w:comment>
  <w:comment w:id="3381" w:author="PCC" w:date="2026-03-17T16:06:00Z" w:initials="E">
    <w:p w14:paraId="218225F9" w14:textId="4676DDCA" w:rsidR="00356BBC" w:rsidRDefault="00356BBC">
      <w:pPr>
        <w:pStyle w:val="CommentText"/>
      </w:pPr>
      <w:r>
        <w:rPr>
          <w:rStyle w:val="CommentReference"/>
        </w:rPr>
        <w:annotationRef/>
      </w:r>
      <w:r>
        <w:t xml:space="preserve">This will affect the final </w:t>
      </w:r>
      <w:proofErr w:type="spellStart"/>
      <w:r>
        <w:t>epc</w:t>
      </w:r>
      <w:proofErr w:type="spellEnd"/>
      <w:r>
        <w:t xml:space="preserve"> contract price</w:t>
      </w:r>
    </w:p>
  </w:comment>
  <w:comment w:id="3433" w:author="EVANS" w:date="2026-04-29T17:19:00Z" w:initials="E">
    <w:p w14:paraId="4330006B" w14:textId="3EE6D02E" w:rsidR="00E81098" w:rsidRDefault="00E81098">
      <w:pPr>
        <w:pStyle w:val="CommentText"/>
      </w:pPr>
      <w:r>
        <w:rPr>
          <w:rStyle w:val="CommentReference"/>
        </w:rPr>
        <w:annotationRef/>
      </w:r>
      <w:r w:rsidRPr="004637E1">
        <w:rPr>
          <w:color w:val="FF0000"/>
        </w:rPr>
        <w:t xml:space="preserve">What if </w:t>
      </w:r>
      <w:r w:rsidR="004637E1" w:rsidRPr="004637E1">
        <w:rPr>
          <w:color w:val="FF0000"/>
        </w:rPr>
        <w:t xml:space="preserve">activities that needs more than 10 business days to be cured considering the fact that this is a </w:t>
      </w:r>
      <w:proofErr w:type="gramStart"/>
      <w:r w:rsidR="004637E1" w:rsidRPr="004637E1">
        <w:rPr>
          <w:color w:val="FF0000"/>
        </w:rPr>
        <w:t>long term</w:t>
      </w:r>
      <w:proofErr w:type="gramEnd"/>
      <w:r w:rsidR="004637E1" w:rsidRPr="004637E1">
        <w:rPr>
          <w:color w:val="FF0000"/>
        </w:rPr>
        <w:t xml:space="preserve"> project?</w:t>
      </w:r>
    </w:p>
  </w:comment>
  <w:comment w:id="3442" w:author="PCC" w:date="2026-03-17T16:08:00Z" w:initials="E">
    <w:p w14:paraId="070A9FAC" w14:textId="1389758C" w:rsidR="00356BBC" w:rsidRDefault="00356BBC">
      <w:pPr>
        <w:pStyle w:val="CommentText"/>
      </w:pPr>
      <w:r>
        <w:rPr>
          <w:rStyle w:val="CommentReference"/>
        </w:rPr>
        <w:annotationRef/>
      </w:r>
      <w:r>
        <w:t>Until the project is completed</w:t>
      </w:r>
    </w:p>
  </w:comment>
  <w:comment w:id="3443" w:author="GELIAS" w:date="2026-04-12T23:45:00Z" w:initials="GE">
    <w:p w14:paraId="211E0801" w14:textId="77777777" w:rsidR="00356BBC" w:rsidRDefault="00356BBC" w:rsidP="00645518">
      <w:pPr>
        <w:pStyle w:val="CommentText"/>
      </w:pPr>
      <w:r>
        <w:rPr>
          <w:rStyle w:val="CommentReference"/>
        </w:rPr>
        <w:annotationRef/>
      </w:r>
      <w:r>
        <w:t xml:space="preserve">No please. Even after the project is completed, remedial works may still remain. The Performance Certificate is the only proof of acceptance of the Works. </w:t>
      </w:r>
    </w:p>
  </w:comment>
  <w:comment w:id="3450" w:author="PCC" w:date="2026-03-17T16:09:00Z" w:initials="E">
    <w:p w14:paraId="291DBC56" w14:textId="65C33DE2" w:rsidR="00356BBC" w:rsidRDefault="00356BBC">
      <w:pPr>
        <w:pStyle w:val="CommentText"/>
      </w:pPr>
      <w:r>
        <w:rPr>
          <w:rStyle w:val="CommentReference"/>
        </w:rPr>
        <w:annotationRef/>
      </w:r>
      <w:r>
        <w:t>Management to review</w:t>
      </w:r>
    </w:p>
  </w:comment>
  <w:comment w:id="3451" w:author="EVANS" w:date="2026-04-29T17:21:00Z" w:initials="E">
    <w:p w14:paraId="37582234" w14:textId="3F2DAEB9" w:rsidR="00F01B79" w:rsidRDefault="00F01B79">
      <w:pPr>
        <w:pStyle w:val="CommentText"/>
      </w:pPr>
      <w:r>
        <w:rPr>
          <w:rStyle w:val="CommentReference"/>
        </w:rPr>
        <w:annotationRef/>
      </w:r>
      <w:r w:rsidRPr="00B879E4">
        <w:rPr>
          <w:color w:val="FF0000"/>
        </w:rPr>
        <w:t>Kindly explain this clause</w:t>
      </w:r>
    </w:p>
  </w:comment>
  <w:comment w:id="3478" w:author="PCC" w:date="2026-03-17T16:10:00Z" w:initials="E">
    <w:p w14:paraId="1B2AFA08" w14:textId="7A047031" w:rsidR="00356BBC" w:rsidRDefault="00356BBC">
      <w:pPr>
        <w:pStyle w:val="CommentText"/>
      </w:pPr>
      <w:r>
        <w:rPr>
          <w:rStyle w:val="CommentReference"/>
        </w:rPr>
        <w:annotationRef/>
      </w:r>
      <w:r w:rsidRPr="00660375">
        <w:rPr>
          <w:color w:val="FF0000"/>
        </w:rPr>
        <w:t>The owner is responsible for security of the site</w:t>
      </w:r>
    </w:p>
  </w:comment>
  <w:comment w:id="3479" w:author="GELIAS" w:date="2026-04-13T00:00:00Z" w:initials="GE">
    <w:p w14:paraId="5342AC06" w14:textId="77777777" w:rsidR="00356BBC" w:rsidRDefault="00356BBC" w:rsidP="00553063">
      <w:pPr>
        <w:pStyle w:val="CommentText"/>
      </w:pPr>
      <w:r>
        <w:rPr>
          <w:rStyle w:val="CommentReference"/>
        </w:rPr>
        <w:annotationRef/>
      </w:r>
      <w:r>
        <w:t xml:space="preserve">TBD. </w:t>
      </w:r>
    </w:p>
  </w:comment>
  <w:comment w:id="3511" w:author="PCC" w:date="2026-03-17T16:11:00Z" w:initials="E">
    <w:p w14:paraId="265A8018" w14:textId="75429E11" w:rsidR="00356BBC" w:rsidRDefault="00356BBC">
      <w:pPr>
        <w:pStyle w:val="CommentText"/>
      </w:pPr>
      <w:r>
        <w:rPr>
          <w:rStyle w:val="CommentReference"/>
        </w:rPr>
        <w:annotationRef/>
      </w:r>
      <w:r>
        <w:t xml:space="preserve">This will </w:t>
      </w:r>
      <w:proofErr w:type="spellStart"/>
      <w:r>
        <w:t>aftct</w:t>
      </w:r>
      <w:proofErr w:type="spellEnd"/>
      <w:r>
        <w:t xml:space="preserve"> the </w:t>
      </w:r>
      <w:proofErr w:type="spellStart"/>
      <w:r>
        <w:t>epc</w:t>
      </w:r>
      <w:proofErr w:type="spellEnd"/>
      <w:r>
        <w:t xml:space="preserve"> cost</w:t>
      </w:r>
    </w:p>
  </w:comment>
  <w:comment w:id="3523" w:author="EVANS" w:date="2026-04-30T14:18:00Z" w:initials="E">
    <w:p w14:paraId="445442B6" w14:textId="6D17F2CB" w:rsidR="000E7701" w:rsidRDefault="000E7701">
      <w:pPr>
        <w:pStyle w:val="CommentText"/>
      </w:pPr>
      <w:r>
        <w:rPr>
          <w:rStyle w:val="CommentReference"/>
        </w:rPr>
        <w:annotationRef/>
      </w:r>
      <w:r w:rsidRPr="000E7701">
        <w:rPr>
          <w:color w:val="FF0000"/>
        </w:rPr>
        <w:t xml:space="preserve">Kindly confirm the total coverage limit in </w:t>
      </w:r>
      <w:proofErr w:type="spellStart"/>
      <w:r w:rsidRPr="000E7701">
        <w:rPr>
          <w:color w:val="FF0000"/>
        </w:rPr>
        <w:t>usd</w:t>
      </w:r>
      <w:proofErr w:type="spellEnd"/>
    </w:p>
  </w:comment>
  <w:comment w:id="3528" w:author="EVANS" w:date="2026-04-30T08:00:00Z" w:initials="E">
    <w:p w14:paraId="2F294D90" w14:textId="77777777" w:rsidR="001933E6" w:rsidRDefault="001933E6">
      <w:pPr>
        <w:pStyle w:val="CommentText"/>
      </w:pPr>
      <w:r>
        <w:rPr>
          <w:rStyle w:val="CommentReference"/>
        </w:rPr>
        <w:annotationRef/>
      </w:r>
      <w:r>
        <w:t>Is it the workers compensation of the owner?</w:t>
      </w:r>
    </w:p>
    <w:p w14:paraId="0ABD76C9" w14:textId="596F9923" w:rsidR="001933E6" w:rsidRDefault="001933E6">
      <w:pPr>
        <w:pStyle w:val="CommentText"/>
      </w:pPr>
      <w:r>
        <w:t>If yes, we need the annual salary and number of workers in order to determine the insurance amount, the schedule will be included in the contract as well so that we are sure of the scope of coverage.</w:t>
      </w:r>
    </w:p>
  </w:comment>
  <w:comment w:id="3531" w:author="EVANS" w:date="2026-04-27T16:50:00Z" w:initials="E">
    <w:p w14:paraId="52DB6FBD" w14:textId="2701926A" w:rsidR="00356BBC" w:rsidRDefault="00356BBC">
      <w:pPr>
        <w:pStyle w:val="CommentText"/>
      </w:pPr>
      <w:r>
        <w:rPr>
          <w:rStyle w:val="CommentReference"/>
        </w:rPr>
        <w:annotationRef/>
      </w:r>
      <w:r>
        <w:t>IS THIS IN RELATION TO THE PLANT, IF YES, THEn IT IS NOT APPLICABLE BECAUSE THE PLANT HAS NOT YET BEEN BUILT</w:t>
      </w:r>
    </w:p>
  </w:comment>
  <w:comment w:id="3529" w:author="EVANS" w:date="2026-04-30T14:19:00Z" w:initials="E">
    <w:p w14:paraId="6D6FB495" w14:textId="48E5B507" w:rsidR="00B34205" w:rsidRDefault="00B34205">
      <w:pPr>
        <w:pStyle w:val="CommentText"/>
      </w:pPr>
      <w:r>
        <w:rPr>
          <w:rStyle w:val="CommentReference"/>
        </w:rPr>
        <w:annotationRef/>
      </w:r>
      <w:r w:rsidRPr="008675A0">
        <w:rPr>
          <w:color w:val="FF0000"/>
        </w:rPr>
        <w:t xml:space="preserve">Insurance companies cover </w:t>
      </w:r>
      <w:r w:rsidR="00E52491" w:rsidRPr="008675A0">
        <w:rPr>
          <w:color w:val="FF0000"/>
        </w:rPr>
        <w:t>only one, which is workers compensation, we need the list of staff to be covered</w:t>
      </w:r>
      <w:r w:rsidR="004E77E8" w:rsidRPr="008675A0">
        <w:rPr>
          <w:color w:val="FF0000"/>
        </w:rPr>
        <w:t xml:space="preserve"> </w:t>
      </w:r>
      <w:r w:rsidR="00E52491" w:rsidRPr="008675A0">
        <w:rPr>
          <w:color w:val="FF0000"/>
        </w:rPr>
        <w:t xml:space="preserve">and annual salary to determine the insurance. </w:t>
      </w:r>
    </w:p>
  </w:comment>
  <w:comment w:id="3536" w:author="PCC" w:date="2026-03-17T16:16:00Z" w:initials="E">
    <w:p w14:paraId="6987E206" w14:textId="1F1808C5" w:rsidR="00356BBC" w:rsidRDefault="00356BBC">
      <w:pPr>
        <w:pStyle w:val="CommentText"/>
      </w:pPr>
      <w:r>
        <w:rPr>
          <w:rStyle w:val="CommentReference"/>
        </w:rPr>
        <w:annotationRef/>
      </w:r>
      <w:r w:rsidRPr="00A80206">
        <w:rPr>
          <w:color w:val="FF0000"/>
        </w:rPr>
        <w:t>Not applicable</w:t>
      </w:r>
    </w:p>
  </w:comment>
  <w:comment w:id="3537" w:author="GELIAS" w:date="2026-04-11T13:35:00Z" w:initials="GE">
    <w:p w14:paraId="43D2FDDB" w14:textId="77777777" w:rsidR="00356BBC" w:rsidRDefault="00356BBC" w:rsidP="00DD6C49">
      <w:pPr>
        <w:pStyle w:val="CommentText"/>
      </w:pPr>
      <w:r>
        <w:rPr>
          <w:rStyle w:val="CommentReference"/>
        </w:rPr>
        <w:annotationRef/>
      </w:r>
      <w:r>
        <w:t xml:space="preserve">Reinstated. Applicable </w:t>
      </w:r>
    </w:p>
  </w:comment>
  <w:comment w:id="3538" w:author="EVANS" w:date="2026-04-27T16:54:00Z" w:initials="E">
    <w:p w14:paraId="46750C50" w14:textId="0A4AEFB0" w:rsidR="00356BBC" w:rsidRDefault="00356BBC">
      <w:pPr>
        <w:pStyle w:val="CommentText"/>
      </w:pPr>
      <w:r>
        <w:rPr>
          <w:rStyle w:val="CommentReference"/>
        </w:rPr>
        <w:annotationRef/>
      </w:r>
      <w:r w:rsidRPr="00CD083E">
        <w:rPr>
          <w:color w:val="FF0000"/>
        </w:rPr>
        <w:t>A</w:t>
      </w:r>
      <w:r w:rsidRPr="00CD083E">
        <w:rPr>
          <w:rFonts w:hint="eastAsia"/>
          <w:color w:val="FF0000"/>
          <w:lang w:eastAsia="zh-CN"/>
        </w:rPr>
        <w:t>dd</w:t>
      </w:r>
      <w:r w:rsidRPr="00CD083E">
        <w:rPr>
          <w:color w:val="FF0000"/>
          <w:lang w:eastAsia="zh-CN"/>
        </w:rPr>
        <w:t>itional cost will apply</w:t>
      </w:r>
    </w:p>
  </w:comment>
  <w:comment w:id="3540" w:author="EVANS" w:date="2026-04-30T14:22:00Z" w:initials="E">
    <w:p w14:paraId="6D39B839" w14:textId="3EDC122F" w:rsidR="002647E2" w:rsidRDefault="002647E2">
      <w:pPr>
        <w:pStyle w:val="CommentText"/>
      </w:pPr>
      <w:r>
        <w:rPr>
          <w:rStyle w:val="CommentReference"/>
        </w:rPr>
        <w:annotationRef/>
      </w:r>
      <w:r w:rsidRPr="00FF6EEF">
        <w:rPr>
          <w:color w:val="FF0000"/>
        </w:rPr>
        <w:t>Confirm the</w:t>
      </w:r>
      <w:r w:rsidR="00FF6EEF">
        <w:rPr>
          <w:color w:val="FF0000"/>
        </w:rPr>
        <w:t xml:space="preserve"> </w:t>
      </w:r>
      <w:r w:rsidRPr="00FF6EEF">
        <w:rPr>
          <w:color w:val="FF0000"/>
        </w:rPr>
        <w:t xml:space="preserve">coverage limit in </w:t>
      </w:r>
      <w:proofErr w:type="spellStart"/>
      <w:r w:rsidRPr="00FF6EEF">
        <w:rPr>
          <w:color w:val="FF0000"/>
        </w:rPr>
        <w:t>usd</w:t>
      </w:r>
      <w:proofErr w:type="spellEnd"/>
    </w:p>
  </w:comment>
  <w:comment w:id="3555" w:author="EVANS" w:date="2026-04-29T18:00:00Z" w:initials="E">
    <w:p w14:paraId="19F85E78" w14:textId="6E308829" w:rsidR="00B26A52" w:rsidRPr="00B26A52" w:rsidRDefault="00B26A52">
      <w:pPr>
        <w:pStyle w:val="CommentText"/>
        <w:rPr>
          <w:color w:val="FF0000"/>
        </w:rPr>
      </w:pPr>
      <w:r>
        <w:rPr>
          <w:rStyle w:val="CommentReference"/>
        </w:rPr>
        <w:annotationRef/>
      </w:r>
      <w:proofErr w:type="spellStart"/>
      <w:r w:rsidRPr="00B26A52">
        <w:rPr>
          <w:color w:val="FF0000"/>
        </w:rPr>
        <w:t>Its</w:t>
      </w:r>
      <w:proofErr w:type="spellEnd"/>
      <w:r w:rsidRPr="00B26A52">
        <w:rPr>
          <w:color w:val="FF0000"/>
        </w:rPr>
        <w:t xml:space="preserve"> better to be specific so that we can ascertain the cost implication.</w:t>
      </w:r>
    </w:p>
  </w:comment>
  <w:comment w:id="3559" w:author="PCC" w:date="2026-03-17T16:12:00Z" w:initials="E">
    <w:p w14:paraId="5A3E09AE" w14:textId="768E818D" w:rsidR="00356BBC" w:rsidRDefault="00356BBC">
      <w:pPr>
        <w:pStyle w:val="CommentText"/>
      </w:pPr>
      <w:r>
        <w:rPr>
          <w:rStyle w:val="CommentReference"/>
        </w:rPr>
        <w:annotationRef/>
      </w:r>
      <w:r>
        <w:t xml:space="preserve">Owner is expected to provide insurance for its </w:t>
      </w:r>
      <w:proofErr w:type="spellStart"/>
      <w:r>
        <w:t>personel</w:t>
      </w:r>
      <w:proofErr w:type="spellEnd"/>
    </w:p>
  </w:comment>
  <w:comment w:id="3560" w:author="GELIAS" w:date="2026-04-11T13:29:00Z" w:initials="GE">
    <w:p w14:paraId="47E0E577" w14:textId="77777777" w:rsidR="00356BBC" w:rsidRDefault="00356BBC" w:rsidP="004E3878">
      <w:pPr>
        <w:pStyle w:val="CommentText"/>
      </w:pPr>
      <w:r>
        <w:rPr>
          <w:rStyle w:val="CommentReference"/>
        </w:rPr>
        <w:annotationRef/>
      </w:r>
      <w:r>
        <w:t xml:space="preserve">This has been reinstated. This is a standard requirement. The Owner will be listed as a co-loss payee. </w:t>
      </w:r>
    </w:p>
  </w:comment>
  <w:comment w:id="3563" w:author="PCC" w:date="2026-03-28T08:14:00Z" w:initials="E">
    <w:p w14:paraId="52165EFF" w14:textId="519F7BF3" w:rsidR="00356BBC" w:rsidRDefault="00356BBC">
      <w:pPr>
        <w:pStyle w:val="CommentText"/>
      </w:pPr>
      <w:r>
        <w:rPr>
          <w:rStyle w:val="CommentReference"/>
        </w:rPr>
        <w:annotationRef/>
      </w:r>
      <w:r>
        <w:t>Some insurances cannot be provided within 15 days of effective date.</w:t>
      </w:r>
    </w:p>
  </w:comment>
  <w:comment w:id="3568" w:author="PCC" w:date="2026-03-28T08:15:00Z" w:initials="E">
    <w:p w14:paraId="32D41C50" w14:textId="74EA0956" w:rsidR="00356BBC" w:rsidRDefault="00356BBC">
      <w:pPr>
        <w:pStyle w:val="CommentText"/>
      </w:pPr>
      <w:r>
        <w:rPr>
          <w:rStyle w:val="CommentReference"/>
        </w:rPr>
        <w:annotationRef/>
      </w:r>
      <w:r>
        <w:t>N/A</w:t>
      </w:r>
    </w:p>
  </w:comment>
  <w:comment w:id="3590" w:author="PCC" w:date="2026-03-17T16:19:00Z" w:initials="E">
    <w:p w14:paraId="516D69F8" w14:textId="6B9C0C6C" w:rsidR="00356BBC" w:rsidRDefault="00356BBC">
      <w:pPr>
        <w:pStyle w:val="CommentText"/>
      </w:pPr>
      <w:r>
        <w:rPr>
          <w:rStyle w:val="CommentReference"/>
        </w:rPr>
        <w:annotationRef/>
      </w:r>
      <w:r>
        <w:t xml:space="preserve">This cost will be added to the </w:t>
      </w:r>
      <w:proofErr w:type="spellStart"/>
      <w:r>
        <w:t>epc</w:t>
      </w:r>
      <w:proofErr w:type="spellEnd"/>
      <w:r>
        <w:t xml:space="preserve"> contract</w:t>
      </w:r>
    </w:p>
  </w:comment>
  <w:comment w:id="3598" w:author="PCC" w:date="2026-03-17T16:40:00Z" w:initials="E">
    <w:p w14:paraId="5258CBE3" w14:textId="23105A97" w:rsidR="00356BBC" w:rsidRDefault="00356BBC">
      <w:pPr>
        <w:pStyle w:val="CommentText"/>
      </w:pPr>
      <w:r>
        <w:rPr>
          <w:rStyle w:val="CommentReference"/>
        </w:rPr>
        <w:annotationRef/>
      </w:r>
      <w:r>
        <w:t xml:space="preserve">This cost will be added to the </w:t>
      </w:r>
      <w:proofErr w:type="spellStart"/>
      <w:r>
        <w:t>epc</w:t>
      </w:r>
      <w:proofErr w:type="spellEnd"/>
      <w:r>
        <w:t xml:space="preserve"> contract</w:t>
      </w:r>
    </w:p>
  </w:comment>
  <w:comment w:id="3600" w:author="PCC" w:date="2026-03-17T16:20:00Z" w:initials="E">
    <w:p w14:paraId="57F56D97" w14:textId="4E91AFD7" w:rsidR="00356BBC" w:rsidRDefault="00356BBC">
      <w:pPr>
        <w:pStyle w:val="CommentText"/>
      </w:pPr>
      <w:r>
        <w:rPr>
          <w:rStyle w:val="CommentReference"/>
        </w:rPr>
        <w:annotationRef/>
      </w:r>
      <w:r>
        <w:t xml:space="preserve">This cost will be added to the </w:t>
      </w:r>
      <w:proofErr w:type="spellStart"/>
      <w:r>
        <w:t>epc</w:t>
      </w:r>
      <w:proofErr w:type="spellEnd"/>
      <w:r>
        <w:t xml:space="preserve"> contract.</w:t>
      </w:r>
    </w:p>
  </w:comment>
  <w:comment w:id="3617" w:author="PCC" w:date="2026-03-29T20:28:00Z" w:initials="E">
    <w:p w14:paraId="2EC59ADA" w14:textId="3CFD5EAC" w:rsidR="00356BBC" w:rsidRDefault="00356BBC">
      <w:pPr>
        <w:pStyle w:val="CommentText"/>
      </w:pPr>
      <w:r>
        <w:rPr>
          <w:rStyle w:val="CommentReference"/>
        </w:rPr>
        <w:annotationRef/>
      </w:r>
      <w:r>
        <w:t>APG is supposed to expire after the first milestone</w:t>
      </w:r>
    </w:p>
  </w:comment>
  <w:comment w:id="3618" w:author="GELIAS" w:date="2026-04-13T00:03:00Z" w:initials="GE">
    <w:p w14:paraId="570A182C" w14:textId="77777777" w:rsidR="00356BBC" w:rsidRDefault="00356BBC" w:rsidP="00553063">
      <w:pPr>
        <w:pStyle w:val="CommentText"/>
      </w:pPr>
      <w:r>
        <w:rPr>
          <w:rStyle w:val="CommentReference"/>
        </w:rPr>
        <w:annotationRef/>
      </w:r>
      <w:r>
        <w:t xml:space="preserve">APG expires after the advance payment has been repaid. </w:t>
      </w:r>
    </w:p>
  </w:comment>
  <w:comment w:id="3619" w:author="EVANS" w:date="2026-04-30T08:08:00Z" w:initials="E">
    <w:p w14:paraId="30254C12" w14:textId="765E3400" w:rsidR="005E468F" w:rsidRDefault="005E468F">
      <w:pPr>
        <w:pStyle w:val="CommentText"/>
      </w:pPr>
      <w:r>
        <w:rPr>
          <w:rStyle w:val="CommentReference"/>
        </w:rPr>
        <w:annotationRef/>
      </w:r>
      <w:r>
        <w:t>Kindly explain this</w:t>
      </w:r>
    </w:p>
  </w:comment>
  <w:comment w:id="3622" w:author="EVANS" w:date="2026-04-30T08:08:00Z" w:initials="E">
    <w:p w14:paraId="06CF0C82" w14:textId="77777777" w:rsidR="005E468F" w:rsidRDefault="005E468F">
      <w:pPr>
        <w:pStyle w:val="CommentText"/>
      </w:pPr>
      <w:r>
        <w:rPr>
          <w:rStyle w:val="CommentReference"/>
        </w:rPr>
        <w:annotationRef/>
      </w:r>
      <w:r>
        <w:t xml:space="preserve">APG and performance bond are separate instruments, </w:t>
      </w:r>
    </w:p>
    <w:p w14:paraId="16FDCA34" w14:textId="0C2E688E" w:rsidR="005E468F" w:rsidRDefault="005E468F">
      <w:pPr>
        <w:pStyle w:val="CommentText"/>
      </w:pPr>
      <w:r>
        <w:t>This clause is not clear</w:t>
      </w:r>
    </w:p>
  </w:comment>
  <w:comment w:id="3604" w:author="PCC" w:date="2026-03-17T16:31:00Z" w:initials="E">
    <w:p w14:paraId="10A83671" w14:textId="5FA57623" w:rsidR="00356BBC" w:rsidRDefault="00356BBC">
      <w:pPr>
        <w:pStyle w:val="CommentText"/>
      </w:pPr>
      <w:r>
        <w:rPr>
          <w:rStyle w:val="CommentReference"/>
        </w:rPr>
        <w:annotationRef/>
      </w:r>
      <w:r>
        <w:t xml:space="preserve">This cost will be added to the </w:t>
      </w:r>
      <w:proofErr w:type="spellStart"/>
      <w:r>
        <w:t>epc</w:t>
      </w:r>
      <w:proofErr w:type="spellEnd"/>
      <w:r>
        <w:t xml:space="preserve"> contract</w:t>
      </w:r>
    </w:p>
  </w:comment>
  <w:comment w:id="3635" w:author="PCC" w:date="2026-03-29T20:34:00Z" w:initials="E">
    <w:p w14:paraId="4A414CC7" w14:textId="41B6CAB7" w:rsidR="00356BBC" w:rsidRDefault="00356BBC">
      <w:pPr>
        <w:pStyle w:val="CommentText"/>
      </w:pPr>
      <w:r>
        <w:rPr>
          <w:rStyle w:val="CommentReference"/>
        </w:rPr>
        <w:annotationRef/>
      </w:r>
      <w:r>
        <w:t>5%</w:t>
      </w:r>
    </w:p>
  </w:comment>
  <w:comment w:id="3647" w:author="GELIAS" w:date="2026-04-13T00:05:00Z" w:initials="GE">
    <w:p w14:paraId="37BFF6F6" w14:textId="77777777" w:rsidR="00356BBC" w:rsidRDefault="00356BBC" w:rsidP="00553063">
      <w:pPr>
        <w:pStyle w:val="CommentText"/>
      </w:pPr>
      <w:r>
        <w:rPr>
          <w:rStyle w:val="CommentReference"/>
        </w:rPr>
        <w:annotationRef/>
      </w:r>
      <w:r>
        <w:t xml:space="preserve">This is not defined </w:t>
      </w:r>
    </w:p>
  </w:comment>
  <w:comment w:id="3692" w:author="PCC" w:date="2026-03-17T16:42:00Z" w:initials="E">
    <w:p w14:paraId="56860F38" w14:textId="274E7160" w:rsidR="00356BBC" w:rsidRDefault="00356BBC">
      <w:pPr>
        <w:pStyle w:val="CommentText"/>
      </w:pPr>
      <w:r>
        <w:rPr>
          <w:rStyle w:val="CommentReference"/>
        </w:rPr>
        <w:annotationRef/>
      </w:r>
      <w:r>
        <w:t>Confirm if we are still providing financing, if yes, then this should not apply, also retention bond is usually maximum of 6 months after plant completion.</w:t>
      </w:r>
    </w:p>
  </w:comment>
  <w:comment w:id="3693" w:author="GELIAS" w:date="2026-04-11T15:58:00Z" w:initials="GE">
    <w:p w14:paraId="7E1FF6B3" w14:textId="77777777" w:rsidR="00356BBC" w:rsidRDefault="00356BBC" w:rsidP="00646C8B">
      <w:pPr>
        <w:pStyle w:val="CommentText"/>
      </w:pPr>
      <w:r>
        <w:rPr>
          <w:rStyle w:val="CommentReference"/>
        </w:rPr>
        <w:annotationRef/>
      </w:r>
      <w:r>
        <w:t>Internal: Change to Retention Sum</w:t>
      </w:r>
    </w:p>
  </w:comment>
  <w:comment w:id="3761" w:author="PCC" w:date="2026-03-18T14:24:00Z" w:initials="E">
    <w:p w14:paraId="4BD0152A" w14:textId="5FDEBFDC" w:rsidR="00356BBC" w:rsidRDefault="00356BBC">
      <w:pPr>
        <w:pStyle w:val="CommentText"/>
      </w:pPr>
      <w:r>
        <w:rPr>
          <w:rStyle w:val="CommentReference"/>
        </w:rPr>
        <w:annotationRef/>
      </w:r>
      <w:r>
        <w:t>THE BANKS NEED TO BE ALLOWED TO CONDUCT THEIR NORMAL PROCESS</w:t>
      </w:r>
    </w:p>
  </w:comment>
  <w:comment w:id="3762" w:author="GELIAS" w:date="2026-04-13T00:30:00Z" w:initials="GE">
    <w:p w14:paraId="25333568" w14:textId="77777777" w:rsidR="00356BBC" w:rsidRDefault="00356BBC" w:rsidP="00287EBC">
      <w:pPr>
        <w:pStyle w:val="CommentText"/>
      </w:pPr>
      <w:r>
        <w:rPr>
          <w:rStyle w:val="CommentReference"/>
        </w:rPr>
        <w:annotationRef/>
      </w:r>
      <w:proofErr w:type="spellStart"/>
      <w:r>
        <w:t>Its</w:t>
      </w:r>
      <w:proofErr w:type="spellEnd"/>
      <w:r>
        <w:t xml:space="preserve"> an on-demand guarantee. This portion has been re-</w:t>
      </w:r>
      <w:proofErr w:type="spellStart"/>
      <w:r>
        <w:t>instaed</w:t>
      </w:r>
      <w:proofErr w:type="spellEnd"/>
      <w:r>
        <w:t xml:space="preserve"> as it hinders enforceability by the Owner. </w:t>
      </w:r>
    </w:p>
  </w:comment>
  <w:comment w:id="3763" w:author="EVANS" w:date="2026-04-27T13:17:00Z" w:initials="E">
    <w:p w14:paraId="596DC44E" w14:textId="413CA6EC" w:rsidR="00356BBC" w:rsidRDefault="00356BBC" w:rsidP="009074F7">
      <w:pPr>
        <w:pStyle w:val="CommentText"/>
      </w:pPr>
      <w:r>
        <w:rPr>
          <w:rStyle w:val="CommentReference"/>
        </w:rPr>
        <w:annotationRef/>
      </w:r>
      <w:r>
        <w:t>We cannot accept this, there needs to be some sort of mediation or a third party, it is one sided. There must be a notice of breach.</w:t>
      </w:r>
    </w:p>
  </w:comment>
  <w:comment w:id="3772" w:author="EVANS" w:date="2026-04-30T08:14:00Z" w:initials="E">
    <w:p w14:paraId="7B379CE7" w14:textId="2E6C9D4E" w:rsidR="00E92FF1" w:rsidRDefault="00E92FF1">
      <w:pPr>
        <w:pStyle w:val="CommentText"/>
      </w:pPr>
      <w:r>
        <w:rPr>
          <w:rStyle w:val="CommentReference"/>
        </w:rPr>
        <w:annotationRef/>
      </w:r>
      <w:r>
        <w:t>10 days is not sufficient</w:t>
      </w:r>
      <w:r w:rsidR="00920F17">
        <w:t xml:space="preserve">, the bank takes roughly 10 working days to process a performance bond, not considering timeline for preparation of complete documentation, terms and condition and other negotiation processes, </w:t>
      </w:r>
      <w:proofErr w:type="spellStart"/>
      <w:r w:rsidR="00920F17">
        <w:t>mimimum</w:t>
      </w:r>
      <w:proofErr w:type="spellEnd"/>
      <w:r w:rsidR="00920F17">
        <w:t xml:space="preserve"> of 30 days is fair.</w:t>
      </w:r>
    </w:p>
  </w:comment>
  <w:comment w:id="3794" w:author="PCC" w:date="2026-03-18T14:26:00Z" w:initials="E">
    <w:p w14:paraId="7645BB9F" w14:textId="60BC682F" w:rsidR="00356BBC" w:rsidRDefault="00356BBC">
      <w:pPr>
        <w:pStyle w:val="CommentText"/>
      </w:pPr>
      <w:r>
        <w:rPr>
          <w:rStyle w:val="CommentReference"/>
        </w:rPr>
        <w:annotationRef/>
      </w:r>
      <w:r>
        <w:t>We need to follow actual process so as not to invalidate other clauses in this agreement.</w:t>
      </w:r>
    </w:p>
  </w:comment>
  <w:comment w:id="3795" w:author="GELIAS" w:date="2026-04-13T00:33:00Z" w:initials="GE">
    <w:p w14:paraId="69B30F45" w14:textId="77777777" w:rsidR="00356BBC" w:rsidRDefault="00356BBC" w:rsidP="003D26BD">
      <w:pPr>
        <w:pStyle w:val="CommentText"/>
      </w:pPr>
      <w:r>
        <w:rPr>
          <w:rStyle w:val="CommentReference"/>
        </w:rPr>
        <w:annotationRef/>
      </w:r>
      <w:r>
        <w:t xml:space="preserve">These are standard provisions, and there should be no impediment to the Owner’s exercise of its rights under the PS. In any event, the determination of a breach shall rest with the Owner’s Representative </w:t>
      </w:r>
    </w:p>
  </w:comment>
  <w:comment w:id="3796" w:author="EVANS" w:date="2026-04-27T13:37:00Z" w:initials="E">
    <w:p w14:paraId="1C1A3EBF" w14:textId="39D25FDC" w:rsidR="00356BBC" w:rsidRDefault="00356BBC">
      <w:pPr>
        <w:pStyle w:val="CommentText"/>
      </w:pPr>
      <w:r>
        <w:rPr>
          <w:rStyle w:val="CommentReference"/>
        </w:rPr>
        <w:annotationRef/>
      </w:r>
      <w:r>
        <w:t xml:space="preserve">The contractor should </w:t>
      </w:r>
      <w:r w:rsidRPr="00F83281">
        <w:t xml:space="preserve">retain the right to challenge in court or arbitration any draw that </w:t>
      </w:r>
      <w:proofErr w:type="gramStart"/>
      <w:r w:rsidRPr="00F83281">
        <w:t>is  unconscionable</w:t>
      </w:r>
      <w:proofErr w:type="gramEnd"/>
      <w:r w:rsidRPr="00F83281">
        <w:t>, or in breach of the conditions</w:t>
      </w:r>
      <w:r>
        <w:t>.</w:t>
      </w:r>
    </w:p>
  </w:comment>
  <w:comment w:id="3876" w:author="PCC" w:date="2026-03-18T14:46:00Z" w:initials="E">
    <w:p w14:paraId="5640E435" w14:textId="2360D41A" w:rsidR="00356BBC" w:rsidRDefault="00356BBC">
      <w:pPr>
        <w:pStyle w:val="CommentText"/>
      </w:pPr>
      <w:r>
        <w:rPr>
          <w:rStyle w:val="CommentReference"/>
        </w:rPr>
        <w:annotationRef/>
      </w:r>
      <w:r>
        <w:t>MGT TO CONFIRM</w:t>
      </w:r>
    </w:p>
  </w:comment>
  <w:comment w:id="3881" w:author="PCC" w:date="2026-03-18T14:50:00Z" w:initials="E">
    <w:p w14:paraId="1C6619C4" w14:textId="11EDBA37" w:rsidR="00356BBC" w:rsidRDefault="00356BBC">
      <w:pPr>
        <w:pStyle w:val="CommentText"/>
      </w:pPr>
      <w:r>
        <w:rPr>
          <w:rStyle w:val="CommentReference"/>
        </w:rPr>
        <w:annotationRef/>
      </w:r>
      <w:r>
        <w:t xml:space="preserve">Training is not part of the </w:t>
      </w:r>
      <w:proofErr w:type="spellStart"/>
      <w:r>
        <w:t>epc</w:t>
      </w:r>
      <w:proofErr w:type="spellEnd"/>
      <w:r>
        <w:t xml:space="preserve"> contract</w:t>
      </w:r>
    </w:p>
  </w:comment>
  <w:comment w:id="3932" w:author="PCC" w:date="2026-03-18T14:49:00Z" w:initials="E">
    <w:p w14:paraId="777ED696" w14:textId="77777777" w:rsidR="00356BBC" w:rsidRDefault="00356BBC">
      <w:pPr>
        <w:pStyle w:val="CommentText"/>
      </w:pPr>
      <w:r>
        <w:rPr>
          <w:rStyle w:val="CommentReference"/>
        </w:rPr>
        <w:annotationRef/>
      </w:r>
      <w:r>
        <w:t>LIQUIDATED DAMAGES HAS TO BE PROPERLY DEFINED</w:t>
      </w:r>
    </w:p>
  </w:comment>
  <w:comment w:id="3971" w:author="PCC" w:date="2026-03-18T14:49:00Z" w:initials="E">
    <w:p w14:paraId="43345AA0" w14:textId="7FBE768B" w:rsidR="00356BBC" w:rsidRDefault="00356BBC">
      <w:pPr>
        <w:pStyle w:val="CommentText"/>
      </w:pPr>
      <w:r>
        <w:rPr>
          <w:rStyle w:val="CommentReference"/>
        </w:rPr>
        <w:annotationRef/>
      </w:r>
      <w:r>
        <w:t>LIQUIDATED DAMAGES HAS TO BE PROPERLY DEFINED</w:t>
      </w:r>
    </w:p>
  </w:comment>
  <w:comment w:id="4043" w:author="EVANS" w:date="2026-04-30T09:26:00Z" w:initials="E">
    <w:p w14:paraId="62550D76" w14:textId="3ADBBCE1" w:rsidR="00A20F04" w:rsidRDefault="00A20F04">
      <w:pPr>
        <w:pStyle w:val="CommentText"/>
      </w:pPr>
      <w:r>
        <w:rPr>
          <w:rStyle w:val="CommentReference"/>
        </w:rPr>
        <w:annotationRef/>
      </w:r>
      <w:r>
        <w:t>Timeline is not stated</w:t>
      </w:r>
    </w:p>
  </w:comment>
  <w:comment w:id="4051" w:author="EVANS" w:date="2026-04-30T09:27:00Z" w:initials="E">
    <w:p w14:paraId="5A2F30D3" w14:textId="141EFCF1" w:rsidR="00266A95" w:rsidRDefault="00266A95">
      <w:pPr>
        <w:pStyle w:val="CommentText"/>
      </w:pPr>
      <w:r>
        <w:rPr>
          <w:rStyle w:val="CommentReference"/>
        </w:rPr>
        <w:annotationRef/>
      </w:r>
      <w:r>
        <w:t>Timeline is not stated</w:t>
      </w:r>
    </w:p>
  </w:comment>
  <w:comment w:id="4096" w:author="GELIAS" w:date="2026-04-13T16:59:00Z" w:initials="GE">
    <w:p w14:paraId="52C0CD98" w14:textId="77777777" w:rsidR="00356BBC" w:rsidRDefault="00356BBC" w:rsidP="008D225D">
      <w:pPr>
        <w:pStyle w:val="CommentText"/>
      </w:pPr>
      <w:r>
        <w:rPr>
          <w:rStyle w:val="CommentReference"/>
        </w:rPr>
        <w:annotationRef/>
      </w:r>
      <w:r>
        <w:t>This is not defined.</w:t>
      </w:r>
    </w:p>
  </w:comment>
  <w:comment w:id="4103" w:author="PCC" w:date="2026-03-18T15:13:00Z" w:initials="E">
    <w:p w14:paraId="4A611FDA" w14:textId="1D8A5B6C" w:rsidR="00356BBC" w:rsidRDefault="00356BBC">
      <w:pPr>
        <w:pStyle w:val="CommentText"/>
      </w:pPr>
      <w:r>
        <w:rPr>
          <w:rStyle w:val="CommentReference"/>
        </w:rPr>
        <w:annotationRef/>
      </w:r>
      <w:r>
        <w:t xml:space="preserve">Defect correction period is limited to maximum </w:t>
      </w:r>
      <w:proofErr w:type="gramStart"/>
      <w:r>
        <w:t>of  6</w:t>
      </w:r>
      <w:proofErr w:type="gramEnd"/>
      <w:r>
        <w:t xml:space="preserve"> months period only.</w:t>
      </w:r>
    </w:p>
  </w:comment>
  <w:comment w:id="4105" w:author="EVANS" w:date="2026-04-30T15:40:00Z" w:initials="E">
    <w:p w14:paraId="0C2A1A11" w14:textId="2DFC897C" w:rsidR="00C3079D" w:rsidRDefault="00C3079D">
      <w:pPr>
        <w:pStyle w:val="CommentText"/>
      </w:pPr>
      <w:r>
        <w:rPr>
          <w:rStyle w:val="CommentReference"/>
        </w:rPr>
        <w:annotationRef/>
      </w:r>
      <w:r>
        <w:t>That is why we have defect liability period to correct this.</w:t>
      </w:r>
      <w:r w:rsidR="004F5A61">
        <w:t xml:space="preserve"> We also have warranty on equipment and design life</w:t>
      </w:r>
    </w:p>
  </w:comment>
  <w:comment w:id="4153" w:author="EVANS" w:date="2026-04-30T10:10:00Z" w:initials="E">
    <w:p w14:paraId="3E5D20E8" w14:textId="6A591578" w:rsidR="00E22E0C" w:rsidRDefault="00E22E0C">
      <w:pPr>
        <w:pStyle w:val="CommentText"/>
      </w:pPr>
      <w:r>
        <w:rPr>
          <w:rStyle w:val="CommentReference"/>
        </w:rPr>
        <w:annotationRef/>
      </w:r>
      <w:r>
        <w:t>Two years is too long a 16 months contract</w:t>
      </w:r>
      <w:r w:rsidR="00AE04E7">
        <w:t xml:space="preserve"> that incorporates completion of all major and minor item of the plant</w:t>
      </w:r>
      <w:r w:rsidR="00BB7729">
        <w:t xml:space="preserve">, we </w:t>
      </w:r>
      <w:proofErr w:type="spellStart"/>
      <w:r w:rsidR="00BB7729">
        <w:t>can not</w:t>
      </w:r>
      <w:proofErr w:type="spellEnd"/>
      <w:r w:rsidR="00FF3622">
        <w:t xml:space="preserve"> extend</w:t>
      </w:r>
      <w:r w:rsidR="00BB7729">
        <w:t xml:space="preserve"> the defect notification period, management to decide</w:t>
      </w:r>
    </w:p>
  </w:comment>
  <w:comment w:id="4166" w:author="GELIAS" w:date="2026-04-13T13:03:00Z" w:initials="GE">
    <w:p w14:paraId="29C2FC8C" w14:textId="77777777" w:rsidR="00356BBC" w:rsidRDefault="00356BBC" w:rsidP="00A57E21">
      <w:pPr>
        <w:pStyle w:val="CommentText"/>
      </w:pPr>
      <w:r>
        <w:rPr>
          <w:rStyle w:val="CommentReference"/>
        </w:rPr>
        <w:annotationRef/>
      </w:r>
      <w:r>
        <w:t xml:space="preserve">Is the intention that after Substantial </w:t>
      </w:r>
      <w:proofErr w:type="spellStart"/>
      <w:r>
        <w:t>Ccompletion</w:t>
      </w:r>
      <w:proofErr w:type="spellEnd"/>
      <w:r>
        <w:t>, the Owner will bear the cost for corrective Work?</w:t>
      </w:r>
    </w:p>
  </w:comment>
  <w:comment w:id="4170" w:author="EVANS" w:date="2026-04-30T10:36:00Z" w:initials="E">
    <w:p w14:paraId="0FF04A7D" w14:textId="364FF173" w:rsidR="006320BB" w:rsidRDefault="006320BB">
      <w:pPr>
        <w:pStyle w:val="CommentText"/>
      </w:pPr>
      <w:r>
        <w:rPr>
          <w:rStyle w:val="CommentReference"/>
        </w:rPr>
        <w:annotationRef/>
      </w:r>
      <w:r>
        <w:t xml:space="preserve">Warranty on equipment commenced from </w:t>
      </w:r>
      <w:proofErr w:type="gramStart"/>
      <w:r>
        <w:t>procurement  of</w:t>
      </w:r>
      <w:proofErr w:type="gramEnd"/>
      <w:r>
        <w:t xml:space="preserve"> such equipment, not after defect notification period</w:t>
      </w:r>
    </w:p>
  </w:comment>
  <w:comment w:id="4179" w:author="PCC" w:date="2026-03-18T15:15:00Z" w:initials="E">
    <w:p w14:paraId="2CC844D8" w14:textId="57AAD81D" w:rsidR="00356BBC" w:rsidRDefault="00356BBC">
      <w:pPr>
        <w:pStyle w:val="CommentText"/>
      </w:pPr>
      <w:r>
        <w:rPr>
          <w:rStyle w:val="CommentReference"/>
        </w:rPr>
        <w:annotationRef/>
      </w:r>
      <w:proofErr w:type="gramStart"/>
      <w:r>
        <w:t>ONE(</w:t>
      </w:r>
      <w:proofErr w:type="gramEnd"/>
      <w:r>
        <w:t>1 YEAR)</w:t>
      </w:r>
    </w:p>
  </w:comment>
  <w:comment w:id="4186" w:author="PCC" w:date="2026-03-29T20:46:00Z" w:initials="E">
    <w:p w14:paraId="6D0ED4C2" w14:textId="541BCB3C" w:rsidR="00356BBC" w:rsidRDefault="00356BBC">
      <w:pPr>
        <w:pStyle w:val="CommentText"/>
      </w:pPr>
      <w:r>
        <w:rPr>
          <w:rStyle w:val="CommentReference"/>
        </w:rPr>
        <w:annotationRef/>
      </w:r>
      <w:r>
        <w:t>Warranty for equipment is transferred from the warranties we get from sub vendors.</w:t>
      </w:r>
    </w:p>
  </w:comment>
  <w:comment w:id="4187" w:author="EVANS" w:date="2026-04-30T11:30:00Z" w:initials="E">
    <w:p w14:paraId="5C460E38" w14:textId="659E9F10" w:rsidR="006403AC" w:rsidRDefault="006403AC">
      <w:pPr>
        <w:pStyle w:val="CommentText"/>
      </w:pPr>
      <w:r>
        <w:rPr>
          <w:rStyle w:val="CommentReference"/>
        </w:rPr>
        <w:annotationRef/>
      </w:r>
      <w:r>
        <w:t>Warranty duration to be determined by management</w:t>
      </w:r>
    </w:p>
  </w:comment>
  <w:comment w:id="4225" w:author="EVANS" w:date="2026-04-27T13:10:00Z" w:initials="E">
    <w:p w14:paraId="5C03149D" w14:textId="77777777" w:rsidR="00356BBC" w:rsidRPr="003942E4" w:rsidRDefault="00356BBC" w:rsidP="009A5759">
      <w:pPr>
        <w:pStyle w:val="CommentText"/>
        <w:rPr>
          <w:color w:val="FF0000"/>
        </w:rPr>
      </w:pPr>
      <w:r>
        <w:rPr>
          <w:rStyle w:val="CommentReference"/>
        </w:rPr>
        <w:annotationRef/>
      </w:r>
      <w:r w:rsidRPr="003942E4">
        <w:rPr>
          <w:color w:val="FF0000"/>
        </w:rPr>
        <w:t>Substantial completion date,</w:t>
      </w:r>
    </w:p>
    <w:p w14:paraId="7D3AB0A2" w14:textId="77777777" w:rsidR="00356BBC" w:rsidRPr="003942E4" w:rsidRDefault="00356BBC" w:rsidP="009A5759">
      <w:pPr>
        <w:pStyle w:val="CommentText"/>
        <w:rPr>
          <w:color w:val="FF0000"/>
        </w:rPr>
      </w:pPr>
      <w:r w:rsidRPr="003942E4">
        <w:rPr>
          <w:color w:val="FF0000"/>
        </w:rPr>
        <w:t>Date of completion</w:t>
      </w:r>
    </w:p>
    <w:p w14:paraId="4F9742BE" w14:textId="77777777" w:rsidR="00356BBC" w:rsidRDefault="00356BBC" w:rsidP="009A5759">
      <w:pPr>
        <w:pStyle w:val="CommentText"/>
        <w:rPr>
          <w:color w:val="FF0000"/>
        </w:rPr>
      </w:pPr>
      <w:r w:rsidRPr="003942E4">
        <w:rPr>
          <w:color w:val="FF0000"/>
        </w:rPr>
        <w:t>Taking over certificate</w:t>
      </w:r>
    </w:p>
    <w:p w14:paraId="78E851A8" w14:textId="77777777" w:rsidR="00356BBC" w:rsidRDefault="00356BBC" w:rsidP="009A5759">
      <w:pPr>
        <w:pStyle w:val="CommentText"/>
        <w:rPr>
          <w:color w:val="FF0000"/>
        </w:rPr>
      </w:pPr>
      <w:r w:rsidRPr="007B467E">
        <w:rPr>
          <w:color w:val="FF0000"/>
        </w:rPr>
        <w:t xml:space="preserve">ready for </w:t>
      </w:r>
      <w:proofErr w:type="spellStart"/>
      <w:r w:rsidRPr="007B467E">
        <w:rPr>
          <w:color w:val="FF0000"/>
        </w:rPr>
        <w:t>start up</w:t>
      </w:r>
      <w:proofErr w:type="spellEnd"/>
      <w:r w:rsidRPr="007B467E">
        <w:rPr>
          <w:color w:val="FF0000"/>
        </w:rPr>
        <w:t xml:space="preserve">, </w:t>
      </w:r>
    </w:p>
    <w:p w14:paraId="039183AF" w14:textId="77777777" w:rsidR="00356BBC" w:rsidRDefault="00356BBC" w:rsidP="009A5759">
      <w:pPr>
        <w:pStyle w:val="CommentText"/>
        <w:rPr>
          <w:color w:val="FF0000"/>
        </w:rPr>
      </w:pPr>
      <w:r w:rsidRPr="007B467E">
        <w:rPr>
          <w:color w:val="FF0000"/>
        </w:rPr>
        <w:t xml:space="preserve">substantial completion, </w:t>
      </w:r>
    </w:p>
    <w:p w14:paraId="0075888D" w14:textId="77777777" w:rsidR="00356BBC" w:rsidRDefault="00356BBC" w:rsidP="009A5759">
      <w:pPr>
        <w:pStyle w:val="CommentText"/>
        <w:rPr>
          <w:color w:val="FF0000"/>
        </w:rPr>
      </w:pPr>
      <w:r w:rsidRPr="007B467E">
        <w:rPr>
          <w:color w:val="FF0000"/>
        </w:rPr>
        <w:t>performance test,</w:t>
      </w:r>
    </w:p>
    <w:p w14:paraId="380430A3" w14:textId="77777777" w:rsidR="00356BBC" w:rsidRDefault="00356BBC" w:rsidP="009A5759">
      <w:pPr>
        <w:pStyle w:val="CommentText"/>
        <w:rPr>
          <w:color w:val="FF0000"/>
        </w:rPr>
      </w:pPr>
      <w:r w:rsidRPr="007B467E">
        <w:rPr>
          <w:color w:val="FF0000"/>
        </w:rPr>
        <w:t xml:space="preserve"> punch list, </w:t>
      </w:r>
    </w:p>
    <w:p w14:paraId="13CAA586" w14:textId="77777777" w:rsidR="00356BBC" w:rsidRPr="007B467E" w:rsidRDefault="00356BBC" w:rsidP="009A5759">
      <w:pPr>
        <w:pStyle w:val="CommentText"/>
        <w:rPr>
          <w:color w:val="FF0000"/>
        </w:rPr>
      </w:pPr>
      <w:r w:rsidRPr="007B467E">
        <w:rPr>
          <w:color w:val="FF0000"/>
        </w:rPr>
        <w:t>final completion</w:t>
      </w:r>
    </w:p>
    <w:p w14:paraId="603CCF7B" w14:textId="77777777" w:rsidR="00356BBC" w:rsidRPr="007B467E" w:rsidRDefault="00356BBC" w:rsidP="009A5759">
      <w:pPr>
        <w:pStyle w:val="CommentText"/>
        <w:rPr>
          <w:color w:val="FF0000"/>
        </w:rPr>
      </w:pPr>
    </w:p>
    <w:p w14:paraId="17F09EAB" w14:textId="77777777" w:rsidR="00356BBC" w:rsidRPr="003942E4" w:rsidRDefault="00356BBC" w:rsidP="009A5759">
      <w:pPr>
        <w:pStyle w:val="CommentText"/>
        <w:rPr>
          <w:color w:val="FF0000"/>
        </w:rPr>
      </w:pPr>
    </w:p>
    <w:p w14:paraId="0503B8B4" w14:textId="77777777" w:rsidR="00356BBC" w:rsidRDefault="00356BBC" w:rsidP="009A5759">
      <w:pPr>
        <w:pStyle w:val="CommentText"/>
        <w:rPr>
          <w:color w:val="FF0000"/>
        </w:rPr>
      </w:pPr>
      <w:r w:rsidRPr="003942E4">
        <w:rPr>
          <w:color w:val="FF0000"/>
        </w:rPr>
        <w:t xml:space="preserve">Timeline for completion is 16 </w:t>
      </w:r>
      <w:proofErr w:type="gramStart"/>
      <w:r w:rsidRPr="003942E4">
        <w:rPr>
          <w:color w:val="FF0000"/>
        </w:rPr>
        <w:t>month</w:t>
      </w:r>
      <w:proofErr w:type="gramEnd"/>
      <w:r w:rsidRPr="003942E4">
        <w:rPr>
          <w:color w:val="FF0000"/>
        </w:rPr>
        <w:t xml:space="preserve"> from receipt of </w:t>
      </w:r>
      <w:proofErr w:type="spellStart"/>
      <w:r w:rsidRPr="003942E4">
        <w:rPr>
          <w:color w:val="FF0000"/>
        </w:rPr>
        <w:t>downpayment</w:t>
      </w:r>
      <w:proofErr w:type="spellEnd"/>
      <w:r w:rsidRPr="003942E4">
        <w:rPr>
          <w:color w:val="FF0000"/>
        </w:rPr>
        <w:t xml:space="preserve">, </w:t>
      </w:r>
    </w:p>
    <w:p w14:paraId="7AD175CD" w14:textId="77777777" w:rsidR="00356BBC" w:rsidRPr="003942E4" w:rsidRDefault="00356BBC" w:rsidP="009A5759">
      <w:pPr>
        <w:pStyle w:val="CommentText"/>
        <w:rPr>
          <w:color w:val="FF0000"/>
        </w:rPr>
      </w:pPr>
    </w:p>
    <w:p w14:paraId="50A14450" w14:textId="77777777" w:rsidR="00356BBC" w:rsidRPr="003942E4" w:rsidRDefault="00356BBC" w:rsidP="009A5759">
      <w:pPr>
        <w:pStyle w:val="CommentText"/>
        <w:rPr>
          <w:color w:val="FF0000"/>
        </w:rPr>
      </w:pPr>
      <w:r w:rsidRPr="003942E4">
        <w:rPr>
          <w:color w:val="FF0000"/>
        </w:rPr>
        <w:t xml:space="preserve">How do we align all these dates or </w:t>
      </w:r>
      <w:proofErr w:type="spellStart"/>
      <w:r w:rsidRPr="003942E4">
        <w:rPr>
          <w:color w:val="FF0000"/>
        </w:rPr>
        <w:t>consilodate</w:t>
      </w:r>
      <w:proofErr w:type="spellEnd"/>
      <w:r w:rsidRPr="003942E4">
        <w:rPr>
          <w:color w:val="FF0000"/>
        </w:rPr>
        <w:t xml:space="preserve"> the dates to make the contract less complicated to execute?</w:t>
      </w:r>
    </w:p>
    <w:p w14:paraId="55C6A13B" w14:textId="77777777" w:rsidR="00356BBC" w:rsidRPr="003942E4" w:rsidRDefault="00356BBC" w:rsidP="009A5759">
      <w:pPr>
        <w:pStyle w:val="CommentText"/>
        <w:rPr>
          <w:color w:val="FF0000"/>
        </w:rPr>
      </w:pPr>
    </w:p>
    <w:p w14:paraId="699C64C0" w14:textId="23B4B00D" w:rsidR="00356BBC" w:rsidRDefault="00356BBC">
      <w:pPr>
        <w:pStyle w:val="CommentText"/>
      </w:pPr>
      <w:r w:rsidRPr="003942E4">
        <w:rPr>
          <w:color w:val="FF0000"/>
        </w:rPr>
        <w:t xml:space="preserve">Our original structure is after receiving </w:t>
      </w:r>
      <w:proofErr w:type="spellStart"/>
      <w:r w:rsidRPr="003942E4">
        <w:rPr>
          <w:color w:val="FF0000"/>
        </w:rPr>
        <w:t>downpayment</w:t>
      </w:r>
      <w:proofErr w:type="spellEnd"/>
      <w:r w:rsidRPr="003942E4">
        <w:rPr>
          <w:color w:val="FF0000"/>
        </w:rPr>
        <w:t>, there is mechanical completion, notice to deliver fe</w:t>
      </w:r>
      <w:r>
        <w:rPr>
          <w:color w:val="FF0000"/>
        </w:rPr>
        <w:t>e</w:t>
      </w:r>
      <w:r w:rsidRPr="003942E4">
        <w:rPr>
          <w:color w:val="FF0000"/>
        </w:rPr>
        <w:t>dst</w:t>
      </w:r>
      <w:r>
        <w:rPr>
          <w:color w:val="FF0000"/>
        </w:rPr>
        <w:t>o</w:t>
      </w:r>
      <w:r w:rsidRPr="003942E4">
        <w:rPr>
          <w:color w:val="FF0000"/>
        </w:rPr>
        <w:t xml:space="preserve">ck, commissioning, commissioning </w:t>
      </w:r>
      <w:proofErr w:type="gramStart"/>
      <w:r w:rsidRPr="003942E4">
        <w:rPr>
          <w:color w:val="FF0000"/>
        </w:rPr>
        <w:t>take</w:t>
      </w:r>
      <w:proofErr w:type="gramEnd"/>
      <w:r w:rsidRPr="003942E4">
        <w:rPr>
          <w:color w:val="FF0000"/>
        </w:rPr>
        <w:t xml:space="preserve"> over, defect liability period.</w:t>
      </w:r>
    </w:p>
  </w:comment>
  <w:comment w:id="4237" w:author="PCC" w:date="2026-03-18T15:24:00Z" w:initials="E">
    <w:p w14:paraId="7316DF09" w14:textId="7BECE3C4" w:rsidR="00356BBC" w:rsidRDefault="00356BBC">
      <w:pPr>
        <w:pStyle w:val="CommentText"/>
      </w:pPr>
      <w:r>
        <w:rPr>
          <w:rStyle w:val="CommentReference"/>
        </w:rPr>
        <w:annotationRef/>
      </w:r>
      <w:r>
        <w:t>0.05%</w:t>
      </w:r>
    </w:p>
  </w:comment>
  <w:comment w:id="4238" w:author="GELIAS" w:date="2026-04-11T16:02:00Z" w:initials="GE">
    <w:p w14:paraId="66B8E8DB" w14:textId="77777777" w:rsidR="00356BBC" w:rsidRDefault="00356BBC" w:rsidP="00166B9C">
      <w:pPr>
        <w:pStyle w:val="CommentText"/>
      </w:pPr>
      <w:r>
        <w:rPr>
          <w:rStyle w:val="CommentReference"/>
        </w:rPr>
        <w:annotationRef/>
      </w:r>
      <w:r>
        <w:t xml:space="preserve">TBC. For 100 days of delay, Owner will be entitled to 5% of the Contract Price as delay damages. To be confirmed if the actual loss to be suffered by the Owner is greater than this amount where substantial completion is not achieved by the GSC Date. </w:t>
      </w:r>
    </w:p>
  </w:comment>
  <w:comment w:id="4244" w:author="PCC" w:date="2026-03-18T15:25:00Z" w:initials="E">
    <w:p w14:paraId="0D0690DA" w14:textId="25E2CE9D" w:rsidR="00356BBC" w:rsidRDefault="00356BBC" w:rsidP="009A0C53">
      <w:pPr>
        <w:pStyle w:val="CommentText"/>
      </w:pPr>
      <w:r>
        <w:rPr>
          <w:rStyle w:val="CommentReference"/>
        </w:rPr>
        <w:annotationRef/>
      </w:r>
      <w:r>
        <w:t>5%</w:t>
      </w:r>
    </w:p>
  </w:comment>
  <w:comment w:id="4279" w:author="PCC" w:date="2026-03-27T17:07:00Z" w:initials="E">
    <w:p w14:paraId="431E44DB" w14:textId="0DF09715" w:rsidR="00356BBC" w:rsidRDefault="00356BBC" w:rsidP="001B6966">
      <w:pPr>
        <w:pStyle w:val="CommentText"/>
        <w:spacing w:line="360" w:lineRule="auto"/>
      </w:pPr>
      <w:r>
        <w:rPr>
          <w:rStyle w:val="CommentReference"/>
        </w:rPr>
        <w:annotationRef/>
      </w:r>
      <w:r>
        <w:t xml:space="preserve">5% </w:t>
      </w:r>
    </w:p>
  </w:comment>
  <w:comment w:id="4384" w:author="EVANS" w:date="2026-04-30T11:59:00Z" w:initials="E">
    <w:p w14:paraId="5D66F75E" w14:textId="57B8CF24" w:rsidR="00176D39" w:rsidRDefault="00176D39">
      <w:pPr>
        <w:pStyle w:val="CommentText"/>
      </w:pPr>
      <w:r>
        <w:rPr>
          <w:rStyle w:val="CommentReference"/>
        </w:rPr>
        <w:annotationRef/>
      </w:r>
      <w:r>
        <w:t>This timeline clashe</w:t>
      </w:r>
      <w:r w:rsidR="00FD1133">
        <w:t>s</w:t>
      </w:r>
      <w:r>
        <w:t xml:space="preserve"> with 15.2d</w:t>
      </w:r>
    </w:p>
  </w:comment>
  <w:comment w:id="4441" w:author="PCC" w:date="2026-03-18T15:35:00Z" w:initials="E">
    <w:p w14:paraId="45E9C4CA" w14:textId="24C80FEA" w:rsidR="00356BBC" w:rsidRDefault="00356BBC">
      <w:pPr>
        <w:pStyle w:val="CommentText"/>
      </w:pPr>
      <w:r>
        <w:rPr>
          <w:rStyle w:val="CommentReference"/>
        </w:rPr>
        <w:annotationRef/>
      </w:r>
      <w:r>
        <w:t>Kindly explain</w:t>
      </w:r>
    </w:p>
  </w:comment>
  <w:comment w:id="4442" w:author="GELIAS" w:date="2026-04-11T11:33:00Z" w:initials="GE">
    <w:p w14:paraId="6BB7D8B6" w14:textId="77777777" w:rsidR="00356BBC" w:rsidRDefault="00356BBC" w:rsidP="00847F7D">
      <w:pPr>
        <w:pStyle w:val="CommentText"/>
      </w:pPr>
      <w:r>
        <w:rPr>
          <w:rStyle w:val="CommentReference"/>
        </w:rPr>
        <w:annotationRef/>
      </w:r>
      <w:r>
        <w:t xml:space="preserve">Where the delay damages reach the cap, the Contractor will be said to be in default as this effectively means that the contractor has been in breach for 100 days. </w:t>
      </w:r>
    </w:p>
  </w:comment>
  <w:comment w:id="4443" w:author="EVANS" w:date="2026-04-30T12:01:00Z" w:initials="E">
    <w:p w14:paraId="55B53F1F" w14:textId="77777777" w:rsidR="00A03E8C" w:rsidRDefault="00A03E8C">
      <w:pPr>
        <w:pStyle w:val="CommentText"/>
        <w:rPr>
          <w:color w:val="FF0000"/>
        </w:rPr>
      </w:pPr>
      <w:r>
        <w:rPr>
          <w:rStyle w:val="CommentReference"/>
        </w:rPr>
        <w:annotationRef/>
      </w:r>
      <w:r w:rsidRPr="0064299D">
        <w:rPr>
          <w:color w:val="FF0000"/>
        </w:rPr>
        <w:t>The aggregate liability under this agreement has a cap, notwithstanding the number of days, this can be decided by management.</w:t>
      </w:r>
    </w:p>
    <w:p w14:paraId="5B9D38BE" w14:textId="69E06D6E" w:rsidR="00740F94" w:rsidRDefault="00740F94">
      <w:pPr>
        <w:pStyle w:val="CommentText"/>
      </w:pPr>
      <w:r>
        <w:t xml:space="preserve"> This gives room for unlimited liability</w:t>
      </w:r>
    </w:p>
  </w:comment>
  <w:comment w:id="4494" w:author="EVANS" w:date="2026-04-30T12:03:00Z" w:initials="E">
    <w:p w14:paraId="1166D407" w14:textId="51E421E8" w:rsidR="000C452C" w:rsidRDefault="000C452C">
      <w:pPr>
        <w:pStyle w:val="CommentText"/>
      </w:pPr>
      <w:r>
        <w:rPr>
          <w:rStyle w:val="CommentReference"/>
        </w:rPr>
        <w:annotationRef/>
      </w:r>
      <w:r>
        <w:t>What happens when the remedy is expected to exceed 14 days?</w:t>
      </w:r>
    </w:p>
  </w:comment>
  <w:comment w:id="4546" w:author="PCC" w:date="2026-03-18T15:41:00Z" w:initials="E">
    <w:p w14:paraId="649DCB58" w14:textId="541BDF57" w:rsidR="00356BBC" w:rsidRDefault="00356BBC">
      <w:pPr>
        <w:pStyle w:val="CommentText"/>
      </w:pPr>
      <w:r>
        <w:rPr>
          <w:rStyle w:val="CommentReference"/>
        </w:rPr>
        <w:annotationRef/>
      </w:r>
      <w:r>
        <w:t>IP always remains property of the contractor</w:t>
      </w:r>
    </w:p>
  </w:comment>
  <w:comment w:id="4550" w:author="EVANS" w:date="2026-04-30T12:04:00Z" w:initials="E">
    <w:p w14:paraId="15E21336" w14:textId="3B96E15A" w:rsidR="000C452C" w:rsidRDefault="000C452C">
      <w:pPr>
        <w:pStyle w:val="CommentText"/>
      </w:pPr>
      <w:r>
        <w:rPr>
          <w:rStyle w:val="CommentReference"/>
        </w:rPr>
        <w:annotationRef/>
      </w:r>
      <w:r>
        <w:t>Title will only pass to the owner upon complete payment</w:t>
      </w:r>
    </w:p>
  </w:comment>
  <w:comment w:id="4556" w:author="GELIAS" w:date="2026-04-11T12:30:00Z" w:initials="GE">
    <w:p w14:paraId="545BD140" w14:textId="77777777" w:rsidR="00356BBC" w:rsidRDefault="00356BBC" w:rsidP="009B03A7">
      <w:pPr>
        <w:pStyle w:val="CommentText"/>
      </w:pPr>
      <w:r>
        <w:rPr>
          <w:rStyle w:val="CommentReference"/>
        </w:rPr>
        <w:annotationRef/>
      </w:r>
      <w:r>
        <w:t xml:space="preserve">Internal: This might be problematic and expensive. The new contractor will also provide a cost for these temporary facilities. </w:t>
      </w:r>
    </w:p>
    <w:p w14:paraId="6177704B" w14:textId="77777777" w:rsidR="00356BBC" w:rsidRDefault="00356BBC" w:rsidP="009B03A7">
      <w:pPr>
        <w:pStyle w:val="CommentText"/>
      </w:pPr>
    </w:p>
    <w:p w14:paraId="3E1BEA9A" w14:textId="77777777" w:rsidR="00356BBC" w:rsidRDefault="00356BBC" w:rsidP="009B03A7">
      <w:pPr>
        <w:pStyle w:val="CommentText"/>
      </w:pPr>
      <w:r>
        <w:t xml:space="preserve">Suggest parties agree to retain Contractors Equipment and Temporary Works until the Works have been completed. Noting that this termination is the fault of the Contractor.  </w:t>
      </w:r>
    </w:p>
    <w:p w14:paraId="5003EB5D" w14:textId="77777777" w:rsidR="00356BBC" w:rsidRDefault="00356BBC" w:rsidP="009B03A7">
      <w:pPr>
        <w:pStyle w:val="CommentText"/>
      </w:pPr>
    </w:p>
    <w:p w14:paraId="2427C936" w14:textId="77777777" w:rsidR="00356BBC" w:rsidRDefault="00356BBC" w:rsidP="009B03A7">
      <w:pPr>
        <w:pStyle w:val="CommentText"/>
      </w:pPr>
      <w:r>
        <w:t>This should be deleted</w:t>
      </w:r>
    </w:p>
  </w:comment>
  <w:comment w:id="4564" w:author="PCC" w:date="2026-03-18T15:42:00Z" w:initials="E">
    <w:p w14:paraId="6A82206D" w14:textId="0DC7D917" w:rsidR="00356BBC" w:rsidRDefault="00356BBC">
      <w:pPr>
        <w:pStyle w:val="CommentText"/>
      </w:pPr>
      <w:r>
        <w:rPr>
          <w:rStyle w:val="CommentReference"/>
        </w:rPr>
        <w:annotationRef/>
      </w:r>
      <w:r>
        <w:t>We cannot accept this</w:t>
      </w:r>
    </w:p>
  </w:comment>
  <w:comment w:id="4572" w:author="GELIAS" w:date="2026-04-11T12:35:00Z" w:initials="GE">
    <w:p w14:paraId="22D9B297" w14:textId="77777777" w:rsidR="00356BBC" w:rsidRDefault="00356BBC" w:rsidP="00A867AB">
      <w:pPr>
        <w:pStyle w:val="CommentText"/>
      </w:pPr>
      <w:r>
        <w:rPr>
          <w:rStyle w:val="CommentReference"/>
        </w:rPr>
        <w:annotationRef/>
      </w:r>
      <w:r>
        <w:t xml:space="preserve">Internal: </w:t>
      </w:r>
    </w:p>
    <w:p w14:paraId="14A50381" w14:textId="77777777" w:rsidR="00356BBC" w:rsidRDefault="00356BBC" w:rsidP="00A867AB">
      <w:pPr>
        <w:pStyle w:val="CommentText"/>
      </w:pPr>
    </w:p>
    <w:p w14:paraId="56FEE6B6" w14:textId="77777777" w:rsidR="00356BBC" w:rsidRDefault="00356BBC" w:rsidP="00A867AB">
      <w:pPr>
        <w:pStyle w:val="CommentText"/>
      </w:pPr>
      <w:r>
        <w:t xml:space="preserve"> This is not clear. Presumably the intention is to value the Works executed by the Contractor before termination and pay the Contractor for same. </w:t>
      </w:r>
    </w:p>
  </w:comment>
  <w:comment w:id="4603" w:author="GELIAS" w:date="2026-04-13T13:37:00Z" w:initials="GE">
    <w:p w14:paraId="36577D94" w14:textId="77777777" w:rsidR="00356BBC" w:rsidRDefault="00356BBC" w:rsidP="00FC6E69">
      <w:pPr>
        <w:pStyle w:val="CommentText"/>
      </w:pPr>
      <w:r>
        <w:rPr>
          <w:rStyle w:val="CommentReference"/>
        </w:rPr>
        <w:annotationRef/>
      </w:r>
      <w:r>
        <w:t xml:space="preserve">These are not defined </w:t>
      </w:r>
    </w:p>
  </w:comment>
  <w:comment w:id="4619" w:author="EVANS" w:date="2026-04-30T12:06:00Z" w:initials="E">
    <w:p w14:paraId="2C8A8B0F" w14:textId="2C5415C5" w:rsidR="006C455F" w:rsidRDefault="006C455F">
      <w:pPr>
        <w:pStyle w:val="CommentText"/>
      </w:pPr>
      <w:r>
        <w:rPr>
          <w:rStyle w:val="CommentReference"/>
        </w:rPr>
        <w:annotationRef/>
      </w:r>
      <w:r>
        <w:t>There is no clause being referred</w:t>
      </w:r>
    </w:p>
  </w:comment>
  <w:comment w:id="4690" w:author="EVANS" w:date="2026-04-30T12:07:00Z" w:initials="E">
    <w:p w14:paraId="2921C87C" w14:textId="0E264A10" w:rsidR="00E80D80" w:rsidRDefault="00E80D80">
      <w:pPr>
        <w:pStyle w:val="CommentText"/>
      </w:pPr>
      <w:r>
        <w:rPr>
          <w:rStyle w:val="CommentReference"/>
        </w:rPr>
        <w:annotationRef/>
      </w:r>
      <w:r>
        <w:t>To be determined by management</w:t>
      </w:r>
    </w:p>
  </w:comment>
  <w:comment w:id="4771" w:author="EVANS" w:date="2026-04-30T12:32:00Z" w:initials="E">
    <w:p w14:paraId="1FA2B2DF" w14:textId="41F1353D" w:rsidR="00C63E30" w:rsidRDefault="00C63E30">
      <w:pPr>
        <w:pStyle w:val="CommentText"/>
      </w:pPr>
      <w:r>
        <w:rPr>
          <w:rStyle w:val="CommentReference"/>
        </w:rPr>
        <w:annotationRef/>
      </w:r>
      <w:r>
        <w:t xml:space="preserve">There is a clause for contractor event of </w:t>
      </w:r>
      <w:proofErr w:type="spellStart"/>
      <w:r>
        <w:t>delaul</w:t>
      </w:r>
      <w:r w:rsidR="00E22A0F">
        <w:t>t</w:t>
      </w:r>
      <w:proofErr w:type="spellEnd"/>
      <w:r>
        <w:t xml:space="preserve"> 15.2 and also a clause for remedies 15.3. </w:t>
      </w:r>
    </w:p>
    <w:p w14:paraId="0BFC745C" w14:textId="77777777" w:rsidR="00C63E30" w:rsidRDefault="00C63E30">
      <w:pPr>
        <w:pStyle w:val="CommentText"/>
      </w:pPr>
    </w:p>
    <w:p w14:paraId="72B0F95D" w14:textId="19163E34" w:rsidR="00C63E30" w:rsidRDefault="00C63E30">
      <w:pPr>
        <w:pStyle w:val="CommentText"/>
      </w:pPr>
      <w:r>
        <w:t xml:space="preserve">We prefer to follow the legal process where the owner can </w:t>
      </w:r>
      <w:r>
        <w:t>Exercise any other remedies available under Applicable Law</w:t>
      </w:r>
      <w:r>
        <w:t>. Alternatively, management can discuss and determine what is acceptable</w:t>
      </w:r>
    </w:p>
  </w:comment>
  <w:comment w:id="4868" w:author="EVANS" w:date="2026-04-30T12:35:00Z" w:initials="E">
    <w:p w14:paraId="693FC09B" w14:textId="5C56EA02" w:rsidR="00495B40" w:rsidRDefault="00495B40">
      <w:pPr>
        <w:pStyle w:val="CommentText"/>
      </w:pPr>
      <w:r>
        <w:rPr>
          <w:rStyle w:val="CommentReference"/>
        </w:rPr>
        <w:annotationRef/>
      </w:r>
      <w:r>
        <w:t xml:space="preserve">We cannot sign a contract under </w:t>
      </w:r>
      <w:proofErr w:type="gramStart"/>
      <w:r>
        <w:t>this conditions</w:t>
      </w:r>
      <w:proofErr w:type="gramEnd"/>
    </w:p>
  </w:comment>
  <w:comment w:id="4869" w:author="EVANS" w:date="2026-04-30T12:35:00Z" w:initials="E">
    <w:p w14:paraId="25476D0C" w14:textId="2BE8ED38" w:rsidR="00495B40" w:rsidRDefault="00495B40">
      <w:pPr>
        <w:pStyle w:val="CommentText"/>
      </w:pPr>
      <w:r>
        <w:rPr>
          <w:rStyle w:val="CommentReference"/>
        </w:rPr>
        <w:annotationRef/>
      </w:r>
      <w:r>
        <w:t>both Management to decide</w:t>
      </w:r>
    </w:p>
  </w:comment>
  <w:comment w:id="4876" w:author="EVANS" w:date="2026-04-30T12:36:00Z" w:initials="E">
    <w:p w14:paraId="2CD44A55" w14:textId="77777777" w:rsidR="00A92C6C" w:rsidRDefault="00A92C6C">
      <w:pPr>
        <w:pStyle w:val="CommentText"/>
      </w:pPr>
      <w:r>
        <w:rPr>
          <w:rStyle w:val="CommentReference"/>
        </w:rPr>
        <w:annotationRef/>
      </w:r>
      <w:r>
        <w:t>we cannot accept unlimited liability</w:t>
      </w:r>
    </w:p>
    <w:p w14:paraId="70421308" w14:textId="6CD06618" w:rsidR="00A92C6C" w:rsidRDefault="00A92C6C">
      <w:pPr>
        <w:pStyle w:val="CommentText"/>
      </w:pPr>
      <w:r>
        <w:t xml:space="preserve">both </w:t>
      </w:r>
      <w:r w:rsidR="0033267C">
        <w:t>m</w:t>
      </w:r>
      <w:r>
        <w:t>anagement to decide</w:t>
      </w:r>
    </w:p>
  </w:comment>
  <w:comment w:id="5125" w:author="EVANS" w:date="2026-04-30T16:27:00Z" w:initials="E">
    <w:p w14:paraId="7AC53DE5" w14:textId="3D857823" w:rsidR="007A3FCE" w:rsidRDefault="007A3FCE">
      <w:pPr>
        <w:pStyle w:val="CommentText"/>
      </w:pPr>
      <w:r>
        <w:rPr>
          <w:rStyle w:val="CommentReference"/>
        </w:rPr>
        <w:annotationRef/>
      </w:r>
      <w:r>
        <w:t>we cannot accept a reduction in contract price that was initially accepted by both parties</w:t>
      </w:r>
      <w:r w:rsidR="00DC116C">
        <w:t xml:space="preserve"> under an executed contract, </w:t>
      </w:r>
      <w:r>
        <w:t xml:space="preserve">this will significantly affect project </w:t>
      </w:r>
      <w:r w:rsidR="00DC116C">
        <w:t xml:space="preserve">structure, </w:t>
      </w:r>
    </w:p>
  </w:comment>
  <w:comment w:id="5190" w:author="EVANS" w:date="2026-04-30T17:14:00Z" w:initials="E">
    <w:p w14:paraId="7C038D82" w14:textId="5FC042D4" w:rsidR="009477B7" w:rsidRDefault="009477B7">
      <w:pPr>
        <w:pStyle w:val="CommentText"/>
      </w:pPr>
      <w:r>
        <w:rPr>
          <w:rStyle w:val="CommentReference"/>
        </w:rPr>
        <w:annotationRef/>
      </w:r>
      <w:r>
        <w:t>it has to be balanced for both parties</w:t>
      </w:r>
    </w:p>
  </w:comment>
  <w:comment w:id="5218" w:author="EVANS" w:date="2026-04-30T17:29:00Z" w:initials="E">
    <w:p w14:paraId="1CAAD495" w14:textId="55870472" w:rsidR="00E25802" w:rsidRDefault="00866AB0" w:rsidP="00E25802">
      <w:pPr>
        <w:pStyle w:val="CommentText"/>
      </w:pPr>
      <w:r>
        <w:rPr>
          <w:rStyle w:val="CommentReference"/>
        </w:rPr>
        <w:annotationRef/>
      </w:r>
      <w:r>
        <w:t>this is not acceptable</w:t>
      </w:r>
      <w:r w:rsidR="00E25802">
        <w:t>.</w:t>
      </w:r>
      <w:r w:rsidR="00E25802" w:rsidRPr="00E25802">
        <w:t xml:space="preserve"> </w:t>
      </w:r>
      <w:r w:rsidR="00E25802">
        <w:t xml:space="preserve">we cannot accept a reduction in contract price that was initially accepted by both parties under an executed contract, this will significantly affect project structure, </w:t>
      </w:r>
    </w:p>
    <w:p w14:paraId="1B1ADDDB" w14:textId="2E78341D" w:rsidR="00866AB0" w:rsidRDefault="00866AB0">
      <w:pPr>
        <w:pStyle w:val="CommentText"/>
      </w:pPr>
    </w:p>
  </w:comment>
  <w:comment w:id="5424" w:author="EVANS" w:date="2026-04-30T17:32:00Z" w:initials="E">
    <w:p w14:paraId="37C35506" w14:textId="77777777" w:rsidR="00E25802" w:rsidRDefault="00E25802" w:rsidP="00E25802">
      <w:pPr>
        <w:pStyle w:val="CommentText"/>
      </w:pPr>
      <w:r>
        <w:rPr>
          <w:rStyle w:val="CommentReference"/>
        </w:rPr>
        <w:annotationRef/>
      </w:r>
      <w:r>
        <w:t xml:space="preserve">we cannot accept a reduction in contract price that was initially accepted by both parties under an executed contract, this will significantly affect project structure, </w:t>
      </w:r>
    </w:p>
    <w:p w14:paraId="3868E766" w14:textId="2B820FFE" w:rsidR="00E25802" w:rsidRDefault="00E25802">
      <w:pPr>
        <w:pStyle w:val="CommentText"/>
      </w:pPr>
    </w:p>
  </w:comment>
  <w:comment w:id="5591" w:author="EVANS" w:date="2026-04-30T17:25:00Z" w:initials="E">
    <w:p w14:paraId="7AFA9D28" w14:textId="209965E8" w:rsidR="00F57636" w:rsidRDefault="00F57636">
      <w:pPr>
        <w:pStyle w:val="CommentText"/>
      </w:pPr>
      <w:r>
        <w:rPr>
          <w:rStyle w:val="CommentReference"/>
        </w:rPr>
        <w:annotationRef/>
      </w:r>
      <w:r>
        <w:t>reduction of contract price is not acceptable</w:t>
      </w:r>
    </w:p>
  </w:comment>
  <w:comment w:id="5850" w:author="EVANS" w:date="2026-04-30T17:29:00Z" w:initials="E">
    <w:p w14:paraId="51A082F2" w14:textId="5C97EBD2" w:rsidR="00DC116C" w:rsidRDefault="00DC116C">
      <w:pPr>
        <w:pStyle w:val="CommentText"/>
      </w:pPr>
      <w:r>
        <w:rPr>
          <w:rStyle w:val="CommentReference"/>
        </w:rPr>
        <w:annotationRef/>
      </w:r>
      <w:r>
        <w:t xml:space="preserve">we cannot </w:t>
      </w:r>
      <w:proofErr w:type="spellStart"/>
      <w:r>
        <w:t>accpt</w:t>
      </w:r>
      <w:proofErr w:type="spellEnd"/>
      <w:r>
        <w:t xml:space="preserve"> this</w:t>
      </w:r>
    </w:p>
  </w:comment>
  <w:comment w:id="5870" w:author="EVANS" w:date="2026-04-30T17:31:00Z" w:initials="E">
    <w:p w14:paraId="58F7B66A" w14:textId="77777777" w:rsidR="00E25802" w:rsidRDefault="00E25802" w:rsidP="00E25802">
      <w:pPr>
        <w:pStyle w:val="CommentText"/>
      </w:pPr>
      <w:r>
        <w:rPr>
          <w:rStyle w:val="CommentReference"/>
        </w:rPr>
        <w:annotationRef/>
      </w:r>
      <w:r>
        <w:t xml:space="preserve">we cannot accept a reduction in contract price that was initially accepted by both parties under an executed contract, this will significantly affect project structure, </w:t>
      </w:r>
    </w:p>
    <w:p w14:paraId="20519DA1" w14:textId="7618E14F" w:rsidR="00E25802" w:rsidRDefault="00E25802">
      <w:pPr>
        <w:pStyle w:val="CommentText"/>
      </w:pPr>
    </w:p>
  </w:comment>
  <w:comment w:id="7014" w:author="GELIAS" w:date="2026-04-11T15:47:00Z" w:initials="GE">
    <w:p w14:paraId="2D1B84C3" w14:textId="77777777" w:rsidR="00356BBC" w:rsidRDefault="00356BBC" w:rsidP="003A1C77">
      <w:pPr>
        <w:pStyle w:val="CommentText"/>
      </w:pPr>
      <w:r>
        <w:rPr>
          <w:rStyle w:val="CommentReference"/>
        </w:rPr>
        <w:annotationRef/>
      </w:r>
      <w:r>
        <w:t>TBC</w:t>
      </w:r>
    </w:p>
  </w:comment>
  <w:comment w:id="7083" w:author="PCC" w:date="2026-03-29T21:27:00Z" w:initials="E">
    <w:p w14:paraId="54F6A3A9" w14:textId="4CDF541C" w:rsidR="00356BBC" w:rsidRDefault="00356BBC">
      <w:pPr>
        <w:pStyle w:val="CommentText"/>
      </w:pPr>
      <w:r>
        <w:rPr>
          <w:rStyle w:val="CommentReference"/>
        </w:rPr>
        <w:annotationRef/>
      </w:r>
      <w:r>
        <w:t>Contractor to insert the performance output table</w:t>
      </w:r>
    </w:p>
  </w:comment>
  <w:comment w:id="7100" w:author="PCC" w:date="2026-03-29T21:31:00Z" w:initials="E">
    <w:p w14:paraId="55A05409" w14:textId="50DD6812" w:rsidR="00356BBC" w:rsidRDefault="00356BBC">
      <w:pPr>
        <w:pStyle w:val="CommentText"/>
      </w:pPr>
      <w:r>
        <w:rPr>
          <w:rStyle w:val="CommentReference"/>
        </w:rPr>
        <w:annotationRef/>
      </w:r>
      <w:r>
        <w:t>Contractor to insert payment milestone schedule</w:t>
      </w:r>
    </w:p>
  </w:comment>
  <w:comment w:id="7117" w:author="EVANS" w:date="2026-04-30T14:27:00Z" w:initials="E">
    <w:p w14:paraId="24E3F773" w14:textId="6773EA44" w:rsidR="00843122" w:rsidRDefault="00843122">
      <w:pPr>
        <w:pStyle w:val="CommentText"/>
      </w:pPr>
      <w:r>
        <w:rPr>
          <w:rStyle w:val="CommentReference"/>
        </w:rPr>
        <w:annotationRef/>
      </w:r>
      <w:r>
        <w:t xml:space="preserve">We need coverage limit </w:t>
      </w:r>
      <w:r w:rsidR="00897815">
        <w:t xml:space="preserve">amount </w:t>
      </w:r>
      <w:r>
        <w:t xml:space="preserve">in </w:t>
      </w:r>
      <w:proofErr w:type="spellStart"/>
      <w:r>
        <w:t>usd</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8D40108" w15:done="0"/>
  <w15:commentEx w15:paraId="6CC9D9B7" w15:done="0"/>
  <w15:commentEx w15:paraId="1C86F92E" w15:done="0"/>
  <w15:commentEx w15:paraId="0FDCAA19" w15:done="0"/>
  <w15:commentEx w15:paraId="367F5EEE" w15:paraIdParent="0FDCAA19" w15:done="0"/>
  <w15:commentEx w15:paraId="077396D6" w15:paraIdParent="0FDCAA19" w15:done="0"/>
  <w15:commentEx w15:paraId="57C13199" w15:done="0"/>
  <w15:commentEx w15:paraId="187770FF" w15:done="0"/>
  <w15:commentEx w15:paraId="2D6FF159" w15:done="0"/>
  <w15:commentEx w15:paraId="051C76FA" w15:done="0"/>
  <w15:commentEx w15:paraId="48B9D132" w15:done="0"/>
  <w15:commentEx w15:paraId="5F99D30F" w15:done="0"/>
  <w15:commentEx w15:paraId="6A7792F0" w15:paraIdParent="5F99D30F" w15:done="0"/>
  <w15:commentEx w15:paraId="7FE94ADC" w15:done="0"/>
  <w15:commentEx w15:paraId="221F5FA6" w15:done="0"/>
  <w15:commentEx w15:paraId="1AA95D8D" w15:done="0"/>
  <w15:commentEx w15:paraId="2EA8C35D" w15:done="0"/>
  <w15:commentEx w15:paraId="1E0C6775" w15:done="0"/>
  <w15:commentEx w15:paraId="0A77D452" w15:done="0"/>
  <w15:commentEx w15:paraId="22810E06" w15:done="0"/>
  <w15:commentEx w15:paraId="23F97933" w15:done="0"/>
  <w15:commentEx w15:paraId="35FF9748" w15:done="0"/>
  <w15:commentEx w15:paraId="0FE0134A" w15:done="0"/>
  <w15:commentEx w15:paraId="3C4DABA4" w15:done="0"/>
  <w15:commentEx w15:paraId="3EF0CB85" w15:done="0"/>
  <w15:commentEx w15:paraId="0C9BE469" w15:done="0"/>
  <w15:commentEx w15:paraId="34881244" w15:done="0"/>
  <w15:commentEx w15:paraId="62595674" w15:paraIdParent="34881244" w15:done="0"/>
  <w15:commentEx w15:paraId="256E1B82" w15:paraIdParent="34881244" w15:done="0"/>
  <w15:commentEx w15:paraId="044905AA" w15:done="0"/>
  <w15:commentEx w15:paraId="517019F3" w15:paraIdParent="044905AA" w15:done="0"/>
  <w15:commentEx w15:paraId="484C17E8" w15:done="0"/>
  <w15:commentEx w15:paraId="713EBE26" w15:paraIdParent="484C17E8" w15:done="0"/>
  <w15:commentEx w15:paraId="1B18CB01" w15:done="0"/>
  <w15:commentEx w15:paraId="0C92B3A6" w15:done="0"/>
  <w15:commentEx w15:paraId="4FD50262" w15:done="0"/>
  <w15:commentEx w15:paraId="4E03E289" w15:done="0"/>
  <w15:commentEx w15:paraId="303046AF" w15:done="0"/>
  <w15:commentEx w15:paraId="0B003C9D" w15:done="0"/>
  <w15:commentEx w15:paraId="028A9DE1" w15:done="0"/>
  <w15:commentEx w15:paraId="2DC6E5A2" w15:done="0"/>
  <w15:commentEx w15:paraId="2D642B7C" w15:done="0"/>
  <w15:commentEx w15:paraId="7D831E96" w15:done="0"/>
  <w15:commentEx w15:paraId="1647E3EB" w15:done="0"/>
  <w15:commentEx w15:paraId="6EE3932C" w15:done="0"/>
  <w15:commentEx w15:paraId="25726DCA" w15:done="0"/>
  <w15:commentEx w15:paraId="7D605FD8" w15:done="0"/>
  <w15:commentEx w15:paraId="1B8E3F7A" w15:done="0"/>
  <w15:commentEx w15:paraId="2B3EABB2" w15:done="0"/>
  <w15:commentEx w15:paraId="4936E58C" w15:done="0"/>
  <w15:commentEx w15:paraId="687B27BF" w15:done="0"/>
  <w15:commentEx w15:paraId="4C93DEDF" w15:done="0"/>
  <w15:commentEx w15:paraId="13F0940E" w15:done="0"/>
  <w15:commentEx w15:paraId="5B47E7CF" w15:done="0"/>
  <w15:commentEx w15:paraId="2A83398B" w15:done="0"/>
  <w15:commentEx w15:paraId="69018B66" w15:done="0"/>
  <w15:commentEx w15:paraId="003067AD" w15:paraIdParent="69018B66" w15:done="0"/>
  <w15:commentEx w15:paraId="25CACCC6" w15:done="0"/>
  <w15:commentEx w15:paraId="28D7C799" w15:paraIdParent="25CACCC6" w15:done="0"/>
  <w15:commentEx w15:paraId="71BE2FA0" w15:done="0"/>
  <w15:commentEx w15:paraId="0B7B38E8" w15:done="0"/>
  <w15:commentEx w15:paraId="7578AF76" w15:done="0"/>
  <w15:commentEx w15:paraId="7BD23449" w15:done="0"/>
  <w15:commentEx w15:paraId="218225F9" w15:done="0"/>
  <w15:commentEx w15:paraId="4330006B" w15:done="0"/>
  <w15:commentEx w15:paraId="070A9FAC" w15:done="0"/>
  <w15:commentEx w15:paraId="211E0801" w15:paraIdParent="070A9FAC" w15:done="0"/>
  <w15:commentEx w15:paraId="291DBC56" w15:done="0"/>
  <w15:commentEx w15:paraId="37582234" w15:paraIdParent="291DBC56" w15:done="0"/>
  <w15:commentEx w15:paraId="1B2AFA08" w15:done="0"/>
  <w15:commentEx w15:paraId="5342AC06" w15:paraIdParent="1B2AFA08" w15:done="0"/>
  <w15:commentEx w15:paraId="265A8018" w15:done="0"/>
  <w15:commentEx w15:paraId="445442B6" w15:done="0"/>
  <w15:commentEx w15:paraId="0ABD76C9" w15:done="0"/>
  <w15:commentEx w15:paraId="52DB6FBD" w15:done="0"/>
  <w15:commentEx w15:paraId="6D6FB495" w15:done="0"/>
  <w15:commentEx w15:paraId="6987E206" w15:done="0"/>
  <w15:commentEx w15:paraId="43D2FDDB" w15:paraIdParent="6987E206" w15:done="0"/>
  <w15:commentEx w15:paraId="46750C50" w15:paraIdParent="6987E206" w15:done="0"/>
  <w15:commentEx w15:paraId="6D39B839" w15:done="0"/>
  <w15:commentEx w15:paraId="19F85E78" w15:done="0"/>
  <w15:commentEx w15:paraId="5A3E09AE" w15:done="0"/>
  <w15:commentEx w15:paraId="47E0E577" w15:paraIdParent="5A3E09AE" w15:done="0"/>
  <w15:commentEx w15:paraId="52165EFF" w15:done="0"/>
  <w15:commentEx w15:paraId="32D41C50" w15:done="0"/>
  <w15:commentEx w15:paraId="516D69F8" w15:done="0"/>
  <w15:commentEx w15:paraId="5258CBE3" w15:done="0"/>
  <w15:commentEx w15:paraId="57F56D97" w15:done="0"/>
  <w15:commentEx w15:paraId="2EC59ADA" w15:done="0"/>
  <w15:commentEx w15:paraId="570A182C" w15:paraIdParent="2EC59ADA" w15:done="0"/>
  <w15:commentEx w15:paraId="30254C12" w15:paraIdParent="2EC59ADA" w15:done="0"/>
  <w15:commentEx w15:paraId="16FDCA34" w15:done="0"/>
  <w15:commentEx w15:paraId="10A83671" w15:done="0"/>
  <w15:commentEx w15:paraId="4A414CC7" w15:done="0"/>
  <w15:commentEx w15:paraId="37BFF6F6" w15:done="0"/>
  <w15:commentEx w15:paraId="56860F38" w15:done="0"/>
  <w15:commentEx w15:paraId="7E1FF6B3" w15:paraIdParent="56860F38" w15:done="0"/>
  <w15:commentEx w15:paraId="4BD0152A" w15:done="0"/>
  <w15:commentEx w15:paraId="25333568" w15:paraIdParent="4BD0152A" w15:done="0"/>
  <w15:commentEx w15:paraId="596DC44E" w15:paraIdParent="4BD0152A" w15:done="0"/>
  <w15:commentEx w15:paraId="7B379CE7" w15:done="0"/>
  <w15:commentEx w15:paraId="7645BB9F" w15:done="0"/>
  <w15:commentEx w15:paraId="69B30F45" w15:paraIdParent="7645BB9F" w15:done="0"/>
  <w15:commentEx w15:paraId="1C1A3EBF" w15:paraIdParent="7645BB9F" w15:done="0"/>
  <w15:commentEx w15:paraId="5640E435" w15:done="0"/>
  <w15:commentEx w15:paraId="1C6619C4" w15:done="0"/>
  <w15:commentEx w15:paraId="777ED696" w15:done="0"/>
  <w15:commentEx w15:paraId="43345AA0" w15:done="0"/>
  <w15:commentEx w15:paraId="62550D76" w15:done="0"/>
  <w15:commentEx w15:paraId="5A2F30D3" w15:done="0"/>
  <w15:commentEx w15:paraId="52C0CD98" w15:done="0"/>
  <w15:commentEx w15:paraId="4A611FDA" w15:done="0"/>
  <w15:commentEx w15:paraId="0C2A1A11" w15:done="0"/>
  <w15:commentEx w15:paraId="3E5D20E8" w15:done="0"/>
  <w15:commentEx w15:paraId="29C2FC8C" w15:done="0"/>
  <w15:commentEx w15:paraId="0FF04A7D" w15:done="0"/>
  <w15:commentEx w15:paraId="2CC844D8" w15:done="0"/>
  <w15:commentEx w15:paraId="6D0ED4C2" w15:done="0"/>
  <w15:commentEx w15:paraId="5C460E38" w15:paraIdParent="6D0ED4C2" w15:done="0"/>
  <w15:commentEx w15:paraId="699C64C0" w15:done="0"/>
  <w15:commentEx w15:paraId="7316DF09" w15:done="0"/>
  <w15:commentEx w15:paraId="66B8E8DB" w15:paraIdParent="7316DF09" w15:done="0"/>
  <w15:commentEx w15:paraId="0D0690DA" w15:done="0"/>
  <w15:commentEx w15:paraId="431E44DB" w15:done="0"/>
  <w15:commentEx w15:paraId="5D66F75E" w15:done="0"/>
  <w15:commentEx w15:paraId="45E9C4CA" w15:done="0"/>
  <w15:commentEx w15:paraId="6BB7D8B6" w15:paraIdParent="45E9C4CA" w15:done="0"/>
  <w15:commentEx w15:paraId="5B9D38BE" w15:paraIdParent="45E9C4CA" w15:done="0"/>
  <w15:commentEx w15:paraId="1166D407" w15:done="0"/>
  <w15:commentEx w15:paraId="649DCB58" w15:done="0"/>
  <w15:commentEx w15:paraId="15E21336" w15:done="0"/>
  <w15:commentEx w15:paraId="2427C936" w15:done="0"/>
  <w15:commentEx w15:paraId="6A82206D" w15:done="0"/>
  <w15:commentEx w15:paraId="56FEE6B6" w15:done="0"/>
  <w15:commentEx w15:paraId="36577D94" w15:done="0"/>
  <w15:commentEx w15:paraId="2C8A8B0F" w15:done="0"/>
  <w15:commentEx w15:paraId="2921C87C" w15:done="0"/>
  <w15:commentEx w15:paraId="72B0F95D" w15:done="0"/>
  <w15:commentEx w15:paraId="693FC09B" w15:done="0"/>
  <w15:commentEx w15:paraId="25476D0C" w15:paraIdParent="693FC09B" w15:done="0"/>
  <w15:commentEx w15:paraId="70421308" w15:done="0"/>
  <w15:commentEx w15:paraId="7AC53DE5" w15:done="0"/>
  <w15:commentEx w15:paraId="7C038D82" w15:done="0"/>
  <w15:commentEx w15:paraId="1B1ADDDB" w15:done="0"/>
  <w15:commentEx w15:paraId="3868E766" w15:done="0"/>
  <w15:commentEx w15:paraId="7AFA9D28" w15:done="0"/>
  <w15:commentEx w15:paraId="51A082F2" w15:done="0"/>
  <w15:commentEx w15:paraId="20519DA1" w15:done="0"/>
  <w15:commentEx w15:paraId="2D1B84C3" w15:done="0"/>
  <w15:commentEx w15:paraId="54F6A3A9" w15:done="0"/>
  <w15:commentEx w15:paraId="55A05409" w15:done="0"/>
  <w15:commentEx w15:paraId="24E3F7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305BB5" w16cex:dateUtc="2026-04-09T09:43:00Z"/>
  <w16cex:commentExtensible w16cex:durableId="7B50F890" w16cex:dateUtc="2026-04-09T09:44:00Z"/>
  <w16cex:commentExtensible w16cex:durableId="23649F81" w16cex:dateUtc="2026-04-09T10:29:00Z"/>
  <w16cex:commentExtensible w16cex:durableId="680FED88" w16cex:dateUtc="2026-04-09T10:30:00Z"/>
  <w16cex:commentExtensible w16cex:durableId="00746A0D" w16cex:dateUtc="2026-04-12T04:10:00Z"/>
  <w16cex:commentExtensible w16cex:durableId="24C88886" w16cex:dateUtc="2026-04-12T04:46:00Z"/>
  <w16cex:commentExtensible w16cex:durableId="74A9DCCC" w16cex:dateUtc="2026-04-12T05:13:00Z"/>
  <w16cex:commentExtensible w16cex:durableId="52A9A55A" w16cex:dateUtc="2026-04-12T05:14:00Z"/>
  <w16cex:commentExtensible w16cex:durableId="3CE0F549" w16cex:dateUtc="2026-04-12T09:14:00Z"/>
  <w16cex:commentExtensible w16cex:durableId="10C506F6" w16cex:dateUtc="2026-04-11T10:13:00Z"/>
  <w16cex:commentExtensible w16cex:durableId="23CAA58D" w16cex:dateUtc="2026-04-09T17:18:00Z"/>
  <w16cex:commentExtensible w16cex:durableId="375D1D51" w16cex:dateUtc="2026-04-12T21:24:00Z"/>
  <w16cex:commentExtensible w16cex:durableId="5D8632D3" w16cex:dateUtc="2026-04-09T17:24:00Z"/>
  <w16cex:commentExtensible w16cex:durableId="5B248644" w16cex:dateUtc="2026-04-12T21:20:00Z"/>
  <w16cex:commentExtensible w16cex:durableId="5F6F0993" w16cex:dateUtc="2026-04-12T21:28:00Z"/>
  <w16cex:commentExtensible w16cex:durableId="79FD3D1A" w16cex:dateUtc="2026-04-09T17:25:00Z"/>
  <w16cex:commentExtensible w16cex:durableId="79C61CC0" w16cex:dateUtc="2026-04-09T17:28:00Z"/>
  <w16cex:commentExtensible w16cex:durableId="4703A767" w16cex:dateUtc="2026-04-12T22:08:00Z"/>
  <w16cex:commentExtensible w16cex:durableId="280762BB" w16cex:dateUtc="2026-04-12T22:45:00Z"/>
  <w16cex:commentExtensible w16cex:durableId="08A9EB0F" w16cex:dateUtc="2026-04-12T23:00:00Z"/>
  <w16cex:commentExtensible w16cex:durableId="2B375F24" w16cex:dateUtc="2026-04-11T12:35:00Z"/>
  <w16cex:commentExtensible w16cex:durableId="5DD76922" w16cex:dateUtc="2026-04-11T12:29:00Z"/>
  <w16cex:commentExtensible w16cex:durableId="337C2753" w16cex:dateUtc="2026-04-12T23:03:00Z"/>
  <w16cex:commentExtensible w16cex:durableId="2F0E5875" w16cex:dateUtc="2026-04-12T23:05:00Z"/>
  <w16cex:commentExtensible w16cex:durableId="49E99B7A" w16cex:dateUtc="2026-04-11T14:58:00Z"/>
  <w16cex:commentExtensible w16cex:durableId="2518FF84" w16cex:dateUtc="2026-04-12T23:30:00Z"/>
  <w16cex:commentExtensible w16cex:durableId="4DC2A421" w16cex:dateUtc="2026-04-12T23:33:00Z"/>
  <w16cex:commentExtensible w16cex:durableId="55E033B5" w16cex:dateUtc="2026-04-13T15:59:00Z"/>
  <w16cex:commentExtensible w16cex:durableId="3B874D8F" w16cex:dateUtc="2026-04-13T12:03:00Z"/>
  <w16cex:commentExtensible w16cex:durableId="22D85C79" w16cex:dateUtc="2026-04-11T15:02:00Z"/>
  <w16cex:commentExtensible w16cex:durableId="5EAEBD32" w16cex:dateUtc="2026-04-11T10:33:00Z"/>
  <w16cex:commentExtensible w16cex:durableId="04DF27E8" w16cex:dateUtc="2026-04-11T11:30:00Z"/>
  <w16cex:commentExtensible w16cex:durableId="612B7ACB" w16cex:dateUtc="2026-04-11T11:35:00Z"/>
  <w16cex:commentExtensible w16cex:durableId="29BBFB22" w16cex:dateUtc="2026-04-13T12:37:00Z"/>
  <w16cex:commentExtensible w16cex:durableId="2A2A6B9D" w16cex:dateUtc="2026-04-11T1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8D40108" w16cid:durableId="2D975786"/>
  <w16cid:commentId w16cid:paraId="6CC9D9B7" w16cid:durableId="2D99DD1C"/>
  <w16cid:commentId w16cid:paraId="1C86F92E" w16cid:durableId="2D711949"/>
  <w16cid:commentId w16cid:paraId="0FDCAA19" w16cid:durableId="2D63B163"/>
  <w16cid:commentId w16cid:paraId="367F5EEE" w16cid:durableId="05305BB5"/>
  <w16cid:commentId w16cid:paraId="077396D6" w16cid:durableId="2D94BFC9"/>
  <w16cid:commentId w16cid:paraId="57C13199" w16cid:durableId="7B50F890"/>
  <w16cid:commentId w16cid:paraId="187770FF" w16cid:durableId="2D982D51"/>
  <w16cid:commentId w16cid:paraId="2D6FF159" w16cid:durableId="2D982A60"/>
  <w16cid:commentId w16cid:paraId="051C76FA" w16cid:durableId="2D9DE9D7"/>
  <w16cid:commentId w16cid:paraId="48B9D132" w16cid:durableId="2D982B3D"/>
  <w16cid:commentId w16cid:paraId="5F99D30F" w16cid:durableId="23649F81"/>
  <w16cid:commentId w16cid:paraId="6A7792F0" w16cid:durableId="2D99AFFE"/>
  <w16cid:commentId w16cid:paraId="7FE94ADC" w16cid:durableId="2D982C42"/>
  <w16cid:commentId w16cid:paraId="221F5FA6" w16cid:durableId="2D63AF72"/>
  <w16cid:commentId w16cid:paraId="1AA95D8D" w16cid:durableId="2D63AFC9"/>
  <w16cid:commentId w16cid:paraId="2EA8C35D" w16cid:durableId="2D63AFB6"/>
  <w16cid:commentId w16cid:paraId="1E0C6775" w16cid:durableId="680FED88"/>
  <w16cid:commentId w16cid:paraId="0A77D452" w16cid:durableId="2D990C57"/>
  <w16cid:commentId w16cid:paraId="22810E06" w16cid:durableId="2D63AFF5"/>
  <w16cid:commentId w16cid:paraId="23F97933" w16cid:durableId="2D990D08"/>
  <w16cid:commentId w16cid:paraId="35FF9748" w16cid:durableId="2D990DBC"/>
  <w16cid:commentId w16cid:paraId="0FE0134A" w16cid:durableId="2D990E2C"/>
  <w16cid:commentId w16cid:paraId="3C4DABA4" w16cid:durableId="2D990EA2"/>
  <w16cid:commentId w16cid:paraId="3EF0CB85" w16cid:durableId="00746A0D"/>
  <w16cid:commentId w16cid:paraId="0C9BE469" w16cid:durableId="2D99129F"/>
  <w16cid:commentId w16cid:paraId="34881244" w16cid:durableId="2D63B069"/>
  <w16cid:commentId w16cid:paraId="62595674" w16cid:durableId="24C88886"/>
  <w16cid:commentId w16cid:paraId="256E1B82" w16cid:durableId="2D991363"/>
  <w16cid:commentId w16cid:paraId="044905AA" w16cid:durableId="2D63B08A"/>
  <w16cid:commentId w16cid:paraId="517019F3" w16cid:durableId="74A9DCCC"/>
  <w16cid:commentId w16cid:paraId="484C17E8" w16cid:durableId="2D63B098"/>
  <w16cid:commentId w16cid:paraId="713EBE26" w16cid:durableId="52A9A55A"/>
  <w16cid:commentId w16cid:paraId="1B18CB01" w16cid:durableId="2D9DEC2C"/>
  <w16cid:commentId w16cid:paraId="0C92B3A6" w16cid:durableId="2D991971"/>
  <w16cid:commentId w16cid:paraId="4FD50262" w16cid:durableId="2D9919F9"/>
  <w16cid:commentId w16cid:paraId="4E03E289" w16cid:durableId="3CE0F549"/>
  <w16cid:commentId w16cid:paraId="303046AF" w16cid:durableId="2D99C012"/>
  <w16cid:commentId w16cid:paraId="0B003C9D" w16cid:durableId="2D99C2D3"/>
  <w16cid:commentId w16cid:paraId="028A9DE1" w16cid:durableId="2D9DF23F"/>
  <w16cid:commentId w16cid:paraId="2DC6E5A2" w16cid:durableId="2D99C419"/>
  <w16cid:commentId w16cid:paraId="2D642B7C" w16cid:durableId="2D63B11D"/>
  <w16cid:commentId w16cid:paraId="7D831E96" w16cid:durableId="2D99D2E0"/>
  <w16cid:commentId w16cid:paraId="1647E3EB" w16cid:durableId="2D99D2CA"/>
  <w16cid:commentId w16cid:paraId="6EE3932C" w16cid:durableId="2D63B2A2"/>
  <w16cid:commentId w16cid:paraId="25726DCA" w16cid:durableId="2D9A03B9"/>
  <w16cid:commentId w16cid:paraId="7D605FD8" w16cid:durableId="10C506F6"/>
  <w16cid:commentId w16cid:paraId="1B8E3F7A" w16cid:durableId="2D99F5B1"/>
  <w16cid:commentId w16cid:paraId="2B3EABB2" w16cid:durableId="23CAA58D"/>
  <w16cid:commentId w16cid:paraId="4936E58C" w16cid:durableId="2D9DF033"/>
  <w16cid:commentId w16cid:paraId="687B27BF" w16cid:durableId="375D1D51"/>
  <w16cid:commentId w16cid:paraId="4C93DEDF" w16cid:durableId="5D8632D3"/>
  <w16cid:commentId w16cid:paraId="13F0940E" w16cid:durableId="5B248644"/>
  <w16cid:commentId w16cid:paraId="5B47E7CF" w16cid:durableId="5F6F0993"/>
  <w16cid:commentId w16cid:paraId="2A83398B" w16cid:durableId="2D9E0F99"/>
  <w16cid:commentId w16cid:paraId="69018B66" w16cid:durableId="2D63F968"/>
  <w16cid:commentId w16cid:paraId="003067AD" w16cid:durableId="79FD3D1A"/>
  <w16cid:commentId w16cid:paraId="25CACCC6" w16cid:durableId="79C61CC0"/>
  <w16cid:commentId w16cid:paraId="28D7C799" w16cid:durableId="2D9CBB61"/>
  <w16cid:commentId w16cid:paraId="71BE2FA0" w16cid:durableId="4703A767"/>
  <w16cid:commentId w16cid:paraId="0B7B38E8" w16cid:durableId="2D63F9C9"/>
  <w16cid:commentId w16cid:paraId="7578AF76" w16cid:durableId="2D9CBBBF"/>
  <w16cid:commentId w16cid:paraId="7BD23449" w16cid:durableId="2D63F994"/>
  <w16cid:commentId w16cid:paraId="218225F9" w16cid:durableId="2D63FA75"/>
  <w16cid:commentId w16cid:paraId="4330006B" w16cid:durableId="2D9CBC28"/>
  <w16cid:commentId w16cid:paraId="070A9FAC" w16cid:durableId="2D63FAE3"/>
  <w16cid:commentId w16cid:paraId="211E0801" w16cid:durableId="280762BB"/>
  <w16cid:commentId w16cid:paraId="291DBC56" w16cid:durableId="2D63FB30"/>
  <w16cid:commentId w16cid:paraId="37582234" w16cid:durableId="2D9CBC92"/>
  <w16cid:commentId w16cid:paraId="1B2AFA08" w16cid:durableId="2D63FB7D"/>
  <w16cid:commentId w16cid:paraId="5342AC06" w16cid:durableId="08A9EB0F"/>
  <w16cid:commentId w16cid:paraId="265A8018" w16cid:durableId="2D63FBC9"/>
  <w16cid:commentId w16cid:paraId="445442B6" w16cid:durableId="2D9DE352"/>
  <w16cid:commentId w16cid:paraId="0ABD76C9" w16cid:durableId="2D9D8AAD"/>
  <w16cid:commentId w16cid:paraId="52DB6FBD" w16cid:durableId="2D9A1270"/>
  <w16cid:commentId w16cid:paraId="6D6FB495" w16cid:durableId="2D9DE37C"/>
  <w16cid:commentId w16cid:paraId="6987E206" w16cid:durableId="2D63FCF8"/>
  <w16cid:commentId w16cid:paraId="43D2FDDB" w16cid:durableId="2B375F24"/>
  <w16cid:commentId w16cid:paraId="46750C50" w16cid:durableId="2D9A1362"/>
  <w16cid:commentId w16cid:paraId="6D39B839" w16cid:durableId="2D9DE435"/>
  <w16cid:commentId w16cid:paraId="19F85E78" w16cid:durableId="2D9CC5C4"/>
  <w16cid:commentId w16cid:paraId="5A3E09AE" w16cid:durableId="2D63FBF0"/>
  <w16cid:commentId w16cid:paraId="47E0E577" w16cid:durableId="5DD76922"/>
  <w16cid:commentId w16cid:paraId="52165EFF" w16cid:durableId="2D720C71"/>
  <w16cid:commentId w16cid:paraId="32D41C50" w16cid:durableId="2D720CA6"/>
  <w16cid:commentId w16cid:paraId="516D69F8" w16cid:durableId="2D63FD92"/>
  <w16cid:commentId w16cid:paraId="5258CBE3" w16cid:durableId="2D640285"/>
  <w16cid:commentId w16cid:paraId="57F56D97" w16cid:durableId="2D63FDC5"/>
  <w16cid:commentId w16cid:paraId="2EC59ADA" w16cid:durableId="2D7409F7"/>
  <w16cid:commentId w16cid:paraId="570A182C" w16cid:durableId="337C2753"/>
  <w16cid:commentId w16cid:paraId="30254C12" w16cid:durableId="2D9D8C79"/>
  <w16cid:commentId w16cid:paraId="16FDCA34" w16cid:durableId="2D9D8C95"/>
  <w16cid:commentId w16cid:paraId="10A83671" w16cid:durableId="2D64006A"/>
  <w16cid:commentId w16cid:paraId="4A414CC7" w16cid:durableId="2D740B54"/>
  <w16cid:commentId w16cid:paraId="37BFF6F6" w16cid:durableId="2F0E5875"/>
  <w16cid:commentId w16cid:paraId="56860F38" w16cid:durableId="2D6402F3"/>
  <w16cid:commentId w16cid:paraId="7E1FF6B3" w16cid:durableId="49E99B7A"/>
  <w16cid:commentId w16cid:paraId="4BD0152A" w16cid:durableId="2D653425"/>
  <w16cid:commentId w16cid:paraId="25333568" w16cid:durableId="2518FF84"/>
  <w16cid:commentId w16cid:paraId="596DC44E" w16cid:durableId="2D99E04C"/>
  <w16cid:commentId w16cid:paraId="7B379CE7" w16cid:durableId="2D9D8DCE"/>
  <w16cid:commentId w16cid:paraId="7645BB9F" w16cid:durableId="2D65348F"/>
  <w16cid:commentId w16cid:paraId="69B30F45" w16cid:durableId="4DC2A421"/>
  <w16cid:commentId w16cid:paraId="1C1A3EBF" w16cid:durableId="2D99E52C"/>
  <w16cid:commentId w16cid:paraId="5640E435" w16cid:durableId="2D65394B"/>
  <w16cid:commentId w16cid:paraId="1C6619C4" w16cid:durableId="2D653A2F"/>
  <w16cid:commentId w16cid:paraId="777ED696" w16cid:durableId="26FCE670"/>
  <w16cid:commentId w16cid:paraId="43345AA0" w16cid:durableId="2D6539E6"/>
  <w16cid:commentId w16cid:paraId="62550D76" w16cid:durableId="2D9D9ED8"/>
  <w16cid:commentId w16cid:paraId="5A2F30D3" w16cid:durableId="2D9D9EE5"/>
  <w16cid:commentId w16cid:paraId="52C0CD98" w16cid:durableId="55E033B5"/>
  <w16cid:commentId w16cid:paraId="4A611FDA" w16cid:durableId="2D653F9B"/>
  <w16cid:commentId w16cid:paraId="0C2A1A11" w16cid:durableId="2D9DF66F"/>
  <w16cid:commentId w16cid:paraId="3E5D20E8" w16cid:durableId="2D9DA923"/>
  <w16cid:commentId w16cid:paraId="29C2FC8C" w16cid:durableId="3B874D8F"/>
  <w16cid:commentId w16cid:paraId="0FF04A7D" w16cid:durableId="2D9DAF3D"/>
  <w16cid:commentId w16cid:paraId="2CC844D8" w16cid:durableId="2D65401C"/>
  <w16cid:commentId w16cid:paraId="6D0ED4C2" w16cid:durableId="2D740E16"/>
  <w16cid:commentId w16cid:paraId="5C460E38" w16cid:durableId="2D9DBBE7"/>
  <w16cid:commentId w16cid:paraId="699C64C0" w16cid:durableId="2D99DEE2"/>
  <w16cid:commentId w16cid:paraId="7316DF09" w16cid:durableId="2D654243"/>
  <w16cid:commentId w16cid:paraId="66B8E8DB" w16cid:durableId="22D85C79"/>
  <w16cid:commentId w16cid:paraId="0D0690DA" w16cid:durableId="2D654260"/>
  <w16cid:commentId w16cid:paraId="431E44DB" w16cid:durableId="2D7137C5"/>
  <w16cid:commentId w16cid:paraId="5D66F75E" w16cid:durableId="2D9DC2AA"/>
  <w16cid:commentId w16cid:paraId="45E9C4CA" w16cid:durableId="2D6544CA"/>
  <w16cid:commentId w16cid:paraId="6BB7D8B6" w16cid:durableId="5EAEBD32"/>
  <w16cid:commentId w16cid:paraId="5B9D38BE" w16cid:durableId="2D9DC30D"/>
  <w16cid:commentId w16cid:paraId="1166D407" w16cid:durableId="2D9DC376"/>
  <w16cid:commentId w16cid:paraId="649DCB58" w16cid:durableId="2D654618"/>
  <w16cid:commentId w16cid:paraId="15E21336" w16cid:durableId="2D9DC3D9"/>
  <w16cid:commentId w16cid:paraId="2427C936" w16cid:durableId="04DF27E8"/>
  <w16cid:commentId w16cid:paraId="6A82206D" w16cid:durableId="2D65465F"/>
  <w16cid:commentId w16cid:paraId="56FEE6B6" w16cid:durableId="612B7ACB"/>
  <w16cid:commentId w16cid:paraId="36577D94" w16cid:durableId="29BBFB22"/>
  <w16cid:commentId w16cid:paraId="2C8A8B0F" w16cid:durableId="2D9DC43F"/>
  <w16cid:commentId w16cid:paraId="2921C87C" w16cid:durableId="2D9DC495"/>
  <w16cid:commentId w16cid:paraId="72B0F95D" w16cid:durableId="2D9DCA40"/>
  <w16cid:commentId w16cid:paraId="693FC09B" w16cid:durableId="2D9DCB07"/>
  <w16cid:commentId w16cid:paraId="25476D0C" w16cid:durableId="2D9DCB1E"/>
  <w16cid:commentId w16cid:paraId="70421308" w16cid:durableId="2D9DCB5C"/>
  <w16cid:commentId w16cid:paraId="7AC53DE5" w16cid:durableId="2D9E016C"/>
  <w16cid:commentId w16cid:paraId="7C038D82" w16cid:durableId="2D9E0C69"/>
  <w16cid:commentId w16cid:paraId="1B1ADDDB" w16cid:durableId="2D9E0FDC"/>
  <w16cid:commentId w16cid:paraId="3868E766" w16cid:durableId="2D9E10BD"/>
  <w16cid:commentId w16cid:paraId="7AFA9D28" w16cid:durableId="2D9E0F21"/>
  <w16cid:commentId w16cid:paraId="51A082F2" w16cid:durableId="2D9E1005"/>
  <w16cid:commentId w16cid:paraId="20519DA1" w16cid:durableId="2D9E108F"/>
  <w16cid:commentId w16cid:paraId="2D1B84C3" w16cid:durableId="2A2A6B9D"/>
  <w16cid:commentId w16cid:paraId="54F6A3A9" w16cid:durableId="2D7417A8"/>
  <w16cid:commentId w16cid:paraId="55A05409" w16cid:durableId="2D7418CE"/>
  <w16cid:commentId w16cid:paraId="24E3F773" w16cid:durableId="2D9DE5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4838F0" w14:textId="77777777" w:rsidR="00CE246D" w:rsidRDefault="00CE246D">
      <w:r>
        <w:separator/>
      </w:r>
    </w:p>
  </w:endnote>
  <w:endnote w:type="continuationSeparator" w:id="0">
    <w:p w14:paraId="155C4F76" w14:textId="77777777" w:rsidR="00CE246D" w:rsidRDefault="00CE2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94935B" w14:textId="77777777" w:rsidR="00356BBC" w:rsidRDefault="00356BBC">
    <w:pPr>
      <w:pBdr>
        <w:top w:val="single" w:sz="1" w:space="8" w:color="CCCCCC"/>
      </w:pBdr>
      <w:spacing w:before="20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76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5A0238" w14:textId="77777777" w:rsidR="00CE246D" w:rsidRDefault="00CE246D">
      <w:r>
        <w:separator/>
      </w:r>
    </w:p>
  </w:footnote>
  <w:footnote w:type="continuationSeparator" w:id="0">
    <w:p w14:paraId="22BE7E77" w14:textId="77777777" w:rsidR="00CE246D" w:rsidRDefault="00CE2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9B4DF" w14:textId="5CC24377" w:rsidR="00356BBC" w:rsidRDefault="00356BB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16637"/>
    <w:multiLevelType w:val="hybridMultilevel"/>
    <w:tmpl w:val="19C88B3C"/>
    <w:lvl w:ilvl="0" w:tplc="7934588C">
      <w:start w:val="1"/>
      <w:numFmt w:val="decimal"/>
      <w:lvlText w:val="1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0A01C5A"/>
    <w:multiLevelType w:val="hybridMultilevel"/>
    <w:tmpl w:val="6DE8C650"/>
    <w:lvl w:ilvl="0" w:tplc="FFFFFFFF">
      <w:start w:val="1"/>
      <w:numFmt w:val="decimal"/>
      <w:lvlText w:val="18.%1."/>
      <w:lvlJc w:val="right"/>
      <w:pPr>
        <w:ind w:left="720" w:hanging="360"/>
      </w:pPr>
      <w:rPr>
        <w:rFonts w:hint="default"/>
      </w:rPr>
    </w:lvl>
    <w:lvl w:ilvl="1" w:tplc="1814FB64">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2A4E31"/>
    <w:multiLevelType w:val="hybridMultilevel"/>
    <w:tmpl w:val="CA082BB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024F497A"/>
    <w:multiLevelType w:val="hybridMultilevel"/>
    <w:tmpl w:val="CEF2AE48"/>
    <w:lvl w:ilvl="0" w:tplc="FFFFFFFF">
      <w:start w:val="1"/>
      <w:numFmt w:val="lowerLetter"/>
      <w:lvlText w:val="(%1)"/>
      <w:lvlJc w:val="left"/>
      <w:pPr>
        <w:ind w:left="1440" w:hanging="360"/>
      </w:pPr>
    </w:lvl>
    <w:lvl w:ilvl="1" w:tplc="1814FB64">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274405F"/>
    <w:multiLevelType w:val="hybridMultilevel"/>
    <w:tmpl w:val="9C2605F6"/>
    <w:lvl w:ilvl="0" w:tplc="FFFFFFFF">
      <w:start w:val="1"/>
      <w:numFmt w:val="lowerRoman"/>
      <w:lvlText w:val="(%1)"/>
      <w:lvlJc w:val="left"/>
      <w:pPr>
        <w:ind w:left="1620" w:hanging="36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 w15:restartNumberingAfterBreak="0">
    <w:nsid w:val="029D004B"/>
    <w:multiLevelType w:val="hybridMultilevel"/>
    <w:tmpl w:val="C2364536"/>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15:restartNumberingAfterBreak="0">
    <w:nsid w:val="037E2020"/>
    <w:multiLevelType w:val="hybridMultilevel"/>
    <w:tmpl w:val="30A6DF5A"/>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 w15:restartNumberingAfterBreak="0">
    <w:nsid w:val="039A6A12"/>
    <w:multiLevelType w:val="hybridMultilevel"/>
    <w:tmpl w:val="E092EC72"/>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15:restartNumberingAfterBreak="0">
    <w:nsid w:val="04335545"/>
    <w:multiLevelType w:val="hybridMultilevel"/>
    <w:tmpl w:val="8F7E6506"/>
    <w:lvl w:ilvl="0" w:tplc="20000001">
      <w:start w:val="1"/>
      <w:numFmt w:val="bullet"/>
      <w:lvlText w:val=""/>
      <w:lvlJc w:val="left"/>
      <w:pPr>
        <w:ind w:left="144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5EA1E0D"/>
    <w:multiLevelType w:val="hybridMultilevel"/>
    <w:tmpl w:val="0D582922"/>
    <w:lvl w:ilvl="0" w:tplc="76283754">
      <w:start w:val="1"/>
      <w:numFmt w:val="lowerRoman"/>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067E3364"/>
    <w:multiLevelType w:val="hybridMultilevel"/>
    <w:tmpl w:val="CFC8BF3C"/>
    <w:lvl w:ilvl="0" w:tplc="803863DE">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069D5897"/>
    <w:multiLevelType w:val="hybridMultilevel"/>
    <w:tmpl w:val="E1DC4F10"/>
    <w:lvl w:ilvl="0" w:tplc="E2C07AC2">
      <w:start w:val="1"/>
      <w:numFmt w:val="lowerRoman"/>
      <w:lvlText w:val="(%1)"/>
      <w:lvlJc w:val="left"/>
      <w:pPr>
        <w:ind w:left="2138" w:hanging="720"/>
      </w:pPr>
      <w:rPr>
        <w:rFonts w:hint="default"/>
      </w:rPr>
    </w:lvl>
    <w:lvl w:ilvl="1" w:tplc="20000019" w:tentative="1">
      <w:start w:val="1"/>
      <w:numFmt w:val="lowerLetter"/>
      <w:lvlText w:val="%2."/>
      <w:lvlJc w:val="left"/>
      <w:pPr>
        <w:ind w:left="2498" w:hanging="360"/>
      </w:pPr>
    </w:lvl>
    <w:lvl w:ilvl="2" w:tplc="2000001B" w:tentative="1">
      <w:start w:val="1"/>
      <w:numFmt w:val="lowerRoman"/>
      <w:lvlText w:val="%3."/>
      <w:lvlJc w:val="right"/>
      <w:pPr>
        <w:ind w:left="3218" w:hanging="180"/>
      </w:pPr>
    </w:lvl>
    <w:lvl w:ilvl="3" w:tplc="2000000F" w:tentative="1">
      <w:start w:val="1"/>
      <w:numFmt w:val="decimal"/>
      <w:lvlText w:val="%4."/>
      <w:lvlJc w:val="left"/>
      <w:pPr>
        <w:ind w:left="3938" w:hanging="360"/>
      </w:pPr>
    </w:lvl>
    <w:lvl w:ilvl="4" w:tplc="20000019" w:tentative="1">
      <w:start w:val="1"/>
      <w:numFmt w:val="lowerLetter"/>
      <w:lvlText w:val="%5."/>
      <w:lvlJc w:val="left"/>
      <w:pPr>
        <w:ind w:left="4658" w:hanging="360"/>
      </w:pPr>
    </w:lvl>
    <w:lvl w:ilvl="5" w:tplc="2000001B" w:tentative="1">
      <w:start w:val="1"/>
      <w:numFmt w:val="lowerRoman"/>
      <w:lvlText w:val="%6."/>
      <w:lvlJc w:val="right"/>
      <w:pPr>
        <w:ind w:left="5378" w:hanging="180"/>
      </w:pPr>
    </w:lvl>
    <w:lvl w:ilvl="6" w:tplc="2000000F" w:tentative="1">
      <w:start w:val="1"/>
      <w:numFmt w:val="decimal"/>
      <w:lvlText w:val="%7."/>
      <w:lvlJc w:val="left"/>
      <w:pPr>
        <w:ind w:left="6098" w:hanging="360"/>
      </w:pPr>
    </w:lvl>
    <w:lvl w:ilvl="7" w:tplc="20000019" w:tentative="1">
      <w:start w:val="1"/>
      <w:numFmt w:val="lowerLetter"/>
      <w:lvlText w:val="%8."/>
      <w:lvlJc w:val="left"/>
      <w:pPr>
        <w:ind w:left="6818" w:hanging="360"/>
      </w:pPr>
    </w:lvl>
    <w:lvl w:ilvl="8" w:tplc="2000001B" w:tentative="1">
      <w:start w:val="1"/>
      <w:numFmt w:val="lowerRoman"/>
      <w:lvlText w:val="%9."/>
      <w:lvlJc w:val="right"/>
      <w:pPr>
        <w:ind w:left="7538" w:hanging="180"/>
      </w:pPr>
    </w:lvl>
  </w:abstractNum>
  <w:abstractNum w:abstractNumId="12" w15:restartNumberingAfterBreak="0">
    <w:nsid w:val="079A4349"/>
    <w:multiLevelType w:val="hybridMultilevel"/>
    <w:tmpl w:val="3622377A"/>
    <w:lvl w:ilvl="0" w:tplc="FFFFFFFF">
      <w:start w:val="1"/>
      <w:numFmt w:val="decimal"/>
      <w:lvlText w:val="18.%1."/>
      <w:lvlJc w:val="right"/>
      <w:pPr>
        <w:ind w:left="720" w:hanging="360"/>
      </w:pPr>
      <w:rPr>
        <w:rFonts w:hint="default"/>
      </w:rPr>
    </w:lvl>
    <w:lvl w:ilvl="1" w:tplc="1814FB64">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7ED3C66"/>
    <w:multiLevelType w:val="hybridMultilevel"/>
    <w:tmpl w:val="D7160B80"/>
    <w:lvl w:ilvl="0" w:tplc="DD3605AC">
      <w:start w:val="1"/>
      <w:numFmt w:val="lowerLetter"/>
      <w:lvlText w:val="(%1)"/>
      <w:lvlJc w:val="left"/>
      <w:pPr>
        <w:ind w:left="1140" w:hanging="360"/>
      </w:pPr>
      <w:rPr>
        <w:rFonts w:hint="default"/>
      </w:rPr>
    </w:lvl>
    <w:lvl w:ilvl="1" w:tplc="20000019" w:tentative="1">
      <w:start w:val="1"/>
      <w:numFmt w:val="lowerLetter"/>
      <w:lvlText w:val="%2."/>
      <w:lvlJc w:val="left"/>
      <w:pPr>
        <w:ind w:left="1860" w:hanging="360"/>
      </w:pPr>
    </w:lvl>
    <w:lvl w:ilvl="2" w:tplc="2000001B" w:tentative="1">
      <w:start w:val="1"/>
      <w:numFmt w:val="lowerRoman"/>
      <w:lvlText w:val="%3."/>
      <w:lvlJc w:val="right"/>
      <w:pPr>
        <w:ind w:left="2580" w:hanging="180"/>
      </w:pPr>
    </w:lvl>
    <w:lvl w:ilvl="3" w:tplc="2000000F" w:tentative="1">
      <w:start w:val="1"/>
      <w:numFmt w:val="decimal"/>
      <w:lvlText w:val="%4."/>
      <w:lvlJc w:val="left"/>
      <w:pPr>
        <w:ind w:left="3300" w:hanging="360"/>
      </w:pPr>
    </w:lvl>
    <w:lvl w:ilvl="4" w:tplc="20000019" w:tentative="1">
      <w:start w:val="1"/>
      <w:numFmt w:val="lowerLetter"/>
      <w:lvlText w:val="%5."/>
      <w:lvlJc w:val="left"/>
      <w:pPr>
        <w:ind w:left="4020" w:hanging="360"/>
      </w:pPr>
    </w:lvl>
    <w:lvl w:ilvl="5" w:tplc="2000001B" w:tentative="1">
      <w:start w:val="1"/>
      <w:numFmt w:val="lowerRoman"/>
      <w:lvlText w:val="%6."/>
      <w:lvlJc w:val="right"/>
      <w:pPr>
        <w:ind w:left="4740" w:hanging="180"/>
      </w:pPr>
    </w:lvl>
    <w:lvl w:ilvl="6" w:tplc="2000000F" w:tentative="1">
      <w:start w:val="1"/>
      <w:numFmt w:val="decimal"/>
      <w:lvlText w:val="%7."/>
      <w:lvlJc w:val="left"/>
      <w:pPr>
        <w:ind w:left="5460" w:hanging="360"/>
      </w:pPr>
    </w:lvl>
    <w:lvl w:ilvl="7" w:tplc="20000019" w:tentative="1">
      <w:start w:val="1"/>
      <w:numFmt w:val="lowerLetter"/>
      <w:lvlText w:val="%8."/>
      <w:lvlJc w:val="left"/>
      <w:pPr>
        <w:ind w:left="6180" w:hanging="360"/>
      </w:pPr>
    </w:lvl>
    <w:lvl w:ilvl="8" w:tplc="2000001B" w:tentative="1">
      <w:start w:val="1"/>
      <w:numFmt w:val="lowerRoman"/>
      <w:lvlText w:val="%9."/>
      <w:lvlJc w:val="right"/>
      <w:pPr>
        <w:ind w:left="6900" w:hanging="180"/>
      </w:pPr>
    </w:lvl>
  </w:abstractNum>
  <w:abstractNum w:abstractNumId="14" w15:restartNumberingAfterBreak="0">
    <w:nsid w:val="08F855F9"/>
    <w:multiLevelType w:val="hybridMultilevel"/>
    <w:tmpl w:val="D4DEF5F6"/>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5" w15:restartNumberingAfterBreak="0">
    <w:nsid w:val="097D2EF0"/>
    <w:multiLevelType w:val="hybridMultilevel"/>
    <w:tmpl w:val="23E8F2E6"/>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0A0A4AAB"/>
    <w:multiLevelType w:val="hybridMultilevel"/>
    <w:tmpl w:val="92900F2E"/>
    <w:lvl w:ilvl="0" w:tplc="212ABA24">
      <w:start w:val="1"/>
      <w:numFmt w:val="lowerRoman"/>
      <w:lvlText w:val="(%1)"/>
      <w:lvlJc w:val="left"/>
      <w:pPr>
        <w:ind w:left="1724" w:hanging="720"/>
      </w:pPr>
      <w:rPr>
        <w:rFonts w:hint="default"/>
      </w:rPr>
    </w:lvl>
    <w:lvl w:ilvl="1" w:tplc="20000019" w:tentative="1">
      <w:start w:val="1"/>
      <w:numFmt w:val="lowerLetter"/>
      <w:lvlText w:val="%2."/>
      <w:lvlJc w:val="left"/>
      <w:pPr>
        <w:ind w:left="2084" w:hanging="360"/>
      </w:pPr>
    </w:lvl>
    <w:lvl w:ilvl="2" w:tplc="2000001B" w:tentative="1">
      <w:start w:val="1"/>
      <w:numFmt w:val="lowerRoman"/>
      <w:lvlText w:val="%3."/>
      <w:lvlJc w:val="right"/>
      <w:pPr>
        <w:ind w:left="2804" w:hanging="180"/>
      </w:pPr>
    </w:lvl>
    <w:lvl w:ilvl="3" w:tplc="2000000F" w:tentative="1">
      <w:start w:val="1"/>
      <w:numFmt w:val="decimal"/>
      <w:lvlText w:val="%4."/>
      <w:lvlJc w:val="left"/>
      <w:pPr>
        <w:ind w:left="3524" w:hanging="360"/>
      </w:pPr>
    </w:lvl>
    <w:lvl w:ilvl="4" w:tplc="20000019" w:tentative="1">
      <w:start w:val="1"/>
      <w:numFmt w:val="lowerLetter"/>
      <w:lvlText w:val="%5."/>
      <w:lvlJc w:val="left"/>
      <w:pPr>
        <w:ind w:left="4244" w:hanging="360"/>
      </w:pPr>
    </w:lvl>
    <w:lvl w:ilvl="5" w:tplc="2000001B" w:tentative="1">
      <w:start w:val="1"/>
      <w:numFmt w:val="lowerRoman"/>
      <w:lvlText w:val="%6."/>
      <w:lvlJc w:val="right"/>
      <w:pPr>
        <w:ind w:left="4964" w:hanging="180"/>
      </w:pPr>
    </w:lvl>
    <w:lvl w:ilvl="6" w:tplc="2000000F" w:tentative="1">
      <w:start w:val="1"/>
      <w:numFmt w:val="decimal"/>
      <w:lvlText w:val="%7."/>
      <w:lvlJc w:val="left"/>
      <w:pPr>
        <w:ind w:left="5684" w:hanging="360"/>
      </w:pPr>
    </w:lvl>
    <w:lvl w:ilvl="7" w:tplc="20000019" w:tentative="1">
      <w:start w:val="1"/>
      <w:numFmt w:val="lowerLetter"/>
      <w:lvlText w:val="%8."/>
      <w:lvlJc w:val="left"/>
      <w:pPr>
        <w:ind w:left="6404" w:hanging="360"/>
      </w:pPr>
    </w:lvl>
    <w:lvl w:ilvl="8" w:tplc="2000001B" w:tentative="1">
      <w:start w:val="1"/>
      <w:numFmt w:val="lowerRoman"/>
      <w:lvlText w:val="%9."/>
      <w:lvlJc w:val="right"/>
      <w:pPr>
        <w:ind w:left="7124" w:hanging="180"/>
      </w:pPr>
    </w:lvl>
  </w:abstractNum>
  <w:abstractNum w:abstractNumId="17" w15:restartNumberingAfterBreak="0">
    <w:nsid w:val="0B1302F6"/>
    <w:multiLevelType w:val="hybridMultilevel"/>
    <w:tmpl w:val="6430F5CE"/>
    <w:lvl w:ilvl="0" w:tplc="453C8546">
      <w:start w:val="1"/>
      <w:numFmt w:val="lowerLetter"/>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18" w15:restartNumberingAfterBreak="0">
    <w:nsid w:val="0BCF3950"/>
    <w:multiLevelType w:val="hybridMultilevel"/>
    <w:tmpl w:val="C62873B6"/>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9" w15:restartNumberingAfterBreak="0">
    <w:nsid w:val="0C001F5B"/>
    <w:multiLevelType w:val="hybridMultilevel"/>
    <w:tmpl w:val="49384F8E"/>
    <w:lvl w:ilvl="0" w:tplc="0E1E0FA4">
      <w:start w:val="1"/>
      <w:numFmt w:val="decimal"/>
      <w:lvlText w:val="16.%1"/>
      <w:lvlJc w:val="left"/>
      <w:pPr>
        <w:ind w:left="720" w:hanging="360"/>
      </w:pPr>
      <w:rPr>
        <w:rFonts w:hint="default"/>
      </w:rPr>
    </w:lvl>
    <w:lvl w:ilvl="1" w:tplc="1814FB64">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0E05155D"/>
    <w:multiLevelType w:val="hybridMultilevel"/>
    <w:tmpl w:val="91142CF2"/>
    <w:lvl w:ilvl="0" w:tplc="C8387ED8">
      <w:start w:val="1"/>
      <w:numFmt w:val="decimal"/>
      <w:lvlText w:val="%1."/>
      <w:lvlJc w:val="left"/>
      <w:pPr>
        <w:ind w:left="1020" w:hanging="360"/>
      </w:pPr>
    </w:lvl>
    <w:lvl w:ilvl="1" w:tplc="9A5AD55E">
      <w:start w:val="1"/>
      <w:numFmt w:val="decimal"/>
      <w:lvlText w:val="%2."/>
      <w:lvlJc w:val="left"/>
      <w:pPr>
        <w:ind w:left="1020" w:hanging="360"/>
      </w:pPr>
    </w:lvl>
    <w:lvl w:ilvl="2" w:tplc="3312B9A2">
      <w:start w:val="1"/>
      <w:numFmt w:val="decimal"/>
      <w:lvlText w:val="%3."/>
      <w:lvlJc w:val="left"/>
      <w:pPr>
        <w:ind w:left="1020" w:hanging="360"/>
      </w:pPr>
    </w:lvl>
    <w:lvl w:ilvl="3" w:tplc="1B66981E">
      <w:start w:val="1"/>
      <w:numFmt w:val="decimal"/>
      <w:lvlText w:val="%4."/>
      <w:lvlJc w:val="left"/>
      <w:pPr>
        <w:ind w:left="1020" w:hanging="360"/>
      </w:pPr>
    </w:lvl>
    <w:lvl w:ilvl="4" w:tplc="3522ABA4">
      <w:start w:val="1"/>
      <w:numFmt w:val="decimal"/>
      <w:lvlText w:val="%5."/>
      <w:lvlJc w:val="left"/>
      <w:pPr>
        <w:ind w:left="1020" w:hanging="360"/>
      </w:pPr>
    </w:lvl>
    <w:lvl w:ilvl="5" w:tplc="5150EC54">
      <w:start w:val="1"/>
      <w:numFmt w:val="decimal"/>
      <w:lvlText w:val="%6."/>
      <w:lvlJc w:val="left"/>
      <w:pPr>
        <w:ind w:left="1020" w:hanging="360"/>
      </w:pPr>
    </w:lvl>
    <w:lvl w:ilvl="6" w:tplc="19EE1B34">
      <w:start w:val="1"/>
      <w:numFmt w:val="decimal"/>
      <w:lvlText w:val="%7."/>
      <w:lvlJc w:val="left"/>
      <w:pPr>
        <w:ind w:left="1020" w:hanging="360"/>
      </w:pPr>
    </w:lvl>
    <w:lvl w:ilvl="7" w:tplc="E36EB574">
      <w:start w:val="1"/>
      <w:numFmt w:val="decimal"/>
      <w:lvlText w:val="%8."/>
      <w:lvlJc w:val="left"/>
      <w:pPr>
        <w:ind w:left="1020" w:hanging="360"/>
      </w:pPr>
    </w:lvl>
    <w:lvl w:ilvl="8" w:tplc="BD38B4D8">
      <w:start w:val="1"/>
      <w:numFmt w:val="decimal"/>
      <w:lvlText w:val="%9."/>
      <w:lvlJc w:val="left"/>
      <w:pPr>
        <w:ind w:left="1020" w:hanging="360"/>
      </w:pPr>
    </w:lvl>
  </w:abstractNum>
  <w:abstractNum w:abstractNumId="21" w15:restartNumberingAfterBreak="0">
    <w:nsid w:val="0E076825"/>
    <w:multiLevelType w:val="hybridMultilevel"/>
    <w:tmpl w:val="308CB188"/>
    <w:lvl w:ilvl="0" w:tplc="8E1ADE6E">
      <w:start w:val="1"/>
      <w:numFmt w:val="decimal"/>
      <w:lvlText w:val="5.%1"/>
      <w:lvlJc w:val="left"/>
      <w:pPr>
        <w:ind w:left="86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0E2E2B13"/>
    <w:multiLevelType w:val="hybridMultilevel"/>
    <w:tmpl w:val="BD4CBC4A"/>
    <w:lvl w:ilvl="0" w:tplc="C022767C">
      <w:start w:val="1"/>
      <w:numFmt w:val="decimal"/>
      <w:lvlText w:val="9.5.%1"/>
      <w:lvlJc w:val="left"/>
      <w:pPr>
        <w:ind w:left="1440" w:hanging="360"/>
      </w:pPr>
      <w:rPr>
        <w:rFonts w:hint="default"/>
      </w:rPr>
    </w:lvl>
    <w:lvl w:ilvl="1" w:tplc="D49A9782">
      <w:start w:val="1"/>
      <w:numFmt w:val="lowerLetter"/>
      <w:lvlText w:val="(%2)"/>
      <w:lvlJc w:val="left"/>
      <w:pPr>
        <w:ind w:left="1440" w:hanging="360"/>
      </w:pPr>
      <w:rPr>
        <w:rFonts w:hint="default"/>
      </w:rPr>
    </w:lvl>
    <w:lvl w:ilvl="2" w:tplc="C022767C">
      <w:start w:val="1"/>
      <w:numFmt w:val="decimal"/>
      <w:lvlText w:val="9.5.%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0E3414A8"/>
    <w:multiLevelType w:val="hybridMultilevel"/>
    <w:tmpl w:val="12D61014"/>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4" w15:restartNumberingAfterBreak="0">
    <w:nsid w:val="0EEA5DF9"/>
    <w:multiLevelType w:val="hybridMultilevel"/>
    <w:tmpl w:val="E9D6485A"/>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5" w15:restartNumberingAfterBreak="0">
    <w:nsid w:val="11634377"/>
    <w:multiLevelType w:val="hybridMultilevel"/>
    <w:tmpl w:val="83106C58"/>
    <w:lvl w:ilvl="0" w:tplc="1814FB64">
      <w:start w:val="1"/>
      <w:numFmt w:val="lowerLetter"/>
      <w:lvlText w:val="(%1)"/>
      <w:lvlJc w:val="left"/>
      <w:pPr>
        <w:ind w:left="1440" w:hanging="360"/>
      </w:pPr>
    </w:lvl>
    <w:lvl w:ilvl="1" w:tplc="212ABA24">
      <w:start w:val="1"/>
      <w:numFmt w:val="lowerRoman"/>
      <w:lvlText w:val="(%2)"/>
      <w:lvlJc w:val="left"/>
      <w:pPr>
        <w:ind w:left="1364" w:hanging="360"/>
      </w:pPr>
      <w:rPr>
        <w:rFonts w:hint="default"/>
      </w:r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6" w15:restartNumberingAfterBreak="0">
    <w:nsid w:val="13875D46"/>
    <w:multiLevelType w:val="hybridMultilevel"/>
    <w:tmpl w:val="DBDAC514"/>
    <w:lvl w:ilvl="0" w:tplc="F874467C">
      <w:start w:val="1"/>
      <w:numFmt w:val="decimal"/>
      <w:lvlText w:val="(%1)"/>
      <w:lvlJc w:val="left"/>
      <w:pPr>
        <w:ind w:left="1440" w:hanging="360"/>
      </w:pPr>
      <w:rPr>
        <w:rFonts w:hint="default"/>
      </w:rPr>
    </w:lvl>
    <w:lvl w:ilvl="1" w:tplc="D1764090">
      <w:start w:val="1"/>
      <w:numFmt w:val="decimal"/>
      <w:lvlText w:val="3.%2"/>
      <w:lvlJc w:val="left"/>
      <w:pPr>
        <w:ind w:left="2160" w:hanging="360"/>
      </w:pPr>
      <w:rPr>
        <w:rFonts w:hint="default"/>
      </w:rPr>
    </w:lvl>
    <w:lvl w:ilvl="2" w:tplc="07EE9C6E">
      <w:start w:val="1"/>
      <w:numFmt w:val="lowerLetter"/>
      <w:lvlText w:val="(%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139E373B"/>
    <w:multiLevelType w:val="hybridMultilevel"/>
    <w:tmpl w:val="479A6A4E"/>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8" w15:restartNumberingAfterBreak="0">
    <w:nsid w:val="14C16CCA"/>
    <w:multiLevelType w:val="hybridMultilevel"/>
    <w:tmpl w:val="89AE5572"/>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9" w15:restartNumberingAfterBreak="0">
    <w:nsid w:val="14F06131"/>
    <w:multiLevelType w:val="hybridMultilevel"/>
    <w:tmpl w:val="E2D45FB4"/>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0" w15:restartNumberingAfterBreak="0">
    <w:nsid w:val="15661781"/>
    <w:multiLevelType w:val="hybridMultilevel"/>
    <w:tmpl w:val="EC143CE8"/>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1" w15:restartNumberingAfterBreak="0">
    <w:nsid w:val="168F2724"/>
    <w:multiLevelType w:val="hybridMultilevel"/>
    <w:tmpl w:val="30186FF2"/>
    <w:lvl w:ilvl="0" w:tplc="FFFFFFFF">
      <w:start w:val="1"/>
      <w:numFmt w:val="lowerLetter"/>
      <w:lvlText w:val="(%1)"/>
      <w:lvlJc w:val="left"/>
      <w:pPr>
        <w:ind w:left="72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6C41BEF"/>
    <w:multiLevelType w:val="hybridMultilevel"/>
    <w:tmpl w:val="38E8828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3" w15:restartNumberingAfterBreak="0">
    <w:nsid w:val="178035F5"/>
    <w:multiLevelType w:val="hybridMultilevel"/>
    <w:tmpl w:val="E0F49BA8"/>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1813552B"/>
    <w:multiLevelType w:val="hybridMultilevel"/>
    <w:tmpl w:val="18FCF116"/>
    <w:lvl w:ilvl="0" w:tplc="62EA2F60">
      <w:start w:val="1"/>
      <w:numFmt w:val="lowerRoman"/>
      <w:lvlText w:val="(%1)"/>
      <w:lvlJc w:val="left"/>
      <w:pPr>
        <w:ind w:left="720" w:hanging="360"/>
      </w:pPr>
      <w:rPr>
        <w:rFonts w:ascii="Calibri" w:eastAsia="Aptos" w:hAnsi="Calibri" w:cs="Calibri"/>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181E5D39"/>
    <w:multiLevelType w:val="hybridMultilevel"/>
    <w:tmpl w:val="FF1A1100"/>
    <w:lvl w:ilvl="0" w:tplc="F6A60296">
      <w:start w:val="1"/>
      <w:numFmt w:val="decimal"/>
      <w:lvlText w:val="15.3.%1"/>
      <w:lvlJc w:val="left"/>
      <w:pPr>
        <w:ind w:left="1440" w:hanging="360"/>
      </w:pPr>
      <w:rPr>
        <w:rFonts w:hint="default"/>
      </w:rPr>
    </w:lvl>
    <w:lvl w:ilvl="1" w:tplc="20000019" w:tentative="1">
      <w:start w:val="1"/>
      <w:numFmt w:val="lowerLetter"/>
      <w:lvlText w:val="%2."/>
      <w:lvlJc w:val="left"/>
      <w:pPr>
        <w:ind w:left="1440" w:hanging="360"/>
      </w:pPr>
    </w:lvl>
    <w:lvl w:ilvl="2" w:tplc="83221E12">
      <w:start w:val="1"/>
      <w:numFmt w:val="decimal"/>
      <w:lvlText w:val="15.3.%3"/>
      <w:lvlJc w:val="left"/>
      <w:pPr>
        <w:ind w:left="2340" w:hanging="360"/>
      </w:pPr>
      <w:rPr>
        <w:rFonts w:hint="default"/>
        <w:i w:val="0"/>
        <w:iCs w:val="0"/>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18F5119C"/>
    <w:multiLevelType w:val="hybridMultilevel"/>
    <w:tmpl w:val="767602A8"/>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7" w15:restartNumberingAfterBreak="0">
    <w:nsid w:val="197F4FE2"/>
    <w:multiLevelType w:val="hybridMultilevel"/>
    <w:tmpl w:val="A546FACA"/>
    <w:lvl w:ilvl="0" w:tplc="09E03A0E">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8" w15:restartNumberingAfterBreak="0">
    <w:nsid w:val="19C37A0D"/>
    <w:multiLevelType w:val="hybridMultilevel"/>
    <w:tmpl w:val="BC080DC0"/>
    <w:lvl w:ilvl="0" w:tplc="FFFFFFFF">
      <w:start w:val="1"/>
      <w:numFmt w:val="lowerLetter"/>
      <w:lvlText w:val="(%1)"/>
      <w:lvlJc w:val="left"/>
      <w:pPr>
        <w:ind w:left="1440" w:hanging="360"/>
      </w:pPr>
    </w:lvl>
    <w:lvl w:ilvl="1" w:tplc="1814FB64">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19E33E31"/>
    <w:multiLevelType w:val="hybridMultilevel"/>
    <w:tmpl w:val="1DC8CCB6"/>
    <w:lvl w:ilvl="0" w:tplc="76283754">
      <w:start w:val="1"/>
      <w:numFmt w:val="lowerRoman"/>
      <w:lvlText w:val="(%1)"/>
      <w:lvlJc w:val="left"/>
      <w:pPr>
        <w:ind w:left="1440" w:hanging="360"/>
      </w:pPr>
      <w:rPr>
        <w:rFonts w:hint="default"/>
      </w:rPr>
    </w:lvl>
    <w:lvl w:ilvl="1" w:tplc="20000015">
      <w:start w:val="1"/>
      <w:numFmt w:val="upp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0" w15:restartNumberingAfterBreak="0">
    <w:nsid w:val="1A846BF9"/>
    <w:multiLevelType w:val="hybridMultilevel"/>
    <w:tmpl w:val="E11A4F5C"/>
    <w:lvl w:ilvl="0" w:tplc="0D4C5CD4">
      <w:start w:val="1"/>
      <w:numFmt w:val="decimal"/>
      <w:lvlText w:val="21.%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1BCB65AB"/>
    <w:multiLevelType w:val="hybridMultilevel"/>
    <w:tmpl w:val="16DEAA18"/>
    <w:lvl w:ilvl="0" w:tplc="08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1D161DF9"/>
    <w:multiLevelType w:val="hybridMultilevel"/>
    <w:tmpl w:val="5DC00D9E"/>
    <w:lvl w:ilvl="0" w:tplc="6B24AEE0">
      <w:start w:val="6"/>
      <w:numFmt w:val="lowerLetter"/>
      <w:lvlText w:val="(%1)"/>
      <w:lvlJc w:val="left"/>
      <w:pPr>
        <w:ind w:left="720" w:hanging="360"/>
      </w:pPr>
      <w:rPr>
        <w:rFonts w:hint="default"/>
        <w:u w:val="singl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1D1B456A"/>
    <w:multiLevelType w:val="multilevel"/>
    <w:tmpl w:val="7AA46F70"/>
    <w:lvl w:ilvl="0">
      <w:start w:val="21"/>
      <w:numFmt w:val="decimal"/>
      <w:lvlText w:val="%1."/>
      <w:lvlJc w:val="left"/>
      <w:pPr>
        <w:ind w:left="660" w:hanging="660"/>
      </w:pPr>
      <w:rPr>
        <w:rFonts w:hint="default"/>
      </w:rPr>
    </w:lvl>
    <w:lvl w:ilvl="1">
      <w:start w:val="2"/>
      <w:numFmt w:val="decimal"/>
      <w:lvlText w:val="%1.%2."/>
      <w:lvlJc w:val="left"/>
      <w:pPr>
        <w:ind w:left="1020" w:hanging="660"/>
      </w:pPr>
      <w:rPr>
        <w:rFonts w:hint="default"/>
      </w:rPr>
    </w:lvl>
    <w:lvl w:ilvl="2">
      <w:start w:val="7"/>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1D9339B4"/>
    <w:multiLevelType w:val="hybridMultilevel"/>
    <w:tmpl w:val="E684EFD2"/>
    <w:lvl w:ilvl="0" w:tplc="76283754">
      <w:start w:val="1"/>
      <w:numFmt w:val="lowerRoman"/>
      <w:lvlText w:val="(%1)"/>
      <w:lvlJc w:val="left"/>
      <w:pPr>
        <w:ind w:left="1713" w:hanging="360"/>
      </w:pPr>
      <w:rPr>
        <w:rFonts w:hint="default"/>
      </w:r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tentative="1">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45" w15:restartNumberingAfterBreak="0">
    <w:nsid w:val="1E816782"/>
    <w:multiLevelType w:val="hybridMultilevel"/>
    <w:tmpl w:val="6960270A"/>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6" w15:restartNumberingAfterBreak="0">
    <w:nsid w:val="1EB54131"/>
    <w:multiLevelType w:val="hybridMultilevel"/>
    <w:tmpl w:val="CA6E9340"/>
    <w:lvl w:ilvl="0" w:tplc="212ABA24">
      <w:start w:val="1"/>
      <w:numFmt w:val="lowerRoman"/>
      <w:lvlText w:val="(%1)"/>
      <w:lvlJc w:val="left"/>
      <w:pPr>
        <w:ind w:left="1854" w:hanging="360"/>
      </w:pPr>
      <w:rPr>
        <w:rFonts w:hint="default"/>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abstractNum w:abstractNumId="47" w15:restartNumberingAfterBreak="0">
    <w:nsid w:val="1ECE6FA3"/>
    <w:multiLevelType w:val="multilevel"/>
    <w:tmpl w:val="1740564C"/>
    <w:lvl w:ilvl="0">
      <w:start w:val="20"/>
      <w:numFmt w:val="decimal"/>
      <w:lvlText w:val="%1."/>
      <w:lvlJc w:val="left"/>
      <w:pPr>
        <w:ind w:left="840" w:hanging="840"/>
      </w:pPr>
      <w:rPr>
        <w:rFonts w:hint="default"/>
      </w:rPr>
    </w:lvl>
    <w:lvl w:ilvl="1">
      <w:start w:val="2"/>
      <w:numFmt w:val="decimal"/>
      <w:lvlText w:val="%1.%2."/>
      <w:lvlJc w:val="left"/>
      <w:pPr>
        <w:ind w:left="1320" w:hanging="840"/>
      </w:pPr>
      <w:rPr>
        <w:rFonts w:hint="default"/>
      </w:rPr>
    </w:lvl>
    <w:lvl w:ilvl="2">
      <w:start w:val="5"/>
      <w:numFmt w:val="decimal"/>
      <w:lvlText w:val="%1.%2.%3."/>
      <w:lvlJc w:val="left"/>
      <w:pPr>
        <w:ind w:left="1800" w:hanging="840"/>
      </w:pPr>
      <w:rPr>
        <w:rFonts w:hint="default"/>
      </w:rPr>
    </w:lvl>
    <w:lvl w:ilvl="3">
      <w:start w:val="1"/>
      <w:numFmt w:val="decimal"/>
      <w:lvlText w:val="%1.%2.%3.%4."/>
      <w:lvlJc w:val="left"/>
      <w:pPr>
        <w:ind w:left="2280" w:hanging="84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48" w15:restartNumberingAfterBreak="0">
    <w:nsid w:val="1F472E60"/>
    <w:multiLevelType w:val="hybridMultilevel"/>
    <w:tmpl w:val="C9C6256E"/>
    <w:lvl w:ilvl="0" w:tplc="20000017">
      <w:start w:val="1"/>
      <w:numFmt w:val="lowerLetter"/>
      <w:lvlText w:val="%1)"/>
      <w:lvlJc w:val="left"/>
      <w:pPr>
        <w:ind w:left="1004" w:hanging="360"/>
      </w:pPr>
    </w:lvl>
    <w:lvl w:ilvl="1" w:tplc="20000019">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49" w15:restartNumberingAfterBreak="0">
    <w:nsid w:val="200C2F18"/>
    <w:multiLevelType w:val="hybridMultilevel"/>
    <w:tmpl w:val="C8505A12"/>
    <w:lvl w:ilvl="0" w:tplc="A03CA5AC">
      <w:start w:val="1"/>
      <w:numFmt w:val="decimal"/>
      <w:lvlText w:val="18.%1."/>
      <w:lvlJc w:val="righ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2271015A"/>
    <w:multiLevelType w:val="hybridMultilevel"/>
    <w:tmpl w:val="CF708B34"/>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1" w15:restartNumberingAfterBreak="0">
    <w:nsid w:val="22A72567"/>
    <w:multiLevelType w:val="hybridMultilevel"/>
    <w:tmpl w:val="528A012E"/>
    <w:lvl w:ilvl="0" w:tplc="20000001">
      <w:start w:val="1"/>
      <w:numFmt w:val="bullet"/>
      <w:lvlText w:val=""/>
      <w:lvlJc w:val="left"/>
      <w:pPr>
        <w:ind w:left="2421" w:hanging="360"/>
      </w:pPr>
      <w:rPr>
        <w:rFonts w:ascii="Symbol" w:hAnsi="Symbol" w:hint="default"/>
      </w:rPr>
    </w:lvl>
    <w:lvl w:ilvl="1" w:tplc="20000003" w:tentative="1">
      <w:start w:val="1"/>
      <w:numFmt w:val="bullet"/>
      <w:lvlText w:val="o"/>
      <w:lvlJc w:val="left"/>
      <w:pPr>
        <w:ind w:left="3141" w:hanging="360"/>
      </w:pPr>
      <w:rPr>
        <w:rFonts w:ascii="Courier New" w:hAnsi="Courier New" w:cs="Courier New" w:hint="default"/>
      </w:rPr>
    </w:lvl>
    <w:lvl w:ilvl="2" w:tplc="20000005" w:tentative="1">
      <w:start w:val="1"/>
      <w:numFmt w:val="bullet"/>
      <w:lvlText w:val=""/>
      <w:lvlJc w:val="left"/>
      <w:pPr>
        <w:ind w:left="3861" w:hanging="360"/>
      </w:pPr>
      <w:rPr>
        <w:rFonts w:ascii="Wingdings" w:hAnsi="Wingdings" w:hint="default"/>
      </w:rPr>
    </w:lvl>
    <w:lvl w:ilvl="3" w:tplc="20000001" w:tentative="1">
      <w:start w:val="1"/>
      <w:numFmt w:val="bullet"/>
      <w:lvlText w:val=""/>
      <w:lvlJc w:val="left"/>
      <w:pPr>
        <w:ind w:left="4581" w:hanging="360"/>
      </w:pPr>
      <w:rPr>
        <w:rFonts w:ascii="Symbol" w:hAnsi="Symbol" w:hint="default"/>
      </w:rPr>
    </w:lvl>
    <w:lvl w:ilvl="4" w:tplc="20000003" w:tentative="1">
      <w:start w:val="1"/>
      <w:numFmt w:val="bullet"/>
      <w:lvlText w:val="o"/>
      <w:lvlJc w:val="left"/>
      <w:pPr>
        <w:ind w:left="5301" w:hanging="360"/>
      </w:pPr>
      <w:rPr>
        <w:rFonts w:ascii="Courier New" w:hAnsi="Courier New" w:cs="Courier New" w:hint="default"/>
      </w:rPr>
    </w:lvl>
    <w:lvl w:ilvl="5" w:tplc="20000005" w:tentative="1">
      <w:start w:val="1"/>
      <w:numFmt w:val="bullet"/>
      <w:lvlText w:val=""/>
      <w:lvlJc w:val="left"/>
      <w:pPr>
        <w:ind w:left="6021" w:hanging="360"/>
      </w:pPr>
      <w:rPr>
        <w:rFonts w:ascii="Wingdings" w:hAnsi="Wingdings" w:hint="default"/>
      </w:rPr>
    </w:lvl>
    <w:lvl w:ilvl="6" w:tplc="20000001" w:tentative="1">
      <w:start w:val="1"/>
      <w:numFmt w:val="bullet"/>
      <w:lvlText w:val=""/>
      <w:lvlJc w:val="left"/>
      <w:pPr>
        <w:ind w:left="6741" w:hanging="360"/>
      </w:pPr>
      <w:rPr>
        <w:rFonts w:ascii="Symbol" w:hAnsi="Symbol" w:hint="default"/>
      </w:rPr>
    </w:lvl>
    <w:lvl w:ilvl="7" w:tplc="20000003" w:tentative="1">
      <w:start w:val="1"/>
      <w:numFmt w:val="bullet"/>
      <w:lvlText w:val="o"/>
      <w:lvlJc w:val="left"/>
      <w:pPr>
        <w:ind w:left="7461" w:hanging="360"/>
      </w:pPr>
      <w:rPr>
        <w:rFonts w:ascii="Courier New" w:hAnsi="Courier New" w:cs="Courier New" w:hint="default"/>
      </w:rPr>
    </w:lvl>
    <w:lvl w:ilvl="8" w:tplc="20000005" w:tentative="1">
      <w:start w:val="1"/>
      <w:numFmt w:val="bullet"/>
      <w:lvlText w:val=""/>
      <w:lvlJc w:val="left"/>
      <w:pPr>
        <w:ind w:left="8181" w:hanging="360"/>
      </w:pPr>
      <w:rPr>
        <w:rFonts w:ascii="Wingdings" w:hAnsi="Wingdings" w:hint="default"/>
      </w:rPr>
    </w:lvl>
  </w:abstractNum>
  <w:abstractNum w:abstractNumId="52" w15:restartNumberingAfterBreak="0">
    <w:nsid w:val="22C236EB"/>
    <w:multiLevelType w:val="hybridMultilevel"/>
    <w:tmpl w:val="AA923EE8"/>
    <w:lvl w:ilvl="0" w:tplc="E2C07AC2">
      <w:start w:val="1"/>
      <w:numFmt w:val="lowerRoman"/>
      <w:lvlText w:val="(%1)"/>
      <w:lvlJc w:val="left"/>
      <w:pPr>
        <w:ind w:left="2138" w:hanging="720"/>
      </w:pPr>
      <w:rPr>
        <w:rFonts w:hint="default"/>
      </w:rPr>
    </w:lvl>
    <w:lvl w:ilvl="1" w:tplc="9984E802">
      <w:start w:val="1"/>
      <w:numFmt w:val="lowerLetter"/>
      <w:lvlText w:val="(%2)"/>
      <w:lvlJc w:val="left"/>
      <w:pPr>
        <w:ind w:left="2510" w:hanging="372"/>
      </w:pPr>
      <w:rPr>
        <w:rFonts w:hint="default"/>
      </w:rPr>
    </w:lvl>
    <w:lvl w:ilvl="2" w:tplc="2000001B" w:tentative="1">
      <w:start w:val="1"/>
      <w:numFmt w:val="lowerRoman"/>
      <w:lvlText w:val="%3."/>
      <w:lvlJc w:val="right"/>
      <w:pPr>
        <w:ind w:left="3218" w:hanging="180"/>
      </w:pPr>
    </w:lvl>
    <w:lvl w:ilvl="3" w:tplc="2000000F" w:tentative="1">
      <w:start w:val="1"/>
      <w:numFmt w:val="decimal"/>
      <w:lvlText w:val="%4."/>
      <w:lvlJc w:val="left"/>
      <w:pPr>
        <w:ind w:left="3938" w:hanging="360"/>
      </w:pPr>
    </w:lvl>
    <w:lvl w:ilvl="4" w:tplc="20000019" w:tentative="1">
      <w:start w:val="1"/>
      <w:numFmt w:val="lowerLetter"/>
      <w:lvlText w:val="%5."/>
      <w:lvlJc w:val="left"/>
      <w:pPr>
        <w:ind w:left="4658" w:hanging="360"/>
      </w:pPr>
    </w:lvl>
    <w:lvl w:ilvl="5" w:tplc="2000001B" w:tentative="1">
      <w:start w:val="1"/>
      <w:numFmt w:val="lowerRoman"/>
      <w:lvlText w:val="%6."/>
      <w:lvlJc w:val="right"/>
      <w:pPr>
        <w:ind w:left="5378" w:hanging="180"/>
      </w:pPr>
    </w:lvl>
    <w:lvl w:ilvl="6" w:tplc="2000000F" w:tentative="1">
      <w:start w:val="1"/>
      <w:numFmt w:val="decimal"/>
      <w:lvlText w:val="%7."/>
      <w:lvlJc w:val="left"/>
      <w:pPr>
        <w:ind w:left="6098" w:hanging="360"/>
      </w:pPr>
    </w:lvl>
    <w:lvl w:ilvl="7" w:tplc="20000019" w:tentative="1">
      <w:start w:val="1"/>
      <w:numFmt w:val="lowerLetter"/>
      <w:lvlText w:val="%8."/>
      <w:lvlJc w:val="left"/>
      <w:pPr>
        <w:ind w:left="6818" w:hanging="360"/>
      </w:pPr>
    </w:lvl>
    <w:lvl w:ilvl="8" w:tplc="2000001B" w:tentative="1">
      <w:start w:val="1"/>
      <w:numFmt w:val="lowerRoman"/>
      <w:lvlText w:val="%9."/>
      <w:lvlJc w:val="right"/>
      <w:pPr>
        <w:ind w:left="7538" w:hanging="180"/>
      </w:pPr>
    </w:lvl>
  </w:abstractNum>
  <w:abstractNum w:abstractNumId="53" w15:restartNumberingAfterBreak="0">
    <w:nsid w:val="244765C0"/>
    <w:multiLevelType w:val="multilevel"/>
    <w:tmpl w:val="F11A3060"/>
    <w:lvl w:ilvl="0">
      <w:start w:val="20"/>
      <w:numFmt w:val="decimalZero"/>
      <w:lvlText w:val="%1"/>
      <w:lvlJc w:val="left"/>
      <w:pPr>
        <w:ind w:left="420" w:hanging="420"/>
      </w:pPr>
      <w:rPr>
        <w:rFonts w:hint="default"/>
        <w:i/>
        <w:u w:val="single"/>
      </w:rPr>
    </w:lvl>
    <w:lvl w:ilvl="1">
      <w:start w:val="1"/>
      <w:numFmt w:val="decimal"/>
      <w:lvlText w:val="%1.%2"/>
      <w:lvlJc w:val="left"/>
      <w:pPr>
        <w:ind w:left="704" w:hanging="420"/>
      </w:pPr>
      <w:rPr>
        <w:rFonts w:hint="default"/>
        <w:i w:val="0"/>
        <w:iCs/>
        <w:u w:val="none"/>
      </w:rPr>
    </w:lvl>
    <w:lvl w:ilvl="2">
      <w:start w:val="1"/>
      <w:numFmt w:val="decimal"/>
      <w:lvlText w:val="%1.%2.%3"/>
      <w:lvlJc w:val="left"/>
      <w:pPr>
        <w:ind w:left="2160" w:hanging="720"/>
      </w:pPr>
      <w:rPr>
        <w:rFonts w:hint="default"/>
        <w:i/>
        <w:u w:val="single"/>
      </w:rPr>
    </w:lvl>
    <w:lvl w:ilvl="3">
      <w:start w:val="1"/>
      <w:numFmt w:val="decimal"/>
      <w:lvlText w:val="%1.%2.%3.%4"/>
      <w:lvlJc w:val="left"/>
      <w:pPr>
        <w:ind w:left="2880" w:hanging="720"/>
      </w:pPr>
      <w:rPr>
        <w:rFonts w:hint="default"/>
        <w:i/>
        <w:u w:val="single"/>
      </w:rPr>
    </w:lvl>
    <w:lvl w:ilvl="4">
      <w:start w:val="1"/>
      <w:numFmt w:val="decimal"/>
      <w:lvlText w:val="%1.%2.%3.%4.%5"/>
      <w:lvlJc w:val="left"/>
      <w:pPr>
        <w:ind w:left="3960" w:hanging="1080"/>
      </w:pPr>
      <w:rPr>
        <w:rFonts w:hint="default"/>
        <w:i/>
        <w:u w:val="single"/>
      </w:rPr>
    </w:lvl>
    <w:lvl w:ilvl="5">
      <w:start w:val="1"/>
      <w:numFmt w:val="decimal"/>
      <w:lvlText w:val="%1.%2.%3.%4.%5.%6"/>
      <w:lvlJc w:val="left"/>
      <w:pPr>
        <w:ind w:left="4680" w:hanging="1080"/>
      </w:pPr>
      <w:rPr>
        <w:rFonts w:hint="default"/>
        <w:i/>
        <w:u w:val="single"/>
      </w:rPr>
    </w:lvl>
    <w:lvl w:ilvl="6">
      <w:start w:val="1"/>
      <w:numFmt w:val="decimal"/>
      <w:lvlText w:val="%1.%2.%3.%4.%5.%6.%7"/>
      <w:lvlJc w:val="left"/>
      <w:pPr>
        <w:ind w:left="5760" w:hanging="1440"/>
      </w:pPr>
      <w:rPr>
        <w:rFonts w:hint="default"/>
        <w:i/>
        <w:u w:val="single"/>
      </w:rPr>
    </w:lvl>
    <w:lvl w:ilvl="7">
      <w:start w:val="1"/>
      <w:numFmt w:val="decimal"/>
      <w:lvlText w:val="%1.%2.%3.%4.%5.%6.%7.%8"/>
      <w:lvlJc w:val="left"/>
      <w:pPr>
        <w:ind w:left="6480" w:hanging="1440"/>
      </w:pPr>
      <w:rPr>
        <w:rFonts w:hint="default"/>
        <w:i/>
        <w:u w:val="single"/>
      </w:rPr>
    </w:lvl>
    <w:lvl w:ilvl="8">
      <w:start w:val="1"/>
      <w:numFmt w:val="decimal"/>
      <w:lvlText w:val="%1.%2.%3.%4.%5.%6.%7.%8.%9"/>
      <w:lvlJc w:val="left"/>
      <w:pPr>
        <w:ind w:left="7560" w:hanging="1800"/>
      </w:pPr>
      <w:rPr>
        <w:rFonts w:hint="default"/>
        <w:i/>
        <w:u w:val="single"/>
      </w:rPr>
    </w:lvl>
  </w:abstractNum>
  <w:abstractNum w:abstractNumId="54" w15:restartNumberingAfterBreak="0">
    <w:nsid w:val="2481204F"/>
    <w:multiLevelType w:val="hybridMultilevel"/>
    <w:tmpl w:val="7ACC7D54"/>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5" w15:restartNumberingAfterBreak="0">
    <w:nsid w:val="259E5C3E"/>
    <w:multiLevelType w:val="hybridMultilevel"/>
    <w:tmpl w:val="F62A4DC4"/>
    <w:lvl w:ilvl="0" w:tplc="FC04D7A4">
      <w:start w:val="1"/>
      <w:numFmt w:val="decimal"/>
      <w:lvlText w:val="9.4.%1"/>
      <w:lvlJc w:val="left"/>
      <w:pPr>
        <w:ind w:left="1440" w:hanging="360"/>
      </w:pPr>
      <w:rPr>
        <w:rFonts w:hint="default"/>
      </w:rPr>
    </w:lvl>
    <w:lvl w:ilvl="1" w:tplc="B614B930">
      <w:start w:val="1"/>
      <w:numFmt w:val="lowerLetter"/>
      <w:lvlText w:val="(%2)"/>
      <w:lvlJc w:val="left"/>
      <w:pPr>
        <w:ind w:left="1440" w:hanging="360"/>
      </w:pPr>
      <w:rPr>
        <w:rFonts w:hint="default"/>
      </w:rPr>
    </w:lvl>
    <w:lvl w:ilvl="2" w:tplc="FC04D7A4">
      <w:start w:val="1"/>
      <w:numFmt w:val="decimal"/>
      <w:lvlText w:val="9.4.%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2629225E"/>
    <w:multiLevelType w:val="hybridMultilevel"/>
    <w:tmpl w:val="50428A18"/>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7" w15:restartNumberingAfterBreak="0">
    <w:nsid w:val="263B6E77"/>
    <w:multiLevelType w:val="hybridMultilevel"/>
    <w:tmpl w:val="C1A8D91C"/>
    <w:lvl w:ilvl="0" w:tplc="FFFFFFFF">
      <w:start w:val="1"/>
      <w:numFmt w:val="lowerRoman"/>
      <w:lvlText w:val="(%1)"/>
      <w:lvlJc w:val="left"/>
      <w:pPr>
        <w:ind w:left="1080" w:hanging="720"/>
      </w:pPr>
      <w:rPr>
        <w:rFonts w:ascii="Calibri" w:eastAsiaTheme="minorHAnsi" w:hAnsi="Calibri" w:cs="Calibri"/>
      </w:rPr>
    </w:lvl>
    <w:lvl w:ilvl="1" w:tplc="212ABA24">
      <w:start w:val="1"/>
      <w:numFmt w:val="lowerRoman"/>
      <w:lvlText w:val="(%2)"/>
      <w:lvlJc w:val="left"/>
      <w:pPr>
        <w:ind w:left="180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78E3E52"/>
    <w:multiLevelType w:val="hybridMultilevel"/>
    <w:tmpl w:val="16344862"/>
    <w:lvl w:ilvl="0" w:tplc="BADC05E8">
      <w:start w:val="1"/>
      <w:numFmt w:val="decimal"/>
      <w:lvlText w:val="12.%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9" w15:restartNumberingAfterBreak="0">
    <w:nsid w:val="27BB5A1D"/>
    <w:multiLevelType w:val="hybridMultilevel"/>
    <w:tmpl w:val="CA2A231C"/>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0" w15:restartNumberingAfterBreak="0">
    <w:nsid w:val="28080021"/>
    <w:multiLevelType w:val="multilevel"/>
    <w:tmpl w:val="2738E9A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2AAB2CAC"/>
    <w:multiLevelType w:val="hybridMultilevel"/>
    <w:tmpl w:val="EF08C93A"/>
    <w:lvl w:ilvl="0" w:tplc="437C3842">
      <w:start w:val="1"/>
      <w:numFmt w:val="decimal"/>
      <w:lvlText w:val="15.%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2" w15:restartNumberingAfterBreak="0">
    <w:nsid w:val="2AAE1D72"/>
    <w:multiLevelType w:val="hybridMultilevel"/>
    <w:tmpl w:val="96A47F0A"/>
    <w:lvl w:ilvl="0" w:tplc="46FA7958">
      <w:start w:val="1"/>
      <w:numFmt w:val="decimal"/>
      <w:lvlText w:val="19.%1."/>
      <w:lvlJc w:val="righ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3" w15:restartNumberingAfterBreak="0">
    <w:nsid w:val="2B297EA9"/>
    <w:multiLevelType w:val="hybridMultilevel"/>
    <w:tmpl w:val="DD0C92C4"/>
    <w:lvl w:ilvl="0" w:tplc="E238195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4" w15:restartNumberingAfterBreak="0">
    <w:nsid w:val="2C1728AF"/>
    <w:multiLevelType w:val="hybridMultilevel"/>
    <w:tmpl w:val="01487F9E"/>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5" w15:restartNumberingAfterBreak="0">
    <w:nsid w:val="2DBB206B"/>
    <w:multiLevelType w:val="hybridMultilevel"/>
    <w:tmpl w:val="48DCB3B6"/>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6" w15:restartNumberingAfterBreak="0">
    <w:nsid w:val="2EA24ABE"/>
    <w:multiLevelType w:val="hybridMultilevel"/>
    <w:tmpl w:val="1CA657F0"/>
    <w:lvl w:ilvl="0" w:tplc="EDD48BD6">
      <w:start w:val="1"/>
      <w:numFmt w:val="lowerLetter"/>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7" w15:restartNumberingAfterBreak="0">
    <w:nsid w:val="2ED90794"/>
    <w:multiLevelType w:val="hybridMultilevel"/>
    <w:tmpl w:val="F6363AE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8" w15:restartNumberingAfterBreak="0">
    <w:nsid w:val="30630171"/>
    <w:multiLevelType w:val="hybridMultilevel"/>
    <w:tmpl w:val="43C06F36"/>
    <w:lvl w:ilvl="0" w:tplc="76283754">
      <w:start w:val="1"/>
      <w:numFmt w:val="lowerRoman"/>
      <w:lvlText w:val="(%1)"/>
      <w:lvlJc w:val="left"/>
      <w:pPr>
        <w:ind w:left="1620" w:hanging="360"/>
      </w:pPr>
      <w:rPr>
        <w:rFonts w:hint="default"/>
      </w:rPr>
    </w:lvl>
    <w:lvl w:ilvl="1" w:tplc="D714D1AA">
      <w:start w:val="1"/>
      <w:numFmt w:val="lowerRoman"/>
      <w:lvlText w:val="(%2)"/>
      <w:lvlJc w:val="left"/>
      <w:pPr>
        <w:ind w:left="2350" w:hanging="370"/>
      </w:pPr>
      <w:rPr>
        <w:rFonts w:ascii="Times New Roman" w:eastAsia="Times New Roman" w:hAnsi="Times New Roman" w:cs="Times New Roman"/>
      </w:rPr>
    </w:lvl>
    <w:lvl w:ilvl="2" w:tplc="F4A4C2FA">
      <w:start w:val="2"/>
      <w:numFmt w:val="lowerLetter"/>
      <w:lvlText w:val="(%3)"/>
      <w:lvlJc w:val="left"/>
      <w:pPr>
        <w:ind w:left="3240" w:hanging="360"/>
      </w:pPr>
      <w:rPr>
        <w:rFonts w:hint="default"/>
      </w:rPr>
    </w:lvl>
    <w:lvl w:ilvl="3" w:tplc="2000000F" w:tentative="1">
      <w:start w:val="1"/>
      <w:numFmt w:val="decimal"/>
      <w:lvlText w:val="%4."/>
      <w:lvlJc w:val="left"/>
      <w:pPr>
        <w:ind w:left="3780" w:hanging="360"/>
      </w:pPr>
    </w:lvl>
    <w:lvl w:ilvl="4" w:tplc="20000019" w:tentative="1">
      <w:start w:val="1"/>
      <w:numFmt w:val="lowerLetter"/>
      <w:lvlText w:val="%5."/>
      <w:lvlJc w:val="left"/>
      <w:pPr>
        <w:ind w:left="4500" w:hanging="360"/>
      </w:pPr>
    </w:lvl>
    <w:lvl w:ilvl="5" w:tplc="2000001B" w:tentative="1">
      <w:start w:val="1"/>
      <w:numFmt w:val="lowerRoman"/>
      <w:lvlText w:val="%6."/>
      <w:lvlJc w:val="right"/>
      <w:pPr>
        <w:ind w:left="5220" w:hanging="180"/>
      </w:pPr>
    </w:lvl>
    <w:lvl w:ilvl="6" w:tplc="2000000F" w:tentative="1">
      <w:start w:val="1"/>
      <w:numFmt w:val="decimal"/>
      <w:lvlText w:val="%7."/>
      <w:lvlJc w:val="left"/>
      <w:pPr>
        <w:ind w:left="5940" w:hanging="360"/>
      </w:pPr>
    </w:lvl>
    <w:lvl w:ilvl="7" w:tplc="20000019" w:tentative="1">
      <w:start w:val="1"/>
      <w:numFmt w:val="lowerLetter"/>
      <w:lvlText w:val="%8."/>
      <w:lvlJc w:val="left"/>
      <w:pPr>
        <w:ind w:left="6660" w:hanging="360"/>
      </w:pPr>
    </w:lvl>
    <w:lvl w:ilvl="8" w:tplc="2000001B" w:tentative="1">
      <w:start w:val="1"/>
      <w:numFmt w:val="lowerRoman"/>
      <w:lvlText w:val="%9."/>
      <w:lvlJc w:val="right"/>
      <w:pPr>
        <w:ind w:left="7380" w:hanging="180"/>
      </w:pPr>
    </w:lvl>
  </w:abstractNum>
  <w:abstractNum w:abstractNumId="69" w15:restartNumberingAfterBreak="0">
    <w:nsid w:val="311E1104"/>
    <w:multiLevelType w:val="hybridMultilevel"/>
    <w:tmpl w:val="31366942"/>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0" w15:restartNumberingAfterBreak="0">
    <w:nsid w:val="32EF320B"/>
    <w:multiLevelType w:val="hybridMultilevel"/>
    <w:tmpl w:val="0714023E"/>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1" w15:restartNumberingAfterBreak="0">
    <w:nsid w:val="33366957"/>
    <w:multiLevelType w:val="hybridMultilevel"/>
    <w:tmpl w:val="D51AE308"/>
    <w:lvl w:ilvl="0" w:tplc="76283754">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2" w15:restartNumberingAfterBreak="0">
    <w:nsid w:val="33AD419E"/>
    <w:multiLevelType w:val="hybridMultilevel"/>
    <w:tmpl w:val="4C884E44"/>
    <w:lvl w:ilvl="0" w:tplc="D412640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3" w15:restartNumberingAfterBreak="0">
    <w:nsid w:val="34363C3F"/>
    <w:multiLevelType w:val="hybridMultilevel"/>
    <w:tmpl w:val="0B38AC18"/>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12ABA24">
      <w:start w:val="1"/>
      <w:numFmt w:val="lowerRoman"/>
      <w:lvlText w:val="(%3)"/>
      <w:lvlJc w:val="left"/>
      <w:pPr>
        <w:ind w:left="1800" w:hanging="360"/>
      </w:pPr>
      <w:rPr>
        <w:rFonts w:hint="default"/>
      </w:r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4" w15:restartNumberingAfterBreak="0">
    <w:nsid w:val="363A19D2"/>
    <w:multiLevelType w:val="hybridMultilevel"/>
    <w:tmpl w:val="846CB6BE"/>
    <w:lvl w:ilvl="0" w:tplc="DD1626CA">
      <w:start w:val="1"/>
      <w:numFmt w:val="lowerRoman"/>
      <w:lvlText w:val="(%1)"/>
      <w:lvlJc w:val="left"/>
      <w:pPr>
        <w:ind w:left="1713" w:hanging="720"/>
      </w:pPr>
      <w:rPr>
        <w:rFonts w:hint="default"/>
      </w:rPr>
    </w:lvl>
    <w:lvl w:ilvl="1" w:tplc="20000019" w:tentative="1">
      <w:start w:val="1"/>
      <w:numFmt w:val="lowerLetter"/>
      <w:lvlText w:val="%2."/>
      <w:lvlJc w:val="left"/>
      <w:pPr>
        <w:ind w:left="2073" w:hanging="360"/>
      </w:pPr>
    </w:lvl>
    <w:lvl w:ilvl="2" w:tplc="2000001B" w:tentative="1">
      <w:start w:val="1"/>
      <w:numFmt w:val="lowerRoman"/>
      <w:lvlText w:val="%3."/>
      <w:lvlJc w:val="right"/>
      <w:pPr>
        <w:ind w:left="2793" w:hanging="180"/>
      </w:pPr>
    </w:lvl>
    <w:lvl w:ilvl="3" w:tplc="2000000F" w:tentative="1">
      <w:start w:val="1"/>
      <w:numFmt w:val="decimal"/>
      <w:lvlText w:val="%4."/>
      <w:lvlJc w:val="left"/>
      <w:pPr>
        <w:ind w:left="3513" w:hanging="360"/>
      </w:pPr>
    </w:lvl>
    <w:lvl w:ilvl="4" w:tplc="20000019" w:tentative="1">
      <w:start w:val="1"/>
      <w:numFmt w:val="lowerLetter"/>
      <w:lvlText w:val="%5."/>
      <w:lvlJc w:val="left"/>
      <w:pPr>
        <w:ind w:left="4233" w:hanging="360"/>
      </w:pPr>
    </w:lvl>
    <w:lvl w:ilvl="5" w:tplc="2000001B" w:tentative="1">
      <w:start w:val="1"/>
      <w:numFmt w:val="lowerRoman"/>
      <w:lvlText w:val="%6."/>
      <w:lvlJc w:val="right"/>
      <w:pPr>
        <w:ind w:left="4953" w:hanging="180"/>
      </w:pPr>
    </w:lvl>
    <w:lvl w:ilvl="6" w:tplc="2000000F" w:tentative="1">
      <w:start w:val="1"/>
      <w:numFmt w:val="decimal"/>
      <w:lvlText w:val="%7."/>
      <w:lvlJc w:val="left"/>
      <w:pPr>
        <w:ind w:left="5673" w:hanging="360"/>
      </w:pPr>
    </w:lvl>
    <w:lvl w:ilvl="7" w:tplc="20000019" w:tentative="1">
      <w:start w:val="1"/>
      <w:numFmt w:val="lowerLetter"/>
      <w:lvlText w:val="%8."/>
      <w:lvlJc w:val="left"/>
      <w:pPr>
        <w:ind w:left="6393" w:hanging="360"/>
      </w:pPr>
    </w:lvl>
    <w:lvl w:ilvl="8" w:tplc="2000001B" w:tentative="1">
      <w:start w:val="1"/>
      <w:numFmt w:val="lowerRoman"/>
      <w:lvlText w:val="%9."/>
      <w:lvlJc w:val="right"/>
      <w:pPr>
        <w:ind w:left="7113" w:hanging="180"/>
      </w:pPr>
    </w:lvl>
  </w:abstractNum>
  <w:abstractNum w:abstractNumId="75" w15:restartNumberingAfterBreak="0">
    <w:nsid w:val="38654398"/>
    <w:multiLevelType w:val="hybridMultilevel"/>
    <w:tmpl w:val="0F34B200"/>
    <w:lvl w:ilvl="0" w:tplc="7EC4C1D8">
      <w:start w:val="1"/>
      <w:numFmt w:val="decimal"/>
      <w:lvlText w:val="4.%1"/>
      <w:lvlJc w:val="left"/>
      <w:pPr>
        <w:ind w:left="720" w:hanging="360"/>
      </w:pPr>
      <w:rPr>
        <w:rFonts w:hint="default"/>
      </w:rPr>
    </w:lvl>
    <w:lvl w:ilvl="1" w:tplc="797AB28C">
      <w:start w:val="1"/>
      <w:numFmt w:val="lowerLetter"/>
      <w:lvlText w:val="(%2)"/>
      <w:lvlJc w:val="left"/>
      <w:pPr>
        <w:ind w:left="1440" w:hanging="360"/>
      </w:pPr>
      <w:rPr>
        <w:rFonts w:hint="default"/>
      </w:rPr>
    </w:lvl>
    <w:lvl w:ilvl="2" w:tplc="76283754">
      <w:start w:val="1"/>
      <w:numFmt w:val="lowerRoman"/>
      <w:lvlText w:val="(%3)"/>
      <w:lvlJc w:val="left"/>
      <w:pPr>
        <w:ind w:left="1713"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6" w15:restartNumberingAfterBreak="0">
    <w:nsid w:val="387939DD"/>
    <w:multiLevelType w:val="hybridMultilevel"/>
    <w:tmpl w:val="5D3E726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7" w15:restartNumberingAfterBreak="0">
    <w:nsid w:val="39290A11"/>
    <w:multiLevelType w:val="hybridMultilevel"/>
    <w:tmpl w:val="A98AC6CC"/>
    <w:lvl w:ilvl="0" w:tplc="20000001">
      <w:start w:val="1"/>
      <w:numFmt w:val="bullet"/>
      <w:lvlText w:val=""/>
      <w:lvlJc w:val="left"/>
      <w:pPr>
        <w:ind w:left="1910" w:hanging="360"/>
      </w:pPr>
      <w:rPr>
        <w:rFonts w:ascii="Symbol" w:hAnsi="Symbol" w:hint="default"/>
      </w:rPr>
    </w:lvl>
    <w:lvl w:ilvl="1" w:tplc="20000003" w:tentative="1">
      <w:start w:val="1"/>
      <w:numFmt w:val="bullet"/>
      <w:lvlText w:val="o"/>
      <w:lvlJc w:val="left"/>
      <w:pPr>
        <w:ind w:left="2630" w:hanging="360"/>
      </w:pPr>
      <w:rPr>
        <w:rFonts w:ascii="Courier New" w:hAnsi="Courier New" w:cs="Courier New" w:hint="default"/>
      </w:rPr>
    </w:lvl>
    <w:lvl w:ilvl="2" w:tplc="20000005" w:tentative="1">
      <w:start w:val="1"/>
      <w:numFmt w:val="bullet"/>
      <w:lvlText w:val=""/>
      <w:lvlJc w:val="left"/>
      <w:pPr>
        <w:ind w:left="3350" w:hanging="360"/>
      </w:pPr>
      <w:rPr>
        <w:rFonts w:ascii="Wingdings" w:hAnsi="Wingdings" w:hint="default"/>
      </w:rPr>
    </w:lvl>
    <w:lvl w:ilvl="3" w:tplc="20000001" w:tentative="1">
      <w:start w:val="1"/>
      <w:numFmt w:val="bullet"/>
      <w:lvlText w:val=""/>
      <w:lvlJc w:val="left"/>
      <w:pPr>
        <w:ind w:left="4070" w:hanging="360"/>
      </w:pPr>
      <w:rPr>
        <w:rFonts w:ascii="Symbol" w:hAnsi="Symbol" w:hint="default"/>
      </w:rPr>
    </w:lvl>
    <w:lvl w:ilvl="4" w:tplc="20000003" w:tentative="1">
      <w:start w:val="1"/>
      <w:numFmt w:val="bullet"/>
      <w:lvlText w:val="o"/>
      <w:lvlJc w:val="left"/>
      <w:pPr>
        <w:ind w:left="4790" w:hanging="360"/>
      </w:pPr>
      <w:rPr>
        <w:rFonts w:ascii="Courier New" w:hAnsi="Courier New" w:cs="Courier New" w:hint="default"/>
      </w:rPr>
    </w:lvl>
    <w:lvl w:ilvl="5" w:tplc="20000005" w:tentative="1">
      <w:start w:val="1"/>
      <w:numFmt w:val="bullet"/>
      <w:lvlText w:val=""/>
      <w:lvlJc w:val="left"/>
      <w:pPr>
        <w:ind w:left="5510" w:hanging="360"/>
      </w:pPr>
      <w:rPr>
        <w:rFonts w:ascii="Wingdings" w:hAnsi="Wingdings" w:hint="default"/>
      </w:rPr>
    </w:lvl>
    <w:lvl w:ilvl="6" w:tplc="20000001" w:tentative="1">
      <w:start w:val="1"/>
      <w:numFmt w:val="bullet"/>
      <w:lvlText w:val=""/>
      <w:lvlJc w:val="left"/>
      <w:pPr>
        <w:ind w:left="6230" w:hanging="360"/>
      </w:pPr>
      <w:rPr>
        <w:rFonts w:ascii="Symbol" w:hAnsi="Symbol" w:hint="default"/>
      </w:rPr>
    </w:lvl>
    <w:lvl w:ilvl="7" w:tplc="20000003" w:tentative="1">
      <w:start w:val="1"/>
      <w:numFmt w:val="bullet"/>
      <w:lvlText w:val="o"/>
      <w:lvlJc w:val="left"/>
      <w:pPr>
        <w:ind w:left="6950" w:hanging="360"/>
      </w:pPr>
      <w:rPr>
        <w:rFonts w:ascii="Courier New" w:hAnsi="Courier New" w:cs="Courier New" w:hint="default"/>
      </w:rPr>
    </w:lvl>
    <w:lvl w:ilvl="8" w:tplc="20000005" w:tentative="1">
      <w:start w:val="1"/>
      <w:numFmt w:val="bullet"/>
      <w:lvlText w:val=""/>
      <w:lvlJc w:val="left"/>
      <w:pPr>
        <w:ind w:left="7670" w:hanging="360"/>
      </w:pPr>
      <w:rPr>
        <w:rFonts w:ascii="Wingdings" w:hAnsi="Wingdings" w:hint="default"/>
      </w:rPr>
    </w:lvl>
  </w:abstractNum>
  <w:abstractNum w:abstractNumId="78" w15:restartNumberingAfterBreak="0">
    <w:nsid w:val="3A12734C"/>
    <w:multiLevelType w:val="multilevel"/>
    <w:tmpl w:val="FBA240C6"/>
    <w:lvl w:ilvl="0">
      <w:start w:val="3"/>
      <w:numFmt w:val="decimal"/>
      <w:lvlText w:val="%1."/>
      <w:lvlJc w:val="left"/>
      <w:pPr>
        <w:ind w:left="480" w:hanging="480"/>
      </w:pPr>
      <w:rPr>
        <w:rFonts w:hint="default"/>
      </w:rPr>
    </w:lvl>
    <w:lvl w:ilvl="1">
      <w:start w:val="12"/>
      <w:numFmt w:val="decimal"/>
      <w:lvlText w:val="%1.%2."/>
      <w:lvlJc w:val="left"/>
      <w:pPr>
        <w:ind w:left="1614" w:hanging="48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79" w15:restartNumberingAfterBreak="0">
    <w:nsid w:val="3A58711E"/>
    <w:multiLevelType w:val="hybridMultilevel"/>
    <w:tmpl w:val="EF6E17F6"/>
    <w:lvl w:ilvl="0" w:tplc="A0985E30">
      <w:start w:val="20"/>
      <w:numFmt w:val="decimal"/>
      <w:lvlText w:val="%1."/>
      <w:lvlJc w:val="left"/>
      <w:pPr>
        <w:ind w:left="644" w:hanging="360"/>
      </w:pPr>
      <w:rPr>
        <w:rFonts w:hint="default"/>
        <w:i/>
        <w:u w:val="none"/>
      </w:rPr>
    </w:lvl>
    <w:lvl w:ilvl="1" w:tplc="20000019">
      <w:start w:val="1"/>
      <w:numFmt w:val="lowerLetter"/>
      <w:lvlText w:val="%2."/>
      <w:lvlJc w:val="left"/>
      <w:pPr>
        <w:ind w:left="1364" w:hanging="360"/>
      </w:pPr>
    </w:lvl>
    <w:lvl w:ilvl="2" w:tplc="2000001B">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80" w15:restartNumberingAfterBreak="0">
    <w:nsid w:val="3ABC7DF6"/>
    <w:multiLevelType w:val="hybridMultilevel"/>
    <w:tmpl w:val="236EB0D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81" w15:restartNumberingAfterBreak="0">
    <w:nsid w:val="3BA03C25"/>
    <w:multiLevelType w:val="hybridMultilevel"/>
    <w:tmpl w:val="6944F20E"/>
    <w:lvl w:ilvl="0" w:tplc="6CB0022C">
      <w:start w:val="1"/>
      <w:numFmt w:val="decimal"/>
      <w:lvlText w:val="9.3.%1"/>
      <w:lvlJc w:val="left"/>
      <w:pPr>
        <w:ind w:left="1440" w:hanging="360"/>
      </w:pPr>
      <w:rPr>
        <w:rFonts w:hint="default"/>
      </w:rPr>
    </w:lvl>
    <w:lvl w:ilvl="1" w:tplc="A6B02CC2">
      <w:start w:val="1"/>
      <w:numFmt w:val="lowerLetter"/>
      <w:lvlText w:val="(%2)"/>
      <w:lvlJc w:val="left"/>
      <w:pPr>
        <w:ind w:left="1440" w:hanging="360"/>
      </w:pPr>
      <w:rPr>
        <w:rFonts w:hint="default"/>
      </w:rPr>
    </w:lvl>
    <w:lvl w:ilvl="2" w:tplc="6CB0022C">
      <w:start w:val="1"/>
      <w:numFmt w:val="decimal"/>
      <w:lvlText w:val="9.3.%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2" w15:restartNumberingAfterBreak="0">
    <w:nsid w:val="3BA14576"/>
    <w:multiLevelType w:val="hybridMultilevel"/>
    <w:tmpl w:val="FE083648"/>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3" w15:restartNumberingAfterBreak="0">
    <w:nsid w:val="3C344981"/>
    <w:multiLevelType w:val="hybridMultilevel"/>
    <w:tmpl w:val="167AA50E"/>
    <w:lvl w:ilvl="0" w:tplc="1814FB64">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4" w15:restartNumberingAfterBreak="0">
    <w:nsid w:val="3D413534"/>
    <w:multiLevelType w:val="hybridMultilevel"/>
    <w:tmpl w:val="8A58DC1C"/>
    <w:lvl w:ilvl="0" w:tplc="20000013">
      <w:start w:val="1"/>
      <w:numFmt w:val="upp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5" w15:restartNumberingAfterBreak="0">
    <w:nsid w:val="3D4E163C"/>
    <w:multiLevelType w:val="hybridMultilevel"/>
    <w:tmpl w:val="A0E63F9E"/>
    <w:lvl w:ilvl="0" w:tplc="FFFFFFFF">
      <w:start w:val="1"/>
      <w:numFmt w:val="decimal"/>
      <w:lvlText w:val="18.%1."/>
      <w:lvlJc w:val="right"/>
      <w:pPr>
        <w:ind w:left="720" w:hanging="360"/>
      </w:pPr>
      <w:rPr>
        <w:rFonts w:hint="default"/>
      </w:rPr>
    </w:lvl>
    <w:lvl w:ilvl="1" w:tplc="1814FB64">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3D923A61"/>
    <w:multiLevelType w:val="hybridMultilevel"/>
    <w:tmpl w:val="A038EC6E"/>
    <w:lvl w:ilvl="0" w:tplc="322C1032">
      <w:start w:val="1"/>
      <w:numFmt w:val="decimal"/>
      <w:lvlText w:val="13.%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7" w15:restartNumberingAfterBreak="0">
    <w:nsid w:val="3D9966D4"/>
    <w:multiLevelType w:val="hybridMultilevel"/>
    <w:tmpl w:val="412A56D0"/>
    <w:lvl w:ilvl="0" w:tplc="1814FB64">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8" w15:restartNumberingAfterBreak="0">
    <w:nsid w:val="3E434658"/>
    <w:multiLevelType w:val="multilevel"/>
    <w:tmpl w:val="A74EE1BE"/>
    <w:lvl w:ilvl="0">
      <w:start w:val="20"/>
      <w:numFmt w:val="decimal"/>
      <w:lvlText w:val="%1."/>
      <w:lvlJc w:val="left"/>
      <w:pPr>
        <w:ind w:left="840" w:hanging="840"/>
      </w:pPr>
      <w:rPr>
        <w:rFonts w:hint="default"/>
      </w:rPr>
    </w:lvl>
    <w:lvl w:ilvl="1">
      <w:start w:val="2"/>
      <w:numFmt w:val="decimal"/>
      <w:lvlText w:val="%1.%2."/>
      <w:lvlJc w:val="left"/>
      <w:pPr>
        <w:ind w:left="1320" w:hanging="840"/>
      </w:pPr>
      <w:rPr>
        <w:rFonts w:hint="default"/>
      </w:rPr>
    </w:lvl>
    <w:lvl w:ilvl="2">
      <w:start w:val="1"/>
      <w:numFmt w:val="decimal"/>
      <w:lvlText w:val="%1.%2.%3."/>
      <w:lvlJc w:val="left"/>
      <w:pPr>
        <w:ind w:left="1800" w:hanging="840"/>
      </w:pPr>
      <w:rPr>
        <w:rFonts w:hint="default"/>
      </w:rPr>
    </w:lvl>
    <w:lvl w:ilvl="3">
      <w:start w:val="1"/>
      <w:numFmt w:val="decimal"/>
      <w:lvlText w:val="%1.%2.%3.%4."/>
      <w:lvlJc w:val="left"/>
      <w:pPr>
        <w:ind w:left="2280" w:hanging="84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9" w15:restartNumberingAfterBreak="0">
    <w:nsid w:val="3F83584A"/>
    <w:multiLevelType w:val="hybridMultilevel"/>
    <w:tmpl w:val="BB1493BC"/>
    <w:lvl w:ilvl="0" w:tplc="1814FB64">
      <w:start w:val="1"/>
      <w:numFmt w:val="lowerLetter"/>
      <w:lvlText w:val="(%1)"/>
      <w:lvlJc w:val="left"/>
      <w:pPr>
        <w:ind w:left="1500" w:hanging="360"/>
      </w:pPr>
    </w:lvl>
    <w:lvl w:ilvl="1" w:tplc="20000019" w:tentative="1">
      <w:start w:val="1"/>
      <w:numFmt w:val="lowerLetter"/>
      <w:lvlText w:val="%2."/>
      <w:lvlJc w:val="left"/>
      <w:pPr>
        <w:ind w:left="2220" w:hanging="360"/>
      </w:pPr>
    </w:lvl>
    <w:lvl w:ilvl="2" w:tplc="2000001B" w:tentative="1">
      <w:start w:val="1"/>
      <w:numFmt w:val="lowerRoman"/>
      <w:lvlText w:val="%3."/>
      <w:lvlJc w:val="right"/>
      <w:pPr>
        <w:ind w:left="2940" w:hanging="180"/>
      </w:pPr>
    </w:lvl>
    <w:lvl w:ilvl="3" w:tplc="2000000F" w:tentative="1">
      <w:start w:val="1"/>
      <w:numFmt w:val="decimal"/>
      <w:lvlText w:val="%4."/>
      <w:lvlJc w:val="left"/>
      <w:pPr>
        <w:ind w:left="3660" w:hanging="360"/>
      </w:pPr>
    </w:lvl>
    <w:lvl w:ilvl="4" w:tplc="20000019" w:tentative="1">
      <w:start w:val="1"/>
      <w:numFmt w:val="lowerLetter"/>
      <w:lvlText w:val="%5."/>
      <w:lvlJc w:val="left"/>
      <w:pPr>
        <w:ind w:left="4380" w:hanging="360"/>
      </w:pPr>
    </w:lvl>
    <w:lvl w:ilvl="5" w:tplc="2000001B" w:tentative="1">
      <w:start w:val="1"/>
      <w:numFmt w:val="lowerRoman"/>
      <w:lvlText w:val="%6."/>
      <w:lvlJc w:val="right"/>
      <w:pPr>
        <w:ind w:left="5100" w:hanging="180"/>
      </w:pPr>
    </w:lvl>
    <w:lvl w:ilvl="6" w:tplc="2000000F" w:tentative="1">
      <w:start w:val="1"/>
      <w:numFmt w:val="decimal"/>
      <w:lvlText w:val="%7."/>
      <w:lvlJc w:val="left"/>
      <w:pPr>
        <w:ind w:left="5820" w:hanging="360"/>
      </w:pPr>
    </w:lvl>
    <w:lvl w:ilvl="7" w:tplc="20000019" w:tentative="1">
      <w:start w:val="1"/>
      <w:numFmt w:val="lowerLetter"/>
      <w:lvlText w:val="%8."/>
      <w:lvlJc w:val="left"/>
      <w:pPr>
        <w:ind w:left="6540" w:hanging="360"/>
      </w:pPr>
    </w:lvl>
    <w:lvl w:ilvl="8" w:tplc="2000001B" w:tentative="1">
      <w:start w:val="1"/>
      <w:numFmt w:val="lowerRoman"/>
      <w:lvlText w:val="%9."/>
      <w:lvlJc w:val="right"/>
      <w:pPr>
        <w:ind w:left="7260" w:hanging="180"/>
      </w:pPr>
    </w:lvl>
  </w:abstractNum>
  <w:abstractNum w:abstractNumId="90" w15:restartNumberingAfterBreak="0">
    <w:nsid w:val="401F2B72"/>
    <w:multiLevelType w:val="multilevel"/>
    <w:tmpl w:val="5F66591E"/>
    <w:lvl w:ilvl="0">
      <w:start w:val="20"/>
      <w:numFmt w:val="decimalZero"/>
      <w:lvlText w:val="%1"/>
      <w:lvlJc w:val="left"/>
      <w:pPr>
        <w:ind w:left="600" w:hanging="600"/>
      </w:pPr>
      <w:rPr>
        <w:rFonts w:hint="default"/>
      </w:rPr>
    </w:lvl>
    <w:lvl w:ilvl="1">
      <w:start w:val="2"/>
      <w:numFmt w:val="decimal"/>
      <w:lvlText w:val="%1.%2"/>
      <w:lvlJc w:val="left"/>
      <w:pPr>
        <w:ind w:left="1320" w:hanging="600"/>
      </w:pPr>
      <w:rPr>
        <w:rFonts w:hint="default"/>
      </w:rPr>
    </w:lvl>
    <w:lvl w:ilvl="2">
      <w:start w:val="1"/>
      <w:numFmt w:val="decimal"/>
      <w:lvlText w:val="%1.%2.%3"/>
      <w:lvlJc w:val="left"/>
      <w:pPr>
        <w:ind w:left="2139" w:hanging="720"/>
      </w:pPr>
      <w:rPr>
        <w:rFonts w:hint="default"/>
        <w:i w:val="0"/>
        <w:iCs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1" w15:restartNumberingAfterBreak="0">
    <w:nsid w:val="409E2FD2"/>
    <w:multiLevelType w:val="hybridMultilevel"/>
    <w:tmpl w:val="1E505D3A"/>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2" w15:restartNumberingAfterBreak="0">
    <w:nsid w:val="41D965A2"/>
    <w:multiLevelType w:val="hybridMultilevel"/>
    <w:tmpl w:val="A7CCBE6C"/>
    <w:lvl w:ilvl="0" w:tplc="C8F4C3DC">
      <w:start w:val="1"/>
      <w:numFmt w:val="decimal"/>
      <w:lvlText w:val="7.%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3" w15:restartNumberingAfterBreak="0">
    <w:nsid w:val="450D3F83"/>
    <w:multiLevelType w:val="multilevel"/>
    <w:tmpl w:val="668ED1B2"/>
    <w:lvl w:ilvl="0">
      <w:start w:val="20"/>
      <w:numFmt w:val="decimal"/>
      <w:lvlText w:val="%1."/>
      <w:lvlJc w:val="left"/>
      <w:pPr>
        <w:ind w:left="840" w:hanging="840"/>
      </w:pPr>
      <w:rPr>
        <w:rFonts w:hint="default"/>
      </w:rPr>
    </w:lvl>
    <w:lvl w:ilvl="1">
      <w:start w:val="2"/>
      <w:numFmt w:val="decimal"/>
      <w:lvlText w:val="%1.%2."/>
      <w:lvlJc w:val="left"/>
      <w:pPr>
        <w:ind w:left="1320" w:hanging="840"/>
      </w:pPr>
      <w:rPr>
        <w:rFonts w:hint="default"/>
      </w:rPr>
    </w:lvl>
    <w:lvl w:ilvl="2">
      <w:start w:val="2"/>
      <w:numFmt w:val="decimal"/>
      <w:lvlText w:val="%1.%2.%3."/>
      <w:lvlJc w:val="left"/>
      <w:pPr>
        <w:ind w:left="1800" w:hanging="840"/>
      </w:pPr>
      <w:rPr>
        <w:rFonts w:hint="default"/>
      </w:rPr>
    </w:lvl>
    <w:lvl w:ilvl="3">
      <w:start w:val="1"/>
      <w:numFmt w:val="decimal"/>
      <w:lvlText w:val="%1.%2.%3.%4."/>
      <w:lvlJc w:val="left"/>
      <w:pPr>
        <w:ind w:left="2280" w:hanging="84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94" w15:restartNumberingAfterBreak="0">
    <w:nsid w:val="45603300"/>
    <w:multiLevelType w:val="hybridMultilevel"/>
    <w:tmpl w:val="6E1A3FAC"/>
    <w:lvl w:ilvl="0" w:tplc="212ABA24">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5" w15:restartNumberingAfterBreak="0">
    <w:nsid w:val="45742703"/>
    <w:multiLevelType w:val="multilevel"/>
    <w:tmpl w:val="77C2C2C2"/>
    <w:lvl w:ilvl="0">
      <w:start w:val="1"/>
      <w:numFmt w:val="decimal"/>
      <w:lvlText w:val="%1."/>
      <w:lvlJc w:val="left"/>
      <w:pPr>
        <w:ind w:left="720" w:hanging="360"/>
      </w:pPr>
    </w:lvl>
    <w:lvl w:ilvl="1">
      <w:start w:val="1"/>
      <w:numFmt w:val="decimal"/>
      <w:isLgl/>
      <w:lvlText w:val="%1.%2."/>
      <w:lvlJc w:val="left"/>
      <w:pPr>
        <w:ind w:left="540" w:hanging="180"/>
      </w:pPr>
      <w:rPr>
        <w:rFonts w:hint="default"/>
      </w:rPr>
    </w:lvl>
    <w:lvl w:ilvl="2">
      <w:start w:val="1"/>
      <w:numFmt w:val="decimal"/>
      <w:isLgl/>
      <w:lvlText w:val="%1.%2.%3."/>
      <w:lvlJc w:val="left"/>
      <w:pPr>
        <w:ind w:left="900" w:hanging="540"/>
      </w:pPr>
      <w:rPr>
        <w:rFonts w:hint="default"/>
      </w:rPr>
    </w:lvl>
    <w:lvl w:ilvl="3">
      <w:start w:val="1"/>
      <w:numFmt w:val="decimal"/>
      <w:isLgl/>
      <w:lvlText w:val="%1.%2.%3.%4."/>
      <w:lvlJc w:val="left"/>
      <w:pPr>
        <w:ind w:left="900" w:hanging="540"/>
      </w:pPr>
      <w:rPr>
        <w:rFonts w:hint="default"/>
      </w:rPr>
    </w:lvl>
    <w:lvl w:ilvl="4">
      <w:start w:val="1"/>
      <w:numFmt w:val="decimal"/>
      <w:isLgl/>
      <w:lvlText w:val="%1.%2.%3.%4.%5."/>
      <w:lvlJc w:val="left"/>
      <w:pPr>
        <w:ind w:left="1260" w:hanging="900"/>
      </w:pPr>
      <w:rPr>
        <w:rFonts w:hint="default"/>
      </w:rPr>
    </w:lvl>
    <w:lvl w:ilvl="5">
      <w:start w:val="1"/>
      <w:numFmt w:val="decimal"/>
      <w:isLgl/>
      <w:lvlText w:val="%1.%2.%3.%4.%5.%6."/>
      <w:lvlJc w:val="left"/>
      <w:pPr>
        <w:ind w:left="1260" w:hanging="900"/>
      </w:pPr>
      <w:rPr>
        <w:rFonts w:hint="default"/>
      </w:rPr>
    </w:lvl>
    <w:lvl w:ilvl="6">
      <w:start w:val="1"/>
      <w:numFmt w:val="decimal"/>
      <w:isLgl/>
      <w:lvlText w:val="%1.%2.%3.%4.%5.%6.%7."/>
      <w:lvlJc w:val="left"/>
      <w:pPr>
        <w:ind w:left="1620" w:hanging="1260"/>
      </w:pPr>
      <w:rPr>
        <w:rFonts w:hint="default"/>
      </w:rPr>
    </w:lvl>
    <w:lvl w:ilvl="7">
      <w:start w:val="1"/>
      <w:numFmt w:val="decimal"/>
      <w:isLgl/>
      <w:lvlText w:val="%1.%2.%3.%4.%5.%6.%7.%8."/>
      <w:lvlJc w:val="left"/>
      <w:pPr>
        <w:ind w:left="1620" w:hanging="1260"/>
      </w:pPr>
      <w:rPr>
        <w:rFonts w:hint="default"/>
      </w:rPr>
    </w:lvl>
    <w:lvl w:ilvl="8">
      <w:start w:val="1"/>
      <w:numFmt w:val="decimal"/>
      <w:isLgl/>
      <w:lvlText w:val="%1.%2.%3.%4.%5.%6.%7.%8.%9."/>
      <w:lvlJc w:val="left"/>
      <w:pPr>
        <w:ind w:left="1980" w:hanging="1620"/>
      </w:pPr>
      <w:rPr>
        <w:rFonts w:hint="default"/>
      </w:rPr>
    </w:lvl>
  </w:abstractNum>
  <w:abstractNum w:abstractNumId="96" w15:restartNumberingAfterBreak="0">
    <w:nsid w:val="46D640BB"/>
    <w:multiLevelType w:val="hybridMultilevel"/>
    <w:tmpl w:val="4B3CA922"/>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7" w15:restartNumberingAfterBreak="0">
    <w:nsid w:val="4703797E"/>
    <w:multiLevelType w:val="hybridMultilevel"/>
    <w:tmpl w:val="53789478"/>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8" w15:restartNumberingAfterBreak="0">
    <w:nsid w:val="483A294D"/>
    <w:multiLevelType w:val="hybridMultilevel"/>
    <w:tmpl w:val="F5D82AAC"/>
    <w:lvl w:ilvl="0" w:tplc="212ABA24">
      <w:start w:val="1"/>
      <w:numFmt w:val="lowerRoman"/>
      <w:lvlText w:val="(%1)"/>
      <w:lvlJc w:val="left"/>
      <w:pPr>
        <w:ind w:left="1996" w:hanging="360"/>
      </w:pPr>
      <w:rPr>
        <w:rFonts w:hint="default"/>
      </w:rPr>
    </w:lvl>
    <w:lvl w:ilvl="1" w:tplc="212ABA24">
      <w:start w:val="1"/>
      <w:numFmt w:val="lowerRoman"/>
      <w:lvlText w:val="(%2)"/>
      <w:lvlJc w:val="left"/>
      <w:pPr>
        <w:ind w:left="1364" w:hanging="360"/>
      </w:pPr>
      <w:rPr>
        <w:rFonts w:hint="default"/>
      </w:rPr>
    </w:lvl>
    <w:lvl w:ilvl="2" w:tplc="650C09F2">
      <w:start w:val="1"/>
      <w:numFmt w:val="lowerLetter"/>
      <w:lvlText w:val="(%3)"/>
      <w:lvlJc w:val="left"/>
      <w:pPr>
        <w:ind w:left="3616" w:hanging="360"/>
      </w:pPr>
      <w:rPr>
        <w:rFonts w:hint="default"/>
      </w:rPr>
    </w:lvl>
    <w:lvl w:ilvl="3" w:tplc="2000000F">
      <w:start w:val="1"/>
      <w:numFmt w:val="decimal"/>
      <w:lvlText w:val="%4."/>
      <w:lvlJc w:val="left"/>
      <w:pPr>
        <w:ind w:left="4156" w:hanging="360"/>
      </w:pPr>
    </w:lvl>
    <w:lvl w:ilvl="4" w:tplc="20000019" w:tentative="1">
      <w:start w:val="1"/>
      <w:numFmt w:val="lowerLetter"/>
      <w:lvlText w:val="%5."/>
      <w:lvlJc w:val="left"/>
      <w:pPr>
        <w:ind w:left="4876" w:hanging="360"/>
      </w:pPr>
    </w:lvl>
    <w:lvl w:ilvl="5" w:tplc="2000001B" w:tentative="1">
      <w:start w:val="1"/>
      <w:numFmt w:val="lowerRoman"/>
      <w:lvlText w:val="%6."/>
      <w:lvlJc w:val="right"/>
      <w:pPr>
        <w:ind w:left="5596" w:hanging="180"/>
      </w:pPr>
    </w:lvl>
    <w:lvl w:ilvl="6" w:tplc="2000000F" w:tentative="1">
      <w:start w:val="1"/>
      <w:numFmt w:val="decimal"/>
      <w:lvlText w:val="%7."/>
      <w:lvlJc w:val="left"/>
      <w:pPr>
        <w:ind w:left="6316" w:hanging="360"/>
      </w:pPr>
    </w:lvl>
    <w:lvl w:ilvl="7" w:tplc="20000019" w:tentative="1">
      <w:start w:val="1"/>
      <w:numFmt w:val="lowerLetter"/>
      <w:lvlText w:val="%8."/>
      <w:lvlJc w:val="left"/>
      <w:pPr>
        <w:ind w:left="7036" w:hanging="360"/>
      </w:pPr>
    </w:lvl>
    <w:lvl w:ilvl="8" w:tplc="2000001B" w:tentative="1">
      <w:start w:val="1"/>
      <w:numFmt w:val="lowerRoman"/>
      <w:lvlText w:val="%9."/>
      <w:lvlJc w:val="right"/>
      <w:pPr>
        <w:ind w:left="7756" w:hanging="180"/>
      </w:pPr>
    </w:lvl>
  </w:abstractNum>
  <w:abstractNum w:abstractNumId="99" w15:restartNumberingAfterBreak="0">
    <w:nsid w:val="488445D6"/>
    <w:multiLevelType w:val="hybridMultilevel"/>
    <w:tmpl w:val="4774863A"/>
    <w:lvl w:ilvl="0" w:tplc="BBDA1C26">
      <w:start w:val="1"/>
      <w:numFmt w:val="lowerRoman"/>
      <w:lvlText w:val="(%1)"/>
      <w:lvlJc w:val="left"/>
      <w:pPr>
        <w:ind w:left="1080" w:hanging="720"/>
      </w:pPr>
      <w:rPr>
        <w:rFonts w:ascii="Calibri" w:eastAsiaTheme="minorHAnsi" w:hAnsi="Calibri" w:cs="Calibri"/>
      </w:rPr>
    </w:lvl>
    <w:lvl w:ilvl="1" w:tplc="EE86319C">
      <w:start w:val="1"/>
      <w:numFmt w:val="low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0" w15:restartNumberingAfterBreak="0">
    <w:nsid w:val="488B32E2"/>
    <w:multiLevelType w:val="hybridMultilevel"/>
    <w:tmpl w:val="74A8E1A4"/>
    <w:lvl w:ilvl="0" w:tplc="0D001652">
      <w:start w:val="1"/>
      <w:numFmt w:val="lowerRoman"/>
      <w:lvlText w:val="(%1)"/>
      <w:lvlJc w:val="left"/>
      <w:pPr>
        <w:ind w:left="1440" w:hanging="360"/>
      </w:pPr>
      <w:rPr>
        <w:rFonts w:hint="default"/>
      </w:r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1" w15:restartNumberingAfterBreak="0">
    <w:nsid w:val="49370193"/>
    <w:multiLevelType w:val="hybridMultilevel"/>
    <w:tmpl w:val="16AAD3F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2" w15:restartNumberingAfterBreak="0">
    <w:nsid w:val="4AF977F8"/>
    <w:multiLevelType w:val="hybridMultilevel"/>
    <w:tmpl w:val="7BB422F6"/>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3" w15:restartNumberingAfterBreak="0">
    <w:nsid w:val="4B750C4A"/>
    <w:multiLevelType w:val="multilevel"/>
    <w:tmpl w:val="25660C1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4BA7124E"/>
    <w:multiLevelType w:val="hybridMultilevel"/>
    <w:tmpl w:val="FF22426E"/>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5" w15:restartNumberingAfterBreak="0">
    <w:nsid w:val="4BB179C6"/>
    <w:multiLevelType w:val="hybridMultilevel"/>
    <w:tmpl w:val="3A16E3D6"/>
    <w:lvl w:ilvl="0" w:tplc="34EA6C22">
      <w:start w:val="1"/>
      <w:numFmt w:val="lowerLetter"/>
      <w:lvlText w:val="%1)"/>
      <w:lvlJc w:val="left"/>
      <w:pPr>
        <w:ind w:left="720" w:hanging="360"/>
      </w:pPr>
      <w:rPr>
        <w:rFonts w:eastAsia="Calibri" w:cs="Times New Roman" w:hint="default"/>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6" w15:restartNumberingAfterBreak="0">
    <w:nsid w:val="4C104C89"/>
    <w:multiLevelType w:val="hybridMultilevel"/>
    <w:tmpl w:val="C6AA176A"/>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7" w15:restartNumberingAfterBreak="0">
    <w:nsid w:val="4C5D50DD"/>
    <w:multiLevelType w:val="hybridMultilevel"/>
    <w:tmpl w:val="63B6B038"/>
    <w:lvl w:ilvl="0" w:tplc="E43EC954">
      <w:start w:val="1"/>
      <w:numFmt w:val="lowerRoman"/>
      <w:lvlText w:val="(%1)"/>
      <w:lvlJc w:val="left"/>
      <w:pPr>
        <w:ind w:left="1800" w:hanging="720"/>
      </w:pPr>
      <w:rPr>
        <w:rFonts w:hint="default"/>
        <w:b w:val="0"/>
        <w:bCs/>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8" w15:restartNumberingAfterBreak="0">
    <w:nsid w:val="4F053CE6"/>
    <w:multiLevelType w:val="hybridMultilevel"/>
    <w:tmpl w:val="F1DE5460"/>
    <w:lvl w:ilvl="0" w:tplc="FFFFFFFF">
      <w:start w:val="1"/>
      <w:numFmt w:val="decimal"/>
      <w:lvlText w:val="18.%1."/>
      <w:lvlJc w:val="right"/>
      <w:pPr>
        <w:ind w:left="720" w:hanging="360"/>
      </w:pPr>
      <w:rPr>
        <w:rFonts w:hint="default"/>
      </w:rPr>
    </w:lvl>
    <w:lvl w:ilvl="1" w:tplc="1814FB64">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FC452AA"/>
    <w:multiLevelType w:val="multilevel"/>
    <w:tmpl w:val="1AE66ED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0" w15:restartNumberingAfterBreak="0">
    <w:nsid w:val="4FC904FB"/>
    <w:multiLevelType w:val="hybridMultilevel"/>
    <w:tmpl w:val="C422CB00"/>
    <w:lvl w:ilvl="0" w:tplc="9C54E6BE">
      <w:start w:val="1"/>
      <w:numFmt w:val="lowerLetter"/>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1" w15:restartNumberingAfterBreak="0">
    <w:nsid w:val="502D1525"/>
    <w:multiLevelType w:val="hybridMultilevel"/>
    <w:tmpl w:val="B76AE30E"/>
    <w:lvl w:ilvl="0" w:tplc="1814FB64">
      <w:start w:val="1"/>
      <w:numFmt w:val="lowerLetter"/>
      <w:lvlText w:val="(%1)"/>
      <w:lvlJc w:val="left"/>
      <w:pPr>
        <w:ind w:left="1440" w:hanging="360"/>
      </w:pPr>
    </w:lvl>
    <w:lvl w:ilvl="1" w:tplc="2000001B">
      <w:start w:val="1"/>
      <w:numFmt w:val="lowerRoman"/>
      <w:lvlText w:val="%2."/>
      <w:lvlJc w:val="righ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2" w15:restartNumberingAfterBreak="0">
    <w:nsid w:val="502D24C1"/>
    <w:multiLevelType w:val="multilevel"/>
    <w:tmpl w:val="8FF4178E"/>
    <w:lvl w:ilvl="0">
      <w:start w:val="20"/>
      <w:numFmt w:val="decimal"/>
      <w:lvlText w:val="%1."/>
      <w:lvlJc w:val="left"/>
      <w:pPr>
        <w:ind w:left="840" w:hanging="840"/>
      </w:pPr>
      <w:rPr>
        <w:rFonts w:hint="default"/>
      </w:rPr>
    </w:lvl>
    <w:lvl w:ilvl="1">
      <w:start w:val="2"/>
      <w:numFmt w:val="decimal"/>
      <w:lvlText w:val="%1.%2."/>
      <w:lvlJc w:val="left"/>
      <w:pPr>
        <w:ind w:left="1320" w:hanging="840"/>
      </w:pPr>
      <w:rPr>
        <w:rFonts w:hint="default"/>
      </w:rPr>
    </w:lvl>
    <w:lvl w:ilvl="2">
      <w:start w:val="4"/>
      <w:numFmt w:val="decimal"/>
      <w:lvlText w:val="%1.%2.%3."/>
      <w:lvlJc w:val="left"/>
      <w:pPr>
        <w:ind w:left="1800" w:hanging="840"/>
      </w:pPr>
      <w:rPr>
        <w:rFonts w:hint="default"/>
      </w:rPr>
    </w:lvl>
    <w:lvl w:ilvl="3">
      <w:start w:val="1"/>
      <w:numFmt w:val="decimal"/>
      <w:lvlText w:val="%1.%2.%3.%4."/>
      <w:lvlJc w:val="left"/>
      <w:pPr>
        <w:ind w:left="2280" w:hanging="84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13" w15:restartNumberingAfterBreak="0">
    <w:nsid w:val="5199187A"/>
    <w:multiLevelType w:val="hybridMultilevel"/>
    <w:tmpl w:val="4D529D74"/>
    <w:lvl w:ilvl="0" w:tplc="212ABA24">
      <w:start w:val="1"/>
      <w:numFmt w:val="lowerRoman"/>
      <w:lvlText w:val="(%1)"/>
      <w:lvlJc w:val="left"/>
      <w:pPr>
        <w:ind w:left="2421" w:hanging="360"/>
      </w:pPr>
      <w:rPr>
        <w:rFonts w:hint="default"/>
      </w:rPr>
    </w:lvl>
    <w:lvl w:ilvl="1" w:tplc="20000019" w:tentative="1">
      <w:start w:val="1"/>
      <w:numFmt w:val="lowerLetter"/>
      <w:lvlText w:val="%2."/>
      <w:lvlJc w:val="left"/>
      <w:pPr>
        <w:ind w:left="3141" w:hanging="360"/>
      </w:pPr>
    </w:lvl>
    <w:lvl w:ilvl="2" w:tplc="2000001B" w:tentative="1">
      <w:start w:val="1"/>
      <w:numFmt w:val="lowerRoman"/>
      <w:lvlText w:val="%3."/>
      <w:lvlJc w:val="right"/>
      <w:pPr>
        <w:ind w:left="3861" w:hanging="180"/>
      </w:pPr>
    </w:lvl>
    <w:lvl w:ilvl="3" w:tplc="2000000F" w:tentative="1">
      <w:start w:val="1"/>
      <w:numFmt w:val="decimal"/>
      <w:lvlText w:val="%4."/>
      <w:lvlJc w:val="left"/>
      <w:pPr>
        <w:ind w:left="4581" w:hanging="360"/>
      </w:pPr>
    </w:lvl>
    <w:lvl w:ilvl="4" w:tplc="20000019" w:tentative="1">
      <w:start w:val="1"/>
      <w:numFmt w:val="lowerLetter"/>
      <w:lvlText w:val="%5."/>
      <w:lvlJc w:val="left"/>
      <w:pPr>
        <w:ind w:left="5301" w:hanging="360"/>
      </w:pPr>
    </w:lvl>
    <w:lvl w:ilvl="5" w:tplc="2000001B" w:tentative="1">
      <w:start w:val="1"/>
      <w:numFmt w:val="lowerRoman"/>
      <w:lvlText w:val="%6."/>
      <w:lvlJc w:val="right"/>
      <w:pPr>
        <w:ind w:left="6021" w:hanging="180"/>
      </w:pPr>
    </w:lvl>
    <w:lvl w:ilvl="6" w:tplc="2000000F" w:tentative="1">
      <w:start w:val="1"/>
      <w:numFmt w:val="decimal"/>
      <w:lvlText w:val="%7."/>
      <w:lvlJc w:val="left"/>
      <w:pPr>
        <w:ind w:left="6741" w:hanging="360"/>
      </w:pPr>
    </w:lvl>
    <w:lvl w:ilvl="7" w:tplc="20000019" w:tentative="1">
      <w:start w:val="1"/>
      <w:numFmt w:val="lowerLetter"/>
      <w:lvlText w:val="%8."/>
      <w:lvlJc w:val="left"/>
      <w:pPr>
        <w:ind w:left="7461" w:hanging="360"/>
      </w:pPr>
    </w:lvl>
    <w:lvl w:ilvl="8" w:tplc="2000001B" w:tentative="1">
      <w:start w:val="1"/>
      <w:numFmt w:val="lowerRoman"/>
      <w:lvlText w:val="%9."/>
      <w:lvlJc w:val="right"/>
      <w:pPr>
        <w:ind w:left="8181" w:hanging="180"/>
      </w:pPr>
    </w:lvl>
  </w:abstractNum>
  <w:abstractNum w:abstractNumId="114" w15:restartNumberingAfterBreak="0">
    <w:nsid w:val="51F149C1"/>
    <w:multiLevelType w:val="hybridMultilevel"/>
    <w:tmpl w:val="7CB00CF2"/>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5" w15:restartNumberingAfterBreak="0">
    <w:nsid w:val="526358A7"/>
    <w:multiLevelType w:val="hybridMultilevel"/>
    <w:tmpl w:val="9794809E"/>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6" w15:restartNumberingAfterBreak="0">
    <w:nsid w:val="52D507CA"/>
    <w:multiLevelType w:val="hybridMultilevel"/>
    <w:tmpl w:val="1BD29108"/>
    <w:lvl w:ilvl="0" w:tplc="212ABA24">
      <w:start w:val="1"/>
      <w:numFmt w:val="lowerRoman"/>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17" w15:restartNumberingAfterBreak="0">
    <w:nsid w:val="52D862A0"/>
    <w:multiLevelType w:val="hybridMultilevel"/>
    <w:tmpl w:val="DDACC402"/>
    <w:lvl w:ilvl="0" w:tplc="0D001652">
      <w:start w:val="1"/>
      <w:numFmt w:val="lowerRoman"/>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8" w15:restartNumberingAfterBreak="0">
    <w:nsid w:val="543E052C"/>
    <w:multiLevelType w:val="hybridMultilevel"/>
    <w:tmpl w:val="B1CED2EC"/>
    <w:lvl w:ilvl="0" w:tplc="33A465C0">
      <w:start w:val="1"/>
      <w:numFmt w:val="lowerLetter"/>
      <w:lvlText w:val="(%1)"/>
      <w:lvlJc w:val="left"/>
      <w:pPr>
        <w:ind w:left="927" w:hanging="360"/>
      </w:pPr>
      <w:rPr>
        <w:rFonts w:eastAsia="SimSun" w:hint="default"/>
      </w:rPr>
    </w:lvl>
    <w:lvl w:ilvl="1" w:tplc="212ABA24">
      <w:start w:val="1"/>
      <w:numFmt w:val="lowerRoman"/>
      <w:lvlText w:val="(%2)"/>
      <w:lvlJc w:val="left"/>
      <w:pPr>
        <w:ind w:left="1364" w:hanging="360"/>
      </w:pPr>
      <w:rPr>
        <w:rFonts w:hint="default"/>
      </w:r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119" w15:restartNumberingAfterBreak="0">
    <w:nsid w:val="55434180"/>
    <w:multiLevelType w:val="hybridMultilevel"/>
    <w:tmpl w:val="5950A8A0"/>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0" w15:restartNumberingAfterBreak="0">
    <w:nsid w:val="55950AD8"/>
    <w:multiLevelType w:val="hybridMultilevel"/>
    <w:tmpl w:val="98CEC4D8"/>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1" w15:restartNumberingAfterBreak="0">
    <w:nsid w:val="57F646DB"/>
    <w:multiLevelType w:val="hybridMultilevel"/>
    <w:tmpl w:val="1A98866A"/>
    <w:lvl w:ilvl="0" w:tplc="F46A444C">
      <w:start w:val="1"/>
      <w:numFmt w:val="decimal"/>
      <w:lvlText w:val="6.%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2" w15:restartNumberingAfterBreak="0">
    <w:nsid w:val="584802E4"/>
    <w:multiLevelType w:val="hybridMultilevel"/>
    <w:tmpl w:val="2BA84AE4"/>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3" w15:restartNumberingAfterBreak="0">
    <w:nsid w:val="58836A92"/>
    <w:multiLevelType w:val="hybridMultilevel"/>
    <w:tmpl w:val="9252C796"/>
    <w:lvl w:ilvl="0" w:tplc="E3D4D0F6">
      <w:start w:val="1"/>
      <w:numFmt w:val="lowerLetter"/>
      <w:lvlText w:val="(%1)"/>
      <w:lvlJc w:val="left"/>
      <w:pPr>
        <w:ind w:left="1080" w:hanging="360"/>
      </w:pPr>
      <w:rPr>
        <w:rFonts w:hint="default"/>
        <w:b/>
      </w:rPr>
    </w:lvl>
    <w:lvl w:ilvl="1" w:tplc="20000001">
      <w:start w:val="1"/>
      <w:numFmt w:val="bullet"/>
      <w:lvlText w:val=""/>
      <w:lvlJc w:val="left"/>
      <w:pPr>
        <w:ind w:left="1364" w:hanging="360"/>
      </w:pPr>
      <w:rPr>
        <w:rFonts w:ascii="Symbol" w:hAnsi="Symbol" w:hint="default"/>
      </w:r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4" w15:restartNumberingAfterBreak="0">
    <w:nsid w:val="591B1CC8"/>
    <w:multiLevelType w:val="hybridMultilevel"/>
    <w:tmpl w:val="CFCA30B6"/>
    <w:lvl w:ilvl="0" w:tplc="A0206040">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5" w15:restartNumberingAfterBreak="0">
    <w:nsid w:val="5A8C012D"/>
    <w:multiLevelType w:val="hybridMultilevel"/>
    <w:tmpl w:val="CAC43448"/>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6" w15:restartNumberingAfterBreak="0">
    <w:nsid w:val="5AD30CA0"/>
    <w:multiLevelType w:val="hybridMultilevel"/>
    <w:tmpl w:val="FA24F482"/>
    <w:lvl w:ilvl="0" w:tplc="C1B4C7F8">
      <w:start w:val="1"/>
      <w:numFmt w:val="decimal"/>
      <w:lvlText w:val="%1."/>
      <w:lvlJc w:val="left"/>
      <w:pPr>
        <w:ind w:left="1020" w:hanging="360"/>
      </w:pPr>
    </w:lvl>
    <w:lvl w:ilvl="1" w:tplc="EABE16F4">
      <w:start w:val="1"/>
      <w:numFmt w:val="decimal"/>
      <w:lvlText w:val="%2."/>
      <w:lvlJc w:val="left"/>
      <w:pPr>
        <w:ind w:left="1020" w:hanging="360"/>
      </w:pPr>
    </w:lvl>
    <w:lvl w:ilvl="2" w:tplc="D42E634E">
      <w:start w:val="1"/>
      <w:numFmt w:val="decimal"/>
      <w:lvlText w:val="%3."/>
      <w:lvlJc w:val="left"/>
      <w:pPr>
        <w:ind w:left="1020" w:hanging="360"/>
      </w:pPr>
    </w:lvl>
    <w:lvl w:ilvl="3" w:tplc="3DBCD9B0">
      <w:start w:val="1"/>
      <w:numFmt w:val="decimal"/>
      <w:lvlText w:val="%4."/>
      <w:lvlJc w:val="left"/>
      <w:pPr>
        <w:ind w:left="1020" w:hanging="360"/>
      </w:pPr>
    </w:lvl>
    <w:lvl w:ilvl="4" w:tplc="F002298C">
      <w:start w:val="1"/>
      <w:numFmt w:val="decimal"/>
      <w:lvlText w:val="%5."/>
      <w:lvlJc w:val="left"/>
      <w:pPr>
        <w:ind w:left="1020" w:hanging="360"/>
      </w:pPr>
    </w:lvl>
    <w:lvl w:ilvl="5" w:tplc="4FAAA350">
      <w:start w:val="1"/>
      <w:numFmt w:val="decimal"/>
      <w:lvlText w:val="%6."/>
      <w:lvlJc w:val="left"/>
      <w:pPr>
        <w:ind w:left="1020" w:hanging="360"/>
      </w:pPr>
    </w:lvl>
    <w:lvl w:ilvl="6" w:tplc="C71AAE54">
      <w:start w:val="1"/>
      <w:numFmt w:val="decimal"/>
      <w:lvlText w:val="%7."/>
      <w:lvlJc w:val="left"/>
      <w:pPr>
        <w:ind w:left="1020" w:hanging="360"/>
      </w:pPr>
    </w:lvl>
    <w:lvl w:ilvl="7" w:tplc="7A1E5BBE">
      <w:start w:val="1"/>
      <w:numFmt w:val="decimal"/>
      <w:lvlText w:val="%8."/>
      <w:lvlJc w:val="left"/>
      <w:pPr>
        <w:ind w:left="1020" w:hanging="360"/>
      </w:pPr>
    </w:lvl>
    <w:lvl w:ilvl="8" w:tplc="EE9EA830">
      <w:start w:val="1"/>
      <w:numFmt w:val="decimal"/>
      <w:lvlText w:val="%9."/>
      <w:lvlJc w:val="left"/>
      <w:pPr>
        <w:ind w:left="1020" w:hanging="360"/>
      </w:pPr>
    </w:lvl>
  </w:abstractNum>
  <w:abstractNum w:abstractNumId="127" w15:restartNumberingAfterBreak="0">
    <w:nsid w:val="5B28569D"/>
    <w:multiLevelType w:val="hybridMultilevel"/>
    <w:tmpl w:val="B6A218F4"/>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8" w15:restartNumberingAfterBreak="0">
    <w:nsid w:val="5BDB334C"/>
    <w:multiLevelType w:val="hybridMultilevel"/>
    <w:tmpl w:val="322898A8"/>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9" w15:restartNumberingAfterBreak="0">
    <w:nsid w:val="5BF62E04"/>
    <w:multiLevelType w:val="hybridMultilevel"/>
    <w:tmpl w:val="574EA7FE"/>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0" w15:restartNumberingAfterBreak="0">
    <w:nsid w:val="5C0615D6"/>
    <w:multiLevelType w:val="hybridMultilevel"/>
    <w:tmpl w:val="EF868EF6"/>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1" w15:restartNumberingAfterBreak="0">
    <w:nsid w:val="5C296435"/>
    <w:multiLevelType w:val="hybridMultilevel"/>
    <w:tmpl w:val="D39A4BE8"/>
    <w:lvl w:ilvl="0" w:tplc="1814FB64">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2" w15:restartNumberingAfterBreak="0">
    <w:nsid w:val="5C8A6605"/>
    <w:multiLevelType w:val="hybridMultilevel"/>
    <w:tmpl w:val="23469B40"/>
    <w:lvl w:ilvl="0" w:tplc="5E02FA6A">
      <w:start w:val="1"/>
      <w:numFmt w:val="decimal"/>
      <w:lvlText w:val="14.%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3" w15:restartNumberingAfterBreak="0">
    <w:nsid w:val="5CBD07AA"/>
    <w:multiLevelType w:val="hybridMultilevel"/>
    <w:tmpl w:val="79262688"/>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4" w15:restartNumberingAfterBreak="0">
    <w:nsid w:val="5CEA5542"/>
    <w:multiLevelType w:val="hybridMultilevel"/>
    <w:tmpl w:val="3AEA7A20"/>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5" w15:restartNumberingAfterBreak="0">
    <w:nsid w:val="5D472401"/>
    <w:multiLevelType w:val="multilevel"/>
    <w:tmpl w:val="CDD2A414"/>
    <w:lvl w:ilvl="0">
      <w:start w:val="1"/>
      <w:numFmt w:val="lowerLetter"/>
      <w:lvlText w:val="%1"/>
      <w:lvlJc w:val="left"/>
      <w:pPr>
        <w:ind w:left="360" w:hanging="360"/>
      </w:pPr>
      <w:rPr>
        <w:rFonts w:hint="default"/>
        <w:b w:val="0"/>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36" w15:restartNumberingAfterBreak="0">
    <w:nsid w:val="5E3C7716"/>
    <w:multiLevelType w:val="hybridMultilevel"/>
    <w:tmpl w:val="8544E654"/>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7" w15:restartNumberingAfterBreak="0">
    <w:nsid w:val="5EFA7702"/>
    <w:multiLevelType w:val="hybridMultilevel"/>
    <w:tmpl w:val="A9661C1E"/>
    <w:lvl w:ilvl="0" w:tplc="76283754">
      <w:start w:val="1"/>
      <w:numFmt w:val="lowerRoman"/>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8" w15:restartNumberingAfterBreak="0">
    <w:nsid w:val="5F6852CC"/>
    <w:multiLevelType w:val="hybridMultilevel"/>
    <w:tmpl w:val="3362C0A6"/>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9" w15:restartNumberingAfterBreak="0">
    <w:nsid w:val="602D7154"/>
    <w:multiLevelType w:val="hybridMultilevel"/>
    <w:tmpl w:val="F14A4922"/>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0" w15:restartNumberingAfterBreak="0">
    <w:nsid w:val="618E51F0"/>
    <w:multiLevelType w:val="hybridMultilevel"/>
    <w:tmpl w:val="9A1C9BA6"/>
    <w:lvl w:ilvl="0" w:tplc="3E1AC71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1" w15:restartNumberingAfterBreak="0">
    <w:nsid w:val="61FC5273"/>
    <w:multiLevelType w:val="hybridMultilevel"/>
    <w:tmpl w:val="7F60F934"/>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2" w15:restartNumberingAfterBreak="0">
    <w:nsid w:val="628A11F3"/>
    <w:multiLevelType w:val="multilevel"/>
    <w:tmpl w:val="A71080AE"/>
    <w:lvl w:ilvl="0">
      <w:start w:val="4"/>
      <w:numFmt w:val="decimal"/>
      <w:lvlText w:val="%1."/>
      <w:lvlJc w:val="left"/>
      <w:pPr>
        <w:ind w:left="480" w:hanging="480"/>
      </w:pPr>
      <w:rPr>
        <w:rFonts w:hint="default"/>
      </w:rPr>
    </w:lvl>
    <w:lvl w:ilvl="1">
      <w:start w:val="1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3" w15:restartNumberingAfterBreak="0">
    <w:nsid w:val="630A355F"/>
    <w:multiLevelType w:val="hybridMultilevel"/>
    <w:tmpl w:val="8EC24354"/>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4" w15:restartNumberingAfterBreak="0">
    <w:nsid w:val="63365735"/>
    <w:multiLevelType w:val="hybridMultilevel"/>
    <w:tmpl w:val="AD7AB380"/>
    <w:lvl w:ilvl="0" w:tplc="EE5E1D8E">
      <w:start w:val="1"/>
      <w:numFmt w:val="decimal"/>
      <w:lvlText w:val="10.%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5" w15:restartNumberingAfterBreak="0">
    <w:nsid w:val="63447A9F"/>
    <w:multiLevelType w:val="multilevel"/>
    <w:tmpl w:val="023890AA"/>
    <w:lvl w:ilvl="0">
      <w:start w:val="3"/>
      <w:numFmt w:val="decimal"/>
      <w:lvlText w:val="%1."/>
      <w:lvlJc w:val="left"/>
      <w:pPr>
        <w:ind w:left="480" w:hanging="480"/>
      </w:pPr>
      <w:rPr>
        <w:rFonts w:hint="default"/>
      </w:rPr>
    </w:lvl>
    <w:lvl w:ilvl="1">
      <w:start w:val="1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6" w15:restartNumberingAfterBreak="0">
    <w:nsid w:val="639819DE"/>
    <w:multiLevelType w:val="hybridMultilevel"/>
    <w:tmpl w:val="EAB83B64"/>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7" w15:restartNumberingAfterBreak="0">
    <w:nsid w:val="64236CF8"/>
    <w:multiLevelType w:val="multilevel"/>
    <w:tmpl w:val="571058C8"/>
    <w:lvl w:ilvl="0">
      <w:start w:val="3"/>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8" w15:restartNumberingAfterBreak="0">
    <w:nsid w:val="656E6941"/>
    <w:multiLevelType w:val="hybridMultilevel"/>
    <w:tmpl w:val="AEBAAA7E"/>
    <w:lvl w:ilvl="0" w:tplc="8828ECBC">
      <w:start w:val="1"/>
      <w:numFmt w:val="lowerLetter"/>
      <w:lvlText w:val="(%1)"/>
      <w:lvlJc w:val="left"/>
      <w:pPr>
        <w:ind w:left="1778" w:hanging="360"/>
      </w:pPr>
      <w:rPr>
        <w:rFonts w:hint="default"/>
      </w:rPr>
    </w:lvl>
    <w:lvl w:ilvl="1" w:tplc="20000019" w:tentative="1">
      <w:start w:val="1"/>
      <w:numFmt w:val="lowerLetter"/>
      <w:lvlText w:val="%2."/>
      <w:lvlJc w:val="left"/>
      <w:pPr>
        <w:ind w:left="2498" w:hanging="360"/>
      </w:pPr>
    </w:lvl>
    <w:lvl w:ilvl="2" w:tplc="2000001B" w:tentative="1">
      <w:start w:val="1"/>
      <w:numFmt w:val="lowerRoman"/>
      <w:lvlText w:val="%3."/>
      <w:lvlJc w:val="right"/>
      <w:pPr>
        <w:ind w:left="3218" w:hanging="180"/>
      </w:pPr>
    </w:lvl>
    <w:lvl w:ilvl="3" w:tplc="2000000F" w:tentative="1">
      <w:start w:val="1"/>
      <w:numFmt w:val="decimal"/>
      <w:lvlText w:val="%4."/>
      <w:lvlJc w:val="left"/>
      <w:pPr>
        <w:ind w:left="3938" w:hanging="360"/>
      </w:pPr>
    </w:lvl>
    <w:lvl w:ilvl="4" w:tplc="20000019" w:tentative="1">
      <w:start w:val="1"/>
      <w:numFmt w:val="lowerLetter"/>
      <w:lvlText w:val="%5."/>
      <w:lvlJc w:val="left"/>
      <w:pPr>
        <w:ind w:left="4658" w:hanging="360"/>
      </w:pPr>
    </w:lvl>
    <w:lvl w:ilvl="5" w:tplc="2000001B" w:tentative="1">
      <w:start w:val="1"/>
      <w:numFmt w:val="lowerRoman"/>
      <w:lvlText w:val="%6."/>
      <w:lvlJc w:val="right"/>
      <w:pPr>
        <w:ind w:left="5378" w:hanging="180"/>
      </w:pPr>
    </w:lvl>
    <w:lvl w:ilvl="6" w:tplc="2000000F" w:tentative="1">
      <w:start w:val="1"/>
      <w:numFmt w:val="decimal"/>
      <w:lvlText w:val="%7."/>
      <w:lvlJc w:val="left"/>
      <w:pPr>
        <w:ind w:left="6098" w:hanging="360"/>
      </w:pPr>
    </w:lvl>
    <w:lvl w:ilvl="7" w:tplc="20000019" w:tentative="1">
      <w:start w:val="1"/>
      <w:numFmt w:val="lowerLetter"/>
      <w:lvlText w:val="%8."/>
      <w:lvlJc w:val="left"/>
      <w:pPr>
        <w:ind w:left="6818" w:hanging="360"/>
      </w:pPr>
    </w:lvl>
    <w:lvl w:ilvl="8" w:tplc="2000001B" w:tentative="1">
      <w:start w:val="1"/>
      <w:numFmt w:val="lowerRoman"/>
      <w:lvlText w:val="%9."/>
      <w:lvlJc w:val="right"/>
      <w:pPr>
        <w:ind w:left="7538" w:hanging="180"/>
      </w:pPr>
    </w:lvl>
  </w:abstractNum>
  <w:abstractNum w:abstractNumId="149" w15:restartNumberingAfterBreak="0">
    <w:nsid w:val="65B51303"/>
    <w:multiLevelType w:val="hybridMultilevel"/>
    <w:tmpl w:val="BA48CF58"/>
    <w:lvl w:ilvl="0" w:tplc="0D001652">
      <w:start w:val="1"/>
      <w:numFmt w:val="lowerRoman"/>
      <w:lvlText w:val="(%1)"/>
      <w:lvlJc w:val="left"/>
      <w:pPr>
        <w:ind w:left="1713" w:hanging="72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50" w15:restartNumberingAfterBreak="0">
    <w:nsid w:val="67601AFC"/>
    <w:multiLevelType w:val="hybridMultilevel"/>
    <w:tmpl w:val="BADC18AC"/>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51" w15:restartNumberingAfterBreak="0">
    <w:nsid w:val="68625782"/>
    <w:multiLevelType w:val="multilevel"/>
    <w:tmpl w:val="AE24478E"/>
    <w:lvl w:ilvl="0">
      <w:start w:val="20"/>
      <w:numFmt w:val="decimal"/>
      <w:lvlText w:val="%1."/>
      <w:lvlJc w:val="left"/>
      <w:pPr>
        <w:ind w:left="840" w:hanging="840"/>
      </w:pPr>
      <w:rPr>
        <w:rFonts w:hint="default"/>
      </w:rPr>
    </w:lvl>
    <w:lvl w:ilvl="1">
      <w:start w:val="2"/>
      <w:numFmt w:val="decimal"/>
      <w:lvlText w:val="%1.%2."/>
      <w:lvlJc w:val="left"/>
      <w:pPr>
        <w:ind w:left="1320" w:hanging="840"/>
      </w:pPr>
      <w:rPr>
        <w:rFonts w:hint="default"/>
      </w:rPr>
    </w:lvl>
    <w:lvl w:ilvl="2">
      <w:start w:val="7"/>
      <w:numFmt w:val="decimal"/>
      <w:lvlText w:val="%1.%2.%3."/>
      <w:lvlJc w:val="left"/>
      <w:pPr>
        <w:ind w:left="1800" w:hanging="840"/>
      </w:pPr>
      <w:rPr>
        <w:rFonts w:hint="default"/>
      </w:rPr>
    </w:lvl>
    <w:lvl w:ilvl="3">
      <w:start w:val="1"/>
      <w:numFmt w:val="decimal"/>
      <w:lvlText w:val="%1.%2.%3.%4."/>
      <w:lvlJc w:val="left"/>
      <w:pPr>
        <w:ind w:left="2280" w:hanging="84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52" w15:restartNumberingAfterBreak="0">
    <w:nsid w:val="68AA0050"/>
    <w:multiLevelType w:val="hybridMultilevel"/>
    <w:tmpl w:val="3BB2AAA0"/>
    <w:lvl w:ilvl="0" w:tplc="33A465C0">
      <w:start w:val="1"/>
      <w:numFmt w:val="lowerLetter"/>
      <w:lvlText w:val="(%1)"/>
      <w:lvlJc w:val="left"/>
      <w:pPr>
        <w:ind w:left="1287" w:hanging="360"/>
      </w:pPr>
      <w:rPr>
        <w:rFonts w:eastAsia="SimSun" w:hint="default"/>
      </w:r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153" w15:restartNumberingAfterBreak="0">
    <w:nsid w:val="68AC5609"/>
    <w:multiLevelType w:val="hybridMultilevel"/>
    <w:tmpl w:val="D2B4E0EA"/>
    <w:lvl w:ilvl="0" w:tplc="76283754">
      <w:start w:val="1"/>
      <w:numFmt w:val="lowerRoman"/>
      <w:lvlText w:val="(%1)"/>
      <w:lvlJc w:val="left"/>
      <w:pPr>
        <w:ind w:left="1504" w:hanging="360"/>
      </w:pPr>
      <w:rPr>
        <w:rFonts w:hint="default"/>
      </w:rPr>
    </w:lvl>
    <w:lvl w:ilvl="1" w:tplc="20000019" w:tentative="1">
      <w:start w:val="1"/>
      <w:numFmt w:val="lowerLetter"/>
      <w:lvlText w:val="%2."/>
      <w:lvlJc w:val="left"/>
      <w:pPr>
        <w:ind w:left="2224" w:hanging="360"/>
      </w:pPr>
    </w:lvl>
    <w:lvl w:ilvl="2" w:tplc="2000001B" w:tentative="1">
      <w:start w:val="1"/>
      <w:numFmt w:val="lowerRoman"/>
      <w:lvlText w:val="%3."/>
      <w:lvlJc w:val="right"/>
      <w:pPr>
        <w:ind w:left="2944" w:hanging="180"/>
      </w:pPr>
    </w:lvl>
    <w:lvl w:ilvl="3" w:tplc="2000000F" w:tentative="1">
      <w:start w:val="1"/>
      <w:numFmt w:val="decimal"/>
      <w:lvlText w:val="%4."/>
      <w:lvlJc w:val="left"/>
      <w:pPr>
        <w:ind w:left="3664" w:hanging="360"/>
      </w:pPr>
    </w:lvl>
    <w:lvl w:ilvl="4" w:tplc="20000019" w:tentative="1">
      <w:start w:val="1"/>
      <w:numFmt w:val="lowerLetter"/>
      <w:lvlText w:val="%5."/>
      <w:lvlJc w:val="left"/>
      <w:pPr>
        <w:ind w:left="4384" w:hanging="360"/>
      </w:pPr>
    </w:lvl>
    <w:lvl w:ilvl="5" w:tplc="2000001B" w:tentative="1">
      <w:start w:val="1"/>
      <w:numFmt w:val="lowerRoman"/>
      <w:lvlText w:val="%6."/>
      <w:lvlJc w:val="right"/>
      <w:pPr>
        <w:ind w:left="5104" w:hanging="180"/>
      </w:pPr>
    </w:lvl>
    <w:lvl w:ilvl="6" w:tplc="2000000F" w:tentative="1">
      <w:start w:val="1"/>
      <w:numFmt w:val="decimal"/>
      <w:lvlText w:val="%7."/>
      <w:lvlJc w:val="left"/>
      <w:pPr>
        <w:ind w:left="5824" w:hanging="360"/>
      </w:pPr>
    </w:lvl>
    <w:lvl w:ilvl="7" w:tplc="20000019" w:tentative="1">
      <w:start w:val="1"/>
      <w:numFmt w:val="lowerLetter"/>
      <w:lvlText w:val="%8."/>
      <w:lvlJc w:val="left"/>
      <w:pPr>
        <w:ind w:left="6544" w:hanging="360"/>
      </w:pPr>
    </w:lvl>
    <w:lvl w:ilvl="8" w:tplc="2000001B" w:tentative="1">
      <w:start w:val="1"/>
      <w:numFmt w:val="lowerRoman"/>
      <w:lvlText w:val="%9."/>
      <w:lvlJc w:val="right"/>
      <w:pPr>
        <w:ind w:left="7264" w:hanging="180"/>
      </w:pPr>
    </w:lvl>
  </w:abstractNum>
  <w:abstractNum w:abstractNumId="154" w15:restartNumberingAfterBreak="0">
    <w:nsid w:val="69175AB8"/>
    <w:multiLevelType w:val="hybridMultilevel"/>
    <w:tmpl w:val="15FE1BC8"/>
    <w:lvl w:ilvl="0" w:tplc="76283754">
      <w:start w:val="1"/>
      <w:numFmt w:val="lowerRoman"/>
      <w:lvlText w:val="(%1)"/>
      <w:lvlJc w:val="left"/>
      <w:pPr>
        <w:ind w:left="720" w:hanging="360"/>
      </w:pPr>
      <w:rPr>
        <w:rFonts w:hint="default"/>
      </w:rPr>
    </w:lvl>
    <w:lvl w:ilvl="1" w:tplc="76283754">
      <w:start w:val="1"/>
      <w:numFmt w:val="lowerRoman"/>
      <w:lvlText w:val="(%2)"/>
      <w:lvlJc w:val="left"/>
      <w:pPr>
        <w:ind w:left="1440" w:hanging="360"/>
      </w:pPr>
      <w:rPr>
        <w:rFonts w:hint="default"/>
      </w:rPr>
    </w:lvl>
    <w:lvl w:ilvl="2" w:tplc="20000001">
      <w:start w:val="1"/>
      <w:numFmt w:val="bullet"/>
      <w:lvlText w:val=""/>
      <w:lvlJc w:val="left"/>
      <w:pPr>
        <w:ind w:left="1364" w:hanging="360"/>
      </w:pPr>
      <w:rPr>
        <w:rFonts w:ascii="Symbol" w:hAnsi="Symbol" w:hint="default"/>
      </w:rPr>
    </w:lvl>
    <w:lvl w:ilvl="3" w:tplc="39DC1C7C">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5" w15:restartNumberingAfterBreak="0">
    <w:nsid w:val="696D48C6"/>
    <w:multiLevelType w:val="multilevel"/>
    <w:tmpl w:val="A5FAF90C"/>
    <w:lvl w:ilvl="0">
      <w:start w:val="1"/>
      <w:numFmt w:val="decimal"/>
      <w:lvlText w:val="%1."/>
      <w:lvlJc w:val="left"/>
      <w:pPr>
        <w:ind w:left="360" w:hanging="360"/>
      </w:pPr>
      <w:rPr>
        <w:rFonts w:hint="default"/>
        <w:b/>
        <w:bCs w:val="0"/>
        <w:u w:val="none"/>
      </w:rPr>
    </w:lvl>
    <w:lvl w:ilvl="1">
      <w:start w:val="1"/>
      <w:numFmt w:val="decimal"/>
      <w:lvlText w:val="%1.%2."/>
      <w:lvlJc w:val="left"/>
      <w:pPr>
        <w:ind w:left="720" w:hanging="720"/>
      </w:pPr>
      <w:rPr>
        <w:rFonts w:hint="default"/>
        <w:b w:val="0"/>
        <w:bCs w:val="0"/>
        <w:u w:val="none"/>
      </w:rPr>
    </w:lvl>
    <w:lvl w:ilvl="2">
      <w:start w:val="1"/>
      <w:numFmt w:val="decimal"/>
      <w:lvlText w:val="1.2.%3."/>
      <w:lvlJc w:val="left"/>
      <w:pPr>
        <w:ind w:left="1713" w:hanging="720"/>
      </w:pPr>
      <w:rPr>
        <w:rFonts w:hint="default"/>
        <w:b w:val="0"/>
        <w:bCs w:val="0"/>
        <w:sz w:val="24"/>
        <w:szCs w:val="24"/>
        <w:u w:val="none"/>
      </w:rPr>
    </w:lvl>
    <w:lvl w:ilvl="3">
      <w:start w:val="1"/>
      <w:numFmt w:val="decimal"/>
      <w:lvlText w:val="%1.%2.%3.%4."/>
      <w:lvlJc w:val="left"/>
      <w:pPr>
        <w:ind w:left="1080" w:hanging="1080"/>
      </w:pPr>
      <w:rPr>
        <w:rFonts w:hint="default"/>
        <w:b w:val="0"/>
        <w:bCs w:val="0"/>
        <w:u w:val="none"/>
      </w:rPr>
    </w:lvl>
    <w:lvl w:ilvl="4">
      <w:start w:val="1"/>
      <w:numFmt w:val="decimal"/>
      <w:lvlText w:val="%1.%2.%3.%4.%5."/>
      <w:lvlJc w:val="left"/>
      <w:pPr>
        <w:ind w:left="1440" w:hanging="1440"/>
      </w:pPr>
      <w:rPr>
        <w:rFonts w:hint="default"/>
        <w:b w:val="0"/>
        <w:bCs w:val="0"/>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800" w:hanging="1800"/>
      </w:pPr>
      <w:rPr>
        <w:rFonts w:hint="default"/>
        <w:u w:val="none"/>
      </w:rPr>
    </w:lvl>
    <w:lvl w:ilvl="7">
      <w:start w:val="1"/>
      <w:numFmt w:val="decimal"/>
      <w:lvlText w:val="%1.%2.%3.%4.%5.%6.%7.%8."/>
      <w:lvlJc w:val="left"/>
      <w:pPr>
        <w:ind w:left="2160" w:hanging="2160"/>
      </w:pPr>
      <w:rPr>
        <w:rFonts w:hint="default"/>
        <w:u w:val="none"/>
      </w:rPr>
    </w:lvl>
    <w:lvl w:ilvl="8">
      <w:start w:val="1"/>
      <w:numFmt w:val="decimal"/>
      <w:lvlText w:val="%1.%2.%3.%4.%5.%6.%7.%8.%9."/>
      <w:lvlJc w:val="left"/>
      <w:pPr>
        <w:ind w:left="2160" w:hanging="2160"/>
      </w:pPr>
      <w:rPr>
        <w:rFonts w:hint="default"/>
        <w:u w:val="none"/>
      </w:rPr>
    </w:lvl>
  </w:abstractNum>
  <w:abstractNum w:abstractNumId="156" w15:restartNumberingAfterBreak="0">
    <w:nsid w:val="698306CB"/>
    <w:multiLevelType w:val="hybridMultilevel"/>
    <w:tmpl w:val="7A0A6B92"/>
    <w:lvl w:ilvl="0" w:tplc="2000001B">
      <w:start w:val="1"/>
      <w:numFmt w:val="lowerRoman"/>
      <w:lvlText w:val="%1."/>
      <w:lvlJc w:val="righ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57" w15:restartNumberingAfterBreak="0">
    <w:nsid w:val="698F7279"/>
    <w:multiLevelType w:val="hybridMultilevel"/>
    <w:tmpl w:val="AD865CBC"/>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58" w15:restartNumberingAfterBreak="0">
    <w:nsid w:val="699550C1"/>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9" w15:restartNumberingAfterBreak="0">
    <w:nsid w:val="6BA55FD2"/>
    <w:multiLevelType w:val="hybridMultilevel"/>
    <w:tmpl w:val="7C3C723A"/>
    <w:lvl w:ilvl="0" w:tplc="A03CA5AC">
      <w:start w:val="1"/>
      <w:numFmt w:val="decimal"/>
      <w:lvlText w:val="18.%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0" w15:restartNumberingAfterBreak="0">
    <w:nsid w:val="6C6522AE"/>
    <w:multiLevelType w:val="hybridMultilevel"/>
    <w:tmpl w:val="58DC8AEA"/>
    <w:lvl w:ilvl="0" w:tplc="A18E3B18">
      <w:start w:val="1"/>
      <w:numFmt w:val="lowerLetter"/>
      <w:lvlText w:val="%1."/>
      <w:lvlJc w:val="left"/>
      <w:pPr>
        <w:ind w:left="1440" w:hanging="360"/>
      </w:pPr>
      <w:rPr>
        <w:rFonts w:ascii="Times New Roman" w:eastAsiaTheme="minorHAnsi" w:hAnsi="Times New Roman" w:cs="Times New Roman"/>
      </w:rPr>
    </w:lvl>
    <w:lvl w:ilvl="1" w:tplc="0C000003">
      <w:numFmt w:val="decimal"/>
      <w:lvlText w:val="o"/>
      <w:lvlJc w:val="left"/>
      <w:pPr>
        <w:ind w:left="2160" w:hanging="360"/>
      </w:pPr>
      <w:rPr>
        <w:rFonts w:ascii="Courier New" w:hAnsi="Courier New" w:cs="Courier New" w:hint="default"/>
      </w:rPr>
    </w:lvl>
    <w:lvl w:ilvl="2" w:tplc="0C000005">
      <w:numFmt w:val="decimal"/>
      <w:lvlText w:val=""/>
      <w:lvlJc w:val="left"/>
      <w:pPr>
        <w:ind w:left="2880" w:hanging="360"/>
      </w:pPr>
      <w:rPr>
        <w:rFonts w:ascii="Wingdings" w:hAnsi="Wingdings" w:hint="default"/>
      </w:rPr>
    </w:lvl>
    <w:lvl w:ilvl="3" w:tplc="0C000001">
      <w:numFmt w:val="decimal"/>
      <w:lvlText w:val=""/>
      <w:lvlJc w:val="left"/>
      <w:pPr>
        <w:ind w:left="3600" w:hanging="360"/>
      </w:pPr>
      <w:rPr>
        <w:rFonts w:ascii="Symbol" w:hAnsi="Symbol" w:hint="default"/>
      </w:rPr>
    </w:lvl>
    <w:lvl w:ilvl="4" w:tplc="0C000003">
      <w:numFmt w:val="decimal"/>
      <w:lvlText w:val="o"/>
      <w:lvlJc w:val="left"/>
      <w:pPr>
        <w:ind w:left="4320" w:hanging="360"/>
      </w:pPr>
      <w:rPr>
        <w:rFonts w:ascii="Courier New" w:hAnsi="Courier New" w:cs="Courier New" w:hint="default"/>
      </w:rPr>
    </w:lvl>
    <w:lvl w:ilvl="5" w:tplc="0C000005">
      <w:numFmt w:val="decimal"/>
      <w:lvlText w:val=""/>
      <w:lvlJc w:val="left"/>
      <w:pPr>
        <w:ind w:left="5040" w:hanging="360"/>
      </w:pPr>
      <w:rPr>
        <w:rFonts w:ascii="Wingdings" w:hAnsi="Wingdings" w:hint="default"/>
      </w:rPr>
    </w:lvl>
    <w:lvl w:ilvl="6" w:tplc="0C000001">
      <w:numFmt w:val="decimal"/>
      <w:lvlText w:val=""/>
      <w:lvlJc w:val="left"/>
      <w:pPr>
        <w:ind w:left="5760" w:hanging="360"/>
      </w:pPr>
      <w:rPr>
        <w:rFonts w:ascii="Symbol" w:hAnsi="Symbol" w:hint="default"/>
      </w:rPr>
    </w:lvl>
    <w:lvl w:ilvl="7" w:tplc="0C000003">
      <w:numFmt w:val="decimal"/>
      <w:lvlText w:val="o"/>
      <w:lvlJc w:val="left"/>
      <w:pPr>
        <w:ind w:left="6480" w:hanging="360"/>
      </w:pPr>
      <w:rPr>
        <w:rFonts w:ascii="Courier New" w:hAnsi="Courier New" w:cs="Courier New" w:hint="default"/>
      </w:rPr>
    </w:lvl>
    <w:lvl w:ilvl="8" w:tplc="0C000005">
      <w:numFmt w:val="decimal"/>
      <w:lvlText w:val=""/>
      <w:lvlJc w:val="left"/>
      <w:pPr>
        <w:ind w:left="7200" w:hanging="360"/>
      </w:pPr>
      <w:rPr>
        <w:rFonts w:ascii="Wingdings" w:hAnsi="Wingdings" w:hint="default"/>
      </w:rPr>
    </w:lvl>
  </w:abstractNum>
  <w:abstractNum w:abstractNumId="161" w15:restartNumberingAfterBreak="0">
    <w:nsid w:val="6F276B5E"/>
    <w:multiLevelType w:val="hybridMultilevel"/>
    <w:tmpl w:val="D3CA9370"/>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2" w15:restartNumberingAfterBreak="0">
    <w:nsid w:val="715775C0"/>
    <w:multiLevelType w:val="multilevel"/>
    <w:tmpl w:val="2C1A27D0"/>
    <w:lvl w:ilvl="0">
      <w:start w:val="20"/>
      <w:numFmt w:val="decimal"/>
      <w:lvlText w:val="%1."/>
      <w:lvlJc w:val="left"/>
      <w:pPr>
        <w:ind w:left="660" w:hanging="660"/>
      </w:pPr>
      <w:rPr>
        <w:rFonts w:hint="default"/>
      </w:rPr>
    </w:lvl>
    <w:lvl w:ilvl="1">
      <w:start w:val="1"/>
      <w:numFmt w:val="decimal"/>
      <w:lvlText w:val="%1.%2."/>
      <w:lvlJc w:val="left"/>
      <w:pPr>
        <w:ind w:left="1380" w:hanging="6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3" w15:restartNumberingAfterBreak="0">
    <w:nsid w:val="71A0464A"/>
    <w:multiLevelType w:val="hybridMultilevel"/>
    <w:tmpl w:val="9EC0B09C"/>
    <w:lvl w:ilvl="0" w:tplc="212ABA24">
      <w:start w:val="1"/>
      <w:numFmt w:val="lowerRoman"/>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64" w15:restartNumberingAfterBreak="0">
    <w:nsid w:val="729C28D7"/>
    <w:multiLevelType w:val="hybridMultilevel"/>
    <w:tmpl w:val="FE26C328"/>
    <w:lvl w:ilvl="0" w:tplc="212ABA24">
      <w:start w:val="1"/>
      <w:numFmt w:val="lowerRoman"/>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65" w15:restartNumberingAfterBreak="0">
    <w:nsid w:val="73486864"/>
    <w:multiLevelType w:val="hybridMultilevel"/>
    <w:tmpl w:val="387EB9E2"/>
    <w:lvl w:ilvl="0" w:tplc="6562DCF8">
      <w:start w:val="1"/>
      <w:numFmt w:val="decimal"/>
      <w:lvlText w:val="9.%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6" w15:restartNumberingAfterBreak="0">
    <w:nsid w:val="746F226B"/>
    <w:multiLevelType w:val="hybridMultilevel"/>
    <w:tmpl w:val="6EFE84EE"/>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1">
      <w:start w:val="1"/>
      <w:numFmt w:val="bullet"/>
      <w:lvlText w:val=""/>
      <w:lvlJc w:val="left"/>
      <w:pPr>
        <w:ind w:left="1440" w:hanging="360"/>
      </w:pPr>
      <w:rPr>
        <w:rFonts w:ascii="Symbol" w:hAnsi="Symbol" w:hint="default"/>
      </w:r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67" w15:restartNumberingAfterBreak="0">
    <w:nsid w:val="74A955DB"/>
    <w:multiLevelType w:val="multilevel"/>
    <w:tmpl w:val="0DC8F408"/>
    <w:lvl w:ilvl="0">
      <w:start w:val="20"/>
      <w:numFmt w:val="decimal"/>
      <w:lvlText w:val="%1."/>
      <w:lvlJc w:val="left"/>
      <w:pPr>
        <w:ind w:left="840" w:hanging="840"/>
      </w:pPr>
      <w:rPr>
        <w:rFonts w:hint="default"/>
      </w:rPr>
    </w:lvl>
    <w:lvl w:ilvl="1">
      <w:start w:val="2"/>
      <w:numFmt w:val="decimal"/>
      <w:lvlText w:val="%1.%2."/>
      <w:lvlJc w:val="left"/>
      <w:pPr>
        <w:ind w:left="1320" w:hanging="840"/>
      </w:pPr>
      <w:rPr>
        <w:rFonts w:hint="default"/>
      </w:rPr>
    </w:lvl>
    <w:lvl w:ilvl="2">
      <w:start w:val="3"/>
      <w:numFmt w:val="decimal"/>
      <w:lvlText w:val="%1.%2.%3."/>
      <w:lvlJc w:val="left"/>
      <w:pPr>
        <w:ind w:left="1800" w:hanging="840"/>
      </w:pPr>
      <w:rPr>
        <w:rFonts w:hint="default"/>
      </w:rPr>
    </w:lvl>
    <w:lvl w:ilvl="3">
      <w:start w:val="1"/>
      <w:numFmt w:val="decimal"/>
      <w:lvlText w:val="%1.%2.%3.%4."/>
      <w:lvlJc w:val="left"/>
      <w:pPr>
        <w:ind w:left="2280" w:hanging="84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68" w15:restartNumberingAfterBreak="0">
    <w:nsid w:val="755E637A"/>
    <w:multiLevelType w:val="hybridMultilevel"/>
    <w:tmpl w:val="27183236"/>
    <w:lvl w:ilvl="0" w:tplc="0809001B">
      <w:start w:val="1"/>
      <w:numFmt w:val="lowerRoman"/>
      <w:lvlText w:val="%1."/>
      <w:lvlJc w:val="righ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9" w15:restartNumberingAfterBreak="0">
    <w:nsid w:val="75C254DF"/>
    <w:multiLevelType w:val="hybridMultilevel"/>
    <w:tmpl w:val="9212420E"/>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70" w15:restartNumberingAfterBreak="0">
    <w:nsid w:val="77072652"/>
    <w:multiLevelType w:val="multilevel"/>
    <w:tmpl w:val="BBC4ED62"/>
    <w:lvl w:ilvl="0">
      <w:start w:val="20"/>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1" w15:restartNumberingAfterBreak="0">
    <w:nsid w:val="77210169"/>
    <w:multiLevelType w:val="hybridMultilevel"/>
    <w:tmpl w:val="98F2E7E4"/>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72" w15:restartNumberingAfterBreak="0">
    <w:nsid w:val="78535B3D"/>
    <w:multiLevelType w:val="hybridMultilevel"/>
    <w:tmpl w:val="37CAD248"/>
    <w:lvl w:ilvl="0" w:tplc="0F347B42">
      <w:start w:val="1"/>
      <w:numFmt w:val="decimal"/>
      <w:lvlText w:val="%1."/>
      <w:lvlJc w:val="left"/>
      <w:pPr>
        <w:ind w:left="360"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3" w15:restartNumberingAfterBreak="0">
    <w:nsid w:val="7B757881"/>
    <w:multiLevelType w:val="hybridMultilevel"/>
    <w:tmpl w:val="7C380608"/>
    <w:lvl w:ilvl="0" w:tplc="4530B4F6">
      <w:start w:val="1"/>
      <w:numFmt w:val="decimal"/>
      <w:lvlText w:val="2.%1."/>
      <w:lvlJc w:val="left"/>
      <w:pPr>
        <w:ind w:left="720" w:hanging="360"/>
      </w:pPr>
      <w:rPr>
        <w:rFonts w:hint="default"/>
      </w:rPr>
    </w:lvl>
    <w:lvl w:ilvl="1" w:tplc="BE509DDC">
      <w:start w:val="1"/>
      <w:numFmt w:val="lowerLetter"/>
      <w:lvlText w:val="(%2)"/>
      <w:lvlJc w:val="left"/>
      <w:pPr>
        <w:ind w:left="1460" w:hanging="380"/>
      </w:pPr>
      <w:rPr>
        <w:rFonts w:hint="default"/>
      </w:rPr>
    </w:lvl>
    <w:lvl w:ilvl="2" w:tplc="212ABA24">
      <w:start w:val="1"/>
      <w:numFmt w:val="lowerRoman"/>
      <w:lvlText w:val="(%3)"/>
      <w:lvlJc w:val="left"/>
      <w:pPr>
        <w:ind w:left="1364"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4" w15:restartNumberingAfterBreak="0">
    <w:nsid w:val="7C6F0F1A"/>
    <w:multiLevelType w:val="hybridMultilevel"/>
    <w:tmpl w:val="23284166"/>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5" w15:restartNumberingAfterBreak="0">
    <w:nsid w:val="7D092367"/>
    <w:multiLevelType w:val="hybridMultilevel"/>
    <w:tmpl w:val="9BF20024"/>
    <w:lvl w:ilvl="0" w:tplc="D1C64C98">
      <w:start w:val="1"/>
      <w:numFmt w:val="bullet"/>
      <w:lvlText w:val="●"/>
      <w:lvlJc w:val="left"/>
      <w:pPr>
        <w:ind w:left="720" w:hanging="360"/>
      </w:pPr>
    </w:lvl>
    <w:lvl w:ilvl="1" w:tplc="C234D51A">
      <w:start w:val="1"/>
      <w:numFmt w:val="bullet"/>
      <w:lvlText w:val="○"/>
      <w:lvlJc w:val="left"/>
      <w:pPr>
        <w:ind w:left="1440" w:hanging="360"/>
      </w:pPr>
    </w:lvl>
    <w:lvl w:ilvl="2" w:tplc="EBF47A42">
      <w:start w:val="1"/>
      <w:numFmt w:val="bullet"/>
      <w:lvlText w:val="■"/>
      <w:lvlJc w:val="left"/>
      <w:pPr>
        <w:ind w:left="2160" w:hanging="360"/>
      </w:pPr>
    </w:lvl>
    <w:lvl w:ilvl="3" w:tplc="A7060810">
      <w:start w:val="1"/>
      <w:numFmt w:val="bullet"/>
      <w:lvlText w:val="●"/>
      <w:lvlJc w:val="left"/>
      <w:pPr>
        <w:ind w:left="2880" w:hanging="360"/>
      </w:pPr>
    </w:lvl>
    <w:lvl w:ilvl="4" w:tplc="D23A7FA6">
      <w:start w:val="1"/>
      <w:numFmt w:val="bullet"/>
      <w:lvlText w:val="○"/>
      <w:lvlJc w:val="left"/>
      <w:pPr>
        <w:ind w:left="3600" w:hanging="360"/>
      </w:pPr>
    </w:lvl>
    <w:lvl w:ilvl="5" w:tplc="70ACDC44">
      <w:start w:val="1"/>
      <w:numFmt w:val="bullet"/>
      <w:lvlText w:val="■"/>
      <w:lvlJc w:val="left"/>
      <w:pPr>
        <w:ind w:left="4320" w:hanging="360"/>
      </w:pPr>
    </w:lvl>
    <w:lvl w:ilvl="6" w:tplc="E0ACC016">
      <w:start w:val="1"/>
      <w:numFmt w:val="bullet"/>
      <w:lvlText w:val="●"/>
      <w:lvlJc w:val="left"/>
      <w:pPr>
        <w:ind w:left="5040" w:hanging="360"/>
      </w:pPr>
    </w:lvl>
    <w:lvl w:ilvl="7" w:tplc="7D9C5F82">
      <w:start w:val="1"/>
      <w:numFmt w:val="bullet"/>
      <w:lvlText w:val="●"/>
      <w:lvlJc w:val="left"/>
      <w:pPr>
        <w:ind w:left="5760" w:hanging="360"/>
      </w:pPr>
    </w:lvl>
    <w:lvl w:ilvl="8" w:tplc="6096C21E">
      <w:start w:val="1"/>
      <w:numFmt w:val="bullet"/>
      <w:lvlText w:val="●"/>
      <w:lvlJc w:val="left"/>
      <w:pPr>
        <w:ind w:left="6480" w:hanging="360"/>
      </w:pPr>
    </w:lvl>
  </w:abstractNum>
  <w:abstractNum w:abstractNumId="176" w15:restartNumberingAfterBreak="0">
    <w:nsid w:val="7DB02F96"/>
    <w:multiLevelType w:val="hybridMultilevel"/>
    <w:tmpl w:val="4260C30A"/>
    <w:lvl w:ilvl="0" w:tplc="20000001">
      <w:start w:val="1"/>
      <w:numFmt w:val="bullet"/>
      <w:lvlText w:val=""/>
      <w:lvlJc w:val="left"/>
      <w:pPr>
        <w:ind w:left="1440" w:hanging="360"/>
      </w:pPr>
      <w:rPr>
        <w:rFonts w:ascii="Symbol" w:hAnsi="Symbol" w:hint="default"/>
      </w:r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1">
      <w:start w:val="1"/>
      <w:numFmt w:val="bullet"/>
      <w:lvlText w:val=""/>
      <w:lvlJc w:val="left"/>
      <w:pPr>
        <w:ind w:left="1364" w:hanging="360"/>
      </w:pPr>
      <w:rPr>
        <w:rFonts w:ascii="Symbol" w:hAnsi="Symbol" w:hint="default"/>
      </w:r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77" w15:restartNumberingAfterBreak="0">
    <w:nsid w:val="7E6118FA"/>
    <w:multiLevelType w:val="hybridMultilevel"/>
    <w:tmpl w:val="47503A24"/>
    <w:lvl w:ilvl="0" w:tplc="05109312">
      <w:start w:val="1"/>
      <w:numFmt w:val="decimal"/>
      <w:lvlText w:val="17.%1"/>
      <w:lvlJc w:val="left"/>
      <w:pPr>
        <w:ind w:left="720" w:hanging="360"/>
      </w:pPr>
      <w:rPr>
        <w:rFonts w:hint="default"/>
      </w:rPr>
    </w:lvl>
    <w:lvl w:ilvl="1" w:tplc="C62C2DF0">
      <w:start w:val="1"/>
      <w:numFmt w:val="lowerLetter"/>
      <w:lvlText w:val="(%2)"/>
      <w:lvlJc w:val="left"/>
      <w:pPr>
        <w:ind w:left="1800" w:hanging="360"/>
      </w:pPr>
      <w:rPr>
        <w:rFonts w:ascii="Times New Roman" w:eastAsia="SimSun" w:hAnsi="Times New Roman" w:cs="Times New Roman"/>
      </w:rPr>
    </w:lvl>
    <w:lvl w:ilvl="2" w:tplc="212ABA24">
      <w:start w:val="1"/>
      <w:numFmt w:val="lowerRoman"/>
      <w:lvlText w:val="(%3)"/>
      <w:lvlJc w:val="left"/>
      <w:pPr>
        <w:ind w:left="180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8" w15:restartNumberingAfterBreak="0">
    <w:nsid w:val="7E710381"/>
    <w:multiLevelType w:val="hybridMultilevel"/>
    <w:tmpl w:val="315E41A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79" w15:restartNumberingAfterBreak="0">
    <w:nsid w:val="7EE871B3"/>
    <w:multiLevelType w:val="hybridMultilevel"/>
    <w:tmpl w:val="7B8AEBC6"/>
    <w:lvl w:ilvl="0" w:tplc="212ABA24">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0" w15:restartNumberingAfterBreak="0">
    <w:nsid w:val="7EFF49D3"/>
    <w:multiLevelType w:val="hybridMultilevel"/>
    <w:tmpl w:val="01686C20"/>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1" w15:restartNumberingAfterBreak="0">
    <w:nsid w:val="7FC571C9"/>
    <w:multiLevelType w:val="hybridMultilevel"/>
    <w:tmpl w:val="DE202F74"/>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175"/>
    <w:lvlOverride w:ilvl="0">
      <w:startOverride w:val="1"/>
    </w:lvlOverride>
  </w:num>
  <w:num w:numId="2">
    <w:abstractNumId w:val="160"/>
  </w:num>
  <w:num w:numId="3">
    <w:abstractNumId w:val="42"/>
  </w:num>
  <w:num w:numId="4">
    <w:abstractNumId w:val="101"/>
  </w:num>
  <w:num w:numId="5">
    <w:abstractNumId w:val="110"/>
  </w:num>
  <w:num w:numId="6">
    <w:abstractNumId w:val="155"/>
  </w:num>
  <w:num w:numId="7">
    <w:abstractNumId w:val="109"/>
  </w:num>
  <w:num w:numId="8">
    <w:abstractNumId w:val="48"/>
  </w:num>
  <w:num w:numId="9">
    <w:abstractNumId w:val="16"/>
  </w:num>
  <w:num w:numId="10">
    <w:abstractNumId w:val="174"/>
  </w:num>
  <w:num w:numId="11">
    <w:abstractNumId w:val="74"/>
  </w:num>
  <w:num w:numId="12">
    <w:abstractNumId w:val="135"/>
  </w:num>
  <w:num w:numId="13">
    <w:abstractNumId w:val="129"/>
  </w:num>
  <w:num w:numId="14">
    <w:abstractNumId w:val="44"/>
  </w:num>
  <w:num w:numId="15">
    <w:abstractNumId w:val="126"/>
  </w:num>
  <w:num w:numId="16">
    <w:abstractNumId w:val="103"/>
  </w:num>
  <w:num w:numId="17">
    <w:abstractNumId w:val="10"/>
  </w:num>
  <w:num w:numId="18">
    <w:abstractNumId w:val="123"/>
  </w:num>
  <w:num w:numId="19">
    <w:abstractNumId w:val="176"/>
  </w:num>
  <w:num w:numId="20">
    <w:abstractNumId w:val="107"/>
  </w:num>
  <w:num w:numId="21">
    <w:abstractNumId w:val="77"/>
  </w:num>
  <w:num w:numId="22">
    <w:abstractNumId w:val="20"/>
  </w:num>
  <w:num w:numId="23">
    <w:abstractNumId w:val="37"/>
  </w:num>
  <w:num w:numId="24">
    <w:abstractNumId w:val="72"/>
  </w:num>
  <w:num w:numId="25">
    <w:abstractNumId w:val="63"/>
  </w:num>
  <w:num w:numId="26">
    <w:abstractNumId w:val="64"/>
  </w:num>
  <w:num w:numId="27">
    <w:abstractNumId w:val="95"/>
  </w:num>
  <w:num w:numId="28">
    <w:abstractNumId w:val="172"/>
  </w:num>
  <w:num w:numId="29">
    <w:abstractNumId w:val="173"/>
  </w:num>
  <w:num w:numId="30">
    <w:abstractNumId w:val="143"/>
  </w:num>
  <w:num w:numId="31">
    <w:abstractNumId w:val="38"/>
  </w:num>
  <w:num w:numId="32">
    <w:abstractNumId w:val="157"/>
  </w:num>
  <w:num w:numId="33">
    <w:abstractNumId w:val="3"/>
  </w:num>
  <w:num w:numId="34">
    <w:abstractNumId w:val="149"/>
  </w:num>
  <w:num w:numId="35">
    <w:abstractNumId w:val="26"/>
  </w:num>
  <w:num w:numId="36">
    <w:abstractNumId w:val="65"/>
  </w:num>
  <w:num w:numId="37">
    <w:abstractNumId w:val="115"/>
  </w:num>
  <w:num w:numId="38">
    <w:abstractNumId w:val="32"/>
  </w:num>
  <w:num w:numId="39">
    <w:abstractNumId w:val="166"/>
  </w:num>
  <w:num w:numId="40">
    <w:abstractNumId w:val="45"/>
  </w:num>
  <w:num w:numId="41">
    <w:abstractNumId w:val="128"/>
  </w:num>
  <w:num w:numId="42">
    <w:abstractNumId w:val="75"/>
  </w:num>
  <w:num w:numId="43">
    <w:abstractNumId w:val="50"/>
  </w:num>
  <w:num w:numId="44">
    <w:abstractNumId w:val="87"/>
  </w:num>
  <w:num w:numId="45">
    <w:abstractNumId w:val="31"/>
  </w:num>
  <w:num w:numId="46">
    <w:abstractNumId w:val="25"/>
  </w:num>
  <w:num w:numId="47">
    <w:abstractNumId w:val="21"/>
  </w:num>
  <w:num w:numId="48">
    <w:abstractNumId w:val="18"/>
  </w:num>
  <w:num w:numId="49">
    <w:abstractNumId w:val="104"/>
  </w:num>
  <w:num w:numId="50">
    <w:abstractNumId w:val="171"/>
  </w:num>
  <w:num w:numId="51">
    <w:abstractNumId w:val="154"/>
  </w:num>
  <w:num w:numId="52">
    <w:abstractNumId w:val="28"/>
  </w:num>
  <w:num w:numId="53">
    <w:abstractNumId w:val="121"/>
  </w:num>
  <w:num w:numId="54">
    <w:abstractNumId w:val="73"/>
  </w:num>
  <w:num w:numId="55">
    <w:abstractNumId w:val="71"/>
  </w:num>
  <w:num w:numId="56">
    <w:abstractNumId w:val="46"/>
  </w:num>
  <w:num w:numId="57">
    <w:abstractNumId w:val="92"/>
  </w:num>
  <w:num w:numId="58">
    <w:abstractNumId w:val="23"/>
  </w:num>
  <w:num w:numId="59">
    <w:abstractNumId w:val="30"/>
  </w:num>
  <w:num w:numId="60">
    <w:abstractNumId w:val="180"/>
  </w:num>
  <w:num w:numId="61">
    <w:abstractNumId w:val="96"/>
  </w:num>
  <w:num w:numId="62">
    <w:abstractNumId w:val="29"/>
  </w:num>
  <w:num w:numId="63">
    <w:abstractNumId w:val="119"/>
  </w:num>
  <w:num w:numId="64">
    <w:abstractNumId w:val="60"/>
  </w:num>
  <w:num w:numId="65">
    <w:abstractNumId w:val="165"/>
  </w:num>
  <w:num w:numId="66">
    <w:abstractNumId w:val="14"/>
  </w:num>
  <w:num w:numId="67">
    <w:abstractNumId w:val="91"/>
  </w:num>
  <w:num w:numId="68">
    <w:abstractNumId w:val="137"/>
  </w:num>
  <w:num w:numId="69">
    <w:abstractNumId w:val="9"/>
  </w:num>
  <w:num w:numId="70">
    <w:abstractNumId w:val="81"/>
  </w:num>
  <w:num w:numId="71">
    <w:abstractNumId w:val="76"/>
  </w:num>
  <w:num w:numId="72">
    <w:abstractNumId w:val="55"/>
  </w:num>
  <w:num w:numId="73">
    <w:abstractNumId w:val="106"/>
  </w:num>
  <w:num w:numId="74">
    <w:abstractNumId w:val="22"/>
  </w:num>
  <w:num w:numId="75">
    <w:abstractNumId w:val="27"/>
  </w:num>
  <w:num w:numId="76">
    <w:abstractNumId w:val="2"/>
  </w:num>
  <w:num w:numId="77">
    <w:abstractNumId w:val="130"/>
  </w:num>
  <w:num w:numId="78">
    <w:abstractNumId w:val="144"/>
  </w:num>
  <w:num w:numId="79">
    <w:abstractNumId w:val="141"/>
  </w:num>
  <w:num w:numId="80">
    <w:abstractNumId w:val="5"/>
  </w:num>
  <w:num w:numId="81">
    <w:abstractNumId w:val="0"/>
  </w:num>
  <w:num w:numId="82">
    <w:abstractNumId w:val="134"/>
  </w:num>
  <w:num w:numId="83">
    <w:abstractNumId w:val="82"/>
  </w:num>
  <w:num w:numId="84">
    <w:abstractNumId w:val="59"/>
  </w:num>
  <w:num w:numId="85">
    <w:abstractNumId w:val="181"/>
  </w:num>
  <w:num w:numId="86">
    <w:abstractNumId w:val="178"/>
  </w:num>
  <w:num w:numId="87">
    <w:abstractNumId w:val="58"/>
  </w:num>
  <w:num w:numId="88">
    <w:abstractNumId w:val="150"/>
  </w:num>
  <w:num w:numId="89">
    <w:abstractNumId w:val="117"/>
  </w:num>
  <w:num w:numId="90">
    <w:abstractNumId w:val="24"/>
  </w:num>
  <w:num w:numId="91">
    <w:abstractNumId w:val="86"/>
  </w:num>
  <w:num w:numId="92">
    <w:abstractNumId w:val="36"/>
  </w:num>
  <w:num w:numId="93">
    <w:abstractNumId w:val="33"/>
  </w:num>
  <w:num w:numId="94">
    <w:abstractNumId w:val="7"/>
  </w:num>
  <w:num w:numId="95">
    <w:abstractNumId w:val="138"/>
  </w:num>
  <w:num w:numId="96">
    <w:abstractNumId w:val="69"/>
  </w:num>
  <w:num w:numId="97">
    <w:abstractNumId w:val="132"/>
  </w:num>
  <w:num w:numId="98">
    <w:abstractNumId w:val="97"/>
  </w:num>
  <w:num w:numId="99">
    <w:abstractNumId w:val="146"/>
  </w:num>
  <w:num w:numId="100">
    <w:abstractNumId w:val="133"/>
  </w:num>
  <w:num w:numId="101">
    <w:abstractNumId w:val="136"/>
  </w:num>
  <w:num w:numId="102">
    <w:abstractNumId w:val="61"/>
  </w:num>
  <w:num w:numId="103">
    <w:abstractNumId w:val="6"/>
  </w:num>
  <w:num w:numId="104">
    <w:abstractNumId w:val="70"/>
  </w:num>
  <w:num w:numId="105">
    <w:abstractNumId w:val="15"/>
  </w:num>
  <w:num w:numId="106">
    <w:abstractNumId w:val="35"/>
  </w:num>
  <w:num w:numId="107">
    <w:abstractNumId w:val="125"/>
  </w:num>
  <w:num w:numId="108">
    <w:abstractNumId w:val="100"/>
  </w:num>
  <w:num w:numId="109">
    <w:abstractNumId w:val="120"/>
  </w:num>
  <w:num w:numId="110">
    <w:abstractNumId w:val="122"/>
  </w:num>
  <w:num w:numId="111">
    <w:abstractNumId w:val="161"/>
  </w:num>
  <w:num w:numId="112">
    <w:abstractNumId w:val="102"/>
  </w:num>
  <w:num w:numId="113">
    <w:abstractNumId w:val="67"/>
  </w:num>
  <w:num w:numId="114">
    <w:abstractNumId w:val="139"/>
  </w:num>
  <w:num w:numId="115">
    <w:abstractNumId w:val="127"/>
  </w:num>
  <w:num w:numId="116">
    <w:abstractNumId w:val="84"/>
  </w:num>
  <w:num w:numId="117">
    <w:abstractNumId w:val="41"/>
  </w:num>
  <w:num w:numId="118">
    <w:abstractNumId w:val="114"/>
  </w:num>
  <w:num w:numId="119">
    <w:abstractNumId w:val="54"/>
  </w:num>
  <w:num w:numId="120">
    <w:abstractNumId w:val="168"/>
  </w:num>
  <w:num w:numId="121">
    <w:abstractNumId w:val="40"/>
  </w:num>
  <w:num w:numId="122">
    <w:abstractNumId w:val="62"/>
  </w:num>
  <w:num w:numId="123">
    <w:abstractNumId w:val="49"/>
  </w:num>
  <w:num w:numId="124">
    <w:abstractNumId w:val="1"/>
  </w:num>
  <w:num w:numId="125">
    <w:abstractNumId w:val="83"/>
  </w:num>
  <w:num w:numId="126">
    <w:abstractNumId w:val="85"/>
  </w:num>
  <w:num w:numId="127">
    <w:abstractNumId w:val="12"/>
  </w:num>
  <w:num w:numId="128">
    <w:abstractNumId w:val="108"/>
  </w:num>
  <w:num w:numId="129">
    <w:abstractNumId w:val="177"/>
  </w:num>
  <w:num w:numId="130">
    <w:abstractNumId w:val="19"/>
  </w:num>
  <w:num w:numId="131">
    <w:abstractNumId w:val="78"/>
  </w:num>
  <w:num w:numId="132">
    <w:abstractNumId w:val="159"/>
  </w:num>
  <w:num w:numId="133">
    <w:abstractNumId w:val="145"/>
  </w:num>
  <w:num w:numId="134">
    <w:abstractNumId w:val="68"/>
  </w:num>
  <w:num w:numId="135">
    <w:abstractNumId w:val="4"/>
  </w:num>
  <w:num w:numId="136">
    <w:abstractNumId w:val="39"/>
  </w:num>
  <w:num w:numId="137">
    <w:abstractNumId w:val="51"/>
  </w:num>
  <w:num w:numId="138">
    <w:abstractNumId w:val="8"/>
  </w:num>
  <w:num w:numId="139">
    <w:abstractNumId w:val="89"/>
  </w:num>
  <w:num w:numId="140">
    <w:abstractNumId w:val="111"/>
  </w:num>
  <w:num w:numId="141">
    <w:abstractNumId w:val="156"/>
  </w:num>
  <w:num w:numId="142">
    <w:abstractNumId w:val="56"/>
  </w:num>
  <w:num w:numId="143">
    <w:abstractNumId w:val="94"/>
  </w:num>
  <w:num w:numId="144">
    <w:abstractNumId w:val="147"/>
  </w:num>
  <w:num w:numId="145">
    <w:abstractNumId w:val="179"/>
  </w:num>
  <w:num w:numId="146">
    <w:abstractNumId w:val="163"/>
  </w:num>
  <w:num w:numId="147">
    <w:abstractNumId w:val="153"/>
  </w:num>
  <w:num w:numId="148">
    <w:abstractNumId w:val="131"/>
  </w:num>
  <w:num w:numId="149">
    <w:abstractNumId w:val="80"/>
  </w:num>
  <w:num w:numId="150">
    <w:abstractNumId w:val="105"/>
  </w:num>
  <w:num w:numId="151">
    <w:abstractNumId w:val="13"/>
  </w:num>
  <w:num w:numId="152">
    <w:abstractNumId w:val="17"/>
  </w:num>
  <w:num w:numId="153">
    <w:abstractNumId w:val="124"/>
  </w:num>
  <w:num w:numId="154">
    <w:abstractNumId w:val="140"/>
  </w:num>
  <w:num w:numId="155">
    <w:abstractNumId w:val="98"/>
  </w:num>
  <w:num w:numId="156">
    <w:abstractNumId w:val="158"/>
  </w:num>
  <w:num w:numId="157">
    <w:abstractNumId w:val="142"/>
  </w:num>
  <w:num w:numId="158">
    <w:abstractNumId w:val="116"/>
  </w:num>
  <w:num w:numId="159">
    <w:abstractNumId w:val="164"/>
  </w:num>
  <w:num w:numId="160">
    <w:abstractNumId w:val="118"/>
  </w:num>
  <w:num w:numId="161">
    <w:abstractNumId w:val="152"/>
  </w:num>
  <w:num w:numId="162">
    <w:abstractNumId w:val="66"/>
  </w:num>
  <w:num w:numId="163">
    <w:abstractNumId w:val="113"/>
  </w:num>
  <w:num w:numId="164">
    <w:abstractNumId w:val="170"/>
  </w:num>
  <w:num w:numId="165">
    <w:abstractNumId w:val="99"/>
  </w:num>
  <w:num w:numId="166">
    <w:abstractNumId w:val="34"/>
  </w:num>
  <w:num w:numId="167">
    <w:abstractNumId w:val="11"/>
  </w:num>
  <w:num w:numId="168">
    <w:abstractNumId w:val="52"/>
  </w:num>
  <w:num w:numId="169">
    <w:abstractNumId w:val="148"/>
  </w:num>
  <w:num w:numId="170">
    <w:abstractNumId w:val="53"/>
  </w:num>
  <w:num w:numId="171">
    <w:abstractNumId w:val="90"/>
  </w:num>
  <w:num w:numId="172">
    <w:abstractNumId w:val="79"/>
  </w:num>
  <w:num w:numId="173">
    <w:abstractNumId w:val="162"/>
  </w:num>
  <w:num w:numId="174">
    <w:abstractNumId w:val="88"/>
  </w:num>
  <w:num w:numId="175">
    <w:abstractNumId w:val="93"/>
  </w:num>
  <w:num w:numId="176">
    <w:abstractNumId w:val="167"/>
  </w:num>
  <w:num w:numId="177">
    <w:abstractNumId w:val="112"/>
  </w:num>
  <w:num w:numId="178">
    <w:abstractNumId w:val="47"/>
  </w:num>
  <w:num w:numId="179">
    <w:abstractNumId w:val="151"/>
  </w:num>
  <w:num w:numId="180">
    <w:abstractNumId w:val="57"/>
  </w:num>
  <w:num w:numId="181">
    <w:abstractNumId w:val="43"/>
  </w:num>
  <w:num w:numId="182">
    <w:abstractNumId w:val="169"/>
  </w:num>
  <w:numIdMacAtCleanup w:val="1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account">
    <w15:presenceInfo w15:providerId="Windows Live" w15:userId="af01d6a3a362d2e1"/>
  </w15:person>
  <w15:person w15:author="GELIAS">
    <w15:presenceInfo w15:providerId="None" w15:userId="GELIAS"/>
  </w15:person>
  <w15:person w15:author="PCC">
    <w15:presenceInfo w15:providerId="Windows Live" w15:userId="ed606e1e36d02209"/>
  </w15:person>
  <w15:person w15:author="EVANS">
    <w15:presenceInfo w15:providerId="Windows Live" w15:userId="ed606e1e36d022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61"/>
    <w:rsid w:val="0001179A"/>
    <w:rsid w:val="00011FE8"/>
    <w:rsid w:val="00015EF7"/>
    <w:rsid w:val="00023E36"/>
    <w:rsid w:val="000256C7"/>
    <w:rsid w:val="0003006C"/>
    <w:rsid w:val="0003293F"/>
    <w:rsid w:val="000409EC"/>
    <w:rsid w:val="00041BE3"/>
    <w:rsid w:val="00042AB3"/>
    <w:rsid w:val="00042F56"/>
    <w:rsid w:val="000433AD"/>
    <w:rsid w:val="000456CD"/>
    <w:rsid w:val="00050DB5"/>
    <w:rsid w:val="00053575"/>
    <w:rsid w:val="000607CC"/>
    <w:rsid w:val="0006523E"/>
    <w:rsid w:val="00066343"/>
    <w:rsid w:val="00067231"/>
    <w:rsid w:val="00076613"/>
    <w:rsid w:val="000905AF"/>
    <w:rsid w:val="00091ADD"/>
    <w:rsid w:val="000956E2"/>
    <w:rsid w:val="000A7786"/>
    <w:rsid w:val="000B3D9D"/>
    <w:rsid w:val="000C452C"/>
    <w:rsid w:val="000C7DD3"/>
    <w:rsid w:val="000D1BFD"/>
    <w:rsid w:val="000D324B"/>
    <w:rsid w:val="000D4A5C"/>
    <w:rsid w:val="000E0A07"/>
    <w:rsid w:val="000E3DDB"/>
    <w:rsid w:val="000E7701"/>
    <w:rsid w:val="000F4104"/>
    <w:rsid w:val="00114025"/>
    <w:rsid w:val="0011582B"/>
    <w:rsid w:val="0011738A"/>
    <w:rsid w:val="0013548E"/>
    <w:rsid w:val="00136E8A"/>
    <w:rsid w:val="0015002F"/>
    <w:rsid w:val="00152649"/>
    <w:rsid w:val="00154314"/>
    <w:rsid w:val="00165505"/>
    <w:rsid w:val="00166B9C"/>
    <w:rsid w:val="00167A4C"/>
    <w:rsid w:val="0017236D"/>
    <w:rsid w:val="00176D39"/>
    <w:rsid w:val="00177058"/>
    <w:rsid w:val="001802CB"/>
    <w:rsid w:val="001809A4"/>
    <w:rsid w:val="00181AD5"/>
    <w:rsid w:val="00185DFA"/>
    <w:rsid w:val="00186908"/>
    <w:rsid w:val="00186EB5"/>
    <w:rsid w:val="00190393"/>
    <w:rsid w:val="00192F0D"/>
    <w:rsid w:val="001933E6"/>
    <w:rsid w:val="001A1AFF"/>
    <w:rsid w:val="001A228E"/>
    <w:rsid w:val="001B6966"/>
    <w:rsid w:val="001C0BAC"/>
    <w:rsid w:val="001C3AA2"/>
    <w:rsid w:val="001C5FA4"/>
    <w:rsid w:val="001C6D78"/>
    <w:rsid w:val="001D08D4"/>
    <w:rsid w:val="001D5113"/>
    <w:rsid w:val="001D651C"/>
    <w:rsid w:val="001E2A3D"/>
    <w:rsid w:val="001E5727"/>
    <w:rsid w:val="001F19B6"/>
    <w:rsid w:val="001F78E6"/>
    <w:rsid w:val="001F7E06"/>
    <w:rsid w:val="0020374F"/>
    <w:rsid w:val="0020394B"/>
    <w:rsid w:val="00204239"/>
    <w:rsid w:val="0020729B"/>
    <w:rsid w:val="00210857"/>
    <w:rsid w:val="00217768"/>
    <w:rsid w:val="0022691F"/>
    <w:rsid w:val="002322D6"/>
    <w:rsid w:val="00233092"/>
    <w:rsid w:val="00234D49"/>
    <w:rsid w:val="00236D0F"/>
    <w:rsid w:val="0023747B"/>
    <w:rsid w:val="00237583"/>
    <w:rsid w:val="0024631B"/>
    <w:rsid w:val="00246BAD"/>
    <w:rsid w:val="002470FE"/>
    <w:rsid w:val="00256565"/>
    <w:rsid w:val="00260F89"/>
    <w:rsid w:val="002647E2"/>
    <w:rsid w:val="002648B1"/>
    <w:rsid w:val="00266A95"/>
    <w:rsid w:val="00272EAC"/>
    <w:rsid w:val="002736E7"/>
    <w:rsid w:val="00281437"/>
    <w:rsid w:val="0028247A"/>
    <w:rsid w:val="0028421C"/>
    <w:rsid w:val="002864B7"/>
    <w:rsid w:val="00287769"/>
    <w:rsid w:val="00287EBC"/>
    <w:rsid w:val="00294FC9"/>
    <w:rsid w:val="00296869"/>
    <w:rsid w:val="002975FF"/>
    <w:rsid w:val="002A0FB4"/>
    <w:rsid w:val="002A4AEA"/>
    <w:rsid w:val="002A6873"/>
    <w:rsid w:val="002A74F2"/>
    <w:rsid w:val="002B48EA"/>
    <w:rsid w:val="002B7D23"/>
    <w:rsid w:val="002D1A07"/>
    <w:rsid w:val="002D3CEF"/>
    <w:rsid w:val="002E15F9"/>
    <w:rsid w:val="002E2D08"/>
    <w:rsid w:val="002E7809"/>
    <w:rsid w:val="002F0527"/>
    <w:rsid w:val="002F3511"/>
    <w:rsid w:val="002F7344"/>
    <w:rsid w:val="002F74D0"/>
    <w:rsid w:val="00310804"/>
    <w:rsid w:val="0031774C"/>
    <w:rsid w:val="00317C47"/>
    <w:rsid w:val="00331133"/>
    <w:rsid w:val="0033267C"/>
    <w:rsid w:val="00336E42"/>
    <w:rsid w:val="003428F0"/>
    <w:rsid w:val="0034380E"/>
    <w:rsid w:val="00343AFE"/>
    <w:rsid w:val="00350BB8"/>
    <w:rsid w:val="00356BBC"/>
    <w:rsid w:val="0035772E"/>
    <w:rsid w:val="00362C95"/>
    <w:rsid w:val="00370B84"/>
    <w:rsid w:val="00371AAC"/>
    <w:rsid w:val="00371DBE"/>
    <w:rsid w:val="00372B6C"/>
    <w:rsid w:val="00384854"/>
    <w:rsid w:val="00385DF7"/>
    <w:rsid w:val="003863EB"/>
    <w:rsid w:val="003877AD"/>
    <w:rsid w:val="003879D8"/>
    <w:rsid w:val="003942E4"/>
    <w:rsid w:val="003A1C77"/>
    <w:rsid w:val="003A579E"/>
    <w:rsid w:val="003B43C4"/>
    <w:rsid w:val="003B5EB7"/>
    <w:rsid w:val="003C6710"/>
    <w:rsid w:val="003D26BD"/>
    <w:rsid w:val="003D6214"/>
    <w:rsid w:val="003D7A1F"/>
    <w:rsid w:val="003E2992"/>
    <w:rsid w:val="003E2BBA"/>
    <w:rsid w:val="003E529E"/>
    <w:rsid w:val="003E5DA2"/>
    <w:rsid w:val="003E637F"/>
    <w:rsid w:val="003E7D4A"/>
    <w:rsid w:val="003F6937"/>
    <w:rsid w:val="00407C7D"/>
    <w:rsid w:val="00410C11"/>
    <w:rsid w:val="00414725"/>
    <w:rsid w:val="00415EBB"/>
    <w:rsid w:val="0041629B"/>
    <w:rsid w:val="004240C8"/>
    <w:rsid w:val="004306CD"/>
    <w:rsid w:val="00430B44"/>
    <w:rsid w:val="00431C33"/>
    <w:rsid w:val="004430D9"/>
    <w:rsid w:val="00451570"/>
    <w:rsid w:val="00455F67"/>
    <w:rsid w:val="00457785"/>
    <w:rsid w:val="00460F0F"/>
    <w:rsid w:val="004637E1"/>
    <w:rsid w:val="00465936"/>
    <w:rsid w:val="00470765"/>
    <w:rsid w:val="00472E8A"/>
    <w:rsid w:val="0047619E"/>
    <w:rsid w:val="004809C2"/>
    <w:rsid w:val="00480E55"/>
    <w:rsid w:val="00483B1C"/>
    <w:rsid w:val="0048672B"/>
    <w:rsid w:val="00495B40"/>
    <w:rsid w:val="004A0C42"/>
    <w:rsid w:val="004A1C2B"/>
    <w:rsid w:val="004A65FF"/>
    <w:rsid w:val="004A6B99"/>
    <w:rsid w:val="004B528E"/>
    <w:rsid w:val="004B7A58"/>
    <w:rsid w:val="004D69FC"/>
    <w:rsid w:val="004E3878"/>
    <w:rsid w:val="004E54C4"/>
    <w:rsid w:val="004E6FCF"/>
    <w:rsid w:val="004E77E8"/>
    <w:rsid w:val="004E7D41"/>
    <w:rsid w:val="004F11F2"/>
    <w:rsid w:val="004F429C"/>
    <w:rsid w:val="004F5A61"/>
    <w:rsid w:val="00500B30"/>
    <w:rsid w:val="00500F46"/>
    <w:rsid w:val="00501CE2"/>
    <w:rsid w:val="0050435E"/>
    <w:rsid w:val="00512C46"/>
    <w:rsid w:val="00522F19"/>
    <w:rsid w:val="0052598F"/>
    <w:rsid w:val="00542632"/>
    <w:rsid w:val="00543E1A"/>
    <w:rsid w:val="0054689A"/>
    <w:rsid w:val="00553063"/>
    <w:rsid w:val="00555240"/>
    <w:rsid w:val="005621C5"/>
    <w:rsid w:val="0056484B"/>
    <w:rsid w:val="00565496"/>
    <w:rsid w:val="00567CDF"/>
    <w:rsid w:val="005700E5"/>
    <w:rsid w:val="00572A97"/>
    <w:rsid w:val="00574A46"/>
    <w:rsid w:val="00576D80"/>
    <w:rsid w:val="005865D7"/>
    <w:rsid w:val="00591A85"/>
    <w:rsid w:val="00594656"/>
    <w:rsid w:val="005A6CE7"/>
    <w:rsid w:val="005B759C"/>
    <w:rsid w:val="005D4D79"/>
    <w:rsid w:val="005D7640"/>
    <w:rsid w:val="005E0DA3"/>
    <w:rsid w:val="005E468F"/>
    <w:rsid w:val="005F1553"/>
    <w:rsid w:val="005F3705"/>
    <w:rsid w:val="005F4782"/>
    <w:rsid w:val="0060103E"/>
    <w:rsid w:val="00602FE8"/>
    <w:rsid w:val="00605895"/>
    <w:rsid w:val="00625279"/>
    <w:rsid w:val="006320BB"/>
    <w:rsid w:val="00634314"/>
    <w:rsid w:val="00634BE4"/>
    <w:rsid w:val="00636B83"/>
    <w:rsid w:val="006403AC"/>
    <w:rsid w:val="00640D26"/>
    <w:rsid w:val="0064299D"/>
    <w:rsid w:val="00645518"/>
    <w:rsid w:val="00646C8B"/>
    <w:rsid w:val="006514A9"/>
    <w:rsid w:val="00660375"/>
    <w:rsid w:val="0066132D"/>
    <w:rsid w:val="00664782"/>
    <w:rsid w:val="0067012D"/>
    <w:rsid w:val="00676121"/>
    <w:rsid w:val="0068178D"/>
    <w:rsid w:val="00695118"/>
    <w:rsid w:val="0069562C"/>
    <w:rsid w:val="006971A0"/>
    <w:rsid w:val="006A0BAD"/>
    <w:rsid w:val="006A122B"/>
    <w:rsid w:val="006B45C9"/>
    <w:rsid w:val="006B730D"/>
    <w:rsid w:val="006C084F"/>
    <w:rsid w:val="006C455F"/>
    <w:rsid w:val="006C4BC4"/>
    <w:rsid w:val="006D0213"/>
    <w:rsid w:val="006D5122"/>
    <w:rsid w:val="006E0598"/>
    <w:rsid w:val="006E12CF"/>
    <w:rsid w:val="006E1C60"/>
    <w:rsid w:val="006E60B9"/>
    <w:rsid w:val="006F10B2"/>
    <w:rsid w:val="006F2256"/>
    <w:rsid w:val="006F29B6"/>
    <w:rsid w:val="006F3D57"/>
    <w:rsid w:val="006F3EAF"/>
    <w:rsid w:val="006F5C14"/>
    <w:rsid w:val="00712240"/>
    <w:rsid w:val="00720AB8"/>
    <w:rsid w:val="00723FF0"/>
    <w:rsid w:val="007359E2"/>
    <w:rsid w:val="00740F94"/>
    <w:rsid w:val="00741C1A"/>
    <w:rsid w:val="00746EB6"/>
    <w:rsid w:val="00747003"/>
    <w:rsid w:val="00757899"/>
    <w:rsid w:val="00761558"/>
    <w:rsid w:val="00787D62"/>
    <w:rsid w:val="0079061F"/>
    <w:rsid w:val="0079743F"/>
    <w:rsid w:val="007A3FCE"/>
    <w:rsid w:val="007A736A"/>
    <w:rsid w:val="007B467E"/>
    <w:rsid w:val="007C242B"/>
    <w:rsid w:val="007C30D5"/>
    <w:rsid w:val="007C47C4"/>
    <w:rsid w:val="007C5FC0"/>
    <w:rsid w:val="007C6FFE"/>
    <w:rsid w:val="007D3221"/>
    <w:rsid w:val="007F2AA1"/>
    <w:rsid w:val="00810CF0"/>
    <w:rsid w:val="0081160B"/>
    <w:rsid w:val="00813C43"/>
    <w:rsid w:val="008335AE"/>
    <w:rsid w:val="0083371B"/>
    <w:rsid w:val="00833FE7"/>
    <w:rsid w:val="00843122"/>
    <w:rsid w:val="00843721"/>
    <w:rsid w:val="00847F29"/>
    <w:rsid w:val="00847F4C"/>
    <w:rsid w:val="00847F7D"/>
    <w:rsid w:val="008556DF"/>
    <w:rsid w:val="008575DA"/>
    <w:rsid w:val="00860AAD"/>
    <w:rsid w:val="00865D2C"/>
    <w:rsid w:val="008664B7"/>
    <w:rsid w:val="0086664E"/>
    <w:rsid w:val="00866AB0"/>
    <w:rsid w:val="008675A0"/>
    <w:rsid w:val="00871142"/>
    <w:rsid w:val="008744CE"/>
    <w:rsid w:val="00874B8F"/>
    <w:rsid w:val="00875998"/>
    <w:rsid w:val="00877F4C"/>
    <w:rsid w:val="00881B97"/>
    <w:rsid w:val="00885E96"/>
    <w:rsid w:val="00887B2A"/>
    <w:rsid w:val="00890E38"/>
    <w:rsid w:val="00894520"/>
    <w:rsid w:val="008970A7"/>
    <w:rsid w:val="008971D6"/>
    <w:rsid w:val="00897815"/>
    <w:rsid w:val="008A27BD"/>
    <w:rsid w:val="008A2F2E"/>
    <w:rsid w:val="008A5DC2"/>
    <w:rsid w:val="008B3961"/>
    <w:rsid w:val="008B58D7"/>
    <w:rsid w:val="008B627B"/>
    <w:rsid w:val="008B7899"/>
    <w:rsid w:val="008C29D3"/>
    <w:rsid w:val="008C3640"/>
    <w:rsid w:val="008C4730"/>
    <w:rsid w:val="008C5FC9"/>
    <w:rsid w:val="008D225D"/>
    <w:rsid w:val="008D3C82"/>
    <w:rsid w:val="008D496F"/>
    <w:rsid w:val="008D6269"/>
    <w:rsid w:val="008E0C3A"/>
    <w:rsid w:val="008F348C"/>
    <w:rsid w:val="008F5FA6"/>
    <w:rsid w:val="008F66AF"/>
    <w:rsid w:val="009061B7"/>
    <w:rsid w:val="00906329"/>
    <w:rsid w:val="009074F7"/>
    <w:rsid w:val="00907D07"/>
    <w:rsid w:val="0091291C"/>
    <w:rsid w:val="009157BE"/>
    <w:rsid w:val="00920F17"/>
    <w:rsid w:val="009225A8"/>
    <w:rsid w:val="0093162E"/>
    <w:rsid w:val="00937AC8"/>
    <w:rsid w:val="00944169"/>
    <w:rsid w:val="00944834"/>
    <w:rsid w:val="009477B7"/>
    <w:rsid w:val="00950ACC"/>
    <w:rsid w:val="00957F6D"/>
    <w:rsid w:val="00960B71"/>
    <w:rsid w:val="0096327B"/>
    <w:rsid w:val="009643DE"/>
    <w:rsid w:val="00965DD8"/>
    <w:rsid w:val="00975964"/>
    <w:rsid w:val="00976CAC"/>
    <w:rsid w:val="009811D0"/>
    <w:rsid w:val="00983004"/>
    <w:rsid w:val="00986C03"/>
    <w:rsid w:val="0099085A"/>
    <w:rsid w:val="00996393"/>
    <w:rsid w:val="009A0C53"/>
    <w:rsid w:val="009A5759"/>
    <w:rsid w:val="009A6D81"/>
    <w:rsid w:val="009B03A7"/>
    <w:rsid w:val="009B5E7A"/>
    <w:rsid w:val="009B7FE6"/>
    <w:rsid w:val="009C5779"/>
    <w:rsid w:val="009C799D"/>
    <w:rsid w:val="009D3419"/>
    <w:rsid w:val="009F09F9"/>
    <w:rsid w:val="009F4460"/>
    <w:rsid w:val="00A03E8C"/>
    <w:rsid w:val="00A07D8D"/>
    <w:rsid w:val="00A10C42"/>
    <w:rsid w:val="00A124CA"/>
    <w:rsid w:val="00A12E90"/>
    <w:rsid w:val="00A20F04"/>
    <w:rsid w:val="00A24AE3"/>
    <w:rsid w:val="00A2728B"/>
    <w:rsid w:val="00A311A0"/>
    <w:rsid w:val="00A36565"/>
    <w:rsid w:val="00A36BEB"/>
    <w:rsid w:val="00A53F18"/>
    <w:rsid w:val="00A54878"/>
    <w:rsid w:val="00A56B49"/>
    <w:rsid w:val="00A57E21"/>
    <w:rsid w:val="00A6149D"/>
    <w:rsid w:val="00A62A4D"/>
    <w:rsid w:val="00A64D06"/>
    <w:rsid w:val="00A724B7"/>
    <w:rsid w:val="00A80206"/>
    <w:rsid w:val="00A867AB"/>
    <w:rsid w:val="00A874E9"/>
    <w:rsid w:val="00A874FD"/>
    <w:rsid w:val="00A92C6C"/>
    <w:rsid w:val="00A9789E"/>
    <w:rsid w:val="00AA6294"/>
    <w:rsid w:val="00AB10EC"/>
    <w:rsid w:val="00AB74B6"/>
    <w:rsid w:val="00AC352D"/>
    <w:rsid w:val="00AC605C"/>
    <w:rsid w:val="00AC7469"/>
    <w:rsid w:val="00AD1B5B"/>
    <w:rsid w:val="00AD4C46"/>
    <w:rsid w:val="00AE04E7"/>
    <w:rsid w:val="00AE12F0"/>
    <w:rsid w:val="00AE2E16"/>
    <w:rsid w:val="00AE4C03"/>
    <w:rsid w:val="00AE7684"/>
    <w:rsid w:val="00AF1521"/>
    <w:rsid w:val="00B01992"/>
    <w:rsid w:val="00B02D65"/>
    <w:rsid w:val="00B26A52"/>
    <w:rsid w:val="00B3149D"/>
    <w:rsid w:val="00B34205"/>
    <w:rsid w:val="00B379D1"/>
    <w:rsid w:val="00B41FE3"/>
    <w:rsid w:val="00B45AB1"/>
    <w:rsid w:val="00B465F0"/>
    <w:rsid w:val="00B63E13"/>
    <w:rsid w:val="00B67EFC"/>
    <w:rsid w:val="00B806C0"/>
    <w:rsid w:val="00B8463F"/>
    <w:rsid w:val="00B873BC"/>
    <w:rsid w:val="00B879E4"/>
    <w:rsid w:val="00B900EC"/>
    <w:rsid w:val="00B911FE"/>
    <w:rsid w:val="00B9311C"/>
    <w:rsid w:val="00B946CD"/>
    <w:rsid w:val="00B94E78"/>
    <w:rsid w:val="00BA1FA5"/>
    <w:rsid w:val="00BB7194"/>
    <w:rsid w:val="00BB7729"/>
    <w:rsid w:val="00BC6159"/>
    <w:rsid w:val="00BE2140"/>
    <w:rsid w:val="00BF0D40"/>
    <w:rsid w:val="00C00889"/>
    <w:rsid w:val="00C03C68"/>
    <w:rsid w:val="00C12037"/>
    <w:rsid w:val="00C151CA"/>
    <w:rsid w:val="00C221D2"/>
    <w:rsid w:val="00C225B2"/>
    <w:rsid w:val="00C238F6"/>
    <w:rsid w:val="00C2737F"/>
    <w:rsid w:val="00C3079D"/>
    <w:rsid w:val="00C35FAF"/>
    <w:rsid w:val="00C417F7"/>
    <w:rsid w:val="00C44F16"/>
    <w:rsid w:val="00C45C13"/>
    <w:rsid w:val="00C465B3"/>
    <w:rsid w:val="00C52634"/>
    <w:rsid w:val="00C5701A"/>
    <w:rsid w:val="00C63E30"/>
    <w:rsid w:val="00C6564C"/>
    <w:rsid w:val="00C665E8"/>
    <w:rsid w:val="00C71985"/>
    <w:rsid w:val="00C74EAD"/>
    <w:rsid w:val="00C772F2"/>
    <w:rsid w:val="00C80003"/>
    <w:rsid w:val="00C84A5E"/>
    <w:rsid w:val="00C902D8"/>
    <w:rsid w:val="00C91497"/>
    <w:rsid w:val="00C92527"/>
    <w:rsid w:val="00C92BDC"/>
    <w:rsid w:val="00C959DC"/>
    <w:rsid w:val="00C9643D"/>
    <w:rsid w:val="00C974DF"/>
    <w:rsid w:val="00CA10DF"/>
    <w:rsid w:val="00CC363C"/>
    <w:rsid w:val="00CD083E"/>
    <w:rsid w:val="00CD0FC8"/>
    <w:rsid w:val="00CD1300"/>
    <w:rsid w:val="00CE246D"/>
    <w:rsid w:val="00CF02C7"/>
    <w:rsid w:val="00CF0385"/>
    <w:rsid w:val="00CF5517"/>
    <w:rsid w:val="00CF56D7"/>
    <w:rsid w:val="00D10511"/>
    <w:rsid w:val="00D11E39"/>
    <w:rsid w:val="00D174D3"/>
    <w:rsid w:val="00D25255"/>
    <w:rsid w:val="00D25C85"/>
    <w:rsid w:val="00D30FF4"/>
    <w:rsid w:val="00D425E0"/>
    <w:rsid w:val="00D45FB3"/>
    <w:rsid w:val="00D45FFD"/>
    <w:rsid w:val="00D529A4"/>
    <w:rsid w:val="00D56AB2"/>
    <w:rsid w:val="00D6167F"/>
    <w:rsid w:val="00D63017"/>
    <w:rsid w:val="00D63A05"/>
    <w:rsid w:val="00D701E4"/>
    <w:rsid w:val="00D704A6"/>
    <w:rsid w:val="00D72D2A"/>
    <w:rsid w:val="00D74028"/>
    <w:rsid w:val="00D90F9B"/>
    <w:rsid w:val="00DA1D9E"/>
    <w:rsid w:val="00DA20ED"/>
    <w:rsid w:val="00DA2BAE"/>
    <w:rsid w:val="00DA3743"/>
    <w:rsid w:val="00DA658E"/>
    <w:rsid w:val="00DA72B7"/>
    <w:rsid w:val="00DA7BF0"/>
    <w:rsid w:val="00DB70B7"/>
    <w:rsid w:val="00DC116C"/>
    <w:rsid w:val="00DC2AED"/>
    <w:rsid w:val="00DD0585"/>
    <w:rsid w:val="00DD21FB"/>
    <w:rsid w:val="00DD5A0B"/>
    <w:rsid w:val="00DD6655"/>
    <w:rsid w:val="00DD6C49"/>
    <w:rsid w:val="00DE1C60"/>
    <w:rsid w:val="00DE75BB"/>
    <w:rsid w:val="00DE7E45"/>
    <w:rsid w:val="00DF319C"/>
    <w:rsid w:val="00DF5309"/>
    <w:rsid w:val="00DF5F7B"/>
    <w:rsid w:val="00DF67BC"/>
    <w:rsid w:val="00E03D57"/>
    <w:rsid w:val="00E04536"/>
    <w:rsid w:val="00E11575"/>
    <w:rsid w:val="00E22A0F"/>
    <w:rsid w:val="00E22E0C"/>
    <w:rsid w:val="00E2540A"/>
    <w:rsid w:val="00E25802"/>
    <w:rsid w:val="00E3485A"/>
    <w:rsid w:val="00E34FE3"/>
    <w:rsid w:val="00E35CB8"/>
    <w:rsid w:val="00E360F7"/>
    <w:rsid w:val="00E52491"/>
    <w:rsid w:val="00E55304"/>
    <w:rsid w:val="00E554B8"/>
    <w:rsid w:val="00E55C38"/>
    <w:rsid w:val="00E6571E"/>
    <w:rsid w:val="00E66807"/>
    <w:rsid w:val="00E70141"/>
    <w:rsid w:val="00E7283E"/>
    <w:rsid w:val="00E75A0E"/>
    <w:rsid w:val="00E80D80"/>
    <w:rsid w:val="00E81098"/>
    <w:rsid w:val="00E8278F"/>
    <w:rsid w:val="00E86EEB"/>
    <w:rsid w:val="00E92FF1"/>
    <w:rsid w:val="00EA37BC"/>
    <w:rsid w:val="00EA4528"/>
    <w:rsid w:val="00EA7635"/>
    <w:rsid w:val="00EA775F"/>
    <w:rsid w:val="00EC0C35"/>
    <w:rsid w:val="00EC7697"/>
    <w:rsid w:val="00ED23DF"/>
    <w:rsid w:val="00EE76A9"/>
    <w:rsid w:val="00EE7D87"/>
    <w:rsid w:val="00EF0480"/>
    <w:rsid w:val="00EF7EB8"/>
    <w:rsid w:val="00F01B79"/>
    <w:rsid w:val="00F03102"/>
    <w:rsid w:val="00F22E3D"/>
    <w:rsid w:val="00F302F2"/>
    <w:rsid w:val="00F30ED1"/>
    <w:rsid w:val="00F33E57"/>
    <w:rsid w:val="00F415C7"/>
    <w:rsid w:val="00F5368C"/>
    <w:rsid w:val="00F56F2E"/>
    <w:rsid w:val="00F57636"/>
    <w:rsid w:val="00F60640"/>
    <w:rsid w:val="00F65131"/>
    <w:rsid w:val="00F80DA8"/>
    <w:rsid w:val="00F83281"/>
    <w:rsid w:val="00F8731E"/>
    <w:rsid w:val="00F87588"/>
    <w:rsid w:val="00F90971"/>
    <w:rsid w:val="00F91CB6"/>
    <w:rsid w:val="00F95CBE"/>
    <w:rsid w:val="00FA0237"/>
    <w:rsid w:val="00FB12CB"/>
    <w:rsid w:val="00FB1C4C"/>
    <w:rsid w:val="00FB2734"/>
    <w:rsid w:val="00FB4E8F"/>
    <w:rsid w:val="00FB700A"/>
    <w:rsid w:val="00FC32AE"/>
    <w:rsid w:val="00FC3651"/>
    <w:rsid w:val="00FC3815"/>
    <w:rsid w:val="00FC6E69"/>
    <w:rsid w:val="00FC7C9B"/>
    <w:rsid w:val="00FD1133"/>
    <w:rsid w:val="00FD6DB5"/>
    <w:rsid w:val="00FE1299"/>
    <w:rsid w:val="00FE2B59"/>
    <w:rsid w:val="00FE3926"/>
    <w:rsid w:val="00FF13F4"/>
    <w:rsid w:val="00FF3622"/>
    <w:rsid w:val="00FF6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194D"/>
  <w15:docId w15:val="{0DE0434C-1EAD-0C42-A63D-E37BB011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28"/>
      <w:szCs w:val="28"/>
    </w:rPr>
  </w:style>
  <w:style w:type="paragraph" w:styleId="Heading2">
    <w:name w:val="heading 2"/>
    <w:uiPriority w:val="9"/>
    <w:unhideWhenUsed/>
    <w:qFormat/>
    <w:pPr>
      <w:spacing w:before="300" w:after="180"/>
      <w:outlineLvl w:val="1"/>
    </w:pPr>
    <w:rPr>
      <w:b/>
      <w:bCs/>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List Paragraph 1,Table bullet,Indent Paragraph,Sub bullet,Lettre d'introduction,List Paragraph1,Heading2,Use Case List Paragraph,Resume Title,Citation List,heading 4,Ha,List Paragraph_Table bullets,Graphic,CBS List Item 2,Number Bullets,b"/>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FB4E8F"/>
  </w:style>
  <w:style w:type="character" w:customStyle="1" w:styleId="UnresolvedMention1">
    <w:name w:val="Unresolved Mention1"/>
    <w:basedOn w:val="DefaultParagraphFont"/>
    <w:uiPriority w:val="99"/>
    <w:semiHidden/>
    <w:unhideWhenUsed/>
    <w:rsid w:val="009061B7"/>
    <w:rPr>
      <w:color w:val="605E5C"/>
      <w:shd w:val="clear" w:color="auto" w:fill="E1DFDD"/>
    </w:rPr>
  </w:style>
  <w:style w:type="paragraph" w:styleId="TOC1">
    <w:name w:val="toc 1"/>
    <w:basedOn w:val="Normal"/>
    <w:next w:val="Normal"/>
    <w:autoRedefine/>
    <w:uiPriority w:val="39"/>
    <w:unhideWhenUsed/>
    <w:rsid w:val="001D5113"/>
    <w:pPr>
      <w:spacing w:after="100"/>
    </w:pPr>
  </w:style>
  <w:style w:type="paragraph" w:styleId="TOC2">
    <w:name w:val="toc 2"/>
    <w:basedOn w:val="Normal"/>
    <w:next w:val="Normal"/>
    <w:autoRedefine/>
    <w:uiPriority w:val="39"/>
    <w:unhideWhenUsed/>
    <w:rsid w:val="001D5113"/>
    <w:pPr>
      <w:spacing w:after="100"/>
      <w:ind w:left="240"/>
    </w:pPr>
  </w:style>
  <w:style w:type="paragraph" w:styleId="TOC3">
    <w:name w:val="toc 3"/>
    <w:basedOn w:val="Normal"/>
    <w:next w:val="Normal"/>
    <w:autoRedefine/>
    <w:uiPriority w:val="39"/>
    <w:unhideWhenUsed/>
    <w:rsid w:val="001D5113"/>
    <w:pPr>
      <w:spacing w:after="100"/>
      <w:ind w:left="480"/>
    </w:pPr>
  </w:style>
  <w:style w:type="paragraph" w:styleId="TOC4">
    <w:name w:val="toc 4"/>
    <w:basedOn w:val="Normal"/>
    <w:next w:val="Normal"/>
    <w:autoRedefine/>
    <w:uiPriority w:val="39"/>
    <w:unhideWhenUsed/>
    <w:rsid w:val="001D5113"/>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D511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D511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D511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D511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D5113"/>
    <w:pPr>
      <w:spacing w:after="100" w:line="278" w:lineRule="auto"/>
      <w:ind w:left="1920"/>
    </w:pPr>
    <w:rPr>
      <w:rFonts w:asciiTheme="minorHAnsi" w:eastAsiaTheme="minorEastAsia" w:hAnsiTheme="minorHAnsi" w:cstheme="minorBidi"/>
      <w:kern w:val="2"/>
      <w14:ligatures w14:val="standardContextual"/>
    </w:rPr>
  </w:style>
  <w:style w:type="paragraph" w:styleId="Header">
    <w:name w:val="header"/>
    <w:basedOn w:val="Normal"/>
    <w:link w:val="HeaderChar"/>
    <w:uiPriority w:val="99"/>
    <w:unhideWhenUsed/>
    <w:rsid w:val="00DA20ED"/>
    <w:pPr>
      <w:tabs>
        <w:tab w:val="center" w:pos="4680"/>
        <w:tab w:val="right" w:pos="9360"/>
      </w:tabs>
    </w:pPr>
  </w:style>
  <w:style w:type="character" w:customStyle="1" w:styleId="HeaderChar">
    <w:name w:val="Header Char"/>
    <w:basedOn w:val="DefaultParagraphFont"/>
    <w:link w:val="Header"/>
    <w:uiPriority w:val="99"/>
    <w:rsid w:val="00DA20ED"/>
  </w:style>
  <w:style w:type="paragraph" w:styleId="Footer">
    <w:name w:val="footer"/>
    <w:basedOn w:val="Normal"/>
    <w:link w:val="FooterChar"/>
    <w:uiPriority w:val="99"/>
    <w:unhideWhenUsed/>
    <w:rsid w:val="00DA20ED"/>
    <w:pPr>
      <w:tabs>
        <w:tab w:val="center" w:pos="4680"/>
        <w:tab w:val="right" w:pos="9360"/>
      </w:tabs>
    </w:pPr>
  </w:style>
  <w:style w:type="character" w:customStyle="1" w:styleId="FooterChar">
    <w:name w:val="Footer Char"/>
    <w:basedOn w:val="DefaultParagraphFont"/>
    <w:link w:val="Footer"/>
    <w:uiPriority w:val="99"/>
    <w:rsid w:val="00DA20ED"/>
  </w:style>
  <w:style w:type="paragraph" w:styleId="BalloonText">
    <w:name w:val="Balloon Text"/>
    <w:basedOn w:val="Normal"/>
    <w:link w:val="BalloonTextChar"/>
    <w:uiPriority w:val="99"/>
    <w:semiHidden/>
    <w:unhideWhenUsed/>
    <w:rsid w:val="00574A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46"/>
    <w:rPr>
      <w:rFonts w:ascii="Segoe UI" w:hAnsi="Segoe UI" w:cs="Segoe UI"/>
      <w:sz w:val="18"/>
      <w:szCs w:val="18"/>
    </w:rPr>
  </w:style>
  <w:style w:type="character" w:styleId="CommentReference">
    <w:name w:val="annotation reference"/>
    <w:basedOn w:val="DefaultParagraphFont"/>
    <w:uiPriority w:val="99"/>
    <w:semiHidden/>
    <w:unhideWhenUsed/>
    <w:rsid w:val="00574A46"/>
    <w:rPr>
      <w:sz w:val="16"/>
      <w:szCs w:val="16"/>
    </w:rPr>
  </w:style>
  <w:style w:type="paragraph" w:styleId="CommentText">
    <w:name w:val="annotation text"/>
    <w:basedOn w:val="Normal"/>
    <w:link w:val="CommentTextChar"/>
    <w:uiPriority w:val="99"/>
    <w:unhideWhenUsed/>
    <w:rsid w:val="00574A46"/>
    <w:rPr>
      <w:sz w:val="20"/>
      <w:szCs w:val="20"/>
    </w:rPr>
  </w:style>
  <w:style w:type="character" w:customStyle="1" w:styleId="CommentTextChar">
    <w:name w:val="Comment Text Char"/>
    <w:basedOn w:val="DefaultParagraphFont"/>
    <w:link w:val="CommentText"/>
    <w:uiPriority w:val="99"/>
    <w:rsid w:val="00574A46"/>
    <w:rPr>
      <w:sz w:val="20"/>
      <w:szCs w:val="20"/>
    </w:rPr>
  </w:style>
  <w:style w:type="paragraph" w:styleId="CommentSubject">
    <w:name w:val="annotation subject"/>
    <w:basedOn w:val="CommentText"/>
    <w:next w:val="CommentText"/>
    <w:link w:val="CommentSubjectChar"/>
    <w:uiPriority w:val="99"/>
    <w:semiHidden/>
    <w:unhideWhenUsed/>
    <w:rsid w:val="00574A46"/>
    <w:rPr>
      <w:b/>
      <w:bCs/>
    </w:rPr>
  </w:style>
  <w:style w:type="character" w:customStyle="1" w:styleId="CommentSubjectChar">
    <w:name w:val="Comment Subject Char"/>
    <w:basedOn w:val="CommentTextChar"/>
    <w:link w:val="CommentSubject"/>
    <w:uiPriority w:val="99"/>
    <w:semiHidden/>
    <w:rsid w:val="00574A46"/>
    <w:rPr>
      <w:b/>
      <w:bCs/>
      <w:sz w:val="20"/>
      <w:szCs w:val="20"/>
    </w:rPr>
  </w:style>
  <w:style w:type="character" w:styleId="UnresolvedMention">
    <w:name w:val="Unresolved Mention"/>
    <w:basedOn w:val="DefaultParagraphFont"/>
    <w:uiPriority w:val="99"/>
    <w:semiHidden/>
    <w:unhideWhenUsed/>
    <w:rsid w:val="00512C46"/>
    <w:rPr>
      <w:color w:val="605E5C"/>
      <w:shd w:val="clear" w:color="auto" w:fill="E1DFDD"/>
    </w:rPr>
  </w:style>
  <w:style w:type="character" w:customStyle="1" w:styleId="ListParagraphChar">
    <w:name w:val="List Paragraph Char"/>
    <w:aliases w:val="List Paragraph 1 Char,Table bullet Char,Indent Paragraph Char,Sub bullet Char,Lettre d'introduction Char,List Paragraph1 Char,Heading2 Char,Use Case List Paragraph Char,Resume Title Char,Citation List Char,heading 4 Char,Ha Char"/>
    <w:link w:val="ListParagraph"/>
    <w:uiPriority w:val="1"/>
    <w:qFormat/>
    <w:locked/>
    <w:rsid w:val="00B01992"/>
  </w:style>
  <w:style w:type="character" w:customStyle="1" w:styleId="normaltextrun">
    <w:name w:val="normaltextrun"/>
    <w:basedOn w:val="DefaultParagraphFont"/>
    <w:rsid w:val="00E34FE3"/>
  </w:style>
  <w:style w:type="character" w:customStyle="1" w:styleId="eop">
    <w:name w:val="eop"/>
    <w:basedOn w:val="DefaultParagraphFont"/>
    <w:rsid w:val="00E34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7460849">
      <w:bodyDiv w:val="1"/>
      <w:marLeft w:val="0"/>
      <w:marRight w:val="0"/>
      <w:marTop w:val="0"/>
      <w:marBottom w:val="0"/>
      <w:divBdr>
        <w:top w:val="none" w:sz="0" w:space="0" w:color="auto"/>
        <w:left w:val="none" w:sz="0" w:space="0" w:color="auto"/>
        <w:bottom w:val="none" w:sz="0" w:space="0" w:color="auto"/>
        <w:right w:val="none" w:sz="0" w:space="0" w:color="auto"/>
      </w:divBdr>
      <w:divsChild>
        <w:div w:id="123431894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4664</TotalTime>
  <Pages>128</Pages>
  <Words>34713</Words>
  <Characters>197869</Characters>
  <Application>Microsoft Office Word</Application>
  <DocSecurity>0</DocSecurity>
  <Lines>1648</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EVANS</cp:lastModifiedBy>
  <cp:revision>152</cp:revision>
  <dcterms:created xsi:type="dcterms:W3CDTF">2026-04-13T16:50:00Z</dcterms:created>
  <dcterms:modified xsi:type="dcterms:W3CDTF">2026-04-30T16:33:00Z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b4c76dc2-83b5-44be-88dd-bf20741abfe2</vt:lpwstr>
  </property>
</Properties>
</file>