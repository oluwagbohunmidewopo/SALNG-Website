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9F98" w14:textId="206EC912" w:rsidR="004C5E22" w:rsidRPr="00CA2BDB" w:rsidRDefault="004C5E22" w:rsidP="009038A1">
      <w:pPr>
        <w:pStyle w:val="Textnormal"/>
        <w:ind w:left="0"/>
      </w:pPr>
    </w:p>
    <w:tbl>
      <w:tblPr>
        <w:tblpPr w:leftFromText="142" w:rightFromText="142" w:vertAnchor="text" w:horzAnchor="margin" w:tblpY="345"/>
        <w:tblOverlap w:val="never"/>
        <w:tblW w:w="7258" w:type="dxa"/>
        <w:tblCellMar>
          <w:top w:w="284" w:type="dxa"/>
          <w:left w:w="284" w:type="dxa"/>
          <w:right w:w="70" w:type="dxa"/>
        </w:tblCellMar>
        <w:tblLook w:val="0000" w:firstRow="0" w:lastRow="0" w:firstColumn="0" w:lastColumn="0" w:noHBand="0" w:noVBand="0"/>
      </w:tblPr>
      <w:tblGrid>
        <w:gridCol w:w="7258"/>
      </w:tblGrid>
      <w:tr w:rsidR="004C5E22" w:rsidRPr="00CA2BDB" w14:paraId="409BD254" w14:textId="77777777" w:rsidTr="00131A18">
        <w:trPr>
          <w:trHeight w:val="3402"/>
        </w:trPr>
        <w:tc>
          <w:tcPr>
            <w:tcW w:w="7258" w:type="dxa"/>
          </w:tcPr>
          <w:p w14:paraId="67777BA3" w14:textId="16EA1788" w:rsidR="004654D7" w:rsidRPr="004654D7" w:rsidRDefault="009038A1" w:rsidP="004654D7">
            <w:pPr>
              <w:pStyle w:val="Dokumenttitle"/>
              <w:framePr w:hSpace="0" w:wrap="auto" w:vAnchor="margin" w:xAlign="left" w:yAlign="inline"/>
              <w:suppressOverlap w:val="0"/>
              <w:rPr>
                <w:sz w:val="20"/>
                <w:szCs w:val="20"/>
              </w:rPr>
            </w:pPr>
            <w:r w:rsidRPr="00F1047E">
              <w:rPr>
                <w:noProof/>
                <w:sz w:val="20"/>
                <w:szCs w:val="20"/>
                <w:lang w:val="en-US" w:eastAsia="en-US"/>
              </w:rPr>
              <w:drawing>
                <wp:anchor distT="0" distB="0" distL="114300" distR="114300" simplePos="0" relativeHeight="251656192" behindDoc="1" locked="0" layoutInCell="1" allowOverlap="1" wp14:anchorId="0E468651" wp14:editId="5B62A289">
                  <wp:simplePos x="0" y="0"/>
                  <wp:positionH relativeFrom="leftMargin">
                    <wp:posOffset>0</wp:posOffset>
                  </wp:positionH>
                  <wp:positionV relativeFrom="topMargin">
                    <wp:posOffset>-164706</wp:posOffset>
                  </wp:positionV>
                  <wp:extent cx="4752000" cy="3319200"/>
                  <wp:effectExtent l="0" t="0" r="0" b="0"/>
                  <wp:wrapNone/>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Rechteck_Pfeil.png"/>
                          <pic:cNvPicPr/>
                        </pic:nvPicPr>
                        <pic:blipFill>
                          <a:blip r:embed="rId11" cstate="screen">
                            <a:extLst>
                              <a:ext uri="{28A0092B-C50C-407E-A947-70E740481C1C}">
                                <a14:useLocalDpi xmlns:a14="http://schemas.microsoft.com/office/drawing/2010/main"/>
                              </a:ext>
                            </a:extLst>
                          </a:blip>
                          <a:stretch>
                            <a:fillRect/>
                          </a:stretch>
                        </pic:blipFill>
                        <pic:spPr>
                          <a:xfrm>
                            <a:off x="0" y="0"/>
                            <a:ext cx="4752000" cy="3319200"/>
                          </a:xfrm>
                          <a:prstGeom prst="rect">
                            <a:avLst/>
                          </a:prstGeom>
                          <a:noFill/>
                        </pic:spPr>
                      </pic:pic>
                    </a:graphicData>
                  </a:graphic>
                  <wp14:sizeRelH relativeFrom="margin">
                    <wp14:pctWidth>0</wp14:pctWidth>
                  </wp14:sizeRelH>
                  <wp14:sizeRelV relativeFrom="margin">
                    <wp14:pctHeight>0</wp14:pctHeight>
                  </wp14:sizeRelV>
                </wp:anchor>
              </w:drawing>
            </w:r>
            <w:bookmarkStart w:id="0" w:name="DocTitle"/>
            <w:r w:rsidR="00336A9A">
              <w:rPr>
                <w:noProof/>
                <w:sz w:val="20"/>
                <w:szCs w:val="20"/>
                <w:lang w:val="en-US" w:eastAsia="en-US"/>
              </w:rPr>
              <w:t>TECHNICAL ADVISORY</w:t>
            </w:r>
            <w:r w:rsidR="004654D7" w:rsidRPr="004654D7">
              <w:rPr>
                <w:sz w:val="20"/>
                <w:szCs w:val="20"/>
              </w:rPr>
              <w:t xml:space="preserve"> </w:t>
            </w:r>
            <w:r w:rsidR="00CD60E6">
              <w:rPr>
                <w:sz w:val="20"/>
                <w:szCs w:val="20"/>
              </w:rPr>
              <w:t>SERVICE</w:t>
            </w:r>
          </w:p>
          <w:bookmarkEnd w:id="0"/>
          <w:p w14:paraId="6478B896" w14:textId="0FF0CC39" w:rsidR="00982A22" w:rsidRDefault="004C47D5" w:rsidP="00982A22">
            <w:pPr>
              <w:pStyle w:val="Projectname"/>
              <w:framePr w:hSpace="0" w:wrap="auto" w:vAnchor="margin" w:hAnchor="text" w:xAlign="left" w:yAlign="inline"/>
              <w:ind w:left="0"/>
              <w:suppressOverlap w:val="0"/>
              <w:rPr>
                <w:sz w:val="20"/>
                <w:szCs w:val="20"/>
              </w:rPr>
            </w:pPr>
            <w:r>
              <w:rPr>
                <w:sz w:val="20"/>
                <w:szCs w:val="20"/>
              </w:rPr>
              <w:t>5MMSCFD MINI-LNG PLANT</w:t>
            </w:r>
            <w:r w:rsidR="00982A22" w:rsidRPr="00455C6A">
              <w:rPr>
                <w:sz w:val="20"/>
                <w:szCs w:val="20"/>
              </w:rPr>
              <w:t xml:space="preserve">  </w:t>
            </w:r>
          </w:p>
          <w:p w14:paraId="3A5A4D52" w14:textId="77777777" w:rsidR="006A2527" w:rsidRPr="00455C6A" w:rsidRDefault="006A2527" w:rsidP="00982A22">
            <w:pPr>
              <w:pStyle w:val="Projectname"/>
              <w:framePr w:hSpace="0" w:wrap="auto" w:vAnchor="margin" w:hAnchor="text" w:xAlign="left" w:yAlign="inline"/>
              <w:ind w:left="0"/>
              <w:suppressOverlap w:val="0"/>
              <w:rPr>
                <w:sz w:val="20"/>
                <w:szCs w:val="20"/>
              </w:rPr>
            </w:pPr>
          </w:p>
          <w:p w14:paraId="064E3BEC" w14:textId="0119C449" w:rsidR="00982A22" w:rsidRPr="00455C6A" w:rsidRDefault="006A2527" w:rsidP="00982A22">
            <w:pPr>
              <w:pStyle w:val="Projectdescription"/>
              <w:framePr w:hSpace="0" w:wrap="auto" w:vAnchor="margin" w:hAnchor="text" w:xAlign="left" w:yAlign="inline"/>
              <w:spacing w:after="120"/>
              <w:suppressOverlap w:val="0"/>
              <w:rPr>
                <w:rFonts w:cs="Arial"/>
                <w:noProof/>
                <w:sz w:val="20"/>
                <w:lang w:eastAsia="en-US"/>
              </w:rPr>
            </w:pPr>
            <w:r>
              <w:rPr>
                <w:rFonts w:cs="Arial"/>
                <w:noProof/>
                <w:sz w:val="20"/>
                <w:lang w:eastAsia="en-US"/>
              </w:rPr>
              <w:t>SOUTH ATLANTIC LNG WEST AFRICA LIMITED</w:t>
            </w:r>
            <w:r w:rsidR="00982A22" w:rsidRPr="008766A4">
              <w:rPr>
                <w:rFonts w:cs="Arial"/>
                <w:noProof/>
                <w:sz w:val="20"/>
                <w:lang w:eastAsia="en-US"/>
              </w:rPr>
              <w:t xml:space="preserve"> </w:t>
            </w:r>
          </w:p>
          <w:p w14:paraId="025D6FA8" w14:textId="77777777" w:rsidR="00982A22" w:rsidRPr="00455C6A" w:rsidRDefault="00982A22" w:rsidP="00982A22">
            <w:pPr>
              <w:pStyle w:val="Projectdescription"/>
              <w:framePr w:hSpace="0" w:wrap="auto" w:vAnchor="margin" w:hAnchor="text" w:xAlign="left" w:yAlign="inline"/>
              <w:spacing w:after="120"/>
              <w:suppressOverlap w:val="0"/>
              <w:rPr>
                <w:rFonts w:cs="Arial"/>
                <w:noProof/>
                <w:lang w:eastAsia="en-US"/>
              </w:rPr>
            </w:pPr>
          </w:p>
          <w:p w14:paraId="559125DE" w14:textId="79B1DE25" w:rsidR="00982A22" w:rsidRPr="005550ED" w:rsidRDefault="00982A22" w:rsidP="005550ED">
            <w:pPr>
              <w:pStyle w:val="Projectname"/>
              <w:framePr w:hSpace="0" w:wrap="auto" w:vAnchor="margin" w:hAnchor="text" w:xAlign="left" w:yAlign="inline"/>
              <w:ind w:left="0"/>
              <w:suppressOverlap w:val="0"/>
              <w:rPr>
                <w:b w:val="0"/>
                <w:sz w:val="20"/>
              </w:rPr>
            </w:pPr>
            <w:r w:rsidRPr="005550ED">
              <w:rPr>
                <w:sz w:val="20"/>
                <w:szCs w:val="20"/>
              </w:rPr>
              <w:t>SERVICE PROPOSAL</w:t>
            </w:r>
          </w:p>
          <w:p w14:paraId="2BA9F0D0" w14:textId="4CE6CB72" w:rsidR="00416DCB" w:rsidRDefault="00416DCB" w:rsidP="00416DCB">
            <w:pPr>
              <w:pStyle w:val="Projectdescription"/>
              <w:framePr w:hSpace="0" w:wrap="auto" w:vAnchor="margin" w:hAnchor="text" w:xAlign="left" w:yAlign="inline"/>
              <w:spacing w:after="120"/>
              <w:suppressOverlap w:val="0"/>
              <w:rPr>
                <w:noProof/>
                <w:lang w:eastAsia="en-US"/>
              </w:rPr>
            </w:pPr>
          </w:p>
          <w:p w14:paraId="2B4F57F9" w14:textId="4F6EBD12" w:rsidR="00416DCB" w:rsidRDefault="00416DCB" w:rsidP="00416DCB">
            <w:pPr>
              <w:pStyle w:val="Projectdescription"/>
              <w:framePr w:hSpace="0" w:wrap="auto" w:vAnchor="margin" w:hAnchor="text" w:xAlign="left" w:yAlign="inline"/>
              <w:spacing w:after="120"/>
              <w:suppressOverlap w:val="0"/>
              <w:rPr>
                <w:noProof/>
                <w:lang w:eastAsia="en-US"/>
              </w:rPr>
            </w:pPr>
          </w:p>
          <w:p w14:paraId="1A1F5F68" w14:textId="036C8FCC" w:rsidR="004C5E22" w:rsidRPr="00F1047E" w:rsidRDefault="00416DCB" w:rsidP="00416DCB">
            <w:pPr>
              <w:pStyle w:val="Projectdescription"/>
              <w:framePr w:hSpace="0" w:wrap="auto" w:vAnchor="margin" w:hAnchor="text" w:xAlign="left" w:yAlign="inline"/>
              <w:spacing w:after="120"/>
              <w:suppressOverlap w:val="0"/>
              <w:rPr>
                <w:sz w:val="20"/>
              </w:rPr>
            </w:pPr>
            <w:r>
              <w:rPr>
                <w:noProof/>
                <w:lang w:eastAsia="en-US"/>
              </w:rPr>
              <w:t xml:space="preserve">   </w:t>
            </w:r>
          </w:p>
        </w:tc>
      </w:tr>
      <w:tr w:rsidR="00131A18" w:rsidRPr="00CA2BDB" w14:paraId="297A27D7" w14:textId="77777777" w:rsidTr="00131A18">
        <w:trPr>
          <w:trHeight w:val="454"/>
        </w:trPr>
        <w:tc>
          <w:tcPr>
            <w:tcW w:w="7258" w:type="dxa"/>
            <w:tcMar>
              <w:top w:w="0" w:type="dxa"/>
              <w:left w:w="0" w:type="dxa"/>
              <w:right w:w="0" w:type="dxa"/>
            </w:tcMar>
          </w:tcPr>
          <w:p w14:paraId="34E0A72D" w14:textId="77777777" w:rsidR="00131A18" w:rsidRPr="00F1047E" w:rsidRDefault="00131A18" w:rsidP="00131A18">
            <w:pPr>
              <w:rPr>
                <w:sz w:val="20"/>
                <w:szCs w:val="20"/>
              </w:rPr>
            </w:pPr>
          </w:p>
        </w:tc>
      </w:tr>
    </w:tbl>
    <w:p w14:paraId="4E572950" w14:textId="3F947D43" w:rsidR="009F7A3D" w:rsidRPr="00F1047E" w:rsidRDefault="003B1897" w:rsidP="00AA291F">
      <w:pPr>
        <w:rPr>
          <w:sz w:val="20"/>
          <w:szCs w:val="20"/>
        </w:rPr>
      </w:pPr>
      <w:r w:rsidRPr="00F1047E">
        <w:rPr>
          <w:noProof/>
          <w:sz w:val="20"/>
          <w:szCs w:val="20"/>
          <w:lang w:eastAsia="en-US"/>
        </w:rPr>
        <w:drawing>
          <wp:anchor distT="0" distB="0" distL="114300" distR="114300" simplePos="0" relativeHeight="251655167" behindDoc="1" locked="0" layoutInCell="1" allowOverlap="1" wp14:anchorId="56E788B4" wp14:editId="7202559B">
            <wp:simplePos x="0" y="0"/>
            <wp:positionH relativeFrom="column">
              <wp:posOffset>-2335026</wp:posOffset>
            </wp:positionH>
            <wp:positionV relativeFrom="paragraph">
              <wp:posOffset>2853690</wp:posOffset>
            </wp:positionV>
            <wp:extent cx="8986345" cy="5487159"/>
            <wp:effectExtent l="0" t="0" r="5715"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efan.thomaset\AppData\Local\Microsoft\Windows\INetCache\Content.Word\Zwischenablage01.jpg"/>
                    <pic:cNvPicPr>
                      <a:picLocks noChangeAspect="1" noChangeArrowheads="1"/>
                    </pic:cNvPicPr>
                  </pic:nvPicPr>
                  <pic:blipFill rotWithShape="1">
                    <a:blip r:embed="rId12" cstate="screen">
                      <a:extLst>
                        <a:ext uri="{BEBA8EAE-BF5A-486C-A8C5-ECC9F3942E4B}">
                          <a14:imgProps xmlns:a14="http://schemas.microsoft.com/office/drawing/2010/main">
                            <a14:imgLayer r:embed="rId13">
                              <a14:imgEffect>
                                <a14:saturation sat="114000"/>
                              </a14:imgEffect>
                            </a14:imgLayer>
                          </a14:imgProps>
                        </a:ext>
                        <a:ext uri="{28A0092B-C50C-407E-A947-70E740481C1C}">
                          <a14:useLocalDpi xmlns:a14="http://schemas.microsoft.com/office/drawing/2010/main"/>
                        </a:ext>
                      </a:extLst>
                    </a:blip>
                    <a:srcRect/>
                    <a:stretch/>
                  </pic:blipFill>
                  <pic:spPr bwMode="auto">
                    <a:xfrm>
                      <a:off x="0" y="0"/>
                      <a:ext cx="8986345" cy="54871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ellenraster1"/>
        <w:tblW w:w="8719"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27" w:type="dxa"/>
        </w:tblCellMar>
        <w:tblLook w:val="04A0" w:firstRow="1" w:lastRow="0" w:firstColumn="1" w:lastColumn="0" w:noHBand="0" w:noVBand="1"/>
      </w:tblPr>
      <w:tblGrid>
        <w:gridCol w:w="1418"/>
        <w:gridCol w:w="1486"/>
        <w:gridCol w:w="2342"/>
        <w:gridCol w:w="355"/>
        <w:gridCol w:w="1346"/>
        <w:gridCol w:w="844"/>
        <w:gridCol w:w="573"/>
        <w:gridCol w:w="355"/>
      </w:tblGrid>
      <w:tr w:rsidR="009F7A3D" w:rsidRPr="00CA2BDB" w14:paraId="2DB60F18" w14:textId="77777777" w:rsidTr="00A5794A">
        <w:tc>
          <w:tcPr>
            <w:tcW w:w="1418" w:type="dxa"/>
            <w:vMerge w:val="restart"/>
          </w:tcPr>
          <w:p w14:paraId="00D8C379" w14:textId="77777777" w:rsidR="009F7A3D" w:rsidRPr="00F1047E" w:rsidRDefault="009F7A3D" w:rsidP="00ED73F0">
            <w:pPr>
              <w:rPr>
                <w:sz w:val="20"/>
                <w:szCs w:val="20"/>
              </w:rPr>
            </w:pPr>
          </w:p>
        </w:tc>
        <w:tc>
          <w:tcPr>
            <w:tcW w:w="6946" w:type="dxa"/>
            <w:gridSpan w:val="6"/>
          </w:tcPr>
          <w:p w14:paraId="16CFB188" w14:textId="19B9D4D3" w:rsidR="009F7A3D" w:rsidRPr="00F1047E" w:rsidRDefault="009F7A3D" w:rsidP="00207CF8">
            <w:pPr>
              <w:rPr>
                <w:rFonts w:cs="Arial"/>
                <w:b/>
                <w:bCs/>
                <w:color w:val="305291"/>
                <w:sz w:val="20"/>
                <w:szCs w:val="20"/>
              </w:rPr>
            </w:pPr>
            <w:r w:rsidRPr="00F1047E">
              <w:rPr>
                <w:rFonts w:cs="Arial"/>
                <w:b/>
                <w:bCs/>
                <w:color w:val="305291"/>
                <w:sz w:val="20"/>
                <w:szCs w:val="20"/>
              </w:rPr>
              <w:t xml:space="preserve">Proposal valid until </w:t>
            </w:r>
            <w:r w:rsidR="00B12DE9" w:rsidRPr="00F1047E">
              <w:rPr>
                <w:rFonts w:cs="Arial"/>
                <w:b/>
                <w:bCs/>
                <w:color w:val="305291"/>
                <w:sz w:val="20"/>
                <w:szCs w:val="20"/>
              </w:rPr>
              <w:t>31.</w:t>
            </w:r>
            <w:r w:rsidR="006A2527">
              <w:rPr>
                <w:rFonts w:cs="Arial"/>
                <w:b/>
                <w:bCs/>
                <w:color w:val="305291"/>
                <w:sz w:val="20"/>
                <w:szCs w:val="20"/>
              </w:rPr>
              <w:t>05</w:t>
            </w:r>
            <w:r w:rsidR="00B12DE9" w:rsidRPr="00F1047E">
              <w:rPr>
                <w:rFonts w:cs="Arial"/>
                <w:b/>
                <w:bCs/>
                <w:color w:val="305291"/>
                <w:sz w:val="20"/>
                <w:szCs w:val="20"/>
              </w:rPr>
              <w:t>.</w:t>
            </w:r>
            <w:r w:rsidR="006A2527" w:rsidRPr="00F1047E">
              <w:rPr>
                <w:rFonts w:cs="Arial"/>
                <w:b/>
                <w:bCs/>
                <w:color w:val="305291"/>
                <w:sz w:val="20"/>
                <w:szCs w:val="20"/>
              </w:rPr>
              <w:t>202</w:t>
            </w:r>
            <w:r w:rsidR="006A2527">
              <w:rPr>
                <w:rFonts w:cs="Arial"/>
                <w:b/>
                <w:bCs/>
                <w:color w:val="305291"/>
                <w:sz w:val="20"/>
                <w:szCs w:val="20"/>
              </w:rPr>
              <w:t>6</w:t>
            </w:r>
          </w:p>
        </w:tc>
        <w:tc>
          <w:tcPr>
            <w:tcW w:w="355" w:type="dxa"/>
          </w:tcPr>
          <w:p w14:paraId="38DA6734" w14:textId="77777777" w:rsidR="009F7A3D" w:rsidRPr="00F1047E" w:rsidRDefault="009F7A3D" w:rsidP="00ED73F0">
            <w:pPr>
              <w:rPr>
                <w:sz w:val="20"/>
                <w:szCs w:val="20"/>
              </w:rPr>
            </w:pPr>
          </w:p>
        </w:tc>
      </w:tr>
      <w:tr w:rsidR="009F7A3D" w:rsidRPr="00CA2BDB" w14:paraId="510633D7" w14:textId="77777777" w:rsidTr="00A5794A">
        <w:trPr>
          <w:trHeight w:val="340"/>
        </w:trPr>
        <w:tc>
          <w:tcPr>
            <w:tcW w:w="1418" w:type="dxa"/>
            <w:vMerge/>
          </w:tcPr>
          <w:p w14:paraId="3C6DDBBE" w14:textId="77777777" w:rsidR="009F7A3D" w:rsidRPr="00C95413" w:rsidRDefault="009F7A3D" w:rsidP="00ED73F0">
            <w:pPr>
              <w:rPr>
                <w:sz w:val="20"/>
                <w:szCs w:val="20"/>
              </w:rPr>
            </w:pPr>
          </w:p>
        </w:tc>
        <w:tc>
          <w:tcPr>
            <w:tcW w:w="1486" w:type="dxa"/>
            <w:tcMar>
              <w:right w:w="108" w:type="dxa"/>
            </w:tcMar>
            <w:vAlign w:val="bottom"/>
          </w:tcPr>
          <w:p w14:paraId="5D93E190" w14:textId="4DF00BBE" w:rsidR="009F7A3D" w:rsidRPr="00F1047E" w:rsidRDefault="006A2527" w:rsidP="00906C39">
            <w:pPr>
              <w:pStyle w:val="Senddate"/>
              <w:ind w:left="0" w:right="0"/>
              <w:rPr>
                <w:sz w:val="20"/>
                <w:szCs w:val="20"/>
              </w:rPr>
            </w:pPr>
            <w:r>
              <w:rPr>
                <w:sz w:val="20"/>
                <w:szCs w:val="20"/>
              </w:rPr>
              <w:t>06</w:t>
            </w:r>
            <w:r w:rsidR="00B12DE9" w:rsidRPr="00F1047E">
              <w:rPr>
                <w:sz w:val="20"/>
                <w:szCs w:val="20"/>
              </w:rPr>
              <w:t>.</w:t>
            </w:r>
            <w:r>
              <w:rPr>
                <w:sz w:val="20"/>
                <w:szCs w:val="20"/>
              </w:rPr>
              <w:t>02</w:t>
            </w:r>
            <w:r w:rsidR="00B12DE9" w:rsidRPr="00F1047E">
              <w:rPr>
                <w:sz w:val="20"/>
                <w:szCs w:val="20"/>
              </w:rPr>
              <w:t>.</w:t>
            </w:r>
            <w:r w:rsidRPr="00F1047E">
              <w:rPr>
                <w:sz w:val="20"/>
                <w:szCs w:val="20"/>
              </w:rPr>
              <w:t>202</w:t>
            </w:r>
            <w:r>
              <w:rPr>
                <w:sz w:val="20"/>
                <w:szCs w:val="20"/>
              </w:rPr>
              <w:t>6</w:t>
            </w:r>
          </w:p>
        </w:tc>
        <w:tc>
          <w:tcPr>
            <w:tcW w:w="2342" w:type="dxa"/>
            <w:tcMar>
              <w:left w:w="0" w:type="dxa"/>
              <w:right w:w="0" w:type="dxa"/>
            </w:tcMar>
            <w:vAlign w:val="bottom"/>
          </w:tcPr>
          <w:p w14:paraId="0D412D7A" w14:textId="588C91D7" w:rsidR="009F7A3D" w:rsidRPr="00982A22" w:rsidRDefault="00BF3525" w:rsidP="006B6C94">
            <w:pPr>
              <w:rPr>
                <w:rFonts w:cs="Arial"/>
                <w:color w:val="305291"/>
                <w:sz w:val="19"/>
                <w:szCs w:val="19"/>
                <w:lang w:val="pl-PL"/>
              </w:rPr>
            </w:pPr>
            <w:r>
              <w:rPr>
                <w:rFonts w:cs="Arial"/>
                <w:color w:val="305291"/>
                <w:sz w:val="19"/>
                <w:szCs w:val="19"/>
                <w:lang w:val="pl-PL"/>
              </w:rPr>
              <w:t>20</w:t>
            </w:r>
            <w:r w:rsidR="003372EC">
              <w:rPr>
                <w:rFonts w:cs="Arial"/>
                <w:color w:val="305291"/>
                <w:sz w:val="19"/>
                <w:szCs w:val="19"/>
                <w:lang w:val="pl-PL"/>
              </w:rPr>
              <w:t>877</w:t>
            </w:r>
            <w:r w:rsidR="007E2742">
              <w:rPr>
                <w:rFonts w:cs="Arial"/>
                <w:color w:val="305291"/>
                <w:sz w:val="19"/>
                <w:szCs w:val="19"/>
                <w:lang w:val="pl-PL"/>
              </w:rPr>
              <w:t>-ILF</w:t>
            </w:r>
            <w:r w:rsidR="004E341A" w:rsidRPr="00982A22">
              <w:rPr>
                <w:rFonts w:cs="Arial"/>
                <w:color w:val="305291"/>
                <w:sz w:val="19"/>
                <w:szCs w:val="19"/>
                <w:lang w:val="pl-PL"/>
              </w:rPr>
              <w:t>-</w:t>
            </w:r>
            <w:r w:rsidR="00463C69" w:rsidRPr="00982A22">
              <w:rPr>
                <w:rFonts w:cs="Arial"/>
                <w:color w:val="305291"/>
                <w:sz w:val="19"/>
                <w:szCs w:val="19"/>
                <w:lang w:val="pl-PL"/>
              </w:rPr>
              <w:t>NGR</w:t>
            </w:r>
            <w:r w:rsidR="004E341A" w:rsidRPr="00982A22">
              <w:rPr>
                <w:rFonts w:cs="Arial"/>
                <w:color w:val="305291"/>
                <w:sz w:val="19"/>
                <w:szCs w:val="19"/>
                <w:lang w:val="pl-PL"/>
              </w:rPr>
              <w:t>-OD-</w:t>
            </w:r>
            <w:r w:rsidR="003372EC" w:rsidRPr="00982A22">
              <w:rPr>
                <w:rFonts w:cs="Arial"/>
                <w:color w:val="305291"/>
                <w:sz w:val="19"/>
                <w:szCs w:val="19"/>
                <w:lang w:val="pl-PL"/>
              </w:rPr>
              <w:t>0</w:t>
            </w:r>
            <w:r w:rsidR="003372EC">
              <w:rPr>
                <w:rFonts w:cs="Arial"/>
                <w:color w:val="305291"/>
                <w:sz w:val="19"/>
                <w:szCs w:val="19"/>
                <w:lang w:val="pl-PL"/>
              </w:rPr>
              <w:t>0001</w:t>
            </w:r>
          </w:p>
        </w:tc>
        <w:tc>
          <w:tcPr>
            <w:tcW w:w="355" w:type="dxa"/>
            <w:tcMar>
              <w:left w:w="0" w:type="dxa"/>
              <w:right w:w="0" w:type="dxa"/>
            </w:tcMar>
            <w:vAlign w:val="bottom"/>
          </w:tcPr>
          <w:p w14:paraId="187A64D5" w14:textId="2681055A" w:rsidR="009F7A3D" w:rsidRPr="00F1047E" w:rsidRDefault="00C07AC6" w:rsidP="00ED73F0">
            <w:pPr>
              <w:jc w:val="center"/>
              <w:rPr>
                <w:rFonts w:cs="Arial"/>
                <w:color w:val="305291"/>
                <w:sz w:val="20"/>
                <w:szCs w:val="20"/>
              </w:rPr>
            </w:pPr>
            <w:r w:rsidRPr="00982A22">
              <w:rPr>
                <w:rFonts w:cs="Arial"/>
                <w:color w:val="305291"/>
                <w:sz w:val="20"/>
                <w:szCs w:val="20"/>
                <w:lang w:val="pl-PL"/>
              </w:rPr>
              <w:t xml:space="preserve">    </w:t>
            </w:r>
            <w:r w:rsidR="009F7A3D" w:rsidRPr="00F1047E">
              <w:rPr>
                <w:rFonts w:cs="Arial"/>
                <w:color w:val="305291"/>
                <w:sz w:val="20"/>
                <w:szCs w:val="20"/>
              </w:rPr>
              <w:t>|</w:t>
            </w:r>
          </w:p>
        </w:tc>
        <w:tc>
          <w:tcPr>
            <w:tcW w:w="1346" w:type="dxa"/>
            <w:tcMar>
              <w:left w:w="0" w:type="dxa"/>
              <w:right w:w="0" w:type="dxa"/>
            </w:tcMar>
            <w:vAlign w:val="bottom"/>
          </w:tcPr>
          <w:p w14:paraId="2A7B0C1B" w14:textId="488FCDF5" w:rsidR="009F7A3D" w:rsidRPr="00F1047E" w:rsidRDefault="009F7A3D" w:rsidP="00906C39">
            <w:pPr>
              <w:pStyle w:val="RevisionStyle"/>
              <w:rPr>
                <w:sz w:val="20"/>
                <w:szCs w:val="20"/>
                <w:lang w:val="en-US"/>
              </w:rPr>
            </w:pPr>
            <w:r w:rsidRPr="00F1047E">
              <w:rPr>
                <w:sz w:val="20"/>
                <w:szCs w:val="20"/>
                <w:lang w:val="en-US"/>
              </w:rPr>
              <w:t xml:space="preserve">Revision </w:t>
            </w:r>
            <w:r w:rsidR="003372EC">
              <w:rPr>
                <w:sz w:val="20"/>
                <w:szCs w:val="20"/>
                <w:lang w:val="en-US"/>
              </w:rPr>
              <w:t>0</w:t>
            </w:r>
          </w:p>
        </w:tc>
        <w:tc>
          <w:tcPr>
            <w:tcW w:w="844" w:type="dxa"/>
            <w:tcMar>
              <w:left w:w="0" w:type="dxa"/>
              <w:right w:w="0" w:type="dxa"/>
            </w:tcMar>
            <w:vAlign w:val="bottom"/>
          </w:tcPr>
          <w:p w14:paraId="4D8C41A6" w14:textId="78E1129A" w:rsidR="009F7A3D" w:rsidRPr="00F1047E" w:rsidRDefault="009F7A3D" w:rsidP="00ED73F0">
            <w:pPr>
              <w:jc w:val="left"/>
              <w:rPr>
                <w:sz w:val="20"/>
                <w:szCs w:val="20"/>
              </w:rPr>
            </w:pPr>
            <w:r w:rsidRPr="00CA2BDB">
              <w:rPr>
                <w:rFonts w:cs="Arial"/>
                <w:color w:val="2D5291"/>
                <w:sz w:val="20"/>
                <w:szCs w:val="20"/>
              </w:rPr>
              <w:t xml:space="preserve">© </w:t>
            </w:r>
            <w:r w:rsidRPr="00CA2BDB">
              <w:rPr>
                <w:rFonts w:ascii="Times New Roman" w:hAnsi="Times New Roman" w:cs="Arial"/>
                <w:noProof/>
                <w:color w:val="2D5291"/>
                <w:sz w:val="20"/>
                <w:szCs w:val="20"/>
                <w:lang w:eastAsia="en-US"/>
              </w:rPr>
              <w:drawing>
                <wp:inline distT="0" distB="0" distL="0" distR="0" wp14:anchorId="06E4330E" wp14:editId="5E9B1477">
                  <wp:extent cx="165600" cy="82800"/>
                  <wp:effectExtent l="0" t="0" r="635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4" cstate="screen">
                            <a:extLst>
                              <a:ext uri="{28A0092B-C50C-407E-A947-70E740481C1C}">
                                <a14:useLocalDpi xmlns:a14="http://schemas.microsoft.com/office/drawing/2010/main"/>
                              </a:ext>
                            </a:extLst>
                          </a:blip>
                          <a:stretch>
                            <a:fillRect/>
                          </a:stretch>
                        </pic:blipFill>
                        <pic:spPr>
                          <a:xfrm>
                            <a:off x="0" y="0"/>
                            <a:ext cx="165600" cy="82800"/>
                          </a:xfrm>
                          <a:prstGeom prst="rect">
                            <a:avLst/>
                          </a:prstGeom>
                        </pic:spPr>
                      </pic:pic>
                    </a:graphicData>
                  </a:graphic>
                </wp:inline>
              </w:drawing>
            </w:r>
          </w:p>
        </w:tc>
        <w:tc>
          <w:tcPr>
            <w:tcW w:w="573" w:type="dxa"/>
          </w:tcPr>
          <w:p w14:paraId="18BF4EFB" w14:textId="77777777" w:rsidR="009F7A3D" w:rsidRPr="00F1047E" w:rsidRDefault="009F7A3D" w:rsidP="00ED73F0">
            <w:pPr>
              <w:rPr>
                <w:sz w:val="20"/>
                <w:szCs w:val="20"/>
              </w:rPr>
            </w:pPr>
          </w:p>
        </w:tc>
        <w:tc>
          <w:tcPr>
            <w:tcW w:w="355" w:type="dxa"/>
          </w:tcPr>
          <w:p w14:paraId="7E45A635" w14:textId="77777777" w:rsidR="009F7A3D" w:rsidRPr="00F1047E" w:rsidRDefault="009F7A3D" w:rsidP="00ED73F0">
            <w:pPr>
              <w:rPr>
                <w:sz w:val="20"/>
                <w:szCs w:val="20"/>
              </w:rPr>
            </w:pPr>
          </w:p>
        </w:tc>
      </w:tr>
      <w:tr w:rsidR="009F7A3D" w:rsidRPr="00CA2BDB" w14:paraId="6D3EA3AF" w14:textId="77777777" w:rsidTr="00A5794A">
        <w:trPr>
          <w:trHeight w:val="8220"/>
        </w:trPr>
        <w:tc>
          <w:tcPr>
            <w:tcW w:w="8719" w:type="dxa"/>
            <w:gridSpan w:val="8"/>
          </w:tcPr>
          <w:p w14:paraId="75FFB138" w14:textId="77777777" w:rsidR="009F7A3D" w:rsidRPr="00F1047E" w:rsidRDefault="009F7A3D" w:rsidP="00ED73F0">
            <w:pPr>
              <w:rPr>
                <w:sz w:val="20"/>
                <w:szCs w:val="20"/>
              </w:rPr>
            </w:pPr>
          </w:p>
        </w:tc>
      </w:tr>
    </w:tbl>
    <w:p w14:paraId="171A519C" w14:textId="77777777" w:rsidR="00ED036A" w:rsidRPr="005C3EA8" w:rsidRDefault="00ED036A" w:rsidP="009F33C3">
      <w:pPr>
        <w:tabs>
          <w:tab w:val="left" w:pos="1748"/>
        </w:tabs>
        <w:rPr>
          <w:sz w:val="20"/>
          <w:szCs w:val="20"/>
        </w:rPr>
        <w:sectPr w:rsidR="00ED036A" w:rsidRPr="005C3EA8" w:rsidSect="009038A1">
          <w:headerReference w:type="default" r:id="rId15"/>
          <w:footerReference w:type="default" r:id="rId16"/>
          <w:headerReference w:type="first" r:id="rId17"/>
          <w:pgSz w:w="11906" w:h="16838" w:code="9"/>
          <w:pgMar w:top="1843" w:right="1418" w:bottom="990" w:left="1418" w:header="851" w:footer="709" w:gutter="0"/>
          <w:pgNumType w:start="1"/>
          <w:cols w:space="708"/>
          <w:titlePg/>
          <w:docGrid w:linePitch="360"/>
        </w:sectPr>
      </w:pPr>
    </w:p>
    <w:p w14:paraId="2A729904" w14:textId="77777777" w:rsidR="00CF24B4" w:rsidRPr="005C3EA8" w:rsidRDefault="00CF24B4" w:rsidP="00CF24B4">
      <w:pPr>
        <w:pStyle w:val="Titles"/>
        <w:rPr>
          <w:color w:val="305291"/>
          <w:sz w:val="20"/>
        </w:rPr>
      </w:pPr>
      <w:bookmarkStart w:id="1" w:name="FirstPage"/>
      <w:bookmarkEnd w:id="1"/>
      <w:r w:rsidRPr="005C3EA8">
        <w:rPr>
          <w:color w:val="305291"/>
          <w:sz w:val="20"/>
        </w:rPr>
        <w:lastRenderedPageBreak/>
        <w:t>REVISION</w:t>
      </w:r>
    </w:p>
    <w:tbl>
      <w:tblPr>
        <w:tblW w:w="9498" w:type="dxa"/>
        <w:tblInd w:w="70" w:type="dxa"/>
        <w:tblBorders>
          <w:bottom w:val="single" w:sz="6" w:space="0" w:color="305291"/>
          <w:insideH w:val="single" w:sz="6" w:space="0" w:color="305291"/>
          <w:insideV w:val="single" w:sz="6" w:space="0" w:color="305291"/>
        </w:tblBorders>
        <w:tblLayout w:type="fixed"/>
        <w:tblCellMar>
          <w:left w:w="70" w:type="dxa"/>
          <w:right w:w="70" w:type="dxa"/>
        </w:tblCellMar>
        <w:tblLook w:val="0000" w:firstRow="0" w:lastRow="0" w:firstColumn="0" w:lastColumn="0" w:noHBand="0" w:noVBand="0"/>
      </w:tblPr>
      <w:tblGrid>
        <w:gridCol w:w="709"/>
        <w:gridCol w:w="1276"/>
        <w:gridCol w:w="2551"/>
        <w:gridCol w:w="2127"/>
        <w:gridCol w:w="1559"/>
        <w:gridCol w:w="1276"/>
      </w:tblGrid>
      <w:tr w:rsidR="00CF24B4" w:rsidRPr="00CA2BDB" w14:paraId="626DE6D4" w14:textId="77777777" w:rsidTr="001E34E8">
        <w:tc>
          <w:tcPr>
            <w:tcW w:w="709" w:type="dxa"/>
            <w:vAlign w:val="center"/>
          </w:tcPr>
          <w:p w14:paraId="0964F3EA" w14:textId="6B978F7F" w:rsidR="00CF24B4" w:rsidRPr="005C3EA8" w:rsidRDefault="00CF24B4" w:rsidP="00ED73F0">
            <w:pPr>
              <w:pStyle w:val="Tleft8"/>
              <w:rPr>
                <w:color w:val="305291"/>
                <w:sz w:val="20"/>
              </w:rPr>
            </w:pPr>
          </w:p>
        </w:tc>
        <w:tc>
          <w:tcPr>
            <w:tcW w:w="1276" w:type="dxa"/>
            <w:vAlign w:val="center"/>
          </w:tcPr>
          <w:p w14:paraId="00EE1A19" w14:textId="37673A46" w:rsidR="00CF24B4" w:rsidRPr="005C3EA8" w:rsidRDefault="00CF24B4" w:rsidP="00ED73F0">
            <w:pPr>
              <w:pStyle w:val="Tleft8"/>
              <w:rPr>
                <w:color w:val="305291"/>
                <w:sz w:val="20"/>
              </w:rPr>
            </w:pPr>
          </w:p>
        </w:tc>
        <w:tc>
          <w:tcPr>
            <w:tcW w:w="2551" w:type="dxa"/>
            <w:vAlign w:val="center"/>
          </w:tcPr>
          <w:p w14:paraId="496BEC80" w14:textId="3FD6E4F1" w:rsidR="00CF24B4" w:rsidRPr="005C3EA8" w:rsidRDefault="00CF24B4" w:rsidP="00ED73F0">
            <w:pPr>
              <w:pStyle w:val="Tleft8"/>
              <w:rPr>
                <w:color w:val="305291"/>
                <w:sz w:val="20"/>
              </w:rPr>
            </w:pPr>
          </w:p>
        </w:tc>
        <w:tc>
          <w:tcPr>
            <w:tcW w:w="2127" w:type="dxa"/>
            <w:vAlign w:val="center"/>
          </w:tcPr>
          <w:p w14:paraId="4C5CC5EA" w14:textId="5EC3A997" w:rsidR="00CF24B4" w:rsidRPr="005C3EA8" w:rsidRDefault="00CF24B4" w:rsidP="00ED73F0">
            <w:pPr>
              <w:pStyle w:val="Tleft8"/>
              <w:rPr>
                <w:color w:val="305291"/>
                <w:sz w:val="20"/>
              </w:rPr>
            </w:pPr>
          </w:p>
        </w:tc>
        <w:tc>
          <w:tcPr>
            <w:tcW w:w="1559" w:type="dxa"/>
            <w:vAlign w:val="center"/>
          </w:tcPr>
          <w:p w14:paraId="1E217807" w14:textId="71EDD7FC" w:rsidR="00CF24B4" w:rsidRPr="005C3EA8" w:rsidRDefault="00CF24B4" w:rsidP="00A75971">
            <w:pPr>
              <w:pStyle w:val="Tleft8"/>
              <w:rPr>
                <w:color w:val="305291"/>
                <w:sz w:val="20"/>
              </w:rPr>
            </w:pPr>
          </w:p>
        </w:tc>
        <w:tc>
          <w:tcPr>
            <w:tcW w:w="1276" w:type="dxa"/>
            <w:vAlign w:val="center"/>
          </w:tcPr>
          <w:p w14:paraId="05066C1A" w14:textId="6C34727C" w:rsidR="00CF24B4" w:rsidRPr="005C3EA8" w:rsidRDefault="00CF24B4" w:rsidP="00ED73F0">
            <w:pPr>
              <w:pStyle w:val="Tleft8"/>
              <w:rPr>
                <w:color w:val="305291"/>
                <w:sz w:val="20"/>
              </w:rPr>
            </w:pPr>
          </w:p>
        </w:tc>
      </w:tr>
      <w:tr w:rsidR="006A2527" w:rsidRPr="00CA2BDB" w14:paraId="07629344" w14:textId="77777777" w:rsidTr="001E34E8">
        <w:tc>
          <w:tcPr>
            <w:tcW w:w="709" w:type="dxa"/>
            <w:vAlign w:val="center"/>
          </w:tcPr>
          <w:p w14:paraId="1EC93871" w14:textId="2D476157" w:rsidR="006A2527" w:rsidRDefault="006A2527" w:rsidP="006A2527">
            <w:pPr>
              <w:pStyle w:val="Tleft8"/>
              <w:rPr>
                <w:rFonts w:cs="Arial"/>
                <w:color w:val="305291"/>
                <w:sz w:val="20"/>
              </w:rPr>
            </w:pPr>
          </w:p>
        </w:tc>
        <w:tc>
          <w:tcPr>
            <w:tcW w:w="1276" w:type="dxa"/>
            <w:vAlign w:val="center"/>
          </w:tcPr>
          <w:p w14:paraId="288704B8" w14:textId="41547F9B" w:rsidR="006A2527" w:rsidRDefault="006A2527" w:rsidP="006A2527">
            <w:pPr>
              <w:pStyle w:val="Tleft8"/>
              <w:rPr>
                <w:rFonts w:cs="Arial"/>
                <w:color w:val="305291"/>
                <w:sz w:val="20"/>
              </w:rPr>
            </w:pPr>
          </w:p>
        </w:tc>
        <w:tc>
          <w:tcPr>
            <w:tcW w:w="2551" w:type="dxa"/>
            <w:vAlign w:val="center"/>
          </w:tcPr>
          <w:p w14:paraId="5ECCCD20" w14:textId="20D3D581" w:rsidR="006A2527" w:rsidRDefault="006A2527" w:rsidP="006A2527">
            <w:pPr>
              <w:pStyle w:val="Tleft8"/>
              <w:rPr>
                <w:rFonts w:cs="Arial"/>
                <w:color w:val="305291"/>
                <w:sz w:val="20"/>
              </w:rPr>
            </w:pPr>
          </w:p>
        </w:tc>
        <w:tc>
          <w:tcPr>
            <w:tcW w:w="2127" w:type="dxa"/>
            <w:vAlign w:val="center"/>
          </w:tcPr>
          <w:p w14:paraId="71E62CFF" w14:textId="26B6481A" w:rsidR="006A2527" w:rsidRDefault="006A2527" w:rsidP="006A2527">
            <w:pPr>
              <w:pStyle w:val="Tleft8"/>
              <w:rPr>
                <w:rFonts w:cs="Arial"/>
                <w:color w:val="305291"/>
                <w:sz w:val="20"/>
              </w:rPr>
            </w:pPr>
          </w:p>
        </w:tc>
        <w:tc>
          <w:tcPr>
            <w:tcW w:w="1559" w:type="dxa"/>
            <w:vAlign w:val="center"/>
          </w:tcPr>
          <w:p w14:paraId="265933D1" w14:textId="213CC833" w:rsidR="006A2527" w:rsidRDefault="006A2527" w:rsidP="006A2527">
            <w:pPr>
              <w:pStyle w:val="Tleft8"/>
              <w:rPr>
                <w:rFonts w:cs="Arial"/>
                <w:color w:val="305291"/>
                <w:sz w:val="20"/>
              </w:rPr>
            </w:pPr>
          </w:p>
        </w:tc>
        <w:tc>
          <w:tcPr>
            <w:tcW w:w="1276" w:type="dxa"/>
            <w:vAlign w:val="center"/>
          </w:tcPr>
          <w:p w14:paraId="47259219" w14:textId="20719F3A" w:rsidR="006A2527" w:rsidRPr="00455C6A" w:rsidRDefault="006A2527" w:rsidP="006A2527">
            <w:pPr>
              <w:pStyle w:val="Tleft8"/>
              <w:rPr>
                <w:rFonts w:cs="Arial"/>
                <w:color w:val="305291"/>
                <w:sz w:val="20"/>
              </w:rPr>
            </w:pPr>
          </w:p>
        </w:tc>
      </w:tr>
      <w:tr w:rsidR="003372EC" w:rsidRPr="00CA2BDB" w14:paraId="0912D7FD" w14:textId="77777777" w:rsidTr="005B0882">
        <w:tc>
          <w:tcPr>
            <w:tcW w:w="709" w:type="dxa"/>
            <w:vAlign w:val="center"/>
          </w:tcPr>
          <w:p w14:paraId="368DC7CE" w14:textId="5CF75DEC" w:rsidR="003372EC" w:rsidRPr="00F1047E" w:rsidRDefault="003372EC" w:rsidP="003372EC">
            <w:pPr>
              <w:pStyle w:val="Tleft8"/>
              <w:rPr>
                <w:color w:val="305291"/>
                <w:sz w:val="20"/>
              </w:rPr>
            </w:pPr>
            <w:r w:rsidRPr="00455C6A">
              <w:rPr>
                <w:rFonts w:cs="Arial"/>
                <w:color w:val="305291"/>
                <w:sz w:val="20"/>
              </w:rPr>
              <w:t>0</w:t>
            </w:r>
          </w:p>
        </w:tc>
        <w:tc>
          <w:tcPr>
            <w:tcW w:w="1276" w:type="dxa"/>
            <w:vAlign w:val="center"/>
          </w:tcPr>
          <w:p w14:paraId="78370086" w14:textId="55B0640E" w:rsidR="003372EC" w:rsidRPr="00F1047E" w:rsidRDefault="003372EC" w:rsidP="003372EC">
            <w:pPr>
              <w:pStyle w:val="Tleft8"/>
              <w:rPr>
                <w:color w:val="305291"/>
                <w:sz w:val="20"/>
              </w:rPr>
            </w:pPr>
            <w:r>
              <w:rPr>
                <w:rFonts w:cs="Arial"/>
                <w:color w:val="305291"/>
                <w:sz w:val="20"/>
              </w:rPr>
              <w:t>06.02.2026</w:t>
            </w:r>
          </w:p>
        </w:tc>
        <w:tc>
          <w:tcPr>
            <w:tcW w:w="2551" w:type="dxa"/>
            <w:vAlign w:val="center"/>
          </w:tcPr>
          <w:p w14:paraId="711C1AF3" w14:textId="5463C9D5" w:rsidR="003372EC" w:rsidRPr="00F1047E" w:rsidRDefault="003372EC" w:rsidP="003372EC">
            <w:pPr>
              <w:pStyle w:val="Tleft8"/>
              <w:rPr>
                <w:color w:val="305291"/>
                <w:sz w:val="20"/>
              </w:rPr>
            </w:pPr>
            <w:r w:rsidRPr="00455C6A">
              <w:rPr>
                <w:rFonts w:cs="Arial"/>
                <w:color w:val="305291"/>
                <w:sz w:val="20"/>
              </w:rPr>
              <w:t>Issued for use</w:t>
            </w:r>
          </w:p>
        </w:tc>
        <w:tc>
          <w:tcPr>
            <w:tcW w:w="2127" w:type="dxa"/>
            <w:vAlign w:val="center"/>
          </w:tcPr>
          <w:p w14:paraId="5E42C94C" w14:textId="4566D166" w:rsidR="003372EC" w:rsidRPr="00F1047E" w:rsidRDefault="003372EC" w:rsidP="003372EC">
            <w:pPr>
              <w:pStyle w:val="Tleft8"/>
              <w:rPr>
                <w:color w:val="305291"/>
                <w:sz w:val="20"/>
              </w:rPr>
            </w:pPr>
            <w:r>
              <w:rPr>
                <w:rFonts w:cs="Arial"/>
                <w:color w:val="305291"/>
                <w:sz w:val="20"/>
              </w:rPr>
              <w:t>N. Nworgu</w:t>
            </w:r>
          </w:p>
        </w:tc>
        <w:tc>
          <w:tcPr>
            <w:tcW w:w="1559" w:type="dxa"/>
            <w:vAlign w:val="center"/>
          </w:tcPr>
          <w:p w14:paraId="43314D8A" w14:textId="024534CA" w:rsidR="003372EC" w:rsidRPr="00F1047E" w:rsidRDefault="003372EC" w:rsidP="003372EC">
            <w:pPr>
              <w:pStyle w:val="Tleft8"/>
              <w:jc w:val="left"/>
              <w:rPr>
                <w:color w:val="305291"/>
                <w:sz w:val="20"/>
              </w:rPr>
            </w:pPr>
            <w:r>
              <w:rPr>
                <w:rFonts w:cs="Arial"/>
                <w:color w:val="305291"/>
                <w:sz w:val="20"/>
              </w:rPr>
              <w:t>M. Olaleye</w:t>
            </w:r>
          </w:p>
        </w:tc>
        <w:tc>
          <w:tcPr>
            <w:tcW w:w="1276" w:type="dxa"/>
            <w:vAlign w:val="center"/>
          </w:tcPr>
          <w:p w14:paraId="5578744F" w14:textId="055E5ECB" w:rsidR="003372EC" w:rsidRPr="00F1047E" w:rsidRDefault="003372EC" w:rsidP="003372EC">
            <w:pPr>
              <w:pStyle w:val="Tleft8"/>
              <w:rPr>
                <w:color w:val="305291"/>
                <w:sz w:val="20"/>
              </w:rPr>
            </w:pPr>
            <w:r w:rsidRPr="00455C6A">
              <w:rPr>
                <w:rFonts w:cs="Arial"/>
                <w:color w:val="305291"/>
                <w:sz w:val="20"/>
              </w:rPr>
              <w:t xml:space="preserve">A. </w:t>
            </w:r>
            <w:r>
              <w:rPr>
                <w:rFonts w:cs="Arial"/>
                <w:color w:val="305291"/>
                <w:sz w:val="20"/>
              </w:rPr>
              <w:t>Oshodi</w:t>
            </w:r>
          </w:p>
        </w:tc>
      </w:tr>
      <w:tr w:rsidR="006A2527" w:rsidRPr="00CA2BDB" w14:paraId="4F059F4B" w14:textId="77777777" w:rsidTr="001E34E8">
        <w:tc>
          <w:tcPr>
            <w:tcW w:w="709" w:type="dxa"/>
            <w:vAlign w:val="center"/>
          </w:tcPr>
          <w:p w14:paraId="72740C8B" w14:textId="77777777" w:rsidR="006A2527" w:rsidRPr="00CA2BDB" w:rsidRDefault="006A2527" w:rsidP="006A2527">
            <w:pPr>
              <w:pStyle w:val="Ttitle"/>
              <w:rPr>
                <w:rFonts w:cs="Arial"/>
                <w:caps/>
                <w:color w:val="305291"/>
              </w:rPr>
            </w:pPr>
            <w:r w:rsidRPr="00CA2BDB">
              <w:rPr>
                <w:rFonts w:cs="Arial"/>
                <w:caps/>
                <w:color w:val="305291"/>
              </w:rPr>
              <w:t>Rev.</w:t>
            </w:r>
          </w:p>
        </w:tc>
        <w:tc>
          <w:tcPr>
            <w:tcW w:w="1276" w:type="dxa"/>
            <w:vAlign w:val="center"/>
          </w:tcPr>
          <w:p w14:paraId="691212BA" w14:textId="77777777" w:rsidR="006A2527" w:rsidRPr="00CA2BDB" w:rsidRDefault="006A2527" w:rsidP="006A2527">
            <w:pPr>
              <w:pStyle w:val="Ttitle"/>
              <w:rPr>
                <w:rFonts w:cs="Arial"/>
                <w:caps/>
                <w:color w:val="305291"/>
              </w:rPr>
            </w:pPr>
            <w:r w:rsidRPr="00CA2BDB">
              <w:rPr>
                <w:rFonts w:cs="Arial"/>
                <w:caps/>
                <w:color w:val="305291"/>
              </w:rPr>
              <w:t>Date</w:t>
            </w:r>
          </w:p>
        </w:tc>
        <w:tc>
          <w:tcPr>
            <w:tcW w:w="2551" w:type="dxa"/>
            <w:vAlign w:val="center"/>
          </w:tcPr>
          <w:p w14:paraId="75654880" w14:textId="77777777" w:rsidR="006A2527" w:rsidRPr="00CA2BDB" w:rsidRDefault="006A2527" w:rsidP="006A2527">
            <w:pPr>
              <w:pStyle w:val="Ttitle"/>
              <w:rPr>
                <w:rFonts w:cs="Arial"/>
                <w:caps/>
                <w:color w:val="305291"/>
              </w:rPr>
            </w:pPr>
            <w:r w:rsidRPr="00CA2BDB">
              <w:rPr>
                <w:rFonts w:cs="Arial"/>
                <w:caps/>
                <w:color w:val="305291"/>
              </w:rPr>
              <w:t>Purpose</w:t>
            </w:r>
          </w:p>
        </w:tc>
        <w:tc>
          <w:tcPr>
            <w:tcW w:w="2127" w:type="dxa"/>
            <w:vAlign w:val="center"/>
          </w:tcPr>
          <w:p w14:paraId="499B5C06" w14:textId="77777777" w:rsidR="006A2527" w:rsidRPr="00CA2BDB" w:rsidRDefault="006A2527" w:rsidP="006A2527">
            <w:pPr>
              <w:pStyle w:val="Ttitle"/>
              <w:rPr>
                <w:rFonts w:cs="Arial"/>
                <w:caps/>
                <w:color w:val="305291"/>
              </w:rPr>
            </w:pPr>
            <w:r w:rsidRPr="00CA2BDB">
              <w:rPr>
                <w:rFonts w:cs="Arial"/>
                <w:caps/>
                <w:color w:val="305291"/>
              </w:rPr>
              <w:t>Prepared</w:t>
            </w:r>
          </w:p>
        </w:tc>
        <w:tc>
          <w:tcPr>
            <w:tcW w:w="1559" w:type="dxa"/>
            <w:vAlign w:val="center"/>
          </w:tcPr>
          <w:p w14:paraId="68262007" w14:textId="77777777" w:rsidR="006A2527" w:rsidRPr="00CA2BDB" w:rsidRDefault="006A2527" w:rsidP="006A2527">
            <w:pPr>
              <w:pStyle w:val="Ttitle"/>
              <w:rPr>
                <w:rFonts w:cs="Arial"/>
                <w:caps/>
                <w:color w:val="305291"/>
              </w:rPr>
            </w:pPr>
            <w:r w:rsidRPr="00CA2BDB">
              <w:rPr>
                <w:rFonts w:cs="Arial"/>
                <w:caps/>
                <w:color w:val="305291"/>
              </w:rPr>
              <w:t>Checked</w:t>
            </w:r>
          </w:p>
        </w:tc>
        <w:tc>
          <w:tcPr>
            <w:tcW w:w="1276" w:type="dxa"/>
            <w:vAlign w:val="center"/>
          </w:tcPr>
          <w:p w14:paraId="19A7A22F" w14:textId="77777777" w:rsidR="006A2527" w:rsidRPr="00CA2BDB" w:rsidRDefault="006A2527" w:rsidP="006A2527">
            <w:pPr>
              <w:pStyle w:val="Ttitle"/>
              <w:rPr>
                <w:rFonts w:cs="Arial"/>
                <w:caps/>
                <w:color w:val="305291"/>
              </w:rPr>
            </w:pPr>
            <w:r w:rsidRPr="00CA2BDB">
              <w:rPr>
                <w:rFonts w:cs="Arial"/>
                <w:caps/>
                <w:color w:val="305291"/>
              </w:rPr>
              <w:t>Approved</w:t>
            </w:r>
          </w:p>
        </w:tc>
      </w:tr>
    </w:tbl>
    <w:p w14:paraId="25BCDF42" w14:textId="77777777" w:rsidR="00CF24B4" w:rsidRPr="00F1047E" w:rsidRDefault="00CF24B4" w:rsidP="00CF24B4">
      <w:pPr>
        <w:rPr>
          <w:color w:val="305291"/>
          <w:sz w:val="20"/>
          <w:szCs w:val="20"/>
        </w:rPr>
      </w:pPr>
    </w:p>
    <w:p w14:paraId="64FA1D7D" w14:textId="77777777" w:rsidR="00DE6591" w:rsidRPr="00F1047E" w:rsidRDefault="00CF24B4" w:rsidP="00DE6591">
      <w:pPr>
        <w:jc w:val="center"/>
        <w:rPr>
          <w:color w:val="305291"/>
          <w:sz w:val="20"/>
          <w:szCs w:val="20"/>
        </w:rPr>
      </w:pPr>
      <w:r w:rsidRPr="00F1047E">
        <w:rPr>
          <w:sz w:val="20"/>
          <w:szCs w:val="20"/>
        </w:rPr>
        <w:br w:type="page"/>
      </w:r>
    </w:p>
    <w:p w14:paraId="6A4A4309" w14:textId="77777777" w:rsidR="00DE6591" w:rsidRPr="00CA2BDB" w:rsidRDefault="00DE6591" w:rsidP="00A3382D">
      <w:pPr>
        <w:pStyle w:val="Textnormal"/>
        <w:jc w:val="center"/>
        <w:rPr>
          <w:color w:val="305291" w:themeColor="accent1"/>
        </w:rPr>
      </w:pPr>
    </w:p>
    <w:p w14:paraId="3DFAAF6C" w14:textId="77777777" w:rsidR="00DE6591" w:rsidRPr="00CA2BDB" w:rsidRDefault="00DE6591" w:rsidP="00A3382D">
      <w:pPr>
        <w:pStyle w:val="Textnormal"/>
        <w:jc w:val="center"/>
        <w:rPr>
          <w:color w:val="305291" w:themeColor="accent1"/>
        </w:rPr>
      </w:pPr>
    </w:p>
    <w:p w14:paraId="5528A570" w14:textId="77777777" w:rsidR="00DE6591" w:rsidRPr="00CA2BDB" w:rsidRDefault="00DE6591" w:rsidP="00A3382D">
      <w:pPr>
        <w:pStyle w:val="Textnormal"/>
        <w:jc w:val="center"/>
        <w:rPr>
          <w:b/>
          <w:color w:val="305291" w:themeColor="accent1"/>
        </w:rPr>
      </w:pPr>
      <w:r w:rsidRPr="00CA2BDB">
        <w:rPr>
          <w:b/>
          <w:color w:val="305291" w:themeColor="accent1"/>
        </w:rPr>
        <w:t>YOUR POINT OF CONTACT WITHIN ILF</w:t>
      </w:r>
    </w:p>
    <w:p w14:paraId="135FA669" w14:textId="2A8D2C29" w:rsidR="00DE6591" w:rsidRPr="00CA2BDB" w:rsidRDefault="00DE6591" w:rsidP="00A3382D">
      <w:pPr>
        <w:pStyle w:val="Textnormal"/>
        <w:jc w:val="center"/>
        <w:rPr>
          <w:color w:val="305291" w:themeColor="accent1"/>
        </w:rPr>
      </w:pPr>
    </w:p>
    <w:p w14:paraId="04E3ED1A" w14:textId="77777777" w:rsidR="00462F79" w:rsidRPr="00CA2BDB" w:rsidRDefault="00462F79" w:rsidP="00A3382D">
      <w:pPr>
        <w:pStyle w:val="Textnormal"/>
        <w:jc w:val="center"/>
        <w:rPr>
          <w:color w:val="305291" w:themeColor="accent1"/>
        </w:rPr>
      </w:pPr>
    </w:p>
    <w:p w14:paraId="577FD320" w14:textId="6196A62C" w:rsidR="00DE6591" w:rsidRPr="00CA2BDB" w:rsidRDefault="00E76488" w:rsidP="00A3382D">
      <w:pPr>
        <w:pStyle w:val="Textnormal"/>
        <w:jc w:val="center"/>
        <w:rPr>
          <w:color w:val="305291" w:themeColor="accent1"/>
          <w:lang w:eastAsia="de-DE"/>
        </w:rPr>
      </w:pPr>
      <w:r>
        <w:rPr>
          <w:color w:val="305291" w:themeColor="accent1"/>
          <w:highlight w:val="yellow"/>
          <w:lang w:eastAsia="de-DE"/>
        </w:rPr>
        <w:pict w14:anchorId="305B9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201.75pt">
            <v:imagedata r:id="rId18" o:title="2L3A8772"/>
          </v:shape>
        </w:pict>
      </w:r>
      <w:r w:rsidR="00814C91" w:rsidRPr="00CA2BDB">
        <w:rPr>
          <w:color w:val="305291" w:themeColor="accent1"/>
          <w:highlight w:val="yellow"/>
          <w:lang w:eastAsia="de-DE"/>
        </w:rPr>
        <w:t xml:space="preserve"> </w:t>
      </w:r>
    </w:p>
    <w:p w14:paraId="480ECDB8" w14:textId="77777777" w:rsidR="00462F79" w:rsidRPr="00CA2BDB" w:rsidRDefault="00462F79" w:rsidP="00A3382D">
      <w:pPr>
        <w:pStyle w:val="Textnormal"/>
        <w:jc w:val="center"/>
        <w:rPr>
          <w:b/>
          <w:color w:val="305291" w:themeColor="accent1"/>
        </w:rPr>
      </w:pPr>
    </w:p>
    <w:p w14:paraId="6001A961" w14:textId="77777777" w:rsidR="00DE6591" w:rsidRPr="00CA2BDB" w:rsidRDefault="00DE6591" w:rsidP="00A3382D">
      <w:pPr>
        <w:pStyle w:val="Textnormal"/>
        <w:jc w:val="center"/>
        <w:rPr>
          <w:b/>
          <w:color w:val="305291" w:themeColor="accent1"/>
          <w:highlight w:val="yellow"/>
        </w:rPr>
      </w:pPr>
    </w:p>
    <w:p w14:paraId="3ACBCD66" w14:textId="1319CDFA" w:rsidR="00DE6591" w:rsidRPr="00CA2BDB" w:rsidRDefault="00BF4FAA" w:rsidP="00A3382D">
      <w:pPr>
        <w:pStyle w:val="Textnormal"/>
        <w:jc w:val="center"/>
        <w:rPr>
          <w:b/>
          <w:color w:val="305291" w:themeColor="accent1"/>
        </w:rPr>
      </w:pPr>
      <w:r w:rsidRPr="00CA2BDB">
        <w:rPr>
          <w:b/>
          <w:color w:val="305291" w:themeColor="accent1"/>
        </w:rPr>
        <w:t>ABIODUN OSHODI</w:t>
      </w:r>
    </w:p>
    <w:p w14:paraId="37938FC2" w14:textId="77777777" w:rsidR="00DE6591" w:rsidRPr="00CA2BDB" w:rsidRDefault="00DE6591" w:rsidP="00A3382D">
      <w:pPr>
        <w:pStyle w:val="Textnormal"/>
        <w:jc w:val="center"/>
        <w:rPr>
          <w:color w:val="305291" w:themeColor="accent1"/>
          <w:highlight w:val="yellow"/>
        </w:rPr>
      </w:pPr>
    </w:p>
    <w:p w14:paraId="32FEC6D1" w14:textId="549E5E1B" w:rsidR="00DE6591" w:rsidRPr="00CA2BDB" w:rsidRDefault="00DE6591" w:rsidP="00A3382D">
      <w:pPr>
        <w:pStyle w:val="Textnormal"/>
        <w:jc w:val="center"/>
        <w:rPr>
          <w:b/>
          <w:color w:val="305291" w:themeColor="accent1"/>
        </w:rPr>
      </w:pPr>
      <w:r w:rsidRPr="00CA2BDB">
        <w:rPr>
          <w:b/>
          <w:color w:val="305291" w:themeColor="accent1"/>
        </w:rPr>
        <w:t xml:space="preserve">ILF </w:t>
      </w:r>
      <w:r w:rsidR="00BF4FAA" w:rsidRPr="00CA2BDB">
        <w:rPr>
          <w:b/>
          <w:color w:val="305291" w:themeColor="accent1"/>
        </w:rPr>
        <w:t xml:space="preserve">Engineers Nigeria Ltd. </w:t>
      </w:r>
    </w:p>
    <w:p w14:paraId="252C24D8" w14:textId="77777777" w:rsidR="00BF4FAA" w:rsidRPr="00CA2BDB" w:rsidRDefault="00BF4FAA" w:rsidP="00A3382D">
      <w:pPr>
        <w:pStyle w:val="Textnormal"/>
        <w:jc w:val="center"/>
        <w:rPr>
          <w:color w:val="305291" w:themeColor="accent1"/>
        </w:rPr>
      </w:pPr>
      <w:r w:rsidRPr="00CA2BDB">
        <w:rPr>
          <w:color w:val="305291" w:themeColor="accent1"/>
        </w:rPr>
        <w:t>TCF Tower, 33 Adeola Hopewell Street</w:t>
      </w:r>
    </w:p>
    <w:p w14:paraId="731E0262" w14:textId="64D0F426" w:rsidR="00DE6591" w:rsidRPr="00CA2BDB" w:rsidRDefault="00BF4FAA" w:rsidP="00A3382D">
      <w:pPr>
        <w:pStyle w:val="Textnormal"/>
        <w:jc w:val="center"/>
        <w:rPr>
          <w:color w:val="305291" w:themeColor="accent1"/>
        </w:rPr>
      </w:pPr>
      <w:r w:rsidRPr="00CA2BDB">
        <w:rPr>
          <w:color w:val="305291" w:themeColor="accent1"/>
        </w:rPr>
        <w:t>Victoria Island, Lagos, Nigeria</w:t>
      </w:r>
    </w:p>
    <w:p w14:paraId="0174DCE9" w14:textId="77777777" w:rsidR="00DE6591" w:rsidRPr="00CA2BDB" w:rsidRDefault="00DE6591" w:rsidP="00A3382D">
      <w:pPr>
        <w:pStyle w:val="Textnormal"/>
        <w:jc w:val="center"/>
        <w:rPr>
          <w:color w:val="305291" w:themeColor="accent1"/>
        </w:rPr>
      </w:pPr>
    </w:p>
    <w:p w14:paraId="7B4B8C5D" w14:textId="3D480FBD" w:rsidR="00DE6591" w:rsidRPr="00CA2BDB" w:rsidRDefault="00DE6591" w:rsidP="00A3382D">
      <w:pPr>
        <w:pStyle w:val="Textnormal"/>
        <w:jc w:val="center"/>
        <w:rPr>
          <w:color w:val="305291" w:themeColor="accent1"/>
          <w:lang w:val="it-IT" w:eastAsia="en-GB"/>
        </w:rPr>
      </w:pPr>
      <w:r w:rsidRPr="00CA2BDB">
        <w:rPr>
          <w:rFonts w:eastAsiaTheme="minorEastAsia"/>
          <w:color w:val="305291" w:themeColor="accent1"/>
          <w:lang w:val="it-IT"/>
        </w:rPr>
        <w:t xml:space="preserve">Tel.: </w:t>
      </w:r>
      <w:r w:rsidR="00BF4FAA" w:rsidRPr="00CA2BDB">
        <w:rPr>
          <w:rFonts w:eastAsiaTheme="minorEastAsia"/>
          <w:color w:val="305291" w:themeColor="accent1"/>
          <w:lang w:val="it-IT"/>
        </w:rPr>
        <w:t>+234 / (0) 1 453 7015</w:t>
      </w:r>
      <w:r w:rsidR="00347C26" w:rsidRPr="00CA2BDB">
        <w:rPr>
          <w:rFonts w:eastAsiaTheme="minorEastAsia"/>
          <w:color w:val="305291" w:themeColor="accent1"/>
          <w:lang w:val="it-IT"/>
        </w:rPr>
        <w:t>/ 7016</w:t>
      </w:r>
    </w:p>
    <w:p w14:paraId="7D7E5678" w14:textId="77BB20F6" w:rsidR="00DE6591" w:rsidRPr="00CA2BDB" w:rsidRDefault="00DE6591" w:rsidP="00A3382D">
      <w:pPr>
        <w:pStyle w:val="Textnormal"/>
        <w:jc w:val="center"/>
        <w:rPr>
          <w:rFonts w:eastAsiaTheme="minorEastAsia"/>
          <w:color w:val="305291" w:themeColor="accent1"/>
          <w:lang w:val="it-IT"/>
        </w:rPr>
      </w:pPr>
    </w:p>
    <w:p w14:paraId="72C8385F" w14:textId="642696D1" w:rsidR="00DE6591" w:rsidRPr="00CA2BDB" w:rsidRDefault="00DE6591" w:rsidP="00A3382D">
      <w:pPr>
        <w:pStyle w:val="Textnormal"/>
        <w:jc w:val="center"/>
        <w:rPr>
          <w:rFonts w:eastAsiaTheme="minorEastAsia"/>
          <w:color w:val="305291" w:themeColor="accent1"/>
          <w:lang w:val="it-IT"/>
        </w:rPr>
      </w:pPr>
      <w:r w:rsidRPr="00CA2BDB">
        <w:rPr>
          <w:rFonts w:eastAsiaTheme="minorEastAsia"/>
          <w:color w:val="305291" w:themeColor="accent1"/>
          <w:lang w:val="it-IT"/>
        </w:rPr>
        <w:t xml:space="preserve">mailto: </w:t>
      </w:r>
      <w:hyperlink r:id="rId19" w:history="1">
        <w:r w:rsidR="00BF4FAA" w:rsidRPr="00CA2BDB">
          <w:rPr>
            <w:rStyle w:val="Hyperlink"/>
            <w:rFonts w:eastAsiaTheme="minorEastAsia"/>
            <w:lang w:val="it-IT"/>
          </w:rPr>
          <w:t>Abiodun.Oshodi@ilf.com</w:t>
        </w:r>
      </w:hyperlink>
    </w:p>
    <w:p w14:paraId="06277B3E" w14:textId="77777777" w:rsidR="00DE6591" w:rsidRPr="00CA2BDB" w:rsidRDefault="00DE6591" w:rsidP="00A3382D">
      <w:pPr>
        <w:pStyle w:val="Textnormal"/>
        <w:jc w:val="center"/>
        <w:rPr>
          <w:color w:val="305291" w:themeColor="accent1"/>
          <w:lang w:val="it-IT"/>
        </w:rPr>
      </w:pPr>
    </w:p>
    <w:p w14:paraId="33AFAE33" w14:textId="77777777" w:rsidR="00DE6591" w:rsidRPr="00CA2BDB" w:rsidRDefault="00DE6591" w:rsidP="00A3382D">
      <w:pPr>
        <w:pStyle w:val="Textnormal"/>
        <w:jc w:val="center"/>
        <w:rPr>
          <w:rStyle w:val="Hyperlink"/>
          <w:color w:val="305291" w:themeColor="accent1"/>
        </w:rPr>
      </w:pPr>
      <w:r w:rsidRPr="00CA2BDB">
        <w:rPr>
          <w:rStyle w:val="Hyperlink"/>
          <w:color w:val="305291" w:themeColor="accent1"/>
        </w:rPr>
        <w:t>www.ilf.com</w:t>
      </w:r>
    </w:p>
    <w:p w14:paraId="32A0B08B" w14:textId="77777777" w:rsidR="008A3CEE" w:rsidRPr="00CA2BDB" w:rsidRDefault="008A3CEE">
      <w:pPr>
        <w:overflowPunct/>
        <w:autoSpaceDE/>
        <w:autoSpaceDN/>
        <w:adjustRightInd/>
        <w:jc w:val="left"/>
        <w:textAlignment w:val="auto"/>
        <w:rPr>
          <w:rStyle w:val="Hyperlink"/>
          <w:color w:val="305291" w:themeColor="accent1"/>
          <w:sz w:val="20"/>
          <w:szCs w:val="20"/>
          <w:lang w:eastAsia="en-US"/>
        </w:rPr>
      </w:pPr>
      <w:r w:rsidRPr="00F1047E">
        <w:rPr>
          <w:rStyle w:val="Hyperlink"/>
          <w:color w:val="305291" w:themeColor="accent1"/>
          <w:sz w:val="20"/>
          <w:szCs w:val="20"/>
        </w:rPr>
        <w:br w:type="page"/>
      </w:r>
    </w:p>
    <w:p w14:paraId="0A233FEC" w14:textId="77777777" w:rsidR="00C1162D" w:rsidRPr="00F1047E" w:rsidRDefault="000C4F9E" w:rsidP="008D0E36">
      <w:pPr>
        <w:pStyle w:val="Content"/>
      </w:pPr>
      <w:r w:rsidRPr="00F1047E">
        <w:lastRenderedPageBreak/>
        <w:t>TABLE OF CONTENTS</w:t>
      </w:r>
    </w:p>
    <w:p w14:paraId="03448A35" w14:textId="0D0C3BC2" w:rsidR="001A4CD5" w:rsidRDefault="00F65186">
      <w:pPr>
        <w:pStyle w:val="TOC1"/>
        <w:rPr>
          <w:rFonts w:asciiTheme="minorHAnsi" w:hAnsiTheme="minorHAnsi"/>
          <w:b w:val="0"/>
          <w:caps w:val="0"/>
          <w:color w:val="auto"/>
          <w:lang w:val="en-NG" w:eastAsia="en-NG"/>
        </w:rPr>
      </w:pPr>
      <w:r w:rsidRPr="00F1047E">
        <w:rPr>
          <w:sz w:val="20"/>
          <w:szCs w:val="20"/>
          <w:lang w:val="en-US"/>
        </w:rPr>
        <w:fldChar w:fldCharType="begin"/>
      </w:r>
      <w:r w:rsidRPr="00F1047E">
        <w:rPr>
          <w:sz w:val="20"/>
          <w:szCs w:val="20"/>
          <w:lang w:val="en-US"/>
        </w:rPr>
        <w:instrText xml:space="preserve"> TOC \o "1-2" \h \z \u </w:instrText>
      </w:r>
      <w:r w:rsidRPr="00F1047E">
        <w:rPr>
          <w:sz w:val="20"/>
          <w:szCs w:val="20"/>
          <w:lang w:val="en-US"/>
        </w:rPr>
        <w:fldChar w:fldCharType="separate"/>
      </w:r>
      <w:hyperlink w:anchor="_Toc132726712" w:history="1">
        <w:r w:rsidR="001A4CD5" w:rsidRPr="009F6030">
          <w:rPr>
            <w:rStyle w:val="Hyperlink"/>
          </w:rPr>
          <w:t>1</w:t>
        </w:r>
        <w:r w:rsidR="001A4CD5">
          <w:rPr>
            <w:rFonts w:asciiTheme="minorHAnsi" w:hAnsiTheme="minorHAnsi"/>
            <w:b w:val="0"/>
            <w:caps w:val="0"/>
            <w:color w:val="auto"/>
            <w:lang w:val="en-NG" w:eastAsia="en-NG"/>
          </w:rPr>
          <w:tab/>
        </w:r>
        <w:r w:rsidR="001A4CD5" w:rsidRPr="009F6030">
          <w:rPr>
            <w:rStyle w:val="Hyperlink"/>
          </w:rPr>
          <w:t>INTRODUCTION</w:t>
        </w:r>
        <w:r w:rsidR="001A4CD5">
          <w:rPr>
            <w:webHidden/>
          </w:rPr>
          <w:tab/>
        </w:r>
        <w:r w:rsidR="001A4CD5">
          <w:rPr>
            <w:webHidden/>
          </w:rPr>
          <w:fldChar w:fldCharType="begin"/>
        </w:r>
        <w:r w:rsidR="001A4CD5">
          <w:rPr>
            <w:webHidden/>
          </w:rPr>
          <w:instrText xml:space="preserve"> PAGEREF _Toc132726712 \h </w:instrText>
        </w:r>
        <w:r w:rsidR="001A4CD5">
          <w:rPr>
            <w:webHidden/>
          </w:rPr>
        </w:r>
        <w:r w:rsidR="001A4CD5">
          <w:rPr>
            <w:webHidden/>
          </w:rPr>
          <w:fldChar w:fldCharType="separate"/>
        </w:r>
        <w:r w:rsidR="00C5725A">
          <w:rPr>
            <w:webHidden/>
          </w:rPr>
          <w:t>6</w:t>
        </w:r>
        <w:r w:rsidR="001A4CD5">
          <w:rPr>
            <w:webHidden/>
          </w:rPr>
          <w:fldChar w:fldCharType="end"/>
        </w:r>
      </w:hyperlink>
    </w:p>
    <w:p w14:paraId="7776C0BB" w14:textId="615AF830" w:rsidR="001A4CD5" w:rsidRDefault="001A4CD5">
      <w:pPr>
        <w:pStyle w:val="TOC2"/>
        <w:rPr>
          <w:rFonts w:asciiTheme="minorHAnsi" w:eastAsiaTheme="minorEastAsia" w:hAnsiTheme="minorHAnsi" w:cstheme="minorBidi"/>
          <w:lang w:val="en-NG" w:eastAsia="en-NG"/>
        </w:rPr>
      </w:pPr>
      <w:hyperlink w:anchor="_Toc132726713" w:history="1">
        <w:r w:rsidRPr="009F6030">
          <w:rPr>
            <w:rStyle w:val="Hyperlink"/>
            <w:rFonts w:cs="Arial"/>
          </w:rPr>
          <w:t>1.1</w:t>
        </w:r>
        <w:r>
          <w:rPr>
            <w:rFonts w:asciiTheme="minorHAnsi" w:eastAsiaTheme="minorEastAsia" w:hAnsiTheme="minorHAnsi" w:cstheme="minorBidi"/>
            <w:lang w:val="en-NG" w:eastAsia="en-NG"/>
          </w:rPr>
          <w:tab/>
        </w:r>
        <w:r w:rsidRPr="009F6030">
          <w:rPr>
            <w:rStyle w:val="Hyperlink"/>
            <w:rFonts w:cs="Arial"/>
          </w:rPr>
          <w:t>Background</w:t>
        </w:r>
        <w:r>
          <w:rPr>
            <w:webHidden/>
          </w:rPr>
          <w:tab/>
        </w:r>
        <w:r>
          <w:rPr>
            <w:webHidden/>
          </w:rPr>
          <w:fldChar w:fldCharType="begin"/>
        </w:r>
        <w:r>
          <w:rPr>
            <w:webHidden/>
          </w:rPr>
          <w:instrText xml:space="preserve"> PAGEREF _Toc132726713 \h </w:instrText>
        </w:r>
        <w:r>
          <w:rPr>
            <w:webHidden/>
          </w:rPr>
        </w:r>
        <w:r>
          <w:rPr>
            <w:webHidden/>
          </w:rPr>
          <w:fldChar w:fldCharType="separate"/>
        </w:r>
        <w:r w:rsidR="00C5725A">
          <w:rPr>
            <w:webHidden/>
          </w:rPr>
          <w:t>6</w:t>
        </w:r>
        <w:r>
          <w:rPr>
            <w:webHidden/>
          </w:rPr>
          <w:fldChar w:fldCharType="end"/>
        </w:r>
      </w:hyperlink>
    </w:p>
    <w:p w14:paraId="21CCCFF5" w14:textId="0D2A0519" w:rsidR="001A4CD5" w:rsidRDefault="001A4CD5">
      <w:pPr>
        <w:pStyle w:val="TOC2"/>
        <w:rPr>
          <w:rFonts w:asciiTheme="minorHAnsi" w:eastAsiaTheme="minorEastAsia" w:hAnsiTheme="minorHAnsi" w:cstheme="minorBidi"/>
          <w:lang w:val="en-NG" w:eastAsia="en-NG"/>
        </w:rPr>
      </w:pPr>
      <w:hyperlink w:anchor="_Toc132726714" w:history="1">
        <w:r w:rsidRPr="009F6030">
          <w:rPr>
            <w:rStyle w:val="Hyperlink"/>
            <w:rFonts w:cs="Arial"/>
          </w:rPr>
          <w:t>1.2</w:t>
        </w:r>
        <w:r>
          <w:rPr>
            <w:rFonts w:asciiTheme="minorHAnsi" w:eastAsiaTheme="minorEastAsia" w:hAnsiTheme="minorHAnsi" w:cstheme="minorBidi"/>
            <w:lang w:val="en-NG" w:eastAsia="en-NG"/>
          </w:rPr>
          <w:tab/>
        </w:r>
        <w:r w:rsidRPr="009F6030">
          <w:rPr>
            <w:rStyle w:val="Hyperlink"/>
            <w:rFonts w:cs="Arial"/>
          </w:rPr>
          <w:t>Request for Proposal</w:t>
        </w:r>
        <w:r>
          <w:rPr>
            <w:webHidden/>
          </w:rPr>
          <w:tab/>
        </w:r>
        <w:r>
          <w:rPr>
            <w:webHidden/>
          </w:rPr>
          <w:fldChar w:fldCharType="begin"/>
        </w:r>
        <w:r>
          <w:rPr>
            <w:webHidden/>
          </w:rPr>
          <w:instrText xml:space="preserve"> PAGEREF _Toc132726714 \h </w:instrText>
        </w:r>
        <w:r>
          <w:rPr>
            <w:webHidden/>
          </w:rPr>
        </w:r>
        <w:r>
          <w:rPr>
            <w:webHidden/>
          </w:rPr>
          <w:fldChar w:fldCharType="separate"/>
        </w:r>
        <w:r w:rsidR="00C5725A">
          <w:rPr>
            <w:webHidden/>
          </w:rPr>
          <w:t>6</w:t>
        </w:r>
        <w:r>
          <w:rPr>
            <w:webHidden/>
          </w:rPr>
          <w:fldChar w:fldCharType="end"/>
        </w:r>
      </w:hyperlink>
    </w:p>
    <w:p w14:paraId="4952A486" w14:textId="76F31F6A" w:rsidR="001A4CD5" w:rsidRDefault="001A4CD5">
      <w:pPr>
        <w:pStyle w:val="TOC2"/>
        <w:rPr>
          <w:rFonts w:asciiTheme="minorHAnsi" w:eastAsiaTheme="minorEastAsia" w:hAnsiTheme="minorHAnsi" w:cstheme="minorBidi"/>
          <w:lang w:val="en-NG" w:eastAsia="en-NG"/>
        </w:rPr>
      </w:pPr>
      <w:hyperlink w:anchor="_Toc132726715" w:history="1">
        <w:r w:rsidRPr="009F6030">
          <w:rPr>
            <w:rStyle w:val="Hyperlink"/>
            <w:rFonts w:cs="Arial"/>
          </w:rPr>
          <w:t>1.3</w:t>
        </w:r>
        <w:r>
          <w:rPr>
            <w:rFonts w:asciiTheme="minorHAnsi" w:eastAsiaTheme="minorEastAsia" w:hAnsiTheme="minorHAnsi" w:cstheme="minorBidi"/>
            <w:lang w:val="en-NG" w:eastAsia="en-NG"/>
          </w:rPr>
          <w:tab/>
        </w:r>
        <w:r w:rsidRPr="009F6030">
          <w:rPr>
            <w:rStyle w:val="Hyperlink"/>
            <w:rFonts w:cs="Arial"/>
          </w:rPr>
          <w:t>Purpose of this document</w:t>
        </w:r>
        <w:r>
          <w:rPr>
            <w:webHidden/>
          </w:rPr>
          <w:tab/>
        </w:r>
        <w:r>
          <w:rPr>
            <w:webHidden/>
          </w:rPr>
          <w:fldChar w:fldCharType="begin"/>
        </w:r>
        <w:r>
          <w:rPr>
            <w:webHidden/>
          </w:rPr>
          <w:instrText xml:space="preserve"> PAGEREF _Toc132726715 \h </w:instrText>
        </w:r>
        <w:r>
          <w:rPr>
            <w:webHidden/>
          </w:rPr>
        </w:r>
        <w:r>
          <w:rPr>
            <w:webHidden/>
          </w:rPr>
          <w:fldChar w:fldCharType="separate"/>
        </w:r>
        <w:r w:rsidR="00C5725A">
          <w:rPr>
            <w:webHidden/>
          </w:rPr>
          <w:t>6</w:t>
        </w:r>
        <w:r>
          <w:rPr>
            <w:webHidden/>
          </w:rPr>
          <w:fldChar w:fldCharType="end"/>
        </w:r>
      </w:hyperlink>
    </w:p>
    <w:p w14:paraId="027E7D34" w14:textId="3DE7F7AE" w:rsidR="001A4CD5" w:rsidRDefault="001A4CD5">
      <w:pPr>
        <w:pStyle w:val="TOC2"/>
        <w:rPr>
          <w:rFonts w:asciiTheme="minorHAnsi" w:eastAsiaTheme="minorEastAsia" w:hAnsiTheme="minorHAnsi" w:cstheme="minorBidi"/>
          <w:lang w:val="en-NG" w:eastAsia="en-NG"/>
        </w:rPr>
      </w:pPr>
      <w:hyperlink w:anchor="_Toc132726716" w:history="1">
        <w:r w:rsidRPr="009F6030">
          <w:rPr>
            <w:rStyle w:val="Hyperlink"/>
            <w:rFonts w:cs="Arial"/>
          </w:rPr>
          <w:t>1.4</w:t>
        </w:r>
        <w:r>
          <w:rPr>
            <w:rFonts w:asciiTheme="minorHAnsi" w:eastAsiaTheme="minorEastAsia" w:hAnsiTheme="minorHAnsi" w:cstheme="minorBidi"/>
            <w:lang w:val="en-NG" w:eastAsia="en-NG"/>
          </w:rPr>
          <w:tab/>
        </w:r>
        <w:r w:rsidRPr="009F6030">
          <w:rPr>
            <w:rStyle w:val="Hyperlink"/>
            <w:rFonts w:cs="Arial"/>
          </w:rPr>
          <w:t>Validity of Offer</w:t>
        </w:r>
        <w:r>
          <w:rPr>
            <w:webHidden/>
          </w:rPr>
          <w:tab/>
        </w:r>
        <w:r>
          <w:rPr>
            <w:webHidden/>
          </w:rPr>
          <w:fldChar w:fldCharType="begin"/>
        </w:r>
        <w:r>
          <w:rPr>
            <w:webHidden/>
          </w:rPr>
          <w:instrText xml:space="preserve"> PAGEREF _Toc132726716 \h </w:instrText>
        </w:r>
        <w:r>
          <w:rPr>
            <w:webHidden/>
          </w:rPr>
        </w:r>
        <w:r>
          <w:rPr>
            <w:webHidden/>
          </w:rPr>
          <w:fldChar w:fldCharType="separate"/>
        </w:r>
        <w:r w:rsidR="00C5725A">
          <w:rPr>
            <w:webHidden/>
          </w:rPr>
          <w:t>6</w:t>
        </w:r>
        <w:r>
          <w:rPr>
            <w:webHidden/>
          </w:rPr>
          <w:fldChar w:fldCharType="end"/>
        </w:r>
      </w:hyperlink>
    </w:p>
    <w:p w14:paraId="4995E32C" w14:textId="653028A4" w:rsidR="001A4CD5" w:rsidRDefault="001A4CD5">
      <w:pPr>
        <w:pStyle w:val="TOC2"/>
        <w:rPr>
          <w:rFonts w:asciiTheme="minorHAnsi" w:eastAsiaTheme="minorEastAsia" w:hAnsiTheme="minorHAnsi" w:cstheme="minorBidi"/>
          <w:lang w:val="en-NG" w:eastAsia="en-NG"/>
        </w:rPr>
      </w:pPr>
      <w:hyperlink w:anchor="_Toc132726717" w:history="1">
        <w:r w:rsidRPr="009F6030">
          <w:rPr>
            <w:rStyle w:val="Hyperlink"/>
            <w:rFonts w:cs="Arial"/>
          </w:rPr>
          <w:t>1.5</w:t>
        </w:r>
        <w:r>
          <w:rPr>
            <w:rFonts w:asciiTheme="minorHAnsi" w:eastAsiaTheme="minorEastAsia" w:hAnsiTheme="minorHAnsi" w:cstheme="minorBidi"/>
            <w:lang w:val="en-NG" w:eastAsia="en-NG"/>
          </w:rPr>
          <w:tab/>
        </w:r>
        <w:r w:rsidRPr="009F6030">
          <w:rPr>
            <w:rStyle w:val="Hyperlink"/>
            <w:rFonts w:cs="Arial"/>
          </w:rPr>
          <w:t>Objective of the proposed service</w:t>
        </w:r>
        <w:r>
          <w:rPr>
            <w:webHidden/>
          </w:rPr>
          <w:tab/>
        </w:r>
        <w:r>
          <w:rPr>
            <w:webHidden/>
          </w:rPr>
          <w:fldChar w:fldCharType="begin"/>
        </w:r>
        <w:r>
          <w:rPr>
            <w:webHidden/>
          </w:rPr>
          <w:instrText xml:space="preserve"> PAGEREF _Toc132726717 \h </w:instrText>
        </w:r>
        <w:r>
          <w:rPr>
            <w:webHidden/>
          </w:rPr>
        </w:r>
        <w:r>
          <w:rPr>
            <w:webHidden/>
          </w:rPr>
          <w:fldChar w:fldCharType="separate"/>
        </w:r>
        <w:r w:rsidR="00C5725A">
          <w:rPr>
            <w:webHidden/>
          </w:rPr>
          <w:t>7</w:t>
        </w:r>
        <w:r>
          <w:rPr>
            <w:webHidden/>
          </w:rPr>
          <w:fldChar w:fldCharType="end"/>
        </w:r>
      </w:hyperlink>
    </w:p>
    <w:p w14:paraId="1638DA11" w14:textId="633FC1BC" w:rsidR="001A4CD5" w:rsidRDefault="001A4CD5">
      <w:pPr>
        <w:pStyle w:val="TOC1"/>
        <w:rPr>
          <w:rFonts w:asciiTheme="minorHAnsi" w:hAnsiTheme="minorHAnsi"/>
          <w:b w:val="0"/>
          <w:caps w:val="0"/>
          <w:color w:val="auto"/>
          <w:lang w:val="en-NG" w:eastAsia="en-NG"/>
        </w:rPr>
      </w:pPr>
      <w:hyperlink w:anchor="_Toc132726718" w:history="1">
        <w:r w:rsidRPr="009F6030">
          <w:rPr>
            <w:rStyle w:val="Hyperlink"/>
          </w:rPr>
          <w:t>2</w:t>
        </w:r>
        <w:r>
          <w:rPr>
            <w:rFonts w:asciiTheme="minorHAnsi" w:hAnsiTheme="minorHAnsi"/>
            <w:b w:val="0"/>
            <w:caps w:val="0"/>
            <w:color w:val="auto"/>
            <w:lang w:val="en-NG" w:eastAsia="en-NG"/>
          </w:rPr>
          <w:tab/>
        </w:r>
        <w:r w:rsidRPr="009F6030">
          <w:rPr>
            <w:rStyle w:val="Hyperlink"/>
          </w:rPr>
          <w:t>GROUP PROFILE &amp; PHILOSOPHY</w:t>
        </w:r>
        <w:r>
          <w:rPr>
            <w:webHidden/>
          </w:rPr>
          <w:tab/>
        </w:r>
        <w:r>
          <w:rPr>
            <w:webHidden/>
          </w:rPr>
          <w:fldChar w:fldCharType="begin"/>
        </w:r>
        <w:r>
          <w:rPr>
            <w:webHidden/>
          </w:rPr>
          <w:instrText xml:space="preserve"> PAGEREF _Toc132726718 \h </w:instrText>
        </w:r>
        <w:r>
          <w:rPr>
            <w:webHidden/>
          </w:rPr>
        </w:r>
        <w:r>
          <w:rPr>
            <w:webHidden/>
          </w:rPr>
          <w:fldChar w:fldCharType="separate"/>
        </w:r>
        <w:r w:rsidR="00C5725A">
          <w:rPr>
            <w:webHidden/>
          </w:rPr>
          <w:t>8</w:t>
        </w:r>
        <w:r>
          <w:rPr>
            <w:webHidden/>
          </w:rPr>
          <w:fldChar w:fldCharType="end"/>
        </w:r>
      </w:hyperlink>
    </w:p>
    <w:p w14:paraId="1E1288CF" w14:textId="0D3DA954" w:rsidR="001A4CD5" w:rsidRDefault="001A4CD5">
      <w:pPr>
        <w:pStyle w:val="TOC1"/>
        <w:rPr>
          <w:rFonts w:asciiTheme="minorHAnsi" w:hAnsiTheme="minorHAnsi"/>
          <w:b w:val="0"/>
          <w:caps w:val="0"/>
          <w:color w:val="auto"/>
          <w:lang w:val="en-NG" w:eastAsia="en-NG"/>
        </w:rPr>
      </w:pPr>
      <w:hyperlink w:anchor="_Toc132726719" w:history="1">
        <w:r w:rsidRPr="009F6030">
          <w:rPr>
            <w:rStyle w:val="Hyperlink"/>
          </w:rPr>
          <w:t>3</w:t>
        </w:r>
        <w:r>
          <w:rPr>
            <w:rFonts w:asciiTheme="minorHAnsi" w:hAnsiTheme="minorHAnsi"/>
            <w:b w:val="0"/>
            <w:caps w:val="0"/>
            <w:color w:val="auto"/>
            <w:lang w:val="en-NG" w:eastAsia="en-NG"/>
          </w:rPr>
          <w:tab/>
        </w:r>
        <w:r w:rsidRPr="009F6030">
          <w:rPr>
            <w:rStyle w:val="Hyperlink"/>
          </w:rPr>
          <w:t>WORKING EXPERIENCE IN THE REGION</w:t>
        </w:r>
        <w:r>
          <w:rPr>
            <w:webHidden/>
          </w:rPr>
          <w:tab/>
        </w:r>
        <w:r>
          <w:rPr>
            <w:webHidden/>
          </w:rPr>
          <w:fldChar w:fldCharType="begin"/>
        </w:r>
        <w:r>
          <w:rPr>
            <w:webHidden/>
          </w:rPr>
          <w:instrText xml:space="preserve"> PAGEREF _Toc132726719 \h </w:instrText>
        </w:r>
        <w:r>
          <w:rPr>
            <w:webHidden/>
          </w:rPr>
        </w:r>
        <w:r>
          <w:rPr>
            <w:webHidden/>
          </w:rPr>
          <w:fldChar w:fldCharType="separate"/>
        </w:r>
        <w:r w:rsidR="00C5725A">
          <w:rPr>
            <w:webHidden/>
          </w:rPr>
          <w:t>11</w:t>
        </w:r>
        <w:r>
          <w:rPr>
            <w:webHidden/>
          </w:rPr>
          <w:fldChar w:fldCharType="end"/>
        </w:r>
      </w:hyperlink>
    </w:p>
    <w:p w14:paraId="48171D61" w14:textId="39D9903E" w:rsidR="001A4CD5" w:rsidRDefault="001A4CD5">
      <w:pPr>
        <w:pStyle w:val="TOC2"/>
        <w:rPr>
          <w:rFonts w:asciiTheme="minorHAnsi" w:eastAsiaTheme="minorEastAsia" w:hAnsiTheme="minorHAnsi" w:cstheme="minorBidi"/>
          <w:lang w:val="en-NG" w:eastAsia="en-NG"/>
        </w:rPr>
      </w:pPr>
      <w:hyperlink w:anchor="_Toc132726720" w:history="1">
        <w:r w:rsidRPr="009F6030">
          <w:rPr>
            <w:rStyle w:val="Hyperlink"/>
            <w:rFonts w:cs="Arial"/>
          </w:rPr>
          <w:t>3.1</w:t>
        </w:r>
        <w:r>
          <w:rPr>
            <w:rFonts w:asciiTheme="minorHAnsi" w:eastAsiaTheme="minorEastAsia" w:hAnsiTheme="minorHAnsi" w:cstheme="minorBidi"/>
            <w:lang w:val="en-NG" w:eastAsia="en-NG"/>
          </w:rPr>
          <w:tab/>
        </w:r>
        <w:r w:rsidRPr="009F6030">
          <w:rPr>
            <w:rStyle w:val="Hyperlink"/>
            <w:rFonts w:cs="Arial"/>
          </w:rPr>
          <w:t>References</w:t>
        </w:r>
        <w:r>
          <w:rPr>
            <w:webHidden/>
          </w:rPr>
          <w:tab/>
        </w:r>
        <w:r>
          <w:rPr>
            <w:webHidden/>
          </w:rPr>
          <w:fldChar w:fldCharType="begin"/>
        </w:r>
        <w:r>
          <w:rPr>
            <w:webHidden/>
          </w:rPr>
          <w:instrText xml:space="preserve"> PAGEREF _Toc132726720 \h </w:instrText>
        </w:r>
        <w:r>
          <w:rPr>
            <w:webHidden/>
          </w:rPr>
        </w:r>
        <w:r>
          <w:rPr>
            <w:webHidden/>
          </w:rPr>
          <w:fldChar w:fldCharType="separate"/>
        </w:r>
        <w:r w:rsidR="00C5725A">
          <w:rPr>
            <w:webHidden/>
          </w:rPr>
          <w:t>14</w:t>
        </w:r>
        <w:r>
          <w:rPr>
            <w:webHidden/>
          </w:rPr>
          <w:fldChar w:fldCharType="end"/>
        </w:r>
      </w:hyperlink>
    </w:p>
    <w:p w14:paraId="39CEE436" w14:textId="36AE44D0" w:rsidR="001A4CD5" w:rsidRDefault="001A4CD5">
      <w:pPr>
        <w:pStyle w:val="TOC1"/>
        <w:rPr>
          <w:rFonts w:asciiTheme="minorHAnsi" w:hAnsiTheme="minorHAnsi"/>
          <w:b w:val="0"/>
          <w:caps w:val="0"/>
          <w:color w:val="auto"/>
          <w:lang w:val="en-NG" w:eastAsia="en-NG"/>
        </w:rPr>
      </w:pPr>
      <w:hyperlink w:anchor="_Toc132726721" w:history="1">
        <w:r w:rsidRPr="009F6030">
          <w:rPr>
            <w:rStyle w:val="Hyperlink"/>
          </w:rPr>
          <w:t>4</w:t>
        </w:r>
        <w:r>
          <w:rPr>
            <w:rFonts w:asciiTheme="minorHAnsi" w:hAnsiTheme="minorHAnsi"/>
            <w:b w:val="0"/>
            <w:caps w:val="0"/>
            <w:color w:val="auto"/>
            <w:lang w:val="en-NG" w:eastAsia="en-NG"/>
          </w:rPr>
          <w:tab/>
        </w:r>
        <w:r w:rsidRPr="009F6030">
          <w:rPr>
            <w:rStyle w:val="Hyperlink"/>
          </w:rPr>
          <w:t>SCOPE OF SERVICE</w:t>
        </w:r>
        <w:r>
          <w:rPr>
            <w:webHidden/>
          </w:rPr>
          <w:tab/>
        </w:r>
        <w:r>
          <w:rPr>
            <w:webHidden/>
          </w:rPr>
          <w:fldChar w:fldCharType="begin"/>
        </w:r>
        <w:r>
          <w:rPr>
            <w:webHidden/>
          </w:rPr>
          <w:instrText xml:space="preserve"> PAGEREF _Toc132726721 \h </w:instrText>
        </w:r>
        <w:r>
          <w:rPr>
            <w:webHidden/>
          </w:rPr>
        </w:r>
        <w:r>
          <w:rPr>
            <w:webHidden/>
          </w:rPr>
          <w:fldChar w:fldCharType="separate"/>
        </w:r>
        <w:r w:rsidR="00C5725A">
          <w:rPr>
            <w:webHidden/>
          </w:rPr>
          <w:t>15</w:t>
        </w:r>
        <w:r>
          <w:rPr>
            <w:webHidden/>
          </w:rPr>
          <w:fldChar w:fldCharType="end"/>
        </w:r>
      </w:hyperlink>
    </w:p>
    <w:p w14:paraId="5115BA84" w14:textId="52B7BA6E" w:rsidR="001A4CD5" w:rsidRDefault="001A4CD5">
      <w:pPr>
        <w:pStyle w:val="TOC2"/>
        <w:rPr>
          <w:rFonts w:asciiTheme="minorHAnsi" w:eastAsiaTheme="minorEastAsia" w:hAnsiTheme="minorHAnsi" w:cstheme="minorBidi"/>
          <w:lang w:val="en-NG" w:eastAsia="en-NG"/>
        </w:rPr>
      </w:pPr>
      <w:hyperlink w:anchor="_Toc132726722" w:history="1">
        <w:r w:rsidRPr="009F6030">
          <w:rPr>
            <w:rStyle w:val="Hyperlink"/>
          </w:rPr>
          <w:t>4.1</w:t>
        </w:r>
        <w:r>
          <w:rPr>
            <w:rFonts w:asciiTheme="minorHAnsi" w:eastAsiaTheme="minorEastAsia" w:hAnsiTheme="minorHAnsi" w:cstheme="minorBidi"/>
            <w:lang w:val="en-NG" w:eastAsia="en-NG"/>
          </w:rPr>
          <w:tab/>
        </w:r>
        <w:r w:rsidRPr="009F6030">
          <w:rPr>
            <w:rStyle w:val="Hyperlink"/>
          </w:rPr>
          <w:t>General Outline</w:t>
        </w:r>
        <w:r>
          <w:rPr>
            <w:webHidden/>
          </w:rPr>
          <w:tab/>
        </w:r>
        <w:r>
          <w:rPr>
            <w:webHidden/>
          </w:rPr>
          <w:fldChar w:fldCharType="begin"/>
        </w:r>
        <w:r>
          <w:rPr>
            <w:webHidden/>
          </w:rPr>
          <w:instrText xml:space="preserve"> PAGEREF _Toc132726722 \h </w:instrText>
        </w:r>
        <w:r>
          <w:rPr>
            <w:webHidden/>
          </w:rPr>
        </w:r>
        <w:r>
          <w:rPr>
            <w:webHidden/>
          </w:rPr>
          <w:fldChar w:fldCharType="separate"/>
        </w:r>
        <w:r w:rsidR="00C5725A">
          <w:rPr>
            <w:webHidden/>
          </w:rPr>
          <w:t>15</w:t>
        </w:r>
        <w:r>
          <w:rPr>
            <w:webHidden/>
          </w:rPr>
          <w:fldChar w:fldCharType="end"/>
        </w:r>
      </w:hyperlink>
    </w:p>
    <w:p w14:paraId="49A13E0F" w14:textId="2D0449A3" w:rsidR="001A4CD5" w:rsidRDefault="001A4CD5">
      <w:pPr>
        <w:pStyle w:val="TOC1"/>
        <w:rPr>
          <w:rFonts w:asciiTheme="minorHAnsi" w:hAnsiTheme="minorHAnsi"/>
          <w:b w:val="0"/>
          <w:caps w:val="0"/>
          <w:color w:val="auto"/>
          <w:lang w:val="en-NG" w:eastAsia="en-NG"/>
        </w:rPr>
      </w:pPr>
      <w:hyperlink w:anchor="_Toc132726723" w:history="1">
        <w:r w:rsidRPr="009F6030">
          <w:rPr>
            <w:rStyle w:val="Hyperlink"/>
          </w:rPr>
          <w:t>5</w:t>
        </w:r>
        <w:r>
          <w:rPr>
            <w:rFonts w:asciiTheme="minorHAnsi" w:hAnsiTheme="minorHAnsi"/>
            <w:b w:val="0"/>
            <w:caps w:val="0"/>
            <w:color w:val="auto"/>
            <w:lang w:val="en-NG" w:eastAsia="en-NG"/>
          </w:rPr>
          <w:tab/>
        </w:r>
        <w:r w:rsidRPr="009F6030">
          <w:rPr>
            <w:rStyle w:val="Hyperlink"/>
          </w:rPr>
          <w:t>ILF’s APPROACH</w:t>
        </w:r>
        <w:r>
          <w:rPr>
            <w:webHidden/>
          </w:rPr>
          <w:tab/>
        </w:r>
        <w:r>
          <w:rPr>
            <w:webHidden/>
          </w:rPr>
          <w:fldChar w:fldCharType="begin"/>
        </w:r>
        <w:r>
          <w:rPr>
            <w:webHidden/>
          </w:rPr>
          <w:instrText xml:space="preserve"> PAGEREF _Toc132726723 \h </w:instrText>
        </w:r>
        <w:r>
          <w:rPr>
            <w:webHidden/>
          </w:rPr>
        </w:r>
        <w:r>
          <w:rPr>
            <w:webHidden/>
          </w:rPr>
          <w:fldChar w:fldCharType="separate"/>
        </w:r>
        <w:r w:rsidR="00C5725A">
          <w:rPr>
            <w:webHidden/>
          </w:rPr>
          <w:t>16</w:t>
        </w:r>
        <w:r>
          <w:rPr>
            <w:webHidden/>
          </w:rPr>
          <w:fldChar w:fldCharType="end"/>
        </w:r>
      </w:hyperlink>
    </w:p>
    <w:p w14:paraId="49D692B3" w14:textId="761EAC85" w:rsidR="001A4CD5" w:rsidRDefault="001A4CD5">
      <w:pPr>
        <w:pStyle w:val="TOC1"/>
        <w:rPr>
          <w:rFonts w:asciiTheme="minorHAnsi" w:hAnsiTheme="minorHAnsi"/>
          <w:b w:val="0"/>
          <w:caps w:val="0"/>
          <w:color w:val="auto"/>
          <w:lang w:val="en-NG" w:eastAsia="en-NG"/>
        </w:rPr>
      </w:pPr>
      <w:hyperlink w:anchor="_Toc132726724" w:history="1">
        <w:r w:rsidRPr="009F6030">
          <w:rPr>
            <w:rStyle w:val="Hyperlink"/>
          </w:rPr>
          <w:t>6</w:t>
        </w:r>
        <w:r>
          <w:rPr>
            <w:rFonts w:asciiTheme="minorHAnsi" w:hAnsiTheme="minorHAnsi"/>
            <w:b w:val="0"/>
            <w:caps w:val="0"/>
            <w:color w:val="auto"/>
            <w:lang w:val="en-NG" w:eastAsia="en-NG"/>
          </w:rPr>
          <w:tab/>
        </w:r>
        <w:r w:rsidRPr="009F6030">
          <w:rPr>
            <w:rStyle w:val="Hyperlink"/>
          </w:rPr>
          <w:t>METHODOLOGY</w:t>
        </w:r>
        <w:r>
          <w:rPr>
            <w:webHidden/>
          </w:rPr>
          <w:tab/>
        </w:r>
        <w:r>
          <w:rPr>
            <w:webHidden/>
          </w:rPr>
          <w:fldChar w:fldCharType="begin"/>
        </w:r>
        <w:r>
          <w:rPr>
            <w:webHidden/>
          </w:rPr>
          <w:instrText xml:space="preserve"> PAGEREF _Toc132726724 \h </w:instrText>
        </w:r>
        <w:r>
          <w:rPr>
            <w:webHidden/>
          </w:rPr>
        </w:r>
        <w:r>
          <w:rPr>
            <w:webHidden/>
          </w:rPr>
          <w:fldChar w:fldCharType="separate"/>
        </w:r>
        <w:r w:rsidR="00C5725A">
          <w:rPr>
            <w:webHidden/>
          </w:rPr>
          <w:t>17</w:t>
        </w:r>
        <w:r>
          <w:rPr>
            <w:webHidden/>
          </w:rPr>
          <w:fldChar w:fldCharType="end"/>
        </w:r>
      </w:hyperlink>
    </w:p>
    <w:p w14:paraId="47C6C148" w14:textId="0CC7ACBF" w:rsidR="001A4CD5" w:rsidRDefault="001A4CD5">
      <w:pPr>
        <w:pStyle w:val="TOC2"/>
        <w:rPr>
          <w:rFonts w:asciiTheme="minorHAnsi" w:eastAsiaTheme="minorEastAsia" w:hAnsiTheme="minorHAnsi" w:cstheme="minorBidi"/>
          <w:lang w:val="en-NG" w:eastAsia="en-NG"/>
        </w:rPr>
      </w:pPr>
      <w:hyperlink w:anchor="_Toc132726725" w:history="1">
        <w:r w:rsidRPr="009F6030">
          <w:rPr>
            <w:rStyle w:val="Hyperlink"/>
          </w:rPr>
          <w:t>6.1</w:t>
        </w:r>
        <w:r>
          <w:rPr>
            <w:rFonts w:asciiTheme="minorHAnsi" w:eastAsiaTheme="minorEastAsia" w:hAnsiTheme="minorHAnsi" w:cstheme="minorBidi"/>
            <w:lang w:val="en-NG" w:eastAsia="en-NG"/>
          </w:rPr>
          <w:tab/>
        </w:r>
        <w:r w:rsidRPr="009F6030">
          <w:rPr>
            <w:rStyle w:val="Hyperlink"/>
          </w:rPr>
          <w:t>Proposed Methodology and Work Plan</w:t>
        </w:r>
        <w:r>
          <w:rPr>
            <w:webHidden/>
          </w:rPr>
          <w:tab/>
        </w:r>
        <w:r>
          <w:rPr>
            <w:webHidden/>
          </w:rPr>
          <w:fldChar w:fldCharType="begin"/>
        </w:r>
        <w:r>
          <w:rPr>
            <w:webHidden/>
          </w:rPr>
          <w:instrText xml:space="preserve"> PAGEREF _Toc132726725 \h </w:instrText>
        </w:r>
        <w:r>
          <w:rPr>
            <w:webHidden/>
          </w:rPr>
        </w:r>
        <w:r>
          <w:rPr>
            <w:webHidden/>
          </w:rPr>
          <w:fldChar w:fldCharType="separate"/>
        </w:r>
        <w:r w:rsidR="00C5725A">
          <w:rPr>
            <w:webHidden/>
          </w:rPr>
          <w:t>17</w:t>
        </w:r>
        <w:r>
          <w:rPr>
            <w:webHidden/>
          </w:rPr>
          <w:fldChar w:fldCharType="end"/>
        </w:r>
      </w:hyperlink>
    </w:p>
    <w:p w14:paraId="2EF1C258" w14:textId="5FEE3F2D" w:rsidR="001A4CD5" w:rsidRDefault="001A4CD5">
      <w:pPr>
        <w:pStyle w:val="TOC2"/>
        <w:rPr>
          <w:rFonts w:asciiTheme="minorHAnsi" w:eastAsiaTheme="minorEastAsia" w:hAnsiTheme="minorHAnsi" w:cstheme="minorBidi"/>
          <w:lang w:val="en-NG" w:eastAsia="en-NG"/>
        </w:rPr>
      </w:pPr>
      <w:hyperlink w:anchor="_Toc132726726" w:history="1">
        <w:r w:rsidRPr="009F6030">
          <w:rPr>
            <w:rStyle w:val="Hyperlink"/>
          </w:rPr>
          <w:t>6.2</w:t>
        </w:r>
        <w:r>
          <w:rPr>
            <w:rFonts w:asciiTheme="minorHAnsi" w:eastAsiaTheme="minorEastAsia" w:hAnsiTheme="minorHAnsi" w:cstheme="minorBidi"/>
            <w:lang w:val="en-NG" w:eastAsia="en-NG"/>
          </w:rPr>
          <w:tab/>
        </w:r>
        <w:r w:rsidRPr="009F6030">
          <w:rPr>
            <w:rStyle w:val="Hyperlink"/>
          </w:rPr>
          <w:t>Pre-Construction Due Diligence</w:t>
        </w:r>
        <w:r>
          <w:rPr>
            <w:webHidden/>
          </w:rPr>
          <w:tab/>
        </w:r>
        <w:r>
          <w:rPr>
            <w:webHidden/>
          </w:rPr>
          <w:fldChar w:fldCharType="begin"/>
        </w:r>
        <w:r>
          <w:rPr>
            <w:webHidden/>
          </w:rPr>
          <w:instrText xml:space="preserve"> PAGEREF _Toc132726726 \h </w:instrText>
        </w:r>
        <w:r>
          <w:rPr>
            <w:webHidden/>
          </w:rPr>
        </w:r>
        <w:r>
          <w:rPr>
            <w:webHidden/>
          </w:rPr>
          <w:fldChar w:fldCharType="separate"/>
        </w:r>
        <w:r w:rsidR="00C5725A">
          <w:rPr>
            <w:webHidden/>
          </w:rPr>
          <w:t>18</w:t>
        </w:r>
        <w:r>
          <w:rPr>
            <w:webHidden/>
          </w:rPr>
          <w:fldChar w:fldCharType="end"/>
        </w:r>
      </w:hyperlink>
    </w:p>
    <w:p w14:paraId="0BB985FC" w14:textId="10F5D661" w:rsidR="001A4CD5" w:rsidRDefault="001A4CD5">
      <w:pPr>
        <w:pStyle w:val="TOC2"/>
        <w:rPr>
          <w:rFonts w:asciiTheme="minorHAnsi" w:eastAsiaTheme="minorEastAsia" w:hAnsiTheme="minorHAnsi" w:cstheme="minorBidi"/>
          <w:lang w:val="en-NG" w:eastAsia="en-NG"/>
        </w:rPr>
      </w:pPr>
      <w:hyperlink w:anchor="_Toc132726727" w:history="1">
        <w:r w:rsidRPr="009F6030">
          <w:rPr>
            <w:rStyle w:val="Hyperlink"/>
          </w:rPr>
          <w:t>6.3</w:t>
        </w:r>
        <w:r>
          <w:rPr>
            <w:rFonts w:asciiTheme="minorHAnsi" w:eastAsiaTheme="minorEastAsia" w:hAnsiTheme="minorHAnsi" w:cstheme="minorBidi"/>
            <w:lang w:val="en-NG" w:eastAsia="en-NG"/>
          </w:rPr>
          <w:tab/>
        </w:r>
        <w:r w:rsidRPr="009F6030">
          <w:rPr>
            <w:rStyle w:val="Hyperlink"/>
          </w:rPr>
          <w:t>EPC Contract</w:t>
        </w:r>
        <w:r>
          <w:rPr>
            <w:webHidden/>
          </w:rPr>
          <w:tab/>
        </w:r>
        <w:r>
          <w:rPr>
            <w:webHidden/>
          </w:rPr>
          <w:fldChar w:fldCharType="begin"/>
        </w:r>
        <w:r>
          <w:rPr>
            <w:webHidden/>
          </w:rPr>
          <w:instrText xml:space="preserve"> PAGEREF _Toc132726727 \h </w:instrText>
        </w:r>
        <w:r>
          <w:rPr>
            <w:webHidden/>
          </w:rPr>
        </w:r>
        <w:r>
          <w:rPr>
            <w:webHidden/>
          </w:rPr>
          <w:fldChar w:fldCharType="separate"/>
        </w:r>
        <w:r w:rsidR="00C5725A">
          <w:rPr>
            <w:webHidden/>
          </w:rPr>
          <w:t>18</w:t>
        </w:r>
        <w:r>
          <w:rPr>
            <w:webHidden/>
          </w:rPr>
          <w:fldChar w:fldCharType="end"/>
        </w:r>
      </w:hyperlink>
    </w:p>
    <w:p w14:paraId="6755CA1E" w14:textId="7C08CCD8" w:rsidR="001A4CD5" w:rsidRDefault="001A4CD5">
      <w:pPr>
        <w:pStyle w:val="TOC2"/>
        <w:rPr>
          <w:rFonts w:asciiTheme="minorHAnsi" w:eastAsiaTheme="minorEastAsia" w:hAnsiTheme="minorHAnsi" w:cstheme="minorBidi"/>
          <w:lang w:val="en-NG" w:eastAsia="en-NG"/>
        </w:rPr>
      </w:pPr>
      <w:hyperlink w:anchor="_Toc132726728" w:history="1">
        <w:r w:rsidRPr="009F6030">
          <w:rPr>
            <w:rStyle w:val="Hyperlink"/>
          </w:rPr>
          <w:t>6.4</w:t>
        </w:r>
        <w:r>
          <w:rPr>
            <w:rFonts w:asciiTheme="minorHAnsi" w:eastAsiaTheme="minorEastAsia" w:hAnsiTheme="minorHAnsi" w:cstheme="minorBidi"/>
            <w:lang w:val="en-NG" w:eastAsia="en-NG"/>
          </w:rPr>
          <w:tab/>
        </w:r>
        <w:r w:rsidRPr="009F6030">
          <w:rPr>
            <w:rStyle w:val="Hyperlink"/>
          </w:rPr>
          <w:t>Engineering Design Review</w:t>
        </w:r>
        <w:r>
          <w:rPr>
            <w:webHidden/>
          </w:rPr>
          <w:tab/>
        </w:r>
        <w:r>
          <w:rPr>
            <w:webHidden/>
          </w:rPr>
          <w:fldChar w:fldCharType="begin"/>
        </w:r>
        <w:r>
          <w:rPr>
            <w:webHidden/>
          </w:rPr>
          <w:instrText xml:space="preserve"> PAGEREF _Toc132726728 \h </w:instrText>
        </w:r>
        <w:r>
          <w:rPr>
            <w:webHidden/>
          </w:rPr>
        </w:r>
        <w:r>
          <w:rPr>
            <w:webHidden/>
          </w:rPr>
          <w:fldChar w:fldCharType="separate"/>
        </w:r>
        <w:r w:rsidR="00C5725A">
          <w:rPr>
            <w:webHidden/>
          </w:rPr>
          <w:t>19</w:t>
        </w:r>
        <w:r>
          <w:rPr>
            <w:webHidden/>
          </w:rPr>
          <w:fldChar w:fldCharType="end"/>
        </w:r>
      </w:hyperlink>
    </w:p>
    <w:p w14:paraId="6137DC3B" w14:textId="4A28A0AE" w:rsidR="001A4CD5" w:rsidRDefault="001A4CD5">
      <w:pPr>
        <w:pStyle w:val="TOC2"/>
        <w:rPr>
          <w:rFonts w:asciiTheme="minorHAnsi" w:eastAsiaTheme="minorEastAsia" w:hAnsiTheme="minorHAnsi" w:cstheme="minorBidi"/>
          <w:lang w:val="en-NG" w:eastAsia="en-NG"/>
        </w:rPr>
      </w:pPr>
      <w:hyperlink w:anchor="_Toc132726729" w:history="1">
        <w:r w:rsidRPr="009F6030">
          <w:rPr>
            <w:rStyle w:val="Hyperlink"/>
          </w:rPr>
          <w:t>6.5</w:t>
        </w:r>
        <w:r>
          <w:rPr>
            <w:rFonts w:asciiTheme="minorHAnsi" w:eastAsiaTheme="minorEastAsia" w:hAnsiTheme="minorHAnsi" w:cstheme="minorBidi"/>
            <w:lang w:val="en-NG" w:eastAsia="en-NG"/>
          </w:rPr>
          <w:tab/>
        </w:r>
        <w:r w:rsidRPr="009F6030">
          <w:rPr>
            <w:rStyle w:val="Hyperlink"/>
          </w:rPr>
          <w:t>Procurement Supervision</w:t>
        </w:r>
        <w:r>
          <w:rPr>
            <w:webHidden/>
          </w:rPr>
          <w:tab/>
        </w:r>
        <w:r>
          <w:rPr>
            <w:webHidden/>
          </w:rPr>
          <w:fldChar w:fldCharType="begin"/>
        </w:r>
        <w:r>
          <w:rPr>
            <w:webHidden/>
          </w:rPr>
          <w:instrText xml:space="preserve"> PAGEREF _Toc132726729 \h </w:instrText>
        </w:r>
        <w:r>
          <w:rPr>
            <w:webHidden/>
          </w:rPr>
        </w:r>
        <w:r>
          <w:rPr>
            <w:webHidden/>
          </w:rPr>
          <w:fldChar w:fldCharType="separate"/>
        </w:r>
        <w:r w:rsidR="00C5725A">
          <w:rPr>
            <w:webHidden/>
          </w:rPr>
          <w:t>20</w:t>
        </w:r>
        <w:r>
          <w:rPr>
            <w:webHidden/>
          </w:rPr>
          <w:fldChar w:fldCharType="end"/>
        </w:r>
      </w:hyperlink>
    </w:p>
    <w:p w14:paraId="37089C86" w14:textId="570A8188" w:rsidR="001A4CD5" w:rsidRDefault="001A4CD5">
      <w:pPr>
        <w:pStyle w:val="TOC2"/>
        <w:rPr>
          <w:rFonts w:asciiTheme="minorHAnsi" w:eastAsiaTheme="minorEastAsia" w:hAnsiTheme="minorHAnsi" w:cstheme="minorBidi"/>
          <w:lang w:val="en-NG" w:eastAsia="en-NG"/>
        </w:rPr>
      </w:pPr>
      <w:hyperlink w:anchor="_Toc132726730" w:history="1">
        <w:r w:rsidRPr="009F6030">
          <w:rPr>
            <w:rStyle w:val="Hyperlink"/>
          </w:rPr>
          <w:t>6.6</w:t>
        </w:r>
        <w:r>
          <w:rPr>
            <w:rFonts w:asciiTheme="minorHAnsi" w:eastAsiaTheme="minorEastAsia" w:hAnsiTheme="minorHAnsi" w:cstheme="minorBidi"/>
            <w:lang w:val="en-NG" w:eastAsia="en-NG"/>
          </w:rPr>
          <w:tab/>
        </w:r>
        <w:r w:rsidRPr="009F6030">
          <w:rPr>
            <w:rStyle w:val="Hyperlink"/>
          </w:rPr>
          <w:t>Construction Monitoring</w:t>
        </w:r>
        <w:r>
          <w:rPr>
            <w:webHidden/>
          </w:rPr>
          <w:tab/>
        </w:r>
        <w:r>
          <w:rPr>
            <w:webHidden/>
          </w:rPr>
          <w:fldChar w:fldCharType="begin"/>
        </w:r>
        <w:r>
          <w:rPr>
            <w:webHidden/>
          </w:rPr>
          <w:instrText xml:space="preserve"> PAGEREF _Toc132726730 \h </w:instrText>
        </w:r>
        <w:r>
          <w:rPr>
            <w:webHidden/>
          </w:rPr>
        </w:r>
        <w:r>
          <w:rPr>
            <w:webHidden/>
          </w:rPr>
          <w:fldChar w:fldCharType="separate"/>
        </w:r>
        <w:r w:rsidR="00C5725A">
          <w:rPr>
            <w:webHidden/>
          </w:rPr>
          <w:t>20</w:t>
        </w:r>
        <w:r>
          <w:rPr>
            <w:webHidden/>
          </w:rPr>
          <w:fldChar w:fldCharType="end"/>
        </w:r>
      </w:hyperlink>
    </w:p>
    <w:p w14:paraId="60699965" w14:textId="3ED99E5E" w:rsidR="001A4CD5" w:rsidRDefault="001A4CD5">
      <w:pPr>
        <w:pStyle w:val="TOC2"/>
        <w:rPr>
          <w:rFonts w:asciiTheme="minorHAnsi" w:eastAsiaTheme="minorEastAsia" w:hAnsiTheme="minorHAnsi" w:cstheme="minorBidi"/>
          <w:lang w:val="en-NG" w:eastAsia="en-NG"/>
        </w:rPr>
      </w:pPr>
      <w:hyperlink w:anchor="_Toc132726731" w:history="1">
        <w:r w:rsidRPr="009F6030">
          <w:rPr>
            <w:rStyle w:val="Hyperlink"/>
          </w:rPr>
          <w:t>6.7</w:t>
        </w:r>
        <w:r>
          <w:rPr>
            <w:rFonts w:asciiTheme="minorHAnsi" w:eastAsiaTheme="minorEastAsia" w:hAnsiTheme="minorHAnsi" w:cstheme="minorBidi"/>
            <w:lang w:val="en-NG" w:eastAsia="en-NG"/>
          </w:rPr>
          <w:tab/>
        </w:r>
        <w:r w:rsidRPr="009F6030">
          <w:rPr>
            <w:rStyle w:val="Hyperlink"/>
          </w:rPr>
          <w:t>Close-out Report</w:t>
        </w:r>
        <w:r>
          <w:rPr>
            <w:webHidden/>
          </w:rPr>
          <w:tab/>
        </w:r>
        <w:r>
          <w:rPr>
            <w:webHidden/>
          </w:rPr>
          <w:fldChar w:fldCharType="begin"/>
        </w:r>
        <w:r>
          <w:rPr>
            <w:webHidden/>
          </w:rPr>
          <w:instrText xml:space="preserve"> PAGEREF _Toc132726731 \h </w:instrText>
        </w:r>
        <w:r>
          <w:rPr>
            <w:webHidden/>
          </w:rPr>
        </w:r>
        <w:r>
          <w:rPr>
            <w:webHidden/>
          </w:rPr>
          <w:fldChar w:fldCharType="separate"/>
        </w:r>
        <w:r w:rsidR="00C5725A">
          <w:rPr>
            <w:webHidden/>
          </w:rPr>
          <w:t>23</w:t>
        </w:r>
        <w:r>
          <w:rPr>
            <w:webHidden/>
          </w:rPr>
          <w:fldChar w:fldCharType="end"/>
        </w:r>
      </w:hyperlink>
    </w:p>
    <w:p w14:paraId="4E2E93ED" w14:textId="55803908" w:rsidR="001A4CD5" w:rsidRDefault="001A4CD5">
      <w:pPr>
        <w:pStyle w:val="TOC2"/>
        <w:rPr>
          <w:rFonts w:asciiTheme="minorHAnsi" w:eastAsiaTheme="minorEastAsia" w:hAnsiTheme="minorHAnsi" w:cstheme="minorBidi"/>
          <w:lang w:val="en-NG" w:eastAsia="en-NG"/>
        </w:rPr>
      </w:pPr>
      <w:hyperlink w:anchor="_Toc132726732" w:history="1">
        <w:r w:rsidRPr="009F6030">
          <w:rPr>
            <w:rStyle w:val="Hyperlink"/>
          </w:rPr>
          <w:t>6.8</w:t>
        </w:r>
        <w:r>
          <w:rPr>
            <w:rFonts w:asciiTheme="minorHAnsi" w:eastAsiaTheme="minorEastAsia" w:hAnsiTheme="minorHAnsi" w:cstheme="minorBidi"/>
            <w:lang w:val="en-NG" w:eastAsia="en-NG"/>
          </w:rPr>
          <w:tab/>
        </w:r>
        <w:r w:rsidRPr="009F6030">
          <w:rPr>
            <w:rStyle w:val="Hyperlink"/>
          </w:rPr>
          <w:t>Optional Services</w:t>
        </w:r>
        <w:r>
          <w:rPr>
            <w:webHidden/>
          </w:rPr>
          <w:tab/>
        </w:r>
        <w:r>
          <w:rPr>
            <w:webHidden/>
          </w:rPr>
          <w:fldChar w:fldCharType="begin"/>
        </w:r>
        <w:r>
          <w:rPr>
            <w:webHidden/>
          </w:rPr>
          <w:instrText xml:space="preserve"> PAGEREF _Toc132726732 \h </w:instrText>
        </w:r>
        <w:r>
          <w:rPr>
            <w:webHidden/>
          </w:rPr>
        </w:r>
        <w:r>
          <w:rPr>
            <w:webHidden/>
          </w:rPr>
          <w:fldChar w:fldCharType="separate"/>
        </w:r>
        <w:r w:rsidR="00C5725A">
          <w:rPr>
            <w:webHidden/>
          </w:rPr>
          <w:t>23</w:t>
        </w:r>
        <w:r>
          <w:rPr>
            <w:webHidden/>
          </w:rPr>
          <w:fldChar w:fldCharType="end"/>
        </w:r>
      </w:hyperlink>
    </w:p>
    <w:p w14:paraId="6BEDDBF0" w14:textId="5B5FA4EE" w:rsidR="001A4CD5" w:rsidRDefault="001A4CD5">
      <w:pPr>
        <w:pStyle w:val="TOC2"/>
        <w:rPr>
          <w:rFonts w:asciiTheme="minorHAnsi" w:eastAsiaTheme="minorEastAsia" w:hAnsiTheme="minorHAnsi" w:cstheme="minorBidi"/>
          <w:lang w:val="en-NG" w:eastAsia="en-NG"/>
        </w:rPr>
      </w:pPr>
      <w:hyperlink w:anchor="_Toc132726733" w:history="1">
        <w:r w:rsidRPr="009F6030">
          <w:rPr>
            <w:rStyle w:val="Hyperlink"/>
          </w:rPr>
          <w:t>6.9</w:t>
        </w:r>
        <w:r>
          <w:rPr>
            <w:rFonts w:asciiTheme="minorHAnsi" w:eastAsiaTheme="minorEastAsia" w:hAnsiTheme="minorHAnsi" w:cstheme="minorBidi"/>
            <w:lang w:val="en-NG" w:eastAsia="en-NG"/>
          </w:rPr>
          <w:tab/>
        </w:r>
        <w:r w:rsidRPr="009F6030">
          <w:rPr>
            <w:rStyle w:val="Hyperlink"/>
          </w:rPr>
          <w:t>Location</w:t>
        </w:r>
        <w:r>
          <w:rPr>
            <w:webHidden/>
          </w:rPr>
          <w:tab/>
        </w:r>
        <w:r>
          <w:rPr>
            <w:webHidden/>
          </w:rPr>
          <w:fldChar w:fldCharType="begin"/>
        </w:r>
        <w:r>
          <w:rPr>
            <w:webHidden/>
          </w:rPr>
          <w:instrText xml:space="preserve"> PAGEREF _Toc132726733 \h </w:instrText>
        </w:r>
        <w:r>
          <w:rPr>
            <w:webHidden/>
          </w:rPr>
        </w:r>
        <w:r>
          <w:rPr>
            <w:webHidden/>
          </w:rPr>
          <w:fldChar w:fldCharType="separate"/>
        </w:r>
        <w:r w:rsidR="00C5725A">
          <w:rPr>
            <w:webHidden/>
          </w:rPr>
          <w:t>24</w:t>
        </w:r>
        <w:r>
          <w:rPr>
            <w:webHidden/>
          </w:rPr>
          <w:fldChar w:fldCharType="end"/>
        </w:r>
      </w:hyperlink>
    </w:p>
    <w:p w14:paraId="1F1B7529" w14:textId="6A3EDCCF" w:rsidR="001A4CD5" w:rsidRDefault="001A4CD5">
      <w:pPr>
        <w:pStyle w:val="TOC2"/>
        <w:rPr>
          <w:rFonts w:asciiTheme="minorHAnsi" w:eastAsiaTheme="minorEastAsia" w:hAnsiTheme="minorHAnsi" w:cstheme="minorBidi"/>
          <w:lang w:val="en-NG" w:eastAsia="en-NG"/>
        </w:rPr>
      </w:pPr>
      <w:hyperlink w:anchor="_Toc132726734" w:history="1">
        <w:r w:rsidRPr="009F6030">
          <w:rPr>
            <w:rStyle w:val="Hyperlink"/>
            <w:rFonts w:cs="Arial"/>
          </w:rPr>
          <w:t>6.10</w:t>
        </w:r>
        <w:r>
          <w:rPr>
            <w:rFonts w:asciiTheme="minorHAnsi" w:eastAsiaTheme="minorEastAsia" w:hAnsiTheme="minorHAnsi" w:cstheme="minorBidi"/>
            <w:lang w:val="en-NG" w:eastAsia="en-NG"/>
          </w:rPr>
          <w:tab/>
        </w:r>
        <w:r w:rsidRPr="009F6030">
          <w:rPr>
            <w:rStyle w:val="Hyperlink"/>
            <w:rFonts w:cs="Arial"/>
          </w:rPr>
          <w:t>Key Resources</w:t>
        </w:r>
        <w:r>
          <w:rPr>
            <w:webHidden/>
          </w:rPr>
          <w:tab/>
        </w:r>
        <w:r>
          <w:rPr>
            <w:webHidden/>
          </w:rPr>
          <w:fldChar w:fldCharType="begin"/>
        </w:r>
        <w:r>
          <w:rPr>
            <w:webHidden/>
          </w:rPr>
          <w:instrText xml:space="preserve"> PAGEREF _Toc132726734 \h </w:instrText>
        </w:r>
        <w:r>
          <w:rPr>
            <w:webHidden/>
          </w:rPr>
        </w:r>
        <w:r>
          <w:rPr>
            <w:webHidden/>
          </w:rPr>
          <w:fldChar w:fldCharType="separate"/>
        </w:r>
        <w:r w:rsidR="00C5725A">
          <w:rPr>
            <w:webHidden/>
          </w:rPr>
          <w:t>25</w:t>
        </w:r>
        <w:r>
          <w:rPr>
            <w:webHidden/>
          </w:rPr>
          <w:fldChar w:fldCharType="end"/>
        </w:r>
      </w:hyperlink>
    </w:p>
    <w:p w14:paraId="7B6A59D1" w14:textId="776E72D1" w:rsidR="001A4CD5" w:rsidRDefault="001A4CD5">
      <w:pPr>
        <w:pStyle w:val="TOC2"/>
        <w:rPr>
          <w:rFonts w:asciiTheme="minorHAnsi" w:eastAsiaTheme="minorEastAsia" w:hAnsiTheme="minorHAnsi" w:cstheme="minorBidi"/>
          <w:lang w:val="en-NG" w:eastAsia="en-NG"/>
        </w:rPr>
      </w:pPr>
      <w:hyperlink w:anchor="_Toc132726735" w:history="1">
        <w:r w:rsidRPr="009F6030">
          <w:rPr>
            <w:rStyle w:val="Hyperlink"/>
            <w:rFonts w:cs="Arial"/>
          </w:rPr>
          <w:t>6.11</w:t>
        </w:r>
        <w:r>
          <w:rPr>
            <w:rFonts w:asciiTheme="minorHAnsi" w:eastAsiaTheme="minorEastAsia" w:hAnsiTheme="minorHAnsi" w:cstheme="minorBidi"/>
            <w:lang w:val="en-NG" w:eastAsia="en-NG"/>
          </w:rPr>
          <w:tab/>
        </w:r>
        <w:r w:rsidRPr="009F6030">
          <w:rPr>
            <w:rStyle w:val="Hyperlink"/>
            <w:rFonts w:cs="Arial"/>
          </w:rPr>
          <w:t>Safety on Site</w:t>
        </w:r>
        <w:r>
          <w:rPr>
            <w:webHidden/>
          </w:rPr>
          <w:tab/>
        </w:r>
        <w:r>
          <w:rPr>
            <w:webHidden/>
          </w:rPr>
          <w:fldChar w:fldCharType="begin"/>
        </w:r>
        <w:r>
          <w:rPr>
            <w:webHidden/>
          </w:rPr>
          <w:instrText xml:space="preserve"> PAGEREF _Toc132726735 \h </w:instrText>
        </w:r>
        <w:r>
          <w:rPr>
            <w:webHidden/>
          </w:rPr>
        </w:r>
        <w:r>
          <w:rPr>
            <w:webHidden/>
          </w:rPr>
          <w:fldChar w:fldCharType="separate"/>
        </w:r>
        <w:r w:rsidR="00C5725A">
          <w:rPr>
            <w:webHidden/>
          </w:rPr>
          <w:t>28</w:t>
        </w:r>
        <w:r>
          <w:rPr>
            <w:webHidden/>
          </w:rPr>
          <w:fldChar w:fldCharType="end"/>
        </w:r>
      </w:hyperlink>
    </w:p>
    <w:p w14:paraId="3A04A269" w14:textId="69537119" w:rsidR="001A4CD5" w:rsidRDefault="001A4CD5">
      <w:pPr>
        <w:pStyle w:val="TOC1"/>
        <w:rPr>
          <w:rFonts w:asciiTheme="minorHAnsi" w:hAnsiTheme="minorHAnsi"/>
          <w:b w:val="0"/>
          <w:caps w:val="0"/>
          <w:color w:val="auto"/>
          <w:lang w:val="en-NG" w:eastAsia="en-NG"/>
        </w:rPr>
      </w:pPr>
      <w:hyperlink w:anchor="_Toc132726736" w:history="1">
        <w:r w:rsidRPr="009F6030">
          <w:rPr>
            <w:rStyle w:val="Hyperlink"/>
          </w:rPr>
          <w:t>7</w:t>
        </w:r>
        <w:r>
          <w:rPr>
            <w:rFonts w:asciiTheme="minorHAnsi" w:hAnsiTheme="minorHAnsi"/>
            <w:b w:val="0"/>
            <w:caps w:val="0"/>
            <w:color w:val="auto"/>
            <w:lang w:val="en-NG" w:eastAsia="en-NG"/>
          </w:rPr>
          <w:tab/>
        </w:r>
        <w:r w:rsidRPr="009F6030">
          <w:rPr>
            <w:rStyle w:val="Hyperlink"/>
          </w:rPr>
          <w:t>COMMERCIAL PROPOSAL</w:t>
        </w:r>
        <w:r>
          <w:rPr>
            <w:webHidden/>
          </w:rPr>
          <w:tab/>
        </w:r>
        <w:r>
          <w:rPr>
            <w:webHidden/>
          </w:rPr>
          <w:fldChar w:fldCharType="begin"/>
        </w:r>
        <w:r>
          <w:rPr>
            <w:webHidden/>
          </w:rPr>
          <w:instrText xml:space="preserve"> PAGEREF _Toc132726736 \h </w:instrText>
        </w:r>
        <w:r>
          <w:rPr>
            <w:webHidden/>
          </w:rPr>
        </w:r>
        <w:r>
          <w:rPr>
            <w:webHidden/>
          </w:rPr>
          <w:fldChar w:fldCharType="separate"/>
        </w:r>
        <w:r w:rsidR="00C5725A">
          <w:rPr>
            <w:webHidden/>
          </w:rPr>
          <w:t>29</w:t>
        </w:r>
        <w:r>
          <w:rPr>
            <w:webHidden/>
          </w:rPr>
          <w:fldChar w:fldCharType="end"/>
        </w:r>
      </w:hyperlink>
    </w:p>
    <w:p w14:paraId="5ED756CE" w14:textId="07CE45D3" w:rsidR="001A4CD5" w:rsidRDefault="001A4CD5">
      <w:pPr>
        <w:pStyle w:val="TOC2"/>
        <w:rPr>
          <w:rFonts w:asciiTheme="minorHAnsi" w:eastAsiaTheme="minorEastAsia" w:hAnsiTheme="minorHAnsi" w:cstheme="minorBidi"/>
          <w:lang w:val="en-NG" w:eastAsia="en-NG"/>
        </w:rPr>
      </w:pPr>
      <w:hyperlink w:anchor="_Toc132726737" w:history="1">
        <w:r w:rsidRPr="009F6030">
          <w:rPr>
            <w:rStyle w:val="Hyperlink"/>
          </w:rPr>
          <w:t>7.1</w:t>
        </w:r>
        <w:r>
          <w:rPr>
            <w:rFonts w:asciiTheme="minorHAnsi" w:eastAsiaTheme="minorEastAsia" w:hAnsiTheme="minorHAnsi" w:cstheme="minorBidi"/>
            <w:lang w:val="en-NG" w:eastAsia="en-NG"/>
          </w:rPr>
          <w:tab/>
        </w:r>
        <w:r w:rsidRPr="009F6030">
          <w:rPr>
            <w:rStyle w:val="Hyperlink"/>
          </w:rPr>
          <w:t>Payment Schedule</w:t>
        </w:r>
        <w:r>
          <w:rPr>
            <w:webHidden/>
          </w:rPr>
          <w:tab/>
        </w:r>
        <w:r>
          <w:rPr>
            <w:webHidden/>
          </w:rPr>
          <w:fldChar w:fldCharType="begin"/>
        </w:r>
        <w:r>
          <w:rPr>
            <w:webHidden/>
          </w:rPr>
          <w:instrText xml:space="preserve"> PAGEREF _Toc132726737 \h </w:instrText>
        </w:r>
        <w:r>
          <w:rPr>
            <w:webHidden/>
          </w:rPr>
        </w:r>
        <w:r>
          <w:rPr>
            <w:webHidden/>
          </w:rPr>
          <w:fldChar w:fldCharType="separate"/>
        </w:r>
        <w:r w:rsidR="00C5725A">
          <w:rPr>
            <w:webHidden/>
          </w:rPr>
          <w:t>30</w:t>
        </w:r>
        <w:r>
          <w:rPr>
            <w:webHidden/>
          </w:rPr>
          <w:fldChar w:fldCharType="end"/>
        </w:r>
      </w:hyperlink>
    </w:p>
    <w:p w14:paraId="062A13AD" w14:textId="751CC50F" w:rsidR="001A4CD5" w:rsidRDefault="001A4CD5">
      <w:pPr>
        <w:pStyle w:val="TOC2"/>
        <w:rPr>
          <w:rFonts w:asciiTheme="minorHAnsi" w:eastAsiaTheme="minorEastAsia" w:hAnsiTheme="minorHAnsi" w:cstheme="minorBidi"/>
          <w:lang w:val="en-NG" w:eastAsia="en-NG"/>
        </w:rPr>
      </w:pPr>
      <w:hyperlink w:anchor="_Toc132726738" w:history="1">
        <w:r w:rsidRPr="009F6030">
          <w:rPr>
            <w:rStyle w:val="Hyperlink"/>
          </w:rPr>
          <w:t>7.2</w:t>
        </w:r>
        <w:r>
          <w:rPr>
            <w:rFonts w:asciiTheme="minorHAnsi" w:eastAsiaTheme="minorEastAsia" w:hAnsiTheme="minorHAnsi" w:cstheme="minorBidi"/>
            <w:lang w:val="en-NG" w:eastAsia="en-NG"/>
          </w:rPr>
          <w:tab/>
        </w:r>
        <w:r w:rsidRPr="009F6030">
          <w:rPr>
            <w:rStyle w:val="Hyperlink"/>
          </w:rPr>
          <w:t>Reimbursable Rates</w:t>
        </w:r>
        <w:r>
          <w:rPr>
            <w:webHidden/>
          </w:rPr>
          <w:tab/>
        </w:r>
        <w:r>
          <w:rPr>
            <w:webHidden/>
          </w:rPr>
          <w:fldChar w:fldCharType="begin"/>
        </w:r>
        <w:r>
          <w:rPr>
            <w:webHidden/>
          </w:rPr>
          <w:instrText xml:space="preserve"> PAGEREF _Toc132726738 \h </w:instrText>
        </w:r>
        <w:r>
          <w:rPr>
            <w:webHidden/>
          </w:rPr>
        </w:r>
        <w:r>
          <w:rPr>
            <w:webHidden/>
          </w:rPr>
          <w:fldChar w:fldCharType="separate"/>
        </w:r>
        <w:r w:rsidR="00C5725A">
          <w:rPr>
            <w:webHidden/>
          </w:rPr>
          <w:t>30</w:t>
        </w:r>
        <w:r>
          <w:rPr>
            <w:webHidden/>
          </w:rPr>
          <w:fldChar w:fldCharType="end"/>
        </w:r>
      </w:hyperlink>
    </w:p>
    <w:p w14:paraId="17418A79" w14:textId="5F59451B" w:rsidR="001A4CD5" w:rsidRDefault="001A4CD5">
      <w:pPr>
        <w:pStyle w:val="TOC2"/>
        <w:rPr>
          <w:rFonts w:asciiTheme="minorHAnsi" w:eastAsiaTheme="minorEastAsia" w:hAnsiTheme="minorHAnsi" w:cstheme="minorBidi"/>
          <w:lang w:val="en-NG" w:eastAsia="en-NG"/>
        </w:rPr>
      </w:pPr>
      <w:hyperlink w:anchor="_Toc132726739" w:history="1">
        <w:r w:rsidRPr="009F6030">
          <w:rPr>
            <w:rStyle w:val="Hyperlink"/>
          </w:rPr>
          <w:t>7.3</w:t>
        </w:r>
        <w:r>
          <w:rPr>
            <w:rFonts w:asciiTheme="minorHAnsi" w:eastAsiaTheme="minorEastAsia" w:hAnsiTheme="minorHAnsi" w:cstheme="minorBidi"/>
            <w:lang w:val="en-NG" w:eastAsia="en-NG"/>
          </w:rPr>
          <w:tab/>
        </w:r>
        <w:r w:rsidRPr="009F6030">
          <w:rPr>
            <w:rStyle w:val="Hyperlink"/>
          </w:rPr>
          <w:t>Non Labour Costs</w:t>
        </w:r>
        <w:r>
          <w:rPr>
            <w:webHidden/>
          </w:rPr>
          <w:tab/>
        </w:r>
        <w:r>
          <w:rPr>
            <w:webHidden/>
          </w:rPr>
          <w:fldChar w:fldCharType="begin"/>
        </w:r>
        <w:r>
          <w:rPr>
            <w:webHidden/>
          </w:rPr>
          <w:instrText xml:space="preserve"> PAGEREF _Toc132726739 \h </w:instrText>
        </w:r>
        <w:r>
          <w:rPr>
            <w:webHidden/>
          </w:rPr>
        </w:r>
        <w:r>
          <w:rPr>
            <w:webHidden/>
          </w:rPr>
          <w:fldChar w:fldCharType="separate"/>
        </w:r>
        <w:r w:rsidR="00C5725A">
          <w:rPr>
            <w:webHidden/>
          </w:rPr>
          <w:t>31</w:t>
        </w:r>
        <w:r>
          <w:rPr>
            <w:webHidden/>
          </w:rPr>
          <w:fldChar w:fldCharType="end"/>
        </w:r>
      </w:hyperlink>
    </w:p>
    <w:p w14:paraId="486A0764" w14:textId="340F7BCE" w:rsidR="001A4CD5" w:rsidRDefault="001A4CD5">
      <w:pPr>
        <w:pStyle w:val="TOC1"/>
        <w:rPr>
          <w:rFonts w:asciiTheme="minorHAnsi" w:hAnsiTheme="minorHAnsi"/>
          <w:b w:val="0"/>
          <w:caps w:val="0"/>
          <w:color w:val="auto"/>
          <w:lang w:val="en-NG" w:eastAsia="en-NG"/>
        </w:rPr>
      </w:pPr>
      <w:hyperlink w:anchor="_Toc132726740" w:history="1">
        <w:r w:rsidRPr="009F6030">
          <w:rPr>
            <w:rStyle w:val="Hyperlink"/>
          </w:rPr>
          <w:t>8</w:t>
        </w:r>
        <w:r>
          <w:rPr>
            <w:rFonts w:asciiTheme="minorHAnsi" w:hAnsiTheme="minorHAnsi"/>
            <w:b w:val="0"/>
            <w:caps w:val="0"/>
            <w:color w:val="auto"/>
            <w:lang w:val="en-NG" w:eastAsia="en-NG"/>
          </w:rPr>
          <w:tab/>
        </w:r>
        <w:r w:rsidRPr="009F6030">
          <w:rPr>
            <w:rStyle w:val="Hyperlink"/>
          </w:rPr>
          <w:t>REQUIRED CLIENT INPUT AND ASSUMPTIONS</w:t>
        </w:r>
        <w:r>
          <w:rPr>
            <w:webHidden/>
          </w:rPr>
          <w:tab/>
        </w:r>
        <w:r>
          <w:rPr>
            <w:webHidden/>
          </w:rPr>
          <w:fldChar w:fldCharType="begin"/>
        </w:r>
        <w:r>
          <w:rPr>
            <w:webHidden/>
          </w:rPr>
          <w:instrText xml:space="preserve"> PAGEREF _Toc132726740 \h </w:instrText>
        </w:r>
        <w:r>
          <w:rPr>
            <w:webHidden/>
          </w:rPr>
        </w:r>
        <w:r>
          <w:rPr>
            <w:webHidden/>
          </w:rPr>
          <w:fldChar w:fldCharType="separate"/>
        </w:r>
        <w:r w:rsidR="00C5725A">
          <w:rPr>
            <w:webHidden/>
          </w:rPr>
          <w:t>32</w:t>
        </w:r>
        <w:r>
          <w:rPr>
            <w:webHidden/>
          </w:rPr>
          <w:fldChar w:fldCharType="end"/>
        </w:r>
      </w:hyperlink>
    </w:p>
    <w:p w14:paraId="26AA7374" w14:textId="05E85C38" w:rsidR="001A4CD5" w:rsidRDefault="001A4CD5">
      <w:pPr>
        <w:pStyle w:val="TOC1"/>
        <w:rPr>
          <w:rFonts w:asciiTheme="minorHAnsi" w:hAnsiTheme="minorHAnsi"/>
          <w:b w:val="0"/>
          <w:caps w:val="0"/>
          <w:color w:val="auto"/>
          <w:lang w:val="en-NG" w:eastAsia="en-NG"/>
        </w:rPr>
      </w:pPr>
      <w:hyperlink w:anchor="_Toc132726741" w:history="1">
        <w:r w:rsidRPr="009F6030">
          <w:rPr>
            <w:rStyle w:val="Hyperlink"/>
          </w:rPr>
          <w:t>9</w:t>
        </w:r>
        <w:r>
          <w:rPr>
            <w:rFonts w:asciiTheme="minorHAnsi" w:hAnsiTheme="minorHAnsi"/>
            <w:b w:val="0"/>
            <w:caps w:val="0"/>
            <w:color w:val="auto"/>
            <w:lang w:val="en-NG" w:eastAsia="en-NG"/>
          </w:rPr>
          <w:tab/>
        </w:r>
        <w:r w:rsidRPr="009F6030">
          <w:rPr>
            <w:rStyle w:val="Hyperlink"/>
          </w:rPr>
          <w:t>ASSUMPTIONS AND EXCLUSIONS</w:t>
        </w:r>
        <w:r>
          <w:rPr>
            <w:webHidden/>
          </w:rPr>
          <w:tab/>
        </w:r>
        <w:r>
          <w:rPr>
            <w:webHidden/>
          </w:rPr>
          <w:fldChar w:fldCharType="begin"/>
        </w:r>
        <w:r>
          <w:rPr>
            <w:webHidden/>
          </w:rPr>
          <w:instrText xml:space="preserve"> PAGEREF _Toc132726741 \h </w:instrText>
        </w:r>
        <w:r>
          <w:rPr>
            <w:webHidden/>
          </w:rPr>
        </w:r>
        <w:r>
          <w:rPr>
            <w:webHidden/>
          </w:rPr>
          <w:fldChar w:fldCharType="separate"/>
        </w:r>
        <w:r w:rsidR="00C5725A">
          <w:rPr>
            <w:webHidden/>
          </w:rPr>
          <w:t>33</w:t>
        </w:r>
        <w:r>
          <w:rPr>
            <w:webHidden/>
          </w:rPr>
          <w:fldChar w:fldCharType="end"/>
        </w:r>
      </w:hyperlink>
    </w:p>
    <w:p w14:paraId="741BE0BC" w14:textId="672B9A7E" w:rsidR="001A4CD5" w:rsidRDefault="001A4CD5">
      <w:pPr>
        <w:pStyle w:val="TOC2"/>
        <w:rPr>
          <w:rFonts w:asciiTheme="minorHAnsi" w:eastAsiaTheme="minorEastAsia" w:hAnsiTheme="minorHAnsi" w:cstheme="minorBidi"/>
          <w:lang w:val="en-NG" w:eastAsia="en-NG"/>
        </w:rPr>
      </w:pPr>
      <w:hyperlink w:anchor="_Toc132726742" w:history="1">
        <w:r w:rsidRPr="009F6030">
          <w:rPr>
            <w:rStyle w:val="Hyperlink"/>
          </w:rPr>
          <w:t>9.1</w:t>
        </w:r>
        <w:r>
          <w:rPr>
            <w:rFonts w:asciiTheme="minorHAnsi" w:eastAsiaTheme="minorEastAsia" w:hAnsiTheme="minorHAnsi" w:cstheme="minorBidi"/>
            <w:lang w:val="en-NG" w:eastAsia="en-NG"/>
          </w:rPr>
          <w:tab/>
        </w:r>
        <w:r w:rsidRPr="009F6030">
          <w:rPr>
            <w:rStyle w:val="Hyperlink"/>
          </w:rPr>
          <w:t>Exclusions from Services</w:t>
        </w:r>
        <w:r>
          <w:rPr>
            <w:webHidden/>
          </w:rPr>
          <w:tab/>
        </w:r>
        <w:r>
          <w:rPr>
            <w:webHidden/>
          </w:rPr>
          <w:fldChar w:fldCharType="begin"/>
        </w:r>
        <w:r>
          <w:rPr>
            <w:webHidden/>
          </w:rPr>
          <w:instrText xml:space="preserve"> PAGEREF _Toc132726742 \h </w:instrText>
        </w:r>
        <w:r>
          <w:rPr>
            <w:webHidden/>
          </w:rPr>
        </w:r>
        <w:r>
          <w:rPr>
            <w:webHidden/>
          </w:rPr>
          <w:fldChar w:fldCharType="separate"/>
        </w:r>
        <w:r w:rsidR="00C5725A">
          <w:rPr>
            <w:webHidden/>
          </w:rPr>
          <w:t>34</w:t>
        </w:r>
        <w:r>
          <w:rPr>
            <w:webHidden/>
          </w:rPr>
          <w:fldChar w:fldCharType="end"/>
        </w:r>
      </w:hyperlink>
    </w:p>
    <w:p w14:paraId="6C8983F4" w14:textId="46E788D7" w:rsidR="001A4CD5" w:rsidRDefault="001A4CD5">
      <w:pPr>
        <w:pStyle w:val="TOC1"/>
        <w:rPr>
          <w:rFonts w:asciiTheme="minorHAnsi" w:hAnsiTheme="minorHAnsi"/>
          <w:b w:val="0"/>
          <w:caps w:val="0"/>
          <w:color w:val="auto"/>
          <w:lang w:val="en-NG" w:eastAsia="en-NG"/>
        </w:rPr>
      </w:pPr>
      <w:hyperlink w:anchor="_Toc132726743" w:history="1">
        <w:r w:rsidRPr="009F6030">
          <w:rPr>
            <w:rStyle w:val="Hyperlink"/>
          </w:rPr>
          <w:t>10</w:t>
        </w:r>
        <w:r>
          <w:rPr>
            <w:rFonts w:asciiTheme="minorHAnsi" w:hAnsiTheme="minorHAnsi"/>
            <w:b w:val="0"/>
            <w:caps w:val="0"/>
            <w:color w:val="auto"/>
            <w:lang w:val="en-NG" w:eastAsia="en-NG"/>
          </w:rPr>
          <w:tab/>
        </w:r>
        <w:r w:rsidRPr="009F6030">
          <w:rPr>
            <w:rStyle w:val="Hyperlink"/>
          </w:rPr>
          <w:t>CONTRACT</w:t>
        </w:r>
        <w:r>
          <w:rPr>
            <w:webHidden/>
          </w:rPr>
          <w:tab/>
        </w:r>
        <w:r>
          <w:rPr>
            <w:webHidden/>
          </w:rPr>
          <w:fldChar w:fldCharType="begin"/>
        </w:r>
        <w:r>
          <w:rPr>
            <w:webHidden/>
          </w:rPr>
          <w:instrText xml:space="preserve"> PAGEREF _Toc132726743 \h </w:instrText>
        </w:r>
        <w:r>
          <w:rPr>
            <w:webHidden/>
          </w:rPr>
        </w:r>
        <w:r>
          <w:rPr>
            <w:webHidden/>
          </w:rPr>
          <w:fldChar w:fldCharType="separate"/>
        </w:r>
        <w:r w:rsidR="00C5725A">
          <w:rPr>
            <w:webHidden/>
          </w:rPr>
          <w:t>35</w:t>
        </w:r>
        <w:r>
          <w:rPr>
            <w:webHidden/>
          </w:rPr>
          <w:fldChar w:fldCharType="end"/>
        </w:r>
      </w:hyperlink>
    </w:p>
    <w:p w14:paraId="72982AFD" w14:textId="3E8747BE" w:rsidR="001A4CD5" w:rsidRDefault="001A4CD5">
      <w:pPr>
        <w:pStyle w:val="TOC2"/>
        <w:rPr>
          <w:rFonts w:asciiTheme="minorHAnsi" w:eastAsiaTheme="minorEastAsia" w:hAnsiTheme="minorHAnsi" w:cstheme="minorBidi"/>
          <w:lang w:val="en-NG" w:eastAsia="en-NG"/>
        </w:rPr>
      </w:pPr>
      <w:hyperlink w:anchor="_Toc132726744" w:history="1">
        <w:r w:rsidRPr="009F6030">
          <w:rPr>
            <w:rStyle w:val="Hyperlink"/>
          </w:rPr>
          <w:t>10.1</w:t>
        </w:r>
        <w:r>
          <w:rPr>
            <w:rFonts w:asciiTheme="minorHAnsi" w:eastAsiaTheme="minorEastAsia" w:hAnsiTheme="minorHAnsi" w:cstheme="minorBidi"/>
            <w:lang w:val="en-NG" w:eastAsia="en-NG"/>
          </w:rPr>
          <w:tab/>
        </w:r>
        <w:r w:rsidRPr="009F6030">
          <w:rPr>
            <w:rStyle w:val="Hyperlink"/>
          </w:rPr>
          <w:t>Contractual Liability Cap</w:t>
        </w:r>
        <w:r>
          <w:rPr>
            <w:webHidden/>
          </w:rPr>
          <w:tab/>
        </w:r>
        <w:r>
          <w:rPr>
            <w:webHidden/>
          </w:rPr>
          <w:fldChar w:fldCharType="begin"/>
        </w:r>
        <w:r>
          <w:rPr>
            <w:webHidden/>
          </w:rPr>
          <w:instrText xml:space="preserve"> PAGEREF _Toc132726744 \h </w:instrText>
        </w:r>
        <w:r>
          <w:rPr>
            <w:webHidden/>
          </w:rPr>
        </w:r>
        <w:r>
          <w:rPr>
            <w:webHidden/>
          </w:rPr>
          <w:fldChar w:fldCharType="separate"/>
        </w:r>
        <w:r w:rsidR="00C5725A">
          <w:rPr>
            <w:webHidden/>
          </w:rPr>
          <w:t>35</w:t>
        </w:r>
        <w:r>
          <w:rPr>
            <w:webHidden/>
          </w:rPr>
          <w:fldChar w:fldCharType="end"/>
        </w:r>
      </w:hyperlink>
    </w:p>
    <w:p w14:paraId="52B615C8" w14:textId="09D691CB" w:rsidR="001A4CD5" w:rsidRDefault="001A4CD5">
      <w:pPr>
        <w:pStyle w:val="TOC2"/>
        <w:rPr>
          <w:rFonts w:asciiTheme="minorHAnsi" w:eastAsiaTheme="minorEastAsia" w:hAnsiTheme="minorHAnsi" w:cstheme="minorBidi"/>
          <w:lang w:val="en-NG" w:eastAsia="en-NG"/>
        </w:rPr>
      </w:pPr>
      <w:hyperlink w:anchor="_Toc132726745" w:history="1">
        <w:r w:rsidRPr="009F6030">
          <w:rPr>
            <w:rStyle w:val="Hyperlink"/>
          </w:rPr>
          <w:t>10.2</w:t>
        </w:r>
        <w:r>
          <w:rPr>
            <w:rFonts w:asciiTheme="minorHAnsi" w:eastAsiaTheme="minorEastAsia" w:hAnsiTheme="minorHAnsi" w:cstheme="minorBidi"/>
            <w:lang w:val="en-NG" w:eastAsia="en-NG"/>
          </w:rPr>
          <w:tab/>
        </w:r>
        <w:r w:rsidRPr="009F6030">
          <w:rPr>
            <w:rStyle w:val="Hyperlink"/>
          </w:rPr>
          <w:t>Project Language</w:t>
        </w:r>
        <w:r>
          <w:rPr>
            <w:webHidden/>
          </w:rPr>
          <w:tab/>
        </w:r>
        <w:r>
          <w:rPr>
            <w:webHidden/>
          </w:rPr>
          <w:fldChar w:fldCharType="begin"/>
        </w:r>
        <w:r>
          <w:rPr>
            <w:webHidden/>
          </w:rPr>
          <w:instrText xml:space="preserve"> PAGEREF _Toc132726745 \h </w:instrText>
        </w:r>
        <w:r>
          <w:rPr>
            <w:webHidden/>
          </w:rPr>
        </w:r>
        <w:r>
          <w:rPr>
            <w:webHidden/>
          </w:rPr>
          <w:fldChar w:fldCharType="separate"/>
        </w:r>
        <w:r w:rsidR="00C5725A">
          <w:rPr>
            <w:webHidden/>
          </w:rPr>
          <w:t>35</w:t>
        </w:r>
        <w:r>
          <w:rPr>
            <w:webHidden/>
          </w:rPr>
          <w:fldChar w:fldCharType="end"/>
        </w:r>
      </w:hyperlink>
    </w:p>
    <w:p w14:paraId="2E6E8CD3" w14:textId="2FA551FD" w:rsidR="001A4CD5" w:rsidRDefault="001A4CD5">
      <w:pPr>
        <w:pStyle w:val="TOC2"/>
        <w:rPr>
          <w:rFonts w:asciiTheme="minorHAnsi" w:eastAsiaTheme="minorEastAsia" w:hAnsiTheme="minorHAnsi" w:cstheme="minorBidi"/>
          <w:lang w:val="en-NG" w:eastAsia="en-NG"/>
        </w:rPr>
      </w:pPr>
      <w:hyperlink w:anchor="_Toc132726746" w:history="1">
        <w:r w:rsidRPr="009F6030">
          <w:rPr>
            <w:rStyle w:val="Hyperlink"/>
          </w:rPr>
          <w:t>10.3</w:t>
        </w:r>
        <w:r>
          <w:rPr>
            <w:rFonts w:asciiTheme="minorHAnsi" w:eastAsiaTheme="minorEastAsia" w:hAnsiTheme="minorHAnsi" w:cstheme="minorBidi"/>
            <w:lang w:val="en-NG" w:eastAsia="en-NG"/>
          </w:rPr>
          <w:tab/>
        </w:r>
        <w:r w:rsidRPr="009F6030">
          <w:rPr>
            <w:rStyle w:val="Hyperlink"/>
          </w:rPr>
          <w:t>Exclusion of Consequential Damages</w:t>
        </w:r>
        <w:r>
          <w:rPr>
            <w:webHidden/>
          </w:rPr>
          <w:tab/>
        </w:r>
        <w:r>
          <w:rPr>
            <w:webHidden/>
          </w:rPr>
          <w:fldChar w:fldCharType="begin"/>
        </w:r>
        <w:r>
          <w:rPr>
            <w:webHidden/>
          </w:rPr>
          <w:instrText xml:space="preserve"> PAGEREF _Toc132726746 \h </w:instrText>
        </w:r>
        <w:r>
          <w:rPr>
            <w:webHidden/>
          </w:rPr>
        </w:r>
        <w:r>
          <w:rPr>
            <w:webHidden/>
          </w:rPr>
          <w:fldChar w:fldCharType="separate"/>
        </w:r>
        <w:r w:rsidR="00C5725A">
          <w:rPr>
            <w:webHidden/>
          </w:rPr>
          <w:t>35</w:t>
        </w:r>
        <w:r>
          <w:rPr>
            <w:webHidden/>
          </w:rPr>
          <w:fldChar w:fldCharType="end"/>
        </w:r>
      </w:hyperlink>
    </w:p>
    <w:p w14:paraId="621D3518" w14:textId="65E1B890" w:rsidR="001A4CD5" w:rsidRDefault="001A4CD5">
      <w:pPr>
        <w:pStyle w:val="TOC1"/>
        <w:rPr>
          <w:rFonts w:asciiTheme="minorHAnsi" w:hAnsiTheme="minorHAnsi"/>
          <w:b w:val="0"/>
          <w:caps w:val="0"/>
          <w:color w:val="auto"/>
          <w:lang w:val="en-NG" w:eastAsia="en-NG"/>
        </w:rPr>
      </w:pPr>
      <w:hyperlink w:anchor="_Toc132726747" w:history="1">
        <w:r w:rsidRPr="009F6030">
          <w:rPr>
            <w:rStyle w:val="Hyperlink"/>
          </w:rPr>
          <w:t>11</w:t>
        </w:r>
        <w:r>
          <w:rPr>
            <w:rFonts w:asciiTheme="minorHAnsi" w:hAnsiTheme="minorHAnsi"/>
            <w:b w:val="0"/>
            <w:caps w:val="0"/>
            <w:color w:val="auto"/>
            <w:lang w:val="en-NG" w:eastAsia="en-NG"/>
          </w:rPr>
          <w:tab/>
        </w:r>
        <w:r w:rsidRPr="009F6030">
          <w:rPr>
            <w:rStyle w:val="Hyperlink"/>
          </w:rPr>
          <w:t>CONCLUSION</w:t>
        </w:r>
        <w:r>
          <w:rPr>
            <w:webHidden/>
          </w:rPr>
          <w:tab/>
        </w:r>
        <w:r>
          <w:rPr>
            <w:webHidden/>
          </w:rPr>
          <w:fldChar w:fldCharType="begin"/>
        </w:r>
        <w:r>
          <w:rPr>
            <w:webHidden/>
          </w:rPr>
          <w:instrText xml:space="preserve"> PAGEREF _Toc132726747 \h </w:instrText>
        </w:r>
        <w:r>
          <w:rPr>
            <w:webHidden/>
          </w:rPr>
        </w:r>
        <w:r>
          <w:rPr>
            <w:webHidden/>
          </w:rPr>
          <w:fldChar w:fldCharType="separate"/>
        </w:r>
        <w:r w:rsidR="00C5725A">
          <w:rPr>
            <w:webHidden/>
          </w:rPr>
          <w:t>36</w:t>
        </w:r>
        <w:r>
          <w:rPr>
            <w:webHidden/>
          </w:rPr>
          <w:fldChar w:fldCharType="end"/>
        </w:r>
      </w:hyperlink>
    </w:p>
    <w:p w14:paraId="158ACDA3" w14:textId="02A5E20B" w:rsidR="001A4CD5" w:rsidRDefault="001A4CD5">
      <w:pPr>
        <w:pStyle w:val="TOC1"/>
        <w:rPr>
          <w:rFonts w:asciiTheme="minorHAnsi" w:hAnsiTheme="minorHAnsi"/>
          <w:b w:val="0"/>
          <w:caps w:val="0"/>
          <w:color w:val="auto"/>
          <w:lang w:val="en-NG" w:eastAsia="en-NG"/>
        </w:rPr>
      </w:pPr>
      <w:hyperlink w:anchor="_Toc132726748" w:history="1">
        <w:r w:rsidRPr="009F6030">
          <w:rPr>
            <w:rStyle w:val="Hyperlink"/>
          </w:rPr>
          <w:t>12</w:t>
        </w:r>
        <w:r>
          <w:rPr>
            <w:rFonts w:asciiTheme="minorHAnsi" w:hAnsiTheme="minorHAnsi"/>
            <w:b w:val="0"/>
            <w:caps w:val="0"/>
            <w:color w:val="auto"/>
            <w:lang w:val="en-NG" w:eastAsia="en-NG"/>
          </w:rPr>
          <w:tab/>
        </w:r>
        <w:r w:rsidRPr="009F6030">
          <w:rPr>
            <w:rStyle w:val="Hyperlink"/>
          </w:rPr>
          <w:t>ATTACHMENTS</w:t>
        </w:r>
        <w:r>
          <w:rPr>
            <w:webHidden/>
          </w:rPr>
          <w:tab/>
        </w:r>
        <w:r>
          <w:rPr>
            <w:webHidden/>
          </w:rPr>
          <w:fldChar w:fldCharType="begin"/>
        </w:r>
        <w:r>
          <w:rPr>
            <w:webHidden/>
          </w:rPr>
          <w:instrText xml:space="preserve"> PAGEREF _Toc132726748 \h </w:instrText>
        </w:r>
        <w:r>
          <w:rPr>
            <w:webHidden/>
          </w:rPr>
        </w:r>
        <w:r>
          <w:rPr>
            <w:webHidden/>
          </w:rPr>
          <w:fldChar w:fldCharType="separate"/>
        </w:r>
        <w:r w:rsidR="00C5725A">
          <w:rPr>
            <w:webHidden/>
          </w:rPr>
          <w:t>37</w:t>
        </w:r>
        <w:r>
          <w:rPr>
            <w:webHidden/>
          </w:rPr>
          <w:fldChar w:fldCharType="end"/>
        </w:r>
      </w:hyperlink>
    </w:p>
    <w:p w14:paraId="66AC27D5" w14:textId="77777777" w:rsidR="00C72F55" w:rsidRDefault="00F65186" w:rsidP="008D0E36">
      <w:pPr>
        <w:pStyle w:val="Content"/>
        <w:rPr>
          <w:rFonts w:eastAsiaTheme="minorEastAsia"/>
        </w:rPr>
      </w:pPr>
      <w:r w:rsidRPr="00F1047E">
        <w:rPr>
          <w:rFonts w:eastAsiaTheme="minorEastAsia"/>
        </w:rPr>
        <w:fldChar w:fldCharType="end"/>
      </w:r>
    </w:p>
    <w:p w14:paraId="545072D4" w14:textId="7E7842EB" w:rsidR="00375B88" w:rsidRPr="004068F3" w:rsidRDefault="00375B88" w:rsidP="008D0E36">
      <w:pPr>
        <w:pStyle w:val="Content"/>
      </w:pPr>
      <w:r>
        <w:t xml:space="preserve">LIST OF </w:t>
      </w:r>
      <w:r w:rsidRPr="004068F3">
        <w:t>TABLE</w:t>
      </w:r>
      <w:r>
        <w:t>S</w:t>
      </w:r>
    </w:p>
    <w:p w14:paraId="22CED983" w14:textId="727325DD" w:rsidR="001A4CD5" w:rsidRDefault="00375B88">
      <w:pPr>
        <w:pStyle w:val="TableofFigures"/>
        <w:tabs>
          <w:tab w:val="right" w:pos="9488"/>
        </w:tabs>
        <w:rPr>
          <w:rFonts w:asciiTheme="minorHAnsi" w:eastAsiaTheme="minorEastAsia" w:hAnsiTheme="minorHAnsi" w:cstheme="minorBidi"/>
          <w:noProof/>
          <w:sz w:val="22"/>
          <w:lang w:val="en-NG" w:eastAsia="en-NG"/>
        </w:rPr>
      </w:pPr>
      <w:r>
        <w:rPr>
          <w:rFonts w:cs="Arial"/>
          <w:sz w:val="22"/>
        </w:rPr>
        <w:fldChar w:fldCharType="begin"/>
      </w:r>
      <w:r>
        <w:rPr>
          <w:rFonts w:cs="Arial"/>
        </w:rPr>
        <w:instrText xml:space="preserve"> TOC \h \z \c "Table" </w:instrText>
      </w:r>
      <w:r>
        <w:rPr>
          <w:rFonts w:cs="Arial"/>
          <w:sz w:val="22"/>
        </w:rPr>
        <w:fldChar w:fldCharType="separate"/>
      </w:r>
      <w:hyperlink w:anchor="_Toc132726749" w:history="1">
        <w:r w:rsidR="001A4CD5" w:rsidRPr="00A75FCF">
          <w:rPr>
            <w:rStyle w:val="Hyperlink"/>
            <w:rFonts w:cs="Arial"/>
            <w:noProof/>
          </w:rPr>
          <w:t>Table 1: Project References</w:t>
        </w:r>
        <w:r w:rsidR="001A4CD5">
          <w:rPr>
            <w:noProof/>
            <w:webHidden/>
          </w:rPr>
          <w:tab/>
        </w:r>
        <w:r w:rsidR="001A4CD5">
          <w:rPr>
            <w:noProof/>
            <w:webHidden/>
          </w:rPr>
          <w:fldChar w:fldCharType="begin"/>
        </w:r>
        <w:r w:rsidR="001A4CD5">
          <w:rPr>
            <w:noProof/>
            <w:webHidden/>
          </w:rPr>
          <w:instrText xml:space="preserve"> PAGEREF _Toc132726749 \h </w:instrText>
        </w:r>
        <w:r w:rsidR="001A4CD5">
          <w:rPr>
            <w:noProof/>
            <w:webHidden/>
          </w:rPr>
        </w:r>
        <w:r w:rsidR="001A4CD5">
          <w:rPr>
            <w:noProof/>
            <w:webHidden/>
          </w:rPr>
          <w:fldChar w:fldCharType="separate"/>
        </w:r>
        <w:r w:rsidR="00C5725A">
          <w:rPr>
            <w:noProof/>
            <w:webHidden/>
          </w:rPr>
          <w:t>11</w:t>
        </w:r>
        <w:r w:rsidR="001A4CD5">
          <w:rPr>
            <w:noProof/>
            <w:webHidden/>
          </w:rPr>
          <w:fldChar w:fldCharType="end"/>
        </w:r>
      </w:hyperlink>
    </w:p>
    <w:p w14:paraId="747B36E1" w14:textId="4A4D3FEB" w:rsidR="001A4CD5" w:rsidRDefault="001A4CD5">
      <w:pPr>
        <w:pStyle w:val="TableofFigures"/>
        <w:tabs>
          <w:tab w:val="right" w:pos="9488"/>
        </w:tabs>
        <w:rPr>
          <w:rFonts w:asciiTheme="minorHAnsi" w:eastAsiaTheme="minorEastAsia" w:hAnsiTheme="minorHAnsi" w:cstheme="minorBidi"/>
          <w:noProof/>
          <w:sz w:val="22"/>
          <w:lang w:val="en-NG" w:eastAsia="en-NG"/>
        </w:rPr>
      </w:pPr>
      <w:hyperlink w:anchor="_Toc132726750" w:history="1">
        <w:r w:rsidRPr="00A75FCF">
          <w:rPr>
            <w:rStyle w:val="Hyperlink"/>
            <w:rFonts w:cs="Arial"/>
            <w:noProof/>
          </w:rPr>
          <w:t>Table 2 – Key resource</w:t>
        </w:r>
        <w:r>
          <w:rPr>
            <w:noProof/>
            <w:webHidden/>
          </w:rPr>
          <w:tab/>
        </w:r>
        <w:r>
          <w:rPr>
            <w:noProof/>
            <w:webHidden/>
          </w:rPr>
          <w:fldChar w:fldCharType="begin"/>
        </w:r>
        <w:r>
          <w:rPr>
            <w:noProof/>
            <w:webHidden/>
          </w:rPr>
          <w:instrText xml:space="preserve"> PAGEREF _Toc132726750 \h </w:instrText>
        </w:r>
        <w:r>
          <w:rPr>
            <w:noProof/>
            <w:webHidden/>
          </w:rPr>
        </w:r>
        <w:r>
          <w:rPr>
            <w:noProof/>
            <w:webHidden/>
          </w:rPr>
          <w:fldChar w:fldCharType="separate"/>
        </w:r>
        <w:r w:rsidR="00C5725A">
          <w:rPr>
            <w:noProof/>
            <w:webHidden/>
          </w:rPr>
          <w:t>25</w:t>
        </w:r>
        <w:r>
          <w:rPr>
            <w:noProof/>
            <w:webHidden/>
          </w:rPr>
          <w:fldChar w:fldCharType="end"/>
        </w:r>
      </w:hyperlink>
    </w:p>
    <w:p w14:paraId="35F540BD" w14:textId="7B54C324" w:rsidR="001A4CD5" w:rsidRDefault="001A4CD5">
      <w:pPr>
        <w:pStyle w:val="TableofFigures"/>
        <w:tabs>
          <w:tab w:val="right" w:pos="9488"/>
        </w:tabs>
        <w:rPr>
          <w:rFonts w:asciiTheme="minorHAnsi" w:eastAsiaTheme="minorEastAsia" w:hAnsiTheme="minorHAnsi" w:cstheme="minorBidi"/>
          <w:noProof/>
          <w:sz w:val="22"/>
          <w:lang w:val="en-NG" w:eastAsia="en-NG"/>
        </w:rPr>
      </w:pPr>
      <w:hyperlink w:anchor="_Toc132726751" w:history="1">
        <w:r w:rsidRPr="00A75FCF">
          <w:rPr>
            <w:rStyle w:val="Hyperlink"/>
            <w:rFonts w:cs="Arial"/>
            <w:noProof/>
            <w:lang w:eastAsia="en-US"/>
          </w:rPr>
          <w:t>Table 3: Reimbursable Rate</w:t>
        </w:r>
        <w:r>
          <w:rPr>
            <w:noProof/>
            <w:webHidden/>
          </w:rPr>
          <w:tab/>
        </w:r>
        <w:r>
          <w:rPr>
            <w:noProof/>
            <w:webHidden/>
          </w:rPr>
          <w:fldChar w:fldCharType="begin"/>
        </w:r>
        <w:r>
          <w:rPr>
            <w:noProof/>
            <w:webHidden/>
          </w:rPr>
          <w:instrText xml:space="preserve"> PAGEREF _Toc132726751 \h </w:instrText>
        </w:r>
        <w:r>
          <w:rPr>
            <w:noProof/>
            <w:webHidden/>
          </w:rPr>
        </w:r>
        <w:r>
          <w:rPr>
            <w:noProof/>
            <w:webHidden/>
          </w:rPr>
          <w:fldChar w:fldCharType="separate"/>
        </w:r>
        <w:r w:rsidR="00C5725A">
          <w:rPr>
            <w:noProof/>
            <w:webHidden/>
          </w:rPr>
          <w:t>30</w:t>
        </w:r>
        <w:r>
          <w:rPr>
            <w:noProof/>
            <w:webHidden/>
          </w:rPr>
          <w:fldChar w:fldCharType="end"/>
        </w:r>
      </w:hyperlink>
    </w:p>
    <w:p w14:paraId="211FAB4C" w14:textId="13C39DD2" w:rsidR="00375B88" w:rsidRPr="00F1047E" w:rsidRDefault="00375B88" w:rsidP="00375B88">
      <w:pPr>
        <w:overflowPunct/>
        <w:autoSpaceDE/>
        <w:autoSpaceDN/>
        <w:adjustRightInd/>
        <w:jc w:val="left"/>
        <w:textAlignment w:val="auto"/>
        <w:rPr>
          <w:sz w:val="20"/>
          <w:szCs w:val="20"/>
        </w:rPr>
      </w:pPr>
      <w:r>
        <w:rPr>
          <w:rFonts w:cs="Arial"/>
        </w:rPr>
        <w:fldChar w:fldCharType="end"/>
      </w:r>
    </w:p>
    <w:p w14:paraId="055078D0" w14:textId="77777777" w:rsidR="00C72F55" w:rsidRDefault="00C72F55" w:rsidP="008D0E36">
      <w:pPr>
        <w:pStyle w:val="Content"/>
      </w:pPr>
    </w:p>
    <w:p w14:paraId="22E3642A" w14:textId="696C9301" w:rsidR="00FA6DB6" w:rsidRDefault="00375B88" w:rsidP="008D0E36">
      <w:pPr>
        <w:pStyle w:val="Content"/>
      </w:pPr>
      <w:r w:rsidRPr="00F1047E">
        <w:t>FIGURES</w:t>
      </w:r>
    </w:p>
    <w:p w14:paraId="45283C6A" w14:textId="326F67AE" w:rsidR="001A4CD5" w:rsidRDefault="00375B88">
      <w:pPr>
        <w:pStyle w:val="TableofFigures"/>
        <w:tabs>
          <w:tab w:val="right" w:leader="dot" w:pos="9488"/>
        </w:tabs>
        <w:rPr>
          <w:rFonts w:asciiTheme="minorHAnsi" w:eastAsiaTheme="minorEastAsia" w:hAnsiTheme="minorHAnsi" w:cstheme="minorBidi"/>
          <w:noProof/>
          <w:sz w:val="22"/>
          <w:lang w:val="en-NG" w:eastAsia="en-NG"/>
        </w:rPr>
      </w:pPr>
      <w:r w:rsidRPr="00DF3422">
        <w:rPr>
          <w:sz w:val="22"/>
        </w:rPr>
        <w:fldChar w:fldCharType="begin"/>
      </w:r>
      <w:r w:rsidRPr="00DF3422">
        <w:rPr>
          <w:sz w:val="22"/>
        </w:rPr>
        <w:instrText xml:space="preserve"> TOC \h \z \c "Figure" </w:instrText>
      </w:r>
      <w:r w:rsidRPr="00DF3422">
        <w:rPr>
          <w:sz w:val="22"/>
        </w:rPr>
        <w:fldChar w:fldCharType="separate"/>
      </w:r>
      <w:hyperlink r:id="rId20" w:anchor="_Toc132726752" w:history="1">
        <w:r w:rsidR="001A4CD5" w:rsidRPr="002F4EC9">
          <w:rPr>
            <w:rStyle w:val="Hyperlink"/>
            <w:noProof/>
          </w:rPr>
          <w:t>Figure 1 - ILF offices worldwide</w:t>
        </w:r>
        <w:r w:rsidR="001A4CD5">
          <w:rPr>
            <w:noProof/>
            <w:webHidden/>
          </w:rPr>
          <w:tab/>
        </w:r>
        <w:r w:rsidR="001A4CD5">
          <w:rPr>
            <w:noProof/>
            <w:webHidden/>
          </w:rPr>
          <w:fldChar w:fldCharType="begin"/>
        </w:r>
        <w:r w:rsidR="001A4CD5">
          <w:rPr>
            <w:noProof/>
            <w:webHidden/>
          </w:rPr>
          <w:instrText xml:space="preserve"> PAGEREF _Toc132726752 \h </w:instrText>
        </w:r>
        <w:r w:rsidR="001A4CD5">
          <w:rPr>
            <w:noProof/>
            <w:webHidden/>
          </w:rPr>
        </w:r>
        <w:r w:rsidR="001A4CD5">
          <w:rPr>
            <w:noProof/>
            <w:webHidden/>
          </w:rPr>
          <w:fldChar w:fldCharType="separate"/>
        </w:r>
        <w:r w:rsidR="00C5725A">
          <w:rPr>
            <w:noProof/>
            <w:webHidden/>
          </w:rPr>
          <w:t>8</w:t>
        </w:r>
        <w:r w:rsidR="001A4CD5">
          <w:rPr>
            <w:noProof/>
            <w:webHidden/>
          </w:rPr>
          <w:fldChar w:fldCharType="end"/>
        </w:r>
      </w:hyperlink>
    </w:p>
    <w:p w14:paraId="33A27C5C" w14:textId="6FE6C7C6" w:rsidR="001A4CD5" w:rsidRDefault="001A4CD5">
      <w:pPr>
        <w:pStyle w:val="TableofFigures"/>
        <w:tabs>
          <w:tab w:val="right" w:leader="dot" w:pos="9488"/>
        </w:tabs>
        <w:rPr>
          <w:rFonts w:asciiTheme="minorHAnsi" w:eastAsiaTheme="minorEastAsia" w:hAnsiTheme="minorHAnsi" w:cstheme="minorBidi"/>
          <w:noProof/>
          <w:sz w:val="22"/>
          <w:lang w:val="en-NG" w:eastAsia="en-NG"/>
        </w:rPr>
      </w:pPr>
      <w:hyperlink w:anchor="_Toc132726753" w:history="1">
        <w:r w:rsidRPr="002F4EC9">
          <w:rPr>
            <w:rStyle w:val="Hyperlink"/>
            <w:i/>
            <w:noProof/>
          </w:rPr>
          <w:t>Figure 2: Technical Advisory Services.</w:t>
        </w:r>
        <w:r>
          <w:rPr>
            <w:noProof/>
            <w:webHidden/>
          </w:rPr>
          <w:tab/>
        </w:r>
        <w:r>
          <w:rPr>
            <w:noProof/>
            <w:webHidden/>
          </w:rPr>
          <w:fldChar w:fldCharType="begin"/>
        </w:r>
        <w:r>
          <w:rPr>
            <w:noProof/>
            <w:webHidden/>
          </w:rPr>
          <w:instrText xml:space="preserve"> PAGEREF _Toc132726753 \h </w:instrText>
        </w:r>
        <w:r>
          <w:rPr>
            <w:noProof/>
            <w:webHidden/>
          </w:rPr>
        </w:r>
        <w:r>
          <w:rPr>
            <w:noProof/>
            <w:webHidden/>
          </w:rPr>
          <w:fldChar w:fldCharType="separate"/>
        </w:r>
        <w:r w:rsidR="00C5725A">
          <w:rPr>
            <w:noProof/>
            <w:webHidden/>
          </w:rPr>
          <w:t>17</w:t>
        </w:r>
        <w:r>
          <w:rPr>
            <w:noProof/>
            <w:webHidden/>
          </w:rPr>
          <w:fldChar w:fldCharType="end"/>
        </w:r>
      </w:hyperlink>
    </w:p>
    <w:p w14:paraId="7B89A4B1" w14:textId="020749D5" w:rsidR="001A4CD5" w:rsidRDefault="001A4CD5">
      <w:pPr>
        <w:pStyle w:val="TableofFigures"/>
        <w:tabs>
          <w:tab w:val="right" w:leader="dot" w:pos="9488"/>
        </w:tabs>
        <w:rPr>
          <w:rFonts w:asciiTheme="minorHAnsi" w:eastAsiaTheme="minorEastAsia" w:hAnsiTheme="minorHAnsi" w:cstheme="minorBidi"/>
          <w:noProof/>
          <w:sz w:val="22"/>
          <w:lang w:val="en-NG" w:eastAsia="en-NG"/>
        </w:rPr>
      </w:pPr>
      <w:hyperlink w:anchor="_Toc132726754" w:history="1">
        <w:r w:rsidRPr="002F4EC9">
          <w:rPr>
            <w:rStyle w:val="Hyperlink"/>
            <w:i/>
            <w:noProof/>
          </w:rPr>
          <w:t>Figure 3:Preliminary Execution Strategy .</w:t>
        </w:r>
        <w:r>
          <w:rPr>
            <w:noProof/>
            <w:webHidden/>
          </w:rPr>
          <w:tab/>
        </w:r>
        <w:r>
          <w:rPr>
            <w:noProof/>
            <w:webHidden/>
          </w:rPr>
          <w:fldChar w:fldCharType="begin"/>
        </w:r>
        <w:r>
          <w:rPr>
            <w:noProof/>
            <w:webHidden/>
          </w:rPr>
          <w:instrText xml:space="preserve"> PAGEREF _Toc132726754 \h </w:instrText>
        </w:r>
        <w:r>
          <w:rPr>
            <w:noProof/>
            <w:webHidden/>
          </w:rPr>
        </w:r>
        <w:r>
          <w:rPr>
            <w:noProof/>
            <w:webHidden/>
          </w:rPr>
          <w:fldChar w:fldCharType="separate"/>
        </w:r>
        <w:r w:rsidR="00C5725A">
          <w:rPr>
            <w:noProof/>
            <w:webHidden/>
          </w:rPr>
          <w:t>26</w:t>
        </w:r>
        <w:r>
          <w:rPr>
            <w:noProof/>
            <w:webHidden/>
          </w:rPr>
          <w:fldChar w:fldCharType="end"/>
        </w:r>
      </w:hyperlink>
    </w:p>
    <w:p w14:paraId="6A80213F" w14:textId="079A0F93" w:rsidR="001A4CD5" w:rsidRDefault="001A4CD5">
      <w:pPr>
        <w:pStyle w:val="TableofFigures"/>
        <w:tabs>
          <w:tab w:val="right" w:leader="dot" w:pos="9488"/>
        </w:tabs>
        <w:rPr>
          <w:rFonts w:asciiTheme="minorHAnsi" w:eastAsiaTheme="minorEastAsia" w:hAnsiTheme="minorHAnsi" w:cstheme="minorBidi"/>
          <w:noProof/>
          <w:sz w:val="22"/>
          <w:lang w:val="en-NG" w:eastAsia="en-NG"/>
        </w:rPr>
      </w:pPr>
      <w:hyperlink w:anchor="_Toc132726755" w:history="1">
        <w:r w:rsidRPr="002F4EC9">
          <w:rPr>
            <w:rStyle w:val="Hyperlink"/>
            <w:i/>
            <w:noProof/>
          </w:rPr>
          <w:t>Figure 4: Manning Chart.</w:t>
        </w:r>
        <w:r>
          <w:rPr>
            <w:noProof/>
            <w:webHidden/>
          </w:rPr>
          <w:tab/>
        </w:r>
        <w:r>
          <w:rPr>
            <w:noProof/>
            <w:webHidden/>
          </w:rPr>
          <w:fldChar w:fldCharType="begin"/>
        </w:r>
        <w:r>
          <w:rPr>
            <w:noProof/>
            <w:webHidden/>
          </w:rPr>
          <w:instrText xml:space="preserve"> PAGEREF _Toc132726755 \h </w:instrText>
        </w:r>
        <w:r>
          <w:rPr>
            <w:noProof/>
            <w:webHidden/>
          </w:rPr>
        </w:r>
        <w:r>
          <w:rPr>
            <w:noProof/>
            <w:webHidden/>
          </w:rPr>
          <w:fldChar w:fldCharType="separate"/>
        </w:r>
        <w:r w:rsidR="00C5725A">
          <w:rPr>
            <w:noProof/>
            <w:webHidden/>
          </w:rPr>
          <w:t>27</w:t>
        </w:r>
        <w:r>
          <w:rPr>
            <w:noProof/>
            <w:webHidden/>
          </w:rPr>
          <w:fldChar w:fldCharType="end"/>
        </w:r>
      </w:hyperlink>
    </w:p>
    <w:p w14:paraId="4C88ABB5" w14:textId="44334761" w:rsidR="001963FC" w:rsidRPr="00F1047E" w:rsidRDefault="00375B88" w:rsidP="00B64667">
      <w:pPr>
        <w:rPr>
          <w:sz w:val="20"/>
          <w:szCs w:val="20"/>
        </w:rPr>
      </w:pPr>
      <w:r w:rsidRPr="00DF3422">
        <w:rPr>
          <w:b/>
          <w:caps/>
          <w:noProof/>
          <w:color w:val="305291" w:themeColor="accent1"/>
        </w:rPr>
        <w:fldChar w:fldCharType="end"/>
      </w:r>
      <w:bookmarkStart w:id="2" w:name="_Toc100915484"/>
      <w:r w:rsidR="00B43971" w:rsidRPr="00F1047E">
        <w:rPr>
          <w:sz w:val="20"/>
          <w:szCs w:val="20"/>
        </w:rPr>
        <w:br w:type="page"/>
      </w:r>
    </w:p>
    <w:p w14:paraId="323019CB" w14:textId="01B439B8" w:rsidR="00DE6591" w:rsidRPr="00564882" w:rsidRDefault="00DE6591" w:rsidP="00564882">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3" w:name="_Toc132726712"/>
      <w:r w:rsidRPr="00564882">
        <w:rPr>
          <w:sz w:val="22"/>
        </w:rPr>
        <w:lastRenderedPageBreak/>
        <w:t>I</w:t>
      </w:r>
      <w:r w:rsidR="007C30D8" w:rsidRPr="00564882">
        <w:rPr>
          <w:sz w:val="22"/>
        </w:rPr>
        <w:t>NTRODUCTION</w:t>
      </w:r>
      <w:bookmarkEnd w:id="3"/>
    </w:p>
    <w:p w14:paraId="7A5A4ED1" w14:textId="77777777" w:rsidR="00DE6591" w:rsidRPr="004E0675" w:rsidRDefault="00DE6591" w:rsidP="001475F9">
      <w:pPr>
        <w:pStyle w:val="Heading2"/>
        <w:keepNext/>
        <w:tabs>
          <w:tab w:val="num" w:pos="851"/>
        </w:tabs>
        <w:overflowPunct/>
        <w:autoSpaceDE/>
        <w:autoSpaceDN/>
        <w:adjustRightInd/>
        <w:spacing w:after="240"/>
        <w:ind w:left="851" w:hanging="851"/>
        <w:jc w:val="both"/>
        <w:textAlignment w:val="auto"/>
        <w:rPr>
          <w:rFonts w:cs="Arial"/>
          <w:sz w:val="22"/>
          <w:lang w:val="en-US"/>
        </w:rPr>
      </w:pPr>
      <w:bookmarkStart w:id="4" w:name="_Toc54255287"/>
      <w:bookmarkStart w:id="5" w:name="_Toc54255419"/>
      <w:bookmarkStart w:id="6" w:name="_Toc132726713"/>
      <w:r w:rsidRPr="004E0675">
        <w:rPr>
          <w:rFonts w:cs="Arial"/>
          <w:sz w:val="22"/>
        </w:rPr>
        <w:t>Background</w:t>
      </w:r>
      <w:bookmarkEnd w:id="4"/>
      <w:bookmarkEnd w:id="5"/>
      <w:bookmarkEnd w:id="6"/>
    </w:p>
    <w:p w14:paraId="7C3996F0" w14:textId="5BF1CEB8" w:rsidR="00CC4D58" w:rsidRDefault="006A2527" w:rsidP="00B9330C">
      <w:pPr>
        <w:pStyle w:val="Textnormal"/>
        <w:rPr>
          <w:rFonts w:cs="Arial"/>
          <w:sz w:val="22"/>
          <w:szCs w:val="22"/>
        </w:rPr>
      </w:pPr>
      <w:r>
        <w:rPr>
          <w:rFonts w:cs="Arial"/>
          <w:sz w:val="22"/>
          <w:szCs w:val="22"/>
        </w:rPr>
        <w:t>South Atlantic LNG West Africa Limited</w:t>
      </w:r>
      <w:r w:rsidR="00B9330C" w:rsidRPr="00B9330C">
        <w:rPr>
          <w:rFonts w:cs="Arial"/>
          <w:sz w:val="22"/>
          <w:szCs w:val="22"/>
        </w:rPr>
        <w:t xml:space="preserve"> (“the Client”</w:t>
      </w:r>
      <w:r>
        <w:rPr>
          <w:rFonts w:cs="Arial"/>
          <w:sz w:val="22"/>
          <w:szCs w:val="22"/>
        </w:rPr>
        <w:t xml:space="preserve"> or “SA LNG”</w:t>
      </w:r>
      <w:r w:rsidR="00AD476A">
        <w:rPr>
          <w:rFonts w:cs="Arial"/>
          <w:sz w:val="22"/>
          <w:szCs w:val="22"/>
        </w:rPr>
        <w:t>)</w:t>
      </w:r>
      <w:r w:rsidR="00B9330C" w:rsidRPr="00B9330C">
        <w:rPr>
          <w:rFonts w:cs="Arial"/>
          <w:sz w:val="22"/>
          <w:szCs w:val="22"/>
        </w:rPr>
        <w:t xml:space="preserve"> </w:t>
      </w:r>
      <w:r w:rsidR="00C45BC9">
        <w:rPr>
          <w:rFonts w:cs="Arial"/>
          <w:sz w:val="22"/>
          <w:szCs w:val="22"/>
        </w:rPr>
        <w:t xml:space="preserve">is </w:t>
      </w:r>
      <w:r w:rsidR="00C24F9F" w:rsidRPr="00C24F9F">
        <w:rPr>
          <w:rFonts w:cs="Arial"/>
          <w:sz w:val="22"/>
          <w:szCs w:val="22"/>
        </w:rPr>
        <w:t>an indigenous company located in Lagos Nigeria with specialized skills providing ancillary services to the power and oil &amp; gas sectors in Nigeria</w:t>
      </w:r>
      <w:r w:rsidR="00C45BC9">
        <w:rPr>
          <w:rFonts w:cs="Arial"/>
          <w:sz w:val="22"/>
          <w:szCs w:val="22"/>
        </w:rPr>
        <w:t xml:space="preserve">. </w:t>
      </w:r>
    </w:p>
    <w:p w14:paraId="294E34C8" w14:textId="5B1043DB" w:rsidR="00CC4D58" w:rsidRDefault="00CC4D58" w:rsidP="00B9330C">
      <w:pPr>
        <w:pStyle w:val="Textnormal"/>
        <w:rPr>
          <w:rFonts w:cs="Arial"/>
          <w:sz w:val="22"/>
          <w:szCs w:val="22"/>
        </w:rPr>
      </w:pPr>
      <w:r>
        <w:rPr>
          <w:rFonts w:cs="Arial"/>
          <w:sz w:val="22"/>
          <w:szCs w:val="22"/>
        </w:rPr>
        <w:t xml:space="preserve">The client is proposing to build a </w:t>
      </w:r>
      <w:r w:rsidRPr="00CC4D58">
        <w:rPr>
          <w:rFonts w:cs="Arial"/>
          <w:sz w:val="22"/>
          <w:szCs w:val="22"/>
        </w:rPr>
        <w:t xml:space="preserve">5MMSCFD Mini-LNG Plant in </w:t>
      </w:r>
      <w:r w:rsidR="00540900">
        <w:rPr>
          <w:rFonts w:cs="Arial"/>
          <w:sz w:val="22"/>
          <w:szCs w:val="22"/>
        </w:rPr>
        <w:t>Ibefun</w:t>
      </w:r>
      <w:r w:rsidR="00C24F9F">
        <w:rPr>
          <w:rFonts w:cs="Arial"/>
          <w:sz w:val="22"/>
          <w:szCs w:val="22"/>
        </w:rPr>
        <w:t xml:space="preserve"> axis and have received a firm offer from a Chinese EPC </w:t>
      </w:r>
      <w:r w:rsidR="00540900">
        <w:rPr>
          <w:rFonts w:cs="Arial"/>
          <w:sz w:val="22"/>
          <w:szCs w:val="22"/>
        </w:rPr>
        <w:t>contractor</w:t>
      </w:r>
      <w:r w:rsidR="00C24F9F">
        <w:rPr>
          <w:rFonts w:cs="Arial"/>
          <w:sz w:val="22"/>
          <w:szCs w:val="22"/>
        </w:rPr>
        <w:t xml:space="preserve"> for the FEED, Detailed Engineering, Procurement and Fabrication, Construction and </w:t>
      </w:r>
      <w:r w:rsidR="00540900">
        <w:rPr>
          <w:rFonts w:cs="Arial"/>
          <w:sz w:val="22"/>
          <w:szCs w:val="22"/>
        </w:rPr>
        <w:t>Installation</w:t>
      </w:r>
      <w:r w:rsidR="00C24F9F">
        <w:rPr>
          <w:rFonts w:cs="Arial"/>
          <w:sz w:val="22"/>
          <w:szCs w:val="22"/>
        </w:rPr>
        <w:t xml:space="preserve"> works. Client’s proposed timeline is 16 months.</w:t>
      </w:r>
    </w:p>
    <w:p w14:paraId="0A4CCB8D" w14:textId="1403A67F" w:rsidR="006A2527" w:rsidRDefault="006A2527" w:rsidP="00B9330C">
      <w:pPr>
        <w:pStyle w:val="Textnormal"/>
        <w:rPr>
          <w:rFonts w:cs="Arial"/>
          <w:sz w:val="22"/>
          <w:szCs w:val="22"/>
        </w:rPr>
      </w:pPr>
      <w:r>
        <w:rPr>
          <w:rFonts w:cs="Arial"/>
          <w:sz w:val="22"/>
          <w:szCs w:val="22"/>
        </w:rPr>
        <w:t xml:space="preserve">Client has </w:t>
      </w:r>
      <w:r w:rsidR="008F765E">
        <w:rPr>
          <w:rFonts w:cs="Arial"/>
          <w:sz w:val="22"/>
          <w:szCs w:val="22"/>
        </w:rPr>
        <w:t xml:space="preserve">also secured equity financing from the Midstream and Downstream Gas Infrastructure Fund (MDGIF). </w:t>
      </w:r>
    </w:p>
    <w:p w14:paraId="1B57F2A7" w14:textId="77777777" w:rsidR="004049F0" w:rsidRPr="004E0675" w:rsidRDefault="004049F0" w:rsidP="004049F0">
      <w:pPr>
        <w:pStyle w:val="Heading2"/>
        <w:keepNext/>
        <w:tabs>
          <w:tab w:val="num" w:pos="851"/>
        </w:tabs>
        <w:overflowPunct/>
        <w:autoSpaceDE/>
        <w:autoSpaceDN/>
        <w:adjustRightInd/>
        <w:spacing w:after="240"/>
        <w:ind w:left="851" w:hanging="851"/>
        <w:jc w:val="both"/>
        <w:textAlignment w:val="auto"/>
        <w:rPr>
          <w:rFonts w:cs="Arial"/>
          <w:sz w:val="22"/>
        </w:rPr>
      </w:pPr>
      <w:bookmarkStart w:id="7" w:name="_Toc103698016"/>
      <w:bookmarkStart w:id="8" w:name="_Toc103698213"/>
      <w:bookmarkStart w:id="9" w:name="_Toc103701547"/>
      <w:bookmarkStart w:id="10" w:name="_Toc103701605"/>
      <w:bookmarkStart w:id="11" w:name="_Toc103701661"/>
      <w:bookmarkStart w:id="12" w:name="_Toc103701718"/>
      <w:bookmarkStart w:id="13" w:name="_Toc132726714"/>
      <w:bookmarkEnd w:id="7"/>
      <w:bookmarkEnd w:id="8"/>
      <w:bookmarkEnd w:id="9"/>
      <w:bookmarkEnd w:id="10"/>
      <w:bookmarkEnd w:id="11"/>
      <w:bookmarkEnd w:id="12"/>
      <w:r w:rsidRPr="004E0675">
        <w:rPr>
          <w:rFonts w:cs="Arial"/>
          <w:sz w:val="22"/>
        </w:rPr>
        <w:t>Request for Proposal</w:t>
      </w:r>
      <w:bookmarkEnd w:id="13"/>
      <w:r w:rsidRPr="004E0675">
        <w:rPr>
          <w:rFonts w:cs="Arial"/>
          <w:sz w:val="22"/>
        </w:rPr>
        <w:t xml:space="preserve"> </w:t>
      </w:r>
    </w:p>
    <w:p w14:paraId="3B234EE9" w14:textId="0B657641" w:rsidR="00A4281D" w:rsidRDefault="00512795" w:rsidP="00A4281D">
      <w:pPr>
        <w:pStyle w:val="Textnormal"/>
        <w:rPr>
          <w:rFonts w:cs="Arial"/>
          <w:sz w:val="22"/>
          <w:szCs w:val="22"/>
        </w:rPr>
      </w:pPr>
      <w:r>
        <w:rPr>
          <w:rFonts w:cs="Arial"/>
          <w:sz w:val="22"/>
          <w:szCs w:val="22"/>
        </w:rPr>
        <w:t>The Client has asked</w:t>
      </w:r>
      <w:r w:rsidR="00982A22" w:rsidRPr="00982A22">
        <w:rPr>
          <w:rFonts w:cs="Arial"/>
          <w:sz w:val="22"/>
          <w:szCs w:val="22"/>
        </w:rPr>
        <w:t xml:space="preserve"> ILF (the Consultant) to provide “</w:t>
      </w:r>
      <w:r w:rsidR="007C62E6">
        <w:rPr>
          <w:rFonts w:cs="Arial"/>
          <w:sz w:val="22"/>
          <w:szCs w:val="22"/>
        </w:rPr>
        <w:t>Project Management and Consultancy Services</w:t>
      </w:r>
      <w:r>
        <w:rPr>
          <w:rFonts w:cs="Arial"/>
          <w:sz w:val="22"/>
          <w:szCs w:val="22"/>
        </w:rPr>
        <w:t xml:space="preserve"> - </w:t>
      </w:r>
      <w:r w:rsidR="007C62E6">
        <w:rPr>
          <w:rFonts w:cs="Arial"/>
          <w:sz w:val="22"/>
          <w:szCs w:val="22"/>
        </w:rPr>
        <w:t>PMC</w:t>
      </w:r>
      <w:r w:rsidR="00982A22" w:rsidRPr="00982A22">
        <w:rPr>
          <w:rFonts w:cs="Arial"/>
          <w:sz w:val="22"/>
          <w:szCs w:val="22"/>
        </w:rPr>
        <w:t>” service for the development</w:t>
      </w:r>
      <w:r w:rsidR="00BE64B8">
        <w:rPr>
          <w:rFonts w:cs="Arial"/>
          <w:sz w:val="22"/>
          <w:szCs w:val="22"/>
        </w:rPr>
        <w:t xml:space="preserve"> </w:t>
      </w:r>
      <w:r>
        <w:rPr>
          <w:rFonts w:cs="Arial"/>
          <w:sz w:val="22"/>
          <w:szCs w:val="22"/>
        </w:rPr>
        <w:t xml:space="preserve">/ construction of a </w:t>
      </w:r>
      <w:r w:rsidR="00762250" w:rsidRPr="00CC4D58">
        <w:rPr>
          <w:rFonts w:cs="Arial"/>
          <w:sz w:val="22"/>
          <w:szCs w:val="22"/>
        </w:rPr>
        <w:t xml:space="preserve">5MMSCFD Mini-LNG Plant in </w:t>
      </w:r>
      <w:r w:rsidR="008F765E">
        <w:rPr>
          <w:rFonts w:cs="Arial"/>
          <w:sz w:val="22"/>
          <w:szCs w:val="22"/>
        </w:rPr>
        <w:t>the Ibefun</w:t>
      </w:r>
      <w:r w:rsidR="00282091">
        <w:rPr>
          <w:rFonts w:cs="Arial"/>
          <w:sz w:val="22"/>
          <w:szCs w:val="22"/>
        </w:rPr>
        <w:t xml:space="preserve"> area</w:t>
      </w:r>
      <w:r w:rsidR="00982A22" w:rsidRPr="00982A22">
        <w:rPr>
          <w:rFonts w:cs="Arial"/>
          <w:sz w:val="22"/>
          <w:szCs w:val="22"/>
        </w:rPr>
        <w:t xml:space="preserve"> (the project).</w:t>
      </w:r>
    </w:p>
    <w:p w14:paraId="565DAA19" w14:textId="10741D3B" w:rsidR="007C62E6" w:rsidRPr="004E0675" w:rsidRDefault="007C62E6" w:rsidP="00A4281D">
      <w:pPr>
        <w:pStyle w:val="Textnormal"/>
        <w:rPr>
          <w:rFonts w:cs="Arial"/>
          <w:sz w:val="22"/>
          <w:szCs w:val="22"/>
        </w:rPr>
      </w:pPr>
      <w:r>
        <w:rPr>
          <w:rFonts w:cs="Arial"/>
          <w:sz w:val="22"/>
          <w:szCs w:val="22"/>
        </w:rPr>
        <w:t xml:space="preserve">In further conversation with the </w:t>
      </w:r>
      <w:r w:rsidR="00540900">
        <w:rPr>
          <w:rFonts w:cs="Arial"/>
          <w:sz w:val="22"/>
          <w:szCs w:val="22"/>
        </w:rPr>
        <w:t xml:space="preserve">Client </w:t>
      </w:r>
      <w:r>
        <w:rPr>
          <w:rFonts w:cs="Arial"/>
          <w:sz w:val="22"/>
          <w:szCs w:val="22"/>
        </w:rPr>
        <w:t xml:space="preserve">and in consideration of client’s budget, ILF is proposing to offer “Technical Advisory – TA” for the EPCI for the 5MMSCD Mini-LNG Plant (“Project”). </w:t>
      </w:r>
    </w:p>
    <w:p w14:paraId="785F0C82" w14:textId="77777777" w:rsidR="002F4695" w:rsidRPr="004E0675" w:rsidRDefault="002F4695" w:rsidP="002F4695">
      <w:pPr>
        <w:pStyle w:val="Heading2"/>
        <w:keepNext/>
        <w:tabs>
          <w:tab w:val="num" w:pos="851"/>
        </w:tabs>
        <w:overflowPunct/>
        <w:autoSpaceDE/>
        <w:autoSpaceDN/>
        <w:adjustRightInd/>
        <w:spacing w:after="240"/>
        <w:ind w:left="851" w:hanging="851"/>
        <w:jc w:val="both"/>
        <w:textAlignment w:val="auto"/>
        <w:rPr>
          <w:rFonts w:cs="Arial"/>
          <w:sz w:val="22"/>
        </w:rPr>
      </w:pPr>
      <w:bookmarkStart w:id="14" w:name="_Toc40874201"/>
      <w:bookmarkStart w:id="15" w:name="_Toc48567579"/>
      <w:bookmarkStart w:id="16" w:name="_Toc132726715"/>
      <w:bookmarkEnd w:id="14"/>
      <w:r w:rsidRPr="004E0675">
        <w:rPr>
          <w:rFonts w:cs="Arial"/>
          <w:sz w:val="22"/>
        </w:rPr>
        <w:t>Purpose of this document</w:t>
      </w:r>
      <w:bookmarkEnd w:id="15"/>
      <w:bookmarkEnd w:id="16"/>
      <w:r w:rsidRPr="004E0675">
        <w:rPr>
          <w:rFonts w:cs="Arial"/>
          <w:sz w:val="22"/>
        </w:rPr>
        <w:t xml:space="preserve"> </w:t>
      </w:r>
    </w:p>
    <w:p w14:paraId="716FCE36" w14:textId="77777777" w:rsidR="002F4695" w:rsidRPr="001E1E23" w:rsidRDefault="002F4695" w:rsidP="002F4695">
      <w:pPr>
        <w:spacing w:after="160" w:line="320" w:lineRule="atLeast"/>
        <w:ind w:left="851"/>
        <w:rPr>
          <w:rFonts w:cs="Arial"/>
          <w:lang w:eastAsia="en-US"/>
        </w:rPr>
      </w:pPr>
      <w:r w:rsidRPr="001E1E23">
        <w:rPr>
          <w:rFonts w:cs="Arial"/>
          <w:lang w:eastAsia="en-US"/>
        </w:rPr>
        <w:t>This document is ILF’s proposal demonstrating ILF’s capabilities, scope of service, consultant’s experience, execution methodology and available key resources to provide services for the project.</w:t>
      </w:r>
    </w:p>
    <w:p w14:paraId="4C7A986B" w14:textId="77777777" w:rsidR="00375B88" w:rsidRPr="00564882" w:rsidRDefault="00375B88" w:rsidP="00564882">
      <w:pPr>
        <w:pStyle w:val="Heading2"/>
        <w:keepNext/>
        <w:tabs>
          <w:tab w:val="num" w:pos="851"/>
        </w:tabs>
        <w:overflowPunct/>
        <w:autoSpaceDE/>
        <w:autoSpaceDN/>
        <w:adjustRightInd/>
        <w:spacing w:after="240"/>
        <w:ind w:left="851" w:hanging="851"/>
        <w:jc w:val="both"/>
        <w:textAlignment w:val="auto"/>
        <w:rPr>
          <w:rFonts w:cs="Arial"/>
          <w:sz w:val="22"/>
        </w:rPr>
      </w:pPr>
      <w:bookmarkStart w:id="17" w:name="_Toc132726716"/>
      <w:bookmarkStart w:id="18" w:name="_Toc20755964"/>
      <w:bookmarkStart w:id="19" w:name="_Toc48567580"/>
      <w:r w:rsidRPr="00564882">
        <w:rPr>
          <w:rFonts w:cs="Arial"/>
          <w:sz w:val="22"/>
        </w:rPr>
        <w:t>Validity of Offer</w:t>
      </w:r>
      <w:bookmarkEnd w:id="17"/>
    </w:p>
    <w:p w14:paraId="16361FA9" w14:textId="77777777" w:rsidR="00375B88" w:rsidRPr="001E1E23" w:rsidRDefault="00375B88" w:rsidP="00375B88">
      <w:pPr>
        <w:spacing w:after="160" w:line="320" w:lineRule="atLeast"/>
        <w:ind w:left="851"/>
        <w:rPr>
          <w:rFonts w:cs="Arial"/>
          <w:lang w:eastAsia="en-US"/>
        </w:rPr>
      </w:pPr>
      <w:r>
        <w:rPr>
          <w:rFonts w:cs="Arial"/>
          <w:lang w:eastAsia="en-US"/>
        </w:rPr>
        <w:t xml:space="preserve">Our proposal is valid for One Hundred and Eighty (180) days from the date of this proposal. </w:t>
      </w:r>
    </w:p>
    <w:p w14:paraId="24CEBD8E" w14:textId="77777777" w:rsidR="00A27604" w:rsidRDefault="00A27604">
      <w:pPr>
        <w:overflowPunct/>
        <w:autoSpaceDE/>
        <w:autoSpaceDN/>
        <w:adjustRightInd/>
        <w:jc w:val="left"/>
        <w:textAlignment w:val="auto"/>
        <w:rPr>
          <w:rFonts w:cs="Arial"/>
          <w:b/>
          <w:color w:val="305291" w:themeColor="accent1"/>
          <w:lang w:val="en-GB"/>
        </w:rPr>
      </w:pPr>
      <w:r>
        <w:rPr>
          <w:rFonts w:cs="Arial"/>
        </w:rPr>
        <w:br w:type="page"/>
      </w:r>
    </w:p>
    <w:p w14:paraId="6946D88A" w14:textId="6AA70744" w:rsidR="002F4695" w:rsidRPr="004E0675" w:rsidRDefault="002F4695" w:rsidP="002F4695">
      <w:pPr>
        <w:pStyle w:val="Heading2"/>
        <w:keepNext/>
        <w:tabs>
          <w:tab w:val="num" w:pos="851"/>
        </w:tabs>
        <w:overflowPunct/>
        <w:autoSpaceDE/>
        <w:autoSpaceDN/>
        <w:adjustRightInd/>
        <w:spacing w:after="240"/>
        <w:ind w:left="851" w:hanging="851"/>
        <w:jc w:val="both"/>
        <w:textAlignment w:val="auto"/>
        <w:rPr>
          <w:rFonts w:cs="Arial"/>
          <w:sz w:val="22"/>
        </w:rPr>
      </w:pPr>
      <w:bookmarkStart w:id="20" w:name="_Toc132726717"/>
      <w:r w:rsidRPr="004E0675">
        <w:rPr>
          <w:rFonts w:cs="Arial"/>
          <w:sz w:val="22"/>
        </w:rPr>
        <w:lastRenderedPageBreak/>
        <w:t>Objective of the proposed service</w:t>
      </w:r>
      <w:bookmarkEnd w:id="18"/>
      <w:bookmarkEnd w:id="19"/>
      <w:bookmarkEnd w:id="20"/>
    </w:p>
    <w:p w14:paraId="5B8850C3" w14:textId="77777777" w:rsidR="004577C2" w:rsidRDefault="004577C2" w:rsidP="004577C2">
      <w:pPr>
        <w:spacing w:after="160" w:line="320" w:lineRule="atLeast"/>
        <w:ind w:left="851"/>
        <w:rPr>
          <w:lang w:val="en-GB"/>
        </w:rPr>
      </w:pPr>
      <w:r w:rsidRPr="00221C5A">
        <w:rPr>
          <w:lang w:val="en-GB"/>
        </w:rPr>
        <w:t>The services detailed in this proposal will achieve the following;</w:t>
      </w:r>
    </w:p>
    <w:p w14:paraId="4D34AABE" w14:textId="61D54AF8" w:rsidR="00272022" w:rsidRPr="00221C5A" w:rsidRDefault="00272022" w:rsidP="00517D50">
      <w:pPr>
        <w:numPr>
          <w:ilvl w:val="0"/>
          <w:numId w:val="26"/>
        </w:numPr>
        <w:overflowPunct/>
        <w:autoSpaceDE/>
        <w:autoSpaceDN/>
        <w:adjustRightInd/>
        <w:spacing w:after="120" w:line="360" w:lineRule="auto"/>
        <w:ind w:left="1440" w:hanging="540"/>
        <w:textAlignment w:val="auto"/>
        <w:rPr>
          <w:rFonts w:cs="Arial"/>
          <w:lang w:val="en-GB"/>
        </w:rPr>
      </w:pPr>
      <w:r w:rsidRPr="00221C5A">
        <w:rPr>
          <w:rFonts w:cs="Arial"/>
          <w:lang w:val="en-GB"/>
        </w:rPr>
        <w:t xml:space="preserve">Safety: Ensure the safety </w:t>
      </w:r>
      <w:r w:rsidR="00762250">
        <w:rPr>
          <w:rFonts w:cs="Arial"/>
          <w:lang w:val="en-GB"/>
        </w:rPr>
        <w:t xml:space="preserve">of the </w:t>
      </w:r>
      <w:r w:rsidR="00540900" w:rsidRPr="00221C5A">
        <w:rPr>
          <w:rFonts w:cs="Arial"/>
          <w:lang w:val="en-GB"/>
        </w:rPr>
        <w:t>facilit</w:t>
      </w:r>
      <w:r w:rsidR="00540900">
        <w:rPr>
          <w:rFonts w:cs="Arial"/>
          <w:lang w:val="en-GB"/>
        </w:rPr>
        <w:t>y’s</w:t>
      </w:r>
      <w:r w:rsidRPr="00221C5A">
        <w:rPr>
          <w:rFonts w:cs="Arial"/>
          <w:lang w:val="en-GB"/>
        </w:rPr>
        <w:t xml:space="preserve"> function and that project execution methodology is environmentally acceptable and considers human factors in its implementation.</w:t>
      </w:r>
    </w:p>
    <w:p w14:paraId="78870A85" w14:textId="7DB43BEE" w:rsidR="00272022" w:rsidRPr="00221C5A" w:rsidRDefault="00272022" w:rsidP="00517D50">
      <w:pPr>
        <w:numPr>
          <w:ilvl w:val="0"/>
          <w:numId w:val="26"/>
        </w:numPr>
        <w:overflowPunct/>
        <w:autoSpaceDE/>
        <w:autoSpaceDN/>
        <w:adjustRightInd/>
        <w:spacing w:after="120" w:line="360" w:lineRule="auto"/>
        <w:ind w:left="1440" w:hanging="540"/>
        <w:textAlignment w:val="auto"/>
        <w:rPr>
          <w:rFonts w:cs="Arial"/>
          <w:lang w:val="en-GB"/>
        </w:rPr>
      </w:pPr>
      <w:r w:rsidRPr="00221C5A">
        <w:rPr>
          <w:rFonts w:cs="Arial"/>
          <w:lang w:val="en-GB"/>
        </w:rPr>
        <w:t xml:space="preserve">Cost Efficiency: ILF will ensure that its </w:t>
      </w:r>
      <w:r>
        <w:rPr>
          <w:rFonts w:cs="Arial"/>
          <w:lang w:val="en-GB"/>
        </w:rPr>
        <w:t>service</w:t>
      </w:r>
      <w:r w:rsidRPr="00221C5A">
        <w:rPr>
          <w:rFonts w:cs="Arial"/>
          <w:lang w:val="en-GB"/>
        </w:rPr>
        <w:t xml:space="preserve"> will </w:t>
      </w:r>
      <w:r>
        <w:rPr>
          <w:rFonts w:cs="Arial"/>
          <w:lang w:val="en-GB"/>
        </w:rPr>
        <w:t>support efficient utilization of budget cap for project development</w:t>
      </w:r>
      <w:r w:rsidRPr="00221C5A">
        <w:rPr>
          <w:rFonts w:cs="Arial"/>
          <w:lang w:val="en-GB"/>
        </w:rPr>
        <w:t>.</w:t>
      </w:r>
    </w:p>
    <w:p w14:paraId="6FAB85CD" w14:textId="222536D3" w:rsidR="00272022" w:rsidRPr="00221C5A" w:rsidRDefault="00272022" w:rsidP="00517D50">
      <w:pPr>
        <w:numPr>
          <w:ilvl w:val="0"/>
          <w:numId w:val="26"/>
        </w:numPr>
        <w:overflowPunct/>
        <w:autoSpaceDE/>
        <w:autoSpaceDN/>
        <w:adjustRightInd/>
        <w:spacing w:after="120" w:line="360" w:lineRule="auto"/>
        <w:ind w:left="1440" w:hanging="540"/>
        <w:textAlignment w:val="auto"/>
        <w:rPr>
          <w:rFonts w:cs="Arial"/>
          <w:lang w:val="en-GB"/>
        </w:rPr>
      </w:pPr>
      <w:r w:rsidRPr="00221C5A">
        <w:rPr>
          <w:rFonts w:cs="Arial"/>
          <w:lang w:val="en-GB"/>
        </w:rPr>
        <w:t xml:space="preserve">Certified Design Standards: ILF’s </w:t>
      </w:r>
      <w:r>
        <w:rPr>
          <w:rFonts w:cs="Arial"/>
          <w:lang w:val="en-GB"/>
        </w:rPr>
        <w:t>services</w:t>
      </w:r>
      <w:r w:rsidRPr="00221C5A">
        <w:rPr>
          <w:rFonts w:cs="Arial"/>
          <w:lang w:val="en-GB"/>
        </w:rPr>
        <w:t xml:space="preserve"> will meet the most stringent Nigerian regulatory standard, COMPANY guide, practices &amp; specifications and industry odes &amp; Standards.</w:t>
      </w:r>
    </w:p>
    <w:p w14:paraId="2239027C" w14:textId="5EE1C4D9" w:rsidR="00272022" w:rsidRPr="00221C5A" w:rsidRDefault="00272022" w:rsidP="00517D50">
      <w:pPr>
        <w:numPr>
          <w:ilvl w:val="0"/>
          <w:numId w:val="26"/>
        </w:numPr>
        <w:overflowPunct/>
        <w:autoSpaceDE/>
        <w:autoSpaceDN/>
        <w:adjustRightInd/>
        <w:spacing w:after="120" w:line="360" w:lineRule="auto"/>
        <w:ind w:left="1440" w:hanging="540"/>
        <w:textAlignment w:val="auto"/>
        <w:rPr>
          <w:rFonts w:cs="Arial"/>
          <w:lang w:val="en-GB"/>
        </w:rPr>
      </w:pPr>
      <w:r w:rsidRPr="00221C5A">
        <w:rPr>
          <w:rFonts w:cs="Arial"/>
          <w:lang w:val="en-GB"/>
        </w:rPr>
        <w:t>Compliance with Standards: ILF</w:t>
      </w:r>
      <w:r w:rsidR="00121A4A">
        <w:rPr>
          <w:rFonts w:cs="Arial"/>
          <w:lang w:val="en-GB"/>
        </w:rPr>
        <w:t>’s</w:t>
      </w:r>
      <w:r w:rsidRPr="00221C5A">
        <w:rPr>
          <w:rFonts w:cs="Arial"/>
          <w:lang w:val="en-GB"/>
        </w:rPr>
        <w:t xml:space="preserve"> works are consistent with operational re</w:t>
      </w:r>
      <w:r>
        <w:rPr>
          <w:rFonts w:cs="Arial"/>
          <w:lang w:val="en-GB"/>
        </w:rPr>
        <w:t>liability and safety philosophy.</w:t>
      </w:r>
    </w:p>
    <w:p w14:paraId="0E0D47C9" w14:textId="77777777" w:rsidR="007621BB" w:rsidRDefault="007621BB">
      <w:pPr>
        <w:overflowPunct/>
        <w:autoSpaceDE/>
        <w:autoSpaceDN/>
        <w:adjustRightInd/>
        <w:jc w:val="left"/>
        <w:textAlignment w:val="auto"/>
        <w:rPr>
          <w:rFonts w:cs="Arial"/>
          <w:b/>
          <w:caps/>
          <w:color w:val="305291" w:themeColor="accent1"/>
          <w:kern w:val="28"/>
        </w:rPr>
      </w:pPr>
      <w:r>
        <w:rPr>
          <w:rFonts w:cs="Arial"/>
        </w:rPr>
        <w:br w:type="page"/>
      </w:r>
    </w:p>
    <w:p w14:paraId="3D205F70" w14:textId="2DCC34AB" w:rsidR="005F5FEA" w:rsidRPr="00564882" w:rsidRDefault="00CF06F7" w:rsidP="00564882">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21" w:name="_Toc132726718"/>
      <w:r w:rsidRPr="007E5EBD">
        <w:rPr>
          <w:noProof/>
          <w:sz w:val="22"/>
          <w:lang w:val="en-US" w:eastAsia="en-US"/>
        </w:rPr>
        <w:lastRenderedPageBreak/>
        <w:drawing>
          <wp:anchor distT="0" distB="0" distL="114300" distR="114300" simplePos="0" relativeHeight="251670528" behindDoc="0" locked="0" layoutInCell="1" allowOverlap="1" wp14:anchorId="1AECE106" wp14:editId="4246E772">
            <wp:simplePos x="0" y="0"/>
            <wp:positionH relativeFrom="margin">
              <wp:posOffset>4750325</wp:posOffset>
            </wp:positionH>
            <wp:positionV relativeFrom="paragraph">
              <wp:posOffset>9028</wp:posOffset>
            </wp:positionV>
            <wp:extent cx="1113182" cy="1060841"/>
            <wp:effectExtent l="0" t="0" r="0" b="6350"/>
            <wp:wrapNone/>
            <wp:docPr id="15" name="Picture 15" descr="Group Management Board | ILF.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oup Management Board | ILF.com"/>
                    <pic:cNvPicPr>
                      <a:picLocks noChangeAspect="1" noChangeArrowheads="1"/>
                    </pic:cNvPicPr>
                  </pic:nvPicPr>
                  <pic:blipFill rotWithShape="1">
                    <a:blip r:embed="rId21" cstate="screen">
                      <a:extLst>
                        <a:ext uri="{28A0092B-C50C-407E-A947-70E740481C1C}">
                          <a14:useLocalDpi xmlns:a14="http://schemas.microsoft.com/office/drawing/2010/main"/>
                        </a:ext>
                      </a:extLst>
                    </a:blip>
                    <a:srcRect l="-7091" r="-7091"/>
                    <a:stretch/>
                  </pic:blipFill>
                  <pic:spPr bwMode="auto">
                    <a:xfrm>
                      <a:off x="0" y="0"/>
                      <a:ext cx="1113182" cy="1060841"/>
                    </a:xfrm>
                    <a:prstGeom prst="flowChartConnector">
                      <a:avLst/>
                    </a:prstGeom>
                    <a:noFill/>
                    <a:ln>
                      <a:noFill/>
                    </a:ln>
                    <a:effectLst>
                      <a:softEdge rad="63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591" w:rsidRPr="00564882">
        <w:rPr>
          <w:sz w:val="22"/>
        </w:rPr>
        <w:t>G</w:t>
      </w:r>
      <w:r w:rsidR="007C30D8" w:rsidRPr="00564882">
        <w:rPr>
          <w:sz w:val="22"/>
        </w:rPr>
        <w:t>ROUP PROFILE &amp; PHILOSOPHY</w:t>
      </w:r>
      <w:bookmarkEnd w:id="21"/>
    </w:p>
    <w:p w14:paraId="1DFA1B0A" w14:textId="61D90024" w:rsidR="001E34E8" w:rsidRPr="004E0675" w:rsidRDefault="00E71B0F" w:rsidP="001E34E8">
      <w:pPr>
        <w:pStyle w:val="Textnormal"/>
        <w:rPr>
          <w:rFonts w:cs="Arial"/>
          <w:sz w:val="22"/>
          <w:szCs w:val="22"/>
        </w:rPr>
      </w:pPr>
      <w:r w:rsidRPr="004E0675">
        <w:rPr>
          <w:rFonts w:cs="Arial"/>
          <w:noProof/>
          <w:sz w:val="22"/>
          <w:szCs w:val="22"/>
        </w:rPr>
        <w:drawing>
          <wp:anchor distT="0" distB="0" distL="114300" distR="114300" simplePos="0" relativeHeight="251669504" behindDoc="0" locked="0" layoutInCell="1" allowOverlap="1" wp14:anchorId="5B2AE294" wp14:editId="3529DC6D">
            <wp:simplePos x="0" y="0"/>
            <wp:positionH relativeFrom="column">
              <wp:posOffset>4649690</wp:posOffset>
            </wp:positionH>
            <wp:positionV relativeFrom="paragraph">
              <wp:posOffset>292293</wp:posOffset>
            </wp:positionV>
            <wp:extent cx="870585" cy="1081405"/>
            <wp:effectExtent l="0" t="0" r="5715" b="444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LF_Arrow_lightblue.png"/>
                    <pic:cNvPicPr/>
                  </pic:nvPicPr>
                  <pic:blipFill>
                    <a:blip r:embed="rId22" cstate="screen">
                      <a:extLst>
                        <a:ext uri="{28A0092B-C50C-407E-A947-70E740481C1C}">
                          <a14:useLocalDpi xmlns:a14="http://schemas.microsoft.com/office/drawing/2010/main"/>
                        </a:ext>
                      </a:extLst>
                    </a:blip>
                    <a:stretch>
                      <a:fillRect/>
                    </a:stretch>
                  </pic:blipFill>
                  <pic:spPr>
                    <a:xfrm>
                      <a:off x="0" y="0"/>
                      <a:ext cx="870585" cy="1081405"/>
                    </a:xfrm>
                    <a:prstGeom prst="rect">
                      <a:avLst/>
                    </a:prstGeom>
                  </pic:spPr>
                </pic:pic>
              </a:graphicData>
            </a:graphic>
            <wp14:sizeRelH relativeFrom="page">
              <wp14:pctWidth>0</wp14:pctWidth>
            </wp14:sizeRelH>
            <wp14:sizeRelV relativeFrom="page">
              <wp14:pctHeight>0</wp14:pctHeight>
            </wp14:sizeRelV>
          </wp:anchor>
        </w:drawing>
      </w:r>
      <w:r w:rsidRPr="004E0675">
        <w:rPr>
          <w:rFonts w:cs="Arial"/>
          <w:noProof/>
          <w:sz w:val="22"/>
          <w:szCs w:val="22"/>
        </w:rPr>
        <mc:AlternateContent>
          <mc:Choice Requires="wps">
            <w:drawing>
              <wp:anchor distT="45720" distB="45720" distL="114300" distR="114300" simplePos="0" relativeHeight="251668480" behindDoc="0" locked="0" layoutInCell="1" allowOverlap="1" wp14:anchorId="071675D8" wp14:editId="21FA1D89">
                <wp:simplePos x="0" y="0"/>
                <wp:positionH relativeFrom="column">
                  <wp:posOffset>4650105</wp:posOffset>
                </wp:positionH>
                <wp:positionV relativeFrom="paragraph">
                  <wp:posOffset>45720</wp:posOffset>
                </wp:positionV>
                <wp:extent cx="1518285" cy="423799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285" cy="4237990"/>
                        </a:xfrm>
                        <a:prstGeom prst="rect">
                          <a:avLst/>
                        </a:prstGeom>
                        <a:solidFill>
                          <a:srgbClr val="FFFFFF"/>
                        </a:solidFill>
                        <a:ln w="9525">
                          <a:noFill/>
                          <a:miter lim="800000"/>
                          <a:headEnd/>
                          <a:tailEnd/>
                        </a:ln>
                      </wps:spPr>
                      <wps:txbx>
                        <w:txbxContent>
                          <w:p w14:paraId="18D75FF4" w14:textId="77777777" w:rsidR="00181CA5" w:rsidRDefault="00181CA5" w:rsidP="00E71B0F">
                            <w:pPr>
                              <w:jc w:val="left"/>
                              <w:rPr>
                                <w:i/>
                                <w:color w:val="44546A" w:themeColor="text2"/>
                                <w:sz w:val="28"/>
                                <w:szCs w:val="28"/>
                              </w:rPr>
                            </w:pPr>
                          </w:p>
                          <w:p w14:paraId="1988C47F" w14:textId="77777777" w:rsidR="00181CA5" w:rsidRDefault="00181CA5" w:rsidP="00E71B0F">
                            <w:pPr>
                              <w:jc w:val="left"/>
                              <w:rPr>
                                <w:i/>
                                <w:color w:val="44546A" w:themeColor="text2"/>
                                <w:sz w:val="28"/>
                                <w:szCs w:val="28"/>
                              </w:rPr>
                            </w:pPr>
                          </w:p>
                          <w:p w14:paraId="2EE70019" w14:textId="77777777" w:rsidR="00181CA5" w:rsidRDefault="00181CA5" w:rsidP="00E71B0F">
                            <w:pPr>
                              <w:jc w:val="left"/>
                              <w:rPr>
                                <w:i/>
                                <w:color w:val="44546A" w:themeColor="text2"/>
                                <w:sz w:val="28"/>
                                <w:szCs w:val="28"/>
                              </w:rPr>
                            </w:pPr>
                          </w:p>
                          <w:p w14:paraId="6EFB8F41" w14:textId="77777777" w:rsidR="00181CA5" w:rsidRPr="00E71B0F" w:rsidRDefault="00181CA5" w:rsidP="00E71B0F">
                            <w:pPr>
                              <w:jc w:val="left"/>
                              <w:rPr>
                                <w:i/>
                                <w:color w:val="44546A" w:themeColor="text2"/>
                                <w:sz w:val="28"/>
                                <w:szCs w:val="28"/>
                              </w:rPr>
                            </w:pPr>
                            <w:r w:rsidRPr="00E71B0F">
                              <w:rPr>
                                <w:i/>
                                <w:color w:val="44546A" w:themeColor="text2"/>
                                <w:sz w:val="28"/>
                                <w:szCs w:val="28"/>
                              </w:rPr>
                              <w:t>“ILF combines local presence and international expertise to best serve clients’ needs.”</w:t>
                            </w:r>
                          </w:p>
                          <w:p w14:paraId="43B39817" w14:textId="77777777" w:rsidR="00181CA5" w:rsidRPr="00E71B0F" w:rsidRDefault="00181CA5" w:rsidP="00E71B0F">
                            <w:pPr>
                              <w:jc w:val="left"/>
                              <w:rPr>
                                <w:color w:val="44546A" w:themeColor="text2"/>
                                <w:sz w:val="28"/>
                                <w:szCs w:val="28"/>
                              </w:rPr>
                            </w:pPr>
                          </w:p>
                          <w:p w14:paraId="5BDE7E59" w14:textId="77777777" w:rsidR="00181CA5" w:rsidRPr="00E71B0F" w:rsidRDefault="00181CA5" w:rsidP="00E71B0F">
                            <w:pPr>
                              <w:jc w:val="left"/>
                              <w:rPr>
                                <w:color w:val="44546A" w:themeColor="text2"/>
                                <w:sz w:val="16"/>
                                <w:szCs w:val="16"/>
                              </w:rPr>
                            </w:pPr>
                            <w:r w:rsidRPr="00E71B0F">
                              <w:rPr>
                                <w:color w:val="44546A" w:themeColor="text2"/>
                                <w:sz w:val="16"/>
                                <w:szCs w:val="16"/>
                              </w:rPr>
                              <w:t>Klaus L</w:t>
                            </w:r>
                            <w:r w:rsidRPr="00E71B0F">
                              <w:rPr>
                                <w:rFonts w:cs="Arial"/>
                                <w:color w:val="44546A" w:themeColor="text2"/>
                                <w:sz w:val="16"/>
                                <w:szCs w:val="16"/>
                              </w:rPr>
                              <w:t>ä</w:t>
                            </w:r>
                            <w:r w:rsidRPr="00E71B0F">
                              <w:rPr>
                                <w:color w:val="44546A" w:themeColor="text2"/>
                                <w:sz w:val="16"/>
                                <w:szCs w:val="16"/>
                              </w:rPr>
                              <w:t>sser, CEO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675D8" id="_x0000_t202" coordsize="21600,21600" o:spt="202" path="m,l,21600r21600,l21600,xe">
                <v:stroke joinstyle="miter"/>
                <v:path gradientshapeok="t" o:connecttype="rect"/>
              </v:shapetype>
              <v:shape id="Text Box 2" o:spid="_x0000_s1026" type="#_x0000_t202" style="position:absolute;left:0;text-align:left;margin-left:366.15pt;margin-top:3.6pt;width:119.55pt;height:333.7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" stroked="f">
                <v:textbox>
                  <w:txbxContent>
                    <w:p w14:paraId="18D75FF4" w14:textId="77777777" w:rsidR="00181CA5" w:rsidRDefault="00181CA5" w:rsidP="00E71B0F">
                      <w:pPr>
                        <w:jc w:val="left"/>
                        <w:rPr>
                          <w:i/>
                          <w:color w:val="44546A" w:themeColor="text2"/>
                          <w:sz w:val="28"/>
                          <w:szCs w:val="28"/>
                        </w:rPr>
                      </w:pPr>
                    </w:p>
                    <w:p w14:paraId="1988C47F" w14:textId="77777777" w:rsidR="00181CA5" w:rsidRDefault="00181CA5" w:rsidP="00E71B0F">
                      <w:pPr>
                        <w:jc w:val="left"/>
                        <w:rPr>
                          <w:i/>
                          <w:color w:val="44546A" w:themeColor="text2"/>
                          <w:sz w:val="28"/>
                          <w:szCs w:val="28"/>
                        </w:rPr>
                      </w:pPr>
                    </w:p>
                    <w:p w14:paraId="2EE70019" w14:textId="77777777" w:rsidR="00181CA5" w:rsidRDefault="00181CA5" w:rsidP="00E71B0F">
                      <w:pPr>
                        <w:jc w:val="left"/>
                        <w:rPr>
                          <w:i/>
                          <w:color w:val="44546A" w:themeColor="text2"/>
                          <w:sz w:val="28"/>
                          <w:szCs w:val="28"/>
                        </w:rPr>
                      </w:pPr>
                    </w:p>
                    <w:p w14:paraId="6EFB8F41" w14:textId="77777777" w:rsidR="00181CA5" w:rsidRPr="00E71B0F" w:rsidRDefault="00181CA5" w:rsidP="00E71B0F">
                      <w:pPr>
                        <w:jc w:val="left"/>
                        <w:rPr>
                          <w:i/>
                          <w:color w:val="44546A" w:themeColor="text2"/>
                          <w:sz w:val="28"/>
                          <w:szCs w:val="28"/>
                        </w:rPr>
                      </w:pPr>
                      <w:r w:rsidRPr="00E71B0F">
                        <w:rPr>
                          <w:i/>
                          <w:color w:val="44546A" w:themeColor="text2"/>
                          <w:sz w:val="28"/>
                          <w:szCs w:val="28"/>
                        </w:rPr>
                        <w:t>“ILF combines local presence and international expertise to best serve clients’ needs.”</w:t>
                      </w:r>
                    </w:p>
                    <w:p w14:paraId="43B39817" w14:textId="77777777" w:rsidR="00181CA5" w:rsidRPr="00E71B0F" w:rsidRDefault="00181CA5" w:rsidP="00E71B0F">
                      <w:pPr>
                        <w:jc w:val="left"/>
                        <w:rPr>
                          <w:color w:val="44546A" w:themeColor="text2"/>
                          <w:sz w:val="28"/>
                          <w:szCs w:val="28"/>
                        </w:rPr>
                      </w:pPr>
                    </w:p>
                    <w:p w14:paraId="5BDE7E59" w14:textId="77777777" w:rsidR="00181CA5" w:rsidRPr="00E71B0F" w:rsidRDefault="00181CA5" w:rsidP="00E71B0F">
                      <w:pPr>
                        <w:jc w:val="left"/>
                        <w:rPr>
                          <w:color w:val="44546A" w:themeColor="text2"/>
                          <w:sz w:val="16"/>
                          <w:szCs w:val="16"/>
                        </w:rPr>
                      </w:pPr>
                      <w:r w:rsidRPr="00E71B0F">
                        <w:rPr>
                          <w:color w:val="44546A" w:themeColor="text2"/>
                          <w:sz w:val="16"/>
                          <w:szCs w:val="16"/>
                        </w:rPr>
                        <w:t>Klaus L</w:t>
                      </w:r>
                      <w:r w:rsidRPr="00E71B0F">
                        <w:rPr>
                          <w:rFonts w:cs="Arial"/>
                          <w:color w:val="44546A" w:themeColor="text2"/>
                          <w:sz w:val="16"/>
                          <w:szCs w:val="16"/>
                        </w:rPr>
                        <w:t>ä</w:t>
                      </w:r>
                      <w:r w:rsidRPr="00E71B0F">
                        <w:rPr>
                          <w:color w:val="44546A" w:themeColor="text2"/>
                          <w:sz w:val="16"/>
                          <w:szCs w:val="16"/>
                        </w:rPr>
                        <w:t>sser, CEO</w:t>
                      </w:r>
                    </w:p>
                  </w:txbxContent>
                </v:textbox>
                <w10:wrap type="square"/>
              </v:shape>
            </w:pict>
          </mc:Fallback>
        </mc:AlternateContent>
      </w:r>
      <w:r w:rsidR="001E34E8" w:rsidRPr="004E0675">
        <w:rPr>
          <w:rFonts w:cs="Arial"/>
          <w:sz w:val="22"/>
          <w:szCs w:val="22"/>
        </w:rPr>
        <w:t xml:space="preserve">ILF is a leading independent international multi-disciplinary engineering and consulting company offering a broad range of services on major industrial and infrastructural projects worldwide </w:t>
      </w:r>
      <w:r w:rsidR="001E34E8" w:rsidRPr="004E0675">
        <w:rPr>
          <w:rFonts w:cs="Arial"/>
          <w:b/>
          <w:color w:val="305291" w:themeColor="accent1"/>
          <w:sz w:val="22"/>
          <w:szCs w:val="22"/>
        </w:rPr>
        <w:t>for over 5</w:t>
      </w:r>
      <w:r w:rsidR="00320807">
        <w:rPr>
          <w:rFonts w:cs="Arial"/>
          <w:b/>
          <w:color w:val="305291" w:themeColor="accent1"/>
          <w:sz w:val="22"/>
          <w:szCs w:val="22"/>
        </w:rPr>
        <w:t>5</w:t>
      </w:r>
      <w:r w:rsidR="001E34E8" w:rsidRPr="004E0675">
        <w:rPr>
          <w:rFonts w:cs="Arial"/>
          <w:b/>
          <w:color w:val="305291" w:themeColor="accent1"/>
          <w:sz w:val="22"/>
          <w:szCs w:val="22"/>
        </w:rPr>
        <w:t xml:space="preserve"> years</w:t>
      </w:r>
      <w:r w:rsidR="001E34E8" w:rsidRPr="004E0675">
        <w:rPr>
          <w:rFonts w:cs="Arial"/>
          <w:sz w:val="22"/>
          <w:szCs w:val="22"/>
        </w:rPr>
        <w:t xml:space="preserve">. </w:t>
      </w:r>
      <w:r w:rsidR="0072515F" w:rsidRPr="004E0675">
        <w:rPr>
          <w:rFonts w:cs="Arial"/>
          <w:sz w:val="22"/>
          <w:szCs w:val="22"/>
        </w:rPr>
        <w:t xml:space="preserve">With </w:t>
      </w:r>
      <w:r w:rsidR="00535FAD" w:rsidRPr="004E0675">
        <w:rPr>
          <w:rFonts w:cs="Arial"/>
          <w:sz w:val="22"/>
          <w:szCs w:val="22"/>
        </w:rPr>
        <w:t xml:space="preserve">over </w:t>
      </w:r>
      <w:r w:rsidR="0072515F" w:rsidRPr="004E0675">
        <w:rPr>
          <w:rFonts w:cs="Arial"/>
          <w:sz w:val="22"/>
          <w:szCs w:val="22"/>
        </w:rPr>
        <w:t>2</w:t>
      </w:r>
      <w:r w:rsidR="00535FAD" w:rsidRPr="004E0675">
        <w:rPr>
          <w:rFonts w:cs="Arial"/>
          <w:sz w:val="22"/>
          <w:szCs w:val="22"/>
        </w:rPr>
        <w:t xml:space="preserve">,500 </w:t>
      </w:r>
      <w:r w:rsidR="0072515F" w:rsidRPr="004E0675">
        <w:rPr>
          <w:rFonts w:cs="Arial"/>
          <w:sz w:val="22"/>
          <w:szCs w:val="22"/>
        </w:rPr>
        <w:t xml:space="preserve">highly qualified employees </w:t>
      </w:r>
      <w:r w:rsidR="00535FAD" w:rsidRPr="004E0675">
        <w:rPr>
          <w:rFonts w:cs="Arial"/>
          <w:sz w:val="22"/>
          <w:szCs w:val="22"/>
        </w:rPr>
        <w:t xml:space="preserve">in </w:t>
      </w:r>
      <w:r w:rsidR="001E34E8" w:rsidRPr="004E0675">
        <w:rPr>
          <w:rFonts w:cs="Arial"/>
          <w:sz w:val="22"/>
          <w:szCs w:val="22"/>
        </w:rPr>
        <w:t xml:space="preserve">more than </w:t>
      </w:r>
      <w:r w:rsidR="0072515F" w:rsidRPr="004E0675">
        <w:rPr>
          <w:rFonts w:cs="Arial"/>
          <w:b/>
          <w:color w:val="305291" w:themeColor="accent1"/>
          <w:sz w:val="22"/>
          <w:szCs w:val="22"/>
        </w:rPr>
        <w:t>4</w:t>
      </w:r>
      <w:r w:rsidR="00320807">
        <w:rPr>
          <w:rFonts w:cs="Arial"/>
          <w:b/>
          <w:color w:val="305291" w:themeColor="accent1"/>
          <w:sz w:val="22"/>
          <w:szCs w:val="22"/>
        </w:rPr>
        <w:t>5</w:t>
      </w:r>
      <w:r w:rsidR="0072515F" w:rsidRPr="004E0675">
        <w:rPr>
          <w:rFonts w:cs="Arial"/>
          <w:b/>
          <w:color w:val="305291" w:themeColor="accent1"/>
          <w:sz w:val="22"/>
          <w:szCs w:val="22"/>
        </w:rPr>
        <w:t xml:space="preserve"> office locations </w:t>
      </w:r>
      <w:r w:rsidR="0072515F" w:rsidRPr="004E0675">
        <w:rPr>
          <w:rFonts w:cs="Arial"/>
          <w:sz w:val="22"/>
          <w:szCs w:val="22"/>
        </w:rPr>
        <w:t>across five c</w:t>
      </w:r>
      <w:r w:rsidR="00A537B4" w:rsidRPr="004E0675">
        <w:rPr>
          <w:rFonts w:cs="Arial"/>
          <w:sz w:val="22"/>
          <w:szCs w:val="22"/>
        </w:rPr>
        <w:t xml:space="preserve">ontinents, the companies of </w:t>
      </w:r>
      <w:r w:rsidR="0072515F" w:rsidRPr="004E0675">
        <w:rPr>
          <w:rFonts w:cs="Arial"/>
          <w:sz w:val="22"/>
          <w:szCs w:val="22"/>
        </w:rPr>
        <w:t xml:space="preserve">ILF have a strong </w:t>
      </w:r>
      <w:r w:rsidR="00535FAD" w:rsidRPr="004E0675">
        <w:rPr>
          <w:rFonts w:cs="Arial"/>
          <w:sz w:val="22"/>
          <w:szCs w:val="22"/>
        </w:rPr>
        <w:t xml:space="preserve">global </w:t>
      </w:r>
      <w:r w:rsidR="0072515F" w:rsidRPr="004E0675">
        <w:rPr>
          <w:rFonts w:cs="Arial"/>
          <w:sz w:val="22"/>
          <w:szCs w:val="22"/>
        </w:rPr>
        <w:t>presence.</w:t>
      </w:r>
      <w:r w:rsidR="001E34E8" w:rsidRPr="004E0675">
        <w:rPr>
          <w:rFonts w:cs="Arial"/>
          <w:sz w:val="22"/>
          <w:szCs w:val="22"/>
        </w:rPr>
        <w:t xml:space="preserve"> ILF combines excellent consulting expertise and a broad international background with project-specific expertise and an in-depth understanding of local requirements due to a stable, long-established presence in its markets. It is completely independent with no affiliation to construction firms, suppliers or financial institutions. Objectivity through independence is a key aspect of its business philosophy.  </w:t>
      </w:r>
    </w:p>
    <w:p w14:paraId="1EEC0FD3" w14:textId="77777777" w:rsidR="001E34E8" w:rsidRPr="004E0675" w:rsidRDefault="00A537B4" w:rsidP="001E34E8">
      <w:pPr>
        <w:pStyle w:val="Textnormal"/>
        <w:rPr>
          <w:rFonts w:cs="Arial"/>
          <w:sz w:val="22"/>
          <w:szCs w:val="22"/>
        </w:rPr>
      </w:pPr>
      <w:r w:rsidRPr="004E0675">
        <w:rPr>
          <w:rFonts w:cs="Arial"/>
          <w:noProof/>
          <w:sz w:val="22"/>
          <w:szCs w:val="22"/>
        </w:rPr>
        <mc:AlternateContent>
          <mc:Choice Requires="wpg">
            <w:drawing>
              <wp:anchor distT="0" distB="0" distL="114300" distR="114300" simplePos="0" relativeHeight="251686912" behindDoc="0" locked="0" layoutInCell="1" allowOverlap="1" wp14:anchorId="1B9D59A4" wp14:editId="134BE5BE">
                <wp:simplePos x="0" y="0"/>
                <wp:positionH relativeFrom="margin">
                  <wp:align>center</wp:align>
                </wp:positionH>
                <wp:positionV relativeFrom="paragraph">
                  <wp:posOffset>397852</wp:posOffset>
                </wp:positionV>
                <wp:extent cx="7529195" cy="3132455"/>
                <wp:effectExtent l="0" t="0" r="0" b="0"/>
                <wp:wrapNone/>
                <wp:docPr id="24" name="Group 24"/>
                <wp:cNvGraphicFramePr/>
                <a:graphic xmlns:a="http://schemas.openxmlformats.org/drawingml/2006/main">
                  <a:graphicData uri="http://schemas.microsoft.com/office/word/2010/wordprocessingGroup">
                    <wpg:wgp>
                      <wpg:cNvGrpSpPr/>
                      <wpg:grpSpPr>
                        <a:xfrm>
                          <a:off x="0" y="0"/>
                          <a:ext cx="7529195" cy="3132455"/>
                          <a:chOff x="0" y="0"/>
                          <a:chExt cx="7529195" cy="3132455"/>
                        </a:xfrm>
                      </wpg:grpSpPr>
                      <wpg:grpSp>
                        <wpg:cNvPr id="21" name="Group 21"/>
                        <wpg:cNvGrpSpPr/>
                        <wpg:grpSpPr>
                          <a:xfrm>
                            <a:off x="0" y="0"/>
                            <a:ext cx="7529195" cy="3132455"/>
                            <a:chOff x="0" y="0"/>
                            <a:chExt cx="7529195" cy="3132455"/>
                          </a:xfrm>
                        </wpg:grpSpPr>
                        <wpg:grpSp>
                          <wpg:cNvPr id="20" name="Group 20"/>
                          <wpg:cNvGrpSpPr/>
                          <wpg:grpSpPr>
                            <a:xfrm>
                              <a:off x="0" y="0"/>
                              <a:ext cx="7529195" cy="3132455"/>
                              <a:chOff x="0" y="0"/>
                              <a:chExt cx="7529195" cy="3132455"/>
                            </a:xfrm>
                          </wpg:grpSpPr>
                          <pic:pic xmlns:pic="http://schemas.openxmlformats.org/drawingml/2006/picture">
                            <pic:nvPicPr>
                              <pic:cNvPr id="16" name="Picture 16"/>
                              <pic:cNvPicPr>
                                <a:picLocks noChangeAspect="1"/>
                              </pic:cNvPicPr>
                            </pic:nvPicPr>
                            <pic:blipFill rotWithShape="1">
                              <a:blip r:embed="rId23" cstate="screen">
                                <a:extLst>
                                  <a:ext uri="{28A0092B-C50C-407E-A947-70E740481C1C}">
                                    <a14:useLocalDpi xmlns:a14="http://schemas.microsoft.com/office/drawing/2010/main"/>
                                  </a:ext>
                                </a:extLst>
                              </a:blip>
                              <a:srcRect/>
                              <a:stretch/>
                            </pic:blipFill>
                            <pic:spPr bwMode="auto">
                              <a:xfrm>
                                <a:off x="0" y="0"/>
                                <a:ext cx="7529195" cy="31324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 name="Picture 19"/>
                              <pic:cNvPicPr>
                                <a:picLocks noChangeAspect="1"/>
                              </pic:cNvPicPr>
                            </pic:nvPicPr>
                            <pic:blipFill>
                              <a:blip r:embed="rId24" cstate="screen">
                                <a:extLst>
                                  <a:ext uri="{28A0092B-C50C-407E-A947-70E740481C1C}">
                                    <a14:useLocalDpi xmlns:a14="http://schemas.microsoft.com/office/drawing/2010/main"/>
                                  </a:ext>
                                </a:extLst>
                              </a:blip>
                              <a:stretch>
                                <a:fillRect/>
                              </a:stretch>
                            </pic:blipFill>
                            <pic:spPr>
                              <a:xfrm>
                                <a:off x="87464" y="230588"/>
                                <a:ext cx="5760720" cy="2842895"/>
                              </a:xfrm>
                              <a:prstGeom prst="rect">
                                <a:avLst/>
                              </a:prstGeom>
                            </pic:spPr>
                          </pic:pic>
                        </wpg:grpSp>
                        <wps:wsp>
                          <wps:cNvPr id="17" name="Text Box 2"/>
                          <wps:cNvSpPr txBox="1">
                            <a:spLocks noChangeArrowheads="1"/>
                          </wps:cNvSpPr>
                          <wps:spPr bwMode="auto">
                            <a:xfrm>
                              <a:off x="5867400" y="609600"/>
                              <a:ext cx="1621790" cy="2057400"/>
                            </a:xfrm>
                            <a:prstGeom prst="rect">
                              <a:avLst/>
                            </a:prstGeom>
                            <a:solidFill>
                              <a:srgbClr val="FFFFFF">
                                <a:alpha val="80000"/>
                              </a:srgbClr>
                            </a:solidFill>
                            <a:ln w="9525">
                              <a:noFill/>
                              <a:miter lim="800000"/>
                              <a:headEnd/>
                              <a:tailEnd/>
                            </a:ln>
                            <a:effectLst>
                              <a:softEdge rad="31750"/>
                            </a:effectLst>
                          </wps:spPr>
                          <wps:txbx>
                            <w:txbxContent>
                              <w:p w14:paraId="40FCFEA9" w14:textId="77777777" w:rsidR="00181CA5" w:rsidRDefault="00181CA5" w:rsidP="008107AC">
                                <w:pPr>
                                  <w:rPr>
                                    <w:b/>
                                    <w:color w:val="7C7C7C"/>
                                    <w:sz w:val="18"/>
                                    <w:szCs w:val="18"/>
                                  </w:rPr>
                                </w:pPr>
                              </w:p>
                              <w:p w14:paraId="44C270C3" w14:textId="2BFE2D99" w:rsidR="00181CA5" w:rsidRPr="008107AC" w:rsidRDefault="00181CA5" w:rsidP="008107AC">
                                <w:pPr>
                                  <w:rPr>
                                    <w:b/>
                                    <w:color w:val="7C7C7C"/>
                                    <w:sz w:val="18"/>
                                    <w:szCs w:val="18"/>
                                  </w:rPr>
                                </w:pPr>
                                <w:r w:rsidRPr="008107AC">
                                  <w:rPr>
                                    <w:b/>
                                    <w:color w:val="7C7C7C"/>
                                    <w:sz w:val="18"/>
                                    <w:szCs w:val="18"/>
                                  </w:rPr>
                                  <w:t>5</w:t>
                                </w:r>
                                <w:r w:rsidR="00F93579">
                                  <w:rPr>
                                    <w:b/>
                                    <w:color w:val="7C7C7C"/>
                                    <w:sz w:val="18"/>
                                    <w:szCs w:val="18"/>
                                  </w:rPr>
                                  <w:t>5</w:t>
                                </w:r>
                                <w:r w:rsidRPr="008107AC">
                                  <w:rPr>
                                    <w:b/>
                                    <w:color w:val="7C7C7C"/>
                                    <w:sz w:val="18"/>
                                    <w:szCs w:val="18"/>
                                  </w:rPr>
                                  <w:t xml:space="preserve">+ </w:t>
                                </w:r>
                              </w:p>
                              <w:p w14:paraId="726CC633" w14:textId="77777777" w:rsidR="00181CA5" w:rsidRPr="008107AC" w:rsidRDefault="00181CA5" w:rsidP="008107AC">
                                <w:pPr>
                                  <w:rPr>
                                    <w:color w:val="7C7C7C"/>
                                    <w:sz w:val="16"/>
                                    <w:szCs w:val="16"/>
                                  </w:rPr>
                                </w:pPr>
                                <w:r w:rsidRPr="008107AC">
                                  <w:rPr>
                                    <w:color w:val="7C7C7C"/>
                                    <w:sz w:val="16"/>
                                    <w:szCs w:val="16"/>
                                  </w:rPr>
                                  <w:t>years of experience</w:t>
                                </w:r>
                              </w:p>
                              <w:p w14:paraId="51FC78CE" w14:textId="77777777" w:rsidR="00181CA5" w:rsidRPr="008107AC" w:rsidRDefault="00181CA5" w:rsidP="008107AC">
                                <w:pPr>
                                  <w:rPr>
                                    <w:color w:val="7C7C7C"/>
                                    <w:sz w:val="16"/>
                                    <w:szCs w:val="16"/>
                                  </w:rPr>
                                </w:pPr>
                              </w:p>
                              <w:p w14:paraId="5DB34E6D" w14:textId="275DD327" w:rsidR="00181CA5" w:rsidRPr="008107AC" w:rsidRDefault="00181CA5" w:rsidP="008107AC">
                                <w:pPr>
                                  <w:rPr>
                                    <w:b/>
                                    <w:color w:val="7C7C7C"/>
                                    <w:sz w:val="18"/>
                                    <w:szCs w:val="18"/>
                                  </w:rPr>
                                </w:pPr>
                                <w:r>
                                  <w:rPr>
                                    <w:b/>
                                    <w:color w:val="7C7C7C"/>
                                    <w:sz w:val="18"/>
                                    <w:szCs w:val="18"/>
                                  </w:rPr>
                                  <w:t>2 5</w:t>
                                </w:r>
                                <w:r w:rsidRPr="008107AC">
                                  <w:rPr>
                                    <w:b/>
                                    <w:color w:val="7C7C7C"/>
                                    <w:sz w:val="18"/>
                                    <w:szCs w:val="18"/>
                                  </w:rPr>
                                  <w:t xml:space="preserve">00+ </w:t>
                                </w:r>
                              </w:p>
                              <w:p w14:paraId="42D49266" w14:textId="77777777" w:rsidR="00181CA5" w:rsidRPr="008107AC" w:rsidRDefault="00181CA5" w:rsidP="008107AC">
                                <w:pPr>
                                  <w:rPr>
                                    <w:color w:val="7C7C7C"/>
                                    <w:sz w:val="16"/>
                                    <w:szCs w:val="16"/>
                                  </w:rPr>
                                </w:pPr>
                                <w:r w:rsidRPr="008107AC">
                                  <w:rPr>
                                    <w:color w:val="7C7C7C"/>
                                    <w:sz w:val="16"/>
                                    <w:szCs w:val="16"/>
                                  </w:rPr>
                                  <w:t>employees worldwide</w:t>
                                </w:r>
                              </w:p>
                              <w:p w14:paraId="700134FC" w14:textId="77777777" w:rsidR="00181CA5" w:rsidRPr="008107AC" w:rsidRDefault="00181CA5" w:rsidP="008107AC">
                                <w:pPr>
                                  <w:rPr>
                                    <w:color w:val="7C7C7C"/>
                                    <w:sz w:val="16"/>
                                    <w:szCs w:val="16"/>
                                  </w:rPr>
                                </w:pPr>
                              </w:p>
                              <w:p w14:paraId="795A90E5" w14:textId="2A4102AD" w:rsidR="00181CA5" w:rsidRPr="008107AC" w:rsidRDefault="00181CA5" w:rsidP="008107AC">
                                <w:pPr>
                                  <w:rPr>
                                    <w:b/>
                                    <w:color w:val="7C7C7C"/>
                                    <w:sz w:val="18"/>
                                    <w:szCs w:val="18"/>
                                  </w:rPr>
                                </w:pPr>
                                <w:r>
                                  <w:rPr>
                                    <w:b/>
                                    <w:color w:val="7C7C7C"/>
                                    <w:sz w:val="18"/>
                                    <w:szCs w:val="18"/>
                                  </w:rPr>
                                  <w:t>9</w:t>
                                </w:r>
                                <w:r w:rsidRPr="008107AC">
                                  <w:rPr>
                                    <w:b/>
                                    <w:color w:val="7C7C7C"/>
                                    <w:sz w:val="18"/>
                                    <w:szCs w:val="18"/>
                                  </w:rPr>
                                  <w:t xml:space="preserve"> </w:t>
                                </w:r>
                                <w:r>
                                  <w:rPr>
                                    <w:b/>
                                    <w:color w:val="7C7C7C"/>
                                    <w:sz w:val="18"/>
                                    <w:szCs w:val="18"/>
                                  </w:rPr>
                                  <w:t>5</w:t>
                                </w:r>
                                <w:r w:rsidRPr="008107AC">
                                  <w:rPr>
                                    <w:b/>
                                    <w:color w:val="7C7C7C"/>
                                    <w:sz w:val="18"/>
                                    <w:szCs w:val="18"/>
                                  </w:rPr>
                                  <w:t xml:space="preserve">00+ </w:t>
                                </w:r>
                              </w:p>
                              <w:p w14:paraId="22758A05" w14:textId="77777777" w:rsidR="00181CA5" w:rsidRPr="008107AC" w:rsidRDefault="00181CA5" w:rsidP="008107AC">
                                <w:pPr>
                                  <w:rPr>
                                    <w:color w:val="7C7C7C"/>
                                    <w:sz w:val="16"/>
                                    <w:szCs w:val="16"/>
                                  </w:rPr>
                                </w:pPr>
                                <w:r w:rsidRPr="008107AC">
                                  <w:rPr>
                                    <w:color w:val="7C7C7C"/>
                                    <w:sz w:val="16"/>
                                    <w:szCs w:val="16"/>
                                  </w:rPr>
                                  <w:t>projects successfully executed</w:t>
                                </w:r>
                              </w:p>
                              <w:p w14:paraId="123C99CA" w14:textId="77777777" w:rsidR="00181CA5" w:rsidRPr="008107AC" w:rsidRDefault="00181CA5" w:rsidP="008107AC">
                                <w:pPr>
                                  <w:rPr>
                                    <w:color w:val="7C7C7C"/>
                                    <w:sz w:val="16"/>
                                    <w:szCs w:val="16"/>
                                  </w:rPr>
                                </w:pPr>
                              </w:p>
                              <w:p w14:paraId="39E4A829" w14:textId="77777777" w:rsidR="00181CA5" w:rsidRPr="008107AC" w:rsidRDefault="00181CA5" w:rsidP="008107AC">
                                <w:pPr>
                                  <w:rPr>
                                    <w:b/>
                                    <w:color w:val="7C7C7C"/>
                                    <w:sz w:val="18"/>
                                    <w:szCs w:val="18"/>
                                  </w:rPr>
                                </w:pPr>
                                <w:r w:rsidRPr="008107AC">
                                  <w:rPr>
                                    <w:b/>
                                    <w:color w:val="7C7C7C"/>
                                    <w:sz w:val="18"/>
                                    <w:szCs w:val="18"/>
                                  </w:rPr>
                                  <w:t xml:space="preserve">150+ </w:t>
                                </w:r>
                              </w:p>
                              <w:p w14:paraId="1413F534" w14:textId="77777777" w:rsidR="00181CA5" w:rsidRPr="008107AC" w:rsidRDefault="00181CA5" w:rsidP="008107AC">
                                <w:pPr>
                                  <w:rPr>
                                    <w:color w:val="7C7C7C"/>
                                    <w:sz w:val="16"/>
                                    <w:szCs w:val="16"/>
                                  </w:rPr>
                                </w:pPr>
                                <w:r w:rsidRPr="008107AC">
                                  <w:rPr>
                                    <w:color w:val="7C7C7C"/>
                                    <w:sz w:val="16"/>
                                    <w:szCs w:val="16"/>
                                  </w:rPr>
                                  <w:t>successful project execution countries</w:t>
                                </w:r>
                              </w:p>
                              <w:p w14:paraId="5CB28A3B" w14:textId="77777777" w:rsidR="00181CA5" w:rsidRPr="008107AC" w:rsidRDefault="00181CA5" w:rsidP="008107AC">
                                <w:pPr>
                                  <w:rPr>
                                    <w:color w:val="7C7C7C"/>
                                    <w:sz w:val="16"/>
                                    <w:szCs w:val="16"/>
                                  </w:rPr>
                                </w:pPr>
                              </w:p>
                              <w:p w14:paraId="486DD811" w14:textId="6DF7077F" w:rsidR="00181CA5" w:rsidRPr="008107AC" w:rsidRDefault="00181CA5" w:rsidP="008107AC">
                                <w:pPr>
                                  <w:rPr>
                                    <w:b/>
                                    <w:color w:val="7C7C7C"/>
                                    <w:sz w:val="18"/>
                                    <w:szCs w:val="18"/>
                                  </w:rPr>
                                </w:pPr>
                                <w:r w:rsidRPr="008107AC">
                                  <w:rPr>
                                    <w:b/>
                                    <w:color w:val="7C7C7C"/>
                                    <w:sz w:val="18"/>
                                    <w:szCs w:val="18"/>
                                  </w:rPr>
                                  <w:t>4</w:t>
                                </w:r>
                                <w:r>
                                  <w:rPr>
                                    <w:b/>
                                    <w:color w:val="7C7C7C"/>
                                    <w:sz w:val="18"/>
                                    <w:szCs w:val="18"/>
                                  </w:rPr>
                                  <w:t>5</w:t>
                                </w:r>
                                <w:r w:rsidRPr="008107AC">
                                  <w:rPr>
                                    <w:b/>
                                    <w:color w:val="7C7C7C"/>
                                    <w:sz w:val="18"/>
                                    <w:szCs w:val="18"/>
                                  </w:rPr>
                                  <w:t>+</w:t>
                                </w:r>
                              </w:p>
                              <w:p w14:paraId="3906EDD3" w14:textId="77777777" w:rsidR="00181CA5" w:rsidRPr="008107AC" w:rsidRDefault="00181CA5" w:rsidP="008107AC">
                                <w:pPr>
                                  <w:rPr>
                                    <w:color w:val="7C7C7C"/>
                                    <w:sz w:val="16"/>
                                    <w:szCs w:val="16"/>
                                  </w:rPr>
                                </w:pPr>
                                <w:r w:rsidRPr="008107AC">
                                  <w:rPr>
                                    <w:color w:val="7C7C7C"/>
                                    <w:sz w:val="16"/>
                                    <w:szCs w:val="16"/>
                                  </w:rPr>
                                  <w:t xml:space="preserve">offices across five continents </w:t>
                                </w:r>
                              </w:p>
                            </w:txbxContent>
                          </wps:txbx>
                          <wps:bodyPr rot="0" vert="horz" wrap="square" lIns="91440" tIns="45720" rIns="91440" bIns="45720" anchor="t" anchorCtr="0">
                            <a:noAutofit/>
                          </wps:bodyPr>
                        </wps:wsp>
                      </wpg:grpSp>
                      <wps:wsp>
                        <wps:cNvPr id="23" name="Text Box 2"/>
                        <wps:cNvSpPr txBox="1">
                          <a:spLocks noChangeArrowheads="1"/>
                        </wps:cNvSpPr>
                        <wps:spPr bwMode="auto">
                          <a:xfrm>
                            <a:off x="6124575" y="257175"/>
                            <a:ext cx="1153159" cy="261619"/>
                          </a:xfrm>
                          <a:prstGeom prst="rect">
                            <a:avLst/>
                          </a:prstGeom>
                          <a:solidFill>
                            <a:schemeClr val="bg1">
                              <a:alpha val="80000"/>
                            </a:schemeClr>
                          </a:solidFill>
                          <a:ln w="9525">
                            <a:noFill/>
                            <a:miter lim="800000"/>
                            <a:headEnd/>
                            <a:tailEnd/>
                          </a:ln>
                          <a:effectLst>
                            <a:softEdge rad="31750"/>
                          </a:effectLst>
                        </wps:spPr>
                        <wps:txbx>
                          <w:txbxContent>
                            <w:p w14:paraId="4B2718F2" w14:textId="77777777" w:rsidR="00181CA5" w:rsidRPr="008107AC" w:rsidRDefault="00181CA5">
                              <w:pPr>
                                <w:rPr>
                                  <w:b/>
                                  <w:color w:val="7C7C7C"/>
                                </w:rPr>
                              </w:pPr>
                              <w:r w:rsidRPr="008107AC">
                                <w:rPr>
                                  <w:b/>
                                  <w:color w:val="7C7C7C"/>
                                </w:rPr>
                                <w:t>ILF at a glance</w:t>
                              </w:r>
                            </w:p>
                          </w:txbxContent>
                        </wps:txbx>
                        <wps:bodyPr rot="0" vert="horz" wrap="square" lIns="91440" tIns="45720" rIns="91440" bIns="45720" anchor="t" anchorCtr="0">
                          <a:spAutoFit/>
                        </wps:bodyPr>
                      </wps:wsp>
                    </wpg:wgp>
                  </a:graphicData>
                </a:graphic>
              </wp:anchor>
            </w:drawing>
          </mc:Choice>
          <mc:Fallback>
            <w:pict>
              <v:group w14:anchorId="1B9D59A4" id="Group 24" o:spid="_x0000_s1027" style="position:absolute;left:0;text-align:left;margin-left:0;margin-top:31.35pt;width:592.85pt;height:246.65pt;z-index:251686912;mso-position-horizontal:center;mso-position-horizontal-relative:margin" coordsize="75291,3132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">
                <v:group id="Group 21" o:spid="_x0000_s1028" style="position:absolute;width:75291;height:31324" coordsize="75291,3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0" o:spid="_x0000_s1029" style="position:absolute;width:75291;height:31324" coordsize="75291,3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Picture 16" o:spid="_x0000_s1030" type="#_x0000_t75" style="position:absolute;width:75291;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">
                      <v:imagedata r:id="rId25" o:title=""/>
                    </v:shape>
                    <v:shape id="Picture 19" o:spid="_x0000_s1031" type="#_x0000_t75" style="position:absolute;left:874;top:2305;width:57607;height:28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">
                      <v:imagedata r:id="rId26" o:title=""/>
                    </v:shape>
                  </v:group>
                  <v:shape id="_x0000_s1032" type="#_x0000_t202" style="position:absolute;left:58674;top:6096;width:16217;height:20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" stroked="f">
                    <v:fill opacity="52428f"/>
                    <v:textbox>
                      <w:txbxContent>
                        <w:p w14:paraId="40FCFEA9" w14:textId="77777777" w:rsidR="00181CA5" w:rsidRDefault="00181CA5" w:rsidP="008107AC">
                          <w:pPr>
                            <w:rPr>
                              <w:b/>
                              <w:color w:val="7C7C7C"/>
                              <w:sz w:val="18"/>
                              <w:szCs w:val="18"/>
                            </w:rPr>
                          </w:pPr>
                        </w:p>
                        <w:p w14:paraId="44C270C3" w14:textId="2BFE2D99" w:rsidR="00181CA5" w:rsidRPr="008107AC" w:rsidRDefault="00181CA5" w:rsidP="008107AC">
                          <w:pPr>
                            <w:rPr>
                              <w:b/>
                              <w:color w:val="7C7C7C"/>
                              <w:sz w:val="18"/>
                              <w:szCs w:val="18"/>
                            </w:rPr>
                          </w:pPr>
                          <w:r w:rsidRPr="008107AC">
                            <w:rPr>
                              <w:b/>
                              <w:color w:val="7C7C7C"/>
                              <w:sz w:val="18"/>
                              <w:szCs w:val="18"/>
                            </w:rPr>
                            <w:t>5</w:t>
                          </w:r>
                          <w:r w:rsidR="00F93579">
                            <w:rPr>
                              <w:b/>
                              <w:color w:val="7C7C7C"/>
                              <w:sz w:val="18"/>
                              <w:szCs w:val="18"/>
                            </w:rPr>
                            <w:t>5</w:t>
                          </w:r>
                          <w:r w:rsidRPr="008107AC">
                            <w:rPr>
                              <w:b/>
                              <w:color w:val="7C7C7C"/>
                              <w:sz w:val="18"/>
                              <w:szCs w:val="18"/>
                            </w:rPr>
                            <w:t xml:space="preserve">+ </w:t>
                          </w:r>
                        </w:p>
                        <w:p w14:paraId="726CC633" w14:textId="77777777" w:rsidR="00181CA5" w:rsidRPr="008107AC" w:rsidRDefault="00181CA5" w:rsidP="008107AC">
                          <w:pPr>
                            <w:rPr>
                              <w:color w:val="7C7C7C"/>
                              <w:sz w:val="16"/>
                              <w:szCs w:val="16"/>
                            </w:rPr>
                          </w:pPr>
                          <w:r w:rsidRPr="008107AC">
                            <w:rPr>
                              <w:color w:val="7C7C7C"/>
                              <w:sz w:val="16"/>
                              <w:szCs w:val="16"/>
                            </w:rPr>
                            <w:t>years of experience</w:t>
                          </w:r>
                        </w:p>
                        <w:p w14:paraId="51FC78CE" w14:textId="77777777" w:rsidR="00181CA5" w:rsidRPr="008107AC" w:rsidRDefault="00181CA5" w:rsidP="008107AC">
                          <w:pPr>
                            <w:rPr>
                              <w:color w:val="7C7C7C"/>
                              <w:sz w:val="16"/>
                              <w:szCs w:val="16"/>
                            </w:rPr>
                          </w:pPr>
                        </w:p>
                        <w:p w14:paraId="5DB34E6D" w14:textId="275DD327" w:rsidR="00181CA5" w:rsidRPr="008107AC" w:rsidRDefault="00181CA5" w:rsidP="008107AC">
                          <w:pPr>
                            <w:rPr>
                              <w:b/>
                              <w:color w:val="7C7C7C"/>
                              <w:sz w:val="18"/>
                              <w:szCs w:val="18"/>
                            </w:rPr>
                          </w:pPr>
                          <w:r>
                            <w:rPr>
                              <w:b/>
                              <w:color w:val="7C7C7C"/>
                              <w:sz w:val="18"/>
                              <w:szCs w:val="18"/>
                            </w:rPr>
                            <w:t>2 5</w:t>
                          </w:r>
                          <w:r w:rsidRPr="008107AC">
                            <w:rPr>
                              <w:b/>
                              <w:color w:val="7C7C7C"/>
                              <w:sz w:val="18"/>
                              <w:szCs w:val="18"/>
                            </w:rPr>
                            <w:t xml:space="preserve">00+ </w:t>
                          </w:r>
                        </w:p>
                        <w:p w14:paraId="42D49266" w14:textId="77777777" w:rsidR="00181CA5" w:rsidRPr="008107AC" w:rsidRDefault="00181CA5" w:rsidP="008107AC">
                          <w:pPr>
                            <w:rPr>
                              <w:color w:val="7C7C7C"/>
                              <w:sz w:val="16"/>
                              <w:szCs w:val="16"/>
                            </w:rPr>
                          </w:pPr>
                          <w:r w:rsidRPr="008107AC">
                            <w:rPr>
                              <w:color w:val="7C7C7C"/>
                              <w:sz w:val="16"/>
                              <w:szCs w:val="16"/>
                            </w:rPr>
                            <w:t>employees worldwide</w:t>
                          </w:r>
                        </w:p>
                        <w:p w14:paraId="700134FC" w14:textId="77777777" w:rsidR="00181CA5" w:rsidRPr="008107AC" w:rsidRDefault="00181CA5" w:rsidP="008107AC">
                          <w:pPr>
                            <w:rPr>
                              <w:color w:val="7C7C7C"/>
                              <w:sz w:val="16"/>
                              <w:szCs w:val="16"/>
                            </w:rPr>
                          </w:pPr>
                        </w:p>
                        <w:p w14:paraId="795A90E5" w14:textId="2A4102AD" w:rsidR="00181CA5" w:rsidRPr="008107AC" w:rsidRDefault="00181CA5" w:rsidP="008107AC">
                          <w:pPr>
                            <w:rPr>
                              <w:b/>
                              <w:color w:val="7C7C7C"/>
                              <w:sz w:val="18"/>
                              <w:szCs w:val="18"/>
                            </w:rPr>
                          </w:pPr>
                          <w:r>
                            <w:rPr>
                              <w:b/>
                              <w:color w:val="7C7C7C"/>
                              <w:sz w:val="18"/>
                              <w:szCs w:val="18"/>
                            </w:rPr>
                            <w:t>9</w:t>
                          </w:r>
                          <w:r w:rsidRPr="008107AC">
                            <w:rPr>
                              <w:b/>
                              <w:color w:val="7C7C7C"/>
                              <w:sz w:val="18"/>
                              <w:szCs w:val="18"/>
                            </w:rPr>
                            <w:t xml:space="preserve"> </w:t>
                          </w:r>
                          <w:r>
                            <w:rPr>
                              <w:b/>
                              <w:color w:val="7C7C7C"/>
                              <w:sz w:val="18"/>
                              <w:szCs w:val="18"/>
                            </w:rPr>
                            <w:t>5</w:t>
                          </w:r>
                          <w:r w:rsidRPr="008107AC">
                            <w:rPr>
                              <w:b/>
                              <w:color w:val="7C7C7C"/>
                              <w:sz w:val="18"/>
                              <w:szCs w:val="18"/>
                            </w:rPr>
                            <w:t xml:space="preserve">00+ </w:t>
                          </w:r>
                        </w:p>
                        <w:p w14:paraId="22758A05" w14:textId="77777777" w:rsidR="00181CA5" w:rsidRPr="008107AC" w:rsidRDefault="00181CA5" w:rsidP="008107AC">
                          <w:pPr>
                            <w:rPr>
                              <w:color w:val="7C7C7C"/>
                              <w:sz w:val="16"/>
                              <w:szCs w:val="16"/>
                            </w:rPr>
                          </w:pPr>
                          <w:r w:rsidRPr="008107AC">
                            <w:rPr>
                              <w:color w:val="7C7C7C"/>
                              <w:sz w:val="16"/>
                              <w:szCs w:val="16"/>
                            </w:rPr>
                            <w:t>projects successfully executed</w:t>
                          </w:r>
                        </w:p>
                        <w:p w14:paraId="123C99CA" w14:textId="77777777" w:rsidR="00181CA5" w:rsidRPr="008107AC" w:rsidRDefault="00181CA5" w:rsidP="008107AC">
                          <w:pPr>
                            <w:rPr>
                              <w:color w:val="7C7C7C"/>
                              <w:sz w:val="16"/>
                              <w:szCs w:val="16"/>
                            </w:rPr>
                          </w:pPr>
                        </w:p>
                        <w:p w14:paraId="39E4A829" w14:textId="77777777" w:rsidR="00181CA5" w:rsidRPr="008107AC" w:rsidRDefault="00181CA5" w:rsidP="008107AC">
                          <w:pPr>
                            <w:rPr>
                              <w:b/>
                              <w:color w:val="7C7C7C"/>
                              <w:sz w:val="18"/>
                              <w:szCs w:val="18"/>
                            </w:rPr>
                          </w:pPr>
                          <w:r w:rsidRPr="008107AC">
                            <w:rPr>
                              <w:b/>
                              <w:color w:val="7C7C7C"/>
                              <w:sz w:val="18"/>
                              <w:szCs w:val="18"/>
                            </w:rPr>
                            <w:t xml:space="preserve">150+ </w:t>
                          </w:r>
                        </w:p>
                        <w:p w14:paraId="1413F534" w14:textId="77777777" w:rsidR="00181CA5" w:rsidRPr="008107AC" w:rsidRDefault="00181CA5" w:rsidP="008107AC">
                          <w:pPr>
                            <w:rPr>
                              <w:color w:val="7C7C7C"/>
                              <w:sz w:val="16"/>
                              <w:szCs w:val="16"/>
                            </w:rPr>
                          </w:pPr>
                          <w:r w:rsidRPr="008107AC">
                            <w:rPr>
                              <w:color w:val="7C7C7C"/>
                              <w:sz w:val="16"/>
                              <w:szCs w:val="16"/>
                            </w:rPr>
                            <w:t>successful project execution countries</w:t>
                          </w:r>
                        </w:p>
                        <w:p w14:paraId="5CB28A3B" w14:textId="77777777" w:rsidR="00181CA5" w:rsidRPr="008107AC" w:rsidRDefault="00181CA5" w:rsidP="008107AC">
                          <w:pPr>
                            <w:rPr>
                              <w:color w:val="7C7C7C"/>
                              <w:sz w:val="16"/>
                              <w:szCs w:val="16"/>
                            </w:rPr>
                          </w:pPr>
                        </w:p>
                        <w:p w14:paraId="486DD811" w14:textId="6DF7077F" w:rsidR="00181CA5" w:rsidRPr="008107AC" w:rsidRDefault="00181CA5" w:rsidP="008107AC">
                          <w:pPr>
                            <w:rPr>
                              <w:b/>
                              <w:color w:val="7C7C7C"/>
                              <w:sz w:val="18"/>
                              <w:szCs w:val="18"/>
                            </w:rPr>
                          </w:pPr>
                          <w:r w:rsidRPr="008107AC">
                            <w:rPr>
                              <w:b/>
                              <w:color w:val="7C7C7C"/>
                              <w:sz w:val="18"/>
                              <w:szCs w:val="18"/>
                            </w:rPr>
                            <w:t>4</w:t>
                          </w:r>
                          <w:r>
                            <w:rPr>
                              <w:b/>
                              <w:color w:val="7C7C7C"/>
                              <w:sz w:val="18"/>
                              <w:szCs w:val="18"/>
                            </w:rPr>
                            <w:t>5</w:t>
                          </w:r>
                          <w:r w:rsidRPr="008107AC">
                            <w:rPr>
                              <w:b/>
                              <w:color w:val="7C7C7C"/>
                              <w:sz w:val="18"/>
                              <w:szCs w:val="18"/>
                            </w:rPr>
                            <w:t>+</w:t>
                          </w:r>
                        </w:p>
                        <w:p w14:paraId="3906EDD3" w14:textId="77777777" w:rsidR="00181CA5" w:rsidRPr="008107AC" w:rsidRDefault="00181CA5" w:rsidP="008107AC">
                          <w:pPr>
                            <w:rPr>
                              <w:color w:val="7C7C7C"/>
                              <w:sz w:val="16"/>
                              <w:szCs w:val="16"/>
                            </w:rPr>
                          </w:pPr>
                          <w:r w:rsidRPr="008107AC">
                            <w:rPr>
                              <w:color w:val="7C7C7C"/>
                              <w:sz w:val="16"/>
                              <w:szCs w:val="16"/>
                            </w:rPr>
                            <w:t xml:space="preserve">offices across five continents </w:t>
                          </w:r>
                        </w:p>
                      </w:txbxContent>
                    </v:textbox>
                  </v:shape>
                </v:group>
                <v:shape id="_x0000_s1033" type="#_x0000_t202" style="position:absolute;left:61245;top:2571;width:11532;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" fillcolor="white [3212]" stroked="f">
                  <v:fill opacity="52428f"/>
                  <v:textbox style="mso-fit-shape-to-text:t">
                    <w:txbxContent>
                      <w:p w14:paraId="4B2718F2" w14:textId="77777777" w:rsidR="00181CA5" w:rsidRPr="008107AC" w:rsidRDefault="00181CA5">
                        <w:pPr>
                          <w:rPr>
                            <w:b/>
                            <w:color w:val="7C7C7C"/>
                          </w:rPr>
                        </w:pPr>
                        <w:r w:rsidRPr="008107AC">
                          <w:rPr>
                            <w:b/>
                            <w:color w:val="7C7C7C"/>
                          </w:rPr>
                          <w:t>ILF at a glance</w:t>
                        </w:r>
                      </w:p>
                    </w:txbxContent>
                  </v:textbox>
                </v:shape>
                <w10:wrap anchorx="margin"/>
              </v:group>
            </w:pict>
          </mc:Fallback>
        </mc:AlternateContent>
      </w:r>
      <w:r w:rsidR="001E34E8" w:rsidRPr="004E0675">
        <w:rPr>
          <w:rFonts w:cs="Arial"/>
          <w:sz w:val="22"/>
          <w:szCs w:val="22"/>
        </w:rPr>
        <w:t xml:space="preserve">ILF management </w:t>
      </w:r>
      <w:r w:rsidR="0072515F" w:rsidRPr="004E0675">
        <w:rPr>
          <w:rFonts w:cs="Arial"/>
          <w:sz w:val="22"/>
          <w:szCs w:val="22"/>
        </w:rPr>
        <w:t>procedures are ISO 9001, 14001 and</w:t>
      </w:r>
      <w:r w:rsidR="001E34E8" w:rsidRPr="004E0675">
        <w:rPr>
          <w:rFonts w:cs="Arial"/>
          <w:sz w:val="22"/>
          <w:szCs w:val="22"/>
        </w:rPr>
        <w:t xml:space="preserve"> OHSAS 18001 certified.</w:t>
      </w:r>
    </w:p>
    <w:p w14:paraId="6127C62D" w14:textId="77777777" w:rsidR="008107AC" w:rsidRPr="004E0675" w:rsidRDefault="008107AC" w:rsidP="001E34E8">
      <w:pPr>
        <w:pStyle w:val="Textnormal"/>
        <w:rPr>
          <w:rFonts w:cs="Arial"/>
          <w:sz w:val="22"/>
          <w:szCs w:val="22"/>
        </w:rPr>
      </w:pPr>
    </w:p>
    <w:p w14:paraId="4DEA92D9" w14:textId="77777777" w:rsidR="008107AC" w:rsidRPr="004E0675" w:rsidRDefault="008107AC" w:rsidP="001E34E8">
      <w:pPr>
        <w:pStyle w:val="Textnormal"/>
        <w:rPr>
          <w:rFonts w:cs="Arial"/>
          <w:sz w:val="22"/>
          <w:szCs w:val="22"/>
        </w:rPr>
      </w:pPr>
    </w:p>
    <w:p w14:paraId="3B107B41" w14:textId="77777777" w:rsidR="008107AC" w:rsidRPr="004E0675" w:rsidRDefault="008107AC" w:rsidP="001E34E8">
      <w:pPr>
        <w:pStyle w:val="Textnormal"/>
        <w:rPr>
          <w:rFonts w:cs="Arial"/>
          <w:sz w:val="22"/>
          <w:szCs w:val="22"/>
        </w:rPr>
      </w:pPr>
    </w:p>
    <w:p w14:paraId="02554016" w14:textId="77777777" w:rsidR="008107AC" w:rsidRPr="004E0675" w:rsidRDefault="008107AC" w:rsidP="001E34E8">
      <w:pPr>
        <w:pStyle w:val="Textnormal"/>
        <w:rPr>
          <w:rFonts w:cs="Arial"/>
          <w:sz w:val="22"/>
          <w:szCs w:val="22"/>
        </w:rPr>
      </w:pPr>
    </w:p>
    <w:p w14:paraId="1B884CCF" w14:textId="77777777" w:rsidR="008107AC" w:rsidRPr="004E0675" w:rsidRDefault="008107AC" w:rsidP="001E34E8">
      <w:pPr>
        <w:pStyle w:val="Textnormal"/>
        <w:rPr>
          <w:rFonts w:cs="Arial"/>
          <w:sz w:val="22"/>
          <w:szCs w:val="22"/>
        </w:rPr>
      </w:pPr>
    </w:p>
    <w:p w14:paraId="56F7593F" w14:textId="77777777" w:rsidR="008107AC" w:rsidRPr="004E0675" w:rsidRDefault="008107AC" w:rsidP="001E34E8">
      <w:pPr>
        <w:pStyle w:val="Textnormal"/>
        <w:rPr>
          <w:rFonts w:cs="Arial"/>
          <w:sz w:val="22"/>
          <w:szCs w:val="22"/>
        </w:rPr>
      </w:pPr>
    </w:p>
    <w:p w14:paraId="6A27B1A2" w14:textId="77777777" w:rsidR="008107AC" w:rsidRPr="004E0675" w:rsidRDefault="008107AC" w:rsidP="001E34E8">
      <w:pPr>
        <w:pStyle w:val="Textnormal"/>
        <w:rPr>
          <w:rFonts w:cs="Arial"/>
          <w:sz w:val="22"/>
          <w:szCs w:val="22"/>
        </w:rPr>
      </w:pPr>
    </w:p>
    <w:p w14:paraId="0FD67556" w14:textId="77777777" w:rsidR="008107AC" w:rsidRPr="004E0675" w:rsidRDefault="008107AC" w:rsidP="001E34E8">
      <w:pPr>
        <w:pStyle w:val="Textnormal"/>
        <w:rPr>
          <w:rFonts w:cs="Arial"/>
          <w:sz w:val="22"/>
          <w:szCs w:val="22"/>
        </w:rPr>
      </w:pPr>
    </w:p>
    <w:p w14:paraId="316023C8" w14:textId="77777777" w:rsidR="008107AC" w:rsidRPr="004E0675" w:rsidRDefault="008107AC" w:rsidP="001E34E8">
      <w:pPr>
        <w:pStyle w:val="Textnormal"/>
        <w:rPr>
          <w:rFonts w:cs="Arial"/>
          <w:sz w:val="22"/>
          <w:szCs w:val="22"/>
        </w:rPr>
      </w:pPr>
    </w:p>
    <w:p w14:paraId="50498AB2" w14:textId="77777777" w:rsidR="008107AC" w:rsidRPr="004E0675" w:rsidRDefault="0020125C" w:rsidP="001E34E8">
      <w:pPr>
        <w:pStyle w:val="Textnormal"/>
        <w:rPr>
          <w:rFonts w:cs="Arial"/>
          <w:sz w:val="22"/>
          <w:szCs w:val="22"/>
        </w:rPr>
      </w:pPr>
      <w:r w:rsidRPr="004E0675">
        <w:rPr>
          <w:rFonts w:cs="Arial"/>
          <w:noProof/>
          <w:sz w:val="22"/>
          <w:szCs w:val="22"/>
        </w:rPr>
        <mc:AlternateContent>
          <mc:Choice Requires="wps">
            <w:drawing>
              <wp:anchor distT="0" distB="0" distL="114300" distR="114300" simplePos="0" relativeHeight="251692032" behindDoc="0" locked="0" layoutInCell="1" allowOverlap="1" wp14:anchorId="40A893A7" wp14:editId="61B95CC0">
                <wp:simplePos x="0" y="0"/>
                <wp:positionH relativeFrom="margin">
                  <wp:posOffset>-477764</wp:posOffset>
                </wp:positionH>
                <wp:positionV relativeFrom="paragraph">
                  <wp:posOffset>361316</wp:posOffset>
                </wp:positionV>
                <wp:extent cx="6630843" cy="219808"/>
                <wp:effectExtent l="0" t="0" r="0" b="8890"/>
                <wp:wrapNone/>
                <wp:docPr id="1" name="Text Box 1"/>
                <wp:cNvGraphicFramePr/>
                <a:graphic xmlns:a="http://schemas.openxmlformats.org/drawingml/2006/main">
                  <a:graphicData uri="http://schemas.microsoft.com/office/word/2010/wordprocessingShape">
                    <wps:wsp>
                      <wps:cNvSpPr txBox="1"/>
                      <wps:spPr>
                        <a:xfrm>
                          <a:off x="0" y="0"/>
                          <a:ext cx="6630843" cy="219808"/>
                        </a:xfrm>
                        <a:prstGeom prst="rect">
                          <a:avLst/>
                        </a:prstGeom>
                        <a:solidFill>
                          <a:prstClr val="white"/>
                        </a:solidFill>
                        <a:ln>
                          <a:noFill/>
                        </a:ln>
                      </wps:spPr>
                      <wps:txbx>
                        <w:txbxContent>
                          <w:p w14:paraId="0B54AED3" w14:textId="5BE8A73E" w:rsidR="00181CA5" w:rsidRPr="00437AE2" w:rsidRDefault="00181CA5" w:rsidP="0020125C">
                            <w:pPr>
                              <w:pStyle w:val="Caption"/>
                              <w:rPr>
                                <w:noProof/>
                                <w:sz w:val="20"/>
                                <w:szCs w:val="20"/>
                              </w:rPr>
                            </w:pPr>
                            <w:bookmarkStart w:id="22" w:name="_Toc103863841"/>
                            <w:bookmarkStart w:id="23" w:name="_Toc105140115"/>
                            <w:bookmarkStart w:id="24" w:name="_Toc132726752"/>
                            <w:r>
                              <w:t xml:space="preserve">Figure </w:t>
                            </w:r>
                            <w:r>
                              <w:fldChar w:fldCharType="begin"/>
                            </w:r>
                            <w:r>
                              <w:instrText xml:space="preserve"> SEQ Figure \* ARABIC </w:instrText>
                            </w:r>
                            <w:r>
                              <w:fldChar w:fldCharType="separate"/>
                            </w:r>
                            <w:r w:rsidR="00C5725A">
                              <w:rPr>
                                <w:noProof/>
                              </w:rPr>
                              <w:t>1</w:t>
                            </w:r>
                            <w:r>
                              <w:rPr>
                                <w:noProof/>
                              </w:rPr>
                              <w:fldChar w:fldCharType="end"/>
                            </w:r>
                            <w:r>
                              <w:t xml:space="preserve"> - ILF offices worldwide</w:t>
                            </w:r>
                            <w:bookmarkEnd w:id="22"/>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893A7" id="Text Box 1" o:spid="_x0000_s1034" type="#_x0000_t202" style="position:absolute;left:0;text-align:left;margin-left:-37.6pt;margin-top:28.45pt;width:522.1pt;height:17.3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" stroked="f">
                <v:textbox inset="0,0,0,0">
                  <w:txbxContent>
                    <w:p w14:paraId="0B54AED3" w14:textId="5BE8A73E" w:rsidR="00181CA5" w:rsidRPr="00437AE2" w:rsidRDefault="00181CA5" w:rsidP="0020125C">
                      <w:pPr>
                        <w:pStyle w:val="Caption"/>
                        <w:rPr>
                          <w:noProof/>
                          <w:sz w:val="20"/>
                          <w:szCs w:val="20"/>
                        </w:rPr>
                      </w:pPr>
                      <w:bookmarkStart w:id="25" w:name="_Toc103863841"/>
                      <w:bookmarkStart w:id="26" w:name="_Toc105140115"/>
                      <w:bookmarkStart w:id="27" w:name="_Toc132726752"/>
                      <w:r>
                        <w:t xml:space="preserve">Figure </w:t>
                      </w:r>
                      <w:r>
                        <w:fldChar w:fldCharType="begin"/>
                      </w:r>
                      <w:r>
                        <w:instrText xml:space="preserve"> SEQ Figure \* ARABIC </w:instrText>
                      </w:r>
                      <w:r>
                        <w:fldChar w:fldCharType="separate"/>
                      </w:r>
                      <w:r w:rsidR="00C5725A">
                        <w:rPr>
                          <w:noProof/>
                        </w:rPr>
                        <w:t>1</w:t>
                      </w:r>
                      <w:r>
                        <w:rPr>
                          <w:noProof/>
                        </w:rPr>
                        <w:fldChar w:fldCharType="end"/>
                      </w:r>
                      <w:r>
                        <w:t xml:space="preserve"> - ILF offices worldwide</w:t>
                      </w:r>
                      <w:bookmarkEnd w:id="25"/>
                      <w:bookmarkEnd w:id="26"/>
                      <w:bookmarkEnd w:id="27"/>
                    </w:p>
                  </w:txbxContent>
                </v:textbox>
                <w10:wrap anchorx="margin"/>
              </v:shape>
            </w:pict>
          </mc:Fallback>
        </mc:AlternateContent>
      </w:r>
    </w:p>
    <w:p w14:paraId="305A9CBE" w14:textId="77777777" w:rsidR="008107AC" w:rsidRPr="004E0675" w:rsidRDefault="008107AC" w:rsidP="002F7927">
      <w:pPr>
        <w:pStyle w:val="Textnormal"/>
        <w:rPr>
          <w:rFonts w:cs="Arial"/>
          <w:sz w:val="22"/>
          <w:szCs w:val="22"/>
        </w:rPr>
      </w:pPr>
    </w:p>
    <w:p w14:paraId="1F3BE2D7" w14:textId="14B984CF" w:rsidR="00A537B4" w:rsidRPr="004E0675" w:rsidRDefault="00A537B4" w:rsidP="00A537B4">
      <w:pPr>
        <w:pStyle w:val="Textnormal"/>
        <w:rPr>
          <w:rFonts w:cs="Arial"/>
          <w:sz w:val="22"/>
          <w:szCs w:val="22"/>
        </w:rPr>
      </w:pPr>
      <w:r w:rsidRPr="004E0675">
        <w:rPr>
          <w:rFonts w:cs="Arial"/>
          <w:sz w:val="22"/>
          <w:szCs w:val="22"/>
        </w:rPr>
        <w:t xml:space="preserve">ILF has executed more than </w:t>
      </w:r>
      <w:r w:rsidR="00320807">
        <w:rPr>
          <w:rFonts w:cs="Arial"/>
          <w:sz w:val="22"/>
          <w:szCs w:val="22"/>
        </w:rPr>
        <w:t>9</w:t>
      </w:r>
      <w:r w:rsidR="00535FAD" w:rsidRPr="004E0675">
        <w:rPr>
          <w:rFonts w:cs="Arial"/>
          <w:sz w:val="22"/>
          <w:szCs w:val="22"/>
        </w:rPr>
        <w:t>,</w:t>
      </w:r>
      <w:r w:rsidR="00320807">
        <w:rPr>
          <w:rFonts w:cs="Arial"/>
          <w:sz w:val="22"/>
          <w:szCs w:val="22"/>
        </w:rPr>
        <w:t>5</w:t>
      </w:r>
      <w:r w:rsidRPr="004E0675">
        <w:rPr>
          <w:rFonts w:cs="Arial"/>
          <w:sz w:val="22"/>
          <w:szCs w:val="22"/>
        </w:rPr>
        <w:t>00 projects successfully in over 150 countries. The company has over 5</w:t>
      </w:r>
      <w:r w:rsidR="00320807">
        <w:rPr>
          <w:rFonts w:cs="Arial"/>
          <w:sz w:val="22"/>
          <w:szCs w:val="22"/>
        </w:rPr>
        <w:t>5</w:t>
      </w:r>
      <w:r w:rsidRPr="004E0675">
        <w:rPr>
          <w:rFonts w:cs="Arial"/>
          <w:sz w:val="22"/>
          <w:szCs w:val="22"/>
        </w:rPr>
        <w:t xml:space="preserve"> years of experience in the energy and oil and gas sectors worldwide, by providing comprehensive services for major industrial and infrastructure projects in the following business areas: </w:t>
      </w:r>
    </w:p>
    <w:p w14:paraId="577A2653" w14:textId="77777777" w:rsidR="00A537B4" w:rsidRPr="004E0675" w:rsidRDefault="00A537B4" w:rsidP="00946AE5">
      <w:pPr>
        <w:pStyle w:val="Bullet01"/>
        <w:ind w:left="1570" w:hanging="360"/>
        <w:rPr>
          <w:rFonts w:cs="Arial"/>
          <w:sz w:val="22"/>
          <w:lang w:val="en-US"/>
        </w:rPr>
      </w:pPr>
      <w:r w:rsidRPr="004E0675">
        <w:rPr>
          <w:rFonts w:cs="Arial"/>
          <w:sz w:val="22"/>
          <w:lang w:val="en-US"/>
        </w:rPr>
        <w:t>Energy &amp; Climate Protection</w:t>
      </w:r>
    </w:p>
    <w:p w14:paraId="041D1E4A" w14:textId="77777777" w:rsidR="00A537B4" w:rsidRPr="004E0675" w:rsidRDefault="00A537B4" w:rsidP="00946AE5">
      <w:pPr>
        <w:pStyle w:val="Bullet01"/>
        <w:ind w:left="1570" w:hanging="360"/>
        <w:rPr>
          <w:rFonts w:cs="Arial"/>
          <w:sz w:val="22"/>
          <w:lang w:val="en-US"/>
        </w:rPr>
      </w:pPr>
      <w:r w:rsidRPr="004E0675">
        <w:rPr>
          <w:rFonts w:cs="Arial"/>
          <w:sz w:val="22"/>
          <w:lang w:val="en-US"/>
        </w:rPr>
        <w:lastRenderedPageBreak/>
        <w:t>Water &amp; Environment</w:t>
      </w:r>
    </w:p>
    <w:p w14:paraId="6C1FB214" w14:textId="77777777" w:rsidR="00A537B4" w:rsidRPr="004E0675" w:rsidRDefault="00A537B4" w:rsidP="00946AE5">
      <w:pPr>
        <w:pStyle w:val="Bullet01"/>
        <w:ind w:left="1570" w:hanging="360"/>
        <w:rPr>
          <w:rFonts w:cs="Arial"/>
          <w:sz w:val="22"/>
          <w:lang w:val="en-US"/>
        </w:rPr>
      </w:pPr>
      <w:r w:rsidRPr="004E0675">
        <w:rPr>
          <w:rFonts w:cs="Arial"/>
          <w:sz w:val="22"/>
          <w:lang w:val="en-US"/>
        </w:rPr>
        <w:t>Transportation &amp; Urban Spaces</w:t>
      </w:r>
    </w:p>
    <w:p w14:paraId="16FFA81F" w14:textId="77777777" w:rsidR="00A537B4" w:rsidRPr="004E0675" w:rsidRDefault="00A537B4" w:rsidP="00946AE5">
      <w:pPr>
        <w:pStyle w:val="Bullet01"/>
        <w:ind w:left="1570" w:hanging="360"/>
        <w:rPr>
          <w:rFonts w:cs="Arial"/>
          <w:sz w:val="22"/>
          <w:lang w:val="en-US"/>
        </w:rPr>
      </w:pPr>
      <w:r w:rsidRPr="004E0675">
        <w:rPr>
          <w:rFonts w:cs="Arial"/>
          <w:sz w:val="22"/>
          <w:lang w:val="en-US"/>
        </w:rPr>
        <w:t xml:space="preserve">Oil, Gas &amp; Industrial </w:t>
      </w:r>
    </w:p>
    <w:p w14:paraId="2C45A1EF" w14:textId="322B21F7" w:rsidR="002F7927" w:rsidRPr="004E0675" w:rsidRDefault="002F7927" w:rsidP="002F7927">
      <w:pPr>
        <w:pStyle w:val="Textnormal"/>
        <w:rPr>
          <w:rFonts w:cs="Arial"/>
          <w:sz w:val="22"/>
          <w:szCs w:val="22"/>
        </w:rPr>
      </w:pPr>
      <w:r w:rsidRPr="004E0675">
        <w:rPr>
          <w:rFonts w:cs="Arial"/>
          <w:sz w:val="22"/>
          <w:szCs w:val="22"/>
        </w:rPr>
        <w:t>ILF primarily employs consulting engineers with expertise in electrical, civil, mechanical, process</w:t>
      </w:r>
      <w:r w:rsidR="00535FAD" w:rsidRPr="004E0675">
        <w:rPr>
          <w:rFonts w:cs="Arial"/>
          <w:sz w:val="22"/>
          <w:szCs w:val="22"/>
        </w:rPr>
        <w:t>, instrumentation</w:t>
      </w:r>
      <w:r w:rsidRPr="004E0675">
        <w:rPr>
          <w:rFonts w:cs="Arial"/>
          <w:sz w:val="22"/>
          <w:szCs w:val="22"/>
        </w:rPr>
        <w:t xml:space="preserve"> and economic engineering/business administration who are capable of providing a wide range of engineering, project management and consultancy services through all project development phases from early conceptual and feasibility studies, including Master Plans, through planning and design to construction and commissioning and ultimately operations.</w:t>
      </w:r>
    </w:p>
    <w:p w14:paraId="06621130" w14:textId="77777777" w:rsidR="002F7927" w:rsidRPr="004E0675" w:rsidRDefault="002F7927" w:rsidP="002F7927">
      <w:pPr>
        <w:pStyle w:val="Textnormal"/>
        <w:rPr>
          <w:rFonts w:cs="Arial"/>
          <w:sz w:val="22"/>
          <w:szCs w:val="22"/>
        </w:rPr>
      </w:pPr>
      <w:r w:rsidRPr="004E0675">
        <w:rPr>
          <w:rFonts w:cs="Arial"/>
          <w:sz w:val="22"/>
          <w:szCs w:val="22"/>
        </w:rPr>
        <w:t>Across its offices, ILF has staff in a large variety of other disciplines, such as business administration, geology, environment protection, chemistry and many others. Apart from technical scope, many projects typically have significant commercial, economic and regulatory aspects that need to be addressed by customizing project services. ILF Group offers a comprehensive set of services for the energy industries related to project finance, merger &amp; acquisition, project management and capacity building.</w:t>
      </w:r>
    </w:p>
    <w:p w14:paraId="7B3A1D39" w14:textId="77777777" w:rsidR="002F7927" w:rsidRPr="004E0675" w:rsidRDefault="002F7927" w:rsidP="002F7927">
      <w:pPr>
        <w:pStyle w:val="Textnormal"/>
        <w:rPr>
          <w:rFonts w:cs="Arial"/>
          <w:sz w:val="22"/>
          <w:szCs w:val="22"/>
        </w:rPr>
      </w:pPr>
      <w:r w:rsidRPr="004E0675">
        <w:rPr>
          <w:rFonts w:cs="Arial"/>
          <w:sz w:val="22"/>
          <w:szCs w:val="22"/>
        </w:rPr>
        <w:t xml:space="preserve">In more detail the ILF's Services comprise: </w:t>
      </w:r>
    </w:p>
    <w:p w14:paraId="7F801C26" w14:textId="77777777" w:rsidR="002F7927" w:rsidRPr="004E0675" w:rsidRDefault="002F7927" w:rsidP="00946AE5">
      <w:pPr>
        <w:pStyle w:val="Bullet01"/>
        <w:ind w:left="1570" w:hanging="360"/>
        <w:rPr>
          <w:rFonts w:cs="Arial"/>
          <w:sz w:val="22"/>
          <w:lang w:val="en-US"/>
        </w:rPr>
      </w:pPr>
      <w:r w:rsidRPr="004E0675">
        <w:rPr>
          <w:rFonts w:cs="Arial"/>
          <w:sz w:val="22"/>
          <w:lang w:val="en-US"/>
        </w:rPr>
        <w:t>feasibility studies for power and oil &amp; gas facilities, such as power plants, processing facilities (including petrochemical), pipelines, loading facilities a</w:t>
      </w:r>
      <w:r w:rsidR="009B44D0" w:rsidRPr="004E0675">
        <w:rPr>
          <w:rFonts w:cs="Arial"/>
          <w:sz w:val="22"/>
          <w:lang w:val="en-US"/>
        </w:rPr>
        <w:t>nd other relevant installations</w:t>
      </w:r>
    </w:p>
    <w:p w14:paraId="70C4D52A" w14:textId="77777777" w:rsidR="002F7927" w:rsidRPr="004E0675" w:rsidRDefault="002F7927" w:rsidP="00946AE5">
      <w:pPr>
        <w:pStyle w:val="Bullet01"/>
        <w:ind w:left="1570" w:hanging="360"/>
        <w:rPr>
          <w:rFonts w:cs="Arial"/>
          <w:sz w:val="22"/>
          <w:lang w:val="en-US"/>
        </w:rPr>
      </w:pPr>
      <w:r w:rsidRPr="004E0675">
        <w:rPr>
          <w:rFonts w:cs="Arial"/>
          <w:sz w:val="22"/>
          <w:lang w:val="en-US"/>
        </w:rPr>
        <w:t>sound cost estimates for oil &amp; gas facilities based on</w:t>
      </w:r>
      <w:r w:rsidR="009B44D0" w:rsidRPr="004E0675">
        <w:rPr>
          <w:rFonts w:cs="Arial"/>
          <w:sz w:val="22"/>
          <w:lang w:val="en-US"/>
        </w:rPr>
        <w:t xml:space="preserve"> 50 years of project experience</w:t>
      </w:r>
    </w:p>
    <w:p w14:paraId="4A3293BC" w14:textId="77777777" w:rsidR="002F7927" w:rsidRPr="004E0675" w:rsidRDefault="002F7927" w:rsidP="00946AE5">
      <w:pPr>
        <w:pStyle w:val="Bullet01"/>
        <w:ind w:left="1570" w:hanging="360"/>
        <w:rPr>
          <w:rFonts w:cs="Arial"/>
          <w:sz w:val="22"/>
          <w:lang w:val="en-US"/>
        </w:rPr>
      </w:pPr>
      <w:r w:rsidRPr="004E0675">
        <w:rPr>
          <w:rFonts w:cs="Arial"/>
          <w:sz w:val="22"/>
          <w:lang w:val="en-US"/>
        </w:rPr>
        <w:t>physical planning of infrastructure installations, FEED and the following detailed design, and management of the development and comm</w:t>
      </w:r>
      <w:r w:rsidR="009B44D0" w:rsidRPr="004E0675">
        <w:rPr>
          <w:rFonts w:cs="Arial"/>
          <w:sz w:val="22"/>
          <w:lang w:val="en-US"/>
        </w:rPr>
        <w:t>issioning of the new facilities</w:t>
      </w:r>
    </w:p>
    <w:p w14:paraId="115A674B" w14:textId="77777777" w:rsidR="002F7927" w:rsidRPr="004E0675" w:rsidRDefault="002F7927" w:rsidP="00946AE5">
      <w:pPr>
        <w:pStyle w:val="Bullet01"/>
        <w:ind w:left="1570" w:hanging="360"/>
        <w:rPr>
          <w:rFonts w:cs="Arial"/>
          <w:sz w:val="22"/>
          <w:lang w:val="en-US"/>
        </w:rPr>
      </w:pPr>
      <w:r w:rsidRPr="004E0675">
        <w:rPr>
          <w:rFonts w:cs="Arial"/>
          <w:sz w:val="22"/>
          <w:lang w:val="en-US"/>
        </w:rPr>
        <w:t>the setup of management and operational systems to the point that the new facility becomes an</w:t>
      </w:r>
      <w:r w:rsidR="009B44D0" w:rsidRPr="004E0675">
        <w:rPr>
          <w:rFonts w:cs="Arial"/>
          <w:sz w:val="22"/>
          <w:lang w:val="en-US"/>
        </w:rPr>
        <w:t xml:space="preserve"> independent functional entity</w:t>
      </w:r>
    </w:p>
    <w:p w14:paraId="54397379" w14:textId="77777777" w:rsidR="002F7927" w:rsidRPr="004E0675" w:rsidRDefault="002F7927" w:rsidP="00946AE5">
      <w:pPr>
        <w:pStyle w:val="Bullet01"/>
        <w:ind w:left="1570" w:hanging="360"/>
        <w:rPr>
          <w:rFonts w:cs="Arial"/>
          <w:sz w:val="22"/>
          <w:lang w:val="en-US"/>
        </w:rPr>
      </w:pPr>
      <w:r w:rsidRPr="004E0675">
        <w:rPr>
          <w:rFonts w:cs="Arial"/>
          <w:sz w:val="22"/>
          <w:lang w:val="en-US"/>
        </w:rPr>
        <w:t>comprehensive risk assessments addressing process safety as well as occupational health &amp; safety and environment, and development of emergency re</w:t>
      </w:r>
      <w:r w:rsidR="009B44D0" w:rsidRPr="004E0675">
        <w:rPr>
          <w:rFonts w:cs="Arial"/>
          <w:sz w:val="22"/>
          <w:lang w:val="en-US"/>
        </w:rPr>
        <w:t>sponse plans</w:t>
      </w:r>
    </w:p>
    <w:p w14:paraId="3B0FD0E2" w14:textId="77777777" w:rsidR="002F7927" w:rsidRPr="004E0675" w:rsidRDefault="002F7927" w:rsidP="00946AE5">
      <w:pPr>
        <w:pStyle w:val="Bullet01"/>
        <w:ind w:left="1570" w:hanging="360"/>
        <w:rPr>
          <w:rFonts w:cs="Arial"/>
          <w:sz w:val="22"/>
          <w:lang w:val="en-US"/>
        </w:rPr>
      </w:pPr>
      <w:r w:rsidRPr="004E0675">
        <w:rPr>
          <w:rFonts w:cs="Arial"/>
          <w:sz w:val="22"/>
          <w:lang w:val="en-US"/>
        </w:rPr>
        <w:t>supporting vendors and investors during the divestiture / acquisition phase by assessing the value, inherent strengths and associated r</w:t>
      </w:r>
      <w:r w:rsidR="009B44D0" w:rsidRPr="004E0675">
        <w:rPr>
          <w:rFonts w:cs="Arial"/>
          <w:sz w:val="22"/>
          <w:lang w:val="en-US"/>
        </w:rPr>
        <w:t>isks of the assets in question</w:t>
      </w:r>
      <w:r w:rsidRPr="004E0675">
        <w:rPr>
          <w:rFonts w:cs="Arial"/>
          <w:sz w:val="22"/>
          <w:lang w:val="en-US"/>
        </w:rPr>
        <w:t xml:space="preserve"> </w:t>
      </w:r>
    </w:p>
    <w:p w14:paraId="68CD4577" w14:textId="77777777" w:rsidR="002F7927" w:rsidRPr="004E0675" w:rsidRDefault="002F7927" w:rsidP="00946AE5">
      <w:pPr>
        <w:pStyle w:val="Bullet01"/>
        <w:ind w:left="1570" w:hanging="360"/>
        <w:rPr>
          <w:rFonts w:cs="Arial"/>
          <w:sz w:val="22"/>
          <w:lang w:val="en-US"/>
        </w:rPr>
      </w:pPr>
      <w:r w:rsidRPr="004E0675">
        <w:rPr>
          <w:rFonts w:cs="Arial"/>
          <w:sz w:val="22"/>
          <w:lang w:val="en-US"/>
        </w:rPr>
        <w:t>assignments as lender's engineers</w:t>
      </w:r>
      <w:r w:rsidR="0020125C" w:rsidRPr="004E0675">
        <w:rPr>
          <w:rFonts w:cs="Arial"/>
          <w:sz w:val="22"/>
          <w:lang w:val="en-US"/>
        </w:rPr>
        <w:t xml:space="preserve"> where our experts estimate the construction budget and schedule from an in independent perspective and check whether </w:t>
      </w:r>
      <w:r w:rsidR="0020125C" w:rsidRPr="004E0675">
        <w:rPr>
          <w:rFonts w:cs="Arial"/>
          <w:sz w:val="22"/>
          <w:lang w:val="en-US"/>
        </w:rPr>
        <w:lastRenderedPageBreak/>
        <w:t>borrower’s assumptions are reasonable and include th</w:t>
      </w:r>
      <w:r w:rsidR="009B44D0" w:rsidRPr="004E0675">
        <w:rPr>
          <w:rFonts w:cs="Arial"/>
          <w:sz w:val="22"/>
          <w:lang w:val="en-US"/>
        </w:rPr>
        <w:t>e proper level of contingencies</w:t>
      </w:r>
    </w:p>
    <w:p w14:paraId="25EEDE7E" w14:textId="77777777" w:rsidR="002F7927" w:rsidRPr="004E0675" w:rsidRDefault="002F7927" w:rsidP="00946AE5">
      <w:pPr>
        <w:pStyle w:val="Bullet01"/>
        <w:ind w:left="1570" w:hanging="360"/>
        <w:rPr>
          <w:rFonts w:cs="Arial"/>
          <w:sz w:val="22"/>
          <w:lang w:val="en-US"/>
        </w:rPr>
      </w:pPr>
      <w:r w:rsidRPr="004E0675">
        <w:rPr>
          <w:rFonts w:cs="Arial"/>
          <w:sz w:val="22"/>
          <w:lang w:val="en-US"/>
        </w:rPr>
        <w:t>due diligences developing detailed operational and business plans as well as comprehensive financial models serving as base case</w:t>
      </w:r>
      <w:r w:rsidR="009B44D0" w:rsidRPr="004E0675">
        <w:rPr>
          <w:rFonts w:cs="Arial"/>
          <w:sz w:val="22"/>
          <w:lang w:val="en-US"/>
        </w:rPr>
        <w:t xml:space="preserve"> model for project finance</w:t>
      </w:r>
    </w:p>
    <w:p w14:paraId="57DA4FB4" w14:textId="77777777" w:rsidR="002F7927" w:rsidRPr="004E0675" w:rsidRDefault="002F7927" w:rsidP="00946AE5">
      <w:pPr>
        <w:pStyle w:val="Bullet01"/>
        <w:ind w:left="1570" w:hanging="360"/>
        <w:rPr>
          <w:rFonts w:cs="Arial"/>
          <w:sz w:val="22"/>
          <w:lang w:val="en-US"/>
        </w:rPr>
      </w:pPr>
      <w:r w:rsidRPr="004E0675">
        <w:rPr>
          <w:rFonts w:cs="Arial"/>
          <w:sz w:val="22"/>
          <w:lang w:val="en-US"/>
        </w:rPr>
        <w:t>carrying out workshop and in-house training, e.g. on financial modeling, project management or</w:t>
      </w:r>
      <w:r w:rsidR="009B44D0" w:rsidRPr="004E0675">
        <w:rPr>
          <w:rFonts w:cs="Arial"/>
          <w:sz w:val="22"/>
          <w:lang w:val="en-US"/>
        </w:rPr>
        <w:t xml:space="preserve"> contract and claims management</w:t>
      </w:r>
    </w:p>
    <w:p w14:paraId="6D30949D" w14:textId="0ADB740F" w:rsidR="002F7927" w:rsidRPr="004E0675" w:rsidRDefault="002F7927" w:rsidP="00A3382D">
      <w:pPr>
        <w:pStyle w:val="Textnormal"/>
        <w:spacing w:before="240"/>
        <w:rPr>
          <w:rFonts w:cs="Arial"/>
          <w:b/>
          <w:color w:val="305291" w:themeColor="accent1"/>
          <w:sz w:val="22"/>
          <w:szCs w:val="22"/>
        </w:rPr>
      </w:pPr>
      <w:r w:rsidRPr="004E0675">
        <w:rPr>
          <w:rFonts w:cs="Arial"/>
          <w:b/>
          <w:color w:val="305291" w:themeColor="accent1"/>
          <w:sz w:val="22"/>
          <w:szCs w:val="22"/>
        </w:rPr>
        <w:t>Vision, Values &amp; Beliefs</w:t>
      </w:r>
    </w:p>
    <w:p w14:paraId="7BC23E46" w14:textId="77777777" w:rsidR="00A537B4" w:rsidRPr="004E0675" w:rsidRDefault="00A537B4" w:rsidP="00A537B4">
      <w:pPr>
        <w:pStyle w:val="Textnormal"/>
        <w:rPr>
          <w:rFonts w:cs="Arial"/>
          <w:sz w:val="22"/>
          <w:szCs w:val="22"/>
        </w:rPr>
      </w:pPr>
      <w:r w:rsidRPr="004E0675">
        <w:rPr>
          <w:rFonts w:cs="Arial"/>
          <w:sz w:val="22"/>
          <w:szCs w:val="22"/>
        </w:rPr>
        <w:t>ILF passionately devotes its energy to pursuing the vision of improving the global quality of life. This is what drives the company and makes its employees believe in their work.</w:t>
      </w:r>
    </w:p>
    <w:p w14:paraId="65DBEB5A" w14:textId="77777777" w:rsidR="00A537B4" w:rsidRPr="004E0675" w:rsidRDefault="00A537B4" w:rsidP="00A537B4">
      <w:pPr>
        <w:pStyle w:val="Textnormal"/>
        <w:rPr>
          <w:rFonts w:cs="Arial"/>
          <w:sz w:val="22"/>
          <w:szCs w:val="22"/>
        </w:rPr>
      </w:pPr>
      <w:r w:rsidRPr="004E0675">
        <w:rPr>
          <w:rFonts w:cs="Arial"/>
          <w:sz w:val="22"/>
          <w:szCs w:val="22"/>
        </w:rPr>
        <w:t>It is motivated by its ambition to achieve market leadership through quality. This is why it focuses on a structured approach to problem solving and is constantly striving to improve. But above all, it is its great people that really make the difference. They truly believe in respect, honesty, reliability and fairness as a solid foundation for all our interactions.</w:t>
      </w:r>
    </w:p>
    <w:p w14:paraId="40E0D980" w14:textId="77777777" w:rsidR="002F7927" w:rsidRPr="004E0675" w:rsidRDefault="00A537B4" w:rsidP="00A537B4">
      <w:pPr>
        <w:pStyle w:val="Textnormal"/>
        <w:rPr>
          <w:rFonts w:cs="Arial"/>
          <w:sz w:val="22"/>
          <w:szCs w:val="22"/>
          <w:highlight w:val="yellow"/>
        </w:rPr>
      </w:pPr>
      <w:r w:rsidRPr="004E0675">
        <w:rPr>
          <w:rFonts w:cs="Arial"/>
          <w:sz w:val="22"/>
          <w:szCs w:val="22"/>
        </w:rPr>
        <w:t>ILF continues to spearhead Engineering Excellence. Its independence allows it to provide creative solutions while continuously acting in every client’s best interest.</w:t>
      </w:r>
    </w:p>
    <w:p w14:paraId="6365309A" w14:textId="6F40BDBE" w:rsidR="002F7927" w:rsidRPr="004E0675" w:rsidRDefault="002F7927">
      <w:pPr>
        <w:overflowPunct/>
        <w:autoSpaceDE/>
        <w:autoSpaceDN/>
        <w:adjustRightInd/>
        <w:jc w:val="left"/>
        <w:textAlignment w:val="auto"/>
        <w:rPr>
          <w:rFonts w:cs="Arial"/>
          <w:lang w:eastAsia="en-US"/>
        </w:rPr>
      </w:pPr>
      <w:r w:rsidRPr="004E0675">
        <w:rPr>
          <w:rFonts w:cs="Arial"/>
        </w:rPr>
        <w:br w:type="page"/>
      </w:r>
    </w:p>
    <w:p w14:paraId="3C0673AA" w14:textId="61323A38" w:rsidR="002F7927" w:rsidRPr="00564882" w:rsidRDefault="002F7927" w:rsidP="00564882">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28" w:name="_Toc54255293"/>
      <w:bookmarkStart w:id="29" w:name="_Toc54255425"/>
      <w:bookmarkStart w:id="30" w:name="_Toc132726719"/>
      <w:r w:rsidRPr="00564882">
        <w:rPr>
          <w:sz w:val="22"/>
        </w:rPr>
        <w:lastRenderedPageBreak/>
        <w:t>W</w:t>
      </w:r>
      <w:r w:rsidR="001F0D02" w:rsidRPr="00564882">
        <w:rPr>
          <w:sz w:val="22"/>
        </w:rPr>
        <w:t>ORKING EXPERIENCE IN THE REGION</w:t>
      </w:r>
      <w:bookmarkEnd w:id="28"/>
      <w:bookmarkEnd w:id="29"/>
      <w:bookmarkEnd w:id="30"/>
    </w:p>
    <w:p w14:paraId="3658668B" w14:textId="543B702A" w:rsidR="002F7927" w:rsidRPr="004E0675" w:rsidRDefault="00301BF9" w:rsidP="002F7927">
      <w:pPr>
        <w:pStyle w:val="Textnormal"/>
        <w:rPr>
          <w:rFonts w:cs="Arial"/>
          <w:sz w:val="22"/>
          <w:szCs w:val="22"/>
        </w:rPr>
      </w:pPr>
      <w:r w:rsidRPr="004E0675">
        <w:rPr>
          <w:rFonts w:cs="Arial"/>
          <w:sz w:val="22"/>
          <w:szCs w:val="22"/>
        </w:rPr>
        <w:t xml:space="preserve">ILF is qualified and has demonstrated experience in the assignment through its broad range of project experience located in </w:t>
      </w:r>
      <w:r w:rsidR="00EA5C67" w:rsidRPr="004E0675">
        <w:rPr>
          <w:rFonts w:cs="Arial"/>
          <w:sz w:val="22"/>
          <w:szCs w:val="22"/>
        </w:rPr>
        <w:t>Western Africa</w:t>
      </w:r>
      <w:r w:rsidR="009A0396" w:rsidRPr="004E0675">
        <w:rPr>
          <w:rFonts w:cs="Arial"/>
          <w:sz w:val="22"/>
          <w:szCs w:val="22"/>
        </w:rPr>
        <w:t>. Our</w:t>
      </w:r>
      <w:r w:rsidR="002F7927" w:rsidRPr="004E0675">
        <w:rPr>
          <w:rFonts w:cs="Arial"/>
          <w:sz w:val="22"/>
          <w:szCs w:val="22"/>
        </w:rPr>
        <w:t xml:space="preserve"> local presence in </w:t>
      </w:r>
      <w:r w:rsidR="009A0396" w:rsidRPr="004E0675">
        <w:rPr>
          <w:rFonts w:cs="Arial"/>
          <w:sz w:val="22"/>
          <w:szCs w:val="22"/>
        </w:rPr>
        <w:t xml:space="preserve">Lagos, Nigeria and in Accra, Ghana offers both local and regional expertise and is </w:t>
      </w:r>
      <w:r w:rsidR="00035B5D" w:rsidRPr="004E0675">
        <w:rPr>
          <w:rFonts w:cs="Arial"/>
          <w:sz w:val="22"/>
          <w:szCs w:val="22"/>
        </w:rPr>
        <w:t>strengthened</w:t>
      </w:r>
      <w:r w:rsidR="009A0396" w:rsidRPr="004E0675">
        <w:rPr>
          <w:rFonts w:cs="Arial"/>
          <w:sz w:val="22"/>
          <w:szCs w:val="22"/>
        </w:rPr>
        <w:t xml:space="preserve"> by its glo</w:t>
      </w:r>
      <w:r w:rsidR="00035B5D" w:rsidRPr="004E0675">
        <w:rPr>
          <w:rFonts w:cs="Arial"/>
          <w:sz w:val="22"/>
          <w:szCs w:val="22"/>
        </w:rPr>
        <w:t xml:space="preserve">bal reach of experts across ILF’s </w:t>
      </w:r>
      <w:r w:rsidR="00320807">
        <w:rPr>
          <w:rFonts w:cs="Arial"/>
          <w:sz w:val="22"/>
          <w:szCs w:val="22"/>
        </w:rPr>
        <w:t xml:space="preserve">over </w:t>
      </w:r>
      <w:r w:rsidR="00035B5D" w:rsidRPr="004E0675">
        <w:rPr>
          <w:rFonts w:cs="Arial"/>
          <w:sz w:val="22"/>
          <w:szCs w:val="22"/>
        </w:rPr>
        <w:t>4</w:t>
      </w:r>
      <w:r w:rsidR="00320807">
        <w:rPr>
          <w:rFonts w:cs="Arial"/>
          <w:sz w:val="22"/>
          <w:szCs w:val="22"/>
        </w:rPr>
        <w:t>5</w:t>
      </w:r>
      <w:r w:rsidR="00035B5D" w:rsidRPr="004E0675">
        <w:rPr>
          <w:rFonts w:cs="Arial"/>
          <w:sz w:val="22"/>
          <w:szCs w:val="22"/>
        </w:rPr>
        <w:t xml:space="preserve"> offices worldwide</w:t>
      </w:r>
      <w:r w:rsidR="002F7927" w:rsidRPr="004E0675">
        <w:rPr>
          <w:rFonts w:cs="Arial"/>
          <w:sz w:val="22"/>
          <w:szCs w:val="22"/>
        </w:rPr>
        <w:t xml:space="preserve">. </w:t>
      </w:r>
      <w:r w:rsidR="00035B5D" w:rsidRPr="004E0675">
        <w:rPr>
          <w:rFonts w:cs="Arial"/>
          <w:sz w:val="22"/>
          <w:szCs w:val="22"/>
        </w:rPr>
        <w:t>Our r</w:t>
      </w:r>
      <w:r w:rsidR="002F7927" w:rsidRPr="004E0675">
        <w:rPr>
          <w:rFonts w:cs="Arial"/>
          <w:sz w:val="22"/>
          <w:szCs w:val="22"/>
        </w:rPr>
        <w:t>ecent project</w:t>
      </w:r>
      <w:r w:rsidR="00035B5D" w:rsidRPr="004E0675">
        <w:rPr>
          <w:rFonts w:cs="Arial"/>
          <w:sz w:val="22"/>
          <w:szCs w:val="22"/>
        </w:rPr>
        <w:t>s involving Technical Consultancy scope projects in</w:t>
      </w:r>
      <w:r w:rsidR="002F7927" w:rsidRPr="004E0675">
        <w:rPr>
          <w:rFonts w:cs="Arial"/>
          <w:sz w:val="22"/>
          <w:szCs w:val="22"/>
        </w:rPr>
        <w:t xml:space="preserve"> </w:t>
      </w:r>
      <w:r w:rsidR="00035B5D" w:rsidRPr="004E0675">
        <w:rPr>
          <w:rFonts w:cs="Arial"/>
          <w:sz w:val="22"/>
          <w:szCs w:val="22"/>
        </w:rPr>
        <w:t>We</w:t>
      </w:r>
      <w:r w:rsidR="002F7927" w:rsidRPr="004E0675">
        <w:rPr>
          <w:rFonts w:cs="Arial"/>
          <w:sz w:val="22"/>
          <w:szCs w:val="22"/>
        </w:rPr>
        <w:t>st Africa are:</w:t>
      </w:r>
    </w:p>
    <w:p w14:paraId="4716E7FE" w14:textId="33CF0970" w:rsidR="005664E3" w:rsidRDefault="0064273C" w:rsidP="005664E3">
      <w:pPr>
        <w:pStyle w:val="Caption"/>
        <w:keepNext/>
        <w:ind w:left="900"/>
        <w:rPr>
          <w:rFonts w:cs="Arial"/>
          <w:sz w:val="22"/>
          <w:szCs w:val="22"/>
        </w:rPr>
      </w:pPr>
      <w:bookmarkStart w:id="31" w:name="_Toc132726749"/>
      <w:r w:rsidRPr="0064273C">
        <w:rPr>
          <w:rFonts w:cs="Arial"/>
          <w:sz w:val="22"/>
          <w:szCs w:val="22"/>
        </w:rPr>
        <w:t xml:space="preserve">Table </w:t>
      </w:r>
      <w:r w:rsidRPr="0064273C">
        <w:rPr>
          <w:rFonts w:cs="Arial"/>
          <w:sz w:val="22"/>
          <w:szCs w:val="22"/>
        </w:rPr>
        <w:fldChar w:fldCharType="begin"/>
      </w:r>
      <w:r w:rsidRPr="0064273C">
        <w:rPr>
          <w:rFonts w:cs="Arial"/>
          <w:sz w:val="22"/>
          <w:szCs w:val="22"/>
        </w:rPr>
        <w:instrText xml:space="preserve"> SEQ Table \* ARABIC </w:instrText>
      </w:r>
      <w:r w:rsidRPr="0064273C">
        <w:rPr>
          <w:rFonts w:cs="Arial"/>
          <w:sz w:val="22"/>
          <w:szCs w:val="22"/>
        </w:rPr>
        <w:fldChar w:fldCharType="separate"/>
      </w:r>
      <w:r w:rsidR="00C5725A">
        <w:rPr>
          <w:rFonts w:cs="Arial"/>
          <w:noProof/>
          <w:sz w:val="22"/>
          <w:szCs w:val="22"/>
        </w:rPr>
        <w:t>1</w:t>
      </w:r>
      <w:r w:rsidRPr="0064273C">
        <w:rPr>
          <w:rFonts w:cs="Arial"/>
          <w:sz w:val="22"/>
          <w:szCs w:val="22"/>
        </w:rPr>
        <w:fldChar w:fldCharType="end"/>
      </w:r>
      <w:r w:rsidR="005664E3" w:rsidRPr="004E0675">
        <w:rPr>
          <w:rFonts w:cs="Arial"/>
          <w:sz w:val="22"/>
          <w:szCs w:val="22"/>
        </w:rPr>
        <w:t>: Project References</w:t>
      </w:r>
      <w:bookmarkEnd w:id="31"/>
    </w:p>
    <w:tbl>
      <w:tblPr>
        <w:tblStyle w:val="TableGrid"/>
        <w:tblW w:w="9781" w:type="dxa"/>
        <w:tblInd w:w="-147" w:type="dxa"/>
        <w:tblLook w:val="04A0" w:firstRow="1" w:lastRow="0" w:firstColumn="1" w:lastColumn="0" w:noHBand="0" w:noVBand="1"/>
      </w:tblPr>
      <w:tblGrid>
        <w:gridCol w:w="780"/>
        <w:gridCol w:w="2916"/>
        <w:gridCol w:w="1365"/>
        <w:gridCol w:w="1683"/>
        <w:gridCol w:w="3037"/>
      </w:tblGrid>
      <w:tr w:rsidR="001408E0" w:rsidRPr="004E0675" w14:paraId="514F69F4" w14:textId="77777777" w:rsidTr="00DF3E38">
        <w:trPr>
          <w:trHeight w:val="290"/>
          <w:tblHeader/>
        </w:trPr>
        <w:tc>
          <w:tcPr>
            <w:tcW w:w="780" w:type="dxa"/>
            <w:shd w:val="clear" w:color="auto" w:fill="305291"/>
            <w:vAlign w:val="center"/>
            <w:hideMark/>
          </w:tcPr>
          <w:p w14:paraId="26B411FE" w14:textId="77777777" w:rsidR="001408E0" w:rsidRPr="004E0675" w:rsidRDefault="001408E0" w:rsidP="00DF3E38">
            <w:pPr>
              <w:overflowPunct/>
              <w:autoSpaceDE/>
              <w:autoSpaceDN/>
              <w:adjustRightInd/>
              <w:jc w:val="center"/>
              <w:textAlignment w:val="auto"/>
              <w:rPr>
                <w:rFonts w:cs="Arial"/>
                <w:b/>
                <w:bCs/>
                <w:color w:val="FFFFFF" w:themeColor="background1"/>
                <w:lang w:val="en-GB" w:eastAsia="en-US"/>
              </w:rPr>
            </w:pPr>
            <w:r w:rsidRPr="004E0675">
              <w:rPr>
                <w:rFonts w:cs="Arial"/>
                <w:b/>
                <w:bCs/>
                <w:color w:val="FFFFFF" w:themeColor="background1"/>
                <w:lang w:val="en-GB" w:eastAsia="en-US"/>
              </w:rPr>
              <w:t>S/No.</w:t>
            </w:r>
          </w:p>
        </w:tc>
        <w:tc>
          <w:tcPr>
            <w:tcW w:w="2916" w:type="dxa"/>
            <w:shd w:val="clear" w:color="auto" w:fill="305291"/>
            <w:vAlign w:val="center"/>
            <w:hideMark/>
          </w:tcPr>
          <w:p w14:paraId="652309A0" w14:textId="77777777" w:rsidR="001408E0" w:rsidRPr="004E0675" w:rsidRDefault="001408E0" w:rsidP="00DF3E38">
            <w:pPr>
              <w:overflowPunct/>
              <w:autoSpaceDE/>
              <w:autoSpaceDN/>
              <w:adjustRightInd/>
              <w:textAlignment w:val="auto"/>
              <w:rPr>
                <w:rFonts w:cs="Arial"/>
                <w:b/>
                <w:bCs/>
                <w:color w:val="FFFFFF" w:themeColor="background1"/>
                <w:lang w:val="en-GB" w:eastAsia="en-US"/>
              </w:rPr>
            </w:pPr>
            <w:r w:rsidRPr="004E0675">
              <w:rPr>
                <w:rFonts w:cs="Arial"/>
                <w:b/>
                <w:bCs/>
                <w:color w:val="FFFFFF" w:themeColor="background1"/>
                <w:lang w:val="en-GB" w:eastAsia="en-US"/>
              </w:rPr>
              <w:t>PROJECT DESCRIPTION</w:t>
            </w:r>
          </w:p>
        </w:tc>
        <w:tc>
          <w:tcPr>
            <w:tcW w:w="1365" w:type="dxa"/>
            <w:shd w:val="clear" w:color="auto" w:fill="305291"/>
            <w:vAlign w:val="center"/>
            <w:hideMark/>
          </w:tcPr>
          <w:p w14:paraId="0C351C7D" w14:textId="77777777" w:rsidR="001408E0" w:rsidRPr="004E0675" w:rsidRDefault="001408E0" w:rsidP="00DF3E38">
            <w:pPr>
              <w:overflowPunct/>
              <w:autoSpaceDE/>
              <w:autoSpaceDN/>
              <w:adjustRightInd/>
              <w:jc w:val="center"/>
              <w:textAlignment w:val="auto"/>
              <w:rPr>
                <w:rFonts w:cs="Arial"/>
                <w:b/>
                <w:bCs/>
                <w:color w:val="FFFFFF" w:themeColor="background1"/>
                <w:lang w:val="en-GB" w:eastAsia="en-US"/>
              </w:rPr>
            </w:pPr>
            <w:r w:rsidRPr="004E0675">
              <w:rPr>
                <w:rFonts w:cs="Arial"/>
                <w:b/>
                <w:bCs/>
                <w:color w:val="FFFFFF" w:themeColor="background1"/>
                <w:lang w:val="en-GB" w:eastAsia="en-US"/>
              </w:rPr>
              <w:t>PROJECT LOCATION</w:t>
            </w:r>
          </w:p>
        </w:tc>
        <w:tc>
          <w:tcPr>
            <w:tcW w:w="1683" w:type="dxa"/>
            <w:shd w:val="clear" w:color="auto" w:fill="305291"/>
            <w:vAlign w:val="center"/>
            <w:hideMark/>
          </w:tcPr>
          <w:p w14:paraId="6C92A752" w14:textId="77777777" w:rsidR="001408E0" w:rsidRPr="004E0675" w:rsidRDefault="001408E0" w:rsidP="00DF3E38">
            <w:pPr>
              <w:overflowPunct/>
              <w:autoSpaceDE/>
              <w:autoSpaceDN/>
              <w:adjustRightInd/>
              <w:jc w:val="center"/>
              <w:textAlignment w:val="auto"/>
              <w:rPr>
                <w:rFonts w:cs="Arial"/>
                <w:b/>
                <w:bCs/>
                <w:color w:val="FFFFFF" w:themeColor="background1"/>
                <w:lang w:val="en-GB" w:eastAsia="en-US"/>
              </w:rPr>
            </w:pPr>
            <w:r w:rsidRPr="004E0675">
              <w:rPr>
                <w:rFonts w:cs="Arial"/>
                <w:b/>
                <w:bCs/>
                <w:color w:val="FFFFFF" w:themeColor="background1"/>
                <w:lang w:val="en-GB" w:eastAsia="en-US"/>
              </w:rPr>
              <w:t>PROJECT DURATION</w:t>
            </w:r>
          </w:p>
        </w:tc>
        <w:tc>
          <w:tcPr>
            <w:tcW w:w="3037" w:type="dxa"/>
            <w:shd w:val="clear" w:color="auto" w:fill="305291"/>
            <w:vAlign w:val="center"/>
            <w:hideMark/>
          </w:tcPr>
          <w:p w14:paraId="5129F2AB" w14:textId="77777777" w:rsidR="001408E0" w:rsidRPr="004E0675" w:rsidRDefault="001408E0" w:rsidP="00DF3E38">
            <w:pPr>
              <w:overflowPunct/>
              <w:autoSpaceDE/>
              <w:autoSpaceDN/>
              <w:adjustRightInd/>
              <w:jc w:val="center"/>
              <w:textAlignment w:val="auto"/>
              <w:rPr>
                <w:rFonts w:cs="Arial"/>
                <w:b/>
                <w:bCs/>
                <w:color w:val="FFFFFF" w:themeColor="background1"/>
                <w:lang w:val="en-GB" w:eastAsia="en-US"/>
              </w:rPr>
            </w:pPr>
            <w:r w:rsidRPr="004E0675">
              <w:rPr>
                <w:rFonts w:cs="Arial"/>
                <w:b/>
                <w:bCs/>
                <w:color w:val="FFFFFF" w:themeColor="background1"/>
                <w:lang w:val="en-GB" w:eastAsia="en-US"/>
              </w:rPr>
              <w:t>CLIENT</w:t>
            </w:r>
          </w:p>
        </w:tc>
      </w:tr>
      <w:tr w:rsidR="001408E0" w:rsidRPr="004E0675" w14:paraId="0E6207D5" w14:textId="77777777" w:rsidTr="00DF3E38">
        <w:trPr>
          <w:trHeight w:val="752"/>
        </w:trPr>
        <w:tc>
          <w:tcPr>
            <w:tcW w:w="780" w:type="dxa"/>
            <w:vAlign w:val="center"/>
          </w:tcPr>
          <w:p w14:paraId="6EA09BB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01</w:t>
            </w:r>
          </w:p>
        </w:tc>
        <w:tc>
          <w:tcPr>
            <w:tcW w:w="2916" w:type="dxa"/>
            <w:vAlign w:val="center"/>
          </w:tcPr>
          <w:p w14:paraId="2281BE47" w14:textId="77777777" w:rsidR="001408E0" w:rsidRPr="004E0675" w:rsidRDefault="001408E0" w:rsidP="00DF3E38">
            <w:pPr>
              <w:overflowPunct/>
              <w:autoSpaceDE/>
              <w:autoSpaceDN/>
              <w:adjustRightInd/>
              <w:textAlignment w:val="auto"/>
              <w:rPr>
                <w:rFonts w:cs="Arial"/>
                <w:color w:val="000000" w:themeColor="text1"/>
                <w:lang w:val="es-ES" w:eastAsia="en-US"/>
              </w:rPr>
            </w:pPr>
            <w:proofErr w:type="spellStart"/>
            <w:r w:rsidRPr="004E0675">
              <w:rPr>
                <w:rFonts w:cs="Arial"/>
                <w:color w:val="000000" w:themeColor="text1"/>
                <w:lang w:val="es-ES" w:eastAsia="en-US"/>
              </w:rPr>
              <w:t>Ajaokuta</w:t>
            </w:r>
            <w:proofErr w:type="spellEnd"/>
            <w:r w:rsidRPr="004E0675">
              <w:rPr>
                <w:rFonts w:cs="Arial"/>
                <w:color w:val="000000" w:themeColor="text1"/>
                <w:lang w:val="es-ES" w:eastAsia="en-US"/>
              </w:rPr>
              <w:t xml:space="preserve"> - Kaduna - Kano Gas Pipeline PMC Services</w:t>
            </w:r>
          </w:p>
        </w:tc>
        <w:tc>
          <w:tcPr>
            <w:tcW w:w="1365" w:type="dxa"/>
            <w:vAlign w:val="center"/>
          </w:tcPr>
          <w:p w14:paraId="666D6FB3"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0F6311E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Jan., 2020 - Ongoing</w:t>
            </w:r>
          </w:p>
        </w:tc>
        <w:tc>
          <w:tcPr>
            <w:tcW w:w="3037" w:type="dxa"/>
            <w:vAlign w:val="center"/>
          </w:tcPr>
          <w:p w14:paraId="66B37A27"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NNPC-Nigerian National Petroleum Corporation, Garki, Abuja</w:t>
            </w:r>
          </w:p>
        </w:tc>
      </w:tr>
      <w:tr w:rsidR="001408E0" w:rsidRPr="004E0675" w14:paraId="5719BE35" w14:textId="77777777" w:rsidTr="00DF3E38">
        <w:trPr>
          <w:trHeight w:val="752"/>
        </w:trPr>
        <w:tc>
          <w:tcPr>
            <w:tcW w:w="780" w:type="dxa"/>
            <w:vAlign w:val="center"/>
          </w:tcPr>
          <w:p w14:paraId="61D32BC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02</w:t>
            </w:r>
          </w:p>
        </w:tc>
        <w:tc>
          <w:tcPr>
            <w:tcW w:w="2916" w:type="dxa"/>
            <w:vAlign w:val="center"/>
          </w:tcPr>
          <w:p w14:paraId="7D4444DD" w14:textId="77777777" w:rsidR="001408E0" w:rsidRPr="004E0675" w:rsidRDefault="001408E0" w:rsidP="00DF3E38">
            <w:pPr>
              <w:overflowPunct/>
              <w:autoSpaceDE/>
              <w:autoSpaceDN/>
              <w:adjustRightInd/>
              <w:textAlignment w:val="auto"/>
              <w:rPr>
                <w:rFonts w:cs="Arial"/>
              </w:rPr>
            </w:pPr>
            <w:r>
              <w:rPr>
                <w:rFonts w:cs="Arial"/>
              </w:rPr>
              <w:t>Engineering Design and Project Support Services (ESA)</w:t>
            </w:r>
          </w:p>
        </w:tc>
        <w:tc>
          <w:tcPr>
            <w:tcW w:w="1365" w:type="dxa"/>
            <w:vAlign w:val="center"/>
          </w:tcPr>
          <w:p w14:paraId="3F12D9FB" w14:textId="77777777" w:rsidR="001408E0" w:rsidRPr="004E0675" w:rsidRDefault="001408E0" w:rsidP="00DF3E38">
            <w:pPr>
              <w:overflowPunct/>
              <w:autoSpaceDE/>
              <w:autoSpaceDN/>
              <w:adjustRightInd/>
              <w:textAlignment w:val="auto"/>
              <w:rPr>
                <w:rFonts w:cs="Arial"/>
              </w:rPr>
            </w:pPr>
            <w:r>
              <w:rPr>
                <w:rFonts w:cs="Arial"/>
              </w:rPr>
              <w:t>Nigeria</w:t>
            </w:r>
          </w:p>
        </w:tc>
        <w:tc>
          <w:tcPr>
            <w:tcW w:w="1683" w:type="dxa"/>
            <w:vAlign w:val="center"/>
          </w:tcPr>
          <w:p w14:paraId="51414A39" w14:textId="77777777" w:rsidR="001408E0" w:rsidRPr="004E0675" w:rsidRDefault="001408E0" w:rsidP="00DF3E38">
            <w:pPr>
              <w:overflowPunct/>
              <w:autoSpaceDE/>
              <w:autoSpaceDN/>
              <w:adjustRightInd/>
              <w:jc w:val="center"/>
              <w:textAlignment w:val="auto"/>
              <w:rPr>
                <w:rFonts w:cs="Arial"/>
                <w:color w:val="000000" w:themeColor="text1"/>
                <w:lang w:eastAsia="en-US"/>
              </w:rPr>
            </w:pPr>
            <w:r>
              <w:rPr>
                <w:rFonts w:cs="Arial"/>
                <w:color w:val="000000" w:themeColor="text1"/>
                <w:lang w:eastAsia="en-US"/>
              </w:rPr>
              <w:t>June 2022 - Ongoing</w:t>
            </w:r>
          </w:p>
        </w:tc>
        <w:tc>
          <w:tcPr>
            <w:tcW w:w="3037" w:type="dxa"/>
            <w:vAlign w:val="center"/>
          </w:tcPr>
          <w:p w14:paraId="50C956F4" w14:textId="77777777" w:rsidR="001408E0" w:rsidRPr="004E0675" w:rsidRDefault="001408E0" w:rsidP="00DF3E38">
            <w:pPr>
              <w:overflowPunct/>
              <w:autoSpaceDE/>
              <w:autoSpaceDN/>
              <w:adjustRightInd/>
              <w:jc w:val="left"/>
              <w:textAlignment w:val="auto"/>
              <w:rPr>
                <w:rFonts w:cs="Arial"/>
                <w:color w:val="000000" w:themeColor="text1"/>
                <w:lang w:eastAsia="en-US"/>
              </w:rPr>
            </w:pPr>
            <w:r>
              <w:rPr>
                <w:rFonts w:cs="Arial"/>
                <w:color w:val="000000" w:themeColor="text1"/>
                <w:lang w:eastAsia="en-US"/>
              </w:rPr>
              <w:t>Shell Petroleum Development Company of Nigeria</w:t>
            </w:r>
          </w:p>
        </w:tc>
      </w:tr>
      <w:tr w:rsidR="001408E0" w:rsidRPr="004E0675" w14:paraId="7FA3F8EB" w14:textId="77777777" w:rsidTr="00DF3E38">
        <w:trPr>
          <w:trHeight w:val="752"/>
        </w:trPr>
        <w:tc>
          <w:tcPr>
            <w:tcW w:w="780" w:type="dxa"/>
            <w:vAlign w:val="center"/>
          </w:tcPr>
          <w:p w14:paraId="11A2E2DB"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03</w:t>
            </w:r>
          </w:p>
        </w:tc>
        <w:tc>
          <w:tcPr>
            <w:tcW w:w="2916" w:type="dxa"/>
            <w:vAlign w:val="center"/>
          </w:tcPr>
          <w:p w14:paraId="30E598BE" w14:textId="77777777" w:rsidR="001408E0" w:rsidRPr="004E0675" w:rsidRDefault="001408E0" w:rsidP="00DF3E38">
            <w:pPr>
              <w:overflowPunct/>
              <w:autoSpaceDE/>
              <w:autoSpaceDN/>
              <w:adjustRightInd/>
              <w:textAlignment w:val="auto"/>
              <w:rPr>
                <w:rFonts w:cs="Arial"/>
              </w:rPr>
            </w:pPr>
            <w:r>
              <w:rPr>
                <w:rFonts w:cs="Arial"/>
              </w:rPr>
              <w:t>Rehabilitation of FPSO</w:t>
            </w:r>
          </w:p>
        </w:tc>
        <w:tc>
          <w:tcPr>
            <w:tcW w:w="1365" w:type="dxa"/>
            <w:vAlign w:val="center"/>
          </w:tcPr>
          <w:p w14:paraId="732178CD" w14:textId="77777777" w:rsidR="001408E0" w:rsidRPr="004E0675" w:rsidRDefault="001408E0" w:rsidP="00DF3E38">
            <w:pPr>
              <w:overflowPunct/>
              <w:autoSpaceDE/>
              <w:autoSpaceDN/>
              <w:adjustRightInd/>
              <w:textAlignment w:val="auto"/>
              <w:rPr>
                <w:rFonts w:cs="Arial"/>
              </w:rPr>
            </w:pPr>
            <w:r>
              <w:rPr>
                <w:rFonts w:cs="Arial"/>
              </w:rPr>
              <w:t>Benin, Nigeria</w:t>
            </w:r>
          </w:p>
        </w:tc>
        <w:tc>
          <w:tcPr>
            <w:tcW w:w="1683" w:type="dxa"/>
            <w:vAlign w:val="center"/>
          </w:tcPr>
          <w:p w14:paraId="6624511F" w14:textId="77777777" w:rsidR="001408E0" w:rsidRPr="004E0675" w:rsidRDefault="001408E0" w:rsidP="00DF3E38">
            <w:pPr>
              <w:overflowPunct/>
              <w:autoSpaceDE/>
              <w:autoSpaceDN/>
              <w:adjustRightInd/>
              <w:jc w:val="center"/>
              <w:textAlignment w:val="auto"/>
              <w:rPr>
                <w:rFonts w:cs="Arial"/>
                <w:color w:val="000000" w:themeColor="text1"/>
                <w:lang w:eastAsia="en-US"/>
              </w:rPr>
            </w:pPr>
            <w:r>
              <w:rPr>
                <w:rFonts w:cs="Arial"/>
                <w:color w:val="000000" w:themeColor="text1"/>
                <w:lang w:eastAsia="en-US"/>
              </w:rPr>
              <w:t>June 2022 - Ongoing</w:t>
            </w:r>
          </w:p>
        </w:tc>
        <w:tc>
          <w:tcPr>
            <w:tcW w:w="3037" w:type="dxa"/>
            <w:vAlign w:val="center"/>
          </w:tcPr>
          <w:p w14:paraId="1A490DD2" w14:textId="79F5170A" w:rsidR="001408E0" w:rsidRPr="004E0675" w:rsidRDefault="00540900" w:rsidP="00DF3E38">
            <w:pPr>
              <w:overflowPunct/>
              <w:autoSpaceDE/>
              <w:autoSpaceDN/>
              <w:adjustRightInd/>
              <w:jc w:val="left"/>
              <w:textAlignment w:val="auto"/>
              <w:rPr>
                <w:rFonts w:cs="Arial"/>
                <w:color w:val="000000" w:themeColor="text1"/>
                <w:lang w:eastAsia="en-US"/>
              </w:rPr>
            </w:pPr>
            <w:r>
              <w:rPr>
                <w:rFonts w:cs="Arial"/>
                <w:color w:val="000000" w:themeColor="text1"/>
                <w:lang w:eastAsia="en-US"/>
              </w:rPr>
              <w:t>NNPC Exploration and Production Limited</w:t>
            </w:r>
          </w:p>
        </w:tc>
      </w:tr>
      <w:tr w:rsidR="001408E0" w:rsidRPr="004E0675" w14:paraId="0E833417" w14:textId="77777777" w:rsidTr="00DF3E38">
        <w:trPr>
          <w:trHeight w:val="752"/>
        </w:trPr>
        <w:tc>
          <w:tcPr>
            <w:tcW w:w="780" w:type="dxa"/>
            <w:vAlign w:val="center"/>
          </w:tcPr>
          <w:p w14:paraId="50914216"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w:t>
            </w:r>
            <w:r>
              <w:rPr>
                <w:rFonts w:cs="Arial"/>
                <w:color w:val="000000" w:themeColor="text1"/>
                <w:lang w:val="en-GB" w:eastAsia="en-US"/>
              </w:rPr>
              <w:t>4</w:t>
            </w:r>
          </w:p>
        </w:tc>
        <w:tc>
          <w:tcPr>
            <w:tcW w:w="2916" w:type="dxa"/>
            <w:vAlign w:val="center"/>
          </w:tcPr>
          <w:p w14:paraId="6FA1236D" w14:textId="1BCE017F" w:rsidR="001408E0" w:rsidRPr="004E0675" w:rsidRDefault="001408E0" w:rsidP="00DF3E38">
            <w:pPr>
              <w:overflowPunct/>
              <w:autoSpaceDE/>
              <w:autoSpaceDN/>
              <w:adjustRightInd/>
              <w:textAlignment w:val="auto"/>
              <w:rPr>
                <w:rFonts w:cs="Arial"/>
              </w:rPr>
            </w:pPr>
            <w:r w:rsidRPr="004E0675">
              <w:rPr>
                <w:rFonts w:cs="Arial"/>
              </w:rPr>
              <w:t xml:space="preserve">Gas Pipeline Network – Vendor Due </w:t>
            </w:r>
            <w:r w:rsidR="00540900" w:rsidRPr="004E0675">
              <w:rPr>
                <w:rFonts w:cs="Arial"/>
              </w:rPr>
              <w:t>Diligence</w:t>
            </w:r>
          </w:p>
        </w:tc>
        <w:tc>
          <w:tcPr>
            <w:tcW w:w="1365" w:type="dxa"/>
            <w:vAlign w:val="center"/>
          </w:tcPr>
          <w:p w14:paraId="13D8F9D9" w14:textId="77777777" w:rsidR="001408E0" w:rsidRPr="004E0675" w:rsidRDefault="001408E0" w:rsidP="00DF3E38">
            <w:pPr>
              <w:overflowPunct/>
              <w:autoSpaceDE/>
              <w:autoSpaceDN/>
              <w:adjustRightInd/>
              <w:textAlignment w:val="auto"/>
              <w:rPr>
                <w:rFonts w:cs="Arial"/>
              </w:rPr>
            </w:pPr>
            <w:r w:rsidRPr="004E0675">
              <w:rPr>
                <w:rFonts w:cs="Arial"/>
              </w:rPr>
              <w:t>Nigeria</w:t>
            </w:r>
          </w:p>
        </w:tc>
        <w:tc>
          <w:tcPr>
            <w:tcW w:w="1683" w:type="dxa"/>
            <w:vAlign w:val="center"/>
          </w:tcPr>
          <w:p w14:paraId="05F5A705" w14:textId="77777777" w:rsidR="001408E0" w:rsidRPr="004E0675" w:rsidRDefault="001408E0" w:rsidP="00DF3E38">
            <w:pPr>
              <w:overflowPunct/>
              <w:autoSpaceDE/>
              <w:autoSpaceDN/>
              <w:adjustRightInd/>
              <w:jc w:val="center"/>
              <w:textAlignment w:val="auto"/>
              <w:rPr>
                <w:rFonts w:cs="Arial"/>
                <w:color w:val="000000" w:themeColor="text1"/>
                <w:lang w:eastAsia="en-US"/>
              </w:rPr>
            </w:pPr>
            <w:r w:rsidRPr="004E0675">
              <w:rPr>
                <w:rFonts w:cs="Arial"/>
                <w:color w:val="000000" w:themeColor="text1"/>
                <w:lang w:eastAsia="en-US"/>
              </w:rPr>
              <w:t>July, 2020 – July, 2021</w:t>
            </w:r>
          </w:p>
        </w:tc>
        <w:tc>
          <w:tcPr>
            <w:tcW w:w="3037" w:type="dxa"/>
            <w:vAlign w:val="center"/>
          </w:tcPr>
          <w:p w14:paraId="3C150C3C" w14:textId="77777777" w:rsidR="001408E0" w:rsidRPr="004E0675" w:rsidRDefault="001408E0" w:rsidP="00DF3E38">
            <w:pPr>
              <w:overflowPunct/>
              <w:autoSpaceDE/>
              <w:autoSpaceDN/>
              <w:adjustRightInd/>
              <w:jc w:val="left"/>
              <w:textAlignment w:val="auto"/>
              <w:rPr>
                <w:rFonts w:cs="Arial"/>
                <w:color w:val="000000" w:themeColor="text1"/>
                <w:lang w:eastAsia="en-US"/>
              </w:rPr>
            </w:pPr>
            <w:r w:rsidRPr="004E0675">
              <w:rPr>
                <w:rFonts w:cs="Arial"/>
                <w:color w:val="000000" w:themeColor="text1"/>
                <w:lang w:eastAsia="en-US"/>
              </w:rPr>
              <w:t>Axxela</w:t>
            </w:r>
          </w:p>
        </w:tc>
      </w:tr>
      <w:tr w:rsidR="001408E0" w:rsidRPr="004E0675" w14:paraId="4AC30417" w14:textId="77777777" w:rsidTr="00DF3E38">
        <w:trPr>
          <w:trHeight w:val="752"/>
        </w:trPr>
        <w:tc>
          <w:tcPr>
            <w:tcW w:w="780" w:type="dxa"/>
            <w:vAlign w:val="center"/>
          </w:tcPr>
          <w:p w14:paraId="5A72051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w:t>
            </w:r>
            <w:r>
              <w:rPr>
                <w:rFonts w:cs="Arial"/>
                <w:color w:val="000000" w:themeColor="text1"/>
                <w:lang w:val="en-GB" w:eastAsia="en-US"/>
              </w:rPr>
              <w:t>5</w:t>
            </w:r>
          </w:p>
        </w:tc>
        <w:tc>
          <w:tcPr>
            <w:tcW w:w="2916" w:type="dxa"/>
            <w:vAlign w:val="center"/>
          </w:tcPr>
          <w:p w14:paraId="633AEA32" w14:textId="4406D6B2" w:rsidR="001408E0" w:rsidRPr="004E0675" w:rsidRDefault="001408E0" w:rsidP="00DF3E38">
            <w:pPr>
              <w:overflowPunct/>
              <w:autoSpaceDE/>
              <w:autoSpaceDN/>
              <w:adjustRightInd/>
              <w:textAlignment w:val="auto"/>
              <w:rPr>
                <w:rFonts w:cs="Arial"/>
                <w:color w:val="000000" w:themeColor="text1"/>
                <w:lang w:val="fr-FR" w:eastAsia="en-US"/>
              </w:rPr>
            </w:pPr>
            <w:r w:rsidRPr="004E0675">
              <w:rPr>
                <w:rFonts w:cs="Arial"/>
                <w:lang w:val="fr-FR"/>
              </w:rPr>
              <w:t xml:space="preserve">Technical </w:t>
            </w:r>
            <w:r w:rsidR="00540900" w:rsidRPr="004E0675">
              <w:rPr>
                <w:rFonts w:cs="Arial"/>
                <w:lang w:val="fr-FR"/>
              </w:rPr>
              <w:t>Environnemental</w:t>
            </w:r>
            <w:r w:rsidRPr="004E0675">
              <w:rPr>
                <w:rFonts w:cs="Arial"/>
                <w:lang w:val="fr-FR"/>
              </w:rPr>
              <w:t xml:space="preserve"> Due Diligence | Hydrocarbon Infrastructure</w:t>
            </w:r>
          </w:p>
        </w:tc>
        <w:tc>
          <w:tcPr>
            <w:tcW w:w="1365" w:type="dxa"/>
            <w:vAlign w:val="center"/>
          </w:tcPr>
          <w:p w14:paraId="66377700" w14:textId="77777777" w:rsidR="001408E0" w:rsidRPr="004E0675" w:rsidRDefault="001408E0" w:rsidP="00DF3E38">
            <w:pPr>
              <w:overflowPunct/>
              <w:autoSpaceDE/>
              <w:autoSpaceDN/>
              <w:adjustRightInd/>
              <w:textAlignment w:val="auto"/>
              <w:rPr>
                <w:rFonts w:cs="Arial"/>
                <w:color w:val="000000" w:themeColor="text1"/>
                <w:lang w:val="fr-FR" w:eastAsia="en-US"/>
              </w:rPr>
            </w:pPr>
            <w:r w:rsidRPr="004E0675">
              <w:rPr>
                <w:rFonts w:cs="Arial"/>
              </w:rPr>
              <w:t>Nigeria</w:t>
            </w:r>
          </w:p>
        </w:tc>
        <w:tc>
          <w:tcPr>
            <w:tcW w:w="1683" w:type="dxa"/>
            <w:vAlign w:val="center"/>
          </w:tcPr>
          <w:p w14:paraId="78DD17FC" w14:textId="77777777" w:rsidR="001408E0" w:rsidRPr="004E0675" w:rsidRDefault="001408E0" w:rsidP="00DF3E38">
            <w:pPr>
              <w:overflowPunct/>
              <w:autoSpaceDE/>
              <w:autoSpaceDN/>
              <w:adjustRightInd/>
              <w:jc w:val="center"/>
              <w:textAlignment w:val="auto"/>
              <w:rPr>
                <w:rFonts w:cs="Arial"/>
                <w:color w:val="000000" w:themeColor="text1"/>
                <w:lang w:val="fr-FR" w:eastAsia="en-US"/>
              </w:rPr>
            </w:pPr>
            <w:r w:rsidRPr="004E0675">
              <w:rPr>
                <w:rFonts w:cs="Arial"/>
                <w:color w:val="000000" w:themeColor="text1"/>
                <w:lang w:val="fr-FR" w:eastAsia="en-US"/>
              </w:rPr>
              <w:t>Nov, 2020 – Jan, 2021</w:t>
            </w:r>
          </w:p>
        </w:tc>
        <w:tc>
          <w:tcPr>
            <w:tcW w:w="3037" w:type="dxa"/>
            <w:vAlign w:val="center"/>
          </w:tcPr>
          <w:p w14:paraId="54EE0858" w14:textId="77777777" w:rsidR="001408E0" w:rsidRPr="004E0675" w:rsidRDefault="001408E0" w:rsidP="00DF3E38">
            <w:pPr>
              <w:overflowPunct/>
              <w:autoSpaceDE/>
              <w:autoSpaceDN/>
              <w:adjustRightInd/>
              <w:jc w:val="left"/>
              <w:textAlignment w:val="auto"/>
              <w:rPr>
                <w:rFonts w:cs="Arial"/>
                <w:color w:val="000000" w:themeColor="text1"/>
                <w:lang w:val="fr-FR" w:eastAsia="en-US"/>
              </w:rPr>
            </w:pPr>
            <w:proofErr w:type="spellStart"/>
            <w:r w:rsidRPr="004E0675">
              <w:rPr>
                <w:rFonts w:cs="Arial"/>
                <w:color w:val="000000" w:themeColor="text1"/>
                <w:lang w:val="fr-FR" w:eastAsia="en-US"/>
              </w:rPr>
              <w:t>Petrolex</w:t>
            </w:r>
            <w:proofErr w:type="spellEnd"/>
          </w:p>
        </w:tc>
      </w:tr>
      <w:tr w:rsidR="001408E0" w:rsidRPr="004E0675" w14:paraId="41A6FB4C" w14:textId="77777777" w:rsidTr="00DF3E38">
        <w:trPr>
          <w:trHeight w:val="752"/>
        </w:trPr>
        <w:tc>
          <w:tcPr>
            <w:tcW w:w="780" w:type="dxa"/>
            <w:vAlign w:val="center"/>
          </w:tcPr>
          <w:p w14:paraId="3680C45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w:t>
            </w:r>
            <w:r>
              <w:rPr>
                <w:rFonts w:cs="Arial"/>
                <w:color w:val="000000" w:themeColor="text1"/>
                <w:lang w:val="en-GB" w:eastAsia="en-US"/>
              </w:rPr>
              <w:t>6</w:t>
            </w:r>
          </w:p>
        </w:tc>
        <w:tc>
          <w:tcPr>
            <w:tcW w:w="2916" w:type="dxa"/>
            <w:vAlign w:val="center"/>
          </w:tcPr>
          <w:p w14:paraId="04F828BA"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Consultancy Services for the Proposed Regional Gas Transmission Pipeline from Benin Republic - Niger Republic</w:t>
            </w:r>
          </w:p>
        </w:tc>
        <w:tc>
          <w:tcPr>
            <w:tcW w:w="1365" w:type="dxa"/>
            <w:vAlign w:val="center"/>
          </w:tcPr>
          <w:p w14:paraId="3F3F1E1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Cotonou, Benin Republic</w:t>
            </w:r>
          </w:p>
        </w:tc>
        <w:tc>
          <w:tcPr>
            <w:tcW w:w="1683" w:type="dxa"/>
            <w:vAlign w:val="center"/>
          </w:tcPr>
          <w:p w14:paraId="737347BA" w14:textId="77777777" w:rsidR="001408E0" w:rsidRPr="004E0675" w:rsidDel="00AB2D52"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Jan., - May, 2020</w:t>
            </w:r>
          </w:p>
        </w:tc>
        <w:tc>
          <w:tcPr>
            <w:tcW w:w="3037" w:type="dxa"/>
            <w:vAlign w:val="center"/>
          </w:tcPr>
          <w:p w14:paraId="28939AD1"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Benin LNG Company</w:t>
            </w:r>
          </w:p>
        </w:tc>
      </w:tr>
      <w:tr w:rsidR="001408E0" w:rsidRPr="004E0675" w14:paraId="5AE1C935" w14:textId="77777777" w:rsidTr="00DF3E38">
        <w:trPr>
          <w:trHeight w:val="752"/>
        </w:trPr>
        <w:tc>
          <w:tcPr>
            <w:tcW w:w="780" w:type="dxa"/>
            <w:vAlign w:val="center"/>
          </w:tcPr>
          <w:p w14:paraId="3E03755E"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w:t>
            </w:r>
            <w:r>
              <w:rPr>
                <w:rFonts w:cs="Arial"/>
                <w:color w:val="000000" w:themeColor="text1"/>
                <w:lang w:val="en-GB" w:eastAsia="en-US"/>
              </w:rPr>
              <w:t>7</w:t>
            </w:r>
          </w:p>
        </w:tc>
        <w:tc>
          <w:tcPr>
            <w:tcW w:w="2916" w:type="dxa"/>
            <w:vAlign w:val="center"/>
          </w:tcPr>
          <w:p w14:paraId="25BA5A10" w14:textId="77777777" w:rsidR="001408E0" w:rsidRPr="004E0675" w:rsidRDefault="001408E0" w:rsidP="00DF3E38">
            <w:pPr>
              <w:overflowPunct/>
              <w:autoSpaceDE/>
              <w:autoSpaceDN/>
              <w:adjustRightInd/>
              <w:textAlignment w:val="auto"/>
              <w:rPr>
                <w:rFonts w:cs="Arial"/>
                <w:color w:val="000000" w:themeColor="text1"/>
                <w:lang w:val="en-GB" w:eastAsia="en-US"/>
              </w:rPr>
            </w:pPr>
            <w:proofErr w:type="spellStart"/>
            <w:r w:rsidRPr="004E0675">
              <w:rPr>
                <w:rFonts w:cs="Arial"/>
                <w:color w:val="000000" w:themeColor="text1"/>
                <w:lang w:val="en-GB" w:eastAsia="en-US"/>
              </w:rPr>
              <w:t>Gbarain</w:t>
            </w:r>
            <w:proofErr w:type="spellEnd"/>
            <w:r w:rsidRPr="004E0675">
              <w:rPr>
                <w:rFonts w:cs="Arial"/>
                <w:color w:val="000000" w:themeColor="text1"/>
                <w:lang w:val="en-GB" w:eastAsia="en-US"/>
              </w:rPr>
              <w:t xml:space="preserve"> Power Plant - Shoreline Protection of NIPP 18’’ X 1.5Km Gas Pipeline</w:t>
            </w:r>
          </w:p>
        </w:tc>
        <w:tc>
          <w:tcPr>
            <w:tcW w:w="1365" w:type="dxa"/>
            <w:vAlign w:val="center"/>
          </w:tcPr>
          <w:p w14:paraId="791DD327"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083A79FB"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Mar., 2020 - Ongoing</w:t>
            </w:r>
          </w:p>
        </w:tc>
        <w:tc>
          <w:tcPr>
            <w:tcW w:w="3037" w:type="dxa"/>
            <w:vAlign w:val="center"/>
          </w:tcPr>
          <w:p w14:paraId="46663A92"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Niger Delta Power Holding Company Limited</w:t>
            </w:r>
          </w:p>
        </w:tc>
      </w:tr>
      <w:tr w:rsidR="001408E0" w:rsidRPr="004E0675" w14:paraId="304312A7" w14:textId="77777777" w:rsidTr="00DF3E38">
        <w:trPr>
          <w:trHeight w:val="752"/>
        </w:trPr>
        <w:tc>
          <w:tcPr>
            <w:tcW w:w="780" w:type="dxa"/>
            <w:vAlign w:val="center"/>
          </w:tcPr>
          <w:p w14:paraId="22F0CBC0"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w:t>
            </w:r>
            <w:r>
              <w:rPr>
                <w:rFonts w:cs="Arial"/>
                <w:color w:val="000000" w:themeColor="text1"/>
                <w:lang w:val="en-GB" w:eastAsia="en-US"/>
              </w:rPr>
              <w:t>8</w:t>
            </w:r>
          </w:p>
        </w:tc>
        <w:tc>
          <w:tcPr>
            <w:tcW w:w="2916" w:type="dxa"/>
            <w:vAlign w:val="center"/>
          </w:tcPr>
          <w:p w14:paraId="0AC541E5" w14:textId="1B8E240C"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 xml:space="preserve">210 MTD Mini LNG project, Nigeria, Risk </w:t>
            </w:r>
            <w:r w:rsidR="00540900" w:rsidRPr="004E0675">
              <w:rPr>
                <w:rFonts w:cs="Arial"/>
                <w:color w:val="000000" w:themeColor="text1"/>
                <w:lang w:val="en-GB" w:eastAsia="en-US"/>
              </w:rPr>
              <w:t>Assessment</w:t>
            </w:r>
          </w:p>
        </w:tc>
        <w:tc>
          <w:tcPr>
            <w:tcW w:w="1365" w:type="dxa"/>
            <w:vAlign w:val="center"/>
          </w:tcPr>
          <w:p w14:paraId="4C7DAA0F"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0BF1E050"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Jan – May 2020</w:t>
            </w:r>
          </w:p>
        </w:tc>
        <w:tc>
          <w:tcPr>
            <w:tcW w:w="3037" w:type="dxa"/>
            <w:vAlign w:val="center"/>
          </w:tcPr>
          <w:p w14:paraId="59370EE3"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Confidential</w:t>
            </w:r>
          </w:p>
        </w:tc>
      </w:tr>
      <w:tr w:rsidR="001408E0" w:rsidRPr="004E0675" w14:paraId="1536427F" w14:textId="77777777" w:rsidTr="00DF3E38">
        <w:trPr>
          <w:trHeight w:val="752"/>
        </w:trPr>
        <w:tc>
          <w:tcPr>
            <w:tcW w:w="780" w:type="dxa"/>
            <w:vAlign w:val="center"/>
          </w:tcPr>
          <w:p w14:paraId="182F51A2"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0</w:t>
            </w:r>
            <w:r>
              <w:rPr>
                <w:rFonts w:cs="Arial"/>
                <w:color w:val="000000" w:themeColor="text1"/>
                <w:lang w:val="en-GB" w:eastAsia="en-US"/>
              </w:rPr>
              <w:t>9</w:t>
            </w:r>
          </w:p>
        </w:tc>
        <w:tc>
          <w:tcPr>
            <w:tcW w:w="2916" w:type="dxa"/>
            <w:vAlign w:val="center"/>
          </w:tcPr>
          <w:p w14:paraId="6A5B79D5" w14:textId="03BC7786"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rPr>
              <w:t>10 MW Kano Solar Power Project - Consultancy Services,</w:t>
            </w:r>
            <w:r w:rsidR="00540900">
              <w:rPr>
                <w:rFonts w:cs="Arial"/>
              </w:rPr>
              <w:t xml:space="preserve"> </w:t>
            </w:r>
            <w:r w:rsidRPr="004E0675">
              <w:rPr>
                <w:rFonts w:cs="Arial"/>
              </w:rPr>
              <w:t>Energy audit and Power evacuation studies</w:t>
            </w:r>
          </w:p>
        </w:tc>
        <w:tc>
          <w:tcPr>
            <w:tcW w:w="1365" w:type="dxa"/>
            <w:vAlign w:val="center"/>
          </w:tcPr>
          <w:p w14:paraId="525DD33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rPr>
              <w:t>Nigeria</w:t>
            </w:r>
          </w:p>
        </w:tc>
        <w:tc>
          <w:tcPr>
            <w:tcW w:w="1683" w:type="dxa"/>
            <w:vAlign w:val="center"/>
          </w:tcPr>
          <w:p w14:paraId="747DDCD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2019 - 2020</w:t>
            </w:r>
          </w:p>
        </w:tc>
        <w:tc>
          <w:tcPr>
            <w:tcW w:w="3037" w:type="dxa"/>
            <w:vAlign w:val="center"/>
          </w:tcPr>
          <w:p w14:paraId="1B8D4254"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NSIA</w:t>
            </w:r>
          </w:p>
        </w:tc>
      </w:tr>
      <w:tr w:rsidR="001408E0" w:rsidRPr="004E0675" w14:paraId="72B508F5" w14:textId="77777777" w:rsidTr="00DF3E38">
        <w:trPr>
          <w:trHeight w:val="752"/>
        </w:trPr>
        <w:tc>
          <w:tcPr>
            <w:tcW w:w="780" w:type="dxa"/>
            <w:vAlign w:val="center"/>
          </w:tcPr>
          <w:p w14:paraId="5DA1BB88"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Pr>
                <w:rFonts w:cs="Arial"/>
                <w:color w:val="000000" w:themeColor="text1"/>
                <w:lang w:val="en-GB" w:eastAsia="en-US"/>
              </w:rPr>
              <w:t>10</w:t>
            </w:r>
          </w:p>
        </w:tc>
        <w:tc>
          <w:tcPr>
            <w:tcW w:w="2916" w:type="dxa"/>
            <w:vAlign w:val="center"/>
          </w:tcPr>
          <w:p w14:paraId="20A42F7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Technical Due Diligence on Gas Processing Plant</w:t>
            </w:r>
          </w:p>
        </w:tc>
        <w:tc>
          <w:tcPr>
            <w:tcW w:w="1365" w:type="dxa"/>
            <w:vAlign w:val="center"/>
          </w:tcPr>
          <w:p w14:paraId="55BEBB81"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112C2FB0"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Feb., - Mar., 2019</w:t>
            </w:r>
          </w:p>
        </w:tc>
        <w:tc>
          <w:tcPr>
            <w:tcW w:w="3037" w:type="dxa"/>
            <w:vAlign w:val="center"/>
          </w:tcPr>
          <w:p w14:paraId="672E3506"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Africa Plus Partner</w:t>
            </w:r>
          </w:p>
        </w:tc>
      </w:tr>
      <w:tr w:rsidR="001408E0" w:rsidRPr="004E0675" w14:paraId="6A87A20D" w14:textId="77777777" w:rsidTr="00DF3E38">
        <w:trPr>
          <w:trHeight w:val="752"/>
        </w:trPr>
        <w:tc>
          <w:tcPr>
            <w:tcW w:w="780" w:type="dxa"/>
            <w:vAlign w:val="center"/>
          </w:tcPr>
          <w:p w14:paraId="2625A0C8"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Pr>
                <w:rFonts w:cs="Arial"/>
                <w:color w:val="000000" w:themeColor="text1"/>
                <w:lang w:val="en-GB" w:eastAsia="en-US"/>
              </w:rPr>
              <w:t>11</w:t>
            </w:r>
          </w:p>
        </w:tc>
        <w:tc>
          <w:tcPr>
            <w:tcW w:w="2916" w:type="dxa"/>
            <w:vAlign w:val="center"/>
          </w:tcPr>
          <w:p w14:paraId="0C95E337" w14:textId="77777777" w:rsidR="001408E0" w:rsidRPr="004E0675" w:rsidDel="00AB2D52"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Sublime LPG Terminal Lekki-Nigeria, Review of Technical Pre-Feasibility Study</w:t>
            </w:r>
          </w:p>
        </w:tc>
        <w:tc>
          <w:tcPr>
            <w:tcW w:w="1365" w:type="dxa"/>
            <w:vAlign w:val="center"/>
          </w:tcPr>
          <w:p w14:paraId="6D3A5E30"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733C53E4" w14:textId="77777777" w:rsidR="001408E0" w:rsidRPr="004E0675" w:rsidDel="00AB2D52"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Nov. 2017 – Nov. 2019</w:t>
            </w:r>
          </w:p>
        </w:tc>
        <w:tc>
          <w:tcPr>
            <w:tcW w:w="3037" w:type="dxa"/>
            <w:vAlign w:val="center"/>
          </w:tcPr>
          <w:p w14:paraId="6C6B46CA" w14:textId="77777777" w:rsidR="001408E0" w:rsidRPr="004E0675" w:rsidDel="00574AFE" w:rsidRDefault="001408E0" w:rsidP="00DF3E38">
            <w:pPr>
              <w:overflowPunct/>
              <w:autoSpaceDE/>
              <w:autoSpaceDN/>
              <w:adjustRightInd/>
              <w:jc w:val="left"/>
              <w:textAlignment w:val="auto"/>
              <w:rPr>
                <w:rFonts w:cs="Arial"/>
                <w:color w:val="000000" w:themeColor="text1"/>
                <w:lang w:val="en-GB" w:eastAsia="en-US"/>
              </w:rPr>
            </w:pPr>
            <w:proofErr w:type="spellStart"/>
            <w:r w:rsidRPr="004E0675">
              <w:rPr>
                <w:rFonts w:cs="Arial"/>
                <w:color w:val="000000" w:themeColor="text1"/>
                <w:lang w:val="en-GB" w:eastAsia="en-US"/>
              </w:rPr>
              <w:t>Xploil</w:t>
            </w:r>
            <w:proofErr w:type="spellEnd"/>
            <w:r w:rsidRPr="004E0675">
              <w:rPr>
                <w:rFonts w:cs="Arial"/>
                <w:color w:val="000000" w:themeColor="text1"/>
                <w:lang w:val="en-GB" w:eastAsia="en-US"/>
              </w:rPr>
              <w:t xml:space="preserve"> Nigeria Limited / Nigeria</w:t>
            </w:r>
          </w:p>
        </w:tc>
      </w:tr>
      <w:tr w:rsidR="001408E0" w:rsidRPr="004E0675" w14:paraId="715A10BB" w14:textId="77777777" w:rsidTr="00DF3E38">
        <w:trPr>
          <w:trHeight w:val="752"/>
        </w:trPr>
        <w:tc>
          <w:tcPr>
            <w:tcW w:w="780" w:type="dxa"/>
            <w:vAlign w:val="center"/>
          </w:tcPr>
          <w:p w14:paraId="7060B180"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lastRenderedPageBreak/>
              <w:t>1</w:t>
            </w:r>
            <w:r>
              <w:rPr>
                <w:rFonts w:cs="Arial"/>
                <w:color w:val="000000" w:themeColor="text1"/>
                <w:lang w:val="en-GB" w:eastAsia="en-US"/>
              </w:rPr>
              <w:t>2</w:t>
            </w:r>
          </w:p>
        </w:tc>
        <w:tc>
          <w:tcPr>
            <w:tcW w:w="2916" w:type="dxa"/>
            <w:vAlign w:val="center"/>
          </w:tcPr>
          <w:p w14:paraId="4886611A"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Technical Due Diligence Study for Axxela Group Assets</w:t>
            </w:r>
          </w:p>
        </w:tc>
        <w:tc>
          <w:tcPr>
            <w:tcW w:w="1365" w:type="dxa"/>
            <w:vAlign w:val="center"/>
          </w:tcPr>
          <w:p w14:paraId="664807F9"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7466BA03"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Feb., - Mar., 2019</w:t>
            </w:r>
          </w:p>
        </w:tc>
        <w:tc>
          <w:tcPr>
            <w:tcW w:w="3037" w:type="dxa"/>
            <w:vAlign w:val="center"/>
          </w:tcPr>
          <w:p w14:paraId="23FB0E23"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Elektron Petroleum Energy and Mining Limited</w:t>
            </w:r>
          </w:p>
        </w:tc>
      </w:tr>
      <w:tr w:rsidR="001408E0" w:rsidRPr="004E0675" w14:paraId="5D850A6B" w14:textId="77777777" w:rsidTr="00DF3E38">
        <w:trPr>
          <w:trHeight w:val="752"/>
        </w:trPr>
        <w:tc>
          <w:tcPr>
            <w:tcW w:w="780" w:type="dxa"/>
            <w:vAlign w:val="center"/>
          </w:tcPr>
          <w:p w14:paraId="2740C2BB"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1</w:t>
            </w:r>
            <w:r>
              <w:rPr>
                <w:rFonts w:cs="Arial"/>
                <w:color w:val="000000" w:themeColor="text1"/>
                <w:lang w:val="en-GB" w:eastAsia="en-US"/>
              </w:rPr>
              <w:t>3</w:t>
            </w:r>
          </w:p>
        </w:tc>
        <w:tc>
          <w:tcPr>
            <w:tcW w:w="2916" w:type="dxa"/>
            <w:vAlign w:val="center"/>
          </w:tcPr>
          <w:p w14:paraId="7A7B4FE1" w14:textId="77777777" w:rsidR="001408E0" w:rsidRPr="004E0675" w:rsidDel="00AB2D52"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210 MTD Mini LNG project, Nigeria, Conceptual Design and FEED</w:t>
            </w:r>
          </w:p>
        </w:tc>
        <w:tc>
          <w:tcPr>
            <w:tcW w:w="1365" w:type="dxa"/>
            <w:vAlign w:val="center"/>
          </w:tcPr>
          <w:p w14:paraId="67B463AC"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0E609DEC" w14:textId="77777777" w:rsidR="001408E0" w:rsidRPr="004E0675" w:rsidDel="00AB2D52"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June 2019 – Oct 2019</w:t>
            </w:r>
          </w:p>
        </w:tc>
        <w:tc>
          <w:tcPr>
            <w:tcW w:w="3037" w:type="dxa"/>
            <w:vAlign w:val="center"/>
          </w:tcPr>
          <w:p w14:paraId="2B971172" w14:textId="77777777" w:rsidR="001408E0" w:rsidRPr="004E0675" w:rsidDel="00574AFE"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Confidential</w:t>
            </w:r>
          </w:p>
        </w:tc>
      </w:tr>
      <w:tr w:rsidR="001408E0" w:rsidRPr="004E0675" w14:paraId="0144D5B5" w14:textId="77777777" w:rsidTr="00DF3E38">
        <w:trPr>
          <w:trHeight w:val="752"/>
        </w:trPr>
        <w:tc>
          <w:tcPr>
            <w:tcW w:w="780" w:type="dxa"/>
            <w:vAlign w:val="center"/>
          </w:tcPr>
          <w:p w14:paraId="53ED9A10"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1</w:t>
            </w:r>
            <w:r>
              <w:rPr>
                <w:rFonts w:cs="Arial"/>
                <w:color w:val="000000" w:themeColor="text1"/>
                <w:lang w:val="en-GB" w:eastAsia="en-US"/>
              </w:rPr>
              <w:t>4</w:t>
            </w:r>
          </w:p>
        </w:tc>
        <w:tc>
          <w:tcPr>
            <w:tcW w:w="2916" w:type="dxa"/>
            <w:vAlign w:val="center"/>
          </w:tcPr>
          <w:p w14:paraId="5D3C46E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rPr>
              <w:t>Conversion of a Simple Cycle to Combined Cycle Power Plant</w:t>
            </w:r>
            <w:r w:rsidRPr="004E0675">
              <w:rPr>
                <w:rFonts w:cs="Arial"/>
                <w:color w:val="000000" w:themeColor="text1"/>
                <w:lang w:val="en-GB" w:eastAsia="en-US"/>
              </w:rPr>
              <w:t xml:space="preserve"> - </w:t>
            </w:r>
            <w:r w:rsidRPr="004E0675">
              <w:rPr>
                <w:rFonts w:cs="Arial"/>
              </w:rPr>
              <w:t>Lender’s Advisor, Technical and Commercial Due Diligence</w:t>
            </w:r>
          </w:p>
        </w:tc>
        <w:tc>
          <w:tcPr>
            <w:tcW w:w="1365" w:type="dxa"/>
            <w:vAlign w:val="center"/>
          </w:tcPr>
          <w:p w14:paraId="6C7A009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Ghana</w:t>
            </w:r>
          </w:p>
        </w:tc>
        <w:tc>
          <w:tcPr>
            <w:tcW w:w="1683" w:type="dxa"/>
            <w:vAlign w:val="center"/>
          </w:tcPr>
          <w:p w14:paraId="1F764CF2"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Oct, 2015 – Jan 2018</w:t>
            </w:r>
          </w:p>
        </w:tc>
        <w:tc>
          <w:tcPr>
            <w:tcW w:w="3037" w:type="dxa"/>
            <w:vAlign w:val="center"/>
          </w:tcPr>
          <w:p w14:paraId="1872A586"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Lending Bank (Confidential)</w:t>
            </w:r>
          </w:p>
        </w:tc>
      </w:tr>
      <w:tr w:rsidR="001408E0" w:rsidRPr="004E0675" w14:paraId="5A4266E5" w14:textId="77777777" w:rsidTr="00DF3E38">
        <w:trPr>
          <w:trHeight w:val="752"/>
        </w:trPr>
        <w:tc>
          <w:tcPr>
            <w:tcW w:w="780" w:type="dxa"/>
            <w:vAlign w:val="center"/>
          </w:tcPr>
          <w:p w14:paraId="48C733EE"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1</w:t>
            </w:r>
            <w:r>
              <w:rPr>
                <w:rFonts w:cs="Arial"/>
                <w:color w:val="000000" w:themeColor="text1"/>
                <w:lang w:val="en-GB" w:eastAsia="en-US"/>
              </w:rPr>
              <w:t>5</w:t>
            </w:r>
          </w:p>
        </w:tc>
        <w:tc>
          <w:tcPr>
            <w:tcW w:w="2916" w:type="dxa"/>
          </w:tcPr>
          <w:p w14:paraId="1D200DA0"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rPr>
              <w:t xml:space="preserve">10 Power Plants (Gas Engine driven) 60 MW Captive Power Generation Portfolio, </w:t>
            </w:r>
            <w:proofErr w:type="spellStart"/>
            <w:r w:rsidRPr="004E0675">
              <w:rPr>
                <w:rFonts w:cs="Arial"/>
              </w:rPr>
              <w:t>Tricap</w:t>
            </w:r>
            <w:proofErr w:type="spellEnd"/>
            <w:r w:rsidRPr="004E0675">
              <w:rPr>
                <w:rFonts w:cs="Arial"/>
              </w:rPr>
              <w:t xml:space="preserve"> Nigeria _ Technical Due Diligence, Feasibility Study</w:t>
            </w:r>
          </w:p>
        </w:tc>
        <w:tc>
          <w:tcPr>
            <w:tcW w:w="1365" w:type="dxa"/>
            <w:vAlign w:val="center"/>
          </w:tcPr>
          <w:p w14:paraId="71B78219"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2806E428"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Mar – Oct, 2015</w:t>
            </w:r>
          </w:p>
        </w:tc>
        <w:tc>
          <w:tcPr>
            <w:tcW w:w="3037" w:type="dxa"/>
            <w:vAlign w:val="center"/>
          </w:tcPr>
          <w:p w14:paraId="2B6B9BBD"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rPr>
              <w:t>Financial Investor (Confidential)</w:t>
            </w:r>
          </w:p>
        </w:tc>
      </w:tr>
      <w:tr w:rsidR="001408E0" w:rsidRPr="004E0675" w14:paraId="61251729" w14:textId="77777777" w:rsidTr="00DF3E38">
        <w:trPr>
          <w:trHeight w:val="752"/>
        </w:trPr>
        <w:tc>
          <w:tcPr>
            <w:tcW w:w="780" w:type="dxa"/>
            <w:vAlign w:val="center"/>
          </w:tcPr>
          <w:p w14:paraId="407232B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1</w:t>
            </w:r>
            <w:r>
              <w:rPr>
                <w:rFonts w:cs="Arial"/>
                <w:color w:val="000000" w:themeColor="text1"/>
                <w:lang w:val="en-GB" w:eastAsia="en-US"/>
              </w:rPr>
              <w:t>6</w:t>
            </w:r>
          </w:p>
        </w:tc>
        <w:tc>
          <w:tcPr>
            <w:tcW w:w="2916" w:type="dxa"/>
          </w:tcPr>
          <w:p w14:paraId="78114470"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Value for Money analysis – Technical, Commercial</w:t>
            </w:r>
          </w:p>
        </w:tc>
        <w:tc>
          <w:tcPr>
            <w:tcW w:w="1365" w:type="dxa"/>
            <w:vAlign w:val="center"/>
          </w:tcPr>
          <w:p w14:paraId="497B7D57"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Ghana</w:t>
            </w:r>
          </w:p>
        </w:tc>
        <w:tc>
          <w:tcPr>
            <w:tcW w:w="1683" w:type="dxa"/>
            <w:vAlign w:val="center"/>
          </w:tcPr>
          <w:p w14:paraId="218447C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Mar – Oct, 2015</w:t>
            </w:r>
          </w:p>
        </w:tc>
        <w:tc>
          <w:tcPr>
            <w:tcW w:w="3037" w:type="dxa"/>
          </w:tcPr>
          <w:p w14:paraId="6AC34B1A"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Plant Operator (Confidential)</w:t>
            </w:r>
          </w:p>
        </w:tc>
      </w:tr>
      <w:tr w:rsidR="001408E0" w:rsidRPr="004E0675" w14:paraId="1DE44087" w14:textId="77777777" w:rsidTr="00DF3E38">
        <w:trPr>
          <w:trHeight w:val="752"/>
        </w:trPr>
        <w:tc>
          <w:tcPr>
            <w:tcW w:w="780" w:type="dxa"/>
            <w:vAlign w:val="center"/>
          </w:tcPr>
          <w:p w14:paraId="66F65D4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1</w:t>
            </w:r>
            <w:r>
              <w:rPr>
                <w:rFonts w:cs="Arial"/>
                <w:color w:val="000000" w:themeColor="text1"/>
                <w:lang w:val="en-GB" w:eastAsia="en-US"/>
              </w:rPr>
              <w:t>7</w:t>
            </w:r>
          </w:p>
        </w:tc>
        <w:tc>
          <w:tcPr>
            <w:tcW w:w="2916" w:type="dxa"/>
          </w:tcPr>
          <w:p w14:paraId="14646CE5"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Detailed Design of Ijora LPG Terminal</w:t>
            </w:r>
          </w:p>
        </w:tc>
        <w:tc>
          <w:tcPr>
            <w:tcW w:w="1365" w:type="dxa"/>
          </w:tcPr>
          <w:p w14:paraId="6BB23E58"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tcPr>
          <w:p w14:paraId="300E95CE"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April 2015  - September 2015</w:t>
            </w:r>
          </w:p>
        </w:tc>
        <w:tc>
          <w:tcPr>
            <w:tcW w:w="3037" w:type="dxa"/>
          </w:tcPr>
          <w:p w14:paraId="3A95BF9A"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 xml:space="preserve">Gas </w:t>
            </w:r>
            <w:proofErr w:type="spellStart"/>
            <w:r w:rsidRPr="004E0675">
              <w:rPr>
                <w:rFonts w:cs="Arial"/>
                <w:color w:val="000000" w:themeColor="text1"/>
                <w:lang w:val="en-GB" w:eastAsia="en-US"/>
              </w:rPr>
              <w:t>Terminalling</w:t>
            </w:r>
            <w:proofErr w:type="spellEnd"/>
            <w:r w:rsidRPr="004E0675">
              <w:rPr>
                <w:rFonts w:cs="Arial"/>
                <w:color w:val="000000" w:themeColor="text1"/>
                <w:lang w:val="en-GB" w:eastAsia="en-US"/>
              </w:rPr>
              <w:t xml:space="preserve"> Global Operations Limited</w:t>
            </w:r>
          </w:p>
        </w:tc>
      </w:tr>
      <w:tr w:rsidR="001408E0" w:rsidRPr="004E0675" w14:paraId="689865DB" w14:textId="77777777" w:rsidTr="00DF3E38">
        <w:trPr>
          <w:trHeight w:val="752"/>
        </w:trPr>
        <w:tc>
          <w:tcPr>
            <w:tcW w:w="780" w:type="dxa"/>
            <w:vAlign w:val="center"/>
          </w:tcPr>
          <w:p w14:paraId="588C3CC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1</w:t>
            </w:r>
            <w:r>
              <w:rPr>
                <w:rFonts w:cs="Arial"/>
                <w:color w:val="000000" w:themeColor="text1"/>
                <w:lang w:val="en-GB" w:eastAsia="en-US"/>
              </w:rPr>
              <w:t>8</w:t>
            </w:r>
          </w:p>
        </w:tc>
        <w:tc>
          <w:tcPr>
            <w:tcW w:w="2916" w:type="dxa"/>
            <w:vAlign w:val="center"/>
          </w:tcPr>
          <w:p w14:paraId="17039D6B"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 xml:space="preserve">Pre-Feasibility Study for an LPG Storage Terminal </w:t>
            </w:r>
          </w:p>
        </w:tc>
        <w:tc>
          <w:tcPr>
            <w:tcW w:w="1365" w:type="dxa"/>
            <w:vAlign w:val="center"/>
          </w:tcPr>
          <w:p w14:paraId="00BADB88"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1B8492BA"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May 2015 – July 2015</w:t>
            </w:r>
          </w:p>
        </w:tc>
        <w:tc>
          <w:tcPr>
            <w:tcW w:w="3037" w:type="dxa"/>
            <w:vAlign w:val="center"/>
          </w:tcPr>
          <w:p w14:paraId="47FDA464"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Hyde Energy</w:t>
            </w:r>
          </w:p>
        </w:tc>
      </w:tr>
      <w:tr w:rsidR="001408E0" w:rsidRPr="004E0675" w14:paraId="5BF30C42" w14:textId="77777777" w:rsidTr="00DF3E38">
        <w:trPr>
          <w:trHeight w:val="752"/>
        </w:trPr>
        <w:tc>
          <w:tcPr>
            <w:tcW w:w="780" w:type="dxa"/>
            <w:vAlign w:val="center"/>
          </w:tcPr>
          <w:p w14:paraId="39887CB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1</w:t>
            </w:r>
            <w:r>
              <w:rPr>
                <w:rFonts w:cs="Arial"/>
                <w:color w:val="000000" w:themeColor="text1"/>
                <w:lang w:val="en-GB" w:eastAsia="en-US"/>
              </w:rPr>
              <w:t>9</w:t>
            </w:r>
          </w:p>
        </w:tc>
        <w:tc>
          <w:tcPr>
            <w:tcW w:w="2916" w:type="dxa"/>
            <w:vAlign w:val="center"/>
          </w:tcPr>
          <w:p w14:paraId="44246EFD"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Design Review of OSPP Tank Farm and Terminal Project</w:t>
            </w:r>
          </w:p>
        </w:tc>
        <w:tc>
          <w:tcPr>
            <w:tcW w:w="1365" w:type="dxa"/>
            <w:vAlign w:val="center"/>
          </w:tcPr>
          <w:p w14:paraId="44C2ADD6"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Cotonou, Benin, West Africa</w:t>
            </w:r>
          </w:p>
        </w:tc>
        <w:tc>
          <w:tcPr>
            <w:tcW w:w="1683" w:type="dxa"/>
            <w:vAlign w:val="center"/>
          </w:tcPr>
          <w:p w14:paraId="7B93C0FB"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May 2015 - June 2015</w:t>
            </w:r>
          </w:p>
        </w:tc>
        <w:tc>
          <w:tcPr>
            <w:tcW w:w="3037" w:type="dxa"/>
            <w:vAlign w:val="center"/>
          </w:tcPr>
          <w:p w14:paraId="6E5F6002"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proofErr w:type="spellStart"/>
            <w:r w:rsidRPr="004E0675">
              <w:rPr>
                <w:rFonts w:cs="Arial"/>
                <w:color w:val="000000" w:themeColor="text1"/>
                <w:lang w:val="en-GB" w:eastAsia="en-US"/>
              </w:rPr>
              <w:t>Socar</w:t>
            </w:r>
            <w:proofErr w:type="spellEnd"/>
            <w:r w:rsidRPr="004E0675">
              <w:rPr>
                <w:rFonts w:cs="Arial"/>
                <w:color w:val="000000" w:themeColor="text1"/>
                <w:lang w:val="en-GB" w:eastAsia="en-US"/>
              </w:rPr>
              <w:t>, Switzerland</w:t>
            </w:r>
          </w:p>
        </w:tc>
      </w:tr>
      <w:tr w:rsidR="001408E0" w:rsidRPr="004E0675" w14:paraId="520F34F1" w14:textId="77777777" w:rsidTr="00DF3E38">
        <w:trPr>
          <w:trHeight w:val="752"/>
        </w:trPr>
        <w:tc>
          <w:tcPr>
            <w:tcW w:w="780" w:type="dxa"/>
            <w:vAlign w:val="center"/>
          </w:tcPr>
          <w:p w14:paraId="162A3099"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Pr>
                <w:rFonts w:cs="Arial"/>
                <w:color w:val="000000" w:themeColor="text1"/>
                <w:lang w:val="en-GB" w:eastAsia="en-US"/>
              </w:rPr>
              <w:t>20</w:t>
            </w:r>
          </w:p>
        </w:tc>
        <w:tc>
          <w:tcPr>
            <w:tcW w:w="2916" w:type="dxa"/>
            <w:vAlign w:val="center"/>
          </w:tcPr>
          <w:p w14:paraId="6B971148"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 xml:space="preserve">Multi-product Pipeline from Dangote Jetty and tank terminal, LFTZ to PPMC </w:t>
            </w:r>
            <w:proofErr w:type="spellStart"/>
            <w:r w:rsidRPr="004E0675">
              <w:rPr>
                <w:rFonts w:cs="Arial"/>
                <w:color w:val="000000" w:themeColor="text1"/>
                <w:lang w:val="en-GB" w:eastAsia="en-US"/>
              </w:rPr>
              <w:t>Mosimi</w:t>
            </w:r>
            <w:proofErr w:type="spellEnd"/>
            <w:r w:rsidRPr="004E0675">
              <w:rPr>
                <w:rFonts w:cs="Arial"/>
                <w:color w:val="000000" w:themeColor="text1"/>
                <w:lang w:val="en-GB" w:eastAsia="en-US"/>
              </w:rPr>
              <w:t xml:space="preserve"> Depot - Concept Study</w:t>
            </w:r>
          </w:p>
        </w:tc>
        <w:tc>
          <w:tcPr>
            <w:tcW w:w="1365" w:type="dxa"/>
            <w:vAlign w:val="center"/>
          </w:tcPr>
          <w:p w14:paraId="1D7EDDBC"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 Nigeria</w:t>
            </w:r>
          </w:p>
        </w:tc>
        <w:tc>
          <w:tcPr>
            <w:tcW w:w="1683" w:type="dxa"/>
            <w:vAlign w:val="center"/>
          </w:tcPr>
          <w:p w14:paraId="270D4266"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Aug 2014 – Feb 2015</w:t>
            </w:r>
          </w:p>
        </w:tc>
        <w:tc>
          <w:tcPr>
            <w:tcW w:w="3037" w:type="dxa"/>
            <w:vAlign w:val="center"/>
          </w:tcPr>
          <w:p w14:paraId="42B9195F"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Dangote</w:t>
            </w:r>
          </w:p>
        </w:tc>
      </w:tr>
      <w:tr w:rsidR="001408E0" w:rsidRPr="004E0675" w14:paraId="4AA977CE" w14:textId="77777777" w:rsidTr="00DF3E38">
        <w:trPr>
          <w:trHeight w:val="752"/>
        </w:trPr>
        <w:tc>
          <w:tcPr>
            <w:tcW w:w="780" w:type="dxa"/>
            <w:vAlign w:val="center"/>
          </w:tcPr>
          <w:p w14:paraId="2C6EDCD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Pr>
                <w:rFonts w:cs="Arial"/>
                <w:color w:val="000000" w:themeColor="text1"/>
                <w:lang w:val="en-GB" w:eastAsia="en-US"/>
              </w:rPr>
              <w:t>21</w:t>
            </w:r>
          </w:p>
        </w:tc>
        <w:tc>
          <w:tcPr>
            <w:tcW w:w="2916" w:type="dxa"/>
            <w:vAlign w:val="center"/>
          </w:tcPr>
          <w:p w14:paraId="3419FA8B"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Engineering Design Services for EHPL Early Utilization Pipeline Project</w:t>
            </w:r>
          </w:p>
        </w:tc>
        <w:tc>
          <w:tcPr>
            <w:tcW w:w="1365" w:type="dxa"/>
            <w:vAlign w:val="center"/>
          </w:tcPr>
          <w:p w14:paraId="63AD7E4F"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11D39869"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March, 2014 – Aug 2014</w:t>
            </w:r>
          </w:p>
        </w:tc>
        <w:tc>
          <w:tcPr>
            <w:tcW w:w="3037" w:type="dxa"/>
            <w:vAlign w:val="center"/>
          </w:tcPr>
          <w:p w14:paraId="7D8AA359"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proofErr w:type="spellStart"/>
            <w:r w:rsidRPr="004E0675">
              <w:rPr>
                <w:rFonts w:cs="Arial"/>
                <w:color w:val="000000" w:themeColor="text1"/>
                <w:lang w:val="en-GB" w:eastAsia="en-US"/>
              </w:rPr>
              <w:t>Acugas</w:t>
            </w:r>
            <w:proofErr w:type="spellEnd"/>
            <w:r w:rsidRPr="004E0675">
              <w:rPr>
                <w:rFonts w:cs="Arial"/>
                <w:color w:val="000000" w:themeColor="text1"/>
                <w:lang w:val="en-GB" w:eastAsia="en-US"/>
              </w:rPr>
              <w:t xml:space="preserve"> / Septa Energy</w:t>
            </w:r>
          </w:p>
        </w:tc>
      </w:tr>
      <w:tr w:rsidR="001408E0" w:rsidRPr="004E0675" w14:paraId="36B92AA1" w14:textId="77777777" w:rsidTr="00DF3E38">
        <w:trPr>
          <w:trHeight w:val="752"/>
        </w:trPr>
        <w:tc>
          <w:tcPr>
            <w:tcW w:w="780" w:type="dxa"/>
            <w:vAlign w:val="center"/>
          </w:tcPr>
          <w:p w14:paraId="6265F805"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w:t>
            </w:r>
            <w:r>
              <w:rPr>
                <w:rFonts w:cs="Arial"/>
                <w:color w:val="000000" w:themeColor="text1"/>
                <w:lang w:val="en-GB" w:eastAsia="en-US"/>
              </w:rPr>
              <w:t>2</w:t>
            </w:r>
          </w:p>
        </w:tc>
        <w:tc>
          <w:tcPr>
            <w:tcW w:w="2916" w:type="dxa"/>
            <w:vAlign w:val="center"/>
          </w:tcPr>
          <w:p w14:paraId="7CE8BE04" w14:textId="3F101EB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rPr>
              <w:t xml:space="preserve">3 Gas Power Plants – </w:t>
            </w:r>
            <w:r w:rsidR="00540900" w:rsidRPr="004E0675">
              <w:rPr>
                <w:rFonts w:cs="Arial"/>
              </w:rPr>
              <w:t>Technical</w:t>
            </w:r>
            <w:r w:rsidRPr="004E0675">
              <w:rPr>
                <w:rFonts w:cs="Arial"/>
              </w:rPr>
              <w:t xml:space="preserve"> Due Diligence for Investor</w:t>
            </w:r>
          </w:p>
        </w:tc>
        <w:tc>
          <w:tcPr>
            <w:tcW w:w="1365" w:type="dxa"/>
            <w:vAlign w:val="center"/>
          </w:tcPr>
          <w:p w14:paraId="07CE965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1B6B51D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Oct, 2013 – Jan, 2014</w:t>
            </w:r>
          </w:p>
        </w:tc>
        <w:tc>
          <w:tcPr>
            <w:tcW w:w="3037" w:type="dxa"/>
            <w:vAlign w:val="center"/>
          </w:tcPr>
          <w:p w14:paraId="7F2E8534"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rPr>
              <w:t>Quantum Power-Nigeria</w:t>
            </w:r>
          </w:p>
        </w:tc>
      </w:tr>
      <w:tr w:rsidR="001408E0" w:rsidRPr="004E0675" w14:paraId="1F98915A" w14:textId="77777777" w:rsidTr="00DF3E38">
        <w:trPr>
          <w:trHeight w:val="752"/>
        </w:trPr>
        <w:tc>
          <w:tcPr>
            <w:tcW w:w="780" w:type="dxa"/>
            <w:vAlign w:val="center"/>
          </w:tcPr>
          <w:p w14:paraId="78A53D60"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w:t>
            </w:r>
            <w:r>
              <w:rPr>
                <w:rFonts w:cs="Arial"/>
                <w:color w:val="000000" w:themeColor="text1"/>
                <w:lang w:val="en-GB" w:eastAsia="en-US"/>
              </w:rPr>
              <w:t>3</w:t>
            </w:r>
          </w:p>
        </w:tc>
        <w:tc>
          <w:tcPr>
            <w:tcW w:w="2916" w:type="dxa"/>
            <w:vAlign w:val="center"/>
          </w:tcPr>
          <w:p w14:paraId="76307260"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Greater Lagos Gas Distribution Project, GNL, Consultancy Services</w:t>
            </w:r>
          </w:p>
        </w:tc>
        <w:tc>
          <w:tcPr>
            <w:tcW w:w="1365" w:type="dxa"/>
            <w:vAlign w:val="center"/>
          </w:tcPr>
          <w:p w14:paraId="3BA0B94C"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1FF16C28"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Dec., 2013 – April, 2014</w:t>
            </w:r>
          </w:p>
        </w:tc>
        <w:tc>
          <w:tcPr>
            <w:tcW w:w="3037" w:type="dxa"/>
            <w:vAlign w:val="center"/>
          </w:tcPr>
          <w:p w14:paraId="0BCF0251"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Gaslink</w:t>
            </w:r>
          </w:p>
        </w:tc>
      </w:tr>
      <w:tr w:rsidR="001408E0" w:rsidRPr="004E0675" w14:paraId="52841362" w14:textId="77777777" w:rsidTr="00DF3E38">
        <w:trPr>
          <w:trHeight w:val="752"/>
        </w:trPr>
        <w:tc>
          <w:tcPr>
            <w:tcW w:w="780" w:type="dxa"/>
            <w:vAlign w:val="center"/>
          </w:tcPr>
          <w:p w14:paraId="3B0CFED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w:t>
            </w:r>
            <w:r>
              <w:rPr>
                <w:rFonts w:cs="Arial"/>
                <w:color w:val="000000" w:themeColor="text1"/>
                <w:lang w:val="en-GB" w:eastAsia="en-US"/>
              </w:rPr>
              <w:t>4</w:t>
            </w:r>
          </w:p>
        </w:tc>
        <w:tc>
          <w:tcPr>
            <w:tcW w:w="2916" w:type="dxa"/>
            <w:vAlign w:val="center"/>
          </w:tcPr>
          <w:p w14:paraId="7C985896"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Project Management Consultancy Services for a Marine Jetty, pipeline and distribution facility EPC Contact</w:t>
            </w:r>
          </w:p>
        </w:tc>
        <w:tc>
          <w:tcPr>
            <w:tcW w:w="1365" w:type="dxa"/>
            <w:vAlign w:val="center"/>
          </w:tcPr>
          <w:p w14:paraId="7B8B6953"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2E5498A7"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May 2012 – June 2014</w:t>
            </w:r>
          </w:p>
        </w:tc>
        <w:tc>
          <w:tcPr>
            <w:tcW w:w="3037" w:type="dxa"/>
            <w:vAlign w:val="center"/>
          </w:tcPr>
          <w:p w14:paraId="7E71101D"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Oando PLC</w:t>
            </w:r>
          </w:p>
        </w:tc>
      </w:tr>
      <w:tr w:rsidR="001408E0" w:rsidRPr="004E0675" w14:paraId="702AA4F0" w14:textId="77777777" w:rsidTr="00DF3E38">
        <w:trPr>
          <w:trHeight w:val="752"/>
        </w:trPr>
        <w:tc>
          <w:tcPr>
            <w:tcW w:w="780" w:type="dxa"/>
            <w:vAlign w:val="center"/>
          </w:tcPr>
          <w:p w14:paraId="2FE87157"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w:t>
            </w:r>
            <w:r>
              <w:rPr>
                <w:rFonts w:cs="Arial"/>
                <w:color w:val="000000" w:themeColor="text1"/>
                <w:lang w:val="en-GB" w:eastAsia="en-US"/>
              </w:rPr>
              <w:t>5</w:t>
            </w:r>
          </w:p>
        </w:tc>
        <w:tc>
          <w:tcPr>
            <w:tcW w:w="2916" w:type="dxa"/>
            <w:vAlign w:val="center"/>
          </w:tcPr>
          <w:p w14:paraId="0350EF2D"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Rehabilitation of an Import Berth Platform and Tank Farm facilities at Escravos</w:t>
            </w:r>
          </w:p>
        </w:tc>
        <w:tc>
          <w:tcPr>
            <w:tcW w:w="1365" w:type="dxa"/>
            <w:vAlign w:val="center"/>
          </w:tcPr>
          <w:p w14:paraId="52F43949"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Escravos, Nigeria</w:t>
            </w:r>
          </w:p>
        </w:tc>
        <w:tc>
          <w:tcPr>
            <w:tcW w:w="1683" w:type="dxa"/>
            <w:vAlign w:val="center"/>
          </w:tcPr>
          <w:p w14:paraId="7E46783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April 2012 – Aug 2013</w:t>
            </w:r>
          </w:p>
        </w:tc>
        <w:tc>
          <w:tcPr>
            <w:tcW w:w="3037" w:type="dxa"/>
            <w:vAlign w:val="center"/>
          </w:tcPr>
          <w:p w14:paraId="707FC161"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NNPC</w:t>
            </w:r>
          </w:p>
        </w:tc>
      </w:tr>
      <w:tr w:rsidR="001408E0" w:rsidRPr="004E0675" w14:paraId="7D563BED" w14:textId="77777777" w:rsidTr="00DF3E38">
        <w:trPr>
          <w:trHeight w:val="752"/>
        </w:trPr>
        <w:tc>
          <w:tcPr>
            <w:tcW w:w="780" w:type="dxa"/>
            <w:vAlign w:val="center"/>
          </w:tcPr>
          <w:p w14:paraId="2F069163"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lastRenderedPageBreak/>
              <w:t>2</w:t>
            </w:r>
            <w:r>
              <w:rPr>
                <w:rFonts w:cs="Arial"/>
                <w:color w:val="000000" w:themeColor="text1"/>
                <w:lang w:val="en-GB" w:eastAsia="en-US"/>
              </w:rPr>
              <w:t>6</w:t>
            </w:r>
          </w:p>
        </w:tc>
        <w:tc>
          <w:tcPr>
            <w:tcW w:w="2916" w:type="dxa"/>
            <w:vAlign w:val="center"/>
          </w:tcPr>
          <w:p w14:paraId="2A0442BB"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Detailed Engineering Services of Oron Gas Pipeline</w:t>
            </w:r>
          </w:p>
        </w:tc>
        <w:tc>
          <w:tcPr>
            <w:tcW w:w="1365" w:type="dxa"/>
            <w:vAlign w:val="center"/>
          </w:tcPr>
          <w:p w14:paraId="0080C984"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67BF8EAA"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May, 2012 – February, 2013</w:t>
            </w:r>
          </w:p>
        </w:tc>
        <w:tc>
          <w:tcPr>
            <w:tcW w:w="3037" w:type="dxa"/>
            <w:vAlign w:val="center"/>
          </w:tcPr>
          <w:p w14:paraId="3AD0F510"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proofErr w:type="spellStart"/>
            <w:r w:rsidRPr="004E0675">
              <w:rPr>
                <w:rFonts w:cs="Arial"/>
                <w:color w:val="000000" w:themeColor="text1"/>
                <w:lang w:val="en-GB" w:eastAsia="en-US"/>
              </w:rPr>
              <w:t>Acugas</w:t>
            </w:r>
            <w:proofErr w:type="spellEnd"/>
            <w:r w:rsidRPr="004E0675">
              <w:rPr>
                <w:rFonts w:cs="Arial"/>
                <w:color w:val="000000" w:themeColor="text1"/>
                <w:lang w:val="en-GB" w:eastAsia="en-US"/>
              </w:rPr>
              <w:t xml:space="preserve"> / Septa Energy</w:t>
            </w:r>
          </w:p>
        </w:tc>
      </w:tr>
      <w:tr w:rsidR="001408E0" w:rsidRPr="004E0675" w14:paraId="6861A622" w14:textId="77777777" w:rsidTr="00DF3E38">
        <w:trPr>
          <w:trHeight w:val="752"/>
        </w:trPr>
        <w:tc>
          <w:tcPr>
            <w:tcW w:w="780" w:type="dxa"/>
            <w:vAlign w:val="center"/>
          </w:tcPr>
          <w:p w14:paraId="7046007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w:t>
            </w:r>
            <w:r>
              <w:rPr>
                <w:rFonts w:cs="Arial"/>
                <w:color w:val="000000" w:themeColor="text1"/>
                <w:lang w:val="en-GB" w:eastAsia="en-US"/>
              </w:rPr>
              <w:t>7</w:t>
            </w:r>
          </w:p>
        </w:tc>
        <w:tc>
          <w:tcPr>
            <w:tcW w:w="2916" w:type="dxa"/>
            <w:vAlign w:val="center"/>
          </w:tcPr>
          <w:p w14:paraId="488D8BF5"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 xml:space="preserve">Due Diligence study for an LPG Terminal </w:t>
            </w:r>
          </w:p>
        </w:tc>
        <w:tc>
          <w:tcPr>
            <w:tcW w:w="1365" w:type="dxa"/>
            <w:vAlign w:val="center"/>
          </w:tcPr>
          <w:p w14:paraId="793F1A08"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04D6918E"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May 2012 – Oct 2012</w:t>
            </w:r>
          </w:p>
        </w:tc>
        <w:tc>
          <w:tcPr>
            <w:tcW w:w="3037" w:type="dxa"/>
            <w:vAlign w:val="center"/>
          </w:tcPr>
          <w:p w14:paraId="369AB6C0"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Oando PLC</w:t>
            </w:r>
          </w:p>
        </w:tc>
      </w:tr>
      <w:tr w:rsidR="001408E0" w:rsidRPr="004E0675" w14:paraId="1E7D4BA6" w14:textId="77777777" w:rsidTr="00DF3E38">
        <w:trPr>
          <w:trHeight w:val="752"/>
        </w:trPr>
        <w:tc>
          <w:tcPr>
            <w:tcW w:w="780" w:type="dxa"/>
            <w:vAlign w:val="center"/>
          </w:tcPr>
          <w:p w14:paraId="052F6403"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w:t>
            </w:r>
            <w:r>
              <w:rPr>
                <w:rFonts w:cs="Arial"/>
                <w:color w:val="000000" w:themeColor="text1"/>
                <w:lang w:val="en-GB" w:eastAsia="en-US"/>
              </w:rPr>
              <w:t>8</w:t>
            </w:r>
          </w:p>
        </w:tc>
        <w:tc>
          <w:tcPr>
            <w:tcW w:w="2916" w:type="dxa"/>
            <w:vAlign w:val="center"/>
          </w:tcPr>
          <w:p w14:paraId="061C6BA9"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Project Management Services, Seme Field Re-Development Project</w:t>
            </w:r>
          </w:p>
        </w:tc>
        <w:tc>
          <w:tcPr>
            <w:tcW w:w="1365" w:type="dxa"/>
            <w:vAlign w:val="center"/>
          </w:tcPr>
          <w:p w14:paraId="0B5AD816"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Seme, Republic of Benin</w:t>
            </w:r>
          </w:p>
        </w:tc>
        <w:tc>
          <w:tcPr>
            <w:tcW w:w="1683" w:type="dxa"/>
            <w:vAlign w:val="center"/>
          </w:tcPr>
          <w:p w14:paraId="3720857B"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February, 2012 – September 2015</w:t>
            </w:r>
          </w:p>
        </w:tc>
        <w:tc>
          <w:tcPr>
            <w:tcW w:w="3037" w:type="dxa"/>
            <w:vAlign w:val="center"/>
          </w:tcPr>
          <w:p w14:paraId="75AD9014"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South Atlantic Petroleum Company</w:t>
            </w:r>
          </w:p>
        </w:tc>
      </w:tr>
      <w:tr w:rsidR="001408E0" w:rsidRPr="004E0675" w14:paraId="491D6CFA" w14:textId="77777777" w:rsidTr="00DF3E38">
        <w:trPr>
          <w:trHeight w:val="752"/>
        </w:trPr>
        <w:tc>
          <w:tcPr>
            <w:tcW w:w="780" w:type="dxa"/>
            <w:vAlign w:val="center"/>
          </w:tcPr>
          <w:p w14:paraId="47CBE6D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w:t>
            </w:r>
            <w:r>
              <w:rPr>
                <w:rFonts w:cs="Arial"/>
                <w:color w:val="000000" w:themeColor="text1"/>
                <w:lang w:val="en-GB" w:eastAsia="en-US"/>
              </w:rPr>
              <w:t>9</w:t>
            </w:r>
          </w:p>
        </w:tc>
        <w:tc>
          <w:tcPr>
            <w:tcW w:w="2916" w:type="dxa"/>
            <w:vAlign w:val="center"/>
          </w:tcPr>
          <w:p w14:paraId="746471AA"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Owners Engineers SERVICES FOR JETTY EXECUTION</w:t>
            </w:r>
          </w:p>
        </w:tc>
        <w:tc>
          <w:tcPr>
            <w:tcW w:w="1365" w:type="dxa"/>
            <w:vAlign w:val="center"/>
          </w:tcPr>
          <w:p w14:paraId="4C698E9A"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08908FE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November 2011 - March 2013</w:t>
            </w:r>
          </w:p>
        </w:tc>
        <w:tc>
          <w:tcPr>
            <w:tcW w:w="3037" w:type="dxa"/>
            <w:vAlign w:val="center"/>
          </w:tcPr>
          <w:p w14:paraId="2CEE32BE"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Oando</w:t>
            </w:r>
          </w:p>
        </w:tc>
      </w:tr>
      <w:tr w:rsidR="001408E0" w:rsidRPr="004E0675" w14:paraId="52C9A93B" w14:textId="77777777" w:rsidTr="00DF3E38">
        <w:trPr>
          <w:trHeight w:val="752"/>
        </w:trPr>
        <w:tc>
          <w:tcPr>
            <w:tcW w:w="780" w:type="dxa"/>
            <w:vAlign w:val="center"/>
          </w:tcPr>
          <w:p w14:paraId="08EA9761"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Pr>
                <w:rFonts w:cs="Arial"/>
                <w:color w:val="000000" w:themeColor="text1"/>
                <w:lang w:val="en-GB" w:eastAsia="en-US"/>
              </w:rPr>
              <w:t>30</w:t>
            </w:r>
          </w:p>
        </w:tc>
        <w:tc>
          <w:tcPr>
            <w:tcW w:w="2916" w:type="dxa"/>
            <w:vAlign w:val="center"/>
          </w:tcPr>
          <w:p w14:paraId="2ABE0E93"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Detailed Engineering Services; QIT Flare Gas Elimination Project</w:t>
            </w:r>
          </w:p>
        </w:tc>
        <w:tc>
          <w:tcPr>
            <w:tcW w:w="1365" w:type="dxa"/>
            <w:vAlign w:val="center"/>
          </w:tcPr>
          <w:p w14:paraId="5841E8E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7391CFE5"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June 2011 to May 2012</w:t>
            </w:r>
          </w:p>
        </w:tc>
        <w:tc>
          <w:tcPr>
            <w:tcW w:w="3037" w:type="dxa"/>
            <w:vAlign w:val="center"/>
          </w:tcPr>
          <w:p w14:paraId="3BE17170"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proofErr w:type="spellStart"/>
            <w:r w:rsidRPr="004E0675">
              <w:rPr>
                <w:rFonts w:cs="Arial"/>
                <w:color w:val="000000" w:themeColor="text1"/>
                <w:lang w:val="en-GB" w:eastAsia="en-US"/>
              </w:rPr>
              <w:t>Sudelettra</w:t>
            </w:r>
            <w:proofErr w:type="spellEnd"/>
            <w:r w:rsidRPr="004E0675">
              <w:rPr>
                <w:rFonts w:cs="Arial"/>
                <w:color w:val="000000" w:themeColor="text1"/>
                <w:lang w:val="en-GB" w:eastAsia="en-US"/>
              </w:rPr>
              <w:t xml:space="preserve"> Nigeria Limited</w:t>
            </w:r>
          </w:p>
        </w:tc>
      </w:tr>
      <w:tr w:rsidR="001408E0" w:rsidRPr="004E0675" w14:paraId="0279AF54" w14:textId="77777777" w:rsidTr="00DF3E38">
        <w:trPr>
          <w:trHeight w:val="752"/>
        </w:trPr>
        <w:tc>
          <w:tcPr>
            <w:tcW w:w="780" w:type="dxa"/>
            <w:vAlign w:val="center"/>
          </w:tcPr>
          <w:p w14:paraId="1D6E2A95"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Pr>
                <w:rFonts w:cs="Arial"/>
                <w:color w:val="000000" w:themeColor="text1"/>
                <w:lang w:val="en-GB" w:eastAsia="en-US"/>
              </w:rPr>
              <w:t>31</w:t>
            </w:r>
          </w:p>
        </w:tc>
        <w:tc>
          <w:tcPr>
            <w:tcW w:w="2916" w:type="dxa"/>
            <w:vAlign w:val="center"/>
          </w:tcPr>
          <w:p w14:paraId="26644A0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Feasibility Study and FEED - Gas Pipeline Distribution</w:t>
            </w:r>
          </w:p>
        </w:tc>
        <w:tc>
          <w:tcPr>
            <w:tcW w:w="1365" w:type="dxa"/>
            <w:vAlign w:val="center"/>
          </w:tcPr>
          <w:p w14:paraId="7079D034"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0C3541E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June 2011 - November 2012</w:t>
            </w:r>
          </w:p>
        </w:tc>
        <w:tc>
          <w:tcPr>
            <w:tcW w:w="3037" w:type="dxa"/>
            <w:vAlign w:val="center"/>
          </w:tcPr>
          <w:p w14:paraId="722EA4EB"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Oando / Gaslink</w:t>
            </w:r>
          </w:p>
        </w:tc>
      </w:tr>
      <w:tr w:rsidR="001408E0" w:rsidRPr="004E0675" w14:paraId="0A401396" w14:textId="77777777" w:rsidTr="00DF3E38">
        <w:trPr>
          <w:trHeight w:val="752"/>
        </w:trPr>
        <w:tc>
          <w:tcPr>
            <w:tcW w:w="780" w:type="dxa"/>
            <w:vAlign w:val="center"/>
          </w:tcPr>
          <w:p w14:paraId="1147E8F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2</w:t>
            </w:r>
          </w:p>
        </w:tc>
        <w:tc>
          <w:tcPr>
            <w:tcW w:w="2916" w:type="dxa"/>
            <w:vAlign w:val="center"/>
          </w:tcPr>
          <w:p w14:paraId="0EC1B942"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FEED Services - Seme Field Development – Plem &amp; Admiralty Buoy</w:t>
            </w:r>
          </w:p>
        </w:tc>
        <w:tc>
          <w:tcPr>
            <w:tcW w:w="1365" w:type="dxa"/>
            <w:vAlign w:val="center"/>
          </w:tcPr>
          <w:p w14:paraId="38ECDBD0"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Seme, Republic of Benin</w:t>
            </w:r>
          </w:p>
        </w:tc>
        <w:tc>
          <w:tcPr>
            <w:tcW w:w="1683" w:type="dxa"/>
            <w:vAlign w:val="center"/>
          </w:tcPr>
          <w:p w14:paraId="71B9954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July 2011 – Nov. 2011</w:t>
            </w:r>
          </w:p>
        </w:tc>
        <w:tc>
          <w:tcPr>
            <w:tcW w:w="3037" w:type="dxa"/>
            <w:vAlign w:val="center"/>
          </w:tcPr>
          <w:p w14:paraId="77A18389"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EPIC Atlantic /SAPETRO</w:t>
            </w:r>
          </w:p>
        </w:tc>
      </w:tr>
      <w:tr w:rsidR="001408E0" w:rsidRPr="004E0675" w14:paraId="7CB189FD" w14:textId="77777777" w:rsidTr="00DF3E38">
        <w:trPr>
          <w:trHeight w:val="752"/>
        </w:trPr>
        <w:tc>
          <w:tcPr>
            <w:tcW w:w="780" w:type="dxa"/>
            <w:vAlign w:val="center"/>
          </w:tcPr>
          <w:p w14:paraId="573C1BDC"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3</w:t>
            </w:r>
          </w:p>
        </w:tc>
        <w:tc>
          <w:tcPr>
            <w:tcW w:w="2916" w:type="dxa"/>
            <w:vAlign w:val="center"/>
          </w:tcPr>
          <w:p w14:paraId="3805B3DE"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 xml:space="preserve">Rehabilitation of New Atlas Cove to </w:t>
            </w:r>
            <w:proofErr w:type="spellStart"/>
            <w:r w:rsidRPr="004E0675">
              <w:rPr>
                <w:rFonts w:cs="Arial"/>
                <w:color w:val="000000" w:themeColor="text1"/>
                <w:lang w:val="en-GB" w:eastAsia="en-US"/>
              </w:rPr>
              <w:t>Mosimi</w:t>
            </w:r>
            <w:proofErr w:type="spellEnd"/>
            <w:r w:rsidRPr="004E0675">
              <w:rPr>
                <w:rFonts w:cs="Arial"/>
                <w:color w:val="000000" w:themeColor="text1"/>
                <w:lang w:val="en-GB" w:eastAsia="en-US"/>
              </w:rPr>
              <w:t xml:space="preserve"> 16” Multi-Products Pipeline Project</w:t>
            </w:r>
          </w:p>
        </w:tc>
        <w:tc>
          <w:tcPr>
            <w:tcW w:w="1365" w:type="dxa"/>
            <w:vAlign w:val="center"/>
          </w:tcPr>
          <w:p w14:paraId="4DD22988"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1290371A"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November 2010 - December 2013</w:t>
            </w:r>
          </w:p>
        </w:tc>
        <w:tc>
          <w:tcPr>
            <w:tcW w:w="3037" w:type="dxa"/>
            <w:vAlign w:val="center"/>
          </w:tcPr>
          <w:p w14:paraId="419E9B1D"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Nigerian National Petroleum Corporation</w:t>
            </w:r>
          </w:p>
        </w:tc>
      </w:tr>
      <w:tr w:rsidR="001408E0" w:rsidRPr="004E0675" w14:paraId="1A19D3C1" w14:textId="77777777" w:rsidTr="00DF3E38">
        <w:trPr>
          <w:trHeight w:val="752"/>
        </w:trPr>
        <w:tc>
          <w:tcPr>
            <w:tcW w:w="780" w:type="dxa"/>
            <w:vAlign w:val="center"/>
          </w:tcPr>
          <w:p w14:paraId="4207A2A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4</w:t>
            </w:r>
          </w:p>
        </w:tc>
        <w:tc>
          <w:tcPr>
            <w:tcW w:w="2916" w:type="dxa"/>
            <w:vAlign w:val="center"/>
          </w:tcPr>
          <w:p w14:paraId="39F892C0"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Feasibility Study for Petroleum Products Supply &amp; Storage Terminal in the Lekki Free Trade Zone</w:t>
            </w:r>
          </w:p>
        </w:tc>
        <w:tc>
          <w:tcPr>
            <w:tcW w:w="1365" w:type="dxa"/>
            <w:vAlign w:val="center"/>
          </w:tcPr>
          <w:p w14:paraId="1022A9AB"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Lekki Free Trade Zone - Nigeria</w:t>
            </w:r>
          </w:p>
        </w:tc>
        <w:tc>
          <w:tcPr>
            <w:tcW w:w="1683" w:type="dxa"/>
            <w:vAlign w:val="center"/>
          </w:tcPr>
          <w:p w14:paraId="1CD3B767"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March, 2008 – July 2008</w:t>
            </w:r>
          </w:p>
        </w:tc>
        <w:tc>
          <w:tcPr>
            <w:tcW w:w="3037" w:type="dxa"/>
            <w:vAlign w:val="center"/>
          </w:tcPr>
          <w:p w14:paraId="012F9954"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DBN / DBN</w:t>
            </w:r>
          </w:p>
        </w:tc>
      </w:tr>
      <w:tr w:rsidR="001408E0" w:rsidRPr="004E0675" w14:paraId="1FB93354" w14:textId="77777777" w:rsidTr="00DF3E38">
        <w:trPr>
          <w:trHeight w:val="752"/>
        </w:trPr>
        <w:tc>
          <w:tcPr>
            <w:tcW w:w="780" w:type="dxa"/>
            <w:vAlign w:val="center"/>
            <w:hideMark/>
          </w:tcPr>
          <w:p w14:paraId="6BDD5B58"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5</w:t>
            </w:r>
          </w:p>
        </w:tc>
        <w:tc>
          <w:tcPr>
            <w:tcW w:w="2916" w:type="dxa"/>
            <w:vAlign w:val="center"/>
            <w:hideMark/>
          </w:tcPr>
          <w:p w14:paraId="26062835"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Petroleum Products Delivery System from New SPM to Marketers Jetties at APAPA - FEED Engineering</w:t>
            </w:r>
          </w:p>
        </w:tc>
        <w:tc>
          <w:tcPr>
            <w:tcW w:w="1365" w:type="dxa"/>
            <w:vAlign w:val="center"/>
            <w:hideMark/>
          </w:tcPr>
          <w:p w14:paraId="55414468"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APAPA - Nigeria</w:t>
            </w:r>
          </w:p>
        </w:tc>
        <w:tc>
          <w:tcPr>
            <w:tcW w:w="1683" w:type="dxa"/>
            <w:vAlign w:val="center"/>
            <w:hideMark/>
          </w:tcPr>
          <w:p w14:paraId="43EA2ABD"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August 2007 – February 2008</w:t>
            </w:r>
          </w:p>
        </w:tc>
        <w:tc>
          <w:tcPr>
            <w:tcW w:w="3037" w:type="dxa"/>
            <w:vAlign w:val="center"/>
            <w:hideMark/>
          </w:tcPr>
          <w:p w14:paraId="09767027"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OANDO PLC</w:t>
            </w:r>
          </w:p>
        </w:tc>
      </w:tr>
      <w:tr w:rsidR="001408E0" w:rsidRPr="004E0675" w14:paraId="60199A4A" w14:textId="77777777" w:rsidTr="00DF3E38">
        <w:trPr>
          <w:trHeight w:val="752"/>
        </w:trPr>
        <w:tc>
          <w:tcPr>
            <w:tcW w:w="780" w:type="dxa"/>
            <w:vAlign w:val="center"/>
            <w:hideMark/>
          </w:tcPr>
          <w:p w14:paraId="1EF2E8F9"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6</w:t>
            </w:r>
          </w:p>
        </w:tc>
        <w:tc>
          <w:tcPr>
            <w:tcW w:w="2916" w:type="dxa"/>
            <w:vAlign w:val="center"/>
            <w:hideMark/>
          </w:tcPr>
          <w:p w14:paraId="67E0488F"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Petroleum Products Terminal in the Lekki Free Trade Zone or any other Oando selected location</w:t>
            </w:r>
          </w:p>
        </w:tc>
        <w:tc>
          <w:tcPr>
            <w:tcW w:w="1365" w:type="dxa"/>
            <w:vAlign w:val="center"/>
            <w:hideMark/>
          </w:tcPr>
          <w:p w14:paraId="224C8751"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Lagos</w:t>
            </w:r>
          </w:p>
        </w:tc>
        <w:tc>
          <w:tcPr>
            <w:tcW w:w="1683" w:type="dxa"/>
            <w:vAlign w:val="center"/>
            <w:hideMark/>
          </w:tcPr>
          <w:p w14:paraId="6CF00172"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August 2007 – January 2008</w:t>
            </w:r>
          </w:p>
        </w:tc>
        <w:tc>
          <w:tcPr>
            <w:tcW w:w="3037" w:type="dxa"/>
            <w:vAlign w:val="center"/>
            <w:hideMark/>
          </w:tcPr>
          <w:p w14:paraId="4E745625"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Oando PLC</w:t>
            </w:r>
          </w:p>
        </w:tc>
      </w:tr>
      <w:tr w:rsidR="001408E0" w:rsidRPr="004E0675" w14:paraId="65AC67BD" w14:textId="77777777" w:rsidTr="00DF3E38">
        <w:trPr>
          <w:trHeight w:val="501"/>
        </w:trPr>
        <w:tc>
          <w:tcPr>
            <w:tcW w:w="780" w:type="dxa"/>
            <w:vAlign w:val="center"/>
            <w:hideMark/>
          </w:tcPr>
          <w:p w14:paraId="5140E259"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7</w:t>
            </w:r>
          </w:p>
        </w:tc>
        <w:tc>
          <w:tcPr>
            <w:tcW w:w="2916" w:type="dxa"/>
            <w:vAlign w:val="center"/>
            <w:hideMark/>
          </w:tcPr>
          <w:p w14:paraId="41384587"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Engineering Design &amp; EIA Study for LPG Facilities</w:t>
            </w:r>
          </w:p>
        </w:tc>
        <w:tc>
          <w:tcPr>
            <w:tcW w:w="1365" w:type="dxa"/>
            <w:vAlign w:val="center"/>
            <w:hideMark/>
          </w:tcPr>
          <w:p w14:paraId="26D013AD"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Tamora Island – Lagos</w:t>
            </w:r>
          </w:p>
        </w:tc>
        <w:tc>
          <w:tcPr>
            <w:tcW w:w="1683" w:type="dxa"/>
            <w:vAlign w:val="center"/>
            <w:hideMark/>
          </w:tcPr>
          <w:p w14:paraId="178FA034"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2007 – 2008</w:t>
            </w:r>
          </w:p>
        </w:tc>
        <w:tc>
          <w:tcPr>
            <w:tcW w:w="3037" w:type="dxa"/>
            <w:vAlign w:val="center"/>
            <w:hideMark/>
          </w:tcPr>
          <w:p w14:paraId="7C01A1E2"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proofErr w:type="spellStart"/>
            <w:r w:rsidRPr="004E0675">
              <w:rPr>
                <w:rFonts w:cs="Arial"/>
                <w:color w:val="000000" w:themeColor="text1"/>
                <w:lang w:val="en-GB" w:eastAsia="en-US"/>
              </w:rPr>
              <w:t>Linetrale</w:t>
            </w:r>
            <w:proofErr w:type="spellEnd"/>
            <w:r w:rsidRPr="004E0675">
              <w:rPr>
                <w:rFonts w:cs="Arial"/>
                <w:color w:val="000000" w:themeColor="text1"/>
                <w:lang w:val="en-GB" w:eastAsia="en-US"/>
              </w:rPr>
              <w:t xml:space="preserve"> Gas Limited</w:t>
            </w:r>
          </w:p>
        </w:tc>
      </w:tr>
      <w:tr w:rsidR="001408E0" w:rsidRPr="004E0675" w14:paraId="533DEF26" w14:textId="77777777" w:rsidTr="00DF3E38">
        <w:trPr>
          <w:trHeight w:val="501"/>
        </w:trPr>
        <w:tc>
          <w:tcPr>
            <w:tcW w:w="780" w:type="dxa"/>
            <w:vAlign w:val="center"/>
          </w:tcPr>
          <w:p w14:paraId="2214BB9E"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8</w:t>
            </w:r>
          </w:p>
        </w:tc>
        <w:tc>
          <w:tcPr>
            <w:tcW w:w="2916" w:type="dxa"/>
            <w:vAlign w:val="center"/>
          </w:tcPr>
          <w:p w14:paraId="106E5CD7"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Revamp of ATLAS COVE Depot Facilities</w:t>
            </w:r>
          </w:p>
        </w:tc>
        <w:tc>
          <w:tcPr>
            <w:tcW w:w="1365" w:type="dxa"/>
            <w:vAlign w:val="center"/>
          </w:tcPr>
          <w:p w14:paraId="74EC5FAC"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Nigeria</w:t>
            </w:r>
          </w:p>
        </w:tc>
        <w:tc>
          <w:tcPr>
            <w:tcW w:w="1683" w:type="dxa"/>
            <w:vAlign w:val="center"/>
          </w:tcPr>
          <w:p w14:paraId="2B1F32D6"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August, 2006 – September, 2008</w:t>
            </w:r>
          </w:p>
        </w:tc>
        <w:tc>
          <w:tcPr>
            <w:tcW w:w="3037" w:type="dxa"/>
            <w:vAlign w:val="center"/>
          </w:tcPr>
          <w:p w14:paraId="66EDFE34"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Pipelines and Products Marketing Company</w:t>
            </w:r>
          </w:p>
        </w:tc>
      </w:tr>
      <w:tr w:rsidR="001408E0" w:rsidRPr="004E0675" w14:paraId="70862D9E" w14:textId="77777777" w:rsidTr="00DF3E38">
        <w:trPr>
          <w:trHeight w:val="752"/>
        </w:trPr>
        <w:tc>
          <w:tcPr>
            <w:tcW w:w="780" w:type="dxa"/>
            <w:vAlign w:val="center"/>
          </w:tcPr>
          <w:p w14:paraId="0A0C71FB"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3</w:t>
            </w:r>
            <w:r>
              <w:rPr>
                <w:rFonts w:cs="Arial"/>
                <w:color w:val="000000" w:themeColor="text1"/>
                <w:lang w:val="en-GB" w:eastAsia="en-US"/>
              </w:rPr>
              <w:t>9</w:t>
            </w:r>
          </w:p>
        </w:tc>
        <w:tc>
          <w:tcPr>
            <w:tcW w:w="2916" w:type="dxa"/>
            <w:vAlign w:val="center"/>
          </w:tcPr>
          <w:p w14:paraId="1A7D5040" w14:textId="77777777" w:rsidR="001408E0" w:rsidRPr="00540900" w:rsidRDefault="001408E0" w:rsidP="00DF3E38">
            <w:pPr>
              <w:overflowPunct/>
              <w:autoSpaceDE/>
              <w:autoSpaceDN/>
              <w:adjustRightInd/>
              <w:textAlignment w:val="auto"/>
              <w:rPr>
                <w:rFonts w:cs="Arial"/>
                <w:color w:val="000000" w:themeColor="text1"/>
                <w:lang w:val="pl-PL" w:eastAsia="en-US"/>
              </w:rPr>
            </w:pPr>
            <w:r w:rsidRPr="00540900">
              <w:rPr>
                <w:rFonts w:cs="Arial"/>
                <w:color w:val="000000" w:themeColor="text1"/>
                <w:lang w:val="pl-PL" w:eastAsia="en-US"/>
              </w:rPr>
              <w:t xml:space="preserve">Oben – </w:t>
            </w:r>
            <w:proofErr w:type="spellStart"/>
            <w:r w:rsidRPr="00540900">
              <w:rPr>
                <w:rFonts w:cs="Arial"/>
                <w:color w:val="000000" w:themeColor="text1"/>
                <w:lang w:val="pl-PL" w:eastAsia="en-US"/>
              </w:rPr>
              <w:t>Ajaokuta</w:t>
            </w:r>
            <w:proofErr w:type="spellEnd"/>
            <w:r w:rsidRPr="00540900">
              <w:rPr>
                <w:rFonts w:cs="Arial"/>
                <w:color w:val="000000" w:themeColor="text1"/>
                <w:lang w:val="pl-PL" w:eastAsia="en-US"/>
              </w:rPr>
              <w:t xml:space="preserve"> – Abuja – Kaduna Gas </w:t>
            </w:r>
            <w:proofErr w:type="spellStart"/>
            <w:r w:rsidRPr="00540900">
              <w:rPr>
                <w:rFonts w:cs="Arial"/>
                <w:color w:val="000000" w:themeColor="text1"/>
                <w:lang w:val="pl-PL" w:eastAsia="en-US"/>
              </w:rPr>
              <w:t>Pipeline</w:t>
            </w:r>
            <w:proofErr w:type="spellEnd"/>
            <w:r w:rsidRPr="00540900">
              <w:rPr>
                <w:rFonts w:cs="Arial"/>
                <w:color w:val="000000" w:themeColor="text1"/>
                <w:lang w:val="pl-PL" w:eastAsia="en-US"/>
              </w:rPr>
              <w:t xml:space="preserve"> System</w:t>
            </w:r>
          </w:p>
        </w:tc>
        <w:tc>
          <w:tcPr>
            <w:tcW w:w="1365" w:type="dxa"/>
            <w:vAlign w:val="center"/>
          </w:tcPr>
          <w:p w14:paraId="547C6537"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Oben – Ajaokuta – Abuja – Kaduna</w:t>
            </w:r>
          </w:p>
        </w:tc>
        <w:tc>
          <w:tcPr>
            <w:tcW w:w="1683" w:type="dxa"/>
            <w:vAlign w:val="center"/>
          </w:tcPr>
          <w:p w14:paraId="4343D123"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Nov. 2006 – March 2007</w:t>
            </w:r>
          </w:p>
        </w:tc>
        <w:tc>
          <w:tcPr>
            <w:tcW w:w="3037" w:type="dxa"/>
            <w:vAlign w:val="center"/>
          </w:tcPr>
          <w:p w14:paraId="1BBB039C"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NGC / POSCO</w:t>
            </w:r>
          </w:p>
        </w:tc>
      </w:tr>
      <w:tr w:rsidR="001408E0" w:rsidRPr="004E0675" w14:paraId="4307BB6C" w14:textId="77777777" w:rsidTr="00DF3E38">
        <w:trPr>
          <w:trHeight w:val="501"/>
        </w:trPr>
        <w:tc>
          <w:tcPr>
            <w:tcW w:w="780" w:type="dxa"/>
            <w:vAlign w:val="center"/>
            <w:hideMark/>
          </w:tcPr>
          <w:p w14:paraId="6690FE35"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Pr>
                <w:rFonts w:cs="Arial"/>
                <w:color w:val="000000" w:themeColor="text1"/>
                <w:lang w:val="en-GB" w:eastAsia="en-US"/>
              </w:rPr>
              <w:t>40</w:t>
            </w:r>
          </w:p>
        </w:tc>
        <w:tc>
          <w:tcPr>
            <w:tcW w:w="2916" w:type="dxa"/>
            <w:vAlign w:val="center"/>
            <w:hideMark/>
          </w:tcPr>
          <w:p w14:paraId="6375222D"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Rehabilitation of Escravos IBP and Tank facilities</w:t>
            </w:r>
          </w:p>
        </w:tc>
        <w:tc>
          <w:tcPr>
            <w:tcW w:w="1365" w:type="dxa"/>
            <w:vAlign w:val="center"/>
            <w:hideMark/>
          </w:tcPr>
          <w:p w14:paraId="1FACF9E8" w14:textId="77777777" w:rsidR="001408E0" w:rsidRPr="004E0675" w:rsidRDefault="001408E0" w:rsidP="00DF3E38">
            <w:pPr>
              <w:overflowPunct/>
              <w:autoSpaceDE/>
              <w:autoSpaceDN/>
              <w:adjustRightInd/>
              <w:textAlignment w:val="auto"/>
              <w:rPr>
                <w:rFonts w:cs="Arial"/>
                <w:color w:val="000000" w:themeColor="text1"/>
                <w:lang w:val="en-GB" w:eastAsia="en-US"/>
              </w:rPr>
            </w:pPr>
            <w:r w:rsidRPr="004E0675">
              <w:rPr>
                <w:rFonts w:cs="Arial"/>
                <w:color w:val="000000" w:themeColor="text1"/>
                <w:lang w:val="en-GB" w:eastAsia="en-US"/>
              </w:rPr>
              <w:t>Escravos, Nigeria</w:t>
            </w:r>
          </w:p>
        </w:tc>
        <w:tc>
          <w:tcPr>
            <w:tcW w:w="1683" w:type="dxa"/>
            <w:vAlign w:val="center"/>
            <w:hideMark/>
          </w:tcPr>
          <w:p w14:paraId="49FBFFCA" w14:textId="77777777" w:rsidR="001408E0" w:rsidRPr="004E0675" w:rsidRDefault="001408E0" w:rsidP="00DF3E38">
            <w:pPr>
              <w:overflowPunct/>
              <w:autoSpaceDE/>
              <w:autoSpaceDN/>
              <w:adjustRightInd/>
              <w:jc w:val="center"/>
              <w:textAlignment w:val="auto"/>
              <w:rPr>
                <w:rFonts w:cs="Arial"/>
                <w:color w:val="000000" w:themeColor="text1"/>
                <w:lang w:val="en-GB" w:eastAsia="en-US"/>
              </w:rPr>
            </w:pPr>
            <w:r w:rsidRPr="004E0675">
              <w:rPr>
                <w:rFonts w:cs="Arial"/>
                <w:color w:val="000000" w:themeColor="text1"/>
                <w:lang w:val="en-GB" w:eastAsia="en-US"/>
              </w:rPr>
              <w:t>2005 – 2006</w:t>
            </w:r>
          </w:p>
        </w:tc>
        <w:tc>
          <w:tcPr>
            <w:tcW w:w="3037" w:type="dxa"/>
            <w:vAlign w:val="center"/>
            <w:hideMark/>
          </w:tcPr>
          <w:p w14:paraId="6390BF4C" w14:textId="77777777" w:rsidR="001408E0" w:rsidRPr="004E0675" w:rsidRDefault="001408E0" w:rsidP="00DF3E38">
            <w:pPr>
              <w:overflowPunct/>
              <w:autoSpaceDE/>
              <w:autoSpaceDN/>
              <w:adjustRightInd/>
              <w:jc w:val="left"/>
              <w:textAlignment w:val="auto"/>
              <w:rPr>
                <w:rFonts w:cs="Arial"/>
                <w:color w:val="000000" w:themeColor="text1"/>
                <w:lang w:val="en-GB" w:eastAsia="en-US"/>
              </w:rPr>
            </w:pPr>
            <w:r w:rsidRPr="004E0675">
              <w:rPr>
                <w:rFonts w:cs="Arial"/>
                <w:color w:val="000000" w:themeColor="text1"/>
                <w:lang w:val="en-GB" w:eastAsia="en-US"/>
              </w:rPr>
              <w:t>Pipelines and Products Marketing Company</w:t>
            </w:r>
          </w:p>
        </w:tc>
      </w:tr>
    </w:tbl>
    <w:p w14:paraId="6EFA789D" w14:textId="7D7EC4ED" w:rsidR="00296DB0" w:rsidRDefault="00296DB0">
      <w:pPr>
        <w:overflowPunct/>
        <w:autoSpaceDE/>
        <w:autoSpaceDN/>
        <w:adjustRightInd/>
        <w:jc w:val="left"/>
        <w:textAlignment w:val="auto"/>
        <w:rPr>
          <w:rFonts w:cs="Arial"/>
          <w:lang w:eastAsia="en-US"/>
        </w:rPr>
      </w:pPr>
      <w:bookmarkStart w:id="32" w:name="_Toc54255294"/>
      <w:bookmarkStart w:id="33" w:name="_Toc54255426"/>
    </w:p>
    <w:p w14:paraId="5F0E8D7B" w14:textId="6B7F19F5" w:rsidR="002F7927" w:rsidRPr="004E0675" w:rsidRDefault="002F7927" w:rsidP="00336FD6">
      <w:pPr>
        <w:pStyle w:val="Heading2"/>
        <w:ind w:left="850" w:hanging="850"/>
        <w:rPr>
          <w:rFonts w:cs="Arial"/>
          <w:sz w:val="22"/>
          <w:lang w:val="en-US"/>
        </w:rPr>
      </w:pPr>
      <w:bookmarkStart w:id="34" w:name="_Toc132726720"/>
      <w:r w:rsidRPr="004E0675">
        <w:rPr>
          <w:rFonts w:cs="Arial"/>
          <w:sz w:val="22"/>
          <w:lang w:val="en-US"/>
        </w:rPr>
        <w:lastRenderedPageBreak/>
        <w:t>References</w:t>
      </w:r>
      <w:bookmarkEnd w:id="32"/>
      <w:bookmarkEnd w:id="33"/>
      <w:bookmarkEnd w:id="34"/>
      <w:r w:rsidRPr="004E0675">
        <w:rPr>
          <w:rFonts w:cs="Arial"/>
          <w:sz w:val="22"/>
          <w:lang w:val="en-US"/>
        </w:rPr>
        <w:t xml:space="preserve"> </w:t>
      </w:r>
    </w:p>
    <w:p w14:paraId="4C5684D2" w14:textId="22777CB2" w:rsidR="002F7927" w:rsidRPr="004E0675" w:rsidRDefault="00035B5D" w:rsidP="002F7927">
      <w:pPr>
        <w:pStyle w:val="Textnormal"/>
        <w:rPr>
          <w:rFonts w:cs="Arial"/>
          <w:sz w:val="22"/>
          <w:szCs w:val="22"/>
        </w:rPr>
      </w:pPr>
      <w:r w:rsidRPr="004E0675">
        <w:rPr>
          <w:rFonts w:cs="Arial"/>
          <w:sz w:val="22"/>
          <w:szCs w:val="22"/>
        </w:rPr>
        <w:t xml:space="preserve">A </w:t>
      </w:r>
      <w:r w:rsidR="00E7683F" w:rsidRPr="004E0675">
        <w:rPr>
          <w:rFonts w:cs="Arial"/>
          <w:sz w:val="22"/>
          <w:szCs w:val="22"/>
        </w:rPr>
        <w:t>process overview demonstrating ILF’s capacity is given in the attachment(s) below</w:t>
      </w:r>
      <w:r w:rsidR="00296DB0">
        <w:rPr>
          <w:rFonts w:cs="Arial"/>
          <w:sz w:val="22"/>
          <w:szCs w:val="22"/>
        </w:rPr>
        <w:t>:</w:t>
      </w:r>
    </w:p>
    <w:p w14:paraId="0B3B5102" w14:textId="2A4C7390" w:rsidR="00E7683F" w:rsidRPr="004E0675" w:rsidRDefault="00E7683F" w:rsidP="00E7683F">
      <w:pPr>
        <w:pStyle w:val="Textnormal"/>
        <w:rPr>
          <w:rFonts w:cs="Arial"/>
          <w:sz w:val="22"/>
          <w:szCs w:val="22"/>
        </w:rPr>
      </w:pPr>
      <w:bookmarkStart w:id="35" w:name="_Toc94181037"/>
      <w:bookmarkStart w:id="36" w:name="_Toc114229882"/>
      <w:r w:rsidRPr="004E0675">
        <w:rPr>
          <w:rFonts w:cs="Arial"/>
          <w:sz w:val="22"/>
          <w:szCs w:val="22"/>
        </w:rPr>
        <w:t xml:space="preserve">Attachment </w:t>
      </w:r>
      <w:r w:rsidRPr="004E0675">
        <w:rPr>
          <w:rFonts w:cs="Arial"/>
          <w:sz w:val="22"/>
          <w:szCs w:val="22"/>
        </w:rPr>
        <w:fldChar w:fldCharType="begin"/>
      </w:r>
      <w:r w:rsidRPr="004E0675">
        <w:rPr>
          <w:rFonts w:cs="Arial"/>
          <w:sz w:val="22"/>
          <w:szCs w:val="22"/>
        </w:rPr>
        <w:instrText xml:space="preserve"> SEQ Attachment \* ARABIC </w:instrText>
      </w:r>
      <w:r w:rsidRPr="004E0675">
        <w:rPr>
          <w:rFonts w:cs="Arial"/>
          <w:sz w:val="22"/>
          <w:szCs w:val="22"/>
        </w:rPr>
        <w:fldChar w:fldCharType="separate"/>
      </w:r>
      <w:r w:rsidR="00C5725A">
        <w:rPr>
          <w:rFonts w:cs="Arial"/>
          <w:noProof/>
          <w:sz w:val="22"/>
          <w:szCs w:val="22"/>
        </w:rPr>
        <w:t>1</w:t>
      </w:r>
      <w:r w:rsidRPr="004E0675">
        <w:rPr>
          <w:rFonts w:cs="Arial"/>
          <w:sz w:val="22"/>
          <w:szCs w:val="22"/>
        </w:rPr>
        <w:fldChar w:fldCharType="end"/>
      </w:r>
      <w:r w:rsidRPr="004E0675">
        <w:rPr>
          <w:rFonts w:cs="Arial"/>
          <w:sz w:val="22"/>
          <w:szCs w:val="22"/>
        </w:rPr>
        <w:t xml:space="preserve"> – Company Brochures</w:t>
      </w:r>
      <w:bookmarkEnd w:id="35"/>
      <w:bookmarkEnd w:id="36"/>
    </w:p>
    <w:p w14:paraId="6D009871" w14:textId="77777777" w:rsidR="00094BCE" w:rsidRDefault="00094BCE">
      <w:pPr>
        <w:overflowPunct/>
        <w:autoSpaceDE/>
        <w:autoSpaceDN/>
        <w:adjustRightInd/>
        <w:jc w:val="left"/>
        <w:textAlignment w:val="auto"/>
        <w:rPr>
          <w:rFonts w:cs="Arial"/>
          <w:b/>
          <w:caps/>
          <w:color w:val="305291" w:themeColor="accent1"/>
          <w:kern w:val="28"/>
        </w:rPr>
      </w:pPr>
      <w:bookmarkStart w:id="37" w:name="_Ref444506239"/>
      <w:bookmarkStart w:id="38" w:name="_Toc54255299"/>
      <w:bookmarkStart w:id="39" w:name="_Toc54255431"/>
      <w:r>
        <w:rPr>
          <w:rFonts w:cs="Arial"/>
        </w:rPr>
        <w:br w:type="page"/>
      </w:r>
    </w:p>
    <w:p w14:paraId="62E2654D" w14:textId="21BB50B2" w:rsidR="00DB2C79" w:rsidRDefault="00DB2C79" w:rsidP="00564882">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40" w:name="_Toc132726721"/>
      <w:r w:rsidRPr="00564882">
        <w:rPr>
          <w:sz w:val="22"/>
        </w:rPr>
        <w:lastRenderedPageBreak/>
        <w:t>SCOPE OF SERVICE</w:t>
      </w:r>
      <w:bookmarkEnd w:id="40"/>
      <w:r w:rsidRPr="00564882">
        <w:rPr>
          <w:sz w:val="22"/>
        </w:rPr>
        <w:t xml:space="preserve"> </w:t>
      </w:r>
    </w:p>
    <w:p w14:paraId="5AEB85B2" w14:textId="77777777" w:rsidR="00CF5AC9" w:rsidRDefault="00CF5AC9" w:rsidP="00CF5AC9">
      <w:pPr>
        <w:pStyle w:val="Heading2"/>
        <w:keepNext/>
        <w:tabs>
          <w:tab w:val="num" w:pos="851"/>
          <w:tab w:val="num" w:pos="1211"/>
        </w:tabs>
        <w:overflowPunct/>
        <w:autoSpaceDE/>
        <w:autoSpaceDN/>
        <w:adjustRightInd/>
        <w:spacing w:after="240"/>
        <w:ind w:left="851" w:hanging="851"/>
        <w:jc w:val="both"/>
        <w:textAlignment w:val="auto"/>
      </w:pPr>
      <w:bookmarkStart w:id="41" w:name="_Toc76232930"/>
      <w:bookmarkStart w:id="42" w:name="_Toc132726722"/>
      <w:r>
        <w:t>General Outline</w:t>
      </w:r>
      <w:bookmarkEnd w:id="41"/>
      <w:bookmarkEnd w:id="42"/>
    </w:p>
    <w:p w14:paraId="6BE93F0F" w14:textId="300B48AE" w:rsidR="00A431FF" w:rsidRPr="00A431FF"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A431FF">
        <w:rPr>
          <w:rFonts w:cs="Arial"/>
          <w:lang w:val="en-GB"/>
        </w:rPr>
        <w:t xml:space="preserve">The TA </w:t>
      </w:r>
      <w:r w:rsidR="000D7FC7">
        <w:rPr>
          <w:rFonts w:cs="Arial"/>
          <w:lang w:val="en-GB"/>
        </w:rPr>
        <w:t xml:space="preserve">(Technical Advisor) </w:t>
      </w:r>
      <w:r w:rsidRPr="00A431FF">
        <w:rPr>
          <w:rFonts w:cs="Arial"/>
          <w:lang w:val="en-GB"/>
        </w:rPr>
        <w:t>shall review the projected construction programme, expenditure schedule and adequacy of the arrangements made at the site to achieve the projected construction schedule on a monthly basis;</w:t>
      </w:r>
    </w:p>
    <w:p w14:paraId="6E25073A" w14:textId="04366778" w:rsidR="00A431FF" w:rsidRPr="00A431FF"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A431FF">
        <w:rPr>
          <w:rFonts w:cs="Arial"/>
          <w:lang w:val="en-GB"/>
        </w:rPr>
        <w:t xml:space="preserve">The TA shall review, assist, advise and report to the </w:t>
      </w:r>
      <w:r w:rsidR="000220FF">
        <w:rPr>
          <w:rFonts w:cs="Arial"/>
          <w:lang w:val="en-GB"/>
        </w:rPr>
        <w:t>client</w:t>
      </w:r>
      <w:r w:rsidR="000220FF" w:rsidRPr="00A431FF">
        <w:rPr>
          <w:rFonts w:cs="Arial"/>
          <w:lang w:val="en-GB"/>
        </w:rPr>
        <w:t xml:space="preserve"> </w:t>
      </w:r>
      <w:r w:rsidRPr="00A431FF">
        <w:rPr>
          <w:rFonts w:cs="Arial"/>
          <w:lang w:val="en-GB"/>
        </w:rPr>
        <w:t>on the progress of work on a monthly basis, vis-à-vis program of construction and milestone dates specified in the various construction and procurement agreements related to the development of the project;</w:t>
      </w:r>
    </w:p>
    <w:p w14:paraId="7E4F0420" w14:textId="785C5921" w:rsidR="00E66F0C" w:rsidRPr="00E66F0C" w:rsidRDefault="00E66F0C" w:rsidP="00E66F0C">
      <w:pPr>
        <w:numPr>
          <w:ilvl w:val="0"/>
          <w:numId w:val="26"/>
        </w:numPr>
        <w:overflowPunct/>
        <w:autoSpaceDE/>
        <w:autoSpaceDN/>
        <w:adjustRightInd/>
        <w:spacing w:after="120" w:line="360" w:lineRule="auto"/>
        <w:ind w:left="1440" w:hanging="540"/>
        <w:textAlignment w:val="auto"/>
        <w:rPr>
          <w:rFonts w:cs="Arial"/>
          <w:lang w:val="en-GB"/>
        </w:rPr>
      </w:pPr>
      <w:r w:rsidRPr="00E66F0C">
        <w:rPr>
          <w:rFonts w:cs="Arial"/>
          <w:lang w:val="en-GB"/>
        </w:rPr>
        <w:t xml:space="preserve">Engineering vetting for FEED and Detailed Design – define certain milestones for which the FEED and DED packages will be reviewed. </w:t>
      </w:r>
    </w:p>
    <w:p w14:paraId="385E4646" w14:textId="77777777" w:rsidR="00E66F0C" w:rsidRPr="00E66F0C" w:rsidRDefault="00E66F0C" w:rsidP="00E66F0C">
      <w:pPr>
        <w:numPr>
          <w:ilvl w:val="0"/>
          <w:numId w:val="26"/>
        </w:numPr>
        <w:overflowPunct/>
        <w:autoSpaceDE/>
        <w:autoSpaceDN/>
        <w:adjustRightInd/>
        <w:spacing w:after="120" w:line="360" w:lineRule="auto"/>
        <w:ind w:left="1440" w:hanging="540"/>
        <w:textAlignment w:val="auto"/>
        <w:rPr>
          <w:rFonts w:cs="Arial"/>
          <w:lang w:val="en-GB"/>
        </w:rPr>
      </w:pPr>
      <w:r w:rsidRPr="00E66F0C">
        <w:rPr>
          <w:rFonts w:cs="Arial"/>
          <w:lang w:val="en-GB"/>
        </w:rPr>
        <w:t xml:space="preserve">Procurement Support – review of procurement packages </w:t>
      </w:r>
    </w:p>
    <w:p w14:paraId="308288F6" w14:textId="4BCCF920" w:rsidR="00A431FF" w:rsidRPr="00A431FF"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A431FF">
        <w:rPr>
          <w:rFonts w:cs="Arial"/>
          <w:lang w:val="en-GB"/>
        </w:rPr>
        <w:t>The TA shall carry out spot verification of the quality of the various components of Project vis-à-vis approved specifications;</w:t>
      </w:r>
    </w:p>
    <w:p w14:paraId="1ACD006A" w14:textId="5341C99C" w:rsidR="00A431FF" w:rsidRPr="00DE75A1"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DE75A1">
        <w:rPr>
          <w:rFonts w:cs="Arial"/>
          <w:lang w:val="en-GB"/>
        </w:rPr>
        <w:t>The TA shall review quality control tests carried out;</w:t>
      </w:r>
    </w:p>
    <w:p w14:paraId="45959B14" w14:textId="1DE04369" w:rsidR="00A431FF" w:rsidRPr="00EB2EFC"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EB2EFC">
        <w:rPr>
          <w:rFonts w:cs="Arial"/>
          <w:lang w:val="en-GB"/>
        </w:rPr>
        <w:t xml:space="preserve">The TA shall </w:t>
      </w:r>
      <w:r w:rsidR="00446328">
        <w:rPr>
          <w:rFonts w:cs="Arial"/>
          <w:lang w:val="en-GB"/>
        </w:rPr>
        <w:t>review and</w:t>
      </w:r>
      <w:r w:rsidRPr="00EB2EFC">
        <w:rPr>
          <w:rFonts w:cs="Arial"/>
          <w:lang w:val="en-GB"/>
        </w:rPr>
        <w:t xml:space="preserve"> assess variation orders;</w:t>
      </w:r>
    </w:p>
    <w:p w14:paraId="176B2D6D" w14:textId="3F86CF89" w:rsidR="00A431FF" w:rsidRPr="00446328"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66587C">
        <w:rPr>
          <w:rFonts w:cs="Arial"/>
          <w:lang w:val="en-GB"/>
        </w:rPr>
        <w:t xml:space="preserve">The TA shall </w:t>
      </w:r>
      <w:r w:rsidR="00446328">
        <w:rPr>
          <w:rFonts w:cs="Arial"/>
          <w:lang w:val="en-GB"/>
        </w:rPr>
        <w:t>review</w:t>
      </w:r>
      <w:r w:rsidRPr="0066587C">
        <w:rPr>
          <w:rFonts w:cs="Arial"/>
          <w:lang w:val="en-GB"/>
        </w:rPr>
        <w:t xml:space="preserve"> adherence to environmental regulations and report on any present / future risks that arise during Project implementation; assess compliance with HS</w:t>
      </w:r>
      <w:r w:rsidRPr="00446328">
        <w:rPr>
          <w:rFonts w:cs="Arial"/>
          <w:lang w:val="en-GB"/>
        </w:rPr>
        <w:t>E and environment and social management plan specified in the Facility agreement</w:t>
      </w:r>
    </w:p>
    <w:p w14:paraId="05BA7C4D" w14:textId="45A61BB4" w:rsidR="00A431FF" w:rsidRPr="00446328"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446328">
        <w:rPr>
          <w:rFonts w:cs="Arial"/>
          <w:lang w:val="en-GB"/>
        </w:rPr>
        <w:t xml:space="preserve">The TA shall bring to the notice of the </w:t>
      </w:r>
      <w:r w:rsidR="000D7FC7">
        <w:rPr>
          <w:rFonts w:cs="Arial"/>
          <w:lang w:val="en-GB"/>
        </w:rPr>
        <w:t>client</w:t>
      </w:r>
      <w:r w:rsidR="000D7FC7" w:rsidRPr="00446328">
        <w:rPr>
          <w:rFonts w:cs="Arial"/>
          <w:lang w:val="en-GB"/>
        </w:rPr>
        <w:t xml:space="preserve"> </w:t>
      </w:r>
      <w:r w:rsidRPr="00446328">
        <w:rPr>
          <w:rFonts w:cs="Arial"/>
          <w:lang w:val="en-GB"/>
        </w:rPr>
        <w:t>any event, which may lead to a Force Majeure event as laid down under contracts related to construction and procurements of various components of the Project, which may lead to time or cost overrun;</w:t>
      </w:r>
    </w:p>
    <w:p w14:paraId="5E3F574F" w14:textId="576A8C6A" w:rsidR="00A431FF" w:rsidRPr="009B1107"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9B1107">
        <w:rPr>
          <w:rFonts w:cs="Arial"/>
          <w:lang w:val="en-GB"/>
        </w:rPr>
        <w:t>The TA shall review the status of necessary approvals, permits, licenses, notifications, Project completion certificates, etc. as may be required for implementation of the Project;</w:t>
      </w:r>
    </w:p>
    <w:p w14:paraId="3F055A86" w14:textId="6F75D10B" w:rsidR="00A431FF" w:rsidRPr="00446328"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9B1107">
        <w:rPr>
          <w:rFonts w:cs="Arial"/>
          <w:lang w:val="en-GB"/>
        </w:rPr>
        <w:t xml:space="preserve">Identification and </w:t>
      </w:r>
      <w:r w:rsidR="00446328">
        <w:rPr>
          <w:rFonts w:cs="Arial"/>
          <w:lang w:val="en-GB"/>
        </w:rPr>
        <w:t>review of cost overruns (if any) and on time over runs (if any) and make recommendation</w:t>
      </w:r>
      <w:r w:rsidRPr="00446328">
        <w:rPr>
          <w:rFonts w:cs="Arial"/>
          <w:lang w:val="en-GB"/>
        </w:rPr>
        <w:t>.</w:t>
      </w:r>
    </w:p>
    <w:p w14:paraId="4B6EA4F0" w14:textId="5212EB4C" w:rsidR="00A431FF" w:rsidRPr="00446328" w:rsidRDefault="00A431FF" w:rsidP="00A431FF">
      <w:pPr>
        <w:numPr>
          <w:ilvl w:val="0"/>
          <w:numId w:val="26"/>
        </w:numPr>
        <w:overflowPunct/>
        <w:autoSpaceDE/>
        <w:autoSpaceDN/>
        <w:adjustRightInd/>
        <w:spacing w:after="120" w:line="360" w:lineRule="auto"/>
        <w:ind w:left="1440" w:hanging="540"/>
        <w:textAlignment w:val="auto"/>
        <w:rPr>
          <w:rFonts w:cs="Arial"/>
          <w:lang w:val="en-GB"/>
        </w:rPr>
      </w:pPr>
      <w:r w:rsidRPr="00446328">
        <w:rPr>
          <w:rFonts w:cs="Arial"/>
          <w:lang w:val="en-GB"/>
        </w:rPr>
        <w:t xml:space="preserve">The TA shall </w:t>
      </w:r>
      <w:r w:rsidR="00446328">
        <w:rPr>
          <w:rFonts w:cs="Arial"/>
          <w:lang w:val="en-GB"/>
        </w:rPr>
        <w:t>from PMC’s and EPC’s</w:t>
      </w:r>
      <w:r w:rsidR="0098766C">
        <w:rPr>
          <w:rFonts w:cs="Arial"/>
          <w:lang w:val="en-GB"/>
        </w:rPr>
        <w:t xml:space="preserve"> monthly </w:t>
      </w:r>
      <w:r w:rsidR="00446328">
        <w:rPr>
          <w:rFonts w:cs="Arial"/>
          <w:lang w:val="en-GB"/>
        </w:rPr>
        <w:t>report,</w:t>
      </w:r>
      <w:r w:rsidR="0098766C">
        <w:rPr>
          <w:rFonts w:cs="Arial"/>
          <w:lang w:val="en-GB"/>
        </w:rPr>
        <w:t xml:space="preserve"> provide a report to the </w:t>
      </w:r>
      <w:r w:rsidR="000D7FC7">
        <w:rPr>
          <w:rFonts w:cs="Arial"/>
          <w:lang w:val="en-GB"/>
        </w:rPr>
        <w:t>client</w:t>
      </w:r>
      <w:r w:rsidR="0098766C">
        <w:rPr>
          <w:rFonts w:cs="Arial"/>
          <w:lang w:val="en-GB"/>
        </w:rPr>
        <w:t>.</w:t>
      </w:r>
    </w:p>
    <w:p w14:paraId="79F1AB56" w14:textId="551DD2F4" w:rsidR="00F41623" w:rsidRDefault="00F41623" w:rsidP="00F41623">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43" w:name="_Toc132726723"/>
      <w:r w:rsidRPr="00E4481D">
        <w:rPr>
          <w:sz w:val="22"/>
        </w:rPr>
        <w:lastRenderedPageBreak/>
        <w:t>ILF’s APPROACH</w:t>
      </w:r>
      <w:bookmarkEnd w:id="43"/>
    </w:p>
    <w:p w14:paraId="47470B49" w14:textId="77777777" w:rsidR="00F41623" w:rsidRPr="00564882" w:rsidRDefault="00F41623" w:rsidP="00F41623">
      <w:pPr>
        <w:spacing w:after="160" w:line="320" w:lineRule="atLeast"/>
        <w:ind w:left="851"/>
        <w:rPr>
          <w:lang w:val="en-GB"/>
        </w:rPr>
      </w:pPr>
      <w:r w:rsidRPr="003704DE">
        <w:rPr>
          <w:lang w:val="en-GB"/>
        </w:rPr>
        <w:t xml:space="preserve">ILF’s project execution strategy will be governed by the principle to minimize risks that would possibly endanger the most important targets, namely the quality of the work and the budget conformity. </w:t>
      </w:r>
    </w:p>
    <w:p w14:paraId="0B88D1E7" w14:textId="77777777" w:rsidR="00F41623" w:rsidRDefault="00F41623" w:rsidP="00F41623">
      <w:pPr>
        <w:spacing w:after="160" w:line="320" w:lineRule="atLeast"/>
        <w:ind w:left="851"/>
      </w:pPr>
      <w:r w:rsidRPr="00564882">
        <w:rPr>
          <w:lang w:val="en-GB"/>
        </w:rPr>
        <w:t>ILF will follow the hereunder listed general principles which will facilitate the execution</w:t>
      </w:r>
      <w:r>
        <w:rPr>
          <w:lang w:val="en-GB"/>
        </w:rPr>
        <w:t>.</w:t>
      </w:r>
    </w:p>
    <w:p w14:paraId="1AE9515A" w14:textId="77777777" w:rsidR="00F41623" w:rsidRPr="004E0675" w:rsidRDefault="00F41623" w:rsidP="00811191">
      <w:pPr>
        <w:numPr>
          <w:ilvl w:val="0"/>
          <w:numId w:val="26"/>
        </w:numPr>
        <w:overflowPunct/>
        <w:autoSpaceDE/>
        <w:autoSpaceDN/>
        <w:adjustRightInd/>
        <w:spacing w:after="120" w:line="360" w:lineRule="auto"/>
        <w:ind w:left="1440" w:hanging="540"/>
        <w:textAlignment w:val="auto"/>
        <w:rPr>
          <w:rFonts w:cs="Arial"/>
          <w:lang w:val="en-GB"/>
        </w:rPr>
      </w:pPr>
      <w:r w:rsidRPr="004E0675">
        <w:rPr>
          <w:rFonts w:cs="Arial"/>
          <w:lang w:val="en-GB"/>
        </w:rPr>
        <w:t>ILF will assign personnel for this project on a long term basis in order to ensure continuity and synergies.</w:t>
      </w:r>
    </w:p>
    <w:p w14:paraId="03E2B9A6" w14:textId="77777777" w:rsidR="00F41623" w:rsidRPr="004E0675" w:rsidRDefault="00F41623" w:rsidP="00811191">
      <w:pPr>
        <w:numPr>
          <w:ilvl w:val="0"/>
          <w:numId w:val="26"/>
        </w:numPr>
        <w:overflowPunct/>
        <w:autoSpaceDE/>
        <w:autoSpaceDN/>
        <w:adjustRightInd/>
        <w:spacing w:after="120" w:line="360" w:lineRule="auto"/>
        <w:ind w:left="1440" w:hanging="540"/>
        <w:textAlignment w:val="auto"/>
        <w:rPr>
          <w:rFonts w:cs="Arial"/>
          <w:lang w:val="en-GB"/>
        </w:rPr>
      </w:pPr>
      <w:r w:rsidRPr="004E0675">
        <w:rPr>
          <w:rFonts w:cs="Arial"/>
          <w:lang w:val="en-GB"/>
        </w:rPr>
        <w:t>All services will be coordinated by ILF’s project management.</w:t>
      </w:r>
    </w:p>
    <w:p w14:paraId="2BF8C184" w14:textId="6453D630" w:rsidR="00F41623" w:rsidRPr="004E0675" w:rsidRDefault="00F41623" w:rsidP="00811191">
      <w:pPr>
        <w:numPr>
          <w:ilvl w:val="0"/>
          <w:numId w:val="26"/>
        </w:numPr>
        <w:overflowPunct/>
        <w:autoSpaceDE/>
        <w:autoSpaceDN/>
        <w:adjustRightInd/>
        <w:spacing w:after="120" w:line="360" w:lineRule="auto"/>
        <w:ind w:left="1440" w:hanging="540"/>
        <w:textAlignment w:val="auto"/>
        <w:rPr>
          <w:rFonts w:cs="Arial"/>
          <w:lang w:val="en-GB"/>
        </w:rPr>
      </w:pPr>
      <w:r w:rsidRPr="004E0675">
        <w:rPr>
          <w:rFonts w:cs="Arial"/>
          <w:lang w:val="en-GB"/>
        </w:rPr>
        <w:t>ILF will use latest technology tools for design work</w:t>
      </w:r>
      <w:r w:rsidR="00B409AC">
        <w:rPr>
          <w:rFonts w:cs="Arial"/>
          <w:lang w:val="en-GB"/>
        </w:rPr>
        <w:t xml:space="preserve"> review</w:t>
      </w:r>
      <w:r w:rsidRPr="004E0675">
        <w:rPr>
          <w:rFonts w:cs="Arial"/>
          <w:lang w:val="en-GB"/>
        </w:rPr>
        <w:t>. This ensures transparent and easy change management and minimizes conflicts during construction.</w:t>
      </w:r>
    </w:p>
    <w:p w14:paraId="01249EE0" w14:textId="77777777" w:rsidR="00F41623" w:rsidRPr="004E0675" w:rsidRDefault="00F41623" w:rsidP="00811191">
      <w:pPr>
        <w:numPr>
          <w:ilvl w:val="0"/>
          <w:numId w:val="26"/>
        </w:numPr>
        <w:overflowPunct/>
        <w:autoSpaceDE/>
        <w:autoSpaceDN/>
        <w:adjustRightInd/>
        <w:spacing w:after="120" w:line="360" w:lineRule="auto"/>
        <w:ind w:left="1440" w:hanging="540"/>
        <w:textAlignment w:val="auto"/>
        <w:rPr>
          <w:rFonts w:cs="Arial"/>
          <w:lang w:val="en-GB"/>
        </w:rPr>
      </w:pPr>
      <w:r w:rsidRPr="004E0675">
        <w:rPr>
          <w:rFonts w:cs="Arial"/>
          <w:lang w:val="en-GB"/>
        </w:rPr>
        <w:t>The technical strategy will be governed by the principle to minimize risks that would possibly endanger the quality or overrun the budget or drastically endanger the foreseen completion date. That involves a close and transparent cooperation with Client, which is in our opinion an absolute must for such a specific project.</w:t>
      </w:r>
    </w:p>
    <w:p w14:paraId="74EFBA82" w14:textId="77777777" w:rsidR="00F41623" w:rsidRPr="004E0675" w:rsidRDefault="00F41623" w:rsidP="00811191">
      <w:pPr>
        <w:numPr>
          <w:ilvl w:val="0"/>
          <w:numId w:val="26"/>
        </w:numPr>
        <w:overflowPunct/>
        <w:autoSpaceDE/>
        <w:autoSpaceDN/>
        <w:adjustRightInd/>
        <w:spacing w:after="120" w:line="360" w:lineRule="auto"/>
        <w:ind w:left="1440" w:hanging="540"/>
        <w:textAlignment w:val="auto"/>
        <w:rPr>
          <w:rFonts w:cs="Arial"/>
          <w:lang w:val="en-GB"/>
        </w:rPr>
      </w:pPr>
      <w:r w:rsidRPr="004E0675">
        <w:rPr>
          <w:rFonts w:cs="Arial"/>
          <w:lang w:val="en-GB"/>
        </w:rPr>
        <w:t>Technical queries will be collected and processed according to the requirements of the contract and discussed and agreed with Client. It is an ILF policy to treat this matter fully transparent to the Client and to agree in close co-operation on the best economical and technical solution.</w:t>
      </w:r>
    </w:p>
    <w:p w14:paraId="2BD303D7" w14:textId="4F7566C1" w:rsidR="00F41623" w:rsidRDefault="00F41623" w:rsidP="00EB6F0C">
      <w:pPr>
        <w:overflowPunct/>
        <w:autoSpaceDE/>
        <w:autoSpaceDN/>
        <w:adjustRightInd/>
        <w:spacing w:after="120" w:line="360" w:lineRule="auto"/>
        <w:ind w:left="1440"/>
        <w:textAlignment w:val="auto"/>
        <w:rPr>
          <w:rFonts w:cs="Arial"/>
          <w:lang w:val="en-GB"/>
        </w:rPr>
      </w:pPr>
    </w:p>
    <w:p w14:paraId="594722CD" w14:textId="77777777" w:rsidR="00F41623" w:rsidRDefault="00F41623" w:rsidP="00F41623">
      <w:pPr>
        <w:overflowPunct/>
        <w:autoSpaceDE/>
        <w:autoSpaceDN/>
        <w:adjustRightInd/>
        <w:jc w:val="left"/>
        <w:textAlignment w:val="auto"/>
        <w:rPr>
          <w:b/>
          <w:caps/>
          <w:color w:val="305291" w:themeColor="accent1"/>
          <w:kern w:val="28"/>
          <w:lang w:val="en-GB"/>
        </w:rPr>
      </w:pPr>
      <w:r>
        <w:br w:type="page"/>
      </w:r>
    </w:p>
    <w:p w14:paraId="2E69FA2A" w14:textId="3BD7CB52" w:rsidR="0058125B" w:rsidRDefault="0058125B" w:rsidP="0058125B">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44" w:name="_Toc132726724"/>
      <w:r>
        <w:rPr>
          <w:sz w:val="22"/>
        </w:rPr>
        <w:lastRenderedPageBreak/>
        <w:t>METHODOLOGY</w:t>
      </w:r>
      <w:bookmarkEnd w:id="44"/>
      <w:r w:rsidRPr="00564882">
        <w:rPr>
          <w:sz w:val="22"/>
        </w:rPr>
        <w:t xml:space="preserve"> </w:t>
      </w:r>
    </w:p>
    <w:p w14:paraId="629FB77D" w14:textId="77777777" w:rsidR="004D4261" w:rsidRPr="007768AB" w:rsidRDefault="004D4261" w:rsidP="004D4261">
      <w:pPr>
        <w:pStyle w:val="Heading2"/>
        <w:keepNext/>
        <w:tabs>
          <w:tab w:val="num" w:pos="851"/>
        </w:tabs>
        <w:overflowPunct/>
        <w:autoSpaceDE/>
        <w:autoSpaceDN/>
        <w:adjustRightInd/>
        <w:spacing w:after="240"/>
        <w:ind w:left="851" w:hanging="851"/>
        <w:jc w:val="both"/>
        <w:textAlignment w:val="auto"/>
      </w:pPr>
      <w:bookmarkStart w:id="45" w:name="_Toc132726725"/>
      <w:r>
        <w:t>P</w:t>
      </w:r>
      <w:r w:rsidRPr="007768AB">
        <w:t xml:space="preserve">roposed </w:t>
      </w:r>
      <w:r>
        <w:t>M</w:t>
      </w:r>
      <w:r w:rsidRPr="007768AB">
        <w:t xml:space="preserve">ethodology and </w:t>
      </w:r>
      <w:r>
        <w:t>W</w:t>
      </w:r>
      <w:r w:rsidRPr="007768AB">
        <w:t xml:space="preserve">ork </w:t>
      </w:r>
      <w:r>
        <w:t>P</w:t>
      </w:r>
      <w:r w:rsidRPr="007768AB">
        <w:t>lan</w:t>
      </w:r>
      <w:bookmarkEnd w:id="45"/>
      <w:r w:rsidRPr="007768AB">
        <w:t xml:space="preserve"> </w:t>
      </w:r>
    </w:p>
    <w:p w14:paraId="244F18F1" w14:textId="180078AD" w:rsidR="004D4261" w:rsidRDefault="004D4261" w:rsidP="00341081">
      <w:pPr>
        <w:spacing w:after="160" w:line="320" w:lineRule="atLeast"/>
        <w:ind w:left="851"/>
      </w:pPr>
      <w:r w:rsidRPr="00493C5B">
        <w:t xml:space="preserve">The main contents of the Lender's Technical Consultant </w:t>
      </w:r>
      <w:r>
        <w:t xml:space="preserve">either in an integrated team or as an independent consultant </w:t>
      </w:r>
      <w:r w:rsidRPr="00493C5B">
        <w:t>shall include as a minimum:</w:t>
      </w:r>
    </w:p>
    <w:p w14:paraId="097CA9EC" w14:textId="666DDDAD" w:rsidR="004D4261" w:rsidRDefault="004D4261" w:rsidP="004D4261">
      <w:pPr>
        <w:pStyle w:val="E1"/>
        <w:rPr>
          <w:lang w:val="en-US"/>
        </w:rPr>
      </w:pPr>
      <w:r w:rsidRPr="00614356">
        <w:rPr>
          <w:noProof/>
          <w:lang w:val="en-US" w:eastAsia="en-US"/>
        </w:rPr>
        <w:drawing>
          <wp:inline distT="0" distB="0" distL="0" distR="0" wp14:anchorId="7AA06513" wp14:editId="765281B6">
            <wp:extent cx="5670947" cy="2847975"/>
            <wp:effectExtent l="0" t="0" r="6350" b="0"/>
            <wp:docPr id="5124"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4" name="Picture 4"/>
                    <pic:cNvPicPr>
                      <a:picLocks noGrp="1"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3601" cy="2849308"/>
                    </a:xfrm>
                    <a:prstGeom prst="rect">
                      <a:avLst/>
                    </a:prstGeom>
                    <a:noFill/>
                    <a:ln>
                      <a:noFill/>
                    </a:ln>
                    <a:effectLst/>
                  </pic:spPr>
                </pic:pic>
              </a:graphicData>
            </a:graphic>
          </wp:inline>
        </w:drawing>
      </w:r>
    </w:p>
    <w:p w14:paraId="0E8F8A72" w14:textId="4B1BEAA3" w:rsidR="004D4261" w:rsidRPr="00064581" w:rsidRDefault="004D4261" w:rsidP="004D4261">
      <w:pPr>
        <w:pStyle w:val="E1"/>
        <w:rPr>
          <w:i/>
          <w:lang w:val="en-US"/>
        </w:rPr>
      </w:pPr>
      <w:bookmarkStart w:id="46" w:name="_Toc460326"/>
      <w:bookmarkStart w:id="47" w:name="_Toc132726753"/>
      <w:r w:rsidRPr="00064581">
        <w:rPr>
          <w:i/>
          <w:lang w:val="en-US"/>
        </w:rPr>
        <w:t xml:space="preserve">Figure </w:t>
      </w:r>
      <w:r w:rsidRPr="00064581">
        <w:rPr>
          <w:i/>
        </w:rPr>
        <w:fldChar w:fldCharType="begin"/>
      </w:r>
      <w:r w:rsidRPr="00064581">
        <w:rPr>
          <w:i/>
          <w:lang w:val="en-US"/>
        </w:rPr>
        <w:instrText xml:space="preserve"> SEQ Figure \* ARABIC </w:instrText>
      </w:r>
      <w:r w:rsidRPr="00064581">
        <w:rPr>
          <w:i/>
        </w:rPr>
        <w:fldChar w:fldCharType="separate"/>
      </w:r>
      <w:r w:rsidR="00C5725A">
        <w:rPr>
          <w:i/>
          <w:noProof/>
          <w:lang w:val="en-US"/>
        </w:rPr>
        <w:t>2</w:t>
      </w:r>
      <w:r w:rsidRPr="00064581">
        <w:rPr>
          <w:i/>
          <w:noProof/>
        </w:rPr>
        <w:fldChar w:fldCharType="end"/>
      </w:r>
      <w:r w:rsidRPr="00064581">
        <w:rPr>
          <w:i/>
          <w:lang w:val="en-US"/>
        </w:rPr>
        <w:t>: Technical Advisory Services.</w:t>
      </w:r>
      <w:bookmarkEnd w:id="46"/>
      <w:bookmarkEnd w:id="47"/>
    </w:p>
    <w:p w14:paraId="4598C075" w14:textId="77777777" w:rsidR="00652016" w:rsidRDefault="00652016" w:rsidP="004D4261">
      <w:pPr>
        <w:spacing w:after="160" w:line="320" w:lineRule="atLeast"/>
        <w:ind w:left="851"/>
      </w:pPr>
      <w:bookmarkStart w:id="48" w:name="_Toc437692250"/>
      <w:bookmarkStart w:id="49" w:name="_Toc530490485"/>
    </w:p>
    <w:p w14:paraId="33BEE45F" w14:textId="1265CD98" w:rsidR="004D4261" w:rsidRPr="006F23B6" w:rsidRDefault="004D4261" w:rsidP="004D4261">
      <w:pPr>
        <w:spacing w:after="160" w:line="320" w:lineRule="atLeast"/>
        <w:ind w:left="851"/>
      </w:pPr>
      <w:r w:rsidRPr="006F23B6">
        <w:t xml:space="preserve">ILF intends to perform the </w:t>
      </w:r>
      <w:r>
        <w:t>services</w:t>
      </w:r>
      <w:r w:rsidRPr="006F23B6">
        <w:t xml:space="preserve"> in </w:t>
      </w:r>
      <w:r>
        <w:t>ILF-NGR</w:t>
      </w:r>
      <w:r w:rsidRPr="006F23B6">
        <w:t xml:space="preserve"> Lagos Office. ILF will appoint a Project Manager, who shall be the primary point of contact </w:t>
      </w:r>
      <w:r w:rsidR="00574392">
        <w:t>with</w:t>
      </w:r>
      <w:r w:rsidR="00574392" w:rsidRPr="006F23B6">
        <w:t xml:space="preserve"> </w:t>
      </w:r>
      <w:r w:rsidRPr="006F23B6">
        <w:t>Client’s project representatives. The Project Manager will be responsible for the entire project execution, coordination and completion in accordance with the scope of work requirements. This includes all management, contractual, commercial / financial, schedule and technical issues of the project.</w:t>
      </w:r>
    </w:p>
    <w:p w14:paraId="24535167" w14:textId="77777777" w:rsidR="004D4261" w:rsidRPr="006F23B6" w:rsidRDefault="004D4261" w:rsidP="004D4261">
      <w:pPr>
        <w:spacing w:after="160" w:line="320" w:lineRule="atLeast"/>
        <w:ind w:left="851"/>
      </w:pPr>
      <w:r w:rsidRPr="006F23B6">
        <w:t xml:space="preserve">Internal quality assurance reviews will be organized and performed by ILF’s quality assurance Engineer in accordance with ILF’s QA system. The QA Engineer advises the Project Manager for appropriate action in case of non-compliance with the established QA systems. </w:t>
      </w:r>
    </w:p>
    <w:p w14:paraId="2B66B06A" w14:textId="3E891801" w:rsidR="004D4261" w:rsidRDefault="004D4261" w:rsidP="004D4261">
      <w:pPr>
        <w:spacing w:after="160" w:line="320" w:lineRule="atLeast"/>
        <w:ind w:left="851"/>
      </w:pPr>
      <w:r w:rsidRPr="006F23B6">
        <w:t xml:space="preserve">The </w:t>
      </w:r>
      <w:r>
        <w:t>Subject Matter Experts (SME)</w:t>
      </w:r>
      <w:r w:rsidRPr="006F23B6">
        <w:t xml:space="preserve"> are fully responsible for their </w:t>
      </w:r>
      <w:r>
        <w:t>technical / commercial</w:t>
      </w:r>
      <w:r w:rsidRPr="006F23B6">
        <w:t xml:space="preserve"> disciplines to comply with the scope of work, they report directly to the </w:t>
      </w:r>
      <w:r>
        <w:t>Project</w:t>
      </w:r>
      <w:r w:rsidRPr="006F23B6">
        <w:t xml:space="preserve"> Manager. The </w:t>
      </w:r>
      <w:r>
        <w:t>Project</w:t>
      </w:r>
      <w:r w:rsidRPr="006F23B6">
        <w:t xml:space="preserve"> Manager and the </w:t>
      </w:r>
      <w:r>
        <w:t>SME</w:t>
      </w:r>
      <w:r w:rsidRPr="006F23B6">
        <w:t>s co-ordinate</w:t>
      </w:r>
      <w:r w:rsidR="00D91C01">
        <w:t>,</w:t>
      </w:r>
      <w:r w:rsidRPr="006F23B6">
        <w:t xml:space="preserve"> </w:t>
      </w:r>
      <w:r w:rsidRPr="00B409AC">
        <w:rPr>
          <w:lang w:val="en-GB"/>
        </w:rPr>
        <w:t>organise</w:t>
      </w:r>
      <w:r w:rsidRPr="006F23B6">
        <w:t xml:space="preserve"> and supervise the </w:t>
      </w:r>
      <w:del w:id="50" w:author="Oshodi, Abiodun" w:date="2026-02-11T12:04:00Z" w16du:dateUtc="2026-02-11T11:04:00Z">
        <w:r w:rsidDel="00574392">
          <w:delText xml:space="preserve">back </w:delText>
        </w:r>
      </w:del>
      <w:ins w:id="51" w:author="Oshodi, Abiodun" w:date="2026-02-11T12:04:00Z" w16du:dateUtc="2026-02-11T11:04:00Z">
        <w:r w:rsidR="00574392">
          <w:t>back-</w:t>
        </w:r>
      </w:ins>
      <w:r>
        <w:t xml:space="preserve">room </w:t>
      </w:r>
      <w:r w:rsidRPr="006F23B6">
        <w:t xml:space="preserve">discipline </w:t>
      </w:r>
      <w:r>
        <w:t>personnel</w:t>
      </w:r>
      <w:r w:rsidRPr="006F23B6">
        <w:t xml:space="preserve"> </w:t>
      </w:r>
      <w:r>
        <w:t xml:space="preserve">who will provide review of documentation and analysis as required by the SMEs. </w:t>
      </w:r>
    </w:p>
    <w:p w14:paraId="21CFA489" w14:textId="78565068" w:rsidR="00207A38" w:rsidRPr="00341081" w:rsidRDefault="00207A38" w:rsidP="00207A38">
      <w:pPr>
        <w:spacing w:after="160" w:line="320" w:lineRule="atLeast"/>
        <w:ind w:left="851"/>
      </w:pPr>
      <w:r w:rsidRPr="00341081">
        <w:t xml:space="preserve">ILF Engineers Nigeria Ltd. intends to perform the </w:t>
      </w:r>
      <w:r w:rsidR="00D91C01">
        <w:t xml:space="preserve">Lender’s Technical Advisory </w:t>
      </w:r>
      <w:r w:rsidRPr="00341081">
        <w:t>Services in order to achieve the following;</w:t>
      </w:r>
    </w:p>
    <w:p w14:paraId="35E7DFA8" w14:textId="4DB8C6EC" w:rsidR="00207A38" w:rsidRPr="00207A38" w:rsidRDefault="00207A38" w:rsidP="00341081">
      <w:pPr>
        <w:numPr>
          <w:ilvl w:val="0"/>
          <w:numId w:val="26"/>
        </w:numPr>
        <w:overflowPunct/>
        <w:autoSpaceDE/>
        <w:autoSpaceDN/>
        <w:adjustRightInd/>
        <w:spacing w:after="120" w:line="360" w:lineRule="auto"/>
        <w:ind w:left="1440" w:hanging="540"/>
        <w:textAlignment w:val="auto"/>
        <w:rPr>
          <w:rFonts w:cs="Arial"/>
          <w:lang w:val="en-GB"/>
        </w:rPr>
      </w:pPr>
      <w:r w:rsidRPr="00207A38">
        <w:rPr>
          <w:rFonts w:cs="Arial"/>
          <w:lang w:val="en-GB"/>
        </w:rPr>
        <w:t xml:space="preserve">To </w:t>
      </w:r>
      <w:r w:rsidR="00F55E36">
        <w:rPr>
          <w:rFonts w:cs="Arial"/>
          <w:lang w:val="en-GB"/>
        </w:rPr>
        <w:t xml:space="preserve">provide a review and assess </w:t>
      </w:r>
      <w:r w:rsidRPr="00207A38">
        <w:rPr>
          <w:rFonts w:cs="Arial"/>
          <w:lang w:val="en-GB"/>
        </w:rPr>
        <w:t xml:space="preserve">function </w:t>
      </w:r>
      <w:r w:rsidR="00F55E36">
        <w:rPr>
          <w:rFonts w:cs="Arial"/>
          <w:lang w:val="en-GB"/>
        </w:rPr>
        <w:t>regarding the</w:t>
      </w:r>
      <w:r w:rsidRPr="00207A38">
        <w:rPr>
          <w:rFonts w:cs="Arial"/>
          <w:lang w:val="en-GB"/>
        </w:rPr>
        <w:t xml:space="preserve"> planning, monitoring, controlling and coordination activities</w:t>
      </w:r>
      <w:r w:rsidR="00F55E36">
        <w:rPr>
          <w:rFonts w:cs="Arial"/>
          <w:lang w:val="en-GB"/>
        </w:rPr>
        <w:t xml:space="preserve"> of the </w:t>
      </w:r>
      <w:r w:rsidR="00F55E36" w:rsidRPr="00207A38">
        <w:rPr>
          <w:rFonts w:cs="Arial"/>
          <w:lang w:val="en-GB"/>
        </w:rPr>
        <w:t>project</w:t>
      </w:r>
      <w:r w:rsidRPr="00207A38">
        <w:rPr>
          <w:rFonts w:cs="Arial"/>
          <w:lang w:val="en-GB"/>
        </w:rPr>
        <w:t xml:space="preserve"> in achieving the project goal.</w:t>
      </w:r>
    </w:p>
    <w:p w14:paraId="7E155E64" w14:textId="77777777" w:rsidR="00207A38" w:rsidRPr="00207A38" w:rsidRDefault="00207A38" w:rsidP="00207A38">
      <w:pPr>
        <w:spacing w:after="160" w:line="320" w:lineRule="atLeast"/>
        <w:ind w:left="851"/>
        <w:rPr>
          <w:lang w:val="en-GB"/>
        </w:rPr>
      </w:pPr>
      <w:r w:rsidRPr="00207A38">
        <w:rPr>
          <w:lang w:val="en-GB"/>
        </w:rPr>
        <w:lastRenderedPageBreak/>
        <w:t>In the following description ILF will outline the methodological approach, working plan, work organization and resource staffing with key experts to execute the project according to formulated requirements. The offered services will be performed in close coordination and cooperation with the client.</w:t>
      </w:r>
    </w:p>
    <w:p w14:paraId="034C975C" w14:textId="6D3E8F09" w:rsidR="00AF4953" w:rsidRDefault="00AF4953" w:rsidP="00341081">
      <w:pPr>
        <w:pStyle w:val="Heading2"/>
        <w:keepNext/>
        <w:tabs>
          <w:tab w:val="num" w:pos="851"/>
        </w:tabs>
        <w:overflowPunct/>
        <w:autoSpaceDE/>
        <w:autoSpaceDN/>
        <w:adjustRightInd/>
        <w:spacing w:after="240"/>
        <w:ind w:left="851" w:hanging="851"/>
        <w:jc w:val="both"/>
        <w:textAlignment w:val="auto"/>
      </w:pPr>
      <w:bookmarkStart w:id="52" w:name="_Toc132726727"/>
      <w:r>
        <w:t>EPC Contract</w:t>
      </w:r>
      <w:bookmarkEnd w:id="52"/>
    </w:p>
    <w:p w14:paraId="2C5764DD" w14:textId="281B73DB" w:rsidR="00AF4953" w:rsidRDefault="00AF4953" w:rsidP="00AF4953">
      <w:pPr>
        <w:spacing w:after="160" w:line="320" w:lineRule="atLeast"/>
        <w:ind w:left="851"/>
      </w:pPr>
      <w:r>
        <w:t xml:space="preserve">During this phase, the </w:t>
      </w:r>
      <w:r w:rsidR="00AD476A">
        <w:t xml:space="preserve">Technical </w:t>
      </w:r>
      <w:r>
        <w:t>Advisor (TA) shall carry out the following key activities;</w:t>
      </w:r>
    </w:p>
    <w:p w14:paraId="2FC52DDB" w14:textId="6966DECF"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Review EPC Contractor planned execution methodology for practicability.</w:t>
      </w:r>
    </w:p>
    <w:p w14:paraId="3A7D048C" w14:textId="136DD2B6"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 xml:space="preserve">Review contract approved vendors and subcontractor list in order to ensure that all aspects of the project scope have been considered and no identifiable conflicts, </w:t>
      </w:r>
      <w:proofErr w:type="spellStart"/>
      <w:r w:rsidRPr="00341081">
        <w:rPr>
          <w:rFonts w:cs="Arial"/>
          <w:lang w:val="en-GB"/>
        </w:rPr>
        <w:t>e.g</w:t>
      </w:r>
      <w:proofErr w:type="spellEnd"/>
      <w:r w:rsidRPr="00341081">
        <w:rPr>
          <w:rFonts w:cs="Arial"/>
          <w:lang w:val="en-GB"/>
        </w:rPr>
        <w:t xml:space="preserve"> Procurement, Shipment and Transportation to Site, Pipe Coating, Pipe lay, Non-Destructive Testing, Excavation and other Civil Works, etc.</w:t>
      </w:r>
    </w:p>
    <w:p w14:paraId="69244E77" w14:textId="228B5ADE"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 xml:space="preserve">Review EPC Contractor project execution schedule for key installation parameters, </w:t>
      </w:r>
      <w:ins w:id="53" w:author="Oshodi, Abiodun" w:date="2026-02-11T12:05:00Z" w16du:dateUtc="2026-02-11T11:05:00Z">
        <w:r w:rsidR="00574392" w:rsidRPr="00341081">
          <w:rPr>
            <w:rFonts w:cs="Arial"/>
            <w:lang w:val="en-GB"/>
          </w:rPr>
          <w:t>e.g.</w:t>
        </w:r>
      </w:ins>
      <w:r w:rsidRPr="00341081">
        <w:rPr>
          <w:rFonts w:cs="Arial"/>
          <w:lang w:val="en-GB"/>
        </w:rPr>
        <w:t xml:space="preserve"> procurement lead times, construction sequence etc. </w:t>
      </w:r>
    </w:p>
    <w:p w14:paraId="333B0702" w14:textId="4574F703" w:rsidR="00207A38" w:rsidRDefault="00207A38" w:rsidP="00341081">
      <w:pPr>
        <w:numPr>
          <w:ilvl w:val="0"/>
          <w:numId w:val="26"/>
        </w:numPr>
        <w:overflowPunct/>
        <w:autoSpaceDE/>
        <w:autoSpaceDN/>
        <w:adjustRightInd/>
        <w:spacing w:after="120" w:line="360" w:lineRule="auto"/>
        <w:ind w:left="1440" w:hanging="540"/>
        <w:textAlignment w:val="auto"/>
        <w:rPr>
          <w:rFonts w:cs="Arial"/>
          <w:lang w:val="en-GB"/>
        </w:rPr>
      </w:pPr>
      <w:r w:rsidRPr="00207A38">
        <w:rPr>
          <w:rFonts w:cs="Arial"/>
          <w:lang w:val="en-GB"/>
        </w:rPr>
        <w:t>Confirm that the contract is in line with the specified contract type (FIDIC silver book) and that contract is fixed price, date certain.</w:t>
      </w:r>
    </w:p>
    <w:p w14:paraId="23E2ED4B" w14:textId="77777777" w:rsidR="00207A38" w:rsidRPr="00341081" w:rsidRDefault="00207A38" w:rsidP="00341081">
      <w:pPr>
        <w:pStyle w:val="E1"/>
        <w:numPr>
          <w:ilvl w:val="0"/>
          <w:numId w:val="38"/>
        </w:numPr>
        <w:overflowPunct/>
        <w:autoSpaceDE/>
        <w:autoSpaceDN/>
        <w:adjustRightInd/>
        <w:spacing w:after="160" w:line="320" w:lineRule="atLeast"/>
        <w:ind w:left="1980" w:hanging="540"/>
        <w:textAlignment w:val="auto"/>
        <w:rPr>
          <w:lang w:val="en-US"/>
        </w:rPr>
      </w:pPr>
      <w:r w:rsidRPr="00341081">
        <w:rPr>
          <w:lang w:val="en-US"/>
        </w:rPr>
        <w:t>Comment on the adequacy of EPC packaging and reasonableness of contractual terms (e.g. work program, project cost, project delivery milestones and associated payment milestones/amounts, allocation of risks, performance guarantees/warrantees and contingency provisions).</w:t>
      </w:r>
    </w:p>
    <w:p w14:paraId="53B612B6" w14:textId="77777777" w:rsidR="00207A38" w:rsidRPr="00341081" w:rsidRDefault="00207A38" w:rsidP="00341081">
      <w:pPr>
        <w:pStyle w:val="E1"/>
        <w:numPr>
          <w:ilvl w:val="0"/>
          <w:numId w:val="38"/>
        </w:numPr>
        <w:overflowPunct/>
        <w:autoSpaceDE/>
        <w:autoSpaceDN/>
        <w:adjustRightInd/>
        <w:spacing w:after="160" w:line="320" w:lineRule="atLeast"/>
        <w:ind w:left="1980" w:hanging="540"/>
        <w:textAlignment w:val="auto"/>
        <w:rPr>
          <w:lang w:val="en-US"/>
        </w:rPr>
      </w:pPr>
      <w:r w:rsidRPr="00341081">
        <w:rPr>
          <w:lang w:val="en-US"/>
        </w:rPr>
        <w:t>Verify that the EPC contract has appropriate provisions for Liability Limits, Defects Liability Period(s), Liquidated Damages (LDs) and clear execution plan to meet specification and delivery time.</w:t>
      </w:r>
    </w:p>
    <w:p w14:paraId="0AF8C05D" w14:textId="77777777" w:rsidR="00207A38" w:rsidRPr="00341081" w:rsidRDefault="00207A38" w:rsidP="00341081">
      <w:pPr>
        <w:pStyle w:val="E1"/>
        <w:numPr>
          <w:ilvl w:val="0"/>
          <w:numId w:val="38"/>
        </w:numPr>
        <w:overflowPunct/>
        <w:autoSpaceDE/>
        <w:autoSpaceDN/>
        <w:adjustRightInd/>
        <w:spacing w:after="160" w:line="320" w:lineRule="atLeast"/>
        <w:ind w:left="1980" w:hanging="540"/>
        <w:textAlignment w:val="auto"/>
        <w:rPr>
          <w:lang w:val="en-US"/>
        </w:rPr>
      </w:pPr>
      <w:r w:rsidRPr="00341081">
        <w:rPr>
          <w:lang w:val="en-US"/>
        </w:rPr>
        <w:t>Evaluate the potential for scope change or variation orders as well as implications and consequences on Project costs.</w:t>
      </w:r>
    </w:p>
    <w:p w14:paraId="03F86703" w14:textId="77777777" w:rsidR="00207A38" w:rsidRPr="00341081" w:rsidRDefault="00207A38" w:rsidP="00341081">
      <w:pPr>
        <w:pStyle w:val="E1"/>
        <w:numPr>
          <w:ilvl w:val="0"/>
          <w:numId w:val="38"/>
        </w:numPr>
        <w:overflowPunct/>
        <w:autoSpaceDE/>
        <w:autoSpaceDN/>
        <w:adjustRightInd/>
        <w:spacing w:after="160" w:line="320" w:lineRule="atLeast"/>
        <w:ind w:left="1980" w:hanging="540"/>
        <w:textAlignment w:val="auto"/>
        <w:rPr>
          <w:lang w:val="en-US"/>
        </w:rPr>
      </w:pPr>
      <w:r w:rsidRPr="00341081">
        <w:rPr>
          <w:lang w:val="en-US"/>
        </w:rPr>
        <w:t>Recommend specific action plan to mitigate any identified risks or conditions of the EPC contract.</w:t>
      </w:r>
    </w:p>
    <w:p w14:paraId="14B8A200" w14:textId="1EB53412"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Review project delivery and payment milestones in line with industry standard practices and in addition, assess the adequacy of the EPC submission from the contractor.</w:t>
      </w:r>
    </w:p>
    <w:p w14:paraId="0A2B9EB6" w14:textId="18B37CD4"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Assess the level of completeness of the EPC Contract documents and ensure provisions have been made to ensure project delivery in line with client objectives.</w:t>
      </w:r>
    </w:p>
    <w:p w14:paraId="7CC2D683" w14:textId="7B8E2FC1" w:rsidR="00AF4953"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Review EPC contractor inspection and test plans in order to ensure that at key hold points, EPC contractor has allowed for external/third party witnessing.</w:t>
      </w:r>
    </w:p>
    <w:p w14:paraId="5AAFFAFB" w14:textId="7B5E959C" w:rsidR="001663C8" w:rsidRDefault="001663C8" w:rsidP="00DF3E38">
      <w:pPr>
        <w:pStyle w:val="Heading2"/>
        <w:keepNext/>
        <w:tabs>
          <w:tab w:val="num" w:pos="851"/>
        </w:tabs>
        <w:overflowPunct/>
        <w:autoSpaceDE/>
        <w:autoSpaceDN/>
        <w:adjustRightInd/>
        <w:spacing w:after="240"/>
        <w:ind w:left="851" w:hanging="851"/>
        <w:jc w:val="both"/>
        <w:textAlignment w:val="auto"/>
      </w:pPr>
      <w:bookmarkStart w:id="54" w:name="_Toc22627656"/>
      <w:bookmarkStart w:id="55" w:name="_Toc53991218"/>
      <w:bookmarkStart w:id="56" w:name="_Toc132726728"/>
      <w:r>
        <w:lastRenderedPageBreak/>
        <w:t xml:space="preserve">Engineering Design </w:t>
      </w:r>
      <w:bookmarkEnd w:id="54"/>
      <w:bookmarkEnd w:id="55"/>
      <w:r>
        <w:t>Review</w:t>
      </w:r>
      <w:bookmarkEnd w:id="56"/>
    </w:p>
    <w:p w14:paraId="0631A2F9" w14:textId="77777777" w:rsidR="0095732C" w:rsidRDefault="001663C8" w:rsidP="001663C8">
      <w:pPr>
        <w:spacing w:after="160" w:line="320" w:lineRule="atLeast"/>
        <w:ind w:left="851"/>
        <w:rPr>
          <w:lang w:val="en-GB"/>
        </w:rPr>
      </w:pPr>
      <w:r>
        <w:rPr>
          <w:lang w:val="en-GB"/>
        </w:rPr>
        <w:t xml:space="preserve">Front End Engineering Design and Detailed Design are </w:t>
      </w:r>
      <w:r w:rsidRPr="000C0E76">
        <w:rPr>
          <w:lang w:val="en-GB"/>
        </w:rPr>
        <w:t xml:space="preserve">expected </w:t>
      </w:r>
      <w:r>
        <w:rPr>
          <w:lang w:val="en-GB"/>
        </w:rPr>
        <w:t xml:space="preserve">to be executed by the EPC Contractor. </w:t>
      </w:r>
      <w:r w:rsidR="0095732C">
        <w:rPr>
          <w:lang w:val="en-GB"/>
        </w:rPr>
        <w:t xml:space="preserve">ILF assumes that the design work shall include the Inside Battery Limit (ISBL) and Outside Battery Limit (OSBL) of the facility. </w:t>
      </w:r>
    </w:p>
    <w:p w14:paraId="0EB3A3F3" w14:textId="32BE24B7" w:rsidR="001663C8" w:rsidRDefault="001663C8" w:rsidP="001663C8">
      <w:pPr>
        <w:spacing w:after="160" w:line="320" w:lineRule="atLeast"/>
        <w:ind w:left="851"/>
        <w:rPr>
          <w:lang w:val="en-GB"/>
        </w:rPr>
      </w:pPr>
      <w:r>
        <w:rPr>
          <w:lang w:val="en-GB"/>
        </w:rPr>
        <w:t>ILF shall review each design stage appropriate</w:t>
      </w:r>
      <w:r w:rsidR="0016163B">
        <w:rPr>
          <w:lang w:val="en-GB"/>
        </w:rPr>
        <w:t>ly</w:t>
      </w:r>
      <w:r>
        <w:rPr>
          <w:lang w:val="en-GB"/>
        </w:rPr>
        <w:t>, however, such review shall be done in milestone</w:t>
      </w:r>
      <w:r w:rsidR="00E75347">
        <w:rPr>
          <w:lang w:val="en-GB"/>
        </w:rPr>
        <w:t>s</w:t>
      </w:r>
      <w:r>
        <w:rPr>
          <w:lang w:val="en-GB"/>
        </w:rPr>
        <w:t xml:space="preserve"> and not </w:t>
      </w:r>
      <w:del w:id="57" w:author="Oshodi, Abiodun" w:date="2026-02-11T12:05:00Z" w16du:dateUtc="2026-02-11T11:05:00Z">
        <w:r w:rsidDel="00574392">
          <w:rPr>
            <w:lang w:val="en-GB"/>
          </w:rPr>
          <w:delText>on the basis</w:delText>
        </w:r>
      </w:del>
      <w:ins w:id="58" w:author="Oshodi, Abiodun" w:date="2026-02-11T12:05:00Z" w16du:dateUtc="2026-02-11T11:05:00Z">
        <w:r w:rsidR="00574392">
          <w:rPr>
            <w:lang w:val="en-GB"/>
          </w:rPr>
          <w:t>based on</w:t>
        </w:r>
      </w:ins>
      <w:r>
        <w:rPr>
          <w:lang w:val="en-GB"/>
        </w:rPr>
        <w:t xml:space="preserve"> of available documentation. The f</w:t>
      </w:r>
      <w:r w:rsidR="0095732C">
        <w:rPr>
          <w:lang w:val="en-GB"/>
        </w:rPr>
        <w:t>ollowing</w:t>
      </w:r>
      <w:r>
        <w:rPr>
          <w:lang w:val="en-GB"/>
        </w:rPr>
        <w:t xml:space="preserve"> stages of review shall apply;</w:t>
      </w:r>
    </w:p>
    <w:p w14:paraId="611F728C" w14:textId="5C2778F2" w:rsidR="001663C8" w:rsidRPr="00DF3E38" w:rsidRDefault="001663C8" w:rsidP="001663C8">
      <w:pPr>
        <w:spacing w:after="160" w:line="320" w:lineRule="atLeast"/>
        <w:ind w:left="851"/>
        <w:rPr>
          <w:u w:val="single"/>
          <w:lang w:val="en-GB"/>
        </w:rPr>
      </w:pPr>
      <w:r w:rsidRPr="00DF3E38">
        <w:rPr>
          <w:u w:val="single"/>
          <w:lang w:val="en-GB"/>
        </w:rPr>
        <w:t>Front End Engineering Design</w:t>
      </w:r>
    </w:p>
    <w:p w14:paraId="7157C08A" w14:textId="1A894F33" w:rsidR="001663C8" w:rsidRPr="00DF3E38" w:rsidRDefault="001663C8" w:rsidP="00DF3E38">
      <w:pPr>
        <w:numPr>
          <w:ilvl w:val="0"/>
          <w:numId w:val="26"/>
        </w:numPr>
        <w:overflowPunct/>
        <w:autoSpaceDE/>
        <w:autoSpaceDN/>
        <w:adjustRightInd/>
        <w:spacing w:after="120" w:line="360" w:lineRule="auto"/>
        <w:ind w:left="1440" w:hanging="540"/>
        <w:textAlignment w:val="auto"/>
        <w:rPr>
          <w:rFonts w:cs="Arial"/>
          <w:lang w:val="en-GB"/>
        </w:rPr>
      </w:pPr>
      <w:r w:rsidRPr="0095732C">
        <w:rPr>
          <w:rFonts w:cs="Arial"/>
          <w:lang w:val="en-GB"/>
        </w:rPr>
        <w:t xml:space="preserve">Review of Basis of Design, </w:t>
      </w:r>
      <w:r w:rsidR="0095732C" w:rsidRPr="0095732C">
        <w:rPr>
          <w:rFonts w:cs="Arial"/>
          <w:lang w:val="en-GB"/>
        </w:rPr>
        <w:t xml:space="preserve">process simulations, </w:t>
      </w:r>
      <w:r w:rsidRPr="0095732C">
        <w:rPr>
          <w:rFonts w:cs="Arial"/>
          <w:lang w:val="en-GB"/>
        </w:rPr>
        <w:t xml:space="preserve">P&amp;IDs, </w:t>
      </w:r>
      <w:r w:rsidR="0095732C" w:rsidRPr="0095732C">
        <w:rPr>
          <w:rFonts w:cs="Arial"/>
          <w:lang w:val="en-GB"/>
        </w:rPr>
        <w:t xml:space="preserve">overall plant </w:t>
      </w:r>
      <w:r w:rsidRPr="0095732C">
        <w:rPr>
          <w:rFonts w:cs="Arial"/>
          <w:lang w:val="en-GB"/>
        </w:rPr>
        <w:t>layouts</w:t>
      </w:r>
      <w:r w:rsidR="0095732C" w:rsidRPr="0095732C">
        <w:rPr>
          <w:rFonts w:cs="Arial"/>
          <w:lang w:val="en-GB"/>
        </w:rPr>
        <w:t xml:space="preserve"> and ov</w:t>
      </w:r>
      <w:r w:rsidR="0095732C" w:rsidRPr="001005C2">
        <w:rPr>
          <w:rFonts w:cs="Arial"/>
          <w:lang w:val="en-GB"/>
        </w:rPr>
        <w:t>erall utility block diagra</w:t>
      </w:r>
      <w:r w:rsidR="0095732C" w:rsidRPr="00C04FCF">
        <w:rPr>
          <w:rFonts w:cs="Arial"/>
          <w:lang w:val="en-GB"/>
        </w:rPr>
        <w:t xml:space="preserve">ms </w:t>
      </w:r>
      <w:r w:rsidR="0095732C" w:rsidRPr="002740E5">
        <w:rPr>
          <w:rFonts w:cs="Arial"/>
          <w:lang w:val="en-GB"/>
        </w:rPr>
        <w:t>(Electri</w:t>
      </w:r>
      <w:r w:rsidR="0095732C" w:rsidRPr="00DF3E38">
        <w:rPr>
          <w:rFonts w:cs="Arial"/>
          <w:lang w:val="en-GB"/>
        </w:rPr>
        <w:t xml:space="preserve">cal, Instrumentation, Communication etc , </w:t>
      </w:r>
    </w:p>
    <w:p w14:paraId="20B0224F" w14:textId="00ECCDE5" w:rsidR="0095732C" w:rsidRDefault="0095732C" w:rsidP="0095732C">
      <w:pPr>
        <w:numPr>
          <w:ilvl w:val="0"/>
          <w:numId w:val="26"/>
        </w:numPr>
        <w:overflowPunct/>
        <w:autoSpaceDE/>
        <w:autoSpaceDN/>
        <w:adjustRightInd/>
        <w:spacing w:after="120" w:line="360" w:lineRule="auto"/>
        <w:ind w:left="1440" w:hanging="540"/>
        <w:textAlignment w:val="auto"/>
        <w:rPr>
          <w:rFonts w:cs="Arial"/>
          <w:lang w:val="en-GB"/>
        </w:rPr>
      </w:pPr>
      <w:r w:rsidRPr="00DF3E38">
        <w:rPr>
          <w:rFonts w:cs="Arial"/>
          <w:lang w:val="en-GB"/>
        </w:rPr>
        <w:t>Review of complete IFA packages based on agreed List of Deliverables</w:t>
      </w:r>
    </w:p>
    <w:p w14:paraId="17A38011" w14:textId="308902BF" w:rsidR="0095732C" w:rsidRDefault="0095732C" w:rsidP="0095732C">
      <w:pPr>
        <w:spacing w:after="160" w:line="320" w:lineRule="atLeast"/>
        <w:ind w:left="851"/>
        <w:rPr>
          <w:u w:val="single"/>
          <w:lang w:val="en-GB"/>
        </w:rPr>
      </w:pPr>
      <w:r w:rsidRPr="00DF3E38">
        <w:rPr>
          <w:u w:val="single"/>
          <w:lang w:val="en-GB"/>
        </w:rPr>
        <w:t>Detail Engineering Design</w:t>
      </w:r>
    </w:p>
    <w:p w14:paraId="0189FEAF" w14:textId="4295CB69" w:rsidR="0095732C" w:rsidRPr="00DF3E38" w:rsidRDefault="0095732C" w:rsidP="00DF3E38">
      <w:pPr>
        <w:numPr>
          <w:ilvl w:val="0"/>
          <w:numId w:val="26"/>
        </w:numPr>
        <w:overflowPunct/>
        <w:autoSpaceDE/>
        <w:autoSpaceDN/>
        <w:adjustRightInd/>
        <w:spacing w:after="120" w:line="360" w:lineRule="auto"/>
        <w:ind w:left="1440" w:hanging="540"/>
        <w:textAlignment w:val="auto"/>
        <w:rPr>
          <w:rFonts w:cs="Arial"/>
          <w:lang w:val="en-GB"/>
        </w:rPr>
      </w:pPr>
      <w:r w:rsidRPr="00DF3E38">
        <w:rPr>
          <w:rFonts w:cs="Arial"/>
          <w:lang w:val="en-GB"/>
        </w:rPr>
        <w:t>Review IFR Packages</w:t>
      </w:r>
      <w:r>
        <w:rPr>
          <w:rFonts w:cs="Arial"/>
          <w:lang w:val="en-GB"/>
        </w:rPr>
        <w:t xml:space="preserve"> </w:t>
      </w:r>
      <w:r w:rsidRPr="000F1B60">
        <w:rPr>
          <w:rFonts w:cs="Arial"/>
          <w:lang w:val="en-GB"/>
        </w:rPr>
        <w:t>based on agreed List of Deliverables</w:t>
      </w:r>
    </w:p>
    <w:p w14:paraId="25FC1FA5" w14:textId="51F5B110" w:rsidR="0095732C" w:rsidRPr="00DF3E38" w:rsidRDefault="0095732C" w:rsidP="00DF3E38">
      <w:pPr>
        <w:numPr>
          <w:ilvl w:val="0"/>
          <w:numId w:val="26"/>
        </w:numPr>
        <w:overflowPunct/>
        <w:autoSpaceDE/>
        <w:autoSpaceDN/>
        <w:adjustRightInd/>
        <w:spacing w:after="120" w:line="360" w:lineRule="auto"/>
        <w:ind w:left="1440" w:hanging="540"/>
        <w:textAlignment w:val="auto"/>
        <w:rPr>
          <w:rFonts w:cs="Arial"/>
          <w:lang w:val="en-GB"/>
        </w:rPr>
      </w:pPr>
      <w:r w:rsidRPr="00DF3E38">
        <w:rPr>
          <w:rFonts w:cs="Arial"/>
          <w:lang w:val="en-GB"/>
        </w:rPr>
        <w:t>Review IFA Packages / Procurement Packages</w:t>
      </w:r>
      <w:r>
        <w:rPr>
          <w:rFonts w:cs="Arial"/>
          <w:lang w:val="en-GB"/>
        </w:rPr>
        <w:t xml:space="preserve"> </w:t>
      </w:r>
      <w:r w:rsidRPr="000F1B60">
        <w:rPr>
          <w:rFonts w:cs="Arial"/>
          <w:lang w:val="en-GB"/>
        </w:rPr>
        <w:t>based on agreed List of Deliverables</w:t>
      </w:r>
    </w:p>
    <w:p w14:paraId="133B2046" w14:textId="0B80627C" w:rsidR="0095732C" w:rsidRDefault="0095732C" w:rsidP="0095732C">
      <w:pPr>
        <w:numPr>
          <w:ilvl w:val="0"/>
          <w:numId w:val="26"/>
        </w:numPr>
        <w:overflowPunct/>
        <w:autoSpaceDE/>
        <w:autoSpaceDN/>
        <w:adjustRightInd/>
        <w:spacing w:after="120" w:line="360" w:lineRule="auto"/>
        <w:ind w:left="1440" w:hanging="540"/>
        <w:textAlignment w:val="auto"/>
        <w:rPr>
          <w:rFonts w:cs="Arial"/>
          <w:lang w:val="en-GB"/>
        </w:rPr>
      </w:pPr>
      <w:r w:rsidRPr="00DF3E38">
        <w:rPr>
          <w:rFonts w:cs="Arial"/>
          <w:lang w:val="en-GB"/>
        </w:rPr>
        <w:t>Review IFC Packages / Procurement Packages</w:t>
      </w:r>
      <w:r w:rsidRPr="0095732C">
        <w:rPr>
          <w:rFonts w:cs="Arial"/>
          <w:lang w:val="en-GB"/>
        </w:rPr>
        <w:t xml:space="preserve"> </w:t>
      </w:r>
      <w:r w:rsidRPr="000F1B60">
        <w:rPr>
          <w:rFonts w:cs="Arial"/>
          <w:lang w:val="en-GB"/>
        </w:rPr>
        <w:t>based on agreed List of Deliverables</w:t>
      </w:r>
    </w:p>
    <w:p w14:paraId="574EF6FA" w14:textId="13803FB3" w:rsidR="00C04FCF" w:rsidRPr="00DF3E38" w:rsidRDefault="00C04FCF" w:rsidP="00C04FCF">
      <w:pPr>
        <w:spacing w:after="160" w:line="320" w:lineRule="atLeast"/>
        <w:ind w:left="851"/>
        <w:rPr>
          <w:b/>
          <w:bCs/>
          <w:u w:val="single"/>
          <w:lang w:val="en-GB"/>
        </w:rPr>
      </w:pPr>
      <w:r w:rsidRPr="00DF3E38">
        <w:rPr>
          <w:b/>
          <w:bCs/>
          <w:u w:val="single"/>
          <w:lang w:val="en-GB"/>
        </w:rPr>
        <w:t>NOTE:</w:t>
      </w:r>
    </w:p>
    <w:p w14:paraId="3A186BE7" w14:textId="5FD3784F" w:rsidR="00C04FCF" w:rsidRPr="00C04FCF" w:rsidRDefault="00C04FCF" w:rsidP="00C04FCF">
      <w:pPr>
        <w:spacing w:after="160" w:line="320" w:lineRule="atLeast"/>
        <w:ind w:left="851"/>
        <w:rPr>
          <w:lang w:val="en-GB"/>
        </w:rPr>
      </w:pPr>
      <w:r>
        <w:rPr>
          <w:lang w:val="en-GB"/>
        </w:rPr>
        <w:t xml:space="preserve">ILF shall treat the main process plant as a black box and verify only the expected inlet and outlet gas conditions. </w:t>
      </w:r>
    </w:p>
    <w:p w14:paraId="1EF2A68E" w14:textId="359E226F" w:rsidR="001663C8" w:rsidRPr="002E7DDE" w:rsidRDefault="0095732C" w:rsidP="001663C8">
      <w:pPr>
        <w:spacing w:after="160" w:line="320" w:lineRule="atLeast"/>
        <w:ind w:left="851"/>
        <w:rPr>
          <w:lang w:val="en-GB"/>
        </w:rPr>
      </w:pPr>
      <w:r>
        <w:rPr>
          <w:lang w:val="en-GB"/>
        </w:rPr>
        <w:t xml:space="preserve">ILF assumes that the design effort shall be robust and adequate to execute all aspects of the facility. </w:t>
      </w:r>
      <w:r w:rsidR="001663C8" w:rsidRPr="002E7DDE">
        <w:rPr>
          <w:lang w:val="en-GB"/>
        </w:rPr>
        <w:t>The Consultant shall:</w:t>
      </w:r>
    </w:p>
    <w:p w14:paraId="5DEC4AC9" w14:textId="77777777" w:rsidR="001663C8" w:rsidRPr="002E7DDE"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Pr>
          <w:rFonts w:cs="Arial"/>
          <w:lang w:val="en-GB"/>
        </w:rPr>
        <w:t>Review</w:t>
      </w:r>
      <w:r w:rsidRPr="002E7DDE">
        <w:rPr>
          <w:rFonts w:cs="Arial"/>
          <w:lang w:val="en-GB"/>
        </w:rPr>
        <w:t xml:space="preserve"> contractor(s) Engineering Design activities; including design calculations, drawings, specifications, purchase orders, operating and maintenance manuals. </w:t>
      </w:r>
    </w:p>
    <w:p w14:paraId="4CFDD982" w14:textId="77777777" w:rsidR="001663C8" w:rsidRPr="002E7DDE"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Pr>
          <w:rFonts w:cs="Arial"/>
          <w:lang w:val="en-GB"/>
        </w:rPr>
        <w:t xml:space="preserve">Review </w:t>
      </w:r>
      <w:r w:rsidRPr="002E7DDE">
        <w:rPr>
          <w:rFonts w:cs="Arial"/>
          <w:lang w:val="en-GB"/>
        </w:rPr>
        <w:t>Design/Engineering deliverables and to recommend to the client for approval.</w:t>
      </w:r>
    </w:p>
    <w:p w14:paraId="418E3DEC" w14:textId="77777777" w:rsidR="001663C8" w:rsidRPr="009B689D"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9B689D">
        <w:rPr>
          <w:rFonts w:cs="Arial"/>
          <w:lang w:val="en-GB"/>
        </w:rPr>
        <w:t xml:space="preserve">To provide professional advice to the client on design related issues. </w:t>
      </w:r>
    </w:p>
    <w:p w14:paraId="08EA5D94" w14:textId="741FBAEA" w:rsidR="001663C8" w:rsidRPr="009B689D"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9B689D">
        <w:rPr>
          <w:rFonts w:cs="Arial"/>
          <w:lang w:val="en-GB"/>
        </w:rPr>
        <w:t xml:space="preserve">Lead and organize the safety review sessions such as HAZID, HAZOP and Constructability on all design deliverables. A </w:t>
      </w:r>
      <w:del w:id="59" w:author="Oshodi, Abiodun" w:date="2026-02-11T12:06:00Z" w16du:dateUtc="2026-02-11T11:06:00Z">
        <w:r w:rsidRPr="009B689D" w:rsidDel="00574392">
          <w:rPr>
            <w:rFonts w:cs="Arial"/>
            <w:lang w:val="en-GB"/>
          </w:rPr>
          <w:delText xml:space="preserve">third </w:delText>
        </w:r>
      </w:del>
      <w:ins w:id="60" w:author="Oshodi, Abiodun" w:date="2026-02-11T12:06:00Z" w16du:dateUtc="2026-02-11T11:06:00Z">
        <w:r w:rsidR="00574392" w:rsidRPr="009B689D">
          <w:rPr>
            <w:rFonts w:cs="Arial"/>
            <w:lang w:val="en-GB"/>
          </w:rPr>
          <w:t>third</w:t>
        </w:r>
        <w:r w:rsidR="00574392">
          <w:rPr>
            <w:rFonts w:cs="Arial"/>
            <w:lang w:val="en-GB"/>
          </w:rPr>
          <w:t>-</w:t>
        </w:r>
      </w:ins>
      <w:r w:rsidRPr="009B689D">
        <w:rPr>
          <w:rFonts w:cs="Arial"/>
          <w:lang w:val="en-GB"/>
        </w:rPr>
        <w:t>party facilitator shall be provided via contract with Client for these reviews.</w:t>
      </w:r>
    </w:p>
    <w:p w14:paraId="2214BE40" w14:textId="77777777" w:rsidR="001663C8" w:rsidRPr="009B689D"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9B689D">
        <w:rPr>
          <w:rFonts w:cs="Arial"/>
          <w:lang w:val="en-GB"/>
        </w:rPr>
        <w:lastRenderedPageBreak/>
        <w:t xml:space="preserve">Review the reports from activities including detailed surveys, detailed site investigations and other investigations necessary for the preparation of the detailed designs and drawings. </w:t>
      </w:r>
    </w:p>
    <w:p w14:paraId="10D35BAB" w14:textId="77777777" w:rsidR="001663C8" w:rsidRPr="002E7DDE"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Pr>
          <w:rFonts w:cs="Arial"/>
          <w:lang w:val="en-GB"/>
        </w:rPr>
        <w:t>Reviewing</w:t>
      </w:r>
      <w:r w:rsidRPr="002E7DDE">
        <w:rPr>
          <w:rFonts w:cs="Arial"/>
          <w:lang w:val="en-GB"/>
        </w:rPr>
        <w:t xml:space="preserve"> works and supporting activities during the surveys, site investigations and other investigations as necessary for the preparation of the detailed designs and drawings. </w:t>
      </w:r>
    </w:p>
    <w:p w14:paraId="17706E5D" w14:textId="77777777" w:rsidR="001663C8" w:rsidRPr="009B689D"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2E7DDE">
        <w:rPr>
          <w:rFonts w:cs="Arial"/>
          <w:lang w:val="en-GB"/>
        </w:rPr>
        <w:t>Monthly Certification of technical progress for work done by the construction contractor(s)</w:t>
      </w:r>
      <w:r w:rsidRPr="009B689D">
        <w:rPr>
          <w:rFonts w:cs="Arial"/>
          <w:lang w:val="en-GB"/>
        </w:rPr>
        <w:t xml:space="preserve"> for inclusion in the monthly certificates or towards issuance of a milestone/job completion certificate.</w:t>
      </w:r>
    </w:p>
    <w:p w14:paraId="4F46A4F3" w14:textId="77777777" w:rsidR="001663C8" w:rsidRPr="000121C0" w:rsidRDefault="001663C8" w:rsidP="00DF3E38">
      <w:pPr>
        <w:pStyle w:val="Heading2"/>
        <w:keepNext/>
        <w:tabs>
          <w:tab w:val="num" w:pos="851"/>
        </w:tabs>
        <w:overflowPunct/>
        <w:autoSpaceDE/>
        <w:autoSpaceDN/>
        <w:adjustRightInd/>
        <w:spacing w:after="240"/>
        <w:ind w:left="851" w:hanging="851"/>
        <w:jc w:val="both"/>
        <w:textAlignment w:val="auto"/>
      </w:pPr>
      <w:bookmarkStart w:id="61" w:name="_Toc20234486"/>
      <w:bookmarkStart w:id="62" w:name="_Toc22627658"/>
      <w:bookmarkStart w:id="63" w:name="_Toc53991219"/>
      <w:bookmarkStart w:id="64" w:name="_Toc132726729"/>
      <w:r w:rsidRPr="00D0143E">
        <w:t>Procurement Supervision</w:t>
      </w:r>
      <w:bookmarkEnd w:id="61"/>
      <w:bookmarkEnd w:id="62"/>
      <w:bookmarkEnd w:id="63"/>
      <w:bookmarkEnd w:id="64"/>
    </w:p>
    <w:p w14:paraId="6432DCD6" w14:textId="77777777" w:rsidR="001663C8" w:rsidRPr="002E7DDE"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2E7DDE">
        <w:rPr>
          <w:rFonts w:cs="Arial"/>
          <w:lang w:val="en-GB"/>
        </w:rPr>
        <w:t>To review vendor’s procurement plans (Equipment and Material) and as well for the General Construction Contractor to ensure they are realistic and adequate.</w:t>
      </w:r>
    </w:p>
    <w:p w14:paraId="0E4EE06D" w14:textId="77777777" w:rsidR="001663C8" w:rsidRPr="002E7DDE"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2E7DDE">
        <w:rPr>
          <w:rFonts w:cs="Arial"/>
          <w:lang w:val="en-GB"/>
        </w:rPr>
        <w:t>Review of Factory Acceptance Test (FAT) report and other vendor inspections, as well as vendor documentation for compliance with project requirements.</w:t>
      </w:r>
    </w:p>
    <w:p w14:paraId="0304718B" w14:textId="3203CD43" w:rsidR="001663C8" w:rsidRPr="002E7DDE"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2E7DDE">
        <w:rPr>
          <w:rFonts w:cs="Arial"/>
          <w:lang w:val="en-GB"/>
        </w:rPr>
        <w:t>Coordinate, attend and review Factory Acceptance Tests and Inspection of major Equipment and Materials carried out at Manufacturers and/or Suppliers sites for all major items of Equipment and Materials</w:t>
      </w:r>
      <w:r>
        <w:rPr>
          <w:rFonts w:cs="Arial"/>
          <w:lang w:val="en-GB"/>
        </w:rPr>
        <w:t xml:space="preserve"> (where required)</w:t>
      </w:r>
      <w:r w:rsidRPr="002E7DDE">
        <w:rPr>
          <w:rFonts w:cs="Arial"/>
          <w:lang w:val="en-GB"/>
        </w:rPr>
        <w:t xml:space="preserve"> </w:t>
      </w:r>
      <w:del w:id="65" w:author="Oshodi, Abiodun" w:date="2026-02-11T12:06:00Z" w16du:dateUtc="2026-02-11T11:06:00Z">
        <w:r w:rsidRPr="002E7DDE" w:rsidDel="00574392">
          <w:rPr>
            <w:rFonts w:cs="Arial"/>
            <w:lang w:val="en-GB"/>
          </w:rPr>
          <w:delText xml:space="preserve">so as </w:delText>
        </w:r>
      </w:del>
      <w:r w:rsidRPr="002E7DDE">
        <w:rPr>
          <w:rFonts w:cs="Arial"/>
          <w:lang w:val="en-GB"/>
        </w:rPr>
        <w:t xml:space="preserve">to ensure that all inspection and tests are carried out to the required level. </w:t>
      </w:r>
    </w:p>
    <w:p w14:paraId="5C84A0F5" w14:textId="77777777" w:rsidR="001663C8" w:rsidRPr="009B689D"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7226A5">
        <w:rPr>
          <w:rFonts w:cs="Arial"/>
          <w:lang w:val="en-GB"/>
        </w:rPr>
        <w:t>To monitor delivery status of material and equipment to site based on the vendor’s  P</w:t>
      </w:r>
      <w:r w:rsidRPr="009B689D">
        <w:rPr>
          <w:rFonts w:cs="Arial"/>
          <w:lang w:val="en-GB"/>
        </w:rPr>
        <w:t>rocurement Plans.</w:t>
      </w:r>
    </w:p>
    <w:p w14:paraId="671FD170" w14:textId="77777777" w:rsidR="001663C8" w:rsidRPr="009B689D"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9B689D">
        <w:rPr>
          <w:rFonts w:cs="Arial"/>
          <w:lang w:val="en-GB"/>
        </w:rPr>
        <w:t>Issuance of regular procurement status reports to the client based on agreed frequency throughout the procurement phase of the project.</w:t>
      </w:r>
    </w:p>
    <w:p w14:paraId="4AB29EE3" w14:textId="77777777" w:rsidR="001663C8" w:rsidRPr="009B689D" w:rsidRDefault="001663C8" w:rsidP="001663C8">
      <w:pPr>
        <w:numPr>
          <w:ilvl w:val="0"/>
          <w:numId w:val="26"/>
        </w:numPr>
        <w:overflowPunct/>
        <w:autoSpaceDE/>
        <w:autoSpaceDN/>
        <w:adjustRightInd/>
        <w:spacing w:after="120" w:line="360" w:lineRule="auto"/>
        <w:ind w:left="1440" w:hanging="540"/>
        <w:textAlignment w:val="auto"/>
        <w:rPr>
          <w:rFonts w:cs="Arial"/>
          <w:lang w:val="en-GB"/>
        </w:rPr>
      </w:pPr>
      <w:r w:rsidRPr="009B689D">
        <w:rPr>
          <w:rFonts w:cs="Arial"/>
          <w:lang w:val="en-GB"/>
        </w:rPr>
        <w:t>Preparation of an integrated implementation schedule for the project.</w:t>
      </w:r>
    </w:p>
    <w:p w14:paraId="12E34E2A" w14:textId="1B740C14" w:rsidR="00AF4953" w:rsidRDefault="00AF4953" w:rsidP="00341081">
      <w:pPr>
        <w:pStyle w:val="Heading2"/>
        <w:keepNext/>
        <w:tabs>
          <w:tab w:val="num" w:pos="851"/>
        </w:tabs>
        <w:overflowPunct/>
        <w:autoSpaceDE/>
        <w:autoSpaceDN/>
        <w:adjustRightInd/>
        <w:spacing w:after="240"/>
        <w:ind w:left="851" w:hanging="851"/>
        <w:jc w:val="both"/>
        <w:textAlignment w:val="auto"/>
      </w:pPr>
      <w:bookmarkStart w:id="66" w:name="_Toc132726730"/>
      <w:r>
        <w:t>Construction Monitoring</w:t>
      </w:r>
      <w:bookmarkEnd w:id="66"/>
    </w:p>
    <w:p w14:paraId="353A599B" w14:textId="6F3FAEFD" w:rsidR="00AF4953" w:rsidDel="00574392" w:rsidRDefault="00AF4953" w:rsidP="00AF4953">
      <w:pPr>
        <w:spacing w:after="160" w:line="320" w:lineRule="atLeast"/>
        <w:ind w:left="851"/>
        <w:rPr>
          <w:del w:id="67" w:author="Oshodi, Abiodun" w:date="2026-02-11T12:07:00Z" w16du:dateUtc="2026-02-11T11:07:00Z"/>
        </w:rPr>
      </w:pPr>
      <w:del w:id="68" w:author="Oshodi, Abiodun" w:date="2026-02-11T12:07:00Z" w16du:dateUtc="2026-02-11T11:07:00Z">
        <w:r w:rsidDel="00574392">
          <w:delText xml:space="preserve">For the construction monitoring scope of work, the TA will set up a Project Management Team (PMT) which will be constituted to comprise of the following: </w:delText>
        </w:r>
      </w:del>
    </w:p>
    <w:p w14:paraId="1A8C5991" w14:textId="38D614E3" w:rsidR="00AF4953" w:rsidRPr="00341081" w:rsidDel="00574392" w:rsidRDefault="00AF4953" w:rsidP="00341081">
      <w:pPr>
        <w:numPr>
          <w:ilvl w:val="0"/>
          <w:numId w:val="26"/>
        </w:numPr>
        <w:overflowPunct/>
        <w:autoSpaceDE/>
        <w:autoSpaceDN/>
        <w:adjustRightInd/>
        <w:spacing w:after="120" w:line="360" w:lineRule="auto"/>
        <w:ind w:left="1440" w:hanging="540"/>
        <w:textAlignment w:val="auto"/>
        <w:rPr>
          <w:del w:id="69" w:author="Oshodi, Abiodun" w:date="2026-02-11T12:07:00Z" w16du:dateUtc="2026-02-11T11:07:00Z"/>
          <w:rFonts w:cs="Arial"/>
          <w:lang w:val="en-GB"/>
        </w:rPr>
      </w:pPr>
      <w:del w:id="70" w:author="Oshodi, Abiodun" w:date="2026-02-11T12:07:00Z" w16du:dateUtc="2026-02-11T11:07:00Z">
        <w:r w:rsidRPr="00341081" w:rsidDel="00574392">
          <w:rPr>
            <w:rFonts w:cs="Arial"/>
            <w:lang w:val="en-GB"/>
          </w:rPr>
          <w:delText xml:space="preserve">Project management specialists, </w:delText>
        </w:r>
      </w:del>
    </w:p>
    <w:p w14:paraId="1554C361" w14:textId="08D01D4E" w:rsidR="00AF4953" w:rsidRPr="00341081" w:rsidDel="00574392" w:rsidRDefault="00AF4953" w:rsidP="00341081">
      <w:pPr>
        <w:numPr>
          <w:ilvl w:val="0"/>
          <w:numId w:val="26"/>
        </w:numPr>
        <w:overflowPunct/>
        <w:autoSpaceDE/>
        <w:autoSpaceDN/>
        <w:adjustRightInd/>
        <w:spacing w:after="120" w:line="360" w:lineRule="auto"/>
        <w:ind w:left="1440" w:hanging="540"/>
        <w:textAlignment w:val="auto"/>
        <w:rPr>
          <w:del w:id="71" w:author="Oshodi, Abiodun" w:date="2026-02-11T12:07:00Z" w16du:dateUtc="2026-02-11T11:07:00Z"/>
          <w:rFonts w:cs="Arial"/>
          <w:lang w:val="en-GB"/>
        </w:rPr>
      </w:pPr>
      <w:del w:id="72" w:author="Oshodi, Abiodun" w:date="2026-02-11T12:07:00Z" w16du:dateUtc="2026-02-11T11:07:00Z">
        <w:r w:rsidRPr="00341081" w:rsidDel="00574392">
          <w:rPr>
            <w:rFonts w:cs="Arial"/>
            <w:lang w:val="en-GB"/>
          </w:rPr>
          <w:delText>Contract management specialists</w:delText>
        </w:r>
      </w:del>
    </w:p>
    <w:p w14:paraId="6FD82073" w14:textId="45E5B519" w:rsidR="00AF4953" w:rsidRPr="00341081" w:rsidDel="00574392" w:rsidRDefault="00AF4953" w:rsidP="00341081">
      <w:pPr>
        <w:numPr>
          <w:ilvl w:val="0"/>
          <w:numId w:val="26"/>
        </w:numPr>
        <w:overflowPunct/>
        <w:autoSpaceDE/>
        <w:autoSpaceDN/>
        <w:adjustRightInd/>
        <w:spacing w:after="120" w:line="360" w:lineRule="auto"/>
        <w:ind w:left="1440" w:hanging="540"/>
        <w:textAlignment w:val="auto"/>
        <w:rPr>
          <w:del w:id="73" w:author="Oshodi, Abiodun" w:date="2026-02-11T12:07:00Z" w16du:dateUtc="2026-02-11T11:07:00Z"/>
          <w:rFonts w:cs="Arial"/>
          <w:lang w:val="en-GB"/>
        </w:rPr>
      </w:pPr>
      <w:del w:id="74" w:author="Oshodi, Abiodun" w:date="2026-02-11T12:07:00Z" w16du:dateUtc="2026-02-11T11:07:00Z">
        <w:r w:rsidRPr="00341081" w:rsidDel="00574392">
          <w:rPr>
            <w:rFonts w:cs="Arial"/>
            <w:lang w:val="en-GB"/>
          </w:rPr>
          <w:delText>Procurement specialist</w:delText>
        </w:r>
      </w:del>
    </w:p>
    <w:p w14:paraId="5161CF2B" w14:textId="672E6226" w:rsidR="00AF4953" w:rsidRPr="00341081" w:rsidDel="00574392" w:rsidRDefault="00AF4953" w:rsidP="00341081">
      <w:pPr>
        <w:numPr>
          <w:ilvl w:val="0"/>
          <w:numId w:val="26"/>
        </w:numPr>
        <w:overflowPunct/>
        <w:autoSpaceDE/>
        <w:autoSpaceDN/>
        <w:adjustRightInd/>
        <w:spacing w:after="120" w:line="360" w:lineRule="auto"/>
        <w:ind w:left="1440" w:hanging="540"/>
        <w:textAlignment w:val="auto"/>
        <w:rPr>
          <w:del w:id="75" w:author="Oshodi, Abiodun" w:date="2026-02-11T12:07:00Z" w16du:dateUtc="2026-02-11T11:07:00Z"/>
          <w:rFonts w:cs="Arial"/>
          <w:lang w:val="en-GB"/>
        </w:rPr>
      </w:pPr>
      <w:del w:id="76" w:author="Oshodi, Abiodun" w:date="2026-02-11T12:07:00Z" w16du:dateUtc="2026-02-11T11:07:00Z">
        <w:r w:rsidRPr="00341081" w:rsidDel="00574392">
          <w:rPr>
            <w:rFonts w:cs="Arial"/>
            <w:lang w:val="en-GB"/>
          </w:rPr>
          <w:delText>Engineering specialists</w:delText>
        </w:r>
      </w:del>
    </w:p>
    <w:p w14:paraId="305573F9" w14:textId="15484E94" w:rsidR="00AF4953" w:rsidRPr="00341081" w:rsidDel="00574392" w:rsidRDefault="00AF4953" w:rsidP="00341081">
      <w:pPr>
        <w:numPr>
          <w:ilvl w:val="0"/>
          <w:numId w:val="26"/>
        </w:numPr>
        <w:overflowPunct/>
        <w:autoSpaceDE/>
        <w:autoSpaceDN/>
        <w:adjustRightInd/>
        <w:spacing w:after="120" w:line="360" w:lineRule="auto"/>
        <w:ind w:left="1440" w:hanging="540"/>
        <w:textAlignment w:val="auto"/>
        <w:rPr>
          <w:del w:id="77" w:author="Oshodi, Abiodun" w:date="2026-02-11T12:07:00Z" w16du:dateUtc="2026-02-11T11:07:00Z"/>
          <w:rFonts w:cs="Arial"/>
          <w:lang w:val="en-GB"/>
        </w:rPr>
      </w:pPr>
      <w:del w:id="78" w:author="Oshodi, Abiodun" w:date="2026-02-11T12:07:00Z" w16du:dateUtc="2026-02-11T11:07:00Z">
        <w:r w:rsidRPr="00341081" w:rsidDel="00574392">
          <w:rPr>
            <w:rFonts w:cs="Arial"/>
            <w:lang w:val="en-GB"/>
          </w:rPr>
          <w:lastRenderedPageBreak/>
          <w:delText xml:space="preserve">Construction Specialists </w:delText>
        </w:r>
      </w:del>
    </w:p>
    <w:p w14:paraId="594ED8A5" w14:textId="6C1327BF" w:rsidR="00AF4953" w:rsidRPr="00341081" w:rsidDel="00574392" w:rsidRDefault="00AF4953" w:rsidP="00341081">
      <w:pPr>
        <w:numPr>
          <w:ilvl w:val="0"/>
          <w:numId w:val="26"/>
        </w:numPr>
        <w:overflowPunct/>
        <w:autoSpaceDE/>
        <w:autoSpaceDN/>
        <w:adjustRightInd/>
        <w:spacing w:after="120" w:line="360" w:lineRule="auto"/>
        <w:ind w:left="1440" w:hanging="540"/>
        <w:textAlignment w:val="auto"/>
        <w:rPr>
          <w:del w:id="79" w:author="Oshodi, Abiodun" w:date="2026-02-11T12:07:00Z" w16du:dateUtc="2026-02-11T11:07:00Z"/>
          <w:rFonts w:cs="Arial"/>
          <w:lang w:val="en-GB"/>
        </w:rPr>
      </w:pPr>
      <w:del w:id="80" w:author="Oshodi, Abiodun" w:date="2026-02-11T12:07:00Z" w16du:dateUtc="2026-02-11T11:07:00Z">
        <w:r w:rsidRPr="00341081" w:rsidDel="00574392">
          <w:rPr>
            <w:rFonts w:cs="Arial"/>
            <w:lang w:val="en-GB"/>
          </w:rPr>
          <w:delText>Commissioning specialists</w:delText>
        </w:r>
      </w:del>
    </w:p>
    <w:p w14:paraId="40DA0CD4" w14:textId="17FE2CBD" w:rsidR="00AF4953" w:rsidRDefault="00AF4953" w:rsidP="00AF4953">
      <w:pPr>
        <w:spacing w:after="160" w:line="320" w:lineRule="atLeast"/>
        <w:ind w:left="851"/>
      </w:pPr>
      <w:del w:id="81" w:author="Oshodi, Abiodun" w:date="2026-02-11T12:07:00Z" w16du:dateUtc="2026-02-11T11:07:00Z">
        <w:r w:rsidDel="00574392">
          <w:delText>The PMT</w:delText>
        </w:r>
      </w:del>
      <w:ins w:id="82" w:author="Oshodi, Abiodun" w:date="2026-02-11T12:07:00Z" w16du:dateUtc="2026-02-11T11:07:00Z">
        <w:r w:rsidR="00574392">
          <w:t>ILF</w:t>
        </w:r>
      </w:ins>
      <w:r>
        <w:t xml:space="preserve"> shall monitor the construction activities and ensure adherence to construction execution plans with respect to planning, scheduling, progress measurement, reporting, and administrative services are being completed in a safe, efficient, and timely manner in accordance with the Project Contracts, Project HSE requirements, Project Budget and Project Schedule.</w:t>
      </w:r>
    </w:p>
    <w:p w14:paraId="082B0785" w14:textId="01EE0C13" w:rsidR="00AF4953" w:rsidRDefault="00AF4953" w:rsidP="00AF4953">
      <w:pPr>
        <w:spacing w:after="160" w:line="320" w:lineRule="atLeast"/>
        <w:ind w:left="851"/>
      </w:pPr>
      <w:del w:id="83" w:author="Oshodi, Abiodun" w:date="2026-02-11T12:07:00Z" w16du:dateUtc="2026-02-11T11:07:00Z">
        <w:r w:rsidDel="00574392">
          <w:delText>The PMT</w:delText>
        </w:r>
      </w:del>
      <w:ins w:id="84" w:author="Oshodi, Abiodun" w:date="2026-02-11T12:07:00Z" w16du:dateUtc="2026-02-11T11:07:00Z">
        <w:r w:rsidR="00574392">
          <w:t>ILF</w:t>
        </w:r>
      </w:ins>
      <w:r>
        <w:t xml:space="preserve"> shall carry out random checks and periodically request evidence with regard</w:t>
      </w:r>
      <w:del w:id="85" w:author="Oshodi, Abiodun" w:date="2026-02-11T12:13:00Z" w16du:dateUtc="2026-02-11T11:13:00Z">
        <w:r w:rsidDel="0031741A">
          <w:delText>s</w:delText>
        </w:r>
      </w:del>
      <w:r>
        <w:t xml:space="preserve"> to being compliant with the applicable </w:t>
      </w:r>
      <w:r w:rsidR="00121A4A">
        <w:t>country</w:t>
      </w:r>
      <w:ins w:id="86" w:author="Oshodi, Abiodun" w:date="2026-02-11T12:14:00Z" w16du:dateUtc="2026-02-11T11:14:00Z">
        <w:r w:rsidR="0031741A">
          <w:t>’s</w:t>
        </w:r>
      </w:ins>
      <w:r w:rsidR="00121A4A">
        <w:t xml:space="preserve"> </w:t>
      </w:r>
      <w:r>
        <w:t xml:space="preserve">regulatory requirements. The obtaining of such permits is not the responsibility of </w:t>
      </w:r>
      <w:del w:id="87" w:author="Oshodi, Abiodun" w:date="2026-02-11T12:07:00Z" w16du:dateUtc="2026-02-11T11:07:00Z">
        <w:r w:rsidDel="00574392">
          <w:delText>The PMT</w:delText>
        </w:r>
      </w:del>
      <w:ins w:id="88" w:author="Oshodi, Abiodun" w:date="2026-02-11T12:07:00Z" w16du:dateUtc="2026-02-11T11:07:00Z">
        <w:r w:rsidR="00574392">
          <w:t>IL</w:t>
        </w:r>
      </w:ins>
      <w:ins w:id="89" w:author="Oshodi, Abiodun" w:date="2026-02-11T12:08:00Z" w16du:dateUtc="2026-02-11T11:08:00Z">
        <w:r w:rsidR="00574392">
          <w:t>F</w:t>
        </w:r>
      </w:ins>
      <w:r>
        <w:t xml:space="preserve">, but that of the Construction Contractor. Prior to the signing of a Contract, the Construction Contractor shall provide to the Client in advance, evidence that they are qualified to operate and perform construction activities in Nigeria, throughout the Project execution period. </w:t>
      </w:r>
    </w:p>
    <w:p w14:paraId="75CC3F5F" w14:textId="25A7AE37" w:rsidR="00AF4953" w:rsidRDefault="00AF4953" w:rsidP="00AF4953">
      <w:pPr>
        <w:spacing w:after="160" w:line="320" w:lineRule="atLeast"/>
        <w:ind w:left="851"/>
      </w:pPr>
      <w:del w:id="90" w:author="Oshodi, Abiodun" w:date="2026-02-11T12:08:00Z" w16du:dateUtc="2026-02-11T11:08:00Z">
        <w:r w:rsidDel="00574392">
          <w:delText>The PMT</w:delText>
        </w:r>
      </w:del>
      <w:ins w:id="91" w:author="Oshodi, Abiodun" w:date="2026-02-11T12:08:00Z" w16du:dateUtc="2026-02-11T11:08:00Z">
        <w:r w:rsidR="00574392">
          <w:t>ILF</w:t>
        </w:r>
      </w:ins>
      <w:r>
        <w:t xml:space="preserve"> shall monitor</w:t>
      </w:r>
      <w:r w:rsidR="002953B9">
        <w:t xml:space="preserve"> and ensure</w:t>
      </w:r>
      <w:r>
        <w:t xml:space="preserve"> that the Construction Contractor provides all inspection and/or testing reports and other related documentation required during construction in accordance with Project Contract requirements.</w:t>
      </w:r>
    </w:p>
    <w:p w14:paraId="37A81959" w14:textId="4EC3697B" w:rsidR="00AF4953" w:rsidRDefault="00AF4953" w:rsidP="00AF4953">
      <w:pPr>
        <w:spacing w:after="160" w:line="320" w:lineRule="atLeast"/>
        <w:ind w:left="851"/>
      </w:pPr>
      <w:del w:id="92" w:author="Oshodi, Abiodun" w:date="2026-02-11T12:08:00Z" w16du:dateUtc="2026-02-11T11:08:00Z">
        <w:r w:rsidDel="00574392">
          <w:delText>The PMT</w:delText>
        </w:r>
      </w:del>
      <w:ins w:id="93" w:author="Oshodi, Abiodun" w:date="2026-02-11T12:08:00Z" w16du:dateUtc="2026-02-11T11:08:00Z">
        <w:r w:rsidR="00574392">
          <w:t>ILF</w:t>
        </w:r>
      </w:ins>
      <w:r>
        <w:t xml:space="preserve"> shall monitor the construction on </w:t>
      </w:r>
      <w:r w:rsidR="002953B9">
        <w:t>s</w:t>
      </w:r>
      <w:r>
        <w:t xml:space="preserve">ite with respect to HSE, including, but not limited to: </w:t>
      </w:r>
    </w:p>
    <w:p w14:paraId="46E12C4B" w14:textId="4B3C50EC"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 xml:space="preserve">the organizing and implementing, safety and quality environmental awareness trainings for their workforce, as well as that of their subcontractors and suppliers, for the duration of the Project Work in accordance </w:t>
      </w:r>
      <w:del w:id="94" w:author="Oshodi, Abiodun" w:date="2026-02-11T12:23:00Z" w16du:dateUtc="2026-02-11T11:23:00Z">
        <w:r w:rsidRPr="00341081" w:rsidDel="0031741A">
          <w:rPr>
            <w:rFonts w:cs="Arial"/>
            <w:lang w:val="en-GB"/>
          </w:rPr>
          <w:delText xml:space="preserve">to </w:delText>
        </w:r>
      </w:del>
      <w:ins w:id="95" w:author="Oshodi, Abiodun" w:date="2026-02-11T12:23:00Z" w16du:dateUtc="2026-02-11T11:23:00Z">
        <w:r w:rsidR="0031741A">
          <w:rPr>
            <w:rFonts w:cs="Arial"/>
            <w:lang w:val="en-GB"/>
          </w:rPr>
          <w:t>with</w:t>
        </w:r>
        <w:r w:rsidR="0031741A" w:rsidRPr="00341081">
          <w:rPr>
            <w:rFonts w:cs="Arial"/>
            <w:lang w:val="en-GB"/>
          </w:rPr>
          <w:t xml:space="preserve"> </w:t>
        </w:r>
      </w:ins>
      <w:r w:rsidRPr="00341081">
        <w:rPr>
          <w:rFonts w:cs="Arial"/>
          <w:lang w:val="en-GB"/>
        </w:rPr>
        <w:t>the approved procedures; and</w:t>
      </w:r>
    </w:p>
    <w:p w14:paraId="476D2598" w14:textId="31AE564F"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The compliance with the Project HSE requirements with respect to the provision, transport, storage, conservation, operation, and maintenance of the construction equipment and tools.</w:t>
      </w:r>
    </w:p>
    <w:p w14:paraId="414804B9" w14:textId="6250E7C0" w:rsidR="00AF4953" w:rsidRDefault="00AF4953" w:rsidP="00AF4953">
      <w:pPr>
        <w:spacing w:after="160" w:line="320" w:lineRule="atLeast"/>
        <w:ind w:left="851"/>
      </w:pPr>
      <w:del w:id="96" w:author="Oshodi, Abiodun" w:date="2026-02-11T12:08:00Z" w16du:dateUtc="2026-02-11T11:08:00Z">
        <w:r w:rsidDel="00574392">
          <w:delText>The PMT</w:delText>
        </w:r>
      </w:del>
      <w:ins w:id="97" w:author="Oshodi, Abiodun" w:date="2026-02-11T12:08:00Z" w16du:dateUtc="2026-02-11T11:08:00Z">
        <w:r w:rsidR="00574392">
          <w:t>ILF</w:t>
        </w:r>
      </w:ins>
      <w:r>
        <w:t xml:space="preserve"> shall monitor compliance during construction on </w:t>
      </w:r>
      <w:r w:rsidR="002953B9">
        <w:t>s</w:t>
      </w:r>
      <w:r>
        <w:t>ite with Project Contract requirements, with respect to quality assurance and quality management.</w:t>
      </w:r>
    </w:p>
    <w:p w14:paraId="02E9F225" w14:textId="2B961308" w:rsidR="00AF4953" w:rsidRDefault="00AF4953" w:rsidP="00AF4953">
      <w:pPr>
        <w:spacing w:after="160" w:line="320" w:lineRule="atLeast"/>
        <w:ind w:left="851"/>
      </w:pPr>
      <w:del w:id="98" w:author="Oshodi, Abiodun" w:date="2026-02-11T12:08:00Z" w16du:dateUtc="2026-02-11T11:08:00Z">
        <w:r w:rsidDel="00574392">
          <w:delText>The PMT</w:delText>
        </w:r>
      </w:del>
      <w:ins w:id="99" w:author="Oshodi, Abiodun" w:date="2026-02-11T12:08:00Z" w16du:dateUtc="2026-02-11T11:08:00Z">
        <w:r w:rsidR="00574392">
          <w:t>ILF</w:t>
        </w:r>
      </w:ins>
      <w:r>
        <w:t xml:space="preserve"> shall develop for the Client’s approval, the construction quality assurance requirements framework for the Project Work. </w:t>
      </w:r>
      <w:del w:id="100" w:author="Oshodi, Abiodun" w:date="2026-02-11T12:08:00Z" w16du:dateUtc="2026-02-11T11:08:00Z">
        <w:r w:rsidDel="00574392">
          <w:delText>The PMT</w:delText>
        </w:r>
      </w:del>
      <w:ins w:id="101" w:author="Oshodi, Abiodun" w:date="2026-02-11T12:08:00Z" w16du:dateUtc="2026-02-11T11:08:00Z">
        <w:r w:rsidR="00574392">
          <w:t>ILF</w:t>
        </w:r>
      </w:ins>
      <w:r>
        <w:t xml:space="preserve"> shall monitor</w:t>
      </w:r>
      <w:del w:id="102" w:author="Oshodi, Abiodun" w:date="2026-02-11T12:23:00Z" w16du:dateUtc="2026-02-11T11:23:00Z">
        <w:r w:rsidDel="0031741A">
          <w:delText>,</w:delText>
        </w:r>
      </w:del>
      <w:r>
        <w:t xml:space="preserve"> but shall not be responsible for the Construction Contractor’s material management and its being in accordance with the requirements contained in the Project Contracts. </w:t>
      </w:r>
      <w:del w:id="103" w:author="Oshodi, Abiodun" w:date="2026-02-11T12:08:00Z" w16du:dateUtc="2026-02-11T11:08:00Z">
        <w:r w:rsidDel="00574392">
          <w:delText>The PMT</w:delText>
        </w:r>
      </w:del>
      <w:ins w:id="104" w:author="Oshodi, Abiodun" w:date="2026-02-11T12:08:00Z" w16du:dateUtc="2026-02-11T11:08:00Z">
        <w:r w:rsidR="00574392">
          <w:t>IL</w:t>
        </w:r>
      </w:ins>
      <w:ins w:id="105" w:author="Oshodi, Abiodun" w:date="2026-02-11T12:09:00Z" w16du:dateUtc="2026-02-11T11:09:00Z">
        <w:r w:rsidR="00574392">
          <w:t>F</w:t>
        </w:r>
      </w:ins>
      <w:r>
        <w:t xml:space="preserve"> shall inform the Client of any non-compliances, which are observed and monitor the remedying thereof.</w:t>
      </w:r>
    </w:p>
    <w:p w14:paraId="63FB2D1C" w14:textId="4BD61872" w:rsidR="00AF4953" w:rsidRDefault="00AF4953" w:rsidP="00AF4953">
      <w:pPr>
        <w:spacing w:after="160" w:line="320" w:lineRule="atLeast"/>
        <w:ind w:left="851"/>
      </w:pPr>
      <w:del w:id="106" w:author="Oshodi, Abiodun" w:date="2026-02-11T12:09:00Z" w16du:dateUtc="2026-02-11T11:09:00Z">
        <w:r w:rsidDel="00574392">
          <w:delText>The PMT</w:delText>
        </w:r>
      </w:del>
      <w:ins w:id="107" w:author="Oshodi, Abiodun" w:date="2026-02-11T12:09:00Z" w16du:dateUtc="2026-02-11T11:09:00Z">
        <w:r w:rsidR="00574392">
          <w:t>ILF</w:t>
        </w:r>
      </w:ins>
      <w:r>
        <w:t xml:space="preserve"> shall coordinate with the Client, the Client’s participation in the Final Acceptance activities related to the Project Work and any inspections related thereto and connected with these activities.</w:t>
      </w:r>
    </w:p>
    <w:p w14:paraId="35FE89CE" w14:textId="1A9CD7BF" w:rsidR="00AF4953" w:rsidRDefault="00AF4953" w:rsidP="00AF4953">
      <w:pPr>
        <w:spacing w:after="160" w:line="320" w:lineRule="atLeast"/>
        <w:ind w:left="851"/>
      </w:pPr>
      <w:r>
        <w:lastRenderedPageBreak/>
        <w:t xml:space="preserve">Key tasks of the </w:t>
      </w:r>
      <w:del w:id="108" w:author="Oshodi, Abiodun" w:date="2026-02-11T12:09:00Z" w16du:dateUtc="2026-02-11T11:09:00Z">
        <w:r w:rsidDel="00574392">
          <w:delText xml:space="preserve">PMT </w:delText>
        </w:r>
      </w:del>
      <w:ins w:id="109" w:author="Oshodi, Abiodun" w:date="2026-02-11T12:09:00Z" w16du:dateUtc="2026-02-11T11:09:00Z">
        <w:r w:rsidR="00574392">
          <w:t xml:space="preserve">ILF </w:t>
        </w:r>
      </w:ins>
      <w:r>
        <w:t>shall include:</w:t>
      </w:r>
    </w:p>
    <w:p w14:paraId="5465EF4D" w14:textId="2EF5BFB2" w:rsidR="00250131" w:rsidRPr="00B07E63"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250131">
        <w:rPr>
          <w:rFonts w:cs="Arial"/>
          <w:lang w:val="en-GB"/>
        </w:rPr>
        <w:t>Perform technical advisory work including periodic inspection of construction activities at site</w:t>
      </w:r>
      <w:del w:id="110" w:author="Oshodi, Abiodun" w:date="2026-02-11T12:23:00Z" w16du:dateUtc="2026-02-11T11:23:00Z">
        <w:r w:rsidRPr="00250131" w:rsidDel="0031741A">
          <w:rPr>
            <w:rFonts w:cs="Arial"/>
            <w:lang w:val="en-GB"/>
          </w:rPr>
          <w:delText xml:space="preserve">; </w:delText>
        </w:r>
      </w:del>
      <w:ins w:id="111" w:author="Oshodi, Abiodun" w:date="2026-02-11T12:23:00Z" w16du:dateUtc="2026-02-11T11:23:00Z">
        <w:r w:rsidR="0031741A">
          <w:rPr>
            <w:rFonts w:cs="Arial"/>
            <w:lang w:val="en-GB"/>
          </w:rPr>
          <w:t>,</w:t>
        </w:r>
        <w:r w:rsidR="0031741A" w:rsidRPr="00250131">
          <w:rPr>
            <w:rFonts w:cs="Arial"/>
            <w:lang w:val="en-GB"/>
          </w:rPr>
          <w:t xml:space="preserve"> </w:t>
        </w:r>
      </w:ins>
      <w:r w:rsidRPr="00250131">
        <w:rPr>
          <w:rFonts w:cs="Arial"/>
          <w:lang w:val="en-GB"/>
        </w:rPr>
        <w:t>review of construction progress reports and assessment of performance against agreed milesto</w:t>
      </w:r>
      <w:r w:rsidRPr="00B07E63">
        <w:rPr>
          <w:rFonts w:cs="Arial"/>
          <w:lang w:val="en-GB"/>
        </w:rPr>
        <w:t>nes.</w:t>
      </w:r>
    </w:p>
    <w:p w14:paraId="659A37D2" w14:textId="77777777" w:rsidR="00250131" w:rsidRPr="00B07E63"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B07E63">
        <w:rPr>
          <w:rFonts w:cs="Arial"/>
          <w:lang w:val="en-GB"/>
        </w:rPr>
        <w:t>Certify achievement of milestones or work task prior to payment against relevant milestones.</w:t>
      </w:r>
    </w:p>
    <w:p w14:paraId="685C6986" w14:textId="5A54576A"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B07E63">
        <w:rPr>
          <w:rFonts w:cs="Arial"/>
          <w:lang w:val="en-GB"/>
        </w:rPr>
        <w:t>Review construction reports which set out, in reasonable detail, work carried out on the Project with commentary on likelihood of meeting the next milestone o</w:t>
      </w:r>
      <w:r w:rsidRPr="00341081">
        <w:rPr>
          <w:rFonts w:cs="Arial"/>
          <w:lang w:val="en-GB"/>
        </w:rPr>
        <w:t>r any event which may delay the achievement</w:t>
      </w:r>
      <w:del w:id="112" w:author="Oshodi, Abiodun" w:date="2026-02-11T12:24:00Z" w16du:dateUtc="2026-02-11T11:24:00Z">
        <w:r w:rsidRPr="00341081" w:rsidDel="0031741A">
          <w:rPr>
            <w:rFonts w:cs="Arial"/>
            <w:lang w:val="en-GB"/>
          </w:rPr>
          <w:delText xml:space="preserve">; </w:delText>
        </w:r>
      </w:del>
      <w:ins w:id="113" w:author="Oshodi, Abiodun" w:date="2026-02-11T12:24:00Z" w16du:dateUtc="2026-02-11T11:24:00Z">
        <w:r w:rsidR="0031741A">
          <w:rPr>
            <w:rFonts w:cs="Arial"/>
            <w:lang w:val="en-GB"/>
          </w:rPr>
          <w:t>,</w:t>
        </w:r>
        <w:r w:rsidR="0031741A" w:rsidRPr="00341081">
          <w:rPr>
            <w:rFonts w:cs="Arial"/>
            <w:lang w:val="en-GB"/>
          </w:rPr>
          <w:t xml:space="preserve"> </w:t>
        </w:r>
      </w:ins>
      <w:r w:rsidRPr="00341081">
        <w:rPr>
          <w:rFonts w:cs="Arial"/>
          <w:lang w:val="en-GB"/>
        </w:rPr>
        <w:t>and issuance of monthly reports to the Client.</w:t>
      </w:r>
    </w:p>
    <w:p w14:paraId="3C492BA5"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Upon the request of Client, provide audits and reports to address specific queries.</w:t>
      </w:r>
    </w:p>
    <w:p w14:paraId="5E1C3D58"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Review the construction schedule set out in the EPC Contract, compare with any revised schedules based on actual implementation.</w:t>
      </w:r>
    </w:p>
    <w:p w14:paraId="7C6A4217"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Provide to Client a description of any material disputes or proceedings (whether actual or threatened) relating to the Project during the previous month.</w:t>
      </w:r>
    </w:p>
    <w:p w14:paraId="1376667E"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Provide to Client a description of any accidents, emergencies or other events or circumstances which might have a material adverse impact on the construction schedule set out in the EPC Contract.</w:t>
      </w:r>
    </w:p>
    <w:p w14:paraId="4046A63F"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Review and advise Client on any change orders or variations to the works under the Project Contracts and opine on the potential, or otherwise, for such variation to have a material impact on the Project.</w:t>
      </w:r>
    </w:p>
    <w:p w14:paraId="71649ABF"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Obtain information on ongoing compliance with HSE/E&amp;S requirements.</w:t>
      </w:r>
    </w:p>
    <w:p w14:paraId="3B9185C0"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Verify that required insurances are in place.</w:t>
      </w:r>
    </w:p>
    <w:p w14:paraId="58C4F409"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Ensure that Client’s covenants and conditions are being met where applicable.</w:t>
      </w:r>
    </w:p>
    <w:p w14:paraId="16D2DC95"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Review all relevant insurances required to be in place.</w:t>
      </w:r>
    </w:p>
    <w:p w14:paraId="3264F567" w14:textId="56DCCEA9"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 xml:space="preserve">Participate in, and report to Client on, all Project testing events (sectional and overall), including </w:t>
      </w:r>
      <w:r w:rsidR="00730347">
        <w:rPr>
          <w:rFonts w:cs="Arial"/>
          <w:lang w:val="en-GB"/>
        </w:rPr>
        <w:t>NMDPRA</w:t>
      </w:r>
      <w:r w:rsidR="002A52B1" w:rsidRPr="00341081">
        <w:rPr>
          <w:rFonts w:cs="Arial"/>
          <w:lang w:val="en-GB"/>
        </w:rPr>
        <w:t xml:space="preserve"> </w:t>
      </w:r>
      <w:r w:rsidRPr="00341081">
        <w:rPr>
          <w:rFonts w:cs="Arial"/>
          <w:lang w:val="en-GB"/>
        </w:rPr>
        <w:t>testing/certification programs.</w:t>
      </w:r>
    </w:p>
    <w:p w14:paraId="66274FE0" w14:textId="77777777" w:rsidR="00250131" w:rsidRPr="00341081" w:rsidRDefault="00250131"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Review and signoff on the EPC Completion certificate.</w:t>
      </w:r>
    </w:p>
    <w:p w14:paraId="3505FD1D" w14:textId="4EFFC663" w:rsidR="00AF4953" w:rsidRDefault="00AF4953" w:rsidP="00341081">
      <w:pPr>
        <w:pStyle w:val="Heading2"/>
        <w:keepNext/>
        <w:tabs>
          <w:tab w:val="num" w:pos="851"/>
        </w:tabs>
        <w:overflowPunct/>
        <w:autoSpaceDE/>
        <w:autoSpaceDN/>
        <w:adjustRightInd/>
        <w:spacing w:after="240"/>
        <w:ind w:left="851" w:hanging="851"/>
        <w:jc w:val="both"/>
        <w:textAlignment w:val="auto"/>
      </w:pPr>
      <w:bookmarkStart w:id="114" w:name="_Toc132726731"/>
      <w:r>
        <w:lastRenderedPageBreak/>
        <w:t>Close-out Report</w:t>
      </w:r>
      <w:bookmarkEnd w:id="114"/>
    </w:p>
    <w:p w14:paraId="41CC0678" w14:textId="7481840D" w:rsidR="00AF4953" w:rsidRDefault="00AF4953" w:rsidP="00AF4953">
      <w:pPr>
        <w:spacing w:after="160" w:line="320" w:lineRule="atLeast"/>
        <w:ind w:left="851"/>
      </w:pPr>
      <w:r>
        <w:t>Prior to demobilizing of the TA, the team shall prepare a close-out report for the Client containing the following items:</w:t>
      </w:r>
    </w:p>
    <w:p w14:paraId="4B2107A1" w14:textId="160C675A"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Diary of key events for the Project</w:t>
      </w:r>
      <w:ins w:id="115" w:author="Oshodi, Abiodun" w:date="2026-02-11T12:27:00Z" w16du:dateUtc="2026-02-11T11:27:00Z">
        <w:r w:rsidR="0031741A">
          <w:rPr>
            <w:rFonts w:cs="Arial"/>
            <w:lang w:val="en-GB"/>
          </w:rPr>
          <w:t>,</w:t>
        </w:r>
      </w:ins>
      <w:del w:id="116" w:author="Oshodi, Abiodun" w:date="2026-02-11T12:27:00Z" w16du:dateUtc="2026-02-11T11:27:00Z">
        <w:r w:rsidRPr="00341081" w:rsidDel="0031741A">
          <w:rPr>
            <w:rFonts w:cs="Arial"/>
            <w:lang w:val="en-GB"/>
          </w:rPr>
          <w:delText>;</w:delText>
        </w:r>
      </w:del>
    </w:p>
    <w:p w14:paraId="4D2E83C1" w14:textId="58072584"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Project status overview</w:t>
      </w:r>
      <w:ins w:id="117" w:author="Oshodi, Abiodun" w:date="2026-02-11T12:27:00Z" w16du:dateUtc="2026-02-11T11:27:00Z">
        <w:r w:rsidR="0031741A">
          <w:rPr>
            <w:rFonts w:cs="Arial"/>
            <w:lang w:val="en-GB"/>
          </w:rPr>
          <w:t>,</w:t>
        </w:r>
      </w:ins>
      <w:del w:id="118" w:author="Oshodi, Abiodun" w:date="2026-02-11T12:27:00Z" w16du:dateUtc="2026-02-11T11:27:00Z">
        <w:r w:rsidRPr="00341081" w:rsidDel="0031741A">
          <w:rPr>
            <w:rFonts w:cs="Arial"/>
            <w:lang w:val="en-GB"/>
          </w:rPr>
          <w:delText>;</w:delText>
        </w:r>
      </w:del>
    </w:p>
    <w:p w14:paraId="0C815BE8" w14:textId="63832312"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Summary of outstanding work</w:t>
      </w:r>
      <w:ins w:id="119" w:author="Oshodi, Abiodun" w:date="2026-02-11T12:27:00Z" w16du:dateUtc="2026-02-11T11:27:00Z">
        <w:r w:rsidR="0031741A">
          <w:rPr>
            <w:rFonts w:cs="Arial"/>
            <w:lang w:val="en-GB"/>
          </w:rPr>
          <w:t>,</w:t>
        </w:r>
      </w:ins>
      <w:del w:id="120" w:author="Oshodi, Abiodun" w:date="2026-02-11T12:27:00Z" w16du:dateUtc="2026-02-11T11:27:00Z">
        <w:r w:rsidRPr="00341081" w:rsidDel="0031741A">
          <w:rPr>
            <w:rFonts w:cs="Arial"/>
            <w:lang w:val="en-GB"/>
          </w:rPr>
          <w:delText>;</w:delText>
        </w:r>
      </w:del>
    </w:p>
    <w:p w14:paraId="59AF901F" w14:textId="768D8232"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Summary of key lessons learnt from Project implementation</w:t>
      </w:r>
      <w:ins w:id="121" w:author="Oshodi, Abiodun" w:date="2026-02-11T12:27:00Z" w16du:dateUtc="2026-02-11T11:27:00Z">
        <w:r w:rsidR="0031741A">
          <w:rPr>
            <w:rFonts w:cs="Arial"/>
            <w:lang w:val="en-GB"/>
          </w:rPr>
          <w:t>,</w:t>
        </w:r>
      </w:ins>
      <w:del w:id="122" w:author="Oshodi, Abiodun" w:date="2026-02-11T12:27:00Z" w16du:dateUtc="2026-02-11T11:27:00Z">
        <w:r w:rsidRPr="00341081" w:rsidDel="0031741A">
          <w:rPr>
            <w:rFonts w:cs="Arial"/>
            <w:lang w:val="en-GB"/>
          </w:rPr>
          <w:delText>;</w:delText>
        </w:r>
      </w:del>
    </w:p>
    <w:p w14:paraId="3F38E1FC" w14:textId="7C2C6479"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Recommendations for further support</w:t>
      </w:r>
      <w:ins w:id="123" w:author="Oshodi, Abiodun" w:date="2026-02-11T12:28:00Z" w16du:dateUtc="2026-02-11T11:28:00Z">
        <w:r w:rsidR="0031741A">
          <w:rPr>
            <w:rFonts w:cs="Arial"/>
            <w:lang w:val="en-GB"/>
          </w:rPr>
          <w:t>,</w:t>
        </w:r>
      </w:ins>
      <w:del w:id="124" w:author="Oshodi, Abiodun" w:date="2026-02-11T12:28:00Z" w16du:dateUtc="2026-02-11T11:28:00Z">
        <w:r w:rsidRPr="00341081" w:rsidDel="0031741A">
          <w:rPr>
            <w:rFonts w:cs="Arial"/>
            <w:lang w:val="en-GB"/>
          </w:rPr>
          <w:delText>;</w:delText>
        </w:r>
      </w:del>
    </w:p>
    <w:p w14:paraId="04424988" w14:textId="72DA92C7"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Operations handover status summary</w:t>
      </w:r>
      <w:ins w:id="125" w:author="Oshodi, Abiodun" w:date="2026-02-11T12:28:00Z" w16du:dateUtc="2026-02-11T11:28:00Z">
        <w:r w:rsidR="0031741A">
          <w:rPr>
            <w:rFonts w:cs="Arial"/>
            <w:lang w:val="en-GB"/>
          </w:rPr>
          <w:t>,</w:t>
        </w:r>
      </w:ins>
    </w:p>
    <w:p w14:paraId="7E0B96BB" w14:textId="749EC2B5"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Status of outstanding warranty items</w:t>
      </w:r>
      <w:del w:id="126" w:author="Oshodi, Abiodun" w:date="2026-02-11T12:28:00Z" w16du:dateUtc="2026-02-11T11:28:00Z">
        <w:r w:rsidRPr="00341081" w:rsidDel="0031741A">
          <w:rPr>
            <w:rFonts w:cs="Arial"/>
            <w:lang w:val="en-GB"/>
          </w:rPr>
          <w:delText xml:space="preserve">; </w:delText>
        </w:r>
      </w:del>
      <w:ins w:id="127" w:author="Oshodi, Abiodun" w:date="2026-02-11T12:28:00Z" w16du:dateUtc="2026-02-11T11:28:00Z">
        <w:r w:rsidR="0031741A">
          <w:rPr>
            <w:rFonts w:cs="Arial"/>
            <w:lang w:val="en-GB"/>
          </w:rPr>
          <w:t>,</w:t>
        </w:r>
        <w:r w:rsidR="0031741A" w:rsidRPr="00341081">
          <w:rPr>
            <w:rFonts w:cs="Arial"/>
            <w:lang w:val="en-GB"/>
          </w:rPr>
          <w:t xml:space="preserve"> </w:t>
        </w:r>
      </w:ins>
      <w:r w:rsidRPr="00341081">
        <w:rPr>
          <w:rFonts w:cs="Arial"/>
          <w:lang w:val="en-GB"/>
        </w:rPr>
        <w:t>and</w:t>
      </w:r>
    </w:p>
    <w:p w14:paraId="0C4C1525" w14:textId="1620265B" w:rsidR="00AF4953" w:rsidRPr="00341081" w:rsidRDefault="00AF4953" w:rsidP="00341081">
      <w:pPr>
        <w:numPr>
          <w:ilvl w:val="0"/>
          <w:numId w:val="26"/>
        </w:numPr>
        <w:overflowPunct/>
        <w:autoSpaceDE/>
        <w:autoSpaceDN/>
        <w:adjustRightInd/>
        <w:spacing w:after="120" w:line="360" w:lineRule="auto"/>
        <w:ind w:left="1440" w:hanging="540"/>
        <w:textAlignment w:val="auto"/>
        <w:rPr>
          <w:rFonts w:cs="Arial"/>
          <w:lang w:val="en-GB"/>
        </w:rPr>
      </w:pPr>
      <w:r w:rsidRPr="00341081">
        <w:rPr>
          <w:rFonts w:cs="Arial"/>
          <w:lang w:val="en-GB"/>
        </w:rPr>
        <w:t>Operator execution plan for remainder of warranty period.</w:t>
      </w:r>
    </w:p>
    <w:p w14:paraId="4A99BD16" w14:textId="1ED601E4" w:rsidR="00AB3B51" w:rsidDel="00574392" w:rsidRDefault="00AB3B51" w:rsidP="00341081">
      <w:pPr>
        <w:pStyle w:val="Heading2"/>
        <w:keepNext/>
        <w:tabs>
          <w:tab w:val="num" w:pos="851"/>
        </w:tabs>
        <w:overflowPunct/>
        <w:autoSpaceDE/>
        <w:autoSpaceDN/>
        <w:adjustRightInd/>
        <w:spacing w:after="240"/>
        <w:ind w:left="851" w:hanging="851"/>
        <w:jc w:val="both"/>
        <w:textAlignment w:val="auto"/>
        <w:rPr>
          <w:del w:id="128" w:author="Oshodi, Abiodun" w:date="2026-02-11T12:09:00Z" w16du:dateUtc="2026-02-11T11:09:00Z"/>
        </w:rPr>
      </w:pPr>
      <w:bookmarkStart w:id="129" w:name="_Toc132726732"/>
      <w:del w:id="130" w:author="Oshodi, Abiodun" w:date="2026-02-11T12:09:00Z" w16du:dateUtc="2026-02-11T11:09:00Z">
        <w:r w:rsidDel="00574392">
          <w:delText>Optional Services</w:delText>
        </w:r>
        <w:bookmarkEnd w:id="129"/>
      </w:del>
    </w:p>
    <w:p w14:paraId="2CE6664B" w14:textId="3090A6AF" w:rsidR="00AB3B51" w:rsidDel="00574392" w:rsidRDefault="00730347" w:rsidP="00341081">
      <w:pPr>
        <w:pStyle w:val="Heading3"/>
        <w:rPr>
          <w:del w:id="131" w:author="Oshodi, Abiodun" w:date="2026-02-11T12:09:00Z" w16du:dateUtc="2026-02-11T11:09:00Z"/>
        </w:rPr>
      </w:pPr>
      <w:del w:id="132" w:author="Oshodi, Abiodun" w:date="2026-02-11T12:09:00Z" w16du:dateUtc="2026-02-11T11:09:00Z">
        <w:r w:rsidDel="00574392">
          <w:delText xml:space="preserve">    </w:delText>
        </w:r>
        <w:r w:rsidR="00AB3B51" w:rsidDel="00574392">
          <w:delText>Ongoing O</w:delText>
        </w:r>
        <w:r w:rsidDel="00574392">
          <w:delText xml:space="preserve"> </w:delText>
        </w:r>
        <w:r w:rsidR="00AB3B51" w:rsidDel="00574392">
          <w:delText>&amp;</w:delText>
        </w:r>
        <w:r w:rsidDel="00574392">
          <w:delText xml:space="preserve"> </w:delText>
        </w:r>
        <w:r w:rsidR="00AB3B51" w:rsidDel="00574392">
          <w:delText>M Monitoring</w:delText>
        </w:r>
      </w:del>
    </w:p>
    <w:p w14:paraId="1DEF283C" w14:textId="07220C26" w:rsidR="00AB3B51" w:rsidDel="00574392" w:rsidRDefault="00AB3B51" w:rsidP="00AB3B51">
      <w:pPr>
        <w:spacing w:after="160" w:line="320" w:lineRule="atLeast"/>
        <w:ind w:left="851"/>
        <w:rPr>
          <w:del w:id="133" w:author="Oshodi, Abiodun" w:date="2026-02-11T12:09:00Z" w16du:dateUtc="2026-02-11T11:09:00Z"/>
        </w:rPr>
      </w:pPr>
      <w:del w:id="134" w:author="Oshodi, Abiodun" w:date="2026-02-11T12:09:00Z" w16du:dateUtc="2026-02-11T11:09:00Z">
        <w:r w:rsidDel="00574392">
          <w:delText>Upon receiving a written instruction by the Client, The TA shall proceed with follow-up and monitoring activities during an agreed warranty period between Client and Constriction Contractor, pursuant to which The TA shall, but not limited to perform and / or expedite the following:</w:delText>
        </w:r>
      </w:del>
    </w:p>
    <w:p w14:paraId="7AE7493B" w14:textId="5B2DE668" w:rsidR="00AB3B51" w:rsidRPr="00341081" w:rsidDel="00574392" w:rsidRDefault="00AB3B51" w:rsidP="00341081">
      <w:pPr>
        <w:numPr>
          <w:ilvl w:val="0"/>
          <w:numId w:val="26"/>
        </w:numPr>
        <w:overflowPunct/>
        <w:autoSpaceDE/>
        <w:autoSpaceDN/>
        <w:adjustRightInd/>
        <w:spacing w:after="120" w:line="360" w:lineRule="auto"/>
        <w:ind w:left="1440" w:hanging="540"/>
        <w:textAlignment w:val="auto"/>
        <w:rPr>
          <w:del w:id="135" w:author="Oshodi, Abiodun" w:date="2026-02-11T12:09:00Z" w16du:dateUtc="2026-02-11T11:09:00Z"/>
          <w:rFonts w:cs="Arial"/>
          <w:lang w:val="en-GB"/>
        </w:rPr>
      </w:pPr>
      <w:del w:id="136" w:author="Oshodi, Abiodun" w:date="2026-02-11T12:09:00Z" w16du:dateUtc="2026-02-11T11:09:00Z">
        <w:r w:rsidRPr="00341081" w:rsidDel="00574392">
          <w:rPr>
            <w:rFonts w:cs="Arial"/>
            <w:lang w:val="en-GB"/>
          </w:rPr>
          <w:delText>During the warranty period, after commissioning the Project, The TA will assist the Client with the below listed aspects:</w:delText>
        </w:r>
      </w:del>
    </w:p>
    <w:p w14:paraId="15F1488F" w14:textId="42545CB7" w:rsidR="00AB3B51" w:rsidRPr="00AB3B51" w:rsidDel="00574392" w:rsidRDefault="00AB3B51" w:rsidP="00341081">
      <w:pPr>
        <w:pStyle w:val="E1"/>
        <w:numPr>
          <w:ilvl w:val="0"/>
          <w:numId w:val="38"/>
        </w:numPr>
        <w:overflowPunct/>
        <w:autoSpaceDE/>
        <w:autoSpaceDN/>
        <w:adjustRightInd/>
        <w:spacing w:after="160" w:line="320" w:lineRule="atLeast"/>
        <w:ind w:left="1980" w:hanging="540"/>
        <w:textAlignment w:val="auto"/>
        <w:rPr>
          <w:del w:id="137" w:author="Oshodi, Abiodun" w:date="2026-02-11T12:09:00Z" w16du:dateUtc="2026-02-11T11:09:00Z"/>
        </w:rPr>
      </w:pPr>
      <w:del w:id="138" w:author="Oshodi, Abiodun" w:date="2026-02-11T12:09:00Z" w16du:dateUtc="2026-02-11T11:09:00Z">
        <w:r w:rsidRPr="00AB3B51" w:rsidDel="00574392">
          <w:rPr>
            <w:lang w:val="en-US"/>
          </w:rPr>
          <w:delText>Ensuring completion of punch list (exception items);</w:delText>
        </w:r>
      </w:del>
    </w:p>
    <w:p w14:paraId="64794D9E" w14:textId="74D6537B" w:rsidR="00AB3B51" w:rsidRPr="00AB3B51" w:rsidDel="00574392" w:rsidRDefault="00AB3B51" w:rsidP="00341081">
      <w:pPr>
        <w:pStyle w:val="E1"/>
        <w:numPr>
          <w:ilvl w:val="0"/>
          <w:numId w:val="38"/>
        </w:numPr>
        <w:overflowPunct/>
        <w:autoSpaceDE/>
        <w:autoSpaceDN/>
        <w:adjustRightInd/>
        <w:spacing w:after="160" w:line="320" w:lineRule="atLeast"/>
        <w:ind w:left="1980" w:hanging="540"/>
        <w:textAlignment w:val="auto"/>
        <w:rPr>
          <w:del w:id="139" w:author="Oshodi, Abiodun" w:date="2026-02-11T12:09:00Z" w16du:dateUtc="2026-02-11T11:09:00Z"/>
        </w:rPr>
      </w:pPr>
      <w:del w:id="140" w:author="Oshodi, Abiodun" w:date="2026-02-11T12:09:00Z" w16du:dateUtc="2026-02-11T11:09:00Z">
        <w:r w:rsidRPr="00AB3B51" w:rsidDel="00574392">
          <w:rPr>
            <w:lang w:val="en-US"/>
          </w:rPr>
          <w:delText>Final completion requirements;</w:delText>
        </w:r>
      </w:del>
    </w:p>
    <w:p w14:paraId="1CA3A508" w14:textId="04CF5364" w:rsidR="00AB3B51" w:rsidRPr="00AB3B51" w:rsidDel="00574392" w:rsidRDefault="00AB3B51" w:rsidP="00341081">
      <w:pPr>
        <w:pStyle w:val="E1"/>
        <w:numPr>
          <w:ilvl w:val="0"/>
          <w:numId w:val="38"/>
        </w:numPr>
        <w:overflowPunct/>
        <w:autoSpaceDE/>
        <w:autoSpaceDN/>
        <w:adjustRightInd/>
        <w:spacing w:after="160" w:line="320" w:lineRule="atLeast"/>
        <w:ind w:left="1980" w:hanging="540"/>
        <w:textAlignment w:val="auto"/>
        <w:rPr>
          <w:del w:id="141" w:author="Oshodi, Abiodun" w:date="2026-02-11T12:09:00Z" w16du:dateUtc="2026-02-11T11:09:00Z"/>
        </w:rPr>
      </w:pPr>
      <w:del w:id="142" w:author="Oshodi, Abiodun" w:date="2026-02-11T12:09:00Z" w16du:dateUtc="2026-02-11T11:09:00Z">
        <w:r w:rsidRPr="00AB3B51" w:rsidDel="00574392">
          <w:rPr>
            <w:lang w:val="en-US"/>
          </w:rPr>
          <w:delText>Monitoring of system performance; and</w:delText>
        </w:r>
      </w:del>
    </w:p>
    <w:p w14:paraId="4CFED655" w14:textId="538896EA" w:rsidR="00AB3B51" w:rsidDel="00574392" w:rsidRDefault="00AB3B51" w:rsidP="00341081">
      <w:pPr>
        <w:pStyle w:val="E1"/>
        <w:numPr>
          <w:ilvl w:val="0"/>
          <w:numId w:val="38"/>
        </w:numPr>
        <w:overflowPunct/>
        <w:autoSpaceDE/>
        <w:autoSpaceDN/>
        <w:adjustRightInd/>
        <w:spacing w:after="160" w:line="320" w:lineRule="atLeast"/>
        <w:ind w:left="1980" w:hanging="540"/>
        <w:textAlignment w:val="auto"/>
        <w:rPr>
          <w:del w:id="143" w:author="Oshodi, Abiodun" w:date="2026-02-11T12:09:00Z" w16du:dateUtc="2026-02-11T11:09:00Z"/>
        </w:rPr>
      </w:pPr>
      <w:del w:id="144" w:author="Oshodi, Abiodun" w:date="2026-02-11T12:09:00Z" w16du:dateUtc="2026-02-11T11:09:00Z">
        <w:r w:rsidRPr="00AB3B51" w:rsidDel="00574392">
          <w:rPr>
            <w:lang w:val="en-US"/>
          </w:rPr>
          <w:delText>Warranty claim management</w:delText>
        </w:r>
      </w:del>
    </w:p>
    <w:p w14:paraId="67715E15" w14:textId="6F220071" w:rsidR="00AB3B51" w:rsidRPr="00341081" w:rsidDel="00574392" w:rsidRDefault="00AB3B51" w:rsidP="00341081">
      <w:pPr>
        <w:numPr>
          <w:ilvl w:val="0"/>
          <w:numId w:val="26"/>
        </w:numPr>
        <w:overflowPunct/>
        <w:autoSpaceDE/>
        <w:autoSpaceDN/>
        <w:adjustRightInd/>
        <w:spacing w:after="120" w:line="360" w:lineRule="auto"/>
        <w:ind w:left="1440" w:hanging="540"/>
        <w:textAlignment w:val="auto"/>
        <w:rPr>
          <w:del w:id="145" w:author="Oshodi, Abiodun" w:date="2026-02-11T12:09:00Z" w16du:dateUtc="2026-02-11T11:09:00Z"/>
          <w:rFonts w:cs="Arial"/>
          <w:lang w:val="en-GB"/>
        </w:rPr>
      </w:pPr>
      <w:del w:id="146" w:author="Oshodi, Abiodun" w:date="2026-02-11T12:09:00Z" w16du:dateUtc="2026-02-11T11:09:00Z">
        <w:r w:rsidRPr="00341081" w:rsidDel="00574392">
          <w:rPr>
            <w:rFonts w:cs="Arial"/>
            <w:lang w:val="en-GB"/>
          </w:rPr>
          <w:delText>Review and certify “As-built” drawings of the Construction Contractor for correctness and compliance with the requirements of the EPC Contract.</w:delText>
        </w:r>
      </w:del>
    </w:p>
    <w:p w14:paraId="0333385B" w14:textId="3FD51CF2" w:rsidR="00AB3B51" w:rsidRPr="00341081" w:rsidDel="00574392" w:rsidRDefault="00AB3B51" w:rsidP="00341081">
      <w:pPr>
        <w:numPr>
          <w:ilvl w:val="0"/>
          <w:numId w:val="26"/>
        </w:numPr>
        <w:overflowPunct/>
        <w:autoSpaceDE/>
        <w:autoSpaceDN/>
        <w:adjustRightInd/>
        <w:spacing w:after="120" w:line="360" w:lineRule="auto"/>
        <w:ind w:left="1440" w:hanging="540"/>
        <w:textAlignment w:val="auto"/>
        <w:rPr>
          <w:del w:id="147" w:author="Oshodi, Abiodun" w:date="2026-02-11T12:09:00Z" w16du:dateUtc="2026-02-11T11:09:00Z"/>
          <w:rFonts w:cs="Arial"/>
          <w:lang w:val="en-GB"/>
        </w:rPr>
      </w:pPr>
      <w:del w:id="148" w:author="Oshodi, Abiodun" w:date="2026-02-11T12:09:00Z" w16du:dateUtc="2026-02-11T11:09:00Z">
        <w:r w:rsidRPr="00341081" w:rsidDel="00574392">
          <w:rPr>
            <w:rFonts w:cs="Arial"/>
            <w:lang w:val="en-GB"/>
          </w:rPr>
          <w:delText>Review all completion documents such as operation and maintenance manuals and test record books from Project Contractors for correctness and completeness, and ensure that they are in accordance with the requirements specified in the respective Project Contracts.</w:delText>
        </w:r>
      </w:del>
    </w:p>
    <w:p w14:paraId="5F059DAD" w14:textId="46BB71EC" w:rsidR="00AB3B51" w:rsidRPr="00341081" w:rsidDel="00574392" w:rsidRDefault="00AB3B51" w:rsidP="00341081">
      <w:pPr>
        <w:numPr>
          <w:ilvl w:val="0"/>
          <w:numId w:val="26"/>
        </w:numPr>
        <w:overflowPunct/>
        <w:autoSpaceDE/>
        <w:autoSpaceDN/>
        <w:adjustRightInd/>
        <w:spacing w:after="120" w:line="360" w:lineRule="auto"/>
        <w:ind w:left="1440" w:hanging="540"/>
        <w:textAlignment w:val="auto"/>
        <w:rPr>
          <w:del w:id="149" w:author="Oshodi, Abiodun" w:date="2026-02-11T12:09:00Z" w16du:dateUtc="2026-02-11T11:09:00Z"/>
          <w:rFonts w:cs="Arial"/>
          <w:lang w:val="en-GB"/>
        </w:rPr>
      </w:pPr>
      <w:del w:id="150" w:author="Oshodi, Abiodun" w:date="2026-02-11T12:09:00Z" w16du:dateUtc="2026-02-11T11:09:00Z">
        <w:r w:rsidRPr="00341081" w:rsidDel="00574392">
          <w:rPr>
            <w:rFonts w:cs="Arial"/>
            <w:lang w:val="en-GB"/>
          </w:rPr>
          <w:lastRenderedPageBreak/>
          <w:delText>When an upset condition occurs for the Project´s operation during the warranty period, The PMC shall review and study the incident with the related Project Contractor to clarify that the said incident(s) is related to the warranty or not. The study results shall be promptly submitted to the Client for action.</w:delText>
        </w:r>
      </w:del>
    </w:p>
    <w:p w14:paraId="58E0E1D1" w14:textId="77777777" w:rsidR="00CF5AC9" w:rsidRPr="00D078F1" w:rsidRDefault="00CF5AC9" w:rsidP="00CF5AC9">
      <w:pPr>
        <w:pStyle w:val="Heading2"/>
        <w:keepNext/>
        <w:tabs>
          <w:tab w:val="num" w:pos="851"/>
        </w:tabs>
        <w:overflowPunct/>
        <w:autoSpaceDE/>
        <w:autoSpaceDN/>
        <w:adjustRightInd/>
        <w:spacing w:after="240"/>
        <w:ind w:left="851" w:hanging="851"/>
        <w:jc w:val="both"/>
        <w:textAlignment w:val="auto"/>
      </w:pPr>
      <w:bookmarkStart w:id="151" w:name="_Toc103701569"/>
      <w:bookmarkStart w:id="152" w:name="_Toc103701627"/>
      <w:bookmarkStart w:id="153" w:name="_Toc103701683"/>
      <w:bookmarkStart w:id="154" w:name="_Toc103701740"/>
      <w:bookmarkStart w:id="155" w:name="_Toc103701570"/>
      <w:bookmarkStart w:id="156" w:name="_Toc103701628"/>
      <w:bookmarkStart w:id="157" w:name="_Toc103701684"/>
      <w:bookmarkStart w:id="158" w:name="_Toc103701741"/>
      <w:bookmarkStart w:id="159" w:name="_Toc103701571"/>
      <w:bookmarkStart w:id="160" w:name="_Toc103701629"/>
      <w:bookmarkStart w:id="161" w:name="_Toc103701685"/>
      <w:bookmarkStart w:id="162" w:name="_Toc103701742"/>
      <w:bookmarkStart w:id="163" w:name="_Toc103701572"/>
      <w:bookmarkStart w:id="164" w:name="_Toc103701630"/>
      <w:bookmarkStart w:id="165" w:name="_Toc103701686"/>
      <w:bookmarkStart w:id="166" w:name="_Toc103701743"/>
      <w:bookmarkStart w:id="167" w:name="_Toc103701573"/>
      <w:bookmarkStart w:id="168" w:name="_Toc103701631"/>
      <w:bookmarkStart w:id="169" w:name="_Toc103701687"/>
      <w:bookmarkStart w:id="170" w:name="_Toc103701744"/>
      <w:bookmarkStart w:id="171" w:name="_Toc103701574"/>
      <w:bookmarkStart w:id="172" w:name="_Toc103701632"/>
      <w:bookmarkStart w:id="173" w:name="_Toc103701688"/>
      <w:bookmarkStart w:id="174" w:name="_Toc103701745"/>
      <w:bookmarkStart w:id="175" w:name="_Toc38818757"/>
      <w:bookmarkStart w:id="176" w:name="_Toc76232954"/>
      <w:bookmarkStart w:id="177" w:name="_Toc132726733"/>
      <w:bookmarkStart w:id="178" w:name="_Ref518293616"/>
      <w:bookmarkStart w:id="179" w:name="_Toc53577723"/>
      <w:bookmarkStart w:id="180" w:name="_Toc54255337"/>
      <w:bookmarkStart w:id="181" w:name="_Toc54255469"/>
      <w:bookmarkEnd w:id="37"/>
      <w:bookmarkEnd w:id="38"/>
      <w:bookmarkEnd w:id="39"/>
      <w:bookmarkEnd w:id="48"/>
      <w:bookmarkEnd w:id="49"/>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r w:rsidRPr="00D078F1">
        <w:t>Location</w:t>
      </w:r>
      <w:bookmarkEnd w:id="175"/>
      <w:bookmarkEnd w:id="176"/>
      <w:bookmarkEnd w:id="177"/>
    </w:p>
    <w:p w14:paraId="4643EDB6" w14:textId="541D858A" w:rsidR="00CF5AC9" w:rsidRPr="00426396" w:rsidRDefault="00CF5AC9" w:rsidP="00426396">
      <w:pPr>
        <w:pStyle w:val="Textnormal"/>
        <w:rPr>
          <w:rFonts w:cs="Arial"/>
          <w:sz w:val="22"/>
          <w:szCs w:val="22"/>
        </w:rPr>
      </w:pPr>
      <w:r w:rsidRPr="00426396">
        <w:rPr>
          <w:rFonts w:cs="Arial"/>
          <w:sz w:val="22"/>
          <w:szCs w:val="22"/>
        </w:rPr>
        <w:t xml:space="preserve">ILF (The Consultant) will setup a dedicated office </w:t>
      </w:r>
      <w:r w:rsidR="00273060">
        <w:rPr>
          <w:rFonts w:cs="Arial"/>
          <w:sz w:val="22"/>
          <w:szCs w:val="22"/>
        </w:rPr>
        <w:t xml:space="preserve">within ILF’s existing facility </w:t>
      </w:r>
      <w:r w:rsidRPr="00426396">
        <w:rPr>
          <w:rFonts w:cs="Arial"/>
          <w:sz w:val="22"/>
          <w:szCs w:val="22"/>
        </w:rPr>
        <w:t xml:space="preserve">in Lagos for the execution of the </w:t>
      </w:r>
      <w:r w:rsidR="009829D9">
        <w:rPr>
          <w:rFonts w:cs="Arial"/>
          <w:sz w:val="22"/>
          <w:szCs w:val="22"/>
        </w:rPr>
        <w:t>TA</w:t>
      </w:r>
      <w:r w:rsidR="009829D9" w:rsidRPr="00426396">
        <w:rPr>
          <w:rFonts w:cs="Arial"/>
          <w:sz w:val="22"/>
          <w:szCs w:val="22"/>
        </w:rPr>
        <w:t xml:space="preserve"> </w:t>
      </w:r>
      <w:r w:rsidRPr="00426396">
        <w:rPr>
          <w:rFonts w:cs="Arial"/>
          <w:sz w:val="22"/>
          <w:szCs w:val="22"/>
        </w:rPr>
        <w:t>services</w:t>
      </w:r>
      <w:r w:rsidR="00273060">
        <w:rPr>
          <w:rFonts w:cs="Arial"/>
          <w:sz w:val="22"/>
          <w:szCs w:val="22"/>
        </w:rPr>
        <w:t xml:space="preserve"> </w:t>
      </w:r>
      <w:r w:rsidR="00ED0321">
        <w:rPr>
          <w:rFonts w:cs="Arial"/>
          <w:sz w:val="22"/>
          <w:szCs w:val="22"/>
        </w:rPr>
        <w:t>(at no set-up cost)</w:t>
      </w:r>
      <w:r w:rsidRPr="00426396">
        <w:rPr>
          <w:rFonts w:cs="Arial"/>
          <w:sz w:val="22"/>
          <w:szCs w:val="22"/>
        </w:rPr>
        <w:t xml:space="preserve">. The Consultant’s Project Management Team would be based in this office and coordinate the activities of the project from its Lagos office. </w:t>
      </w:r>
    </w:p>
    <w:p w14:paraId="37033057" w14:textId="77777777" w:rsidR="00CF5AC9" w:rsidRPr="00426396" w:rsidRDefault="00CF5AC9" w:rsidP="00426396">
      <w:pPr>
        <w:pStyle w:val="Textnormal"/>
        <w:rPr>
          <w:rFonts w:cs="Arial"/>
          <w:sz w:val="22"/>
          <w:szCs w:val="22"/>
        </w:rPr>
      </w:pPr>
      <w:r w:rsidRPr="00426396">
        <w:rPr>
          <w:rFonts w:cs="Arial"/>
          <w:sz w:val="22"/>
          <w:szCs w:val="22"/>
        </w:rPr>
        <w:t xml:space="preserve">The Engineering Design Management and Vetting team would be based in this office as well and coordinate all engineering efforts of the EPC contractor(s). </w:t>
      </w:r>
    </w:p>
    <w:p w14:paraId="269294D0" w14:textId="77777777" w:rsidR="00CF5AC9" w:rsidRPr="00426396" w:rsidRDefault="00CF5AC9" w:rsidP="00426396">
      <w:pPr>
        <w:pStyle w:val="Textnormal"/>
        <w:rPr>
          <w:rFonts w:cs="Arial"/>
          <w:sz w:val="22"/>
          <w:szCs w:val="22"/>
        </w:rPr>
      </w:pPr>
      <w:r w:rsidRPr="00426396">
        <w:rPr>
          <w:rFonts w:cs="Arial"/>
          <w:sz w:val="22"/>
          <w:szCs w:val="22"/>
        </w:rPr>
        <w:t>Office space shall be provided in individual EPC Contractor’s camp or site location.</w:t>
      </w:r>
    </w:p>
    <w:p w14:paraId="458503B8" w14:textId="77777777" w:rsidR="00496DC3" w:rsidRDefault="00496DC3">
      <w:pPr>
        <w:overflowPunct/>
        <w:autoSpaceDE/>
        <w:autoSpaceDN/>
        <w:adjustRightInd/>
        <w:jc w:val="left"/>
        <w:textAlignment w:val="auto"/>
        <w:rPr>
          <w:rFonts w:cs="Arial"/>
          <w:b/>
          <w:color w:val="305291" w:themeColor="accent1"/>
          <w:sz w:val="20"/>
          <w:lang w:val="en-GB"/>
        </w:rPr>
      </w:pPr>
      <w:bookmarkStart w:id="182" w:name="_Toc103350136"/>
      <w:bookmarkEnd w:id="178"/>
      <w:r>
        <w:rPr>
          <w:rFonts w:cs="Arial"/>
        </w:rPr>
        <w:br w:type="page"/>
      </w:r>
    </w:p>
    <w:p w14:paraId="395D72D1" w14:textId="2F615EF7" w:rsidR="006E64C0" w:rsidRDefault="006E64C0" w:rsidP="00564882">
      <w:pPr>
        <w:pStyle w:val="Heading2"/>
        <w:keepNext/>
        <w:tabs>
          <w:tab w:val="num" w:pos="851"/>
        </w:tabs>
        <w:overflowPunct/>
        <w:autoSpaceDE/>
        <w:autoSpaceDN/>
        <w:adjustRightInd/>
        <w:spacing w:after="240"/>
        <w:ind w:left="851" w:hanging="851"/>
        <w:jc w:val="both"/>
        <w:textAlignment w:val="auto"/>
        <w:rPr>
          <w:rFonts w:cs="Arial"/>
        </w:rPr>
      </w:pPr>
      <w:bookmarkStart w:id="183" w:name="_Toc132726734"/>
      <w:r w:rsidRPr="007B2E74">
        <w:rPr>
          <w:rFonts w:cs="Arial"/>
        </w:rPr>
        <w:lastRenderedPageBreak/>
        <w:t>Key Resources</w:t>
      </w:r>
      <w:bookmarkEnd w:id="183"/>
      <w:r w:rsidRPr="007B2E74">
        <w:rPr>
          <w:rFonts w:cs="Arial"/>
        </w:rPr>
        <w:t xml:space="preserve"> </w:t>
      </w:r>
      <w:bookmarkEnd w:id="182"/>
    </w:p>
    <w:p w14:paraId="61B5908D" w14:textId="6FE6283A" w:rsidR="0064273C" w:rsidRPr="00273D3A" w:rsidRDefault="0064273C" w:rsidP="00273D3A">
      <w:pPr>
        <w:pStyle w:val="Textnormal"/>
        <w:rPr>
          <w:rFonts w:cs="Arial"/>
          <w:sz w:val="22"/>
          <w:szCs w:val="22"/>
        </w:rPr>
      </w:pPr>
      <w:bookmarkStart w:id="184" w:name="_Toc132726750"/>
      <w:commentRangeStart w:id="185"/>
      <w:r w:rsidRPr="00273D3A">
        <w:rPr>
          <w:rFonts w:cs="Arial"/>
          <w:sz w:val="22"/>
          <w:szCs w:val="22"/>
        </w:rPr>
        <w:t xml:space="preserve">Table </w:t>
      </w:r>
      <w:r w:rsidRPr="00273D3A">
        <w:rPr>
          <w:rFonts w:cs="Arial"/>
          <w:sz w:val="22"/>
          <w:szCs w:val="22"/>
        </w:rPr>
        <w:fldChar w:fldCharType="begin"/>
      </w:r>
      <w:r w:rsidRPr="00273D3A">
        <w:rPr>
          <w:rFonts w:cs="Arial"/>
          <w:sz w:val="22"/>
          <w:szCs w:val="22"/>
        </w:rPr>
        <w:instrText xml:space="preserve"> SEQ Table \* ARABIC </w:instrText>
      </w:r>
      <w:r w:rsidRPr="00273D3A">
        <w:rPr>
          <w:rFonts w:cs="Arial"/>
          <w:sz w:val="22"/>
          <w:szCs w:val="22"/>
        </w:rPr>
        <w:fldChar w:fldCharType="separate"/>
      </w:r>
      <w:r w:rsidR="00C5725A">
        <w:rPr>
          <w:rFonts w:cs="Arial"/>
          <w:noProof/>
          <w:sz w:val="22"/>
          <w:szCs w:val="22"/>
        </w:rPr>
        <w:t>2</w:t>
      </w:r>
      <w:r w:rsidRPr="00273D3A">
        <w:rPr>
          <w:rFonts w:cs="Arial"/>
          <w:sz w:val="22"/>
          <w:szCs w:val="22"/>
        </w:rPr>
        <w:fldChar w:fldCharType="end"/>
      </w:r>
      <w:r w:rsidRPr="00273D3A">
        <w:rPr>
          <w:rFonts w:cs="Arial"/>
          <w:sz w:val="22"/>
          <w:szCs w:val="22"/>
        </w:rPr>
        <w:t xml:space="preserve"> – Key resource</w:t>
      </w:r>
      <w:bookmarkEnd w:id="184"/>
      <w:commentRangeEnd w:id="185"/>
      <w:r w:rsidR="008F765E">
        <w:rPr>
          <w:rStyle w:val="CommentReference"/>
          <w:lang w:eastAsia="de-DE"/>
        </w:rPr>
        <w:commentReference w:id="185"/>
      </w:r>
    </w:p>
    <w:tbl>
      <w:tblPr>
        <w:tblpPr w:leftFromText="180" w:rightFromText="180" w:vertAnchor="text" w:horzAnchor="margin" w:tblpXSpec="right" w:tblpY="-30"/>
        <w:tblW w:w="8540" w:type="dxa"/>
        <w:tblLook w:val="04A0" w:firstRow="1" w:lastRow="0" w:firstColumn="1" w:lastColumn="0" w:noHBand="0" w:noVBand="1"/>
      </w:tblPr>
      <w:tblGrid>
        <w:gridCol w:w="661"/>
        <w:gridCol w:w="3240"/>
        <w:gridCol w:w="4720"/>
      </w:tblGrid>
      <w:tr w:rsidR="008D0E36" w:rsidRPr="006C7FAE" w14:paraId="45DD1BDF" w14:textId="77777777" w:rsidTr="008D0E36">
        <w:trPr>
          <w:trHeight w:val="790"/>
          <w:tblHeader/>
        </w:trPr>
        <w:tc>
          <w:tcPr>
            <w:tcW w:w="580" w:type="dxa"/>
            <w:tcBorders>
              <w:top w:val="single" w:sz="8" w:space="0" w:color="auto"/>
              <w:left w:val="single" w:sz="8" w:space="0" w:color="auto"/>
              <w:bottom w:val="single" w:sz="12" w:space="0" w:color="auto"/>
              <w:right w:val="single" w:sz="4" w:space="0" w:color="auto"/>
            </w:tcBorders>
            <w:shd w:val="clear" w:color="auto" w:fill="243D6C" w:themeFill="accent1" w:themeFillShade="BF"/>
            <w:noWrap/>
            <w:vAlign w:val="center"/>
            <w:hideMark/>
          </w:tcPr>
          <w:p w14:paraId="57412920" w14:textId="77777777" w:rsidR="008D0E36" w:rsidRPr="00E52BE6" w:rsidRDefault="008D0E36" w:rsidP="008D0E36">
            <w:pPr>
              <w:overflowPunct/>
              <w:autoSpaceDE/>
              <w:autoSpaceDN/>
              <w:adjustRightInd/>
              <w:jc w:val="center"/>
              <w:textAlignment w:val="auto"/>
              <w:rPr>
                <w:rFonts w:cs="Arial"/>
                <w:b/>
                <w:color w:val="FFFFFF" w:themeColor="background1"/>
                <w:sz w:val="20"/>
                <w:szCs w:val="20"/>
                <w:lang w:eastAsia="en-US"/>
              </w:rPr>
            </w:pPr>
            <w:bookmarkStart w:id="186" w:name="_Toc103707141"/>
            <w:bookmarkStart w:id="187" w:name="_Toc103707185"/>
            <w:bookmarkStart w:id="188" w:name="_Toc103707385"/>
            <w:bookmarkStart w:id="189" w:name="_Toc103707429"/>
            <w:bookmarkStart w:id="190" w:name="_Toc103707473"/>
            <w:bookmarkStart w:id="191" w:name="_Toc103707519"/>
            <w:bookmarkStart w:id="192" w:name="_Toc103707629"/>
            <w:bookmarkStart w:id="193" w:name="_Toc103350137"/>
            <w:bookmarkEnd w:id="186"/>
            <w:bookmarkEnd w:id="187"/>
            <w:bookmarkEnd w:id="188"/>
            <w:bookmarkEnd w:id="189"/>
            <w:bookmarkEnd w:id="190"/>
            <w:bookmarkEnd w:id="191"/>
            <w:bookmarkEnd w:id="192"/>
            <w:r w:rsidRPr="00E52BE6">
              <w:rPr>
                <w:rFonts w:cs="Arial"/>
                <w:b/>
                <w:color w:val="FFFFFF" w:themeColor="background1"/>
                <w:sz w:val="20"/>
                <w:szCs w:val="20"/>
                <w:lang w:eastAsia="en-US"/>
              </w:rPr>
              <w:t>ID</w:t>
            </w:r>
          </w:p>
        </w:tc>
        <w:tc>
          <w:tcPr>
            <w:tcW w:w="3240" w:type="dxa"/>
            <w:tcBorders>
              <w:top w:val="single" w:sz="8" w:space="0" w:color="auto"/>
              <w:left w:val="single" w:sz="4" w:space="0" w:color="auto"/>
              <w:bottom w:val="single" w:sz="12" w:space="0" w:color="auto"/>
              <w:right w:val="nil"/>
            </w:tcBorders>
            <w:shd w:val="clear" w:color="auto" w:fill="243D6C" w:themeFill="accent1" w:themeFillShade="BF"/>
            <w:noWrap/>
            <w:vAlign w:val="center"/>
            <w:hideMark/>
          </w:tcPr>
          <w:p w14:paraId="79D390FB" w14:textId="77777777" w:rsidR="008D0E36" w:rsidRPr="00E52BE6" w:rsidRDefault="008D0E36" w:rsidP="008D0E36">
            <w:pPr>
              <w:overflowPunct/>
              <w:autoSpaceDE/>
              <w:autoSpaceDN/>
              <w:adjustRightInd/>
              <w:jc w:val="center"/>
              <w:textAlignment w:val="auto"/>
              <w:rPr>
                <w:rFonts w:cs="Arial"/>
                <w:b/>
                <w:color w:val="FFFFFF" w:themeColor="background1"/>
                <w:sz w:val="20"/>
                <w:szCs w:val="20"/>
                <w:lang w:eastAsia="en-US"/>
              </w:rPr>
            </w:pPr>
            <w:r w:rsidRPr="00E52BE6">
              <w:rPr>
                <w:rFonts w:cs="Arial"/>
                <w:b/>
                <w:color w:val="FFFFFF" w:themeColor="background1"/>
                <w:sz w:val="20"/>
                <w:szCs w:val="20"/>
                <w:lang w:eastAsia="en-US"/>
              </w:rPr>
              <w:t>Names</w:t>
            </w:r>
          </w:p>
        </w:tc>
        <w:tc>
          <w:tcPr>
            <w:tcW w:w="4720" w:type="dxa"/>
            <w:tcBorders>
              <w:top w:val="single" w:sz="8" w:space="0" w:color="auto"/>
              <w:left w:val="single" w:sz="4" w:space="0" w:color="auto"/>
              <w:bottom w:val="single" w:sz="12" w:space="0" w:color="auto"/>
              <w:right w:val="nil"/>
            </w:tcBorders>
            <w:shd w:val="clear" w:color="auto" w:fill="243D6C" w:themeFill="accent1" w:themeFillShade="BF"/>
            <w:vAlign w:val="center"/>
            <w:hideMark/>
          </w:tcPr>
          <w:p w14:paraId="446DDDA7" w14:textId="77777777" w:rsidR="008D0E36" w:rsidRPr="00E52BE6" w:rsidRDefault="008D0E36" w:rsidP="008D0E36">
            <w:pPr>
              <w:overflowPunct/>
              <w:autoSpaceDE/>
              <w:autoSpaceDN/>
              <w:adjustRightInd/>
              <w:jc w:val="center"/>
              <w:textAlignment w:val="auto"/>
              <w:rPr>
                <w:rFonts w:cs="Arial"/>
                <w:b/>
                <w:color w:val="FFFFFF" w:themeColor="background1"/>
                <w:sz w:val="20"/>
                <w:szCs w:val="20"/>
                <w:lang w:eastAsia="en-US"/>
              </w:rPr>
            </w:pPr>
            <w:r w:rsidRPr="00E52BE6">
              <w:rPr>
                <w:rFonts w:cs="Arial"/>
                <w:b/>
                <w:color w:val="FFFFFF" w:themeColor="background1"/>
                <w:sz w:val="20"/>
                <w:szCs w:val="20"/>
                <w:lang w:eastAsia="en-US"/>
              </w:rPr>
              <w:t>Role/Position</w:t>
            </w:r>
          </w:p>
        </w:tc>
      </w:tr>
      <w:tr w:rsidR="008D0E36" w:rsidRPr="000675D0" w14:paraId="107D62AD" w14:textId="77777777" w:rsidTr="008D0E36">
        <w:trPr>
          <w:trHeight w:val="360"/>
        </w:trPr>
        <w:tc>
          <w:tcPr>
            <w:tcW w:w="580" w:type="dxa"/>
            <w:tcBorders>
              <w:top w:val="single" w:sz="12" w:space="0" w:color="auto"/>
              <w:left w:val="single" w:sz="12" w:space="0" w:color="auto"/>
              <w:bottom w:val="single" w:sz="4" w:space="0" w:color="auto"/>
              <w:right w:val="nil"/>
            </w:tcBorders>
            <w:noWrap/>
            <w:vAlign w:val="center"/>
            <w:hideMark/>
          </w:tcPr>
          <w:p w14:paraId="4E83096F" w14:textId="77777777" w:rsidR="008D0E36" w:rsidRPr="000675D0" w:rsidRDefault="008D0E36" w:rsidP="008D0E36">
            <w:pPr>
              <w:overflowPunct/>
              <w:autoSpaceDE/>
              <w:autoSpaceDN/>
              <w:adjustRightInd/>
              <w:jc w:val="center"/>
              <w:textAlignment w:val="auto"/>
              <w:rPr>
                <w:rFonts w:cs="Arial"/>
                <w:sz w:val="20"/>
                <w:szCs w:val="20"/>
                <w:lang w:eastAsia="en-US"/>
              </w:rPr>
            </w:pPr>
            <w:r w:rsidRPr="000675D0">
              <w:rPr>
                <w:rFonts w:cs="Arial"/>
                <w:sz w:val="20"/>
                <w:szCs w:val="20"/>
                <w:lang w:eastAsia="en-US"/>
              </w:rPr>
              <w:t>1</w:t>
            </w:r>
          </w:p>
        </w:tc>
        <w:tc>
          <w:tcPr>
            <w:tcW w:w="3240" w:type="dxa"/>
            <w:tcBorders>
              <w:top w:val="single" w:sz="12" w:space="0" w:color="auto"/>
              <w:left w:val="nil"/>
              <w:bottom w:val="single" w:sz="4" w:space="0" w:color="auto"/>
              <w:right w:val="nil"/>
            </w:tcBorders>
            <w:noWrap/>
            <w:vAlign w:val="center"/>
            <w:hideMark/>
          </w:tcPr>
          <w:p w14:paraId="140DD5D9" w14:textId="3FD61EF4" w:rsidR="008D0E36" w:rsidRPr="000675D0" w:rsidRDefault="00070D1B" w:rsidP="008D0E36">
            <w:pPr>
              <w:overflowPunct/>
              <w:autoSpaceDE/>
              <w:autoSpaceDN/>
              <w:adjustRightInd/>
              <w:jc w:val="left"/>
              <w:textAlignment w:val="auto"/>
              <w:rPr>
                <w:rFonts w:cs="Arial"/>
                <w:sz w:val="20"/>
                <w:szCs w:val="20"/>
                <w:lang w:eastAsia="en-US"/>
              </w:rPr>
            </w:pPr>
            <w:ins w:id="194" w:author="Nelson, Abayomi" w:date="2026-02-07T19:46:00Z" w16du:dateUtc="2026-02-07T18:46:00Z">
              <w:del w:id="195" w:author="Oshodi, Abiodun" w:date="2026-02-11T13:31:00Z" w16du:dateUtc="2026-02-11T12:31:00Z">
                <w:r w:rsidDel="00EE678E">
                  <w:rPr>
                    <w:rFonts w:cs="Arial"/>
                    <w:sz w:val="20"/>
                    <w:szCs w:val="20"/>
                    <w:lang w:eastAsia="en-US"/>
                  </w:rPr>
                  <w:delText>Ibrahim Olanipekun</w:delText>
                </w:r>
              </w:del>
            </w:ins>
            <w:ins w:id="196" w:author="Oshodi, Abiodun" w:date="2026-02-11T13:31:00Z" w16du:dateUtc="2026-02-11T12:31:00Z">
              <w:r w:rsidR="00EE678E">
                <w:rPr>
                  <w:rFonts w:cs="Arial"/>
                  <w:sz w:val="20"/>
                  <w:szCs w:val="20"/>
                  <w:lang w:eastAsia="en-US"/>
                </w:rPr>
                <w:t>Methana Bola / Obe Seyi</w:t>
              </w:r>
            </w:ins>
          </w:p>
        </w:tc>
        <w:tc>
          <w:tcPr>
            <w:tcW w:w="4720" w:type="dxa"/>
            <w:tcBorders>
              <w:top w:val="single" w:sz="12" w:space="0" w:color="auto"/>
              <w:left w:val="nil"/>
              <w:bottom w:val="single" w:sz="4" w:space="0" w:color="auto"/>
              <w:right w:val="single" w:sz="12" w:space="0" w:color="auto"/>
            </w:tcBorders>
            <w:shd w:val="clear" w:color="000000" w:fill="E2EFDA"/>
            <w:noWrap/>
            <w:vAlign w:val="center"/>
            <w:hideMark/>
          </w:tcPr>
          <w:p w14:paraId="71D1963C" w14:textId="6D052F2A" w:rsidR="008D0E36" w:rsidRPr="000675D0" w:rsidRDefault="008D0E36" w:rsidP="008D0E36">
            <w:pPr>
              <w:overflowPunct/>
              <w:autoSpaceDE/>
              <w:autoSpaceDN/>
              <w:adjustRightInd/>
              <w:jc w:val="left"/>
              <w:textAlignment w:val="auto"/>
              <w:rPr>
                <w:rFonts w:cs="Arial"/>
                <w:sz w:val="20"/>
                <w:szCs w:val="20"/>
                <w:lang w:eastAsia="en-US"/>
              </w:rPr>
            </w:pPr>
            <w:del w:id="197" w:author="Oshodi, Abiodun" w:date="2026-02-11T13:31:00Z" w16du:dateUtc="2026-02-11T12:31:00Z">
              <w:r w:rsidDel="00EE678E">
                <w:rPr>
                  <w:rFonts w:cs="Arial"/>
                  <w:sz w:val="20"/>
                  <w:szCs w:val="20"/>
                  <w:lang w:eastAsia="en-US"/>
                </w:rPr>
                <w:delText>Head of Engineering</w:delText>
              </w:r>
            </w:del>
            <w:ins w:id="198" w:author="Oshodi, Abiodun" w:date="2026-02-11T13:31:00Z" w16du:dateUtc="2026-02-11T12:31:00Z">
              <w:r w:rsidR="00EE678E">
                <w:rPr>
                  <w:rFonts w:cs="Arial"/>
                  <w:sz w:val="20"/>
                  <w:szCs w:val="20"/>
                  <w:lang w:eastAsia="en-US"/>
                </w:rPr>
                <w:t>Project Manager</w:t>
              </w:r>
            </w:ins>
          </w:p>
        </w:tc>
      </w:tr>
      <w:tr w:rsidR="008D0E36" w:rsidRPr="000675D0" w14:paraId="569A802E"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353F4976" w14:textId="77777777" w:rsidR="008D0E36" w:rsidRPr="000675D0" w:rsidRDefault="008D0E36" w:rsidP="008D0E36">
            <w:pPr>
              <w:overflowPunct/>
              <w:autoSpaceDE/>
              <w:autoSpaceDN/>
              <w:adjustRightInd/>
              <w:jc w:val="center"/>
              <w:textAlignment w:val="auto"/>
              <w:rPr>
                <w:rFonts w:cs="Arial"/>
                <w:sz w:val="20"/>
                <w:szCs w:val="20"/>
                <w:lang w:eastAsia="en-US"/>
              </w:rPr>
            </w:pPr>
            <w:r w:rsidRPr="000675D0">
              <w:rPr>
                <w:rFonts w:cs="Arial"/>
                <w:sz w:val="20"/>
                <w:szCs w:val="20"/>
                <w:lang w:eastAsia="en-US"/>
              </w:rPr>
              <w:t>2</w:t>
            </w:r>
          </w:p>
        </w:tc>
        <w:tc>
          <w:tcPr>
            <w:tcW w:w="3240" w:type="dxa"/>
            <w:tcBorders>
              <w:top w:val="single" w:sz="4" w:space="0" w:color="auto"/>
              <w:left w:val="nil"/>
              <w:bottom w:val="single" w:sz="4" w:space="0" w:color="auto"/>
              <w:right w:val="nil"/>
            </w:tcBorders>
            <w:noWrap/>
            <w:vAlign w:val="center"/>
          </w:tcPr>
          <w:p w14:paraId="57F1F9B3" w14:textId="4AD70514" w:rsidR="008D0E36" w:rsidRPr="000675D0" w:rsidRDefault="00070D1B" w:rsidP="008D0E36">
            <w:pPr>
              <w:overflowPunct/>
              <w:autoSpaceDE/>
              <w:autoSpaceDN/>
              <w:adjustRightInd/>
              <w:jc w:val="left"/>
              <w:textAlignment w:val="auto"/>
              <w:rPr>
                <w:rFonts w:cs="Arial"/>
                <w:sz w:val="20"/>
                <w:szCs w:val="20"/>
                <w:lang w:eastAsia="en-US"/>
              </w:rPr>
            </w:pPr>
            <w:ins w:id="199" w:author="Nelson, Abayomi" w:date="2026-02-07T19:46:00Z" w16du:dateUtc="2026-02-07T18:46:00Z">
              <w:del w:id="200" w:author="Oshodi, Abiodun" w:date="2026-02-11T13:31:00Z" w16du:dateUtc="2026-02-11T12:31:00Z">
                <w:r w:rsidDel="00EE678E">
                  <w:rPr>
                    <w:rFonts w:cs="Arial"/>
                    <w:sz w:val="20"/>
                    <w:szCs w:val="20"/>
                    <w:lang w:eastAsia="en-US"/>
                  </w:rPr>
                  <w:delText>Oluwole Sojinrin</w:delText>
                </w:r>
              </w:del>
            </w:ins>
            <w:ins w:id="201" w:author="Oshodi, Abiodun" w:date="2026-02-11T13:31:00Z" w16du:dateUtc="2026-02-11T12:31:00Z">
              <w:r w:rsidR="00EE678E">
                <w:rPr>
                  <w:rFonts w:cs="Arial"/>
                  <w:sz w:val="20"/>
                  <w:szCs w:val="20"/>
                  <w:lang w:eastAsia="en-US"/>
                </w:rPr>
                <w:t>TBD</w:t>
              </w:r>
            </w:ins>
          </w:p>
        </w:tc>
        <w:tc>
          <w:tcPr>
            <w:tcW w:w="4720" w:type="dxa"/>
            <w:tcBorders>
              <w:top w:val="single" w:sz="4" w:space="0" w:color="auto"/>
              <w:left w:val="nil"/>
              <w:bottom w:val="single" w:sz="4" w:space="0" w:color="auto"/>
              <w:right w:val="single" w:sz="12" w:space="0" w:color="auto"/>
            </w:tcBorders>
            <w:shd w:val="clear" w:color="000000" w:fill="E2EFDA"/>
            <w:noWrap/>
            <w:vAlign w:val="center"/>
          </w:tcPr>
          <w:p w14:paraId="79052CF4" w14:textId="4DA5B062" w:rsidR="008D0E36" w:rsidRPr="000675D0" w:rsidRDefault="008D0E36" w:rsidP="008D0E36">
            <w:pPr>
              <w:overflowPunct/>
              <w:autoSpaceDE/>
              <w:autoSpaceDN/>
              <w:adjustRightInd/>
              <w:jc w:val="left"/>
              <w:textAlignment w:val="auto"/>
              <w:rPr>
                <w:rFonts w:cs="Arial"/>
                <w:sz w:val="20"/>
                <w:szCs w:val="20"/>
                <w:lang w:eastAsia="en-US"/>
              </w:rPr>
            </w:pPr>
            <w:del w:id="202" w:author="Oshodi, Abiodun" w:date="2026-02-11T13:31:00Z" w16du:dateUtc="2026-02-11T12:31:00Z">
              <w:r w:rsidDel="00EE678E">
                <w:rPr>
                  <w:rFonts w:cs="Arial"/>
                  <w:sz w:val="20"/>
                  <w:szCs w:val="20"/>
                  <w:lang w:eastAsia="en-US"/>
                </w:rPr>
                <w:delText>Head of Projects</w:delText>
              </w:r>
            </w:del>
            <w:ins w:id="203" w:author="Oshodi, Abiodun" w:date="2026-02-11T13:31:00Z" w16du:dateUtc="2026-02-11T12:31:00Z">
              <w:r w:rsidR="00EE678E">
                <w:rPr>
                  <w:rFonts w:cs="Arial"/>
                  <w:sz w:val="20"/>
                  <w:szCs w:val="20"/>
                  <w:lang w:eastAsia="en-US"/>
                </w:rPr>
                <w:t>Project Engineer</w:t>
              </w:r>
            </w:ins>
          </w:p>
        </w:tc>
      </w:tr>
      <w:tr w:rsidR="008D0E36" w:rsidRPr="000675D0" w14:paraId="7096B48C"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00344227" w14:textId="77777777" w:rsidR="008D0E36" w:rsidRPr="000675D0" w:rsidRDefault="008D0E36" w:rsidP="008D0E36">
            <w:pPr>
              <w:overflowPunct/>
              <w:autoSpaceDE/>
              <w:autoSpaceDN/>
              <w:adjustRightInd/>
              <w:jc w:val="center"/>
              <w:textAlignment w:val="auto"/>
              <w:rPr>
                <w:rFonts w:cs="Arial"/>
                <w:sz w:val="20"/>
                <w:szCs w:val="20"/>
                <w:lang w:eastAsia="en-US"/>
              </w:rPr>
            </w:pPr>
            <w:r w:rsidRPr="000675D0">
              <w:rPr>
                <w:rFonts w:cs="Arial"/>
                <w:sz w:val="20"/>
                <w:szCs w:val="20"/>
                <w:lang w:eastAsia="en-US"/>
              </w:rPr>
              <w:t>3</w:t>
            </w:r>
          </w:p>
        </w:tc>
        <w:tc>
          <w:tcPr>
            <w:tcW w:w="3240" w:type="dxa"/>
            <w:tcBorders>
              <w:top w:val="single" w:sz="4" w:space="0" w:color="auto"/>
              <w:left w:val="nil"/>
              <w:bottom w:val="single" w:sz="4" w:space="0" w:color="auto"/>
              <w:right w:val="nil"/>
            </w:tcBorders>
            <w:noWrap/>
            <w:vAlign w:val="center"/>
            <w:hideMark/>
          </w:tcPr>
          <w:p w14:paraId="6FDA72AF" w14:textId="4A1677BF" w:rsidR="008D0E36" w:rsidRPr="000675D0" w:rsidRDefault="008D0E36" w:rsidP="008D0E36">
            <w:pPr>
              <w:overflowPunct/>
              <w:autoSpaceDE/>
              <w:autoSpaceDN/>
              <w:adjustRightInd/>
              <w:jc w:val="left"/>
              <w:textAlignment w:val="auto"/>
              <w:rPr>
                <w:rFonts w:cs="Arial"/>
                <w:sz w:val="20"/>
                <w:szCs w:val="20"/>
                <w:lang w:eastAsia="en-US"/>
              </w:rPr>
            </w:pPr>
            <w:del w:id="204" w:author="Oshodi, Abiodun" w:date="2026-02-11T13:32:00Z" w16du:dateUtc="2026-02-11T12:32:00Z">
              <w:r w:rsidRPr="000675D0" w:rsidDel="00EE678E">
                <w:rPr>
                  <w:rFonts w:cs="Arial"/>
                  <w:sz w:val="20"/>
                  <w:szCs w:val="20"/>
                  <w:lang w:eastAsia="en-US"/>
                </w:rPr>
                <w:delText>Willougby Evelyn</w:delText>
              </w:r>
            </w:del>
            <w:ins w:id="205" w:author="Oshodi, Abiodun" w:date="2026-02-11T13:32:00Z" w16du:dateUtc="2026-02-11T12:32:00Z">
              <w:r w:rsidR="00EE678E">
                <w:rPr>
                  <w:rFonts w:cs="Arial"/>
                  <w:sz w:val="20"/>
                  <w:szCs w:val="20"/>
                  <w:lang w:eastAsia="en-US"/>
                </w:rPr>
                <w:t>Titilayo Giwa</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2A6E9D56" w14:textId="261E5BF3" w:rsidR="008D0E36" w:rsidRPr="000675D0" w:rsidRDefault="008D0E36" w:rsidP="008D0E36">
            <w:pPr>
              <w:overflowPunct/>
              <w:autoSpaceDE/>
              <w:autoSpaceDN/>
              <w:adjustRightInd/>
              <w:jc w:val="left"/>
              <w:textAlignment w:val="auto"/>
              <w:rPr>
                <w:rFonts w:cs="Arial"/>
                <w:sz w:val="20"/>
                <w:szCs w:val="20"/>
                <w:lang w:eastAsia="en-US"/>
              </w:rPr>
            </w:pPr>
            <w:del w:id="206" w:author="Oshodi, Abiodun" w:date="2026-02-11T13:32:00Z" w16du:dateUtc="2026-02-11T12:32:00Z">
              <w:r w:rsidRPr="000675D0" w:rsidDel="00EE678E">
                <w:rPr>
                  <w:rFonts w:cs="Arial"/>
                  <w:sz w:val="20"/>
                  <w:szCs w:val="20"/>
                  <w:lang w:eastAsia="en-US"/>
                </w:rPr>
                <w:delText>Document Control Specialist</w:delText>
              </w:r>
            </w:del>
            <w:ins w:id="207" w:author="Oshodi, Abiodun" w:date="2026-02-11T13:32:00Z" w16du:dateUtc="2026-02-11T12:32:00Z">
              <w:r w:rsidR="00EE678E">
                <w:rPr>
                  <w:rFonts w:cs="Arial"/>
                  <w:sz w:val="20"/>
                  <w:szCs w:val="20"/>
                  <w:lang w:eastAsia="en-US"/>
                </w:rPr>
                <w:t>Contracts Manager</w:t>
              </w:r>
            </w:ins>
          </w:p>
        </w:tc>
      </w:tr>
      <w:tr w:rsidR="00EE678E" w:rsidRPr="000675D0" w14:paraId="60B75537" w14:textId="77777777" w:rsidTr="008D0E36">
        <w:trPr>
          <w:trHeight w:val="360"/>
          <w:ins w:id="208" w:author="Oshodi, Abiodun" w:date="2026-02-11T13:31:00Z"/>
        </w:trPr>
        <w:tc>
          <w:tcPr>
            <w:tcW w:w="580" w:type="dxa"/>
            <w:tcBorders>
              <w:top w:val="single" w:sz="4" w:space="0" w:color="auto"/>
              <w:left w:val="single" w:sz="12" w:space="0" w:color="auto"/>
              <w:bottom w:val="single" w:sz="4" w:space="0" w:color="auto"/>
              <w:right w:val="nil"/>
            </w:tcBorders>
            <w:noWrap/>
            <w:vAlign w:val="center"/>
          </w:tcPr>
          <w:p w14:paraId="625C9A50" w14:textId="45CBB7A2" w:rsidR="00EE678E" w:rsidRPr="000675D0" w:rsidRDefault="00EE678E" w:rsidP="008D0E36">
            <w:pPr>
              <w:overflowPunct/>
              <w:autoSpaceDE/>
              <w:autoSpaceDN/>
              <w:adjustRightInd/>
              <w:jc w:val="center"/>
              <w:textAlignment w:val="auto"/>
              <w:rPr>
                <w:ins w:id="209" w:author="Oshodi, Abiodun" w:date="2026-02-11T13:31:00Z" w16du:dateUtc="2026-02-11T12:31:00Z"/>
                <w:rFonts w:cs="Arial"/>
                <w:sz w:val="20"/>
                <w:szCs w:val="20"/>
                <w:lang w:eastAsia="en-US"/>
              </w:rPr>
            </w:pPr>
            <w:ins w:id="210" w:author="Oshodi, Abiodun" w:date="2026-02-11T13:37:00Z" w16du:dateUtc="2026-02-11T12:37:00Z">
              <w:r>
                <w:rPr>
                  <w:rFonts w:cs="Arial"/>
                  <w:sz w:val="20"/>
                  <w:szCs w:val="20"/>
                  <w:lang w:eastAsia="en-US"/>
                </w:rPr>
                <w:t>4</w:t>
              </w:r>
            </w:ins>
          </w:p>
        </w:tc>
        <w:tc>
          <w:tcPr>
            <w:tcW w:w="3240" w:type="dxa"/>
            <w:tcBorders>
              <w:top w:val="single" w:sz="4" w:space="0" w:color="auto"/>
              <w:left w:val="nil"/>
              <w:bottom w:val="single" w:sz="4" w:space="0" w:color="auto"/>
              <w:right w:val="nil"/>
            </w:tcBorders>
            <w:noWrap/>
            <w:vAlign w:val="center"/>
          </w:tcPr>
          <w:p w14:paraId="1598D126" w14:textId="005307C5" w:rsidR="00EE678E" w:rsidRPr="000675D0" w:rsidRDefault="00EE678E" w:rsidP="008D0E36">
            <w:pPr>
              <w:overflowPunct/>
              <w:autoSpaceDE/>
              <w:autoSpaceDN/>
              <w:adjustRightInd/>
              <w:jc w:val="left"/>
              <w:textAlignment w:val="auto"/>
              <w:rPr>
                <w:ins w:id="211" w:author="Oshodi, Abiodun" w:date="2026-02-11T13:31:00Z" w16du:dateUtc="2026-02-11T12:31:00Z"/>
                <w:rFonts w:cs="Arial"/>
                <w:sz w:val="20"/>
                <w:szCs w:val="20"/>
                <w:lang w:eastAsia="en-US"/>
              </w:rPr>
            </w:pPr>
            <w:ins w:id="212" w:author="Oshodi, Abiodun" w:date="2026-02-11T13:32:00Z" w16du:dateUtc="2026-02-11T12:32:00Z">
              <w:r>
                <w:rPr>
                  <w:rFonts w:cs="Arial"/>
                  <w:sz w:val="20"/>
                  <w:szCs w:val="20"/>
                  <w:lang w:eastAsia="en-US"/>
                </w:rPr>
                <w:t>QA / QC Engineer</w:t>
              </w:r>
            </w:ins>
          </w:p>
        </w:tc>
        <w:tc>
          <w:tcPr>
            <w:tcW w:w="4720" w:type="dxa"/>
            <w:tcBorders>
              <w:top w:val="single" w:sz="4" w:space="0" w:color="auto"/>
              <w:left w:val="nil"/>
              <w:bottom w:val="single" w:sz="4" w:space="0" w:color="auto"/>
              <w:right w:val="single" w:sz="12" w:space="0" w:color="auto"/>
            </w:tcBorders>
            <w:shd w:val="clear" w:color="000000" w:fill="E2EFDA"/>
            <w:noWrap/>
            <w:vAlign w:val="center"/>
          </w:tcPr>
          <w:p w14:paraId="229C495E" w14:textId="73361AB0" w:rsidR="00EE678E" w:rsidRPr="000675D0" w:rsidRDefault="00EE678E" w:rsidP="008D0E36">
            <w:pPr>
              <w:overflowPunct/>
              <w:autoSpaceDE/>
              <w:autoSpaceDN/>
              <w:adjustRightInd/>
              <w:jc w:val="left"/>
              <w:textAlignment w:val="auto"/>
              <w:rPr>
                <w:ins w:id="213" w:author="Oshodi, Abiodun" w:date="2026-02-11T13:31:00Z" w16du:dateUtc="2026-02-11T12:31:00Z"/>
                <w:rFonts w:cs="Arial"/>
                <w:sz w:val="20"/>
                <w:szCs w:val="20"/>
                <w:lang w:eastAsia="en-US"/>
              </w:rPr>
            </w:pPr>
            <w:ins w:id="214" w:author="Oshodi, Abiodun" w:date="2026-02-11T13:32:00Z" w16du:dateUtc="2026-02-11T12:32:00Z">
              <w:r>
                <w:rPr>
                  <w:rFonts w:cs="Arial"/>
                  <w:sz w:val="20"/>
                  <w:szCs w:val="20"/>
                  <w:lang w:eastAsia="en-US"/>
                </w:rPr>
                <w:t xml:space="preserve">Harrison </w:t>
              </w:r>
              <w:proofErr w:type="spellStart"/>
              <w:r>
                <w:rPr>
                  <w:rFonts w:cs="Arial"/>
                  <w:sz w:val="20"/>
                  <w:szCs w:val="20"/>
                  <w:lang w:eastAsia="en-US"/>
                </w:rPr>
                <w:t>Igbokweze</w:t>
              </w:r>
            </w:ins>
            <w:proofErr w:type="spellEnd"/>
          </w:p>
        </w:tc>
      </w:tr>
      <w:tr w:rsidR="00EE678E" w:rsidRPr="000675D0" w14:paraId="6FA95334" w14:textId="77777777" w:rsidTr="008D0E36">
        <w:trPr>
          <w:trHeight w:val="360"/>
          <w:ins w:id="215" w:author="Oshodi, Abiodun" w:date="2026-02-11T13:31:00Z"/>
        </w:trPr>
        <w:tc>
          <w:tcPr>
            <w:tcW w:w="580" w:type="dxa"/>
            <w:tcBorders>
              <w:top w:val="single" w:sz="4" w:space="0" w:color="auto"/>
              <w:left w:val="single" w:sz="12" w:space="0" w:color="auto"/>
              <w:bottom w:val="single" w:sz="4" w:space="0" w:color="auto"/>
              <w:right w:val="nil"/>
            </w:tcBorders>
            <w:noWrap/>
            <w:vAlign w:val="center"/>
          </w:tcPr>
          <w:p w14:paraId="4342E591" w14:textId="0BAB728D" w:rsidR="00EE678E" w:rsidRPr="000675D0" w:rsidRDefault="00EE678E" w:rsidP="00EE678E">
            <w:pPr>
              <w:overflowPunct/>
              <w:autoSpaceDE/>
              <w:autoSpaceDN/>
              <w:adjustRightInd/>
              <w:jc w:val="center"/>
              <w:textAlignment w:val="auto"/>
              <w:rPr>
                <w:ins w:id="216" w:author="Oshodi, Abiodun" w:date="2026-02-11T13:31:00Z" w16du:dateUtc="2026-02-11T12:31:00Z"/>
                <w:rFonts w:cs="Arial"/>
                <w:sz w:val="20"/>
                <w:szCs w:val="20"/>
                <w:lang w:eastAsia="en-US"/>
              </w:rPr>
            </w:pPr>
            <w:ins w:id="217" w:author="Oshodi, Abiodun" w:date="2026-02-11T13:37:00Z" w16du:dateUtc="2026-02-11T12:37:00Z">
              <w:r>
                <w:rPr>
                  <w:rFonts w:cs="Arial"/>
                  <w:sz w:val="20"/>
                  <w:szCs w:val="20"/>
                  <w:lang w:eastAsia="en-US"/>
                </w:rPr>
                <w:t>5</w:t>
              </w:r>
            </w:ins>
          </w:p>
        </w:tc>
        <w:tc>
          <w:tcPr>
            <w:tcW w:w="3240" w:type="dxa"/>
            <w:tcBorders>
              <w:top w:val="single" w:sz="4" w:space="0" w:color="auto"/>
              <w:left w:val="nil"/>
              <w:bottom w:val="single" w:sz="4" w:space="0" w:color="auto"/>
              <w:right w:val="nil"/>
            </w:tcBorders>
            <w:noWrap/>
            <w:vAlign w:val="center"/>
          </w:tcPr>
          <w:p w14:paraId="786DD638" w14:textId="047988EB" w:rsidR="00EE678E" w:rsidRPr="000675D0" w:rsidRDefault="00EE678E" w:rsidP="00EE678E">
            <w:pPr>
              <w:overflowPunct/>
              <w:autoSpaceDE/>
              <w:autoSpaceDN/>
              <w:adjustRightInd/>
              <w:jc w:val="left"/>
              <w:textAlignment w:val="auto"/>
              <w:rPr>
                <w:ins w:id="218" w:author="Oshodi, Abiodun" w:date="2026-02-11T13:31:00Z" w16du:dateUtc="2026-02-11T12:31:00Z"/>
                <w:rFonts w:cs="Arial"/>
                <w:sz w:val="20"/>
                <w:szCs w:val="20"/>
                <w:lang w:eastAsia="en-US"/>
              </w:rPr>
            </w:pPr>
            <w:ins w:id="219" w:author="Oshodi, Abiodun" w:date="2026-02-11T13:31:00Z" w16du:dateUtc="2026-02-11T12:31:00Z">
              <w:r w:rsidRPr="000675D0">
                <w:rPr>
                  <w:rFonts w:cs="Arial"/>
                  <w:sz w:val="20"/>
                  <w:szCs w:val="20"/>
                  <w:lang w:eastAsia="en-US"/>
                </w:rPr>
                <w:t>Willougby Evelyn</w:t>
              </w:r>
            </w:ins>
          </w:p>
        </w:tc>
        <w:tc>
          <w:tcPr>
            <w:tcW w:w="4720" w:type="dxa"/>
            <w:tcBorders>
              <w:top w:val="single" w:sz="4" w:space="0" w:color="auto"/>
              <w:left w:val="nil"/>
              <w:bottom w:val="single" w:sz="4" w:space="0" w:color="auto"/>
              <w:right w:val="single" w:sz="12" w:space="0" w:color="auto"/>
            </w:tcBorders>
            <w:shd w:val="clear" w:color="000000" w:fill="E2EFDA"/>
            <w:noWrap/>
            <w:vAlign w:val="center"/>
          </w:tcPr>
          <w:p w14:paraId="28C02DC9" w14:textId="45866222" w:rsidR="00EE678E" w:rsidRPr="000675D0" w:rsidRDefault="00EE678E" w:rsidP="00EE678E">
            <w:pPr>
              <w:overflowPunct/>
              <w:autoSpaceDE/>
              <w:autoSpaceDN/>
              <w:adjustRightInd/>
              <w:jc w:val="left"/>
              <w:textAlignment w:val="auto"/>
              <w:rPr>
                <w:ins w:id="220" w:author="Oshodi, Abiodun" w:date="2026-02-11T13:31:00Z" w16du:dateUtc="2026-02-11T12:31:00Z"/>
                <w:rFonts w:cs="Arial"/>
                <w:sz w:val="20"/>
                <w:szCs w:val="20"/>
                <w:lang w:eastAsia="en-US"/>
              </w:rPr>
            </w:pPr>
            <w:ins w:id="221" w:author="Oshodi, Abiodun" w:date="2026-02-11T13:31:00Z" w16du:dateUtc="2026-02-11T12:31:00Z">
              <w:r w:rsidRPr="000675D0">
                <w:rPr>
                  <w:rFonts w:cs="Arial"/>
                  <w:sz w:val="20"/>
                  <w:szCs w:val="20"/>
                  <w:lang w:eastAsia="en-US"/>
                </w:rPr>
                <w:t>Document Control Specialist</w:t>
              </w:r>
            </w:ins>
          </w:p>
        </w:tc>
      </w:tr>
      <w:tr w:rsidR="00EE678E" w:rsidRPr="000675D0" w14:paraId="6B399CA5"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60994390" w14:textId="458021AF" w:rsidR="00EE678E" w:rsidRPr="000675D0" w:rsidRDefault="00EE678E" w:rsidP="00EE678E">
            <w:pPr>
              <w:overflowPunct/>
              <w:autoSpaceDE/>
              <w:autoSpaceDN/>
              <w:adjustRightInd/>
              <w:jc w:val="center"/>
              <w:textAlignment w:val="auto"/>
              <w:rPr>
                <w:rFonts w:cs="Arial"/>
                <w:sz w:val="20"/>
                <w:szCs w:val="20"/>
                <w:lang w:eastAsia="en-US"/>
              </w:rPr>
            </w:pPr>
            <w:del w:id="222" w:author="Oshodi, Abiodun" w:date="2026-02-11T13:37:00Z" w16du:dateUtc="2026-02-11T12:37:00Z">
              <w:r w:rsidRPr="000675D0" w:rsidDel="00EE678E">
                <w:rPr>
                  <w:rFonts w:cs="Arial"/>
                  <w:sz w:val="20"/>
                  <w:szCs w:val="20"/>
                  <w:lang w:eastAsia="en-US"/>
                </w:rPr>
                <w:delText>4</w:delText>
              </w:r>
            </w:del>
            <w:ins w:id="223" w:author="Oshodi, Abiodun" w:date="2026-02-11T13:37:00Z" w16du:dateUtc="2026-02-11T12:37:00Z">
              <w:r>
                <w:rPr>
                  <w:rFonts w:cs="Arial"/>
                  <w:sz w:val="20"/>
                  <w:szCs w:val="20"/>
                  <w:lang w:eastAsia="en-US"/>
                </w:rPr>
                <w:t>6</w:t>
              </w:r>
            </w:ins>
          </w:p>
        </w:tc>
        <w:tc>
          <w:tcPr>
            <w:tcW w:w="3240" w:type="dxa"/>
            <w:tcBorders>
              <w:top w:val="single" w:sz="4" w:space="0" w:color="auto"/>
              <w:left w:val="nil"/>
              <w:bottom w:val="single" w:sz="4" w:space="0" w:color="auto"/>
              <w:right w:val="nil"/>
            </w:tcBorders>
            <w:noWrap/>
            <w:vAlign w:val="center"/>
            <w:hideMark/>
          </w:tcPr>
          <w:p w14:paraId="72C1C9F2"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 xml:space="preserve">Gobir </w:t>
            </w:r>
            <w:proofErr w:type="spellStart"/>
            <w:r w:rsidRPr="000675D0">
              <w:rPr>
                <w:rFonts w:cs="Arial"/>
                <w:sz w:val="20"/>
                <w:szCs w:val="20"/>
                <w:lang w:eastAsia="en-US"/>
              </w:rPr>
              <w:t>AbdulMuminu</w:t>
            </w:r>
            <w:proofErr w:type="spellEnd"/>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0F6D3291" w14:textId="6EA258F6" w:rsidR="00EE678E" w:rsidRPr="000675D0" w:rsidRDefault="00EE678E" w:rsidP="00EE678E">
            <w:pPr>
              <w:overflowPunct/>
              <w:autoSpaceDE/>
              <w:autoSpaceDN/>
              <w:adjustRightInd/>
              <w:jc w:val="left"/>
              <w:textAlignment w:val="auto"/>
              <w:rPr>
                <w:rFonts w:cs="Arial"/>
                <w:sz w:val="20"/>
                <w:szCs w:val="20"/>
                <w:lang w:eastAsia="en-US"/>
              </w:rPr>
            </w:pPr>
            <w:del w:id="224" w:author="Oshodi, Abiodun" w:date="2026-02-11T13:32:00Z" w16du:dateUtc="2026-02-11T12:32:00Z">
              <w:r w:rsidRPr="000675D0" w:rsidDel="00EE678E">
                <w:rPr>
                  <w:rFonts w:cs="Arial"/>
                  <w:sz w:val="20"/>
                  <w:szCs w:val="20"/>
                  <w:lang w:eastAsia="en-US"/>
                </w:rPr>
                <w:delText>Lead Process Engineer</w:delText>
              </w:r>
            </w:del>
            <w:ins w:id="225" w:author="Oshodi, Abiodun" w:date="2026-02-11T13:32:00Z" w16du:dateUtc="2026-02-11T12:32:00Z">
              <w:r>
                <w:rPr>
                  <w:rFonts w:cs="Arial"/>
                  <w:sz w:val="20"/>
                  <w:szCs w:val="20"/>
                  <w:lang w:eastAsia="en-US"/>
                </w:rPr>
                <w:t>Engineering Manager</w:t>
              </w:r>
            </w:ins>
          </w:p>
        </w:tc>
      </w:tr>
      <w:tr w:rsidR="00EE678E" w:rsidRPr="000675D0" w14:paraId="76FE6442" w14:textId="77777777" w:rsidTr="008D0E36">
        <w:trPr>
          <w:trHeight w:val="360"/>
          <w:ins w:id="226" w:author="Oshodi, Abiodun" w:date="2026-02-11T13:32:00Z"/>
        </w:trPr>
        <w:tc>
          <w:tcPr>
            <w:tcW w:w="580" w:type="dxa"/>
            <w:tcBorders>
              <w:top w:val="single" w:sz="4" w:space="0" w:color="auto"/>
              <w:left w:val="single" w:sz="12" w:space="0" w:color="auto"/>
              <w:bottom w:val="single" w:sz="4" w:space="0" w:color="auto"/>
              <w:right w:val="nil"/>
            </w:tcBorders>
            <w:noWrap/>
            <w:vAlign w:val="center"/>
          </w:tcPr>
          <w:p w14:paraId="2DEECF8F" w14:textId="69731BF5" w:rsidR="00EE678E" w:rsidRPr="000675D0" w:rsidRDefault="00EE678E" w:rsidP="00EE678E">
            <w:pPr>
              <w:overflowPunct/>
              <w:autoSpaceDE/>
              <w:autoSpaceDN/>
              <w:adjustRightInd/>
              <w:jc w:val="center"/>
              <w:textAlignment w:val="auto"/>
              <w:rPr>
                <w:ins w:id="227" w:author="Oshodi, Abiodun" w:date="2026-02-11T13:32:00Z" w16du:dateUtc="2026-02-11T12:32:00Z"/>
                <w:rFonts w:cs="Arial"/>
                <w:sz w:val="20"/>
                <w:szCs w:val="20"/>
                <w:lang w:eastAsia="en-US"/>
              </w:rPr>
            </w:pPr>
            <w:ins w:id="228" w:author="Oshodi, Abiodun" w:date="2026-02-11T13:37:00Z" w16du:dateUtc="2026-02-11T12:37:00Z">
              <w:r>
                <w:rPr>
                  <w:rFonts w:cs="Arial"/>
                  <w:sz w:val="20"/>
                  <w:szCs w:val="20"/>
                  <w:lang w:eastAsia="en-US"/>
                </w:rPr>
                <w:t>7</w:t>
              </w:r>
            </w:ins>
          </w:p>
        </w:tc>
        <w:tc>
          <w:tcPr>
            <w:tcW w:w="3240" w:type="dxa"/>
            <w:tcBorders>
              <w:top w:val="single" w:sz="4" w:space="0" w:color="auto"/>
              <w:left w:val="nil"/>
              <w:bottom w:val="single" w:sz="4" w:space="0" w:color="auto"/>
              <w:right w:val="nil"/>
            </w:tcBorders>
            <w:noWrap/>
            <w:vAlign w:val="center"/>
          </w:tcPr>
          <w:p w14:paraId="3D9D7FBC" w14:textId="48A96B5E" w:rsidR="00EE678E" w:rsidRPr="000675D0" w:rsidRDefault="00EE678E" w:rsidP="00EE678E">
            <w:pPr>
              <w:overflowPunct/>
              <w:autoSpaceDE/>
              <w:autoSpaceDN/>
              <w:adjustRightInd/>
              <w:jc w:val="left"/>
              <w:textAlignment w:val="auto"/>
              <w:rPr>
                <w:ins w:id="229" w:author="Oshodi, Abiodun" w:date="2026-02-11T13:32:00Z" w16du:dateUtc="2026-02-11T12:32:00Z"/>
                <w:rFonts w:cs="Arial"/>
                <w:sz w:val="20"/>
                <w:szCs w:val="20"/>
                <w:lang w:eastAsia="en-US"/>
              </w:rPr>
            </w:pPr>
            <w:ins w:id="230" w:author="Oshodi, Abiodun" w:date="2026-02-11T13:33:00Z" w16du:dateUtc="2026-02-11T12:33:00Z">
              <w:r>
                <w:rPr>
                  <w:rFonts w:cs="Arial"/>
                  <w:sz w:val="20"/>
                  <w:szCs w:val="20"/>
                  <w:lang w:eastAsia="en-US"/>
                </w:rPr>
                <w:t xml:space="preserve">Olusuji </w:t>
              </w:r>
            </w:ins>
            <w:ins w:id="231" w:author="Oshodi, Abiodun" w:date="2026-02-11T13:34:00Z" w16du:dateUtc="2026-02-11T12:34:00Z">
              <w:r>
                <w:rPr>
                  <w:rFonts w:cs="Arial"/>
                  <w:sz w:val="20"/>
                  <w:szCs w:val="20"/>
                  <w:lang w:eastAsia="en-US"/>
                </w:rPr>
                <w:t>Ogungbangbe</w:t>
              </w:r>
            </w:ins>
          </w:p>
        </w:tc>
        <w:tc>
          <w:tcPr>
            <w:tcW w:w="4720" w:type="dxa"/>
            <w:tcBorders>
              <w:top w:val="single" w:sz="4" w:space="0" w:color="auto"/>
              <w:left w:val="nil"/>
              <w:bottom w:val="single" w:sz="4" w:space="0" w:color="auto"/>
              <w:right w:val="single" w:sz="12" w:space="0" w:color="auto"/>
            </w:tcBorders>
            <w:shd w:val="clear" w:color="000000" w:fill="E2EFDA"/>
            <w:noWrap/>
            <w:vAlign w:val="center"/>
          </w:tcPr>
          <w:p w14:paraId="5E3A2085" w14:textId="7FA07D04" w:rsidR="00EE678E" w:rsidRPr="000675D0" w:rsidRDefault="00EE678E" w:rsidP="00EE678E">
            <w:pPr>
              <w:overflowPunct/>
              <w:autoSpaceDE/>
              <w:autoSpaceDN/>
              <w:adjustRightInd/>
              <w:jc w:val="left"/>
              <w:textAlignment w:val="auto"/>
              <w:rPr>
                <w:ins w:id="232" w:author="Oshodi, Abiodun" w:date="2026-02-11T13:32:00Z" w16du:dateUtc="2026-02-11T12:32:00Z"/>
                <w:rFonts w:cs="Arial"/>
                <w:sz w:val="20"/>
                <w:szCs w:val="20"/>
                <w:lang w:eastAsia="en-US"/>
              </w:rPr>
            </w:pPr>
            <w:ins w:id="233" w:author="Oshodi, Abiodun" w:date="2026-02-11T13:33:00Z" w16du:dateUtc="2026-02-11T12:33:00Z">
              <w:r>
                <w:rPr>
                  <w:rFonts w:cs="Arial"/>
                  <w:sz w:val="20"/>
                  <w:szCs w:val="20"/>
                  <w:lang w:eastAsia="en-US"/>
                </w:rPr>
                <w:t>Package Specialist</w:t>
              </w:r>
            </w:ins>
          </w:p>
        </w:tc>
      </w:tr>
      <w:tr w:rsidR="00EE678E" w:rsidRPr="000675D0" w14:paraId="01308577"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1C3B5A15" w14:textId="4992780C" w:rsidR="00EE678E" w:rsidRPr="000675D0" w:rsidRDefault="00EE678E" w:rsidP="00EE678E">
            <w:pPr>
              <w:overflowPunct/>
              <w:autoSpaceDE/>
              <w:autoSpaceDN/>
              <w:adjustRightInd/>
              <w:jc w:val="center"/>
              <w:textAlignment w:val="auto"/>
              <w:rPr>
                <w:rFonts w:cs="Arial"/>
                <w:sz w:val="20"/>
                <w:szCs w:val="20"/>
                <w:lang w:eastAsia="en-US"/>
              </w:rPr>
            </w:pPr>
            <w:del w:id="234" w:author="Oshodi, Abiodun" w:date="2026-02-11T13:38:00Z" w16du:dateUtc="2026-02-11T12:38:00Z">
              <w:r w:rsidRPr="000675D0" w:rsidDel="00EE678E">
                <w:rPr>
                  <w:rFonts w:cs="Arial"/>
                  <w:sz w:val="20"/>
                  <w:szCs w:val="20"/>
                  <w:lang w:eastAsia="en-US"/>
                </w:rPr>
                <w:delText>5</w:delText>
              </w:r>
            </w:del>
            <w:ins w:id="235" w:author="Oshodi, Abiodun" w:date="2026-02-11T13:38:00Z" w16du:dateUtc="2026-02-11T12:38:00Z">
              <w:r>
                <w:rPr>
                  <w:rFonts w:cs="Arial"/>
                  <w:sz w:val="20"/>
                  <w:szCs w:val="20"/>
                  <w:lang w:eastAsia="en-US"/>
                </w:rPr>
                <w:t>8</w:t>
              </w:r>
            </w:ins>
          </w:p>
        </w:tc>
        <w:tc>
          <w:tcPr>
            <w:tcW w:w="3240" w:type="dxa"/>
            <w:tcBorders>
              <w:top w:val="single" w:sz="4" w:space="0" w:color="auto"/>
              <w:left w:val="nil"/>
              <w:bottom w:val="single" w:sz="4" w:space="0" w:color="auto"/>
              <w:right w:val="nil"/>
            </w:tcBorders>
            <w:noWrap/>
            <w:vAlign w:val="center"/>
            <w:hideMark/>
          </w:tcPr>
          <w:p w14:paraId="2BFBA016" w14:textId="52764204" w:rsidR="00EE678E" w:rsidRPr="000675D0" w:rsidRDefault="00EE678E" w:rsidP="00EE678E">
            <w:pPr>
              <w:overflowPunct/>
              <w:autoSpaceDE/>
              <w:autoSpaceDN/>
              <w:adjustRightInd/>
              <w:jc w:val="left"/>
              <w:textAlignment w:val="auto"/>
              <w:rPr>
                <w:rFonts w:cs="Arial"/>
                <w:sz w:val="20"/>
                <w:szCs w:val="20"/>
                <w:lang w:eastAsia="en-US"/>
              </w:rPr>
            </w:pPr>
            <w:del w:id="236" w:author="Oshodi, Abiodun" w:date="2026-02-11T13:34:00Z" w16du:dateUtc="2026-02-11T12:34:00Z">
              <w:r w:rsidRPr="000675D0" w:rsidDel="00EE678E">
                <w:rPr>
                  <w:rFonts w:cs="Arial"/>
                  <w:sz w:val="20"/>
                  <w:szCs w:val="20"/>
                  <w:lang w:eastAsia="en-US"/>
                </w:rPr>
                <w:delText>Jackson Nwafor</w:delText>
              </w:r>
            </w:del>
            <w:ins w:id="237" w:author="Oshodi, Abiodun" w:date="2026-02-11T13:34:00Z" w16du:dateUtc="2026-02-11T12:34:00Z">
              <w:r>
                <w:rPr>
                  <w:rFonts w:cs="Arial"/>
                  <w:sz w:val="20"/>
                  <w:szCs w:val="20"/>
                  <w:lang w:eastAsia="en-US"/>
                </w:rPr>
                <w:t>Yewande Akinrinmade</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6F393844" w14:textId="04344CDC" w:rsidR="00EE678E" w:rsidRPr="000675D0" w:rsidRDefault="00EE678E" w:rsidP="00EE678E">
            <w:pPr>
              <w:overflowPunct/>
              <w:autoSpaceDE/>
              <w:autoSpaceDN/>
              <w:adjustRightInd/>
              <w:jc w:val="left"/>
              <w:textAlignment w:val="auto"/>
              <w:rPr>
                <w:rFonts w:cs="Arial"/>
                <w:sz w:val="20"/>
                <w:szCs w:val="20"/>
                <w:lang w:eastAsia="en-US"/>
              </w:rPr>
            </w:pPr>
            <w:del w:id="238" w:author="Oshodi, Abiodun" w:date="2026-02-11T13:34:00Z" w16du:dateUtc="2026-02-11T12:34:00Z">
              <w:r w:rsidRPr="000675D0" w:rsidDel="00EE678E">
                <w:rPr>
                  <w:rFonts w:cs="Arial"/>
                  <w:sz w:val="20"/>
                  <w:szCs w:val="20"/>
                  <w:lang w:eastAsia="en-US"/>
                </w:rPr>
                <w:delText>Lead Flow Assurance Engineer</w:delText>
              </w:r>
            </w:del>
            <w:ins w:id="239" w:author="Oshodi, Abiodun" w:date="2026-02-11T13:34:00Z" w16du:dateUtc="2026-02-11T12:34:00Z">
              <w:r>
                <w:rPr>
                  <w:rFonts w:cs="Arial"/>
                  <w:sz w:val="20"/>
                  <w:szCs w:val="20"/>
                  <w:lang w:eastAsia="en-US"/>
                </w:rPr>
                <w:t xml:space="preserve">Lead Process </w:t>
              </w:r>
            </w:ins>
            <w:ins w:id="240" w:author="Oshodi, Abiodun" w:date="2026-02-11T13:35:00Z" w16du:dateUtc="2026-02-11T12:35:00Z">
              <w:r>
                <w:rPr>
                  <w:rFonts w:cs="Arial"/>
                  <w:sz w:val="20"/>
                  <w:szCs w:val="20"/>
                  <w:lang w:eastAsia="en-US"/>
                </w:rPr>
                <w:t>Engineer</w:t>
              </w:r>
            </w:ins>
          </w:p>
        </w:tc>
      </w:tr>
      <w:tr w:rsidR="00EE678E" w:rsidRPr="000675D0" w14:paraId="4526D58C"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3D7CC3FA" w14:textId="4263EFA1" w:rsidR="00EE678E" w:rsidRPr="000675D0" w:rsidRDefault="00EE678E" w:rsidP="00EE678E">
            <w:pPr>
              <w:overflowPunct/>
              <w:autoSpaceDE/>
              <w:autoSpaceDN/>
              <w:adjustRightInd/>
              <w:jc w:val="center"/>
              <w:textAlignment w:val="auto"/>
              <w:rPr>
                <w:rFonts w:cs="Arial"/>
                <w:sz w:val="20"/>
                <w:szCs w:val="20"/>
                <w:lang w:eastAsia="en-US"/>
              </w:rPr>
            </w:pPr>
            <w:del w:id="241" w:author="Oshodi, Abiodun" w:date="2026-02-11T13:38:00Z" w16du:dateUtc="2026-02-11T12:38:00Z">
              <w:r w:rsidDel="00EE678E">
                <w:rPr>
                  <w:rFonts w:cs="Arial"/>
                  <w:sz w:val="20"/>
                  <w:szCs w:val="20"/>
                  <w:lang w:eastAsia="en-US"/>
                </w:rPr>
                <w:delText>6</w:delText>
              </w:r>
            </w:del>
            <w:ins w:id="242" w:author="Oshodi, Abiodun" w:date="2026-02-11T13:38:00Z" w16du:dateUtc="2026-02-11T12:38:00Z">
              <w:r>
                <w:rPr>
                  <w:rFonts w:cs="Arial"/>
                  <w:sz w:val="20"/>
                  <w:szCs w:val="20"/>
                  <w:lang w:eastAsia="en-US"/>
                </w:rPr>
                <w:t>9</w:t>
              </w:r>
            </w:ins>
          </w:p>
        </w:tc>
        <w:tc>
          <w:tcPr>
            <w:tcW w:w="3240" w:type="dxa"/>
            <w:tcBorders>
              <w:top w:val="single" w:sz="4" w:space="0" w:color="auto"/>
              <w:left w:val="nil"/>
              <w:bottom w:val="single" w:sz="4" w:space="0" w:color="auto"/>
              <w:right w:val="nil"/>
            </w:tcBorders>
            <w:noWrap/>
            <w:vAlign w:val="center"/>
            <w:hideMark/>
          </w:tcPr>
          <w:p w14:paraId="76772BEE"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Olumide-George Dawodu</w:t>
            </w:r>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54DD3428" w14:textId="10F30DD1" w:rsidR="00EE678E" w:rsidRPr="000675D0" w:rsidRDefault="00EE678E" w:rsidP="00EE678E">
            <w:pPr>
              <w:overflowPunct/>
              <w:autoSpaceDE/>
              <w:autoSpaceDN/>
              <w:adjustRightInd/>
              <w:jc w:val="left"/>
              <w:textAlignment w:val="auto"/>
              <w:rPr>
                <w:rFonts w:cs="Arial"/>
                <w:sz w:val="20"/>
                <w:szCs w:val="20"/>
                <w:lang w:eastAsia="en-US"/>
              </w:rPr>
            </w:pPr>
            <w:ins w:id="243" w:author="Oshodi, Abiodun" w:date="2026-02-11T13:35:00Z" w16du:dateUtc="2026-02-11T12:35:00Z">
              <w:r>
                <w:rPr>
                  <w:rFonts w:cs="Arial"/>
                  <w:sz w:val="20"/>
                  <w:szCs w:val="20"/>
                  <w:lang w:eastAsia="en-US"/>
                </w:rPr>
                <w:t xml:space="preserve">Senior </w:t>
              </w:r>
            </w:ins>
            <w:r w:rsidRPr="000675D0">
              <w:rPr>
                <w:rFonts w:cs="Arial"/>
                <w:sz w:val="20"/>
                <w:szCs w:val="20"/>
                <w:lang w:eastAsia="en-US"/>
              </w:rPr>
              <w:t>Process Designer</w:t>
            </w:r>
          </w:p>
        </w:tc>
      </w:tr>
      <w:tr w:rsidR="00EE678E" w:rsidRPr="000675D0" w14:paraId="013BDD1D"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7DDB2EBA" w14:textId="71347850" w:rsidR="00EE678E" w:rsidRPr="000675D0" w:rsidRDefault="00EE678E" w:rsidP="00EE678E">
            <w:pPr>
              <w:overflowPunct/>
              <w:autoSpaceDE/>
              <w:autoSpaceDN/>
              <w:adjustRightInd/>
              <w:jc w:val="center"/>
              <w:textAlignment w:val="auto"/>
              <w:rPr>
                <w:rFonts w:cs="Arial"/>
                <w:sz w:val="20"/>
                <w:szCs w:val="20"/>
                <w:lang w:eastAsia="en-US"/>
              </w:rPr>
            </w:pPr>
            <w:del w:id="244" w:author="Oshodi, Abiodun" w:date="2026-02-11T13:38:00Z" w16du:dateUtc="2026-02-11T12:38:00Z">
              <w:r w:rsidDel="00EE678E">
                <w:rPr>
                  <w:rFonts w:cs="Arial"/>
                  <w:sz w:val="20"/>
                  <w:szCs w:val="20"/>
                  <w:lang w:eastAsia="en-US"/>
                </w:rPr>
                <w:delText>7</w:delText>
              </w:r>
            </w:del>
            <w:ins w:id="245" w:author="Oshodi, Abiodun" w:date="2026-02-11T13:38:00Z" w16du:dateUtc="2026-02-11T12:38:00Z">
              <w:r>
                <w:rPr>
                  <w:rFonts w:cs="Arial"/>
                  <w:sz w:val="20"/>
                  <w:szCs w:val="20"/>
                  <w:lang w:eastAsia="en-US"/>
                </w:rPr>
                <w:t>10</w:t>
              </w:r>
            </w:ins>
          </w:p>
        </w:tc>
        <w:tc>
          <w:tcPr>
            <w:tcW w:w="3240" w:type="dxa"/>
            <w:tcBorders>
              <w:top w:val="single" w:sz="4" w:space="0" w:color="auto"/>
              <w:left w:val="nil"/>
              <w:bottom w:val="single" w:sz="4" w:space="0" w:color="auto"/>
              <w:right w:val="nil"/>
            </w:tcBorders>
            <w:noWrap/>
            <w:vAlign w:val="center"/>
            <w:hideMark/>
          </w:tcPr>
          <w:p w14:paraId="5C9C91BA" w14:textId="6C462431" w:rsidR="00EE678E" w:rsidRPr="000675D0" w:rsidRDefault="00EE678E" w:rsidP="00EE678E">
            <w:pPr>
              <w:overflowPunct/>
              <w:autoSpaceDE/>
              <w:autoSpaceDN/>
              <w:adjustRightInd/>
              <w:jc w:val="left"/>
              <w:textAlignment w:val="auto"/>
              <w:rPr>
                <w:rFonts w:cs="Arial"/>
                <w:sz w:val="20"/>
                <w:szCs w:val="20"/>
                <w:lang w:eastAsia="en-US"/>
              </w:rPr>
            </w:pPr>
            <w:del w:id="246" w:author="Oshodi, Abiodun" w:date="2026-02-11T13:35:00Z" w16du:dateUtc="2026-02-11T12:35:00Z">
              <w:r w:rsidRPr="000675D0" w:rsidDel="00EE678E">
                <w:rPr>
                  <w:rFonts w:cs="Arial"/>
                  <w:sz w:val="20"/>
                  <w:szCs w:val="20"/>
                  <w:lang w:eastAsia="en-US"/>
                </w:rPr>
                <w:delText>Kukoyi Adebayo</w:delText>
              </w:r>
            </w:del>
            <w:ins w:id="247" w:author="Oshodi, Abiodun" w:date="2026-02-11T13:35:00Z" w16du:dateUtc="2026-02-11T12:35:00Z">
              <w:r>
                <w:rPr>
                  <w:rFonts w:cs="Arial"/>
                  <w:sz w:val="20"/>
                  <w:szCs w:val="20"/>
                  <w:lang w:eastAsia="en-US"/>
                </w:rPr>
                <w:t>Samson Amila</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7D8F65A8" w14:textId="19452845" w:rsidR="00EE678E" w:rsidRPr="000675D0" w:rsidRDefault="00EE678E" w:rsidP="00EE678E">
            <w:pPr>
              <w:overflowPunct/>
              <w:autoSpaceDE/>
              <w:autoSpaceDN/>
              <w:adjustRightInd/>
              <w:jc w:val="left"/>
              <w:textAlignment w:val="auto"/>
              <w:rPr>
                <w:rFonts w:cs="Arial"/>
                <w:sz w:val="20"/>
                <w:szCs w:val="20"/>
                <w:lang w:eastAsia="en-US"/>
              </w:rPr>
            </w:pPr>
            <w:del w:id="248" w:author="Oshodi, Abiodun" w:date="2026-02-11T13:35:00Z" w16du:dateUtc="2026-02-11T12:35:00Z">
              <w:r w:rsidRPr="000675D0" w:rsidDel="00EE678E">
                <w:rPr>
                  <w:rFonts w:cs="Arial"/>
                  <w:sz w:val="20"/>
                  <w:szCs w:val="20"/>
                  <w:lang w:eastAsia="en-US"/>
                </w:rPr>
                <w:delText>Lead Piping Engineer</w:delText>
              </w:r>
            </w:del>
            <w:ins w:id="249" w:author="Oshodi, Abiodun" w:date="2026-02-11T13:35:00Z" w16du:dateUtc="2026-02-11T12:35:00Z">
              <w:r>
                <w:rPr>
                  <w:rFonts w:cs="Arial"/>
                  <w:sz w:val="20"/>
                  <w:szCs w:val="20"/>
                  <w:lang w:eastAsia="en-US"/>
                </w:rPr>
                <w:t>Lead Mechanical Engineer</w:t>
              </w:r>
            </w:ins>
          </w:p>
        </w:tc>
      </w:tr>
      <w:tr w:rsidR="00EE678E" w:rsidRPr="000675D0" w14:paraId="5C6CEF3B"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709E5768" w14:textId="6C93F506" w:rsidR="00EE678E" w:rsidRPr="000675D0" w:rsidRDefault="00EE678E" w:rsidP="00EE678E">
            <w:pPr>
              <w:overflowPunct/>
              <w:autoSpaceDE/>
              <w:autoSpaceDN/>
              <w:adjustRightInd/>
              <w:jc w:val="center"/>
              <w:textAlignment w:val="auto"/>
              <w:rPr>
                <w:rFonts w:cs="Arial"/>
                <w:sz w:val="20"/>
                <w:szCs w:val="20"/>
                <w:lang w:eastAsia="en-US"/>
              </w:rPr>
            </w:pPr>
            <w:del w:id="250" w:author="Oshodi, Abiodun" w:date="2026-02-11T13:38:00Z" w16du:dateUtc="2026-02-11T12:38:00Z">
              <w:r w:rsidDel="00EE678E">
                <w:rPr>
                  <w:rFonts w:cs="Arial"/>
                  <w:sz w:val="20"/>
                  <w:szCs w:val="20"/>
                  <w:lang w:eastAsia="en-US"/>
                </w:rPr>
                <w:delText>8</w:delText>
              </w:r>
            </w:del>
            <w:ins w:id="251" w:author="Oshodi, Abiodun" w:date="2026-02-11T13:38:00Z" w16du:dateUtc="2026-02-11T12:38:00Z">
              <w:r>
                <w:rPr>
                  <w:rFonts w:cs="Arial"/>
                  <w:sz w:val="20"/>
                  <w:szCs w:val="20"/>
                  <w:lang w:eastAsia="en-US"/>
                </w:rPr>
                <w:t>11</w:t>
              </w:r>
            </w:ins>
          </w:p>
        </w:tc>
        <w:tc>
          <w:tcPr>
            <w:tcW w:w="3240" w:type="dxa"/>
            <w:tcBorders>
              <w:top w:val="single" w:sz="4" w:space="0" w:color="auto"/>
              <w:left w:val="nil"/>
              <w:bottom w:val="single" w:sz="4" w:space="0" w:color="auto"/>
              <w:right w:val="nil"/>
            </w:tcBorders>
            <w:noWrap/>
            <w:vAlign w:val="center"/>
            <w:hideMark/>
          </w:tcPr>
          <w:p w14:paraId="058C21A1" w14:textId="62B7DD1F" w:rsidR="00EE678E" w:rsidRPr="000675D0" w:rsidRDefault="00EE678E" w:rsidP="00EE678E">
            <w:pPr>
              <w:overflowPunct/>
              <w:autoSpaceDE/>
              <w:autoSpaceDN/>
              <w:adjustRightInd/>
              <w:jc w:val="left"/>
              <w:textAlignment w:val="auto"/>
              <w:rPr>
                <w:rFonts w:cs="Arial"/>
                <w:sz w:val="20"/>
                <w:szCs w:val="20"/>
                <w:lang w:eastAsia="en-US"/>
              </w:rPr>
            </w:pPr>
            <w:del w:id="252" w:author="Oshodi, Abiodun" w:date="2026-02-11T13:35:00Z" w16du:dateUtc="2026-02-11T12:35:00Z">
              <w:r w:rsidRPr="000675D0" w:rsidDel="00EE678E">
                <w:rPr>
                  <w:rFonts w:cs="Arial"/>
                  <w:sz w:val="20"/>
                  <w:szCs w:val="20"/>
                  <w:lang w:eastAsia="en-US"/>
                </w:rPr>
                <w:delText>Adebanji Samuel</w:delText>
              </w:r>
            </w:del>
            <w:ins w:id="253" w:author="Oshodi, Abiodun" w:date="2026-02-11T13:35:00Z" w16du:dateUtc="2026-02-11T12:35:00Z">
              <w:r>
                <w:rPr>
                  <w:rFonts w:cs="Arial"/>
                  <w:sz w:val="20"/>
                  <w:szCs w:val="20"/>
                  <w:lang w:eastAsia="en-US"/>
                </w:rPr>
                <w:t>TBD</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6BF2CB44"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Senior Mechanical Engineer</w:t>
            </w:r>
          </w:p>
        </w:tc>
      </w:tr>
      <w:tr w:rsidR="00EE678E" w:rsidRPr="000675D0" w14:paraId="3A1D825E"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67C0A33C" w14:textId="319BFC8D" w:rsidR="00EE678E" w:rsidRPr="000675D0" w:rsidRDefault="00EE678E" w:rsidP="00EE678E">
            <w:pPr>
              <w:overflowPunct/>
              <w:autoSpaceDE/>
              <w:autoSpaceDN/>
              <w:adjustRightInd/>
              <w:jc w:val="center"/>
              <w:textAlignment w:val="auto"/>
              <w:rPr>
                <w:rFonts w:cs="Arial"/>
                <w:sz w:val="20"/>
                <w:szCs w:val="20"/>
                <w:lang w:eastAsia="en-US"/>
              </w:rPr>
            </w:pPr>
            <w:del w:id="254" w:author="Oshodi, Abiodun" w:date="2026-02-11T13:38:00Z" w16du:dateUtc="2026-02-11T12:38:00Z">
              <w:r w:rsidRPr="000675D0" w:rsidDel="00EE678E">
                <w:rPr>
                  <w:rFonts w:cs="Arial"/>
                  <w:sz w:val="20"/>
                  <w:szCs w:val="20"/>
                  <w:lang w:eastAsia="en-US"/>
                </w:rPr>
                <w:delText>1</w:delText>
              </w:r>
              <w:r w:rsidDel="00EE678E">
                <w:rPr>
                  <w:rFonts w:cs="Arial"/>
                  <w:sz w:val="20"/>
                  <w:szCs w:val="20"/>
                  <w:lang w:eastAsia="en-US"/>
                </w:rPr>
                <w:delText>0</w:delText>
              </w:r>
            </w:del>
            <w:ins w:id="255" w:author="Oshodi, Abiodun" w:date="2026-02-11T13:38:00Z" w16du:dateUtc="2026-02-11T12:38:00Z">
              <w:r>
                <w:rPr>
                  <w:rFonts w:cs="Arial"/>
                  <w:sz w:val="20"/>
                  <w:szCs w:val="20"/>
                  <w:lang w:eastAsia="en-US"/>
                </w:rPr>
                <w:t>12</w:t>
              </w:r>
            </w:ins>
          </w:p>
        </w:tc>
        <w:tc>
          <w:tcPr>
            <w:tcW w:w="3240" w:type="dxa"/>
            <w:tcBorders>
              <w:top w:val="single" w:sz="4" w:space="0" w:color="auto"/>
              <w:left w:val="nil"/>
              <w:bottom w:val="single" w:sz="4" w:space="0" w:color="auto"/>
              <w:right w:val="nil"/>
            </w:tcBorders>
            <w:noWrap/>
            <w:vAlign w:val="center"/>
            <w:hideMark/>
          </w:tcPr>
          <w:p w14:paraId="64432437"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Opeola Afolabi</w:t>
            </w:r>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7ED12FA3"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Lead Civil &amp; Structural Engineer</w:t>
            </w:r>
          </w:p>
        </w:tc>
      </w:tr>
      <w:tr w:rsidR="00EE678E" w:rsidRPr="000675D0" w14:paraId="6B9762D9"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191F1742" w14:textId="06E8D218" w:rsidR="00EE678E" w:rsidRPr="000675D0" w:rsidRDefault="00EE678E" w:rsidP="00EE678E">
            <w:pPr>
              <w:overflowPunct/>
              <w:autoSpaceDE/>
              <w:autoSpaceDN/>
              <w:adjustRightInd/>
              <w:jc w:val="center"/>
              <w:textAlignment w:val="auto"/>
              <w:rPr>
                <w:rFonts w:cs="Arial"/>
                <w:sz w:val="20"/>
                <w:szCs w:val="20"/>
                <w:lang w:eastAsia="en-US"/>
              </w:rPr>
            </w:pPr>
            <w:del w:id="256" w:author="Oshodi, Abiodun" w:date="2026-02-11T13:38:00Z" w16du:dateUtc="2026-02-11T12:38:00Z">
              <w:r w:rsidRPr="000675D0" w:rsidDel="00EE678E">
                <w:rPr>
                  <w:rFonts w:cs="Arial"/>
                  <w:sz w:val="20"/>
                  <w:szCs w:val="20"/>
                  <w:lang w:eastAsia="en-US"/>
                </w:rPr>
                <w:delText>1</w:delText>
              </w:r>
              <w:r w:rsidDel="00EE678E">
                <w:rPr>
                  <w:rFonts w:cs="Arial"/>
                  <w:sz w:val="20"/>
                  <w:szCs w:val="20"/>
                  <w:lang w:eastAsia="en-US"/>
                </w:rPr>
                <w:delText>1</w:delText>
              </w:r>
            </w:del>
            <w:ins w:id="257" w:author="Oshodi, Abiodun" w:date="2026-02-11T13:38:00Z" w16du:dateUtc="2026-02-11T12:38:00Z">
              <w:r>
                <w:rPr>
                  <w:rFonts w:cs="Arial"/>
                  <w:sz w:val="20"/>
                  <w:szCs w:val="20"/>
                  <w:lang w:eastAsia="en-US"/>
                </w:rPr>
                <w:t>13</w:t>
              </w:r>
            </w:ins>
          </w:p>
        </w:tc>
        <w:tc>
          <w:tcPr>
            <w:tcW w:w="3240" w:type="dxa"/>
            <w:tcBorders>
              <w:top w:val="single" w:sz="4" w:space="0" w:color="auto"/>
              <w:left w:val="nil"/>
              <w:bottom w:val="single" w:sz="4" w:space="0" w:color="auto"/>
              <w:right w:val="nil"/>
            </w:tcBorders>
            <w:noWrap/>
            <w:vAlign w:val="center"/>
            <w:hideMark/>
          </w:tcPr>
          <w:p w14:paraId="58CC00EA" w14:textId="214D2420" w:rsidR="00EE678E" w:rsidRPr="000675D0" w:rsidRDefault="00EE678E" w:rsidP="00EE678E">
            <w:pPr>
              <w:overflowPunct/>
              <w:autoSpaceDE/>
              <w:autoSpaceDN/>
              <w:adjustRightInd/>
              <w:jc w:val="left"/>
              <w:textAlignment w:val="auto"/>
              <w:rPr>
                <w:rFonts w:cs="Arial"/>
                <w:sz w:val="20"/>
                <w:szCs w:val="20"/>
                <w:lang w:eastAsia="en-US"/>
              </w:rPr>
            </w:pPr>
            <w:del w:id="258" w:author="Oshodi, Abiodun" w:date="2026-02-11T13:36:00Z" w16du:dateUtc="2026-02-11T12:36:00Z">
              <w:r w:rsidRPr="000675D0" w:rsidDel="00EE678E">
                <w:rPr>
                  <w:rFonts w:cs="Arial"/>
                  <w:sz w:val="20"/>
                  <w:szCs w:val="20"/>
                  <w:lang w:eastAsia="en-US"/>
                </w:rPr>
                <w:delText>Kenechukwu Isiadinso</w:delText>
              </w:r>
            </w:del>
            <w:ins w:id="259" w:author="Oshodi, Abiodun" w:date="2026-02-11T13:36:00Z" w16du:dateUtc="2026-02-11T12:36:00Z">
              <w:r>
                <w:rPr>
                  <w:rFonts w:cs="Arial"/>
                  <w:sz w:val="20"/>
                  <w:szCs w:val="20"/>
                  <w:lang w:eastAsia="en-US"/>
                </w:rPr>
                <w:t>Abdulfatai Ogunleke</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254BE4DB"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Senior Civil &amp; Structural Engineer</w:t>
            </w:r>
          </w:p>
        </w:tc>
      </w:tr>
      <w:tr w:rsidR="00EE678E" w:rsidRPr="000675D0" w14:paraId="648DE4C8" w14:textId="77777777" w:rsidTr="001603BC">
        <w:trPr>
          <w:trHeight w:val="360"/>
          <w:ins w:id="260" w:author="Oshodi, Abiodun" w:date="2026-02-11T13:36:00Z"/>
        </w:trPr>
        <w:tc>
          <w:tcPr>
            <w:tcW w:w="580" w:type="dxa"/>
            <w:tcBorders>
              <w:top w:val="single" w:sz="4" w:space="0" w:color="auto"/>
              <w:left w:val="single" w:sz="12" w:space="0" w:color="auto"/>
              <w:bottom w:val="single" w:sz="4" w:space="0" w:color="auto"/>
              <w:right w:val="nil"/>
            </w:tcBorders>
            <w:noWrap/>
            <w:vAlign w:val="center"/>
          </w:tcPr>
          <w:p w14:paraId="782498D5" w14:textId="007E9E35" w:rsidR="00EE678E" w:rsidRPr="000675D0" w:rsidRDefault="00EE678E" w:rsidP="00EE678E">
            <w:pPr>
              <w:overflowPunct/>
              <w:autoSpaceDE/>
              <w:autoSpaceDN/>
              <w:adjustRightInd/>
              <w:jc w:val="center"/>
              <w:textAlignment w:val="auto"/>
              <w:rPr>
                <w:ins w:id="261" w:author="Oshodi, Abiodun" w:date="2026-02-11T13:36:00Z" w16du:dateUtc="2026-02-11T12:36:00Z"/>
                <w:rFonts w:cs="Arial"/>
                <w:sz w:val="20"/>
                <w:szCs w:val="20"/>
                <w:lang w:eastAsia="en-US"/>
              </w:rPr>
            </w:pPr>
            <w:ins w:id="262" w:author="Oshodi, Abiodun" w:date="2026-02-11T13:38:00Z" w16du:dateUtc="2026-02-11T12:38:00Z">
              <w:r>
                <w:rPr>
                  <w:rFonts w:cs="Arial"/>
                  <w:sz w:val="20"/>
                  <w:szCs w:val="20"/>
                  <w:lang w:eastAsia="en-US"/>
                </w:rPr>
                <w:t>14</w:t>
              </w:r>
            </w:ins>
          </w:p>
        </w:tc>
        <w:tc>
          <w:tcPr>
            <w:tcW w:w="3240" w:type="dxa"/>
            <w:tcBorders>
              <w:top w:val="single" w:sz="4" w:space="0" w:color="auto"/>
              <w:left w:val="nil"/>
              <w:bottom w:val="single" w:sz="4" w:space="0" w:color="auto"/>
              <w:right w:val="nil"/>
            </w:tcBorders>
            <w:noWrap/>
            <w:vAlign w:val="center"/>
            <w:hideMark/>
          </w:tcPr>
          <w:p w14:paraId="2F080E4E" w14:textId="77777777" w:rsidR="00EE678E" w:rsidRPr="000675D0" w:rsidRDefault="00EE678E" w:rsidP="00EE678E">
            <w:pPr>
              <w:overflowPunct/>
              <w:autoSpaceDE/>
              <w:autoSpaceDN/>
              <w:adjustRightInd/>
              <w:jc w:val="left"/>
              <w:textAlignment w:val="auto"/>
              <w:rPr>
                <w:ins w:id="263" w:author="Oshodi, Abiodun" w:date="2026-02-11T13:36:00Z" w16du:dateUtc="2026-02-11T12:36:00Z"/>
                <w:rFonts w:cs="Arial"/>
                <w:sz w:val="20"/>
                <w:szCs w:val="20"/>
                <w:lang w:eastAsia="en-US"/>
              </w:rPr>
            </w:pPr>
            <w:ins w:id="264" w:author="Oshodi, Abiodun" w:date="2026-02-11T13:36:00Z" w16du:dateUtc="2026-02-11T12:36:00Z">
              <w:r w:rsidRPr="000675D0">
                <w:rPr>
                  <w:rFonts w:cs="Arial"/>
                  <w:sz w:val="20"/>
                  <w:szCs w:val="20"/>
                  <w:lang w:eastAsia="en-US"/>
                </w:rPr>
                <w:t>Badejo Rahmon</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6319819A" w14:textId="77777777" w:rsidR="00EE678E" w:rsidRPr="000675D0" w:rsidRDefault="00EE678E" w:rsidP="00EE678E">
            <w:pPr>
              <w:overflowPunct/>
              <w:autoSpaceDE/>
              <w:autoSpaceDN/>
              <w:adjustRightInd/>
              <w:jc w:val="left"/>
              <w:textAlignment w:val="auto"/>
              <w:rPr>
                <w:ins w:id="265" w:author="Oshodi, Abiodun" w:date="2026-02-11T13:36:00Z" w16du:dateUtc="2026-02-11T12:36:00Z"/>
                <w:rFonts w:cs="Arial"/>
                <w:sz w:val="20"/>
                <w:szCs w:val="20"/>
                <w:lang w:eastAsia="en-US"/>
              </w:rPr>
            </w:pPr>
            <w:ins w:id="266" w:author="Oshodi, Abiodun" w:date="2026-02-11T13:36:00Z" w16du:dateUtc="2026-02-11T12:36:00Z">
              <w:r w:rsidRPr="000675D0">
                <w:rPr>
                  <w:rFonts w:cs="Arial"/>
                  <w:sz w:val="20"/>
                  <w:szCs w:val="20"/>
                  <w:lang w:eastAsia="en-US"/>
                </w:rPr>
                <w:t>Lead Pipeline Engineer</w:t>
              </w:r>
            </w:ins>
          </w:p>
        </w:tc>
      </w:tr>
      <w:tr w:rsidR="00EE678E" w:rsidRPr="000675D0" w14:paraId="2BEB3D47"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29B80F00" w14:textId="1CB8F745" w:rsidR="00EE678E" w:rsidRPr="000675D0" w:rsidRDefault="00EE678E" w:rsidP="00EE678E">
            <w:pPr>
              <w:overflowPunct/>
              <w:autoSpaceDE/>
              <w:autoSpaceDN/>
              <w:adjustRightInd/>
              <w:jc w:val="center"/>
              <w:textAlignment w:val="auto"/>
              <w:rPr>
                <w:rFonts w:cs="Arial"/>
                <w:sz w:val="20"/>
                <w:szCs w:val="20"/>
                <w:lang w:eastAsia="en-US"/>
              </w:rPr>
            </w:pPr>
            <w:del w:id="267" w:author="Oshodi, Abiodun" w:date="2026-02-11T13:38:00Z" w16du:dateUtc="2026-02-11T12:38:00Z">
              <w:r w:rsidRPr="000675D0" w:rsidDel="00EE678E">
                <w:rPr>
                  <w:rFonts w:cs="Arial"/>
                  <w:sz w:val="20"/>
                  <w:szCs w:val="20"/>
                  <w:lang w:eastAsia="en-US"/>
                </w:rPr>
                <w:delText>1</w:delText>
              </w:r>
              <w:r w:rsidDel="00EE678E">
                <w:rPr>
                  <w:rFonts w:cs="Arial"/>
                  <w:sz w:val="20"/>
                  <w:szCs w:val="20"/>
                  <w:lang w:eastAsia="en-US"/>
                </w:rPr>
                <w:delText>2</w:delText>
              </w:r>
            </w:del>
            <w:ins w:id="268" w:author="Oshodi, Abiodun" w:date="2026-02-11T13:38:00Z" w16du:dateUtc="2026-02-11T12:38:00Z">
              <w:r>
                <w:rPr>
                  <w:rFonts w:cs="Arial"/>
                  <w:sz w:val="20"/>
                  <w:szCs w:val="20"/>
                  <w:lang w:eastAsia="en-US"/>
                </w:rPr>
                <w:t>15</w:t>
              </w:r>
            </w:ins>
          </w:p>
        </w:tc>
        <w:tc>
          <w:tcPr>
            <w:tcW w:w="3240" w:type="dxa"/>
            <w:tcBorders>
              <w:top w:val="single" w:sz="4" w:space="0" w:color="auto"/>
              <w:left w:val="nil"/>
              <w:bottom w:val="single" w:sz="4" w:space="0" w:color="auto"/>
              <w:right w:val="nil"/>
            </w:tcBorders>
            <w:noWrap/>
            <w:vAlign w:val="center"/>
            <w:hideMark/>
          </w:tcPr>
          <w:p w14:paraId="152449B2"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Olaleye Olusina</w:t>
            </w:r>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2C2BEB36"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Civil &amp; Structural Designer</w:t>
            </w:r>
          </w:p>
        </w:tc>
      </w:tr>
      <w:tr w:rsidR="00EE678E" w:rsidRPr="000675D0" w14:paraId="491B92A0"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7A9A8B48" w14:textId="1E74B9E4" w:rsidR="00EE678E" w:rsidRPr="000675D0" w:rsidRDefault="00EE678E" w:rsidP="00EE678E">
            <w:pPr>
              <w:overflowPunct/>
              <w:autoSpaceDE/>
              <w:autoSpaceDN/>
              <w:adjustRightInd/>
              <w:jc w:val="center"/>
              <w:textAlignment w:val="auto"/>
              <w:rPr>
                <w:rFonts w:cs="Arial"/>
                <w:sz w:val="20"/>
                <w:szCs w:val="20"/>
                <w:lang w:eastAsia="en-US"/>
              </w:rPr>
            </w:pPr>
            <w:del w:id="269" w:author="Oshodi, Abiodun" w:date="2026-02-11T13:38:00Z" w16du:dateUtc="2026-02-11T12:38:00Z">
              <w:r w:rsidRPr="000675D0" w:rsidDel="00EE678E">
                <w:rPr>
                  <w:rFonts w:cs="Arial"/>
                  <w:sz w:val="20"/>
                  <w:szCs w:val="20"/>
                  <w:lang w:eastAsia="en-US"/>
                </w:rPr>
                <w:delText>1</w:delText>
              </w:r>
              <w:r w:rsidDel="00EE678E">
                <w:rPr>
                  <w:rFonts w:cs="Arial"/>
                  <w:sz w:val="20"/>
                  <w:szCs w:val="20"/>
                  <w:lang w:eastAsia="en-US"/>
                </w:rPr>
                <w:delText>3</w:delText>
              </w:r>
            </w:del>
            <w:ins w:id="270" w:author="Oshodi, Abiodun" w:date="2026-02-11T13:38:00Z" w16du:dateUtc="2026-02-11T12:38:00Z">
              <w:r>
                <w:rPr>
                  <w:rFonts w:cs="Arial"/>
                  <w:sz w:val="20"/>
                  <w:szCs w:val="20"/>
                  <w:lang w:eastAsia="en-US"/>
                </w:rPr>
                <w:t>16</w:t>
              </w:r>
            </w:ins>
          </w:p>
        </w:tc>
        <w:tc>
          <w:tcPr>
            <w:tcW w:w="3240" w:type="dxa"/>
            <w:tcBorders>
              <w:top w:val="single" w:sz="4" w:space="0" w:color="auto"/>
              <w:left w:val="nil"/>
              <w:bottom w:val="single" w:sz="4" w:space="0" w:color="auto"/>
              <w:right w:val="nil"/>
            </w:tcBorders>
            <w:noWrap/>
            <w:vAlign w:val="center"/>
            <w:hideMark/>
          </w:tcPr>
          <w:p w14:paraId="15DE35BB" w14:textId="1A2D4071" w:rsidR="00EE678E" w:rsidRPr="000675D0" w:rsidRDefault="00EE678E" w:rsidP="00EE678E">
            <w:pPr>
              <w:overflowPunct/>
              <w:autoSpaceDE/>
              <w:autoSpaceDN/>
              <w:adjustRightInd/>
              <w:jc w:val="left"/>
              <w:textAlignment w:val="auto"/>
              <w:rPr>
                <w:rFonts w:cs="Arial"/>
                <w:sz w:val="20"/>
                <w:szCs w:val="20"/>
                <w:lang w:eastAsia="en-US"/>
              </w:rPr>
            </w:pPr>
            <w:del w:id="271" w:author="Oshodi, Abiodun" w:date="2026-02-11T13:37:00Z" w16du:dateUtc="2026-02-11T12:37:00Z">
              <w:r w:rsidRPr="000675D0" w:rsidDel="00EE678E">
                <w:rPr>
                  <w:rFonts w:cs="Arial"/>
                  <w:sz w:val="20"/>
                  <w:szCs w:val="20"/>
                  <w:lang w:eastAsia="en-US"/>
                </w:rPr>
                <w:delText>Isioye Opeyemi</w:delText>
              </w:r>
            </w:del>
            <w:ins w:id="272" w:author="Oshodi, Abiodun" w:date="2026-02-11T13:37:00Z" w16du:dateUtc="2026-02-11T12:37:00Z">
              <w:r>
                <w:rPr>
                  <w:rFonts w:cs="Arial"/>
                  <w:sz w:val="20"/>
                  <w:szCs w:val="20"/>
                  <w:lang w:eastAsia="en-US"/>
                </w:rPr>
                <w:t>Christopher Ugwu</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08C0020E"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Lead Instrument &amp; Control Engineer</w:t>
            </w:r>
          </w:p>
        </w:tc>
      </w:tr>
      <w:tr w:rsidR="00EE678E" w:rsidRPr="000675D0" w14:paraId="28188CAC" w14:textId="77777777" w:rsidTr="008D0E36">
        <w:trPr>
          <w:trHeight w:val="360"/>
        </w:trPr>
        <w:tc>
          <w:tcPr>
            <w:tcW w:w="580" w:type="dxa"/>
            <w:tcBorders>
              <w:top w:val="single" w:sz="4" w:space="0" w:color="auto"/>
              <w:left w:val="single" w:sz="12" w:space="0" w:color="auto"/>
              <w:bottom w:val="single" w:sz="4" w:space="0" w:color="auto"/>
              <w:right w:val="nil"/>
            </w:tcBorders>
            <w:noWrap/>
            <w:vAlign w:val="center"/>
          </w:tcPr>
          <w:p w14:paraId="41D4DF2A" w14:textId="19E8D0DC" w:rsidR="00EE678E" w:rsidRPr="000675D0" w:rsidRDefault="00EE678E" w:rsidP="00EE678E">
            <w:pPr>
              <w:overflowPunct/>
              <w:autoSpaceDE/>
              <w:autoSpaceDN/>
              <w:adjustRightInd/>
              <w:jc w:val="center"/>
              <w:textAlignment w:val="auto"/>
              <w:rPr>
                <w:rFonts w:cs="Arial"/>
                <w:sz w:val="20"/>
                <w:szCs w:val="20"/>
                <w:lang w:eastAsia="en-US"/>
              </w:rPr>
            </w:pPr>
            <w:del w:id="273" w:author="Oshodi, Abiodun" w:date="2026-02-11T13:38:00Z" w16du:dateUtc="2026-02-11T12:38:00Z">
              <w:r w:rsidRPr="000675D0" w:rsidDel="00EE678E">
                <w:rPr>
                  <w:rFonts w:cs="Arial"/>
                  <w:sz w:val="20"/>
                  <w:szCs w:val="20"/>
                  <w:lang w:eastAsia="en-US"/>
                </w:rPr>
                <w:delText>1</w:delText>
              </w:r>
              <w:r w:rsidDel="00EE678E">
                <w:rPr>
                  <w:rFonts w:cs="Arial"/>
                  <w:sz w:val="20"/>
                  <w:szCs w:val="20"/>
                  <w:lang w:eastAsia="en-US"/>
                </w:rPr>
                <w:delText>4</w:delText>
              </w:r>
            </w:del>
            <w:ins w:id="274" w:author="Oshodi, Abiodun" w:date="2026-02-11T13:38:00Z" w16du:dateUtc="2026-02-11T12:38:00Z">
              <w:r>
                <w:rPr>
                  <w:rFonts w:cs="Arial"/>
                  <w:sz w:val="20"/>
                  <w:szCs w:val="20"/>
                  <w:lang w:eastAsia="en-US"/>
                </w:rPr>
                <w:t>17</w:t>
              </w:r>
            </w:ins>
          </w:p>
        </w:tc>
        <w:tc>
          <w:tcPr>
            <w:tcW w:w="3240" w:type="dxa"/>
            <w:tcBorders>
              <w:top w:val="single" w:sz="4" w:space="0" w:color="auto"/>
              <w:left w:val="nil"/>
              <w:bottom w:val="single" w:sz="4" w:space="0" w:color="auto"/>
              <w:right w:val="nil"/>
            </w:tcBorders>
            <w:noWrap/>
            <w:vAlign w:val="center"/>
            <w:hideMark/>
          </w:tcPr>
          <w:p w14:paraId="1E821C56" w14:textId="572D95B5" w:rsidR="00EE678E" w:rsidRPr="000675D0" w:rsidRDefault="00EE678E" w:rsidP="00EE678E">
            <w:pPr>
              <w:overflowPunct/>
              <w:autoSpaceDE/>
              <w:autoSpaceDN/>
              <w:adjustRightInd/>
              <w:jc w:val="left"/>
              <w:textAlignment w:val="auto"/>
              <w:rPr>
                <w:rFonts w:cs="Arial"/>
                <w:sz w:val="20"/>
                <w:szCs w:val="20"/>
                <w:lang w:eastAsia="en-US"/>
              </w:rPr>
            </w:pPr>
            <w:del w:id="275" w:author="Oshodi, Abiodun" w:date="2026-02-11T13:37:00Z" w16du:dateUtc="2026-02-11T12:37:00Z">
              <w:r w:rsidRPr="000675D0" w:rsidDel="00EE678E">
                <w:rPr>
                  <w:rFonts w:cs="Arial"/>
                  <w:sz w:val="20"/>
                  <w:szCs w:val="20"/>
                  <w:lang w:eastAsia="en-US"/>
                </w:rPr>
                <w:delText>Olanipekun Ibrahim</w:delText>
              </w:r>
            </w:del>
            <w:ins w:id="276" w:author="Oshodi, Abiodun" w:date="2026-02-11T13:37:00Z" w16du:dateUtc="2026-02-11T12:37:00Z">
              <w:r>
                <w:rPr>
                  <w:rFonts w:cs="Arial"/>
                  <w:sz w:val="20"/>
                  <w:szCs w:val="20"/>
                  <w:lang w:eastAsia="en-US"/>
                </w:rPr>
                <w:t>Charles Benwari</w:t>
              </w:r>
            </w:ins>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0085CD10" w14:textId="77777777" w:rsidR="00EE678E" w:rsidRPr="000675D0" w:rsidRDefault="00EE678E" w:rsidP="00EE678E">
            <w:pPr>
              <w:overflowPunct/>
              <w:autoSpaceDE/>
              <w:autoSpaceDN/>
              <w:adjustRightInd/>
              <w:jc w:val="left"/>
              <w:textAlignment w:val="auto"/>
              <w:rPr>
                <w:rFonts w:cs="Arial"/>
                <w:sz w:val="20"/>
                <w:szCs w:val="20"/>
                <w:lang w:eastAsia="en-US"/>
              </w:rPr>
            </w:pPr>
            <w:r w:rsidRPr="000675D0">
              <w:rPr>
                <w:rFonts w:cs="Arial"/>
                <w:sz w:val="20"/>
                <w:szCs w:val="20"/>
                <w:lang w:eastAsia="en-US"/>
              </w:rPr>
              <w:t>Lead Electrical Engineer</w:t>
            </w:r>
          </w:p>
        </w:tc>
      </w:tr>
      <w:tr w:rsidR="00EE678E" w:rsidRPr="000675D0" w:rsidDel="00EE678E" w14:paraId="4B9778B8" w14:textId="6E1FAB1A" w:rsidTr="008D0E36">
        <w:trPr>
          <w:trHeight w:val="360"/>
          <w:del w:id="277" w:author="Oshodi, Abiodun" w:date="2026-02-11T13:37:00Z"/>
        </w:trPr>
        <w:tc>
          <w:tcPr>
            <w:tcW w:w="580" w:type="dxa"/>
            <w:tcBorders>
              <w:top w:val="single" w:sz="4" w:space="0" w:color="auto"/>
              <w:left w:val="single" w:sz="12" w:space="0" w:color="auto"/>
              <w:bottom w:val="single" w:sz="4" w:space="0" w:color="auto"/>
              <w:right w:val="nil"/>
            </w:tcBorders>
            <w:noWrap/>
            <w:vAlign w:val="center"/>
          </w:tcPr>
          <w:p w14:paraId="50D95C41" w14:textId="5E2AAC02" w:rsidR="00EE678E" w:rsidRPr="000675D0" w:rsidDel="00EE678E" w:rsidRDefault="00EE678E" w:rsidP="00EE678E">
            <w:pPr>
              <w:overflowPunct/>
              <w:autoSpaceDE/>
              <w:autoSpaceDN/>
              <w:adjustRightInd/>
              <w:jc w:val="center"/>
              <w:textAlignment w:val="auto"/>
              <w:rPr>
                <w:del w:id="278" w:author="Oshodi, Abiodun" w:date="2026-02-11T13:37:00Z" w16du:dateUtc="2026-02-11T12:37:00Z"/>
                <w:rFonts w:cs="Arial"/>
                <w:sz w:val="20"/>
                <w:szCs w:val="20"/>
                <w:lang w:eastAsia="en-US"/>
              </w:rPr>
            </w:pPr>
            <w:del w:id="279" w:author="Oshodi, Abiodun" w:date="2026-02-11T13:37:00Z" w16du:dateUtc="2026-02-11T12:37:00Z">
              <w:r w:rsidDel="00EE678E">
                <w:rPr>
                  <w:rFonts w:cs="Arial"/>
                  <w:sz w:val="20"/>
                  <w:szCs w:val="20"/>
                  <w:lang w:eastAsia="en-US"/>
                </w:rPr>
                <w:delText>15</w:delText>
              </w:r>
            </w:del>
          </w:p>
        </w:tc>
        <w:tc>
          <w:tcPr>
            <w:tcW w:w="3240" w:type="dxa"/>
            <w:tcBorders>
              <w:top w:val="single" w:sz="4" w:space="0" w:color="auto"/>
              <w:left w:val="nil"/>
              <w:bottom w:val="single" w:sz="4" w:space="0" w:color="auto"/>
              <w:right w:val="nil"/>
            </w:tcBorders>
            <w:noWrap/>
            <w:vAlign w:val="center"/>
            <w:hideMark/>
          </w:tcPr>
          <w:p w14:paraId="3DB510AD" w14:textId="26862C4C" w:rsidR="00EE678E" w:rsidRPr="000675D0" w:rsidDel="00EE678E" w:rsidRDefault="00EE678E" w:rsidP="00EE678E">
            <w:pPr>
              <w:overflowPunct/>
              <w:autoSpaceDE/>
              <w:autoSpaceDN/>
              <w:adjustRightInd/>
              <w:jc w:val="left"/>
              <w:textAlignment w:val="auto"/>
              <w:rPr>
                <w:del w:id="280" w:author="Oshodi, Abiodun" w:date="2026-02-11T13:37:00Z" w16du:dateUtc="2026-02-11T12:37:00Z"/>
                <w:rFonts w:cs="Arial"/>
                <w:sz w:val="20"/>
                <w:szCs w:val="20"/>
                <w:lang w:eastAsia="en-US"/>
              </w:rPr>
            </w:pPr>
            <w:del w:id="281" w:author="Oshodi, Abiodun" w:date="2026-02-11T13:37:00Z" w16du:dateUtc="2026-02-11T12:37:00Z">
              <w:r w:rsidRPr="000675D0" w:rsidDel="00EE678E">
                <w:rPr>
                  <w:rFonts w:cs="Arial"/>
                  <w:sz w:val="20"/>
                  <w:szCs w:val="20"/>
                  <w:lang w:eastAsia="en-US"/>
                </w:rPr>
                <w:delText>Oyeyemi Oladimeji</w:delText>
              </w:r>
            </w:del>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664DA3F2" w14:textId="2D67471B" w:rsidR="00EE678E" w:rsidRPr="000675D0" w:rsidDel="00EE678E" w:rsidRDefault="00EE678E" w:rsidP="00EE678E">
            <w:pPr>
              <w:overflowPunct/>
              <w:autoSpaceDE/>
              <w:autoSpaceDN/>
              <w:adjustRightInd/>
              <w:jc w:val="left"/>
              <w:textAlignment w:val="auto"/>
              <w:rPr>
                <w:del w:id="282" w:author="Oshodi, Abiodun" w:date="2026-02-11T13:37:00Z" w16du:dateUtc="2026-02-11T12:37:00Z"/>
                <w:rFonts w:cs="Arial"/>
                <w:sz w:val="20"/>
                <w:szCs w:val="20"/>
                <w:lang w:eastAsia="en-US"/>
              </w:rPr>
            </w:pPr>
            <w:del w:id="283" w:author="Oshodi, Abiodun" w:date="2026-02-11T13:37:00Z" w16du:dateUtc="2026-02-11T12:37:00Z">
              <w:r w:rsidRPr="000675D0" w:rsidDel="00EE678E">
                <w:rPr>
                  <w:rFonts w:cs="Arial"/>
                  <w:sz w:val="20"/>
                  <w:szCs w:val="20"/>
                  <w:lang w:eastAsia="en-US"/>
                </w:rPr>
                <w:delText>Instrument &amp; Control Designer</w:delText>
              </w:r>
            </w:del>
          </w:p>
        </w:tc>
      </w:tr>
      <w:tr w:rsidR="00EE678E" w:rsidRPr="000675D0" w:rsidDel="00EE678E" w14:paraId="382DF862" w14:textId="6084E8B6" w:rsidTr="008D0E36">
        <w:trPr>
          <w:trHeight w:val="360"/>
          <w:del w:id="284" w:author="Oshodi, Abiodun" w:date="2026-02-11T13:37:00Z"/>
        </w:trPr>
        <w:tc>
          <w:tcPr>
            <w:tcW w:w="580" w:type="dxa"/>
            <w:tcBorders>
              <w:top w:val="single" w:sz="4" w:space="0" w:color="auto"/>
              <w:left w:val="single" w:sz="12" w:space="0" w:color="auto"/>
              <w:bottom w:val="single" w:sz="4" w:space="0" w:color="auto"/>
              <w:right w:val="nil"/>
            </w:tcBorders>
            <w:noWrap/>
            <w:vAlign w:val="center"/>
          </w:tcPr>
          <w:p w14:paraId="0CFF03B6" w14:textId="5BA0314D" w:rsidR="00EE678E" w:rsidRPr="000675D0" w:rsidDel="00EE678E" w:rsidRDefault="00EE678E" w:rsidP="00EE678E">
            <w:pPr>
              <w:overflowPunct/>
              <w:autoSpaceDE/>
              <w:autoSpaceDN/>
              <w:adjustRightInd/>
              <w:jc w:val="center"/>
              <w:textAlignment w:val="auto"/>
              <w:rPr>
                <w:del w:id="285" w:author="Oshodi, Abiodun" w:date="2026-02-11T13:37:00Z" w16du:dateUtc="2026-02-11T12:37:00Z"/>
                <w:rFonts w:cs="Arial"/>
                <w:sz w:val="20"/>
                <w:szCs w:val="20"/>
                <w:lang w:eastAsia="en-US"/>
              </w:rPr>
            </w:pPr>
            <w:del w:id="286" w:author="Oshodi, Abiodun" w:date="2026-02-11T13:37:00Z" w16du:dateUtc="2026-02-11T12:37:00Z">
              <w:r w:rsidDel="00EE678E">
                <w:rPr>
                  <w:rFonts w:cs="Arial"/>
                  <w:sz w:val="20"/>
                  <w:szCs w:val="20"/>
                  <w:lang w:eastAsia="en-US"/>
                </w:rPr>
                <w:delText>16</w:delText>
              </w:r>
            </w:del>
          </w:p>
        </w:tc>
        <w:tc>
          <w:tcPr>
            <w:tcW w:w="3240" w:type="dxa"/>
            <w:tcBorders>
              <w:top w:val="single" w:sz="4" w:space="0" w:color="auto"/>
              <w:left w:val="nil"/>
              <w:bottom w:val="single" w:sz="4" w:space="0" w:color="auto"/>
              <w:right w:val="nil"/>
            </w:tcBorders>
            <w:noWrap/>
            <w:vAlign w:val="center"/>
            <w:hideMark/>
          </w:tcPr>
          <w:p w14:paraId="2E3E20EE" w14:textId="55880EEA" w:rsidR="00EE678E" w:rsidRPr="000675D0" w:rsidDel="00EE678E" w:rsidRDefault="00EE678E" w:rsidP="00EE678E">
            <w:pPr>
              <w:overflowPunct/>
              <w:autoSpaceDE/>
              <w:autoSpaceDN/>
              <w:adjustRightInd/>
              <w:jc w:val="left"/>
              <w:textAlignment w:val="auto"/>
              <w:rPr>
                <w:del w:id="287" w:author="Oshodi, Abiodun" w:date="2026-02-11T13:37:00Z" w16du:dateUtc="2026-02-11T12:37:00Z"/>
                <w:rFonts w:cs="Arial"/>
                <w:sz w:val="20"/>
                <w:szCs w:val="20"/>
                <w:lang w:eastAsia="en-US"/>
              </w:rPr>
            </w:pPr>
            <w:del w:id="288" w:author="Oshodi, Abiodun" w:date="2026-02-11T13:37:00Z" w16du:dateUtc="2026-02-11T12:37:00Z">
              <w:r w:rsidRPr="000675D0" w:rsidDel="00EE678E">
                <w:rPr>
                  <w:rFonts w:cs="Arial"/>
                  <w:sz w:val="20"/>
                  <w:szCs w:val="20"/>
                  <w:lang w:eastAsia="en-US"/>
                </w:rPr>
                <w:delText>Badejo Rahmon</w:delText>
              </w:r>
            </w:del>
          </w:p>
        </w:tc>
        <w:tc>
          <w:tcPr>
            <w:tcW w:w="4720" w:type="dxa"/>
            <w:tcBorders>
              <w:top w:val="single" w:sz="4" w:space="0" w:color="auto"/>
              <w:left w:val="nil"/>
              <w:bottom w:val="single" w:sz="4" w:space="0" w:color="auto"/>
              <w:right w:val="single" w:sz="12" w:space="0" w:color="auto"/>
            </w:tcBorders>
            <w:shd w:val="clear" w:color="000000" w:fill="E2EFDA"/>
            <w:noWrap/>
            <w:vAlign w:val="center"/>
            <w:hideMark/>
          </w:tcPr>
          <w:p w14:paraId="20820CB3" w14:textId="26B09D07" w:rsidR="00EE678E" w:rsidRPr="000675D0" w:rsidDel="00EE678E" w:rsidRDefault="00EE678E" w:rsidP="00EE678E">
            <w:pPr>
              <w:overflowPunct/>
              <w:autoSpaceDE/>
              <w:autoSpaceDN/>
              <w:adjustRightInd/>
              <w:jc w:val="left"/>
              <w:textAlignment w:val="auto"/>
              <w:rPr>
                <w:del w:id="289" w:author="Oshodi, Abiodun" w:date="2026-02-11T13:37:00Z" w16du:dateUtc="2026-02-11T12:37:00Z"/>
                <w:rFonts w:cs="Arial"/>
                <w:sz w:val="20"/>
                <w:szCs w:val="20"/>
                <w:lang w:eastAsia="en-US"/>
              </w:rPr>
            </w:pPr>
            <w:del w:id="290" w:author="Oshodi, Abiodun" w:date="2026-02-11T13:37:00Z" w16du:dateUtc="2026-02-11T12:37:00Z">
              <w:r w:rsidRPr="000675D0" w:rsidDel="00EE678E">
                <w:rPr>
                  <w:rFonts w:cs="Arial"/>
                  <w:sz w:val="20"/>
                  <w:szCs w:val="20"/>
                  <w:lang w:eastAsia="en-US"/>
                </w:rPr>
                <w:delText>Lead Pipeline Engineer</w:delText>
              </w:r>
            </w:del>
          </w:p>
        </w:tc>
      </w:tr>
    </w:tbl>
    <w:p w14:paraId="7D78AE1F" w14:textId="77777777" w:rsidR="008D0E36" w:rsidRDefault="008D0E36" w:rsidP="008D0E36">
      <w:pPr>
        <w:pStyle w:val="Textnormal"/>
        <w:rPr>
          <w:rFonts w:cs="Arial"/>
          <w:sz w:val="22"/>
          <w:szCs w:val="22"/>
        </w:rPr>
      </w:pPr>
    </w:p>
    <w:p w14:paraId="7D4153A2" w14:textId="259E7097" w:rsidR="008D0E36" w:rsidRPr="004E0675" w:rsidRDefault="008D0E36" w:rsidP="008D0E36">
      <w:pPr>
        <w:pStyle w:val="Textnormal"/>
        <w:rPr>
          <w:rFonts w:cs="Arial"/>
          <w:sz w:val="22"/>
          <w:szCs w:val="22"/>
        </w:rPr>
      </w:pPr>
      <w:bookmarkStart w:id="291" w:name="_Toc114229883"/>
      <w:r w:rsidRPr="004E0675">
        <w:rPr>
          <w:rFonts w:cs="Arial"/>
          <w:sz w:val="22"/>
          <w:szCs w:val="22"/>
        </w:rPr>
        <w:t xml:space="preserve">Attachment </w:t>
      </w:r>
      <w:r w:rsidRPr="004E0675">
        <w:rPr>
          <w:rFonts w:cs="Arial"/>
          <w:sz w:val="22"/>
          <w:szCs w:val="22"/>
        </w:rPr>
        <w:fldChar w:fldCharType="begin"/>
      </w:r>
      <w:r w:rsidRPr="004E0675">
        <w:rPr>
          <w:rFonts w:cs="Arial"/>
          <w:sz w:val="22"/>
          <w:szCs w:val="22"/>
        </w:rPr>
        <w:instrText xml:space="preserve"> SEQ Attachment \* ARABIC </w:instrText>
      </w:r>
      <w:r w:rsidRPr="004E0675">
        <w:rPr>
          <w:rFonts w:cs="Arial"/>
          <w:sz w:val="22"/>
          <w:szCs w:val="22"/>
        </w:rPr>
        <w:fldChar w:fldCharType="separate"/>
      </w:r>
      <w:r w:rsidR="00C5725A">
        <w:rPr>
          <w:rFonts w:cs="Arial"/>
          <w:noProof/>
          <w:sz w:val="22"/>
          <w:szCs w:val="22"/>
        </w:rPr>
        <w:t>2</w:t>
      </w:r>
      <w:r w:rsidRPr="004E0675">
        <w:rPr>
          <w:rFonts w:cs="Arial"/>
          <w:sz w:val="22"/>
          <w:szCs w:val="22"/>
        </w:rPr>
        <w:fldChar w:fldCharType="end"/>
      </w:r>
      <w:r w:rsidRPr="004E0675">
        <w:rPr>
          <w:rFonts w:cs="Arial"/>
          <w:sz w:val="22"/>
          <w:szCs w:val="22"/>
        </w:rPr>
        <w:t xml:space="preserve"> – </w:t>
      </w:r>
      <w:r>
        <w:rPr>
          <w:rFonts w:cs="Arial"/>
          <w:sz w:val="22"/>
          <w:szCs w:val="22"/>
        </w:rPr>
        <w:t>Resume of key Personnel</w:t>
      </w:r>
      <w:bookmarkEnd w:id="291"/>
    </w:p>
    <w:p w14:paraId="708F771F" w14:textId="1F4057DC" w:rsidR="00B830A8" w:rsidRDefault="00B830A8">
      <w:pPr>
        <w:overflowPunct/>
        <w:autoSpaceDE/>
        <w:autoSpaceDN/>
        <w:adjustRightInd/>
        <w:jc w:val="left"/>
        <w:textAlignment w:val="auto"/>
        <w:rPr>
          <w:color w:val="305291" w:themeColor="accent1"/>
          <w:sz w:val="20"/>
          <w:lang w:val="en-GB"/>
        </w:rPr>
      </w:pPr>
    </w:p>
    <w:p w14:paraId="0B07C3AF" w14:textId="77777777" w:rsidR="00B830A8" w:rsidRDefault="00B830A8" w:rsidP="00B830A8">
      <w:pPr>
        <w:pStyle w:val="Heading3"/>
        <w:sectPr w:rsidR="00B830A8" w:rsidSect="007C239D">
          <w:headerReference w:type="default" r:id="rId32"/>
          <w:footerReference w:type="default" r:id="rId33"/>
          <w:pgSz w:w="11906" w:h="16838" w:code="9"/>
          <w:pgMar w:top="1702" w:right="991" w:bottom="1134" w:left="1417" w:header="562" w:footer="562" w:gutter="0"/>
          <w:cols w:space="708"/>
          <w:docGrid w:linePitch="360"/>
        </w:sectPr>
      </w:pPr>
    </w:p>
    <w:p w14:paraId="5AF231C7" w14:textId="3737EA0E" w:rsidR="00B830A8" w:rsidRPr="00012D8C" w:rsidRDefault="00B830A8" w:rsidP="00B830A8">
      <w:pPr>
        <w:pStyle w:val="Heading3"/>
      </w:pPr>
      <w:r w:rsidRPr="00012D8C">
        <w:lastRenderedPageBreak/>
        <w:t>Manning Chart</w:t>
      </w:r>
    </w:p>
    <w:p w14:paraId="771AE1D1" w14:textId="1C2D0F80" w:rsidR="00206017" w:rsidRDefault="00206017" w:rsidP="00206017">
      <w:pPr>
        <w:pStyle w:val="E1"/>
        <w:ind w:left="709"/>
        <w:rPr>
          <w:lang w:val="en-NG"/>
        </w:rPr>
      </w:pPr>
      <w:r w:rsidRPr="00206017">
        <w:rPr>
          <w:noProof/>
          <w:lang w:val="en-US" w:eastAsia="en-US"/>
        </w:rPr>
        <w:drawing>
          <wp:inline distT="0" distB="0" distL="0" distR="0" wp14:anchorId="4149DB16" wp14:editId="6AE8AC3F">
            <wp:extent cx="9141337" cy="43053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144682" cy="4306875"/>
                    </a:xfrm>
                    <a:prstGeom prst="rect">
                      <a:avLst/>
                    </a:prstGeom>
                    <a:noFill/>
                    <a:ln>
                      <a:noFill/>
                    </a:ln>
                  </pic:spPr>
                </pic:pic>
              </a:graphicData>
            </a:graphic>
          </wp:inline>
        </w:drawing>
      </w:r>
    </w:p>
    <w:p w14:paraId="51ECDBD5" w14:textId="140CEB83" w:rsidR="00206017" w:rsidRPr="00064581" w:rsidRDefault="00206017" w:rsidP="00206017">
      <w:pPr>
        <w:pStyle w:val="E1"/>
        <w:rPr>
          <w:i/>
          <w:lang w:val="en-US"/>
        </w:rPr>
      </w:pPr>
      <w:bookmarkStart w:id="292" w:name="_Toc132726754"/>
      <w:r w:rsidRPr="00064581">
        <w:rPr>
          <w:i/>
          <w:lang w:val="en-US"/>
        </w:rPr>
        <w:t xml:space="preserve">Figure </w:t>
      </w:r>
      <w:r w:rsidRPr="00273D3A">
        <w:rPr>
          <w:i/>
          <w:lang w:val="en-US"/>
        </w:rPr>
        <w:fldChar w:fldCharType="begin"/>
      </w:r>
      <w:r w:rsidRPr="00064581">
        <w:rPr>
          <w:i/>
          <w:lang w:val="en-US"/>
        </w:rPr>
        <w:instrText xml:space="preserve"> SEQ Figure \* ARABIC </w:instrText>
      </w:r>
      <w:r w:rsidRPr="00273D3A">
        <w:rPr>
          <w:i/>
          <w:lang w:val="en-US"/>
        </w:rPr>
        <w:fldChar w:fldCharType="separate"/>
      </w:r>
      <w:r w:rsidR="00C5725A">
        <w:rPr>
          <w:i/>
          <w:noProof/>
          <w:lang w:val="en-US"/>
        </w:rPr>
        <w:t>3</w:t>
      </w:r>
      <w:r w:rsidRPr="00273D3A">
        <w:rPr>
          <w:i/>
          <w:lang w:val="en-US"/>
        </w:rPr>
        <w:fldChar w:fldCharType="end"/>
      </w:r>
      <w:r w:rsidRPr="00064581">
        <w:rPr>
          <w:i/>
          <w:lang w:val="en-US"/>
        </w:rPr>
        <w:t>:</w:t>
      </w:r>
      <w:r>
        <w:rPr>
          <w:i/>
          <w:lang w:val="en-US"/>
        </w:rPr>
        <w:t>Preliminary</w:t>
      </w:r>
      <w:r w:rsidRPr="00064581">
        <w:rPr>
          <w:i/>
          <w:lang w:val="en-US"/>
        </w:rPr>
        <w:t xml:space="preserve"> </w:t>
      </w:r>
      <w:r>
        <w:rPr>
          <w:i/>
          <w:lang w:val="en-US"/>
        </w:rPr>
        <w:t xml:space="preserve">Execution Strategy </w:t>
      </w:r>
      <w:r w:rsidRPr="00064581">
        <w:rPr>
          <w:i/>
          <w:lang w:val="en-US"/>
        </w:rPr>
        <w:t>.</w:t>
      </w:r>
      <w:bookmarkEnd w:id="292"/>
    </w:p>
    <w:p w14:paraId="07B86BFC" w14:textId="4E30E768" w:rsidR="00206017" w:rsidRDefault="00206017">
      <w:pPr>
        <w:overflowPunct/>
        <w:autoSpaceDE/>
        <w:autoSpaceDN/>
        <w:adjustRightInd/>
        <w:jc w:val="left"/>
        <w:textAlignment w:val="auto"/>
        <w:rPr>
          <w:lang w:val="en-NG"/>
        </w:rPr>
      </w:pPr>
      <w:r>
        <w:rPr>
          <w:lang w:val="en-NG"/>
        </w:rPr>
        <w:br w:type="page"/>
      </w:r>
    </w:p>
    <w:p w14:paraId="452A590C" w14:textId="4A8470C4" w:rsidR="00206017" w:rsidRDefault="00EE678E" w:rsidP="00206017">
      <w:pPr>
        <w:pStyle w:val="E1"/>
        <w:ind w:left="709"/>
        <w:rPr>
          <w:lang w:val="en-NG"/>
        </w:rPr>
      </w:pPr>
      <w:ins w:id="293" w:author="Oshodi, Abiodun" w:date="2026-02-11T13:40:00Z" w16du:dateUtc="2026-02-11T12:40:00Z">
        <w:r w:rsidRPr="00EE678E">
          <w:rPr>
            <w:noProof/>
          </w:rPr>
          <w:lastRenderedPageBreak/>
          <w:drawing>
            <wp:inline distT="0" distB="0" distL="0" distR="0" wp14:anchorId="306196E4" wp14:editId="1957178C">
              <wp:extent cx="8891905" cy="3238500"/>
              <wp:effectExtent l="0" t="0" r="4445" b="0"/>
              <wp:docPr id="100318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891905" cy="3238500"/>
                      </a:xfrm>
                      <a:prstGeom prst="rect">
                        <a:avLst/>
                      </a:prstGeom>
                      <a:noFill/>
                      <a:ln>
                        <a:noFill/>
                      </a:ln>
                    </pic:spPr>
                  </pic:pic>
                </a:graphicData>
              </a:graphic>
            </wp:inline>
          </w:drawing>
        </w:r>
      </w:ins>
    </w:p>
    <w:p w14:paraId="33325D11" w14:textId="6D038E75" w:rsidR="00273D3A" w:rsidRPr="00064581" w:rsidRDefault="00273D3A" w:rsidP="00273D3A">
      <w:pPr>
        <w:pStyle w:val="E1"/>
        <w:rPr>
          <w:i/>
          <w:lang w:val="en-US"/>
        </w:rPr>
      </w:pPr>
      <w:bookmarkStart w:id="294" w:name="_Toc132726755"/>
      <w:r w:rsidRPr="00064581">
        <w:rPr>
          <w:i/>
          <w:lang w:val="en-US"/>
        </w:rPr>
        <w:t xml:space="preserve">Figure </w:t>
      </w:r>
      <w:r w:rsidRPr="00273D3A">
        <w:rPr>
          <w:i/>
          <w:lang w:val="en-US"/>
        </w:rPr>
        <w:fldChar w:fldCharType="begin"/>
      </w:r>
      <w:r w:rsidRPr="00064581">
        <w:rPr>
          <w:i/>
          <w:lang w:val="en-US"/>
        </w:rPr>
        <w:instrText xml:space="preserve"> SEQ Figure \* ARABIC </w:instrText>
      </w:r>
      <w:r w:rsidRPr="00273D3A">
        <w:rPr>
          <w:i/>
          <w:lang w:val="en-US"/>
        </w:rPr>
        <w:fldChar w:fldCharType="separate"/>
      </w:r>
      <w:r w:rsidR="00C5725A">
        <w:rPr>
          <w:i/>
          <w:noProof/>
          <w:lang w:val="en-US"/>
        </w:rPr>
        <w:t>4</w:t>
      </w:r>
      <w:r w:rsidRPr="00273D3A">
        <w:rPr>
          <w:i/>
          <w:lang w:val="en-US"/>
        </w:rPr>
        <w:fldChar w:fldCharType="end"/>
      </w:r>
      <w:r w:rsidRPr="00064581">
        <w:rPr>
          <w:i/>
          <w:lang w:val="en-US"/>
        </w:rPr>
        <w:t xml:space="preserve">: </w:t>
      </w:r>
      <w:r>
        <w:rPr>
          <w:i/>
          <w:lang w:val="en-US"/>
        </w:rPr>
        <w:t>Manning Chart</w:t>
      </w:r>
      <w:r w:rsidRPr="00064581">
        <w:rPr>
          <w:i/>
          <w:lang w:val="en-US"/>
        </w:rPr>
        <w:t>.</w:t>
      </w:r>
      <w:bookmarkEnd w:id="294"/>
    </w:p>
    <w:p w14:paraId="62405133" w14:textId="77777777" w:rsidR="00B830A8" w:rsidRPr="00273D3A" w:rsidRDefault="00B830A8">
      <w:pPr>
        <w:overflowPunct/>
        <w:autoSpaceDE/>
        <w:autoSpaceDN/>
        <w:adjustRightInd/>
        <w:jc w:val="left"/>
        <w:textAlignment w:val="auto"/>
        <w:rPr>
          <w:rFonts w:cs="Arial"/>
          <w:b/>
          <w:color w:val="305291" w:themeColor="accent1"/>
          <w:sz w:val="20"/>
        </w:rPr>
      </w:pPr>
    </w:p>
    <w:p w14:paraId="21F12711" w14:textId="518DFD0B" w:rsidR="00B830A8" w:rsidRDefault="00B830A8" w:rsidP="00564882">
      <w:pPr>
        <w:pStyle w:val="Heading2"/>
        <w:keepNext/>
        <w:tabs>
          <w:tab w:val="num" w:pos="851"/>
        </w:tabs>
        <w:overflowPunct/>
        <w:autoSpaceDE/>
        <w:autoSpaceDN/>
        <w:adjustRightInd/>
        <w:spacing w:after="240"/>
        <w:ind w:left="851" w:hanging="851"/>
        <w:jc w:val="both"/>
        <w:textAlignment w:val="auto"/>
        <w:rPr>
          <w:rFonts w:cs="Arial"/>
        </w:rPr>
        <w:sectPr w:rsidR="00B830A8" w:rsidSect="00B830A8">
          <w:pgSz w:w="16838" w:h="11906" w:orient="landscape" w:code="9"/>
          <w:pgMar w:top="1418" w:right="1701" w:bottom="992" w:left="1134" w:header="561" w:footer="561" w:gutter="0"/>
          <w:cols w:space="708"/>
          <w:docGrid w:linePitch="360"/>
        </w:sectPr>
      </w:pPr>
    </w:p>
    <w:p w14:paraId="1D2EDCBE" w14:textId="43EACE17" w:rsidR="006E64C0" w:rsidRPr="007B2E74" w:rsidRDefault="006E64C0" w:rsidP="00564882">
      <w:pPr>
        <w:pStyle w:val="Heading2"/>
        <w:keepNext/>
        <w:tabs>
          <w:tab w:val="num" w:pos="851"/>
        </w:tabs>
        <w:overflowPunct/>
        <w:autoSpaceDE/>
        <w:autoSpaceDN/>
        <w:adjustRightInd/>
        <w:spacing w:after="240"/>
        <w:ind w:left="851" w:hanging="851"/>
        <w:jc w:val="both"/>
        <w:textAlignment w:val="auto"/>
        <w:rPr>
          <w:rFonts w:cs="Arial"/>
        </w:rPr>
      </w:pPr>
      <w:bookmarkStart w:id="295" w:name="_Toc132726735"/>
      <w:r w:rsidRPr="007B2E74">
        <w:rPr>
          <w:rFonts w:cs="Arial"/>
        </w:rPr>
        <w:lastRenderedPageBreak/>
        <w:t>Safety on Site</w:t>
      </w:r>
      <w:bookmarkEnd w:id="193"/>
      <w:bookmarkEnd w:id="295"/>
    </w:p>
    <w:p w14:paraId="1D947DB2" w14:textId="77777777" w:rsidR="006E64C0" w:rsidRPr="006E64C0" w:rsidRDefault="006E64C0" w:rsidP="006E64C0">
      <w:pPr>
        <w:spacing w:after="120" w:line="360" w:lineRule="auto"/>
        <w:ind w:left="851"/>
        <w:rPr>
          <w:lang w:val="en-GB"/>
        </w:rPr>
      </w:pPr>
      <w:r w:rsidRPr="006E64C0">
        <w:rPr>
          <w:lang w:val="en-GB"/>
        </w:rPr>
        <w:t>Safe and secure working conditions are an essential prerequisite for Consultant’s activities on construction sites, camps and in the project area in general.</w:t>
      </w:r>
    </w:p>
    <w:p w14:paraId="64A6E5D6" w14:textId="77777777" w:rsidR="006E64C0" w:rsidRPr="006E64C0" w:rsidRDefault="006E64C0" w:rsidP="006E64C0">
      <w:pPr>
        <w:spacing w:after="120" w:line="360" w:lineRule="auto"/>
        <w:ind w:left="851"/>
        <w:rPr>
          <w:lang w:val="en-GB"/>
        </w:rPr>
      </w:pPr>
      <w:r w:rsidRPr="006E64C0">
        <w:rPr>
          <w:lang w:val="en-GB"/>
        </w:rPr>
        <w:t xml:space="preserve">Should the situation or new discoveries or events on the ground provide reason for doubt concerning the security level on site or in country, Consultant reserves the right, in its own estimation and based on its own assessment, to suspend the affected part of the Services until doubt is cleared and an acceptable security level is re-established. </w:t>
      </w:r>
    </w:p>
    <w:p w14:paraId="3BE4F765" w14:textId="0D964F7B" w:rsidR="001726ED" w:rsidRDefault="006E64C0" w:rsidP="006E64C0">
      <w:pPr>
        <w:spacing w:after="120" w:line="360" w:lineRule="auto"/>
        <w:ind w:left="851"/>
        <w:rPr>
          <w:lang w:val="en-GB"/>
        </w:rPr>
      </w:pPr>
      <w:r w:rsidRPr="006E64C0">
        <w:rPr>
          <w:lang w:val="en-GB"/>
        </w:rPr>
        <w:t>Client and Consultant will jointly ensure best efforts to establish confidence and share related information on the security level in a transparent and continuous manner</w:t>
      </w:r>
      <w:r w:rsidRPr="008E6566">
        <w:rPr>
          <w:lang w:val="en-GB"/>
        </w:rPr>
        <w:t xml:space="preserve">. </w:t>
      </w:r>
    </w:p>
    <w:p w14:paraId="5A73C7D2" w14:textId="77777777" w:rsidR="001726ED" w:rsidRDefault="001726ED">
      <w:pPr>
        <w:overflowPunct/>
        <w:autoSpaceDE/>
        <w:autoSpaceDN/>
        <w:adjustRightInd/>
        <w:jc w:val="left"/>
        <w:textAlignment w:val="auto"/>
        <w:rPr>
          <w:lang w:val="en-GB"/>
        </w:rPr>
      </w:pPr>
      <w:r>
        <w:rPr>
          <w:lang w:val="en-GB"/>
        </w:rPr>
        <w:br w:type="page"/>
      </w:r>
    </w:p>
    <w:p w14:paraId="01383EF6" w14:textId="12A8F63E" w:rsidR="00B84C26" w:rsidRPr="00012D8C" w:rsidRDefault="00B84C26" w:rsidP="00B84C26">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296" w:name="_Toc132726736"/>
      <w:r w:rsidRPr="00012D8C">
        <w:rPr>
          <w:sz w:val="22"/>
        </w:rPr>
        <w:lastRenderedPageBreak/>
        <w:t>COMMERCIAL PROPOSAL</w:t>
      </w:r>
      <w:bookmarkEnd w:id="296"/>
    </w:p>
    <w:p w14:paraId="6CFB6A28" w14:textId="3196980F" w:rsidR="00942637" w:rsidRDefault="00942637" w:rsidP="00B830A8">
      <w:pPr>
        <w:spacing w:after="120" w:line="360" w:lineRule="auto"/>
        <w:ind w:left="851"/>
        <w:rPr>
          <w:lang w:val="en-GB"/>
        </w:rPr>
      </w:pPr>
      <w:r w:rsidRPr="008E6566">
        <w:rPr>
          <w:lang w:val="en-GB"/>
        </w:rPr>
        <w:t>ILF shall conduct the above scope of services under the following commercial terms</w:t>
      </w:r>
      <w:r w:rsidR="00CC5BD3">
        <w:rPr>
          <w:lang w:val="en-GB"/>
        </w:rPr>
        <w:t xml:space="preserve"> </w:t>
      </w:r>
      <w:r w:rsidR="00CC5BD3" w:rsidRPr="00B830A8">
        <w:rPr>
          <w:lang w:val="en-GB"/>
        </w:rPr>
        <w:t>consisting of monthly visit (one (1) trip of five days each in every month) to the site</w:t>
      </w:r>
      <w:r w:rsidR="00B830A8">
        <w:rPr>
          <w:lang w:val="en-GB"/>
        </w:rPr>
        <w:t xml:space="preserve"> </w:t>
      </w:r>
      <w:r w:rsidR="00CC5BD3" w:rsidRPr="00B830A8">
        <w:rPr>
          <w:lang w:val="en-GB"/>
        </w:rPr>
        <w:t>location on commencement of construction</w:t>
      </w:r>
      <w:r w:rsidRPr="00B830A8">
        <w:rPr>
          <w:lang w:val="en-GB"/>
        </w:rPr>
        <w:t>:</w:t>
      </w:r>
    </w:p>
    <w:p w14:paraId="65A7075F" w14:textId="4D165031" w:rsidR="005542EB" w:rsidRDefault="005542EB" w:rsidP="00E76488">
      <w:pPr>
        <w:pStyle w:val="Heading2"/>
        <w:keepNext/>
        <w:tabs>
          <w:tab w:val="num" w:pos="851"/>
        </w:tabs>
        <w:overflowPunct/>
        <w:autoSpaceDE/>
        <w:autoSpaceDN/>
        <w:adjustRightInd/>
        <w:spacing w:after="240"/>
        <w:ind w:left="851" w:hanging="851"/>
        <w:jc w:val="both"/>
        <w:textAlignment w:val="auto"/>
      </w:pPr>
      <w:r>
        <w:t>Labour Cost</w:t>
      </w:r>
    </w:p>
    <w:tbl>
      <w:tblPr>
        <w:tblW w:w="8724" w:type="dxa"/>
        <w:tblInd w:w="806" w:type="dxa"/>
        <w:tblLook w:val="04A0" w:firstRow="1" w:lastRow="0" w:firstColumn="1" w:lastColumn="0" w:noHBand="0" w:noVBand="1"/>
      </w:tblPr>
      <w:tblGrid>
        <w:gridCol w:w="2442"/>
        <w:gridCol w:w="363"/>
        <w:gridCol w:w="2888"/>
        <w:gridCol w:w="3031"/>
      </w:tblGrid>
      <w:tr w:rsidR="00525461" w:rsidRPr="00CC5BD3" w14:paraId="2EA9695B" w14:textId="77777777" w:rsidTr="00525461">
        <w:trPr>
          <w:trHeight w:val="1123"/>
        </w:trPr>
        <w:tc>
          <w:tcPr>
            <w:tcW w:w="2442" w:type="dxa"/>
            <w:tcBorders>
              <w:top w:val="single" w:sz="8" w:space="0" w:color="auto"/>
              <w:left w:val="nil"/>
              <w:bottom w:val="single" w:sz="8" w:space="0" w:color="auto"/>
              <w:right w:val="nil"/>
            </w:tcBorders>
            <w:noWrap/>
            <w:vAlign w:val="bottom"/>
            <w:hideMark/>
          </w:tcPr>
          <w:p w14:paraId="3611EDCF" w14:textId="77777777" w:rsidR="00525461" w:rsidRPr="00CC5BD3" w:rsidRDefault="00525461" w:rsidP="00CC5BD3">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c>
          <w:tcPr>
            <w:tcW w:w="363" w:type="dxa"/>
            <w:tcBorders>
              <w:top w:val="single" w:sz="8" w:space="0" w:color="auto"/>
              <w:left w:val="nil"/>
              <w:bottom w:val="single" w:sz="8" w:space="0" w:color="auto"/>
              <w:right w:val="nil"/>
            </w:tcBorders>
            <w:noWrap/>
            <w:vAlign w:val="bottom"/>
            <w:hideMark/>
          </w:tcPr>
          <w:p w14:paraId="68DCF843" w14:textId="77777777" w:rsidR="00525461" w:rsidRPr="00CC5BD3" w:rsidRDefault="00525461" w:rsidP="00CC5BD3">
            <w:pPr>
              <w:overflowPunct/>
              <w:autoSpaceDE/>
              <w:autoSpaceDN/>
              <w:adjustRightInd/>
              <w:jc w:val="center"/>
              <w:textAlignment w:val="auto"/>
              <w:rPr>
                <w:rFonts w:cs="Arial"/>
                <w:sz w:val="20"/>
                <w:szCs w:val="20"/>
                <w:lang w:eastAsia="en-US"/>
              </w:rPr>
            </w:pPr>
            <w:r w:rsidRPr="00CC5BD3">
              <w:rPr>
                <w:rFonts w:cs="Arial"/>
                <w:sz w:val="20"/>
                <w:szCs w:val="20"/>
                <w:lang w:eastAsia="en-US"/>
              </w:rPr>
              <w:t> </w:t>
            </w:r>
          </w:p>
        </w:tc>
        <w:tc>
          <w:tcPr>
            <w:tcW w:w="2888" w:type="dxa"/>
            <w:tcBorders>
              <w:top w:val="single" w:sz="8" w:space="0" w:color="auto"/>
              <w:left w:val="nil"/>
              <w:bottom w:val="single" w:sz="8" w:space="0" w:color="auto"/>
              <w:right w:val="nil"/>
            </w:tcBorders>
            <w:vAlign w:val="center"/>
            <w:hideMark/>
          </w:tcPr>
          <w:p w14:paraId="002D08EC" w14:textId="624E83E6" w:rsidR="00525461" w:rsidRPr="00CC5BD3" w:rsidRDefault="00525461" w:rsidP="00DF3E38">
            <w:pPr>
              <w:overflowPunct/>
              <w:autoSpaceDE/>
              <w:autoSpaceDN/>
              <w:adjustRightInd/>
              <w:jc w:val="center"/>
              <w:textAlignment w:val="auto"/>
              <w:rPr>
                <w:rFonts w:cs="Arial"/>
                <w:b/>
                <w:bCs/>
                <w:sz w:val="20"/>
                <w:szCs w:val="20"/>
                <w:lang w:eastAsia="en-US"/>
              </w:rPr>
            </w:pPr>
            <w:r w:rsidRPr="009B4A5F">
              <w:rPr>
                <w:rFonts w:cs="Arial"/>
                <w:b/>
                <w:bCs/>
                <w:sz w:val="20"/>
                <w:szCs w:val="20"/>
                <w:lang w:val="en-GB" w:eastAsia="en-US"/>
              </w:rPr>
              <w:t>Labour</w:t>
            </w:r>
            <w:r w:rsidRPr="00CC5BD3">
              <w:rPr>
                <w:rFonts w:cs="Arial"/>
                <w:b/>
                <w:bCs/>
                <w:sz w:val="20"/>
                <w:szCs w:val="20"/>
                <w:lang w:eastAsia="en-US"/>
              </w:rPr>
              <w:t xml:space="preserve"> Costs</w:t>
            </w:r>
            <w:r w:rsidRPr="00CC5BD3">
              <w:rPr>
                <w:rFonts w:cs="Arial"/>
                <w:b/>
                <w:bCs/>
                <w:sz w:val="20"/>
                <w:szCs w:val="20"/>
                <w:lang w:eastAsia="en-US"/>
              </w:rPr>
              <w:br/>
              <w:t>(</w:t>
            </w:r>
            <w:r w:rsidR="00DF3E38">
              <w:rPr>
                <w:rFonts w:cs="Arial"/>
                <w:b/>
                <w:bCs/>
                <w:sz w:val="20"/>
                <w:szCs w:val="20"/>
                <w:lang w:eastAsia="en-US"/>
              </w:rPr>
              <w:t>USD</w:t>
            </w:r>
          </w:p>
        </w:tc>
        <w:tc>
          <w:tcPr>
            <w:tcW w:w="3031" w:type="dxa"/>
            <w:tcBorders>
              <w:top w:val="single" w:sz="8" w:space="0" w:color="auto"/>
              <w:left w:val="nil"/>
              <w:bottom w:val="single" w:sz="8" w:space="0" w:color="auto"/>
              <w:right w:val="nil"/>
            </w:tcBorders>
            <w:vAlign w:val="center"/>
            <w:hideMark/>
          </w:tcPr>
          <w:p w14:paraId="7668D467" w14:textId="52ADEDCA" w:rsidR="00525461" w:rsidRPr="00CC5BD3" w:rsidRDefault="00525461" w:rsidP="00DF3E38">
            <w:pPr>
              <w:overflowPunct/>
              <w:autoSpaceDE/>
              <w:autoSpaceDN/>
              <w:adjustRightInd/>
              <w:jc w:val="center"/>
              <w:textAlignment w:val="auto"/>
              <w:rPr>
                <w:rFonts w:cs="Arial"/>
                <w:b/>
                <w:bCs/>
                <w:sz w:val="20"/>
                <w:szCs w:val="20"/>
                <w:lang w:eastAsia="en-US"/>
              </w:rPr>
            </w:pPr>
            <w:r w:rsidRPr="00CC5BD3">
              <w:rPr>
                <w:rFonts w:cs="Arial"/>
                <w:b/>
                <w:bCs/>
                <w:sz w:val="20"/>
                <w:szCs w:val="20"/>
                <w:lang w:eastAsia="en-US"/>
              </w:rPr>
              <w:t>Total</w:t>
            </w:r>
            <w:r w:rsidRPr="00CC5BD3">
              <w:rPr>
                <w:rFonts w:cs="Arial"/>
                <w:b/>
                <w:bCs/>
                <w:sz w:val="20"/>
                <w:szCs w:val="20"/>
                <w:lang w:eastAsia="en-US"/>
              </w:rPr>
              <w:br/>
              <w:t>(</w:t>
            </w:r>
            <w:r w:rsidR="00DF3E38">
              <w:rPr>
                <w:rFonts w:cs="Arial"/>
                <w:b/>
                <w:bCs/>
                <w:sz w:val="20"/>
                <w:szCs w:val="20"/>
                <w:lang w:eastAsia="en-US"/>
              </w:rPr>
              <w:t>USD</w:t>
            </w:r>
            <w:r w:rsidRPr="00CC5BD3">
              <w:rPr>
                <w:rFonts w:cs="Arial"/>
                <w:b/>
                <w:bCs/>
                <w:sz w:val="20"/>
                <w:szCs w:val="20"/>
                <w:lang w:eastAsia="en-US"/>
              </w:rPr>
              <w:t>)</w:t>
            </w:r>
          </w:p>
        </w:tc>
      </w:tr>
      <w:tr w:rsidR="00525461" w:rsidRPr="00CC5BD3" w14:paraId="756A9F3B" w14:textId="77777777" w:rsidTr="00525461">
        <w:trPr>
          <w:trHeight w:val="276"/>
        </w:trPr>
        <w:tc>
          <w:tcPr>
            <w:tcW w:w="2442" w:type="dxa"/>
            <w:tcBorders>
              <w:top w:val="nil"/>
              <w:left w:val="nil"/>
              <w:bottom w:val="nil"/>
              <w:right w:val="nil"/>
            </w:tcBorders>
            <w:noWrap/>
            <w:vAlign w:val="bottom"/>
            <w:hideMark/>
          </w:tcPr>
          <w:p w14:paraId="7B5D6A62" w14:textId="77777777" w:rsidR="00525461" w:rsidRPr="00CC5BD3" w:rsidRDefault="00525461" w:rsidP="00CC5BD3">
            <w:pPr>
              <w:overflowPunct/>
              <w:autoSpaceDE/>
              <w:autoSpaceDN/>
              <w:adjustRightInd/>
              <w:jc w:val="left"/>
              <w:textAlignment w:val="auto"/>
              <w:rPr>
                <w:rFonts w:cs="Arial"/>
                <w:sz w:val="20"/>
                <w:szCs w:val="20"/>
                <w:lang w:eastAsia="en-US"/>
              </w:rPr>
            </w:pPr>
          </w:p>
        </w:tc>
        <w:tc>
          <w:tcPr>
            <w:tcW w:w="363" w:type="dxa"/>
            <w:tcBorders>
              <w:top w:val="nil"/>
              <w:left w:val="nil"/>
              <w:bottom w:val="nil"/>
              <w:right w:val="nil"/>
            </w:tcBorders>
            <w:noWrap/>
            <w:vAlign w:val="bottom"/>
            <w:hideMark/>
          </w:tcPr>
          <w:p w14:paraId="49C72A89" w14:textId="77777777" w:rsidR="00525461" w:rsidRPr="00CC5BD3" w:rsidRDefault="00525461" w:rsidP="00CC5BD3">
            <w:pPr>
              <w:overflowPunct/>
              <w:autoSpaceDE/>
              <w:autoSpaceDN/>
              <w:adjustRightInd/>
              <w:jc w:val="left"/>
              <w:textAlignment w:val="auto"/>
              <w:rPr>
                <w:rFonts w:ascii="Times New Roman" w:hAnsi="Times New Roman"/>
                <w:sz w:val="20"/>
                <w:szCs w:val="20"/>
                <w:lang w:eastAsia="en-US"/>
              </w:rPr>
            </w:pPr>
          </w:p>
        </w:tc>
        <w:tc>
          <w:tcPr>
            <w:tcW w:w="2888" w:type="dxa"/>
            <w:tcBorders>
              <w:top w:val="nil"/>
              <w:left w:val="nil"/>
              <w:bottom w:val="nil"/>
              <w:right w:val="nil"/>
            </w:tcBorders>
            <w:noWrap/>
            <w:vAlign w:val="bottom"/>
            <w:hideMark/>
          </w:tcPr>
          <w:p w14:paraId="78B7AA33" w14:textId="77777777" w:rsidR="00525461" w:rsidRPr="00CC5BD3" w:rsidRDefault="00525461" w:rsidP="00CC5BD3">
            <w:pPr>
              <w:overflowPunct/>
              <w:autoSpaceDE/>
              <w:autoSpaceDN/>
              <w:adjustRightInd/>
              <w:jc w:val="center"/>
              <w:textAlignment w:val="auto"/>
              <w:rPr>
                <w:rFonts w:ascii="Times New Roman" w:hAnsi="Times New Roman"/>
                <w:sz w:val="20"/>
                <w:szCs w:val="20"/>
                <w:lang w:eastAsia="en-US"/>
              </w:rPr>
            </w:pPr>
          </w:p>
        </w:tc>
        <w:tc>
          <w:tcPr>
            <w:tcW w:w="3031" w:type="dxa"/>
            <w:tcBorders>
              <w:top w:val="nil"/>
              <w:left w:val="nil"/>
              <w:bottom w:val="nil"/>
              <w:right w:val="nil"/>
            </w:tcBorders>
            <w:noWrap/>
            <w:vAlign w:val="bottom"/>
            <w:hideMark/>
          </w:tcPr>
          <w:p w14:paraId="376694E3" w14:textId="77777777" w:rsidR="00525461" w:rsidRPr="00CC5BD3" w:rsidRDefault="00525461" w:rsidP="00CC5BD3">
            <w:pPr>
              <w:overflowPunct/>
              <w:autoSpaceDE/>
              <w:autoSpaceDN/>
              <w:adjustRightInd/>
              <w:jc w:val="left"/>
              <w:textAlignment w:val="auto"/>
              <w:rPr>
                <w:rFonts w:ascii="Times New Roman" w:hAnsi="Times New Roman"/>
                <w:sz w:val="20"/>
                <w:szCs w:val="20"/>
                <w:lang w:eastAsia="en-US"/>
              </w:rPr>
            </w:pPr>
          </w:p>
        </w:tc>
      </w:tr>
      <w:tr w:rsidR="00525461" w:rsidRPr="00CC5BD3" w14:paraId="11F052E8" w14:textId="77777777" w:rsidTr="00525461">
        <w:trPr>
          <w:trHeight w:val="276"/>
        </w:trPr>
        <w:tc>
          <w:tcPr>
            <w:tcW w:w="2442" w:type="dxa"/>
            <w:tcBorders>
              <w:top w:val="nil"/>
              <w:left w:val="nil"/>
              <w:bottom w:val="nil"/>
              <w:right w:val="nil"/>
            </w:tcBorders>
            <w:noWrap/>
            <w:vAlign w:val="bottom"/>
            <w:hideMark/>
          </w:tcPr>
          <w:p w14:paraId="166B8150" w14:textId="6B0A8563" w:rsidR="00525461" w:rsidRPr="00CC5BD3" w:rsidRDefault="00525461" w:rsidP="00CC5BD3">
            <w:pPr>
              <w:overflowPunct/>
              <w:autoSpaceDE/>
              <w:autoSpaceDN/>
              <w:adjustRightInd/>
              <w:jc w:val="left"/>
              <w:textAlignment w:val="auto"/>
              <w:rPr>
                <w:rFonts w:cs="Arial"/>
                <w:sz w:val="20"/>
                <w:szCs w:val="20"/>
                <w:lang w:eastAsia="en-US"/>
              </w:rPr>
            </w:pPr>
            <w:r>
              <w:rPr>
                <w:rFonts w:cs="Arial"/>
                <w:sz w:val="20"/>
                <w:szCs w:val="20"/>
                <w:lang w:eastAsia="en-US"/>
              </w:rPr>
              <w:t>Offer</w:t>
            </w:r>
          </w:p>
        </w:tc>
        <w:tc>
          <w:tcPr>
            <w:tcW w:w="363" w:type="dxa"/>
            <w:tcBorders>
              <w:top w:val="nil"/>
              <w:left w:val="nil"/>
              <w:bottom w:val="nil"/>
              <w:right w:val="nil"/>
            </w:tcBorders>
            <w:noWrap/>
            <w:vAlign w:val="bottom"/>
            <w:hideMark/>
          </w:tcPr>
          <w:p w14:paraId="354C9CAD" w14:textId="77777777" w:rsidR="00525461" w:rsidRPr="00CC5BD3" w:rsidRDefault="00525461" w:rsidP="00CC5BD3">
            <w:pPr>
              <w:overflowPunct/>
              <w:autoSpaceDE/>
              <w:autoSpaceDN/>
              <w:adjustRightInd/>
              <w:jc w:val="center"/>
              <w:textAlignment w:val="auto"/>
              <w:rPr>
                <w:rFonts w:cs="Arial"/>
                <w:b/>
                <w:bCs/>
                <w:sz w:val="20"/>
                <w:szCs w:val="20"/>
                <w:lang w:eastAsia="en-US"/>
              </w:rPr>
            </w:pPr>
            <w:r w:rsidRPr="00CC5BD3">
              <w:rPr>
                <w:rFonts w:cs="Arial"/>
                <w:b/>
                <w:bCs/>
                <w:sz w:val="20"/>
                <w:szCs w:val="20"/>
                <w:lang w:eastAsia="en-US"/>
              </w:rPr>
              <w:t>:</w:t>
            </w:r>
          </w:p>
        </w:tc>
        <w:tc>
          <w:tcPr>
            <w:tcW w:w="2888" w:type="dxa"/>
            <w:tcBorders>
              <w:top w:val="nil"/>
              <w:left w:val="nil"/>
              <w:bottom w:val="nil"/>
              <w:right w:val="nil"/>
            </w:tcBorders>
            <w:noWrap/>
            <w:vAlign w:val="bottom"/>
            <w:hideMark/>
          </w:tcPr>
          <w:p w14:paraId="57235EAE" w14:textId="369D1990" w:rsidR="00525461" w:rsidRPr="00CC5BD3" w:rsidRDefault="006C59C6" w:rsidP="001E432B">
            <w:pPr>
              <w:ind w:left="709" w:hanging="709"/>
              <w:jc w:val="center"/>
              <w:rPr>
                <w:rFonts w:cs="Arial"/>
                <w:sz w:val="20"/>
                <w:szCs w:val="20"/>
                <w:lang w:eastAsia="en-US"/>
              </w:rPr>
            </w:pPr>
            <w:r>
              <w:rPr>
                <w:rFonts w:cs="Arial"/>
                <w:sz w:val="20"/>
                <w:szCs w:val="20"/>
                <w:lang w:eastAsia="en-US"/>
              </w:rPr>
              <w:t xml:space="preserve">$ </w:t>
            </w:r>
            <w:r w:rsidR="00E76488">
              <w:rPr>
                <w:rFonts w:cs="Arial"/>
                <w:sz w:val="20"/>
                <w:szCs w:val="20"/>
                <w:lang w:eastAsia="en-US"/>
              </w:rPr>
              <w:t>167,990.00</w:t>
            </w:r>
          </w:p>
        </w:tc>
        <w:tc>
          <w:tcPr>
            <w:tcW w:w="3031" w:type="dxa"/>
            <w:tcBorders>
              <w:top w:val="nil"/>
              <w:left w:val="nil"/>
              <w:bottom w:val="nil"/>
              <w:right w:val="nil"/>
            </w:tcBorders>
            <w:noWrap/>
            <w:vAlign w:val="bottom"/>
            <w:hideMark/>
          </w:tcPr>
          <w:p w14:paraId="6A351841" w14:textId="5FAA1D38" w:rsidR="00525461" w:rsidRPr="00CC5BD3" w:rsidRDefault="006C59C6" w:rsidP="001E432B">
            <w:pPr>
              <w:ind w:left="709" w:hanging="709"/>
              <w:jc w:val="center"/>
              <w:rPr>
                <w:rFonts w:cs="Arial"/>
                <w:sz w:val="20"/>
                <w:szCs w:val="20"/>
                <w:lang w:eastAsia="en-US"/>
              </w:rPr>
            </w:pPr>
            <w:r>
              <w:rPr>
                <w:rFonts w:cs="Arial"/>
                <w:sz w:val="20"/>
                <w:szCs w:val="20"/>
                <w:lang w:eastAsia="en-US"/>
              </w:rPr>
              <w:t xml:space="preserve">$ </w:t>
            </w:r>
            <w:r w:rsidR="00E76488">
              <w:rPr>
                <w:rFonts w:cs="Arial"/>
                <w:sz w:val="20"/>
                <w:szCs w:val="20"/>
                <w:lang w:eastAsia="en-US"/>
              </w:rPr>
              <w:t>167,990.00</w:t>
            </w:r>
          </w:p>
        </w:tc>
      </w:tr>
      <w:tr w:rsidR="00525461" w:rsidRPr="00CC5BD3" w14:paraId="5479CDF5" w14:textId="77777777" w:rsidTr="00525461">
        <w:trPr>
          <w:trHeight w:val="293"/>
        </w:trPr>
        <w:tc>
          <w:tcPr>
            <w:tcW w:w="2442" w:type="dxa"/>
            <w:tcBorders>
              <w:top w:val="nil"/>
              <w:left w:val="nil"/>
              <w:bottom w:val="single" w:sz="8" w:space="0" w:color="auto"/>
              <w:right w:val="nil"/>
            </w:tcBorders>
            <w:noWrap/>
            <w:vAlign w:val="bottom"/>
            <w:hideMark/>
          </w:tcPr>
          <w:p w14:paraId="4BA937DE" w14:textId="77777777" w:rsidR="00525461" w:rsidRPr="00CC5BD3" w:rsidRDefault="00525461" w:rsidP="00CC5BD3">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c>
          <w:tcPr>
            <w:tcW w:w="363" w:type="dxa"/>
            <w:tcBorders>
              <w:top w:val="nil"/>
              <w:left w:val="nil"/>
              <w:bottom w:val="single" w:sz="8" w:space="0" w:color="auto"/>
              <w:right w:val="nil"/>
            </w:tcBorders>
            <w:noWrap/>
            <w:vAlign w:val="bottom"/>
            <w:hideMark/>
          </w:tcPr>
          <w:p w14:paraId="35D11238" w14:textId="77777777" w:rsidR="00525461" w:rsidRPr="00CC5BD3" w:rsidRDefault="00525461" w:rsidP="00CC5BD3">
            <w:pPr>
              <w:overflowPunct/>
              <w:autoSpaceDE/>
              <w:autoSpaceDN/>
              <w:adjustRightInd/>
              <w:jc w:val="center"/>
              <w:textAlignment w:val="auto"/>
              <w:rPr>
                <w:rFonts w:cs="Arial"/>
                <w:sz w:val="20"/>
                <w:szCs w:val="20"/>
                <w:lang w:eastAsia="en-US"/>
              </w:rPr>
            </w:pPr>
            <w:r w:rsidRPr="00CC5BD3">
              <w:rPr>
                <w:rFonts w:cs="Arial"/>
                <w:sz w:val="20"/>
                <w:szCs w:val="20"/>
                <w:lang w:eastAsia="en-US"/>
              </w:rPr>
              <w:t> </w:t>
            </w:r>
          </w:p>
        </w:tc>
        <w:tc>
          <w:tcPr>
            <w:tcW w:w="2888" w:type="dxa"/>
            <w:tcBorders>
              <w:top w:val="nil"/>
              <w:left w:val="nil"/>
              <w:bottom w:val="single" w:sz="8" w:space="0" w:color="auto"/>
              <w:right w:val="nil"/>
            </w:tcBorders>
            <w:noWrap/>
            <w:vAlign w:val="bottom"/>
            <w:hideMark/>
          </w:tcPr>
          <w:p w14:paraId="30B4CEA1" w14:textId="77777777" w:rsidR="00525461" w:rsidRPr="00CC5BD3" w:rsidRDefault="00525461" w:rsidP="00CC5BD3">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c>
          <w:tcPr>
            <w:tcW w:w="3031" w:type="dxa"/>
            <w:tcBorders>
              <w:top w:val="nil"/>
              <w:left w:val="nil"/>
              <w:bottom w:val="single" w:sz="8" w:space="0" w:color="auto"/>
              <w:right w:val="nil"/>
            </w:tcBorders>
            <w:noWrap/>
            <w:vAlign w:val="bottom"/>
            <w:hideMark/>
          </w:tcPr>
          <w:p w14:paraId="5D48FF5F" w14:textId="77777777" w:rsidR="00525461" w:rsidRPr="00CC5BD3" w:rsidRDefault="00525461" w:rsidP="00CC5BD3">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r>
    </w:tbl>
    <w:p w14:paraId="2CEC0CEA" w14:textId="08D37104" w:rsidR="00CC5BD3" w:rsidRDefault="00CC5BD3" w:rsidP="00942637">
      <w:pPr>
        <w:pStyle w:val="Textnormal"/>
        <w:rPr>
          <w:rFonts w:cs="Arial"/>
          <w:sz w:val="22"/>
          <w:szCs w:val="22"/>
          <w:lang w:val="en-GB"/>
        </w:rPr>
      </w:pPr>
    </w:p>
    <w:p w14:paraId="00538045" w14:textId="5862DBA7" w:rsidR="005542EB" w:rsidRPr="00E76488" w:rsidRDefault="005542EB" w:rsidP="00E76488">
      <w:pPr>
        <w:pStyle w:val="Heading2"/>
        <w:keepNext/>
        <w:tabs>
          <w:tab w:val="num" w:pos="851"/>
        </w:tabs>
        <w:overflowPunct/>
        <w:autoSpaceDE/>
        <w:autoSpaceDN/>
        <w:adjustRightInd/>
        <w:spacing w:after="240"/>
        <w:ind w:left="851" w:hanging="851"/>
        <w:jc w:val="both"/>
        <w:textAlignment w:val="auto"/>
      </w:pPr>
      <w:r w:rsidRPr="00E76488">
        <w:t>Non Labour Costs</w:t>
      </w:r>
    </w:p>
    <w:tbl>
      <w:tblPr>
        <w:tblW w:w="8724" w:type="dxa"/>
        <w:tblInd w:w="806" w:type="dxa"/>
        <w:tblLook w:val="04A0" w:firstRow="1" w:lastRow="0" w:firstColumn="1" w:lastColumn="0" w:noHBand="0" w:noVBand="1"/>
      </w:tblPr>
      <w:tblGrid>
        <w:gridCol w:w="2442"/>
        <w:gridCol w:w="363"/>
        <w:gridCol w:w="2888"/>
        <w:gridCol w:w="3031"/>
      </w:tblGrid>
      <w:tr w:rsidR="005542EB" w:rsidRPr="00CC5BD3" w14:paraId="5579F9D5" w14:textId="77777777" w:rsidTr="001603BC">
        <w:trPr>
          <w:trHeight w:val="1123"/>
        </w:trPr>
        <w:tc>
          <w:tcPr>
            <w:tcW w:w="2442" w:type="dxa"/>
            <w:tcBorders>
              <w:top w:val="single" w:sz="8" w:space="0" w:color="auto"/>
              <w:left w:val="nil"/>
              <w:bottom w:val="single" w:sz="8" w:space="0" w:color="auto"/>
              <w:right w:val="nil"/>
            </w:tcBorders>
            <w:noWrap/>
            <w:vAlign w:val="bottom"/>
            <w:hideMark/>
          </w:tcPr>
          <w:p w14:paraId="5B639640" w14:textId="77777777" w:rsidR="005542EB" w:rsidRPr="00CC5BD3" w:rsidRDefault="005542EB" w:rsidP="001603BC">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c>
          <w:tcPr>
            <w:tcW w:w="363" w:type="dxa"/>
            <w:tcBorders>
              <w:top w:val="single" w:sz="8" w:space="0" w:color="auto"/>
              <w:left w:val="nil"/>
              <w:bottom w:val="single" w:sz="8" w:space="0" w:color="auto"/>
              <w:right w:val="nil"/>
            </w:tcBorders>
            <w:noWrap/>
            <w:vAlign w:val="bottom"/>
            <w:hideMark/>
          </w:tcPr>
          <w:p w14:paraId="1687FEE7" w14:textId="77777777" w:rsidR="005542EB" w:rsidRPr="00CC5BD3" w:rsidRDefault="005542EB" w:rsidP="001603BC">
            <w:pPr>
              <w:overflowPunct/>
              <w:autoSpaceDE/>
              <w:autoSpaceDN/>
              <w:adjustRightInd/>
              <w:jc w:val="center"/>
              <w:textAlignment w:val="auto"/>
              <w:rPr>
                <w:rFonts w:cs="Arial"/>
                <w:sz w:val="20"/>
                <w:szCs w:val="20"/>
                <w:lang w:eastAsia="en-US"/>
              </w:rPr>
            </w:pPr>
            <w:r w:rsidRPr="00CC5BD3">
              <w:rPr>
                <w:rFonts w:cs="Arial"/>
                <w:sz w:val="20"/>
                <w:szCs w:val="20"/>
                <w:lang w:eastAsia="en-US"/>
              </w:rPr>
              <w:t> </w:t>
            </w:r>
          </w:p>
        </w:tc>
        <w:tc>
          <w:tcPr>
            <w:tcW w:w="2888" w:type="dxa"/>
            <w:tcBorders>
              <w:top w:val="single" w:sz="8" w:space="0" w:color="auto"/>
              <w:left w:val="nil"/>
              <w:bottom w:val="single" w:sz="8" w:space="0" w:color="auto"/>
              <w:right w:val="nil"/>
            </w:tcBorders>
            <w:vAlign w:val="center"/>
            <w:hideMark/>
          </w:tcPr>
          <w:p w14:paraId="7A4A9BBC" w14:textId="0A41D384" w:rsidR="005542EB" w:rsidRPr="005542EB" w:rsidRDefault="005542EB" w:rsidP="001603BC">
            <w:pPr>
              <w:overflowPunct/>
              <w:autoSpaceDE/>
              <w:autoSpaceDN/>
              <w:adjustRightInd/>
              <w:jc w:val="center"/>
              <w:textAlignment w:val="auto"/>
              <w:rPr>
                <w:rFonts w:cs="Arial"/>
                <w:b/>
                <w:bCs/>
                <w:sz w:val="20"/>
                <w:szCs w:val="20"/>
                <w:lang w:eastAsia="en-US"/>
              </w:rPr>
            </w:pPr>
            <w:r w:rsidRPr="00E76488">
              <w:rPr>
                <w:rFonts w:cs="Arial"/>
                <w:b/>
                <w:bCs/>
                <w:sz w:val="20"/>
                <w:szCs w:val="20"/>
                <w:lang w:eastAsia="en-US"/>
              </w:rPr>
              <w:t>Non-</w:t>
            </w:r>
            <w:proofErr w:type="spellStart"/>
            <w:r w:rsidRPr="00E76488">
              <w:rPr>
                <w:rFonts w:cs="Arial"/>
                <w:b/>
                <w:bCs/>
                <w:sz w:val="20"/>
                <w:szCs w:val="20"/>
                <w:lang w:eastAsia="en-US"/>
              </w:rPr>
              <w:t>Labour</w:t>
            </w:r>
            <w:proofErr w:type="spellEnd"/>
            <w:r w:rsidRPr="005542EB">
              <w:rPr>
                <w:rFonts w:cs="Arial"/>
                <w:b/>
                <w:bCs/>
                <w:sz w:val="20"/>
                <w:szCs w:val="20"/>
                <w:lang w:eastAsia="en-US"/>
              </w:rPr>
              <w:t xml:space="preserve"> Costs</w:t>
            </w:r>
            <w:r w:rsidRPr="005542EB">
              <w:rPr>
                <w:rFonts w:cs="Arial"/>
                <w:b/>
                <w:bCs/>
                <w:sz w:val="20"/>
                <w:szCs w:val="20"/>
                <w:lang w:eastAsia="en-US"/>
              </w:rPr>
              <w:br/>
              <w:t>(USD – T</w:t>
            </w:r>
            <w:r w:rsidRPr="00E76488">
              <w:rPr>
                <w:rFonts w:cs="Arial"/>
                <w:b/>
                <w:bCs/>
                <w:sz w:val="20"/>
                <w:szCs w:val="20"/>
                <w:lang w:eastAsia="en-US"/>
              </w:rPr>
              <w:t>ransport and Acc</w:t>
            </w:r>
            <w:r>
              <w:rPr>
                <w:rFonts w:cs="Arial"/>
                <w:b/>
                <w:bCs/>
                <w:sz w:val="20"/>
                <w:szCs w:val="20"/>
                <w:lang w:eastAsia="en-US"/>
              </w:rPr>
              <w:t>ommodation (excluding flights)</w:t>
            </w:r>
          </w:p>
        </w:tc>
        <w:tc>
          <w:tcPr>
            <w:tcW w:w="3031" w:type="dxa"/>
            <w:tcBorders>
              <w:top w:val="single" w:sz="8" w:space="0" w:color="auto"/>
              <w:left w:val="nil"/>
              <w:bottom w:val="single" w:sz="8" w:space="0" w:color="auto"/>
              <w:right w:val="nil"/>
            </w:tcBorders>
            <w:vAlign w:val="center"/>
            <w:hideMark/>
          </w:tcPr>
          <w:p w14:paraId="1B4587DD" w14:textId="77777777" w:rsidR="005542EB" w:rsidRPr="00CC5BD3" w:rsidRDefault="005542EB" w:rsidP="001603BC">
            <w:pPr>
              <w:overflowPunct/>
              <w:autoSpaceDE/>
              <w:autoSpaceDN/>
              <w:adjustRightInd/>
              <w:jc w:val="center"/>
              <w:textAlignment w:val="auto"/>
              <w:rPr>
                <w:rFonts w:cs="Arial"/>
                <w:b/>
                <w:bCs/>
                <w:sz w:val="20"/>
                <w:szCs w:val="20"/>
                <w:lang w:eastAsia="en-US"/>
              </w:rPr>
            </w:pPr>
            <w:r w:rsidRPr="00CC5BD3">
              <w:rPr>
                <w:rFonts w:cs="Arial"/>
                <w:b/>
                <w:bCs/>
                <w:sz w:val="20"/>
                <w:szCs w:val="20"/>
                <w:lang w:eastAsia="en-US"/>
              </w:rPr>
              <w:t>Total</w:t>
            </w:r>
            <w:r w:rsidRPr="00CC5BD3">
              <w:rPr>
                <w:rFonts w:cs="Arial"/>
                <w:b/>
                <w:bCs/>
                <w:sz w:val="20"/>
                <w:szCs w:val="20"/>
                <w:lang w:eastAsia="en-US"/>
              </w:rPr>
              <w:br/>
              <w:t>(</w:t>
            </w:r>
            <w:r>
              <w:rPr>
                <w:rFonts w:cs="Arial"/>
                <w:b/>
                <w:bCs/>
                <w:sz w:val="20"/>
                <w:szCs w:val="20"/>
                <w:lang w:eastAsia="en-US"/>
              </w:rPr>
              <w:t>USD</w:t>
            </w:r>
            <w:r w:rsidRPr="00CC5BD3">
              <w:rPr>
                <w:rFonts w:cs="Arial"/>
                <w:b/>
                <w:bCs/>
                <w:sz w:val="20"/>
                <w:szCs w:val="20"/>
                <w:lang w:eastAsia="en-US"/>
              </w:rPr>
              <w:t>)</w:t>
            </w:r>
          </w:p>
        </w:tc>
      </w:tr>
      <w:tr w:rsidR="005542EB" w:rsidRPr="00CC5BD3" w14:paraId="47D3F13B" w14:textId="77777777" w:rsidTr="001603BC">
        <w:trPr>
          <w:trHeight w:val="276"/>
        </w:trPr>
        <w:tc>
          <w:tcPr>
            <w:tcW w:w="2442" w:type="dxa"/>
            <w:tcBorders>
              <w:top w:val="nil"/>
              <w:left w:val="nil"/>
              <w:bottom w:val="nil"/>
              <w:right w:val="nil"/>
            </w:tcBorders>
            <w:noWrap/>
            <w:vAlign w:val="bottom"/>
            <w:hideMark/>
          </w:tcPr>
          <w:p w14:paraId="43724455" w14:textId="77777777" w:rsidR="005542EB" w:rsidRPr="00CC5BD3" w:rsidRDefault="005542EB" w:rsidP="001603BC">
            <w:pPr>
              <w:overflowPunct/>
              <w:autoSpaceDE/>
              <w:autoSpaceDN/>
              <w:adjustRightInd/>
              <w:jc w:val="left"/>
              <w:textAlignment w:val="auto"/>
              <w:rPr>
                <w:rFonts w:cs="Arial"/>
                <w:sz w:val="20"/>
                <w:szCs w:val="20"/>
                <w:lang w:eastAsia="en-US"/>
              </w:rPr>
            </w:pPr>
          </w:p>
        </w:tc>
        <w:tc>
          <w:tcPr>
            <w:tcW w:w="363" w:type="dxa"/>
            <w:tcBorders>
              <w:top w:val="nil"/>
              <w:left w:val="nil"/>
              <w:bottom w:val="nil"/>
              <w:right w:val="nil"/>
            </w:tcBorders>
            <w:noWrap/>
            <w:vAlign w:val="bottom"/>
            <w:hideMark/>
          </w:tcPr>
          <w:p w14:paraId="11B4568F" w14:textId="77777777" w:rsidR="005542EB" w:rsidRPr="00CC5BD3" w:rsidRDefault="005542EB" w:rsidP="001603BC">
            <w:pPr>
              <w:overflowPunct/>
              <w:autoSpaceDE/>
              <w:autoSpaceDN/>
              <w:adjustRightInd/>
              <w:jc w:val="left"/>
              <w:textAlignment w:val="auto"/>
              <w:rPr>
                <w:rFonts w:ascii="Times New Roman" w:hAnsi="Times New Roman"/>
                <w:sz w:val="20"/>
                <w:szCs w:val="20"/>
                <w:lang w:eastAsia="en-US"/>
              </w:rPr>
            </w:pPr>
          </w:p>
        </w:tc>
        <w:tc>
          <w:tcPr>
            <w:tcW w:w="2888" w:type="dxa"/>
            <w:tcBorders>
              <w:top w:val="nil"/>
              <w:left w:val="nil"/>
              <w:bottom w:val="nil"/>
              <w:right w:val="nil"/>
            </w:tcBorders>
            <w:noWrap/>
            <w:vAlign w:val="bottom"/>
            <w:hideMark/>
          </w:tcPr>
          <w:p w14:paraId="4E697215" w14:textId="77777777" w:rsidR="005542EB" w:rsidRPr="00CC5BD3" w:rsidRDefault="005542EB" w:rsidP="001603BC">
            <w:pPr>
              <w:overflowPunct/>
              <w:autoSpaceDE/>
              <w:autoSpaceDN/>
              <w:adjustRightInd/>
              <w:jc w:val="center"/>
              <w:textAlignment w:val="auto"/>
              <w:rPr>
                <w:rFonts w:ascii="Times New Roman" w:hAnsi="Times New Roman"/>
                <w:sz w:val="20"/>
                <w:szCs w:val="20"/>
                <w:lang w:eastAsia="en-US"/>
              </w:rPr>
            </w:pPr>
          </w:p>
        </w:tc>
        <w:tc>
          <w:tcPr>
            <w:tcW w:w="3031" w:type="dxa"/>
            <w:tcBorders>
              <w:top w:val="nil"/>
              <w:left w:val="nil"/>
              <w:bottom w:val="nil"/>
              <w:right w:val="nil"/>
            </w:tcBorders>
            <w:noWrap/>
            <w:vAlign w:val="bottom"/>
            <w:hideMark/>
          </w:tcPr>
          <w:p w14:paraId="3E4A6A11" w14:textId="77777777" w:rsidR="005542EB" w:rsidRPr="00CC5BD3" w:rsidRDefault="005542EB" w:rsidP="001603BC">
            <w:pPr>
              <w:overflowPunct/>
              <w:autoSpaceDE/>
              <w:autoSpaceDN/>
              <w:adjustRightInd/>
              <w:jc w:val="left"/>
              <w:textAlignment w:val="auto"/>
              <w:rPr>
                <w:rFonts w:ascii="Times New Roman" w:hAnsi="Times New Roman"/>
                <w:sz w:val="20"/>
                <w:szCs w:val="20"/>
                <w:lang w:eastAsia="en-US"/>
              </w:rPr>
            </w:pPr>
          </w:p>
        </w:tc>
      </w:tr>
      <w:tr w:rsidR="005542EB" w:rsidRPr="00CC5BD3" w14:paraId="7AC6D632" w14:textId="77777777" w:rsidTr="001603BC">
        <w:trPr>
          <w:trHeight w:val="276"/>
        </w:trPr>
        <w:tc>
          <w:tcPr>
            <w:tcW w:w="2442" w:type="dxa"/>
            <w:tcBorders>
              <w:top w:val="nil"/>
              <w:left w:val="nil"/>
              <w:bottom w:val="nil"/>
              <w:right w:val="nil"/>
            </w:tcBorders>
            <w:noWrap/>
            <w:vAlign w:val="bottom"/>
            <w:hideMark/>
          </w:tcPr>
          <w:p w14:paraId="28DA4338" w14:textId="29D1C571" w:rsidR="005542EB" w:rsidRPr="00CC5BD3" w:rsidRDefault="005542EB" w:rsidP="001603BC">
            <w:pPr>
              <w:overflowPunct/>
              <w:autoSpaceDE/>
              <w:autoSpaceDN/>
              <w:adjustRightInd/>
              <w:jc w:val="left"/>
              <w:textAlignment w:val="auto"/>
              <w:rPr>
                <w:rFonts w:cs="Arial"/>
                <w:sz w:val="20"/>
                <w:szCs w:val="20"/>
                <w:lang w:eastAsia="en-US"/>
              </w:rPr>
            </w:pPr>
            <w:r>
              <w:rPr>
                <w:rFonts w:cs="Arial"/>
                <w:sz w:val="20"/>
                <w:szCs w:val="20"/>
                <w:lang w:eastAsia="en-US"/>
              </w:rPr>
              <w:t>Budget Offer</w:t>
            </w:r>
          </w:p>
        </w:tc>
        <w:tc>
          <w:tcPr>
            <w:tcW w:w="363" w:type="dxa"/>
            <w:tcBorders>
              <w:top w:val="nil"/>
              <w:left w:val="nil"/>
              <w:bottom w:val="nil"/>
              <w:right w:val="nil"/>
            </w:tcBorders>
            <w:noWrap/>
            <w:vAlign w:val="bottom"/>
            <w:hideMark/>
          </w:tcPr>
          <w:p w14:paraId="58518C91" w14:textId="77777777" w:rsidR="005542EB" w:rsidRPr="00CC5BD3" w:rsidRDefault="005542EB" w:rsidP="001603BC">
            <w:pPr>
              <w:overflowPunct/>
              <w:autoSpaceDE/>
              <w:autoSpaceDN/>
              <w:adjustRightInd/>
              <w:jc w:val="center"/>
              <w:textAlignment w:val="auto"/>
              <w:rPr>
                <w:rFonts w:cs="Arial"/>
                <w:b/>
                <w:bCs/>
                <w:sz w:val="20"/>
                <w:szCs w:val="20"/>
                <w:lang w:eastAsia="en-US"/>
              </w:rPr>
            </w:pPr>
            <w:r w:rsidRPr="00CC5BD3">
              <w:rPr>
                <w:rFonts w:cs="Arial"/>
                <w:b/>
                <w:bCs/>
                <w:sz w:val="20"/>
                <w:szCs w:val="20"/>
                <w:lang w:eastAsia="en-US"/>
              </w:rPr>
              <w:t>:</w:t>
            </w:r>
          </w:p>
        </w:tc>
        <w:tc>
          <w:tcPr>
            <w:tcW w:w="2888" w:type="dxa"/>
            <w:tcBorders>
              <w:top w:val="nil"/>
              <w:left w:val="nil"/>
              <w:bottom w:val="nil"/>
              <w:right w:val="nil"/>
            </w:tcBorders>
            <w:noWrap/>
            <w:vAlign w:val="bottom"/>
            <w:hideMark/>
          </w:tcPr>
          <w:p w14:paraId="4B8A6C9E" w14:textId="6926853A" w:rsidR="005542EB" w:rsidRPr="00CC5BD3" w:rsidRDefault="005542EB" w:rsidP="001603BC">
            <w:pPr>
              <w:ind w:left="709" w:hanging="709"/>
              <w:jc w:val="center"/>
              <w:rPr>
                <w:rFonts w:cs="Arial"/>
                <w:sz w:val="20"/>
                <w:szCs w:val="20"/>
                <w:lang w:eastAsia="en-US"/>
              </w:rPr>
            </w:pPr>
            <w:r>
              <w:rPr>
                <w:rFonts w:cs="Arial"/>
                <w:sz w:val="20"/>
                <w:szCs w:val="20"/>
                <w:lang w:eastAsia="en-US"/>
              </w:rPr>
              <w:t xml:space="preserve">$ </w:t>
            </w:r>
            <w:r w:rsidR="00E76488">
              <w:rPr>
                <w:rFonts w:cs="Arial"/>
                <w:sz w:val="20"/>
                <w:szCs w:val="20"/>
                <w:lang w:eastAsia="en-US"/>
              </w:rPr>
              <w:t>9</w:t>
            </w:r>
            <w:r>
              <w:rPr>
                <w:rFonts w:cs="Arial"/>
                <w:sz w:val="20"/>
                <w:szCs w:val="20"/>
                <w:lang w:eastAsia="en-US"/>
              </w:rPr>
              <w:t>,</w:t>
            </w:r>
            <w:r w:rsidR="00E76488">
              <w:rPr>
                <w:rFonts w:cs="Arial"/>
                <w:sz w:val="20"/>
                <w:szCs w:val="20"/>
                <w:lang w:eastAsia="en-US"/>
              </w:rPr>
              <w:t>6</w:t>
            </w:r>
            <w:r w:rsidR="00E76488">
              <w:rPr>
                <w:rFonts w:cs="Arial"/>
                <w:sz w:val="20"/>
                <w:szCs w:val="20"/>
                <w:lang w:eastAsia="en-US"/>
              </w:rPr>
              <w:t>00</w:t>
            </w:r>
            <w:r>
              <w:rPr>
                <w:rFonts w:cs="Arial"/>
                <w:sz w:val="20"/>
                <w:szCs w:val="20"/>
                <w:lang w:eastAsia="en-US"/>
              </w:rPr>
              <w:t>.00</w:t>
            </w:r>
          </w:p>
        </w:tc>
        <w:tc>
          <w:tcPr>
            <w:tcW w:w="3031" w:type="dxa"/>
            <w:tcBorders>
              <w:top w:val="nil"/>
              <w:left w:val="nil"/>
              <w:bottom w:val="nil"/>
              <w:right w:val="nil"/>
            </w:tcBorders>
            <w:noWrap/>
            <w:vAlign w:val="bottom"/>
            <w:hideMark/>
          </w:tcPr>
          <w:p w14:paraId="1875D05A" w14:textId="297C0411" w:rsidR="005542EB" w:rsidRPr="00CC5BD3" w:rsidRDefault="005542EB" w:rsidP="001603BC">
            <w:pPr>
              <w:ind w:left="709" w:hanging="709"/>
              <w:jc w:val="center"/>
              <w:rPr>
                <w:rFonts w:cs="Arial"/>
                <w:sz w:val="20"/>
                <w:szCs w:val="20"/>
                <w:lang w:eastAsia="en-US"/>
              </w:rPr>
            </w:pPr>
            <w:r>
              <w:rPr>
                <w:rFonts w:cs="Arial"/>
                <w:sz w:val="20"/>
                <w:szCs w:val="20"/>
                <w:lang w:eastAsia="en-US"/>
              </w:rPr>
              <w:t xml:space="preserve">$ </w:t>
            </w:r>
            <w:r w:rsidR="00E76488">
              <w:rPr>
                <w:rFonts w:cs="Arial"/>
                <w:sz w:val="20"/>
                <w:szCs w:val="20"/>
                <w:lang w:eastAsia="en-US"/>
              </w:rPr>
              <w:t>9,6</w:t>
            </w:r>
            <w:r w:rsidR="00E76488">
              <w:rPr>
                <w:rFonts w:cs="Arial"/>
                <w:sz w:val="20"/>
                <w:szCs w:val="20"/>
                <w:lang w:eastAsia="en-US"/>
              </w:rPr>
              <w:t>00</w:t>
            </w:r>
            <w:r w:rsidR="00E76488">
              <w:rPr>
                <w:rFonts w:cs="Arial"/>
                <w:sz w:val="20"/>
                <w:szCs w:val="20"/>
                <w:lang w:eastAsia="en-US"/>
              </w:rPr>
              <w:t>.00</w:t>
            </w:r>
          </w:p>
        </w:tc>
      </w:tr>
      <w:tr w:rsidR="005542EB" w:rsidRPr="00CC5BD3" w14:paraId="6BD5043B" w14:textId="77777777" w:rsidTr="001603BC">
        <w:trPr>
          <w:trHeight w:val="293"/>
        </w:trPr>
        <w:tc>
          <w:tcPr>
            <w:tcW w:w="2442" w:type="dxa"/>
            <w:tcBorders>
              <w:top w:val="nil"/>
              <w:left w:val="nil"/>
              <w:bottom w:val="single" w:sz="8" w:space="0" w:color="auto"/>
              <w:right w:val="nil"/>
            </w:tcBorders>
            <w:noWrap/>
            <w:vAlign w:val="bottom"/>
            <w:hideMark/>
          </w:tcPr>
          <w:p w14:paraId="391443A3" w14:textId="77777777" w:rsidR="005542EB" w:rsidRPr="00CC5BD3" w:rsidRDefault="005542EB" w:rsidP="001603BC">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c>
          <w:tcPr>
            <w:tcW w:w="363" w:type="dxa"/>
            <w:tcBorders>
              <w:top w:val="nil"/>
              <w:left w:val="nil"/>
              <w:bottom w:val="single" w:sz="8" w:space="0" w:color="auto"/>
              <w:right w:val="nil"/>
            </w:tcBorders>
            <w:noWrap/>
            <w:vAlign w:val="bottom"/>
            <w:hideMark/>
          </w:tcPr>
          <w:p w14:paraId="59738746" w14:textId="77777777" w:rsidR="005542EB" w:rsidRPr="00CC5BD3" w:rsidRDefault="005542EB" w:rsidP="001603BC">
            <w:pPr>
              <w:overflowPunct/>
              <w:autoSpaceDE/>
              <w:autoSpaceDN/>
              <w:adjustRightInd/>
              <w:jc w:val="center"/>
              <w:textAlignment w:val="auto"/>
              <w:rPr>
                <w:rFonts w:cs="Arial"/>
                <w:sz w:val="20"/>
                <w:szCs w:val="20"/>
                <w:lang w:eastAsia="en-US"/>
              </w:rPr>
            </w:pPr>
            <w:r w:rsidRPr="00CC5BD3">
              <w:rPr>
                <w:rFonts w:cs="Arial"/>
                <w:sz w:val="20"/>
                <w:szCs w:val="20"/>
                <w:lang w:eastAsia="en-US"/>
              </w:rPr>
              <w:t> </w:t>
            </w:r>
          </w:p>
        </w:tc>
        <w:tc>
          <w:tcPr>
            <w:tcW w:w="2888" w:type="dxa"/>
            <w:tcBorders>
              <w:top w:val="nil"/>
              <w:left w:val="nil"/>
              <w:bottom w:val="single" w:sz="8" w:space="0" w:color="auto"/>
              <w:right w:val="nil"/>
            </w:tcBorders>
            <w:noWrap/>
            <w:vAlign w:val="bottom"/>
            <w:hideMark/>
          </w:tcPr>
          <w:p w14:paraId="40197813" w14:textId="77777777" w:rsidR="005542EB" w:rsidRPr="00CC5BD3" w:rsidRDefault="005542EB" w:rsidP="001603BC">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c>
          <w:tcPr>
            <w:tcW w:w="3031" w:type="dxa"/>
            <w:tcBorders>
              <w:top w:val="nil"/>
              <w:left w:val="nil"/>
              <w:bottom w:val="single" w:sz="8" w:space="0" w:color="auto"/>
              <w:right w:val="nil"/>
            </w:tcBorders>
            <w:noWrap/>
            <w:vAlign w:val="bottom"/>
            <w:hideMark/>
          </w:tcPr>
          <w:p w14:paraId="2C203D1B" w14:textId="77777777" w:rsidR="005542EB" w:rsidRPr="00CC5BD3" w:rsidRDefault="005542EB" w:rsidP="001603BC">
            <w:pPr>
              <w:overflowPunct/>
              <w:autoSpaceDE/>
              <w:autoSpaceDN/>
              <w:adjustRightInd/>
              <w:jc w:val="left"/>
              <w:textAlignment w:val="auto"/>
              <w:rPr>
                <w:rFonts w:cs="Arial"/>
                <w:sz w:val="20"/>
                <w:szCs w:val="20"/>
                <w:lang w:eastAsia="en-US"/>
              </w:rPr>
            </w:pPr>
            <w:r w:rsidRPr="00CC5BD3">
              <w:rPr>
                <w:rFonts w:cs="Arial"/>
                <w:sz w:val="20"/>
                <w:szCs w:val="20"/>
                <w:lang w:eastAsia="en-US"/>
              </w:rPr>
              <w:t> </w:t>
            </w:r>
          </w:p>
        </w:tc>
      </w:tr>
    </w:tbl>
    <w:p w14:paraId="703C5F2A" w14:textId="77777777" w:rsidR="005542EB" w:rsidRDefault="005542EB" w:rsidP="00942637">
      <w:pPr>
        <w:pStyle w:val="Textnormal"/>
        <w:rPr>
          <w:rFonts w:cs="Arial"/>
          <w:sz w:val="22"/>
          <w:szCs w:val="22"/>
          <w:lang w:val="en-GB"/>
        </w:rPr>
      </w:pPr>
    </w:p>
    <w:p w14:paraId="58259EDD" w14:textId="7B69DADB" w:rsidR="00415819" w:rsidRPr="007F467B" w:rsidRDefault="00415819" w:rsidP="00415819">
      <w:pPr>
        <w:overflowPunct/>
        <w:autoSpaceDE/>
        <w:autoSpaceDN/>
        <w:adjustRightInd/>
        <w:ind w:left="720"/>
        <w:jc w:val="left"/>
        <w:textAlignment w:val="auto"/>
        <w:rPr>
          <w:rFonts w:cs="Arial"/>
          <w:i/>
          <w:color w:val="1F497D"/>
          <w:lang w:eastAsia="en-US"/>
        </w:rPr>
      </w:pPr>
      <w:r w:rsidRPr="007F467B">
        <w:rPr>
          <w:rFonts w:cs="Arial"/>
          <w:i/>
          <w:lang w:val="en-GB"/>
        </w:rPr>
        <w:t xml:space="preserve">Note: </w:t>
      </w:r>
      <w:r w:rsidRPr="007F467B">
        <w:rPr>
          <w:i/>
          <w:lang w:val="en-GB"/>
        </w:rPr>
        <w:t>Payment shall be made in Naira at the prevailing NAFEX exchange rate on the day of payment.</w:t>
      </w:r>
    </w:p>
    <w:p w14:paraId="32A35BA7" w14:textId="5B3E50B1" w:rsidR="00415819" w:rsidRPr="00415819" w:rsidRDefault="00415819" w:rsidP="00942637">
      <w:pPr>
        <w:pStyle w:val="Textnormal"/>
        <w:rPr>
          <w:rFonts w:cs="Arial"/>
          <w:sz w:val="22"/>
          <w:szCs w:val="22"/>
        </w:rPr>
      </w:pPr>
    </w:p>
    <w:p w14:paraId="68C4752D" w14:textId="77777777" w:rsidR="00942637" w:rsidRPr="00221C5A" w:rsidRDefault="00942637" w:rsidP="00942637">
      <w:pPr>
        <w:spacing w:after="160" w:line="320" w:lineRule="atLeast"/>
        <w:ind w:left="851"/>
        <w:rPr>
          <w:rFonts w:cs="Arial"/>
          <w:b/>
          <w:lang w:val="en-GB" w:eastAsia="en-US"/>
        </w:rPr>
      </w:pPr>
      <w:r w:rsidRPr="00221C5A">
        <w:rPr>
          <w:rFonts w:cs="Arial"/>
          <w:b/>
          <w:lang w:val="en-GB" w:eastAsia="en-US"/>
        </w:rPr>
        <w:t>Notes:</w:t>
      </w:r>
    </w:p>
    <w:p w14:paraId="53D01C42" w14:textId="28D22DCB" w:rsidR="00942637" w:rsidRPr="00221C5A" w:rsidRDefault="00942637" w:rsidP="00811191">
      <w:pPr>
        <w:numPr>
          <w:ilvl w:val="0"/>
          <w:numId w:val="34"/>
        </w:numPr>
        <w:overflowPunct/>
        <w:autoSpaceDE/>
        <w:autoSpaceDN/>
        <w:adjustRightInd/>
        <w:spacing w:after="160" w:line="320" w:lineRule="atLeast"/>
        <w:ind w:left="1418" w:hanging="567"/>
        <w:textAlignment w:val="auto"/>
        <w:rPr>
          <w:lang w:val="en-GB"/>
        </w:rPr>
      </w:pPr>
      <w:r w:rsidRPr="00221C5A">
        <w:rPr>
          <w:lang w:val="en-GB"/>
        </w:rPr>
        <w:t xml:space="preserve">The above price is based on </w:t>
      </w:r>
      <w:r w:rsidR="00C77B56">
        <w:rPr>
          <w:lang w:val="en-GB"/>
        </w:rPr>
        <w:t xml:space="preserve"> Scope of Work </w:t>
      </w:r>
      <w:r>
        <w:rPr>
          <w:lang w:val="en-GB"/>
        </w:rPr>
        <w:t xml:space="preserve">specified in </w:t>
      </w:r>
      <w:r w:rsidR="00C77B56">
        <w:rPr>
          <w:lang w:val="en-GB"/>
        </w:rPr>
        <w:t>this proposal</w:t>
      </w:r>
      <w:r w:rsidR="00B07E63">
        <w:rPr>
          <w:lang w:val="en-GB"/>
        </w:rPr>
        <w:t xml:space="preserve"> and exclusive of VAT</w:t>
      </w:r>
      <w:r w:rsidRPr="00221C5A">
        <w:rPr>
          <w:lang w:val="en-GB"/>
        </w:rPr>
        <w:t xml:space="preserve">. </w:t>
      </w:r>
    </w:p>
    <w:p w14:paraId="67EF4FA5" w14:textId="70C862FE" w:rsidR="008F5779" w:rsidRDefault="008F5779" w:rsidP="00811191">
      <w:pPr>
        <w:numPr>
          <w:ilvl w:val="0"/>
          <w:numId w:val="34"/>
        </w:numPr>
        <w:overflowPunct/>
        <w:autoSpaceDE/>
        <w:autoSpaceDN/>
        <w:adjustRightInd/>
        <w:spacing w:after="160" w:line="320" w:lineRule="atLeast"/>
        <w:ind w:left="1418" w:hanging="567"/>
        <w:textAlignment w:val="auto"/>
        <w:rPr>
          <w:lang w:val="en-GB"/>
        </w:rPr>
      </w:pPr>
      <w:r>
        <w:rPr>
          <w:lang w:val="en-GB"/>
        </w:rPr>
        <w:t>The above price ensures that minimum manning levels are always available and can be increased as required  based on project demands without recourse to additional sums within the contract duration.</w:t>
      </w:r>
    </w:p>
    <w:p w14:paraId="71D8F2CE" w14:textId="39A772E3" w:rsidR="00942637" w:rsidRPr="00221C5A" w:rsidRDefault="00942637" w:rsidP="00811191">
      <w:pPr>
        <w:numPr>
          <w:ilvl w:val="0"/>
          <w:numId w:val="34"/>
        </w:numPr>
        <w:overflowPunct/>
        <w:autoSpaceDE/>
        <w:autoSpaceDN/>
        <w:adjustRightInd/>
        <w:spacing w:after="160" w:line="320" w:lineRule="atLeast"/>
        <w:ind w:left="1418" w:hanging="567"/>
        <w:textAlignment w:val="auto"/>
        <w:rPr>
          <w:lang w:val="en-GB"/>
        </w:rPr>
      </w:pPr>
      <w:r w:rsidRPr="00221C5A">
        <w:rPr>
          <w:lang w:val="en-GB"/>
        </w:rPr>
        <w:t>The above price</w:t>
      </w:r>
      <w:r>
        <w:rPr>
          <w:lang w:val="en-GB"/>
        </w:rPr>
        <w:t>s</w:t>
      </w:r>
      <w:r w:rsidRPr="00221C5A">
        <w:rPr>
          <w:lang w:val="en-GB"/>
        </w:rPr>
        <w:t xml:space="preserve"> </w:t>
      </w:r>
      <w:r w:rsidR="00B07E63">
        <w:rPr>
          <w:lang w:val="en-GB"/>
        </w:rPr>
        <w:t xml:space="preserve">is limited to the number of and duration of site visits stated above. Additional site visits shall be reimbursed. The above prices </w:t>
      </w:r>
      <w:r w:rsidRPr="00221C5A">
        <w:rPr>
          <w:lang w:val="en-GB"/>
        </w:rPr>
        <w:t xml:space="preserve">do not contain any travel expenses and accommodation outside </w:t>
      </w:r>
      <w:r w:rsidR="00B07E63">
        <w:rPr>
          <w:lang w:val="en-GB"/>
        </w:rPr>
        <w:t>Nigeria.</w:t>
      </w:r>
    </w:p>
    <w:p w14:paraId="2AE7B915" w14:textId="77777777" w:rsidR="00942637" w:rsidRPr="00221C5A" w:rsidRDefault="00942637" w:rsidP="00811191">
      <w:pPr>
        <w:numPr>
          <w:ilvl w:val="0"/>
          <w:numId w:val="34"/>
        </w:numPr>
        <w:overflowPunct/>
        <w:autoSpaceDE/>
        <w:autoSpaceDN/>
        <w:adjustRightInd/>
        <w:spacing w:after="160" w:line="360" w:lineRule="auto"/>
        <w:ind w:left="1418" w:hanging="567"/>
        <w:textAlignment w:val="auto"/>
        <w:rPr>
          <w:lang w:val="en-GB"/>
        </w:rPr>
      </w:pPr>
      <w:r w:rsidRPr="00221C5A">
        <w:rPr>
          <w:lang w:val="en-GB"/>
        </w:rPr>
        <w:t>The above cost proposal is for information and budgeting purposes only. This service proposal is valid as a whole</w:t>
      </w:r>
    </w:p>
    <w:p w14:paraId="15236CC2" w14:textId="77777777" w:rsidR="00942637" w:rsidRPr="00221C5A" w:rsidRDefault="00942637" w:rsidP="00811191">
      <w:pPr>
        <w:numPr>
          <w:ilvl w:val="0"/>
          <w:numId w:val="34"/>
        </w:numPr>
        <w:overflowPunct/>
        <w:autoSpaceDE/>
        <w:autoSpaceDN/>
        <w:adjustRightInd/>
        <w:spacing w:after="160" w:line="360" w:lineRule="auto"/>
        <w:ind w:left="1418" w:hanging="567"/>
        <w:textAlignment w:val="auto"/>
        <w:rPr>
          <w:lang w:val="en-GB"/>
        </w:rPr>
      </w:pPr>
      <w:bookmarkStart w:id="297" w:name="_Toc3304429"/>
      <w:r w:rsidRPr="00221C5A">
        <w:rPr>
          <w:lang w:val="en-GB"/>
        </w:rPr>
        <w:lastRenderedPageBreak/>
        <w:t xml:space="preserve">ILF expects that all Regulatory permits should have been secured by Client while </w:t>
      </w:r>
      <w:r>
        <w:rPr>
          <w:lang w:val="en-GB"/>
        </w:rPr>
        <w:t>EPC</w:t>
      </w:r>
      <w:r w:rsidRPr="00221C5A">
        <w:rPr>
          <w:lang w:val="en-GB"/>
        </w:rPr>
        <w:t xml:space="preserve"> Contractor shall be responsible for all other permits/ licenses and as required for construction works.</w:t>
      </w:r>
    </w:p>
    <w:p w14:paraId="0B101164" w14:textId="1E08F55B" w:rsidR="00942637" w:rsidRDefault="00942637" w:rsidP="00811191">
      <w:pPr>
        <w:numPr>
          <w:ilvl w:val="0"/>
          <w:numId w:val="34"/>
        </w:numPr>
        <w:overflowPunct/>
        <w:autoSpaceDE/>
        <w:autoSpaceDN/>
        <w:adjustRightInd/>
        <w:spacing w:after="160" w:line="360" w:lineRule="auto"/>
        <w:ind w:left="1418" w:hanging="567"/>
        <w:textAlignment w:val="auto"/>
        <w:rPr>
          <w:lang w:val="en-GB"/>
        </w:rPr>
      </w:pPr>
      <w:r w:rsidRPr="00221C5A">
        <w:rPr>
          <w:lang w:val="en-GB"/>
        </w:rPr>
        <w:t>The price does not contain any cost for services to be provided by third party inspection services.</w:t>
      </w:r>
    </w:p>
    <w:p w14:paraId="09369B97" w14:textId="77777777" w:rsidR="00B07E63" w:rsidRPr="00221C5A" w:rsidRDefault="00B07E63" w:rsidP="00B07E63">
      <w:pPr>
        <w:numPr>
          <w:ilvl w:val="0"/>
          <w:numId w:val="34"/>
        </w:numPr>
        <w:overflowPunct/>
        <w:autoSpaceDE/>
        <w:autoSpaceDN/>
        <w:adjustRightInd/>
        <w:spacing w:after="160" w:line="360" w:lineRule="auto"/>
        <w:ind w:left="1418" w:hanging="567"/>
        <w:textAlignment w:val="auto"/>
        <w:rPr>
          <w:lang w:val="en-GB"/>
        </w:rPr>
      </w:pPr>
      <w:bookmarkStart w:id="298" w:name="_Toc435710124"/>
      <w:r w:rsidRPr="00221C5A">
        <w:rPr>
          <w:lang w:val="en-GB"/>
        </w:rPr>
        <w:t>Regular working time onsite during site surveys is 6 days per week, 10h per day; and</w:t>
      </w:r>
      <w:bookmarkEnd w:id="298"/>
      <w:r w:rsidRPr="00221C5A">
        <w:rPr>
          <w:lang w:val="en-GB"/>
        </w:rPr>
        <w:t xml:space="preserve"> </w:t>
      </w:r>
    </w:p>
    <w:p w14:paraId="0EFBB731" w14:textId="77777777" w:rsidR="00B07E63" w:rsidRPr="00221C5A" w:rsidRDefault="00B07E63" w:rsidP="00B07E63">
      <w:pPr>
        <w:numPr>
          <w:ilvl w:val="0"/>
          <w:numId w:val="34"/>
        </w:numPr>
        <w:overflowPunct/>
        <w:autoSpaceDE/>
        <w:autoSpaceDN/>
        <w:adjustRightInd/>
        <w:spacing w:after="160" w:line="360" w:lineRule="auto"/>
        <w:ind w:left="1418" w:hanging="567"/>
        <w:textAlignment w:val="auto"/>
        <w:rPr>
          <w:lang w:val="en-GB"/>
        </w:rPr>
      </w:pPr>
      <w:bookmarkStart w:id="299" w:name="_Toc435710125"/>
      <w:r w:rsidRPr="00221C5A">
        <w:rPr>
          <w:lang w:val="en-GB"/>
        </w:rPr>
        <w:t>Working time in Nigeria for Expat Staff is limited to 6 days per week, 10h per</w:t>
      </w:r>
      <w:bookmarkEnd w:id="299"/>
      <w:r w:rsidRPr="00221C5A">
        <w:rPr>
          <w:lang w:val="en-GB"/>
        </w:rPr>
        <w:t xml:space="preserve"> </w:t>
      </w:r>
      <w:bookmarkStart w:id="300" w:name="_Toc435710126"/>
      <w:r w:rsidRPr="00221C5A">
        <w:rPr>
          <w:lang w:val="en-GB"/>
        </w:rPr>
        <w:t>day.</w:t>
      </w:r>
      <w:bookmarkEnd w:id="300"/>
      <w:r w:rsidRPr="00221C5A">
        <w:rPr>
          <w:lang w:val="en-GB"/>
        </w:rPr>
        <w:t xml:space="preserve"> </w:t>
      </w:r>
    </w:p>
    <w:p w14:paraId="071C77EC" w14:textId="728B1F73" w:rsidR="00942637" w:rsidRDefault="00901DE0" w:rsidP="00942637">
      <w:pPr>
        <w:pStyle w:val="Heading2"/>
        <w:keepNext/>
        <w:tabs>
          <w:tab w:val="num" w:pos="851"/>
        </w:tabs>
        <w:overflowPunct/>
        <w:autoSpaceDE/>
        <w:autoSpaceDN/>
        <w:adjustRightInd/>
        <w:spacing w:after="240"/>
        <w:ind w:left="851" w:hanging="851"/>
        <w:jc w:val="both"/>
        <w:textAlignment w:val="auto"/>
      </w:pPr>
      <w:bookmarkStart w:id="301" w:name="_Toc46485059"/>
      <w:bookmarkStart w:id="302" w:name="_Toc78470190"/>
      <w:bookmarkStart w:id="303" w:name="_Toc5694894"/>
      <w:bookmarkStart w:id="304" w:name="_Toc132726737"/>
      <w:bookmarkEnd w:id="297"/>
      <w:r w:rsidRPr="00FF4DCF">
        <w:t>Payment Schedule</w:t>
      </w:r>
      <w:bookmarkEnd w:id="301"/>
      <w:bookmarkEnd w:id="302"/>
      <w:bookmarkEnd w:id="304"/>
    </w:p>
    <w:tbl>
      <w:tblPr>
        <w:tblW w:w="9488" w:type="dxa"/>
        <w:tblLook w:val="04A0" w:firstRow="1" w:lastRow="0" w:firstColumn="1" w:lastColumn="0" w:noHBand="0" w:noVBand="1"/>
      </w:tblPr>
      <w:tblGrid>
        <w:gridCol w:w="3959"/>
        <w:gridCol w:w="2977"/>
        <w:gridCol w:w="2552"/>
        <w:tblGridChange w:id="305">
          <w:tblGrid>
            <w:gridCol w:w="3959"/>
            <w:gridCol w:w="2977"/>
            <w:gridCol w:w="2552"/>
          </w:tblGrid>
        </w:tblGridChange>
      </w:tblGrid>
      <w:tr w:rsidR="00E76488" w:rsidRPr="00E76488" w14:paraId="76D29EFD" w14:textId="77777777" w:rsidTr="00E76488">
        <w:trPr>
          <w:trHeight w:val="315"/>
        </w:trPr>
        <w:tc>
          <w:tcPr>
            <w:tcW w:w="3959" w:type="dxa"/>
            <w:tcBorders>
              <w:top w:val="single" w:sz="8" w:space="0" w:color="305291"/>
              <w:left w:val="single" w:sz="8" w:space="0" w:color="305291"/>
              <w:bottom w:val="single" w:sz="8" w:space="0" w:color="305291"/>
              <w:right w:val="nil"/>
            </w:tcBorders>
            <w:shd w:val="clear" w:color="000000" w:fill="305291"/>
            <w:noWrap/>
            <w:vAlign w:val="center"/>
            <w:hideMark/>
          </w:tcPr>
          <w:p w14:paraId="5D503387" w14:textId="77777777" w:rsidR="00E76488" w:rsidRPr="00E76488" w:rsidRDefault="00E76488" w:rsidP="00E76488">
            <w:pPr>
              <w:overflowPunct/>
              <w:autoSpaceDE/>
              <w:autoSpaceDN/>
              <w:adjustRightInd/>
              <w:jc w:val="left"/>
              <w:textAlignment w:val="auto"/>
              <w:rPr>
                <w:rFonts w:cs="Arial"/>
                <w:b/>
                <w:bCs/>
                <w:color w:val="FFFFFF"/>
                <w:sz w:val="20"/>
                <w:szCs w:val="20"/>
                <w:lang w:val="en-NG" w:eastAsia="en-NG"/>
              </w:rPr>
            </w:pPr>
            <w:r w:rsidRPr="00E76488">
              <w:rPr>
                <w:rFonts w:cs="Arial"/>
                <w:b/>
                <w:bCs/>
                <w:color w:val="FFFFFF"/>
                <w:sz w:val="20"/>
                <w:szCs w:val="20"/>
                <w:lang w:val="en-NG" w:eastAsia="en-NG"/>
              </w:rPr>
              <w:t>Milestone</w:t>
            </w:r>
          </w:p>
        </w:tc>
        <w:tc>
          <w:tcPr>
            <w:tcW w:w="2977" w:type="dxa"/>
            <w:tcBorders>
              <w:top w:val="single" w:sz="8" w:space="0" w:color="305291"/>
              <w:left w:val="nil"/>
              <w:bottom w:val="single" w:sz="8" w:space="0" w:color="305291"/>
              <w:right w:val="nil"/>
            </w:tcBorders>
            <w:shd w:val="clear" w:color="000000" w:fill="305291"/>
            <w:noWrap/>
            <w:vAlign w:val="center"/>
            <w:hideMark/>
          </w:tcPr>
          <w:p w14:paraId="68D5BD00" w14:textId="77777777" w:rsidR="00E76488" w:rsidRPr="00E76488" w:rsidRDefault="00E76488" w:rsidP="00E76488">
            <w:pPr>
              <w:overflowPunct/>
              <w:autoSpaceDE/>
              <w:autoSpaceDN/>
              <w:adjustRightInd/>
              <w:jc w:val="left"/>
              <w:textAlignment w:val="auto"/>
              <w:rPr>
                <w:rFonts w:cs="Arial"/>
                <w:b/>
                <w:bCs/>
                <w:color w:val="FFFFFF"/>
                <w:sz w:val="20"/>
                <w:szCs w:val="20"/>
                <w:lang w:val="en-NG" w:eastAsia="en-NG"/>
              </w:rPr>
            </w:pPr>
            <w:r w:rsidRPr="00E76488">
              <w:rPr>
                <w:rFonts w:cs="Arial"/>
                <w:b/>
                <w:bCs/>
                <w:color w:val="FFFFFF"/>
                <w:sz w:val="20"/>
                <w:szCs w:val="20"/>
                <w:lang w:val="en-NG" w:eastAsia="en-NG"/>
              </w:rPr>
              <w:t>Description</w:t>
            </w:r>
          </w:p>
        </w:tc>
        <w:tc>
          <w:tcPr>
            <w:tcW w:w="2552" w:type="dxa"/>
            <w:tcBorders>
              <w:top w:val="single" w:sz="8" w:space="0" w:color="305291"/>
              <w:left w:val="nil"/>
              <w:bottom w:val="single" w:sz="8" w:space="0" w:color="305291"/>
              <w:right w:val="single" w:sz="8" w:space="0" w:color="305291"/>
            </w:tcBorders>
            <w:shd w:val="clear" w:color="000000" w:fill="305291"/>
            <w:noWrap/>
            <w:vAlign w:val="center"/>
            <w:hideMark/>
          </w:tcPr>
          <w:p w14:paraId="6AC0859C" w14:textId="77777777" w:rsidR="00E76488" w:rsidRPr="00E76488" w:rsidRDefault="00E76488" w:rsidP="00E76488">
            <w:pPr>
              <w:overflowPunct/>
              <w:autoSpaceDE/>
              <w:autoSpaceDN/>
              <w:adjustRightInd/>
              <w:jc w:val="center"/>
              <w:textAlignment w:val="auto"/>
              <w:rPr>
                <w:rFonts w:cs="Arial"/>
                <w:b/>
                <w:bCs/>
                <w:color w:val="FFFFFF"/>
                <w:sz w:val="20"/>
                <w:szCs w:val="20"/>
                <w:lang w:val="en-NG" w:eastAsia="en-NG"/>
              </w:rPr>
            </w:pPr>
            <w:r w:rsidRPr="00E76488">
              <w:rPr>
                <w:rFonts w:cs="Arial"/>
                <w:b/>
                <w:bCs/>
                <w:color w:val="FFFFFF"/>
                <w:sz w:val="20"/>
                <w:szCs w:val="20"/>
                <w:lang w:val="en-NG" w:eastAsia="en-NG"/>
              </w:rPr>
              <w:t>Offer</w:t>
            </w:r>
          </w:p>
        </w:tc>
      </w:tr>
      <w:tr w:rsidR="00E76488" w:rsidRPr="00E76488" w14:paraId="6A21795D" w14:textId="77777777" w:rsidTr="00E76488">
        <w:trPr>
          <w:trHeight w:val="315"/>
        </w:trPr>
        <w:tc>
          <w:tcPr>
            <w:tcW w:w="3959" w:type="dxa"/>
            <w:tcBorders>
              <w:top w:val="nil"/>
              <w:left w:val="single" w:sz="8" w:space="0" w:color="7091CF"/>
              <w:bottom w:val="single" w:sz="8" w:space="0" w:color="7091CF"/>
              <w:right w:val="single" w:sz="8" w:space="0" w:color="7091CF"/>
            </w:tcBorders>
            <w:shd w:val="clear" w:color="000000" w:fill="CFDAEF"/>
            <w:noWrap/>
            <w:vAlign w:val="center"/>
            <w:hideMark/>
          </w:tcPr>
          <w:p w14:paraId="092A50A4"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Mobilisation</w:t>
            </w:r>
          </w:p>
        </w:tc>
        <w:tc>
          <w:tcPr>
            <w:tcW w:w="2977" w:type="dxa"/>
            <w:tcBorders>
              <w:top w:val="nil"/>
              <w:left w:val="nil"/>
              <w:bottom w:val="single" w:sz="8" w:space="0" w:color="7091CF"/>
              <w:right w:val="single" w:sz="8" w:space="0" w:color="7091CF"/>
            </w:tcBorders>
            <w:shd w:val="clear" w:color="000000" w:fill="CFDAEF"/>
            <w:noWrap/>
            <w:vAlign w:val="center"/>
            <w:hideMark/>
          </w:tcPr>
          <w:p w14:paraId="37645974"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22.5% of Budget</w:t>
            </w:r>
          </w:p>
        </w:tc>
        <w:tc>
          <w:tcPr>
            <w:tcW w:w="2552" w:type="dxa"/>
            <w:tcBorders>
              <w:top w:val="nil"/>
              <w:left w:val="nil"/>
              <w:bottom w:val="single" w:sz="8" w:space="0" w:color="7091CF"/>
              <w:right w:val="single" w:sz="8" w:space="0" w:color="7091CF"/>
            </w:tcBorders>
            <w:shd w:val="clear" w:color="000000" w:fill="CFDAEF"/>
            <w:noWrap/>
            <w:vAlign w:val="center"/>
            <w:hideMark/>
          </w:tcPr>
          <w:p w14:paraId="1FC8819F"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$39,957.75 </w:t>
            </w:r>
          </w:p>
        </w:tc>
      </w:tr>
      <w:tr w:rsidR="00E76488" w:rsidRPr="00E76488" w14:paraId="6038ED8E" w14:textId="77777777" w:rsidTr="00E76488">
        <w:trPr>
          <w:trHeight w:val="315"/>
        </w:trPr>
        <w:tc>
          <w:tcPr>
            <w:tcW w:w="3959" w:type="dxa"/>
            <w:tcBorders>
              <w:top w:val="nil"/>
              <w:left w:val="single" w:sz="8" w:space="0" w:color="7091CF"/>
              <w:bottom w:val="single" w:sz="8" w:space="0" w:color="7091CF"/>
              <w:right w:val="single" w:sz="8" w:space="0" w:color="7091CF"/>
            </w:tcBorders>
            <w:noWrap/>
            <w:vAlign w:val="center"/>
            <w:hideMark/>
          </w:tcPr>
          <w:p w14:paraId="2139E55D"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Completion of FEED Review</w:t>
            </w:r>
          </w:p>
        </w:tc>
        <w:tc>
          <w:tcPr>
            <w:tcW w:w="2977" w:type="dxa"/>
            <w:tcBorders>
              <w:top w:val="nil"/>
              <w:left w:val="nil"/>
              <w:bottom w:val="single" w:sz="8" w:space="0" w:color="7091CF"/>
              <w:right w:val="single" w:sz="8" w:space="0" w:color="7091CF"/>
            </w:tcBorders>
            <w:noWrap/>
            <w:vAlign w:val="center"/>
            <w:hideMark/>
          </w:tcPr>
          <w:p w14:paraId="4520EEEF"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7.5% of Budget </w:t>
            </w:r>
          </w:p>
        </w:tc>
        <w:tc>
          <w:tcPr>
            <w:tcW w:w="2552" w:type="dxa"/>
            <w:tcBorders>
              <w:top w:val="nil"/>
              <w:left w:val="nil"/>
              <w:bottom w:val="single" w:sz="8" w:space="0" w:color="7091CF"/>
              <w:right w:val="single" w:sz="8" w:space="0" w:color="7091CF"/>
            </w:tcBorders>
            <w:noWrap/>
            <w:vAlign w:val="center"/>
            <w:hideMark/>
          </w:tcPr>
          <w:p w14:paraId="1B7B31F9"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$13,319.25 </w:t>
            </w:r>
          </w:p>
        </w:tc>
      </w:tr>
      <w:tr w:rsidR="00E76488" w:rsidRPr="00E76488" w14:paraId="6C2880DA" w14:textId="77777777" w:rsidTr="00E76488">
        <w:trPr>
          <w:trHeight w:val="315"/>
        </w:trPr>
        <w:tc>
          <w:tcPr>
            <w:tcW w:w="3959" w:type="dxa"/>
            <w:tcBorders>
              <w:top w:val="nil"/>
              <w:left w:val="single" w:sz="8" w:space="0" w:color="7091CF"/>
              <w:bottom w:val="single" w:sz="8" w:space="0" w:color="7091CF"/>
              <w:right w:val="single" w:sz="8" w:space="0" w:color="7091CF"/>
            </w:tcBorders>
            <w:shd w:val="clear" w:color="000000" w:fill="CFDAEF"/>
            <w:noWrap/>
            <w:vAlign w:val="center"/>
            <w:hideMark/>
          </w:tcPr>
          <w:p w14:paraId="02FE4119"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Completion of DED Review</w:t>
            </w:r>
          </w:p>
        </w:tc>
        <w:tc>
          <w:tcPr>
            <w:tcW w:w="2977" w:type="dxa"/>
            <w:tcBorders>
              <w:top w:val="nil"/>
              <w:left w:val="nil"/>
              <w:bottom w:val="single" w:sz="8" w:space="0" w:color="7091CF"/>
              <w:right w:val="single" w:sz="8" w:space="0" w:color="7091CF"/>
            </w:tcBorders>
            <w:shd w:val="clear" w:color="000000" w:fill="CFDAEF"/>
            <w:noWrap/>
            <w:vAlign w:val="center"/>
            <w:hideMark/>
          </w:tcPr>
          <w:p w14:paraId="6F140DC2"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10% of Budget </w:t>
            </w:r>
          </w:p>
        </w:tc>
        <w:tc>
          <w:tcPr>
            <w:tcW w:w="2552" w:type="dxa"/>
            <w:tcBorders>
              <w:top w:val="nil"/>
              <w:left w:val="nil"/>
              <w:bottom w:val="single" w:sz="8" w:space="0" w:color="7091CF"/>
              <w:right w:val="single" w:sz="8" w:space="0" w:color="7091CF"/>
            </w:tcBorders>
            <w:shd w:val="clear" w:color="000000" w:fill="CFDAEF"/>
            <w:noWrap/>
            <w:vAlign w:val="center"/>
            <w:hideMark/>
          </w:tcPr>
          <w:p w14:paraId="6F60B5BA"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$17,759.00 </w:t>
            </w:r>
          </w:p>
        </w:tc>
      </w:tr>
      <w:tr w:rsidR="00E76488" w:rsidRPr="00E76488" w14:paraId="3BDB9140" w14:textId="77777777" w:rsidTr="00E76488">
        <w:trPr>
          <w:trHeight w:val="315"/>
        </w:trPr>
        <w:tc>
          <w:tcPr>
            <w:tcW w:w="3959" w:type="dxa"/>
            <w:tcBorders>
              <w:top w:val="nil"/>
              <w:left w:val="single" w:sz="8" w:space="0" w:color="7091CF"/>
              <w:bottom w:val="single" w:sz="8" w:space="0" w:color="7091CF"/>
              <w:right w:val="single" w:sz="8" w:space="0" w:color="7091CF"/>
            </w:tcBorders>
            <w:noWrap/>
            <w:vAlign w:val="center"/>
            <w:hideMark/>
          </w:tcPr>
          <w:p w14:paraId="68E414C4"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7</w:t>
            </w:r>
          </w:p>
        </w:tc>
        <w:tc>
          <w:tcPr>
            <w:tcW w:w="2977" w:type="dxa"/>
            <w:tcBorders>
              <w:top w:val="nil"/>
              <w:left w:val="nil"/>
              <w:bottom w:val="single" w:sz="8" w:space="0" w:color="7091CF"/>
              <w:right w:val="single" w:sz="8" w:space="0" w:color="7091CF"/>
            </w:tcBorders>
            <w:noWrap/>
            <w:vAlign w:val="center"/>
            <w:hideMark/>
          </w:tcPr>
          <w:p w14:paraId="10FDA0DC"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noWrap/>
            <w:vAlign w:val="center"/>
            <w:hideMark/>
          </w:tcPr>
          <w:p w14:paraId="6D10E2D9"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58F50818" w14:textId="77777777" w:rsidTr="00E76488">
        <w:trPr>
          <w:trHeight w:val="315"/>
        </w:trPr>
        <w:tc>
          <w:tcPr>
            <w:tcW w:w="3959" w:type="dxa"/>
            <w:tcBorders>
              <w:top w:val="nil"/>
              <w:left w:val="single" w:sz="8" w:space="0" w:color="7091CF"/>
              <w:bottom w:val="single" w:sz="8" w:space="0" w:color="7091CF"/>
              <w:right w:val="single" w:sz="8" w:space="0" w:color="7091CF"/>
            </w:tcBorders>
            <w:shd w:val="clear" w:color="000000" w:fill="CFDAEF"/>
            <w:noWrap/>
            <w:vAlign w:val="center"/>
            <w:hideMark/>
          </w:tcPr>
          <w:p w14:paraId="716005CF"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8</w:t>
            </w:r>
          </w:p>
        </w:tc>
        <w:tc>
          <w:tcPr>
            <w:tcW w:w="2977" w:type="dxa"/>
            <w:tcBorders>
              <w:top w:val="nil"/>
              <w:left w:val="nil"/>
              <w:bottom w:val="single" w:sz="8" w:space="0" w:color="7091CF"/>
              <w:right w:val="single" w:sz="8" w:space="0" w:color="7091CF"/>
            </w:tcBorders>
            <w:shd w:val="clear" w:color="000000" w:fill="CFDAEF"/>
            <w:noWrap/>
            <w:vAlign w:val="center"/>
            <w:hideMark/>
          </w:tcPr>
          <w:p w14:paraId="0BCBD3EF"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shd w:val="clear" w:color="000000" w:fill="CFDAEF"/>
            <w:noWrap/>
            <w:vAlign w:val="center"/>
            <w:hideMark/>
          </w:tcPr>
          <w:p w14:paraId="258E2382"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1B916906" w14:textId="77777777" w:rsidTr="00E76488">
        <w:trPr>
          <w:trHeight w:val="315"/>
        </w:trPr>
        <w:tc>
          <w:tcPr>
            <w:tcW w:w="3959" w:type="dxa"/>
            <w:tcBorders>
              <w:top w:val="nil"/>
              <w:left w:val="single" w:sz="8" w:space="0" w:color="7091CF"/>
              <w:bottom w:val="single" w:sz="8" w:space="0" w:color="7091CF"/>
              <w:right w:val="single" w:sz="8" w:space="0" w:color="7091CF"/>
            </w:tcBorders>
            <w:noWrap/>
            <w:vAlign w:val="center"/>
            <w:hideMark/>
          </w:tcPr>
          <w:p w14:paraId="4B4460B4"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9</w:t>
            </w:r>
          </w:p>
        </w:tc>
        <w:tc>
          <w:tcPr>
            <w:tcW w:w="2977" w:type="dxa"/>
            <w:tcBorders>
              <w:top w:val="nil"/>
              <w:left w:val="nil"/>
              <w:bottom w:val="single" w:sz="8" w:space="0" w:color="7091CF"/>
              <w:right w:val="single" w:sz="8" w:space="0" w:color="7091CF"/>
            </w:tcBorders>
            <w:noWrap/>
            <w:vAlign w:val="center"/>
            <w:hideMark/>
          </w:tcPr>
          <w:p w14:paraId="193EA705"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noWrap/>
            <w:vAlign w:val="center"/>
            <w:hideMark/>
          </w:tcPr>
          <w:p w14:paraId="139A2530"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58031FD4" w14:textId="77777777" w:rsidTr="00E76488">
        <w:trPr>
          <w:trHeight w:val="315"/>
        </w:trPr>
        <w:tc>
          <w:tcPr>
            <w:tcW w:w="3959" w:type="dxa"/>
            <w:tcBorders>
              <w:top w:val="nil"/>
              <w:left w:val="single" w:sz="8" w:space="0" w:color="7091CF"/>
              <w:bottom w:val="single" w:sz="8" w:space="0" w:color="7091CF"/>
              <w:right w:val="single" w:sz="8" w:space="0" w:color="7091CF"/>
            </w:tcBorders>
            <w:shd w:val="clear" w:color="000000" w:fill="CFDAEF"/>
            <w:noWrap/>
            <w:vAlign w:val="center"/>
            <w:hideMark/>
          </w:tcPr>
          <w:p w14:paraId="3476C2B4"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10</w:t>
            </w:r>
          </w:p>
        </w:tc>
        <w:tc>
          <w:tcPr>
            <w:tcW w:w="2977" w:type="dxa"/>
            <w:tcBorders>
              <w:top w:val="nil"/>
              <w:left w:val="nil"/>
              <w:bottom w:val="single" w:sz="8" w:space="0" w:color="7091CF"/>
              <w:right w:val="single" w:sz="8" w:space="0" w:color="7091CF"/>
            </w:tcBorders>
            <w:shd w:val="clear" w:color="000000" w:fill="CFDAEF"/>
            <w:noWrap/>
            <w:vAlign w:val="center"/>
            <w:hideMark/>
          </w:tcPr>
          <w:p w14:paraId="4B183DB8"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shd w:val="clear" w:color="000000" w:fill="CFDAEF"/>
            <w:noWrap/>
            <w:vAlign w:val="center"/>
            <w:hideMark/>
          </w:tcPr>
          <w:p w14:paraId="7C049CDF"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646AC370" w14:textId="77777777" w:rsidTr="00E76488">
        <w:trPr>
          <w:trHeight w:val="315"/>
        </w:trPr>
        <w:tc>
          <w:tcPr>
            <w:tcW w:w="3959" w:type="dxa"/>
            <w:tcBorders>
              <w:top w:val="nil"/>
              <w:left w:val="single" w:sz="8" w:space="0" w:color="7091CF"/>
              <w:bottom w:val="single" w:sz="8" w:space="0" w:color="7091CF"/>
              <w:right w:val="single" w:sz="8" w:space="0" w:color="7091CF"/>
            </w:tcBorders>
            <w:noWrap/>
            <w:vAlign w:val="center"/>
            <w:hideMark/>
          </w:tcPr>
          <w:p w14:paraId="0AE8FBEF"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11</w:t>
            </w:r>
          </w:p>
        </w:tc>
        <w:tc>
          <w:tcPr>
            <w:tcW w:w="2977" w:type="dxa"/>
            <w:tcBorders>
              <w:top w:val="nil"/>
              <w:left w:val="nil"/>
              <w:bottom w:val="single" w:sz="8" w:space="0" w:color="7091CF"/>
              <w:right w:val="single" w:sz="8" w:space="0" w:color="7091CF"/>
            </w:tcBorders>
            <w:noWrap/>
            <w:vAlign w:val="center"/>
            <w:hideMark/>
          </w:tcPr>
          <w:p w14:paraId="2715B33A"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noWrap/>
            <w:vAlign w:val="center"/>
            <w:hideMark/>
          </w:tcPr>
          <w:p w14:paraId="068982C7"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26921A5B" w14:textId="77777777" w:rsidTr="00E76488">
        <w:trPr>
          <w:trHeight w:val="315"/>
        </w:trPr>
        <w:tc>
          <w:tcPr>
            <w:tcW w:w="3959" w:type="dxa"/>
            <w:tcBorders>
              <w:top w:val="nil"/>
              <w:left w:val="single" w:sz="8" w:space="0" w:color="7091CF"/>
              <w:bottom w:val="single" w:sz="8" w:space="0" w:color="7091CF"/>
              <w:right w:val="single" w:sz="8" w:space="0" w:color="7091CF"/>
            </w:tcBorders>
            <w:shd w:val="clear" w:color="000000" w:fill="CFDAEF"/>
            <w:noWrap/>
            <w:vAlign w:val="center"/>
            <w:hideMark/>
          </w:tcPr>
          <w:p w14:paraId="6ED893E6"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12</w:t>
            </w:r>
          </w:p>
        </w:tc>
        <w:tc>
          <w:tcPr>
            <w:tcW w:w="2977" w:type="dxa"/>
            <w:tcBorders>
              <w:top w:val="nil"/>
              <w:left w:val="nil"/>
              <w:bottom w:val="single" w:sz="8" w:space="0" w:color="7091CF"/>
              <w:right w:val="single" w:sz="8" w:space="0" w:color="7091CF"/>
            </w:tcBorders>
            <w:shd w:val="clear" w:color="000000" w:fill="CFDAEF"/>
            <w:noWrap/>
            <w:vAlign w:val="center"/>
            <w:hideMark/>
          </w:tcPr>
          <w:p w14:paraId="05AED432"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shd w:val="clear" w:color="000000" w:fill="CFDAEF"/>
            <w:noWrap/>
            <w:vAlign w:val="center"/>
            <w:hideMark/>
          </w:tcPr>
          <w:p w14:paraId="1F0F3C89"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680D1939" w14:textId="77777777" w:rsidTr="00E76488">
        <w:trPr>
          <w:trHeight w:val="315"/>
        </w:trPr>
        <w:tc>
          <w:tcPr>
            <w:tcW w:w="3959" w:type="dxa"/>
            <w:tcBorders>
              <w:top w:val="nil"/>
              <w:left w:val="single" w:sz="8" w:space="0" w:color="7091CF"/>
              <w:bottom w:val="single" w:sz="8" w:space="0" w:color="7091CF"/>
              <w:right w:val="single" w:sz="8" w:space="0" w:color="7091CF"/>
            </w:tcBorders>
            <w:noWrap/>
            <w:vAlign w:val="center"/>
            <w:hideMark/>
          </w:tcPr>
          <w:p w14:paraId="4E09CC94"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13</w:t>
            </w:r>
          </w:p>
        </w:tc>
        <w:tc>
          <w:tcPr>
            <w:tcW w:w="2977" w:type="dxa"/>
            <w:tcBorders>
              <w:top w:val="nil"/>
              <w:left w:val="nil"/>
              <w:bottom w:val="single" w:sz="8" w:space="0" w:color="7091CF"/>
              <w:right w:val="single" w:sz="8" w:space="0" w:color="7091CF"/>
            </w:tcBorders>
            <w:noWrap/>
            <w:vAlign w:val="center"/>
            <w:hideMark/>
          </w:tcPr>
          <w:p w14:paraId="68FA3A75"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noWrap/>
            <w:vAlign w:val="center"/>
            <w:hideMark/>
          </w:tcPr>
          <w:p w14:paraId="62A17B89"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506E617E" w14:textId="77777777" w:rsidTr="00E76488">
        <w:trPr>
          <w:trHeight w:val="315"/>
        </w:trPr>
        <w:tc>
          <w:tcPr>
            <w:tcW w:w="3959" w:type="dxa"/>
            <w:tcBorders>
              <w:top w:val="nil"/>
              <w:left w:val="single" w:sz="8" w:space="0" w:color="7091CF"/>
              <w:bottom w:val="single" w:sz="8" w:space="0" w:color="7091CF"/>
              <w:right w:val="single" w:sz="8" w:space="0" w:color="7091CF"/>
            </w:tcBorders>
            <w:shd w:val="clear" w:color="000000" w:fill="CFDAEF"/>
            <w:noWrap/>
            <w:vAlign w:val="center"/>
            <w:hideMark/>
          </w:tcPr>
          <w:p w14:paraId="598D9378"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14</w:t>
            </w:r>
          </w:p>
        </w:tc>
        <w:tc>
          <w:tcPr>
            <w:tcW w:w="2977" w:type="dxa"/>
            <w:tcBorders>
              <w:top w:val="nil"/>
              <w:left w:val="nil"/>
              <w:bottom w:val="single" w:sz="8" w:space="0" w:color="7091CF"/>
              <w:right w:val="single" w:sz="8" w:space="0" w:color="7091CF"/>
            </w:tcBorders>
            <w:shd w:val="clear" w:color="000000" w:fill="CFDAEF"/>
            <w:noWrap/>
            <w:vAlign w:val="center"/>
            <w:hideMark/>
          </w:tcPr>
          <w:p w14:paraId="275F54C9"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shd w:val="clear" w:color="000000" w:fill="CFDAEF"/>
            <w:noWrap/>
            <w:vAlign w:val="center"/>
            <w:hideMark/>
          </w:tcPr>
          <w:p w14:paraId="0F4475F8"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003D114A" w14:textId="77777777" w:rsidTr="00E76488">
        <w:trPr>
          <w:trHeight w:val="315"/>
        </w:trPr>
        <w:tc>
          <w:tcPr>
            <w:tcW w:w="3959" w:type="dxa"/>
            <w:tcBorders>
              <w:top w:val="nil"/>
              <w:left w:val="single" w:sz="8" w:space="0" w:color="7091CF"/>
              <w:bottom w:val="single" w:sz="8" w:space="0" w:color="7091CF"/>
              <w:right w:val="single" w:sz="8" w:space="0" w:color="7091CF"/>
            </w:tcBorders>
            <w:noWrap/>
            <w:vAlign w:val="center"/>
            <w:hideMark/>
          </w:tcPr>
          <w:p w14:paraId="359EF3AB"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15</w:t>
            </w:r>
          </w:p>
        </w:tc>
        <w:tc>
          <w:tcPr>
            <w:tcW w:w="2977" w:type="dxa"/>
            <w:tcBorders>
              <w:top w:val="nil"/>
              <w:left w:val="nil"/>
              <w:bottom w:val="single" w:sz="8" w:space="0" w:color="7091CF"/>
              <w:right w:val="single" w:sz="8" w:space="0" w:color="7091CF"/>
            </w:tcBorders>
            <w:noWrap/>
            <w:vAlign w:val="center"/>
            <w:hideMark/>
          </w:tcPr>
          <w:p w14:paraId="2DF6B93E"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noWrap/>
            <w:vAlign w:val="center"/>
            <w:hideMark/>
          </w:tcPr>
          <w:p w14:paraId="6D2D5C5B"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r w:rsidR="00E76488" w:rsidRPr="00E76488" w14:paraId="70E8F802" w14:textId="77777777" w:rsidTr="00E76488">
        <w:trPr>
          <w:trHeight w:val="315"/>
        </w:trPr>
        <w:tc>
          <w:tcPr>
            <w:tcW w:w="3959" w:type="dxa"/>
            <w:tcBorders>
              <w:top w:val="nil"/>
              <w:left w:val="single" w:sz="8" w:space="0" w:color="7091CF"/>
              <w:bottom w:val="single" w:sz="8" w:space="0" w:color="7091CF"/>
              <w:right w:val="single" w:sz="8" w:space="0" w:color="7091CF"/>
            </w:tcBorders>
            <w:shd w:val="clear" w:color="000000" w:fill="CFDAEF"/>
            <w:noWrap/>
            <w:vAlign w:val="center"/>
            <w:hideMark/>
          </w:tcPr>
          <w:p w14:paraId="41CCEBAC" w14:textId="77777777" w:rsidR="00E76488" w:rsidRPr="00E76488" w:rsidRDefault="00E76488" w:rsidP="00E76488">
            <w:pPr>
              <w:overflowPunct/>
              <w:autoSpaceDE/>
              <w:autoSpaceDN/>
              <w:adjustRightInd/>
              <w:jc w:val="left"/>
              <w:textAlignment w:val="auto"/>
              <w:rPr>
                <w:rFonts w:cs="Arial"/>
                <w:b/>
                <w:bCs/>
                <w:color w:val="000000"/>
                <w:sz w:val="20"/>
                <w:szCs w:val="20"/>
                <w:lang w:val="en-NG" w:eastAsia="en-NG"/>
              </w:rPr>
            </w:pPr>
            <w:r w:rsidRPr="00E76488">
              <w:rPr>
                <w:rFonts w:cs="Arial"/>
                <w:b/>
                <w:bCs/>
                <w:color w:val="000000"/>
                <w:sz w:val="20"/>
                <w:szCs w:val="20"/>
                <w:lang w:val="en-NG" w:eastAsia="en-NG"/>
              </w:rPr>
              <w:t>Submission of Report No. 16</w:t>
            </w:r>
          </w:p>
        </w:tc>
        <w:tc>
          <w:tcPr>
            <w:tcW w:w="2977" w:type="dxa"/>
            <w:tcBorders>
              <w:top w:val="nil"/>
              <w:left w:val="nil"/>
              <w:bottom w:val="single" w:sz="8" w:space="0" w:color="7091CF"/>
              <w:right w:val="single" w:sz="8" w:space="0" w:color="7091CF"/>
            </w:tcBorders>
            <w:shd w:val="clear" w:color="000000" w:fill="CFDAEF"/>
            <w:noWrap/>
            <w:vAlign w:val="center"/>
            <w:hideMark/>
          </w:tcPr>
          <w:p w14:paraId="6D79EA44" w14:textId="77777777" w:rsidR="00E76488" w:rsidRPr="00E76488" w:rsidRDefault="00E76488" w:rsidP="00E76488">
            <w:pPr>
              <w:overflowPunct/>
              <w:autoSpaceDE/>
              <w:autoSpaceDN/>
              <w:adjustRightInd/>
              <w:jc w:val="left"/>
              <w:textAlignment w:val="auto"/>
              <w:rPr>
                <w:rFonts w:cs="Arial"/>
                <w:color w:val="000000"/>
                <w:sz w:val="20"/>
                <w:szCs w:val="20"/>
                <w:lang w:val="en-NG" w:eastAsia="en-NG"/>
              </w:rPr>
            </w:pPr>
            <w:r w:rsidRPr="00E76488">
              <w:rPr>
                <w:rFonts w:cs="Arial"/>
                <w:color w:val="000000"/>
                <w:sz w:val="20"/>
                <w:szCs w:val="20"/>
                <w:lang w:val="en-NG" w:eastAsia="en-NG"/>
              </w:rPr>
              <w:t xml:space="preserve">Fixed Monthly Payment </w:t>
            </w:r>
          </w:p>
        </w:tc>
        <w:tc>
          <w:tcPr>
            <w:tcW w:w="2552" w:type="dxa"/>
            <w:tcBorders>
              <w:top w:val="nil"/>
              <w:left w:val="nil"/>
              <w:bottom w:val="single" w:sz="8" w:space="0" w:color="7091CF"/>
              <w:right w:val="single" w:sz="8" w:space="0" w:color="7091CF"/>
            </w:tcBorders>
            <w:shd w:val="clear" w:color="000000" w:fill="CFDAEF"/>
            <w:noWrap/>
            <w:vAlign w:val="center"/>
            <w:hideMark/>
          </w:tcPr>
          <w:p w14:paraId="791D378C" w14:textId="77777777" w:rsidR="00E76488" w:rsidRPr="00E76488" w:rsidRDefault="00E76488" w:rsidP="00E76488">
            <w:pPr>
              <w:overflowPunct/>
              <w:autoSpaceDE/>
              <w:autoSpaceDN/>
              <w:adjustRightInd/>
              <w:jc w:val="center"/>
              <w:textAlignment w:val="auto"/>
              <w:rPr>
                <w:rFonts w:cs="Arial"/>
                <w:color w:val="000000"/>
                <w:sz w:val="20"/>
                <w:szCs w:val="20"/>
                <w:lang w:val="en-NG" w:eastAsia="en-NG"/>
              </w:rPr>
            </w:pPr>
            <w:r w:rsidRPr="00E76488">
              <w:rPr>
                <w:rFonts w:cs="Arial"/>
                <w:color w:val="000000"/>
                <w:sz w:val="20"/>
                <w:szCs w:val="20"/>
                <w:lang w:val="en-NG" w:eastAsia="en-NG"/>
              </w:rPr>
              <w:t xml:space="preserve">$10,655.40 </w:t>
            </w:r>
          </w:p>
        </w:tc>
      </w:tr>
    </w:tbl>
    <w:p w14:paraId="67D03476" w14:textId="77777777" w:rsidR="00E76488" w:rsidRDefault="00E76488" w:rsidP="00E76488">
      <w:pPr>
        <w:pStyle w:val="E1"/>
      </w:pPr>
    </w:p>
    <w:p w14:paraId="40D8EEF5" w14:textId="782AF367" w:rsidR="00E76488" w:rsidRDefault="00E76488">
      <w:pPr>
        <w:overflowPunct/>
        <w:autoSpaceDE/>
        <w:autoSpaceDN/>
        <w:adjustRightInd/>
        <w:jc w:val="left"/>
        <w:textAlignment w:val="auto"/>
        <w:rPr>
          <w:ins w:id="306" w:author="Oshodi, Abiodun" w:date="2026-03-05T15:36:00Z" w16du:dateUtc="2026-03-05T14:36:00Z"/>
          <w:lang w:val="en-GB"/>
        </w:rPr>
      </w:pPr>
      <w:ins w:id="307" w:author="Oshodi, Abiodun" w:date="2026-03-05T15:36:00Z" w16du:dateUtc="2026-03-05T14:36:00Z">
        <w:r>
          <w:rPr>
            <w:lang w:val="en-GB"/>
          </w:rPr>
          <w:br w:type="page"/>
        </w:r>
      </w:ins>
    </w:p>
    <w:p w14:paraId="51139ED6" w14:textId="77777777" w:rsidR="00901DE0" w:rsidRPr="00552342" w:rsidRDefault="00901DE0" w:rsidP="00901DE0">
      <w:pPr>
        <w:pStyle w:val="Heading2"/>
        <w:keepNext/>
        <w:tabs>
          <w:tab w:val="num" w:pos="851"/>
        </w:tabs>
        <w:overflowPunct/>
        <w:autoSpaceDE/>
        <w:autoSpaceDN/>
        <w:adjustRightInd/>
        <w:spacing w:after="240"/>
        <w:ind w:left="851" w:hanging="851"/>
        <w:jc w:val="both"/>
        <w:textAlignment w:val="auto"/>
      </w:pPr>
      <w:bookmarkStart w:id="308" w:name="_Toc132726738"/>
      <w:r w:rsidRPr="00552342">
        <w:lastRenderedPageBreak/>
        <w:t>Reimbursable Rates</w:t>
      </w:r>
      <w:bookmarkEnd w:id="308"/>
    </w:p>
    <w:p w14:paraId="6A3142EB" w14:textId="7898BE9F" w:rsidR="00942637" w:rsidRDefault="00B07E63" w:rsidP="008E6566">
      <w:pPr>
        <w:spacing w:after="120" w:line="360" w:lineRule="auto"/>
        <w:ind w:left="851"/>
        <w:rPr>
          <w:lang w:val="en-GB"/>
        </w:rPr>
      </w:pPr>
      <w:r w:rsidRPr="00B07E63">
        <w:rPr>
          <w:lang w:val="en-GB"/>
        </w:rPr>
        <w:t>The services to be rendered by the Consultant outside of the above scope of work and the execution proposal shall be on a reimbursable basis exclusive of VAT based on previously agreed rates and weekly approved timesheets. The table below shows ILF standard rates:</w:t>
      </w:r>
    </w:p>
    <w:tbl>
      <w:tblPr>
        <w:tblW w:w="9628" w:type="dxa"/>
        <w:tblLook w:val="04A0" w:firstRow="1" w:lastRow="0" w:firstColumn="1" w:lastColumn="0" w:noHBand="0" w:noVBand="1"/>
      </w:tblPr>
      <w:tblGrid>
        <w:gridCol w:w="677"/>
        <w:gridCol w:w="4226"/>
        <w:gridCol w:w="3150"/>
        <w:gridCol w:w="1575"/>
      </w:tblGrid>
      <w:tr w:rsidR="00942637" w:rsidRPr="00AF0027" w14:paraId="40692C7D" w14:textId="77777777" w:rsidTr="005A74CB">
        <w:trPr>
          <w:trHeight w:val="333"/>
        </w:trPr>
        <w:tc>
          <w:tcPr>
            <w:tcW w:w="677" w:type="dxa"/>
            <w:tcBorders>
              <w:top w:val="single" w:sz="8" w:space="0" w:color="auto"/>
              <w:left w:val="nil"/>
              <w:bottom w:val="single" w:sz="12" w:space="0" w:color="auto"/>
              <w:right w:val="nil"/>
            </w:tcBorders>
            <w:vAlign w:val="center"/>
            <w:hideMark/>
          </w:tcPr>
          <w:p w14:paraId="1BFBF6D5"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Cat.</w:t>
            </w:r>
          </w:p>
        </w:tc>
        <w:tc>
          <w:tcPr>
            <w:tcW w:w="4226" w:type="dxa"/>
            <w:tcBorders>
              <w:top w:val="single" w:sz="8" w:space="0" w:color="auto"/>
              <w:left w:val="nil"/>
              <w:bottom w:val="single" w:sz="12" w:space="0" w:color="auto"/>
              <w:right w:val="nil"/>
            </w:tcBorders>
            <w:vAlign w:val="center"/>
            <w:hideMark/>
          </w:tcPr>
          <w:p w14:paraId="2C390F97" w14:textId="77777777" w:rsidR="00942637" w:rsidRPr="00AF0027" w:rsidRDefault="00942637" w:rsidP="00A42651">
            <w:pPr>
              <w:overflowPunct/>
              <w:autoSpaceDE/>
              <w:autoSpaceDN/>
              <w:adjustRightInd/>
              <w:textAlignment w:val="auto"/>
              <w:rPr>
                <w:rFonts w:cs="Arial"/>
                <w:lang w:val="en-GB" w:eastAsia="en-US"/>
              </w:rPr>
            </w:pPr>
            <w:r w:rsidRPr="00AF0027">
              <w:rPr>
                <w:rFonts w:cs="Arial"/>
                <w:lang w:val="en-GB" w:eastAsia="en-US"/>
              </w:rPr>
              <w:t>Qualification</w:t>
            </w:r>
          </w:p>
        </w:tc>
        <w:tc>
          <w:tcPr>
            <w:tcW w:w="4725" w:type="dxa"/>
            <w:gridSpan w:val="2"/>
            <w:tcBorders>
              <w:top w:val="single" w:sz="8" w:space="0" w:color="auto"/>
              <w:left w:val="nil"/>
              <w:bottom w:val="single" w:sz="12" w:space="0" w:color="auto"/>
              <w:right w:val="nil"/>
            </w:tcBorders>
            <w:vAlign w:val="center"/>
            <w:hideMark/>
          </w:tcPr>
          <w:p w14:paraId="2417CEE7"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HOURLY RATES IN USD</w:t>
            </w:r>
          </w:p>
        </w:tc>
      </w:tr>
      <w:tr w:rsidR="00942637" w:rsidRPr="00AF0027" w14:paraId="5E735F25" w14:textId="77777777" w:rsidTr="005A74CB">
        <w:trPr>
          <w:trHeight w:val="649"/>
        </w:trPr>
        <w:tc>
          <w:tcPr>
            <w:tcW w:w="677" w:type="dxa"/>
            <w:vMerge w:val="restart"/>
            <w:tcBorders>
              <w:top w:val="nil"/>
              <w:left w:val="nil"/>
              <w:bottom w:val="single" w:sz="12" w:space="0" w:color="000000"/>
              <w:right w:val="nil"/>
            </w:tcBorders>
            <w:vAlign w:val="center"/>
            <w:hideMark/>
          </w:tcPr>
          <w:p w14:paraId="1DDC9692"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 </w:t>
            </w:r>
          </w:p>
        </w:tc>
        <w:tc>
          <w:tcPr>
            <w:tcW w:w="4226" w:type="dxa"/>
            <w:vMerge w:val="restart"/>
            <w:tcBorders>
              <w:top w:val="nil"/>
              <w:left w:val="nil"/>
              <w:bottom w:val="single" w:sz="12" w:space="0" w:color="000000"/>
              <w:right w:val="nil"/>
            </w:tcBorders>
            <w:vAlign w:val="center"/>
            <w:hideMark/>
          </w:tcPr>
          <w:p w14:paraId="32892CBE" w14:textId="77777777" w:rsidR="00942637" w:rsidRPr="00AF0027" w:rsidRDefault="00942637" w:rsidP="00A42651">
            <w:pPr>
              <w:overflowPunct/>
              <w:autoSpaceDE/>
              <w:autoSpaceDN/>
              <w:adjustRightInd/>
              <w:textAlignment w:val="auto"/>
              <w:rPr>
                <w:rFonts w:cs="Arial"/>
                <w:lang w:val="en-GB" w:eastAsia="en-US"/>
              </w:rPr>
            </w:pPr>
            <w:r w:rsidRPr="00AF0027">
              <w:rPr>
                <w:rFonts w:cs="Arial"/>
                <w:lang w:val="en-GB" w:eastAsia="en-US"/>
              </w:rPr>
              <w:t> </w:t>
            </w:r>
          </w:p>
        </w:tc>
        <w:tc>
          <w:tcPr>
            <w:tcW w:w="3150" w:type="dxa"/>
            <w:tcBorders>
              <w:top w:val="nil"/>
              <w:left w:val="nil"/>
              <w:bottom w:val="nil"/>
              <w:right w:val="nil"/>
            </w:tcBorders>
            <w:vAlign w:val="center"/>
            <w:hideMark/>
          </w:tcPr>
          <w:p w14:paraId="5386365C"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ILF rates office works</w:t>
            </w:r>
          </w:p>
        </w:tc>
        <w:tc>
          <w:tcPr>
            <w:tcW w:w="1575" w:type="dxa"/>
            <w:tcBorders>
              <w:top w:val="nil"/>
              <w:left w:val="nil"/>
              <w:bottom w:val="nil"/>
              <w:right w:val="nil"/>
            </w:tcBorders>
            <w:vAlign w:val="center"/>
            <w:hideMark/>
          </w:tcPr>
          <w:p w14:paraId="5EE0503F"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 xml:space="preserve">ILF rates Works Nigeria </w:t>
            </w:r>
          </w:p>
        </w:tc>
      </w:tr>
      <w:tr w:rsidR="00942637" w:rsidRPr="00AF0027" w14:paraId="18C4F6AF" w14:textId="77777777" w:rsidTr="005A74CB">
        <w:trPr>
          <w:trHeight w:val="649"/>
        </w:trPr>
        <w:tc>
          <w:tcPr>
            <w:tcW w:w="677" w:type="dxa"/>
            <w:vMerge/>
            <w:tcBorders>
              <w:top w:val="nil"/>
              <w:left w:val="nil"/>
              <w:bottom w:val="single" w:sz="12" w:space="0" w:color="000000"/>
              <w:right w:val="nil"/>
            </w:tcBorders>
            <w:vAlign w:val="center"/>
            <w:hideMark/>
          </w:tcPr>
          <w:p w14:paraId="0B15FB9E" w14:textId="77777777" w:rsidR="00942637" w:rsidRPr="00AF0027" w:rsidRDefault="00942637" w:rsidP="00A42651">
            <w:pPr>
              <w:overflowPunct/>
              <w:autoSpaceDE/>
              <w:autoSpaceDN/>
              <w:adjustRightInd/>
              <w:textAlignment w:val="auto"/>
              <w:rPr>
                <w:rFonts w:cs="Arial"/>
                <w:lang w:val="en-GB" w:eastAsia="en-US"/>
              </w:rPr>
            </w:pPr>
          </w:p>
        </w:tc>
        <w:tc>
          <w:tcPr>
            <w:tcW w:w="4226" w:type="dxa"/>
            <w:vMerge/>
            <w:tcBorders>
              <w:top w:val="nil"/>
              <w:left w:val="nil"/>
              <w:bottom w:val="single" w:sz="12" w:space="0" w:color="000000"/>
              <w:right w:val="nil"/>
            </w:tcBorders>
            <w:vAlign w:val="center"/>
            <w:hideMark/>
          </w:tcPr>
          <w:p w14:paraId="65628276" w14:textId="77777777" w:rsidR="00942637" w:rsidRPr="00AF0027" w:rsidRDefault="00942637" w:rsidP="00A42651">
            <w:pPr>
              <w:overflowPunct/>
              <w:autoSpaceDE/>
              <w:autoSpaceDN/>
              <w:adjustRightInd/>
              <w:textAlignment w:val="auto"/>
              <w:rPr>
                <w:rFonts w:cs="Arial"/>
                <w:lang w:val="en-GB" w:eastAsia="en-US"/>
              </w:rPr>
            </w:pPr>
          </w:p>
        </w:tc>
        <w:tc>
          <w:tcPr>
            <w:tcW w:w="3150" w:type="dxa"/>
            <w:tcBorders>
              <w:top w:val="nil"/>
              <w:left w:val="nil"/>
              <w:bottom w:val="single" w:sz="12" w:space="0" w:color="auto"/>
              <w:right w:val="nil"/>
            </w:tcBorders>
            <w:vAlign w:val="center"/>
            <w:hideMark/>
          </w:tcPr>
          <w:p w14:paraId="0F33CD33"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Nigeria (Expatriates)</w:t>
            </w:r>
          </w:p>
        </w:tc>
        <w:tc>
          <w:tcPr>
            <w:tcW w:w="1575" w:type="dxa"/>
            <w:tcBorders>
              <w:top w:val="nil"/>
              <w:left w:val="nil"/>
              <w:bottom w:val="single" w:sz="12" w:space="0" w:color="auto"/>
              <w:right w:val="nil"/>
            </w:tcBorders>
            <w:vAlign w:val="center"/>
            <w:hideMark/>
          </w:tcPr>
          <w:p w14:paraId="5153D952"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(Local staff)</w:t>
            </w:r>
          </w:p>
        </w:tc>
      </w:tr>
      <w:tr w:rsidR="00942637" w:rsidRPr="00AF0027" w14:paraId="7657927C" w14:textId="77777777" w:rsidTr="005A74CB">
        <w:trPr>
          <w:trHeight w:val="982"/>
        </w:trPr>
        <w:tc>
          <w:tcPr>
            <w:tcW w:w="677" w:type="dxa"/>
            <w:tcBorders>
              <w:top w:val="nil"/>
              <w:left w:val="nil"/>
              <w:bottom w:val="nil"/>
              <w:right w:val="nil"/>
            </w:tcBorders>
            <w:vAlign w:val="center"/>
            <w:hideMark/>
          </w:tcPr>
          <w:p w14:paraId="57384D86"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A</w:t>
            </w:r>
          </w:p>
        </w:tc>
        <w:tc>
          <w:tcPr>
            <w:tcW w:w="4226" w:type="dxa"/>
            <w:tcBorders>
              <w:top w:val="nil"/>
              <w:left w:val="nil"/>
              <w:bottom w:val="nil"/>
              <w:right w:val="nil"/>
            </w:tcBorders>
            <w:vAlign w:val="center"/>
            <w:hideMark/>
          </w:tcPr>
          <w:p w14:paraId="2602DF21" w14:textId="77777777" w:rsidR="00942637" w:rsidRPr="00AF0027" w:rsidRDefault="00942637" w:rsidP="00A42651">
            <w:pPr>
              <w:overflowPunct/>
              <w:autoSpaceDE/>
              <w:autoSpaceDN/>
              <w:adjustRightInd/>
              <w:textAlignment w:val="auto"/>
              <w:rPr>
                <w:rFonts w:cs="Arial"/>
                <w:lang w:val="en-GB" w:eastAsia="en-US"/>
              </w:rPr>
            </w:pPr>
            <w:r w:rsidRPr="00AF0027">
              <w:rPr>
                <w:rFonts w:cs="Arial"/>
                <w:lang w:val="en-GB" w:eastAsia="en-US"/>
              </w:rPr>
              <w:t>Project Manager / Senior Consultant / Construction Manager / Engineering Manager / Lead Engineers</w:t>
            </w:r>
          </w:p>
        </w:tc>
        <w:tc>
          <w:tcPr>
            <w:tcW w:w="3150" w:type="dxa"/>
            <w:tcBorders>
              <w:top w:val="nil"/>
              <w:left w:val="nil"/>
              <w:bottom w:val="nil"/>
              <w:right w:val="nil"/>
            </w:tcBorders>
            <w:vAlign w:val="center"/>
            <w:hideMark/>
          </w:tcPr>
          <w:p w14:paraId="5736B979"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244</w:t>
            </w:r>
          </w:p>
        </w:tc>
        <w:tc>
          <w:tcPr>
            <w:tcW w:w="1575" w:type="dxa"/>
            <w:tcBorders>
              <w:top w:val="nil"/>
              <w:left w:val="nil"/>
              <w:bottom w:val="nil"/>
              <w:right w:val="nil"/>
            </w:tcBorders>
            <w:vAlign w:val="center"/>
            <w:hideMark/>
          </w:tcPr>
          <w:p w14:paraId="6976318B"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107</w:t>
            </w:r>
          </w:p>
        </w:tc>
      </w:tr>
      <w:tr w:rsidR="00942637" w:rsidRPr="00AF0027" w14:paraId="3C1B5DEA" w14:textId="77777777" w:rsidTr="005A74CB">
        <w:trPr>
          <w:trHeight w:val="633"/>
        </w:trPr>
        <w:tc>
          <w:tcPr>
            <w:tcW w:w="677" w:type="dxa"/>
            <w:tcBorders>
              <w:top w:val="nil"/>
              <w:left w:val="nil"/>
              <w:bottom w:val="nil"/>
              <w:right w:val="nil"/>
            </w:tcBorders>
            <w:vAlign w:val="center"/>
            <w:hideMark/>
          </w:tcPr>
          <w:p w14:paraId="189B9BF4" w14:textId="77777777" w:rsidR="00942637" w:rsidRPr="00AF0027" w:rsidRDefault="00942637" w:rsidP="00A42651">
            <w:pPr>
              <w:overflowPunct/>
              <w:autoSpaceDE/>
              <w:autoSpaceDN/>
              <w:adjustRightInd/>
              <w:jc w:val="center"/>
              <w:textAlignment w:val="auto"/>
              <w:rPr>
                <w:rFonts w:cs="Arial"/>
                <w:lang w:val="en-GB" w:eastAsia="en-US"/>
              </w:rPr>
            </w:pPr>
          </w:p>
        </w:tc>
        <w:tc>
          <w:tcPr>
            <w:tcW w:w="4226" w:type="dxa"/>
            <w:tcBorders>
              <w:top w:val="nil"/>
              <w:left w:val="nil"/>
              <w:bottom w:val="nil"/>
              <w:right w:val="nil"/>
            </w:tcBorders>
            <w:vAlign w:val="center"/>
            <w:hideMark/>
          </w:tcPr>
          <w:p w14:paraId="24BAB1B0" w14:textId="77777777" w:rsidR="00942637" w:rsidRPr="00AF0027" w:rsidRDefault="00942637" w:rsidP="00A42651">
            <w:pPr>
              <w:overflowPunct/>
              <w:autoSpaceDE/>
              <w:autoSpaceDN/>
              <w:adjustRightInd/>
              <w:textAlignment w:val="auto"/>
              <w:rPr>
                <w:rFonts w:cs="Arial"/>
                <w:lang w:val="en-GB" w:eastAsia="en-US"/>
              </w:rPr>
            </w:pPr>
            <w:r w:rsidRPr="00AF0027">
              <w:rPr>
                <w:rFonts w:cs="Arial"/>
                <w:lang w:val="en-GB" w:eastAsia="en-US"/>
              </w:rPr>
              <w:t>Senior Engineers and Senior Construction Engineers</w:t>
            </w:r>
          </w:p>
        </w:tc>
        <w:tc>
          <w:tcPr>
            <w:tcW w:w="3150" w:type="dxa"/>
            <w:tcBorders>
              <w:top w:val="nil"/>
              <w:left w:val="nil"/>
              <w:bottom w:val="nil"/>
              <w:right w:val="nil"/>
            </w:tcBorders>
            <w:vAlign w:val="center"/>
            <w:hideMark/>
          </w:tcPr>
          <w:p w14:paraId="293F82CF"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195</w:t>
            </w:r>
          </w:p>
        </w:tc>
        <w:tc>
          <w:tcPr>
            <w:tcW w:w="1575" w:type="dxa"/>
            <w:tcBorders>
              <w:top w:val="nil"/>
              <w:left w:val="nil"/>
              <w:bottom w:val="nil"/>
              <w:right w:val="nil"/>
            </w:tcBorders>
            <w:vAlign w:val="center"/>
            <w:hideMark/>
          </w:tcPr>
          <w:p w14:paraId="0489F8D3"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75</w:t>
            </w:r>
          </w:p>
        </w:tc>
      </w:tr>
      <w:tr w:rsidR="00942637" w:rsidRPr="00AF0027" w14:paraId="10B6A406" w14:textId="77777777" w:rsidTr="005A74CB">
        <w:trPr>
          <w:trHeight w:val="316"/>
        </w:trPr>
        <w:tc>
          <w:tcPr>
            <w:tcW w:w="677" w:type="dxa"/>
            <w:tcBorders>
              <w:top w:val="nil"/>
              <w:left w:val="nil"/>
              <w:bottom w:val="nil"/>
              <w:right w:val="nil"/>
            </w:tcBorders>
            <w:vAlign w:val="center"/>
            <w:hideMark/>
          </w:tcPr>
          <w:p w14:paraId="00EEBABF"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C</w:t>
            </w:r>
          </w:p>
        </w:tc>
        <w:tc>
          <w:tcPr>
            <w:tcW w:w="4226" w:type="dxa"/>
            <w:tcBorders>
              <w:top w:val="nil"/>
              <w:left w:val="nil"/>
              <w:bottom w:val="nil"/>
              <w:right w:val="nil"/>
            </w:tcBorders>
            <w:vAlign w:val="center"/>
            <w:hideMark/>
          </w:tcPr>
          <w:p w14:paraId="617ED19B" w14:textId="77777777" w:rsidR="00942637" w:rsidRPr="00AF0027" w:rsidRDefault="00942637" w:rsidP="00A42651">
            <w:pPr>
              <w:overflowPunct/>
              <w:autoSpaceDE/>
              <w:autoSpaceDN/>
              <w:adjustRightInd/>
              <w:textAlignment w:val="auto"/>
              <w:rPr>
                <w:rFonts w:cs="Arial"/>
                <w:lang w:val="en-GB" w:eastAsia="en-US"/>
              </w:rPr>
            </w:pPr>
            <w:r w:rsidRPr="00AF0027">
              <w:rPr>
                <w:rFonts w:cs="Arial"/>
                <w:lang w:val="en-GB" w:eastAsia="en-US"/>
              </w:rPr>
              <w:t>Engineers and Site Engineers</w:t>
            </w:r>
          </w:p>
        </w:tc>
        <w:tc>
          <w:tcPr>
            <w:tcW w:w="3150" w:type="dxa"/>
            <w:tcBorders>
              <w:top w:val="nil"/>
              <w:left w:val="nil"/>
              <w:bottom w:val="nil"/>
              <w:right w:val="nil"/>
            </w:tcBorders>
            <w:vAlign w:val="center"/>
            <w:hideMark/>
          </w:tcPr>
          <w:p w14:paraId="593C0532"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154</w:t>
            </w:r>
          </w:p>
        </w:tc>
        <w:tc>
          <w:tcPr>
            <w:tcW w:w="1575" w:type="dxa"/>
            <w:tcBorders>
              <w:top w:val="nil"/>
              <w:left w:val="nil"/>
              <w:bottom w:val="nil"/>
              <w:right w:val="nil"/>
            </w:tcBorders>
            <w:vAlign w:val="center"/>
            <w:hideMark/>
          </w:tcPr>
          <w:p w14:paraId="6EA024F4"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54</w:t>
            </w:r>
          </w:p>
        </w:tc>
      </w:tr>
      <w:tr w:rsidR="00942637" w:rsidRPr="00AF0027" w14:paraId="3DEC5101" w14:textId="77777777" w:rsidTr="005A74CB">
        <w:trPr>
          <w:trHeight w:val="633"/>
        </w:trPr>
        <w:tc>
          <w:tcPr>
            <w:tcW w:w="677" w:type="dxa"/>
            <w:tcBorders>
              <w:top w:val="nil"/>
              <w:left w:val="nil"/>
              <w:bottom w:val="nil"/>
              <w:right w:val="nil"/>
            </w:tcBorders>
            <w:vAlign w:val="center"/>
            <w:hideMark/>
          </w:tcPr>
          <w:p w14:paraId="49BF2590"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D</w:t>
            </w:r>
          </w:p>
        </w:tc>
        <w:tc>
          <w:tcPr>
            <w:tcW w:w="4226" w:type="dxa"/>
            <w:tcBorders>
              <w:top w:val="nil"/>
              <w:left w:val="nil"/>
              <w:bottom w:val="nil"/>
              <w:right w:val="nil"/>
            </w:tcBorders>
            <w:vAlign w:val="center"/>
            <w:hideMark/>
          </w:tcPr>
          <w:p w14:paraId="4510E5AC" w14:textId="77777777" w:rsidR="00942637" w:rsidRPr="00AF0027" w:rsidRDefault="00942637" w:rsidP="00A42651">
            <w:pPr>
              <w:overflowPunct/>
              <w:autoSpaceDE/>
              <w:autoSpaceDN/>
              <w:adjustRightInd/>
              <w:textAlignment w:val="auto"/>
              <w:rPr>
                <w:rFonts w:cs="Arial"/>
                <w:lang w:val="en-GB" w:eastAsia="en-US"/>
              </w:rPr>
            </w:pPr>
            <w:r w:rsidRPr="00AF0027">
              <w:rPr>
                <w:rFonts w:cs="Arial"/>
                <w:lang w:val="en-GB" w:eastAsia="en-US"/>
              </w:rPr>
              <w:t>Technicians /  Technical Draughtsman and qualified Assistance</w:t>
            </w:r>
          </w:p>
        </w:tc>
        <w:tc>
          <w:tcPr>
            <w:tcW w:w="3150" w:type="dxa"/>
            <w:tcBorders>
              <w:top w:val="nil"/>
              <w:left w:val="nil"/>
              <w:bottom w:val="nil"/>
              <w:right w:val="nil"/>
            </w:tcBorders>
            <w:vAlign w:val="center"/>
            <w:hideMark/>
          </w:tcPr>
          <w:p w14:paraId="3447C197"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124</w:t>
            </w:r>
          </w:p>
        </w:tc>
        <w:tc>
          <w:tcPr>
            <w:tcW w:w="1575" w:type="dxa"/>
            <w:tcBorders>
              <w:top w:val="nil"/>
              <w:left w:val="nil"/>
              <w:bottom w:val="nil"/>
              <w:right w:val="nil"/>
            </w:tcBorders>
            <w:vAlign w:val="center"/>
            <w:hideMark/>
          </w:tcPr>
          <w:p w14:paraId="3FDA89FC"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49</w:t>
            </w:r>
          </w:p>
        </w:tc>
      </w:tr>
      <w:tr w:rsidR="00942637" w:rsidRPr="00AF0027" w14:paraId="2F111C70" w14:textId="77777777" w:rsidTr="005A74CB">
        <w:trPr>
          <w:trHeight w:val="583"/>
        </w:trPr>
        <w:tc>
          <w:tcPr>
            <w:tcW w:w="677" w:type="dxa"/>
            <w:tcBorders>
              <w:top w:val="nil"/>
              <w:left w:val="nil"/>
              <w:bottom w:val="single" w:sz="12" w:space="0" w:color="auto"/>
              <w:right w:val="nil"/>
            </w:tcBorders>
            <w:vAlign w:val="center"/>
            <w:hideMark/>
          </w:tcPr>
          <w:p w14:paraId="2DEC5FA4"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E</w:t>
            </w:r>
          </w:p>
        </w:tc>
        <w:tc>
          <w:tcPr>
            <w:tcW w:w="4226" w:type="dxa"/>
            <w:tcBorders>
              <w:top w:val="nil"/>
              <w:left w:val="nil"/>
              <w:bottom w:val="single" w:sz="12" w:space="0" w:color="auto"/>
              <w:right w:val="nil"/>
            </w:tcBorders>
            <w:vAlign w:val="center"/>
            <w:hideMark/>
          </w:tcPr>
          <w:p w14:paraId="601DECF8" w14:textId="77777777" w:rsidR="00942637" w:rsidRPr="00AF0027" w:rsidRDefault="00942637" w:rsidP="00A42651">
            <w:pPr>
              <w:overflowPunct/>
              <w:autoSpaceDE/>
              <w:autoSpaceDN/>
              <w:adjustRightInd/>
              <w:textAlignment w:val="auto"/>
              <w:rPr>
                <w:rFonts w:cs="Arial"/>
                <w:lang w:val="en-GB" w:eastAsia="en-US"/>
              </w:rPr>
            </w:pPr>
            <w:r w:rsidRPr="00AF0027">
              <w:rPr>
                <w:rFonts w:cs="Arial"/>
                <w:lang w:val="en-GB" w:eastAsia="en-US"/>
              </w:rPr>
              <w:t>Supporting Staff</w:t>
            </w:r>
          </w:p>
        </w:tc>
        <w:tc>
          <w:tcPr>
            <w:tcW w:w="3150" w:type="dxa"/>
            <w:tcBorders>
              <w:top w:val="nil"/>
              <w:left w:val="nil"/>
              <w:bottom w:val="single" w:sz="12" w:space="0" w:color="auto"/>
              <w:right w:val="nil"/>
            </w:tcBorders>
            <w:vAlign w:val="center"/>
            <w:hideMark/>
          </w:tcPr>
          <w:p w14:paraId="7718D07D"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 </w:t>
            </w:r>
          </w:p>
        </w:tc>
        <w:tc>
          <w:tcPr>
            <w:tcW w:w="1575" w:type="dxa"/>
            <w:tcBorders>
              <w:top w:val="nil"/>
              <w:left w:val="nil"/>
              <w:bottom w:val="single" w:sz="12" w:space="0" w:color="auto"/>
              <w:right w:val="nil"/>
            </w:tcBorders>
            <w:vAlign w:val="center"/>
            <w:hideMark/>
          </w:tcPr>
          <w:p w14:paraId="0E0348EB" w14:textId="77777777" w:rsidR="00942637" w:rsidRPr="00AF0027" w:rsidRDefault="00942637" w:rsidP="00A42651">
            <w:pPr>
              <w:overflowPunct/>
              <w:autoSpaceDE/>
              <w:autoSpaceDN/>
              <w:adjustRightInd/>
              <w:jc w:val="center"/>
              <w:textAlignment w:val="auto"/>
              <w:rPr>
                <w:rFonts w:cs="Arial"/>
                <w:lang w:val="en-GB" w:eastAsia="en-US"/>
              </w:rPr>
            </w:pPr>
            <w:r w:rsidRPr="00AF0027">
              <w:rPr>
                <w:rFonts w:cs="Arial"/>
                <w:lang w:val="en-GB" w:eastAsia="en-US"/>
              </w:rPr>
              <w:t>40</w:t>
            </w:r>
          </w:p>
        </w:tc>
      </w:tr>
    </w:tbl>
    <w:p w14:paraId="3E7CCFF3" w14:textId="28A7F315" w:rsidR="00942637" w:rsidRPr="00221C5A" w:rsidRDefault="00942637" w:rsidP="00FD6EA1">
      <w:pPr>
        <w:pStyle w:val="E1"/>
        <w:rPr>
          <w:rFonts w:cs="Arial"/>
          <w:lang w:eastAsia="en-US"/>
        </w:rPr>
      </w:pPr>
      <w:bookmarkStart w:id="309" w:name="_Toc132726751"/>
      <w:r w:rsidRPr="00221C5A">
        <w:rPr>
          <w:rFonts w:cs="Arial"/>
          <w:lang w:eastAsia="en-US"/>
        </w:rPr>
        <w:t xml:space="preserve">Table </w:t>
      </w:r>
      <w:r w:rsidRPr="00221C5A">
        <w:rPr>
          <w:rFonts w:cs="Arial"/>
          <w:lang w:eastAsia="en-US"/>
        </w:rPr>
        <w:fldChar w:fldCharType="begin"/>
      </w:r>
      <w:r w:rsidRPr="00221C5A">
        <w:rPr>
          <w:rFonts w:cs="Arial"/>
          <w:lang w:eastAsia="en-US"/>
        </w:rPr>
        <w:instrText xml:space="preserve"> SEQ Table \* ARABIC </w:instrText>
      </w:r>
      <w:r w:rsidRPr="00221C5A">
        <w:rPr>
          <w:rFonts w:cs="Arial"/>
          <w:lang w:eastAsia="en-US"/>
        </w:rPr>
        <w:fldChar w:fldCharType="separate"/>
      </w:r>
      <w:r w:rsidR="00C5725A">
        <w:rPr>
          <w:rFonts w:cs="Arial"/>
          <w:noProof/>
          <w:lang w:eastAsia="en-US"/>
        </w:rPr>
        <w:t>3</w:t>
      </w:r>
      <w:r w:rsidRPr="00221C5A">
        <w:rPr>
          <w:rFonts w:cs="Arial"/>
          <w:lang w:eastAsia="en-US"/>
        </w:rPr>
        <w:fldChar w:fldCharType="end"/>
      </w:r>
      <w:r w:rsidRPr="00221C5A">
        <w:rPr>
          <w:rFonts w:cs="Arial"/>
          <w:lang w:eastAsia="en-US"/>
        </w:rPr>
        <w:t xml:space="preserve">: </w:t>
      </w:r>
      <w:r>
        <w:rPr>
          <w:rFonts w:cs="Arial"/>
          <w:lang w:eastAsia="en-US"/>
        </w:rPr>
        <w:t>Reimbursable Rate</w:t>
      </w:r>
      <w:bookmarkEnd w:id="309"/>
    </w:p>
    <w:p w14:paraId="5CD12647" w14:textId="3F7EFB8F" w:rsidR="00FD6EA1" w:rsidRDefault="00FD6EA1" w:rsidP="00942637">
      <w:pPr>
        <w:spacing w:after="160" w:line="320" w:lineRule="atLeast"/>
        <w:ind w:firstLine="709"/>
        <w:rPr>
          <w:rFonts w:cs="Arial"/>
          <w:u w:val="single"/>
          <w:lang w:val="en-GB"/>
        </w:rPr>
      </w:pPr>
    </w:p>
    <w:p w14:paraId="733F3BCA" w14:textId="7CC997CA" w:rsidR="00942637" w:rsidRPr="00221C5A" w:rsidRDefault="00942637" w:rsidP="00942637">
      <w:pPr>
        <w:spacing w:after="160" w:line="320" w:lineRule="atLeast"/>
        <w:ind w:firstLine="709"/>
        <w:rPr>
          <w:rFonts w:cs="Arial"/>
          <w:u w:val="single"/>
          <w:lang w:val="en-GB"/>
        </w:rPr>
      </w:pPr>
      <w:r w:rsidRPr="00221C5A">
        <w:rPr>
          <w:rFonts w:cs="Arial"/>
          <w:u w:val="single"/>
          <w:lang w:val="en-GB"/>
        </w:rPr>
        <w:t>General Notes:</w:t>
      </w:r>
    </w:p>
    <w:p w14:paraId="5BE5B017" w14:textId="34F0CED4" w:rsidR="00942637" w:rsidRPr="00221C5A" w:rsidRDefault="00942637" w:rsidP="00811191">
      <w:pPr>
        <w:numPr>
          <w:ilvl w:val="0"/>
          <w:numId w:val="35"/>
        </w:numPr>
        <w:spacing w:after="160" w:line="320" w:lineRule="atLeast"/>
        <w:ind w:left="1440" w:hanging="540"/>
        <w:rPr>
          <w:rFonts w:cs="Arial"/>
          <w:lang w:val="en-GB"/>
        </w:rPr>
      </w:pPr>
      <w:bookmarkStart w:id="310" w:name="_Toc435710118"/>
      <w:r w:rsidRPr="00221C5A">
        <w:rPr>
          <w:rFonts w:cs="Arial"/>
          <w:lang w:val="en-GB"/>
        </w:rPr>
        <w:t xml:space="preserve">ILF-Rates for </w:t>
      </w:r>
      <w:r w:rsidR="00070D1B">
        <w:rPr>
          <w:rFonts w:cs="Arial"/>
          <w:lang w:val="en-GB"/>
        </w:rPr>
        <w:t>2026</w:t>
      </w:r>
      <w:r w:rsidR="00070D1B" w:rsidRPr="00221C5A">
        <w:rPr>
          <w:rFonts w:cs="Arial"/>
          <w:lang w:val="en-GB"/>
        </w:rPr>
        <w:t xml:space="preserve"> </w:t>
      </w:r>
      <w:r w:rsidRPr="00221C5A">
        <w:rPr>
          <w:rFonts w:cs="Arial"/>
          <w:lang w:val="en-GB"/>
        </w:rPr>
        <w:t xml:space="preserve">are valid until December 31st, </w:t>
      </w:r>
      <w:r w:rsidR="00FF4DCF" w:rsidRPr="00221C5A">
        <w:rPr>
          <w:rFonts w:cs="Arial"/>
          <w:lang w:val="en-GB"/>
        </w:rPr>
        <w:t>202</w:t>
      </w:r>
      <w:r w:rsidR="00070D1B">
        <w:rPr>
          <w:rFonts w:cs="Arial"/>
          <w:lang w:val="en-GB"/>
        </w:rPr>
        <w:t>6</w:t>
      </w:r>
      <w:r w:rsidRPr="00221C5A">
        <w:rPr>
          <w:rFonts w:cs="Arial"/>
          <w:lang w:val="en-GB"/>
        </w:rPr>
        <w:t>.</w:t>
      </w:r>
      <w:bookmarkEnd w:id="310"/>
      <w:r w:rsidRPr="00221C5A">
        <w:rPr>
          <w:rFonts w:cs="Arial"/>
          <w:lang w:val="en-GB"/>
        </w:rPr>
        <w:t xml:space="preserve">  </w:t>
      </w:r>
    </w:p>
    <w:p w14:paraId="15A13800" w14:textId="77777777" w:rsidR="00942637" w:rsidRPr="00221C5A" w:rsidRDefault="00942637" w:rsidP="00811191">
      <w:pPr>
        <w:numPr>
          <w:ilvl w:val="0"/>
          <w:numId w:val="35"/>
        </w:numPr>
        <w:spacing w:after="160" w:line="320" w:lineRule="atLeast"/>
        <w:ind w:left="1418" w:hanging="567"/>
        <w:rPr>
          <w:rFonts w:cs="Arial"/>
          <w:lang w:val="en-GB"/>
        </w:rPr>
      </w:pPr>
      <w:bookmarkStart w:id="311" w:name="_Toc435710120"/>
      <w:r w:rsidRPr="00221C5A">
        <w:rPr>
          <w:rFonts w:cs="Arial"/>
          <w:lang w:val="en-GB"/>
        </w:rPr>
        <w:t>Above rates apply for ILF-employees, agency personnel and consultants managed by ILF.</w:t>
      </w:r>
      <w:bookmarkEnd w:id="311"/>
      <w:r w:rsidRPr="00221C5A">
        <w:rPr>
          <w:rFonts w:cs="Arial"/>
          <w:lang w:val="en-GB"/>
        </w:rPr>
        <w:t xml:space="preserve">  </w:t>
      </w:r>
    </w:p>
    <w:p w14:paraId="64EE2314" w14:textId="77777777" w:rsidR="00942637" w:rsidRPr="00221C5A" w:rsidRDefault="00942637" w:rsidP="00811191">
      <w:pPr>
        <w:numPr>
          <w:ilvl w:val="0"/>
          <w:numId w:val="35"/>
        </w:numPr>
        <w:spacing w:after="160" w:line="320" w:lineRule="atLeast"/>
        <w:ind w:left="1418" w:hanging="567"/>
        <w:rPr>
          <w:rFonts w:cs="Arial"/>
          <w:lang w:val="en-GB"/>
        </w:rPr>
      </w:pPr>
      <w:bookmarkStart w:id="312" w:name="_Toc435710121"/>
      <w:r w:rsidRPr="00221C5A">
        <w:rPr>
          <w:rFonts w:cs="Arial"/>
          <w:lang w:val="en-GB"/>
        </w:rPr>
        <w:t>Rates includes general overheads, management, administration, office services, office rent, furniture and office equipment, drafting and secretarial supplies, computer hardware, general and normal engineering software, local communications, normal in-house reprographic services (including up to 3 copies of draft and 3 copies of final documents), insurance, payroll burden, personnel taxes, holiday time, general office maintenance and profit.</w:t>
      </w:r>
      <w:bookmarkEnd w:id="312"/>
    </w:p>
    <w:p w14:paraId="1EC49042" w14:textId="77777777" w:rsidR="00942637" w:rsidRPr="00221C5A" w:rsidRDefault="00942637" w:rsidP="00811191">
      <w:pPr>
        <w:numPr>
          <w:ilvl w:val="0"/>
          <w:numId w:val="35"/>
        </w:numPr>
        <w:spacing w:after="160" w:line="320" w:lineRule="atLeast"/>
        <w:ind w:left="1418" w:hanging="567"/>
        <w:rPr>
          <w:rFonts w:cs="Arial"/>
          <w:lang w:val="en-GB"/>
        </w:rPr>
      </w:pPr>
      <w:r w:rsidRPr="00221C5A">
        <w:rPr>
          <w:rFonts w:cs="Arial"/>
          <w:lang w:val="en-GB"/>
        </w:rPr>
        <w:t xml:space="preserve">Regular working time in ILF Nigerian offices is 5 days per week, 8h per day. </w:t>
      </w:r>
    </w:p>
    <w:p w14:paraId="75DEED38" w14:textId="77777777" w:rsidR="00942637" w:rsidRPr="00221C5A" w:rsidRDefault="00942637" w:rsidP="00811191">
      <w:pPr>
        <w:numPr>
          <w:ilvl w:val="0"/>
          <w:numId w:val="35"/>
        </w:numPr>
        <w:spacing w:after="160" w:line="320" w:lineRule="atLeast"/>
        <w:ind w:left="1418" w:hanging="567"/>
        <w:rPr>
          <w:rFonts w:cs="Arial"/>
          <w:lang w:val="en-GB"/>
        </w:rPr>
      </w:pPr>
      <w:r w:rsidRPr="00221C5A">
        <w:rPr>
          <w:rFonts w:cs="Arial"/>
          <w:lang w:val="en-GB"/>
        </w:rPr>
        <w:t xml:space="preserve">Regular working time onsite during site surveys is 6 days per week, 10h per day. </w:t>
      </w:r>
    </w:p>
    <w:p w14:paraId="043F74DC" w14:textId="77777777" w:rsidR="00942637" w:rsidRPr="00221C5A" w:rsidRDefault="00942637" w:rsidP="00811191">
      <w:pPr>
        <w:numPr>
          <w:ilvl w:val="0"/>
          <w:numId w:val="35"/>
        </w:numPr>
        <w:spacing w:after="160" w:line="320" w:lineRule="atLeast"/>
        <w:ind w:left="1418" w:hanging="567"/>
        <w:rPr>
          <w:rFonts w:cs="Arial"/>
          <w:lang w:val="en-GB"/>
        </w:rPr>
      </w:pPr>
      <w:r w:rsidRPr="00221C5A">
        <w:rPr>
          <w:rFonts w:cs="Arial"/>
          <w:lang w:val="en-GB"/>
        </w:rPr>
        <w:t xml:space="preserve">Working time in Nigeria for Expat Staff is limited to 6 days per week, 10h per day. </w:t>
      </w:r>
    </w:p>
    <w:p w14:paraId="1172C49C" w14:textId="4457700E" w:rsidR="00942637" w:rsidRPr="00B07E63" w:rsidRDefault="00942637" w:rsidP="00811191">
      <w:pPr>
        <w:numPr>
          <w:ilvl w:val="0"/>
          <w:numId w:val="35"/>
        </w:numPr>
        <w:overflowPunct/>
        <w:autoSpaceDE/>
        <w:autoSpaceDN/>
        <w:adjustRightInd/>
        <w:spacing w:after="160" w:line="360" w:lineRule="auto"/>
        <w:ind w:left="1418" w:hanging="567"/>
        <w:textAlignment w:val="auto"/>
        <w:rPr>
          <w:lang w:val="en-GB"/>
        </w:rPr>
      </w:pPr>
      <w:bookmarkStart w:id="313" w:name="_Toc435710127"/>
      <w:r w:rsidRPr="00221C5A">
        <w:rPr>
          <w:rFonts w:cs="Arial"/>
          <w:lang w:val="en-GB"/>
        </w:rPr>
        <w:t>Rates are exclusive of VAT, which is to be reimbursed additionally where applicable.</w:t>
      </w:r>
      <w:bookmarkEnd w:id="313"/>
    </w:p>
    <w:p w14:paraId="1904E93F" w14:textId="2FF0EF56" w:rsidR="00B07E63" w:rsidRPr="00341081" w:rsidRDefault="00B07E63" w:rsidP="00341081">
      <w:pPr>
        <w:numPr>
          <w:ilvl w:val="0"/>
          <w:numId w:val="35"/>
        </w:numPr>
        <w:overflowPunct/>
        <w:autoSpaceDE/>
        <w:autoSpaceDN/>
        <w:adjustRightInd/>
        <w:spacing w:after="160" w:line="360" w:lineRule="auto"/>
        <w:ind w:left="1418" w:hanging="567"/>
        <w:textAlignment w:val="auto"/>
        <w:rPr>
          <w:rFonts w:cs="Arial"/>
          <w:lang w:val="en-GB"/>
        </w:rPr>
      </w:pPr>
      <w:r w:rsidRPr="00B07E63">
        <w:rPr>
          <w:rFonts w:cs="Arial"/>
          <w:lang w:val="en-GB"/>
        </w:rPr>
        <w:lastRenderedPageBreak/>
        <w:t>Payment shall be made within ten (10</w:t>
      </w:r>
      <w:r w:rsidRPr="00341081">
        <w:rPr>
          <w:rFonts w:cs="Arial"/>
          <w:lang w:val="en-GB"/>
        </w:rPr>
        <w:t>) calendar days after submission of each invoice.</w:t>
      </w:r>
    </w:p>
    <w:p w14:paraId="29F00D88" w14:textId="77777777" w:rsidR="00942637" w:rsidRPr="00552342" w:rsidRDefault="00942637" w:rsidP="00942637">
      <w:pPr>
        <w:pStyle w:val="Heading2"/>
        <w:keepNext/>
        <w:tabs>
          <w:tab w:val="num" w:pos="851"/>
        </w:tabs>
        <w:overflowPunct/>
        <w:autoSpaceDE/>
        <w:autoSpaceDN/>
        <w:adjustRightInd/>
        <w:spacing w:after="240"/>
        <w:ind w:left="851" w:hanging="851"/>
        <w:jc w:val="both"/>
        <w:textAlignment w:val="auto"/>
      </w:pPr>
      <w:bookmarkStart w:id="314" w:name="_Toc5694895"/>
      <w:bookmarkStart w:id="315" w:name="_Toc78470192"/>
      <w:bookmarkStart w:id="316" w:name="_Toc132726739"/>
      <w:bookmarkEnd w:id="303"/>
      <w:r w:rsidRPr="00552342">
        <w:t>Non Labour Costs</w:t>
      </w:r>
      <w:bookmarkEnd w:id="314"/>
      <w:bookmarkEnd w:id="315"/>
      <w:bookmarkEnd w:id="316"/>
      <w:r w:rsidRPr="00552342">
        <w:t xml:space="preserve"> </w:t>
      </w:r>
    </w:p>
    <w:p w14:paraId="7943D0CD" w14:textId="67B6BABD" w:rsidR="00942637" w:rsidRPr="00221C5A" w:rsidRDefault="005542EB" w:rsidP="008E6566">
      <w:pPr>
        <w:spacing w:after="120" w:line="360" w:lineRule="auto"/>
        <w:ind w:left="851"/>
        <w:rPr>
          <w:lang w:val="en-GB"/>
        </w:rPr>
      </w:pPr>
      <w:r>
        <w:rPr>
          <w:lang w:val="en-GB"/>
        </w:rPr>
        <w:t>For activities executed outside the scope of work defined herein, t</w:t>
      </w:r>
      <w:r w:rsidR="00942637" w:rsidRPr="00221C5A">
        <w:rPr>
          <w:lang w:val="en-GB"/>
        </w:rPr>
        <w:t>he non-labour costs such as travel, accommodation, messing, etc., if applicable, are to be invoiced at documented cost plus 15% mark-up.</w:t>
      </w:r>
    </w:p>
    <w:p w14:paraId="39AE43BB" w14:textId="77777777" w:rsidR="00942637" w:rsidRPr="00221C5A" w:rsidRDefault="00942637" w:rsidP="008E6566">
      <w:pPr>
        <w:spacing w:after="120" w:line="360" w:lineRule="auto"/>
        <w:ind w:left="851"/>
        <w:rPr>
          <w:lang w:val="en-GB"/>
        </w:rPr>
      </w:pPr>
      <w:r w:rsidRPr="00221C5A">
        <w:rPr>
          <w:lang w:val="en-GB"/>
        </w:rPr>
        <w:t xml:space="preserve">This Service Proposal covers the license costs only for the following software: Operating system, Microsoft Word, Excel, PowerPoint, Outlook, AutoCAD, and the associated software listed herein. </w:t>
      </w:r>
    </w:p>
    <w:p w14:paraId="623FF8C2" w14:textId="4EB35059" w:rsidR="00B07E63" w:rsidRDefault="00942637" w:rsidP="008E6566">
      <w:pPr>
        <w:spacing w:after="120" w:line="360" w:lineRule="auto"/>
        <w:ind w:left="851"/>
        <w:rPr>
          <w:lang w:val="en-GB"/>
        </w:rPr>
      </w:pPr>
      <w:r w:rsidRPr="00221C5A">
        <w:rPr>
          <w:lang w:val="en-GB"/>
        </w:rPr>
        <w:t>If any special software is required, it will be acquired by ILF Engineers Nigeria at documented cost plus 15% mark-up</w:t>
      </w:r>
      <w:r w:rsidR="004C48C5">
        <w:rPr>
          <w:lang w:val="en-GB"/>
        </w:rPr>
        <w:t xml:space="preserve"> or directly by client.</w:t>
      </w:r>
    </w:p>
    <w:p w14:paraId="5D9F5740" w14:textId="77777777" w:rsidR="007F467B" w:rsidRDefault="007F467B">
      <w:pPr>
        <w:overflowPunct/>
        <w:autoSpaceDE/>
        <w:autoSpaceDN/>
        <w:adjustRightInd/>
        <w:jc w:val="left"/>
        <w:textAlignment w:val="auto"/>
        <w:rPr>
          <w:b/>
          <w:caps/>
          <w:color w:val="305291" w:themeColor="accent1"/>
          <w:kern w:val="28"/>
          <w:lang w:val="en-GB"/>
        </w:rPr>
      </w:pPr>
      <w:bookmarkStart w:id="317" w:name="_Toc38818763"/>
      <w:bookmarkStart w:id="318" w:name="_Toc42169237"/>
      <w:bookmarkStart w:id="319" w:name="_Toc78470194"/>
      <w:r>
        <w:br w:type="page"/>
      </w:r>
    </w:p>
    <w:p w14:paraId="6931CE6C" w14:textId="74045988" w:rsidR="00942637" w:rsidRPr="00564882" w:rsidRDefault="00942637" w:rsidP="00564882">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320" w:name="_Toc132726741"/>
      <w:r w:rsidRPr="00564882">
        <w:rPr>
          <w:sz w:val="22"/>
        </w:rPr>
        <w:lastRenderedPageBreak/>
        <w:t>ASSUMPTIONS AND EXCLUSIONS</w:t>
      </w:r>
      <w:bookmarkEnd w:id="317"/>
      <w:bookmarkEnd w:id="318"/>
      <w:bookmarkEnd w:id="319"/>
      <w:bookmarkEnd w:id="320"/>
    </w:p>
    <w:p w14:paraId="462AE9C7" w14:textId="77777777" w:rsidR="00882C4C" w:rsidRPr="00221C5A" w:rsidRDefault="00882C4C" w:rsidP="001366FC">
      <w:pPr>
        <w:pStyle w:val="P1"/>
        <w:rPr>
          <w:lang w:val="en-GB"/>
        </w:rPr>
      </w:pPr>
      <w:r w:rsidRPr="00221C5A">
        <w:rPr>
          <w:lang w:val="en-GB"/>
        </w:rPr>
        <w:t>ILF’s proposal does not include the Topographical Surveys, Soil Investigation and any environmental study;</w:t>
      </w:r>
    </w:p>
    <w:p w14:paraId="775754E0" w14:textId="77777777" w:rsidR="00882C4C" w:rsidRPr="00221C5A" w:rsidRDefault="00882C4C" w:rsidP="001366FC">
      <w:pPr>
        <w:pStyle w:val="P1"/>
        <w:rPr>
          <w:lang w:val="en-GB"/>
        </w:rPr>
      </w:pPr>
      <w:r w:rsidRPr="00221C5A">
        <w:rPr>
          <w:lang w:val="en-GB"/>
        </w:rPr>
        <w:t>Project and document language shall be English.</w:t>
      </w:r>
    </w:p>
    <w:p w14:paraId="6C60108E" w14:textId="77777777" w:rsidR="00882C4C" w:rsidRPr="00221C5A" w:rsidRDefault="00882C4C" w:rsidP="001366FC">
      <w:pPr>
        <w:pStyle w:val="P1"/>
        <w:rPr>
          <w:lang w:val="en-GB"/>
        </w:rPr>
      </w:pPr>
      <w:r w:rsidRPr="00221C5A">
        <w:rPr>
          <w:lang w:val="en-GB"/>
        </w:rPr>
        <w:t>All Client provided documentation is available at the project kick-off and upon request if any other is required, no idle time waiting for receipt of documents is included here;</w:t>
      </w:r>
    </w:p>
    <w:p w14:paraId="30B4FAB7" w14:textId="77777777" w:rsidR="00E76488" w:rsidRDefault="00070D1B" w:rsidP="001366FC">
      <w:pPr>
        <w:pStyle w:val="P1"/>
        <w:rPr>
          <w:lang w:val="en-GB"/>
        </w:rPr>
      </w:pPr>
      <w:r w:rsidRPr="003E6EB2">
        <w:rPr>
          <w:lang w:val="en-GB"/>
        </w:rPr>
        <w:t>A qualified third party inspector for QA/QC activities is required for all testing and inspection services.</w:t>
      </w:r>
      <w:r w:rsidR="00E76488">
        <w:rPr>
          <w:lang w:val="en-GB"/>
        </w:rPr>
        <w:t xml:space="preserve"> </w:t>
      </w:r>
    </w:p>
    <w:p w14:paraId="3C68091A" w14:textId="07DC7D06" w:rsidR="00882C4C" w:rsidRPr="00221C5A" w:rsidRDefault="00882C4C" w:rsidP="001366FC">
      <w:pPr>
        <w:pStyle w:val="P1"/>
        <w:rPr>
          <w:lang w:val="en-GB"/>
        </w:rPr>
      </w:pPr>
      <w:r w:rsidRPr="00221C5A">
        <w:rPr>
          <w:lang w:val="en-GB"/>
        </w:rPr>
        <w:t xml:space="preserve">All Client’s provided documentation is in English language, no contingencies have been included in this proposal for translation. Translation of documents can be done upon request but it will be considered as a Variation Order to this Contract. </w:t>
      </w:r>
    </w:p>
    <w:p w14:paraId="7E320B79" w14:textId="77777777" w:rsidR="00882C4C" w:rsidRPr="00221C5A" w:rsidRDefault="00882C4C" w:rsidP="001366FC">
      <w:pPr>
        <w:pStyle w:val="P1"/>
        <w:rPr>
          <w:lang w:val="en-GB"/>
        </w:rPr>
      </w:pPr>
      <w:r w:rsidRPr="00221C5A">
        <w:rPr>
          <w:lang w:val="en-GB"/>
        </w:rPr>
        <w:t xml:space="preserve">Access to the Terminal is granted, no idle time is considered due to strikes, accessibility problems due to terminal operator’s refusal to grant access, traffic conditions, local unrest, local communities, etc.; </w:t>
      </w:r>
    </w:p>
    <w:p w14:paraId="60EF29C6" w14:textId="0BB87A3F" w:rsidR="00882C4C" w:rsidRDefault="00882C4C" w:rsidP="001366FC">
      <w:pPr>
        <w:pStyle w:val="P1"/>
        <w:rPr>
          <w:lang w:val="en-GB"/>
        </w:rPr>
      </w:pPr>
      <w:r w:rsidRPr="00221C5A">
        <w:rPr>
          <w:lang w:val="en-GB"/>
        </w:rPr>
        <w:t xml:space="preserve">Safety, Health and Environment protection while ILF Team is at site falls under the Client Responsibility including safety induction prior accessing the site. No resources are considered in this proposal from ILF for such. </w:t>
      </w:r>
    </w:p>
    <w:p w14:paraId="3F368CEB" w14:textId="684875DB" w:rsidR="00C04FCF" w:rsidRPr="00221C5A" w:rsidRDefault="00C04FCF" w:rsidP="001366FC">
      <w:pPr>
        <w:pStyle w:val="P1"/>
        <w:rPr>
          <w:lang w:val="en-GB"/>
        </w:rPr>
      </w:pPr>
      <w:r>
        <w:rPr>
          <w:lang w:val="en-GB"/>
        </w:rPr>
        <w:t xml:space="preserve">Client shall provide third party inspection services for all quality inspections both at site and any fabrication locations. </w:t>
      </w:r>
      <w:r w:rsidR="002740E5" w:rsidRPr="00FF4DCF">
        <w:rPr>
          <w:lang w:val="en-GB"/>
        </w:rPr>
        <w:t>It is assumed that third party inspection (TPI) will be contracted directly by Client, in coordination and under the supervision of the Consultant.</w:t>
      </w:r>
    </w:p>
    <w:p w14:paraId="334CA68F" w14:textId="6E510DF5" w:rsidR="00942637" w:rsidRPr="00221C5A" w:rsidRDefault="00882C4C" w:rsidP="001366FC">
      <w:pPr>
        <w:pStyle w:val="P1"/>
        <w:rPr>
          <w:lang w:val="en-GB"/>
        </w:rPr>
      </w:pPr>
      <w:r w:rsidRPr="00221C5A">
        <w:rPr>
          <w:lang w:val="en-GB"/>
        </w:rPr>
        <w:t>The expected review time for documents submitted to Client is 5 working days. No contingencies are included in this proposal for a longer review time</w:t>
      </w:r>
      <w:r w:rsidR="00942637" w:rsidRPr="00221C5A">
        <w:rPr>
          <w:lang w:val="en-GB"/>
        </w:rPr>
        <w:t xml:space="preserve">. </w:t>
      </w:r>
    </w:p>
    <w:p w14:paraId="1E9E7A38" w14:textId="77777777" w:rsidR="00942637" w:rsidRDefault="00942637" w:rsidP="001366FC">
      <w:pPr>
        <w:pStyle w:val="P1"/>
        <w:rPr>
          <w:lang w:val="en-GB"/>
        </w:rPr>
      </w:pPr>
      <w:r w:rsidRPr="00221C5A">
        <w:rPr>
          <w:lang w:val="en-GB"/>
        </w:rPr>
        <w:t>No procurement is envisaged and this priced proposal does not cover procurement. Any necessary procurement shall be approved by Client and made by ILF at cost plus 5%.</w:t>
      </w:r>
    </w:p>
    <w:p w14:paraId="37CF1298" w14:textId="77777777" w:rsidR="00070D1B" w:rsidRPr="00415819" w:rsidRDefault="00070D1B" w:rsidP="00070D1B">
      <w:pPr>
        <w:pStyle w:val="P1"/>
        <w:rPr>
          <w:lang w:val="en-GB"/>
        </w:rPr>
      </w:pPr>
      <w:r>
        <w:rPr>
          <w:lang w:val="en-GB"/>
        </w:rPr>
        <w:t>Client</w:t>
      </w:r>
      <w:r w:rsidRPr="00415819">
        <w:rPr>
          <w:lang w:val="en-GB"/>
        </w:rPr>
        <w:t xml:space="preserve"> shall be responsible for the development of the gas supply pipeline</w:t>
      </w:r>
      <w:r>
        <w:rPr>
          <w:lang w:val="en-GB"/>
        </w:rPr>
        <w:t xml:space="preserve"> and all other supporting infrastructure. Technical Advisory services related to these are not included in the current scope.</w:t>
      </w:r>
    </w:p>
    <w:p w14:paraId="705C60A0" w14:textId="7E8BC5A0" w:rsidR="00070D1B" w:rsidRPr="00221C5A" w:rsidDel="00070D1B" w:rsidRDefault="00070D1B" w:rsidP="001366FC">
      <w:pPr>
        <w:pStyle w:val="P1"/>
        <w:rPr>
          <w:del w:id="321" w:author="Nelson, Abayomi" w:date="2026-02-07T19:52:00Z" w16du:dateUtc="2026-02-07T18:52:00Z"/>
          <w:lang w:val="en-GB"/>
        </w:rPr>
      </w:pPr>
    </w:p>
    <w:p w14:paraId="342DDF0C" w14:textId="77777777" w:rsidR="00360344" w:rsidRDefault="00360344">
      <w:pPr>
        <w:overflowPunct/>
        <w:autoSpaceDE/>
        <w:autoSpaceDN/>
        <w:adjustRightInd/>
        <w:jc w:val="left"/>
        <w:textAlignment w:val="auto"/>
        <w:rPr>
          <w:b/>
          <w:color w:val="305291" w:themeColor="accent1"/>
          <w:sz w:val="20"/>
          <w:lang w:val="en-GB"/>
        </w:rPr>
      </w:pPr>
      <w:bookmarkStart w:id="322" w:name="_Toc22474618"/>
      <w:bookmarkStart w:id="323" w:name="_Toc78470195"/>
      <w:r>
        <w:br w:type="page"/>
      </w:r>
    </w:p>
    <w:p w14:paraId="40C367A6" w14:textId="3F1D72A4" w:rsidR="00942637" w:rsidRPr="00552342" w:rsidRDefault="00942637" w:rsidP="00942637">
      <w:pPr>
        <w:pStyle w:val="Heading2"/>
        <w:keepNext/>
        <w:tabs>
          <w:tab w:val="num" w:pos="851"/>
        </w:tabs>
        <w:overflowPunct/>
        <w:autoSpaceDE/>
        <w:autoSpaceDN/>
        <w:adjustRightInd/>
        <w:spacing w:after="240"/>
        <w:ind w:left="851" w:hanging="851"/>
        <w:jc w:val="both"/>
        <w:textAlignment w:val="auto"/>
      </w:pPr>
      <w:bookmarkStart w:id="324" w:name="_Toc132726742"/>
      <w:r w:rsidRPr="00552342">
        <w:lastRenderedPageBreak/>
        <w:t>Exclusions from Services</w:t>
      </w:r>
      <w:bookmarkEnd w:id="322"/>
      <w:bookmarkEnd w:id="323"/>
      <w:bookmarkEnd w:id="324"/>
    </w:p>
    <w:p w14:paraId="236C12B7" w14:textId="77777777" w:rsidR="00942637" w:rsidRPr="008E6566" w:rsidRDefault="00942637" w:rsidP="008E6566">
      <w:pPr>
        <w:spacing w:after="120" w:line="360" w:lineRule="auto"/>
        <w:ind w:left="851"/>
        <w:rPr>
          <w:lang w:val="en-GB"/>
        </w:rPr>
      </w:pPr>
      <w:r w:rsidRPr="008E6566">
        <w:rPr>
          <w:lang w:val="en-GB"/>
        </w:rPr>
        <w:t>Please accept the following exclusions from our Services:</w:t>
      </w:r>
    </w:p>
    <w:p w14:paraId="3755ADB1" w14:textId="77777777" w:rsidR="00882C4C" w:rsidRPr="00221C5A" w:rsidRDefault="00882C4C" w:rsidP="001366FC">
      <w:pPr>
        <w:pStyle w:val="P1"/>
        <w:rPr>
          <w:lang w:val="en-GB"/>
        </w:rPr>
      </w:pPr>
      <w:r w:rsidRPr="00221C5A">
        <w:rPr>
          <w:lang w:val="en-GB"/>
        </w:rPr>
        <w:t>Purchase / supply of any equipment;</w:t>
      </w:r>
    </w:p>
    <w:p w14:paraId="6CF52EF2" w14:textId="77777777" w:rsidR="00882C4C" w:rsidRPr="00221C5A" w:rsidRDefault="00882C4C" w:rsidP="001366FC">
      <w:pPr>
        <w:pStyle w:val="P1"/>
        <w:rPr>
          <w:lang w:val="en-GB"/>
        </w:rPr>
      </w:pPr>
      <w:r w:rsidRPr="00221C5A">
        <w:rPr>
          <w:lang w:val="en-GB"/>
        </w:rPr>
        <w:t xml:space="preserve">Any kind of procurement activities or procurement documents; </w:t>
      </w:r>
    </w:p>
    <w:p w14:paraId="1516FD57" w14:textId="77777777" w:rsidR="00882C4C" w:rsidRPr="00221C5A" w:rsidRDefault="00882C4C" w:rsidP="001366FC">
      <w:pPr>
        <w:pStyle w:val="P1"/>
        <w:rPr>
          <w:lang w:val="en-GB"/>
        </w:rPr>
      </w:pPr>
      <w:r w:rsidRPr="00221C5A">
        <w:rPr>
          <w:lang w:val="en-GB"/>
        </w:rPr>
        <w:t xml:space="preserve">Any costs of the Company, licensors, authorities or third parties (incl. endorsement of documentation, personnel costs and applicable fees for permits, etc.) as well as their travel expenses and allowances; </w:t>
      </w:r>
    </w:p>
    <w:p w14:paraId="2E01BD29" w14:textId="77777777" w:rsidR="00882C4C" w:rsidRPr="00221C5A" w:rsidRDefault="00882C4C" w:rsidP="001366FC">
      <w:pPr>
        <w:pStyle w:val="P1"/>
        <w:rPr>
          <w:lang w:val="en-GB"/>
        </w:rPr>
      </w:pPr>
      <w:r w:rsidRPr="00221C5A">
        <w:rPr>
          <w:lang w:val="en-GB"/>
        </w:rPr>
        <w:t>Authority engineering;</w:t>
      </w:r>
    </w:p>
    <w:p w14:paraId="13C29D79" w14:textId="77777777" w:rsidR="00882C4C" w:rsidRPr="00221C5A" w:rsidRDefault="00882C4C" w:rsidP="001366FC">
      <w:pPr>
        <w:pStyle w:val="P1"/>
        <w:rPr>
          <w:lang w:val="en-GB"/>
        </w:rPr>
      </w:pPr>
      <w:r w:rsidRPr="00221C5A">
        <w:rPr>
          <w:lang w:val="en-GB"/>
        </w:rPr>
        <w:t>Costs arising from participation of a third party are excluded from our services. Such costs are based on national principles and cannot be estimated yet (e.g. certified bodies, etc.);</w:t>
      </w:r>
    </w:p>
    <w:p w14:paraId="2C1FDAB0" w14:textId="77777777" w:rsidR="00882C4C" w:rsidRPr="00221C5A" w:rsidRDefault="00882C4C" w:rsidP="001366FC">
      <w:pPr>
        <w:pStyle w:val="P1"/>
        <w:rPr>
          <w:lang w:val="en-GB"/>
        </w:rPr>
      </w:pPr>
      <w:r w:rsidRPr="00221C5A">
        <w:rPr>
          <w:lang w:val="en-GB"/>
        </w:rPr>
        <w:t>Supply of any equipment (exempted from this are those facilities which are necessary for carrying out the services);</w:t>
      </w:r>
    </w:p>
    <w:p w14:paraId="5D156076" w14:textId="77777777" w:rsidR="00882C4C" w:rsidRPr="00221C5A" w:rsidRDefault="00882C4C" w:rsidP="001366FC">
      <w:pPr>
        <w:pStyle w:val="P1"/>
        <w:rPr>
          <w:lang w:val="en-GB"/>
        </w:rPr>
      </w:pPr>
      <w:r w:rsidRPr="00221C5A">
        <w:rPr>
          <w:lang w:val="en-GB"/>
        </w:rPr>
        <w:t>Local fees and charges that may be associated with the execution of the work on site;</w:t>
      </w:r>
    </w:p>
    <w:p w14:paraId="1822767F" w14:textId="77777777" w:rsidR="00882C4C" w:rsidRPr="00221C5A" w:rsidRDefault="00882C4C" w:rsidP="001366FC">
      <w:pPr>
        <w:pStyle w:val="P1"/>
        <w:rPr>
          <w:lang w:val="en-GB"/>
        </w:rPr>
      </w:pPr>
      <w:r w:rsidRPr="00221C5A">
        <w:rPr>
          <w:lang w:val="en-GB"/>
        </w:rPr>
        <w:t>Adaption of existing documentation in case of missing or incorrect data, conversion of the existing documentation into editable files (e.g. AutoCAD).</w:t>
      </w:r>
    </w:p>
    <w:p w14:paraId="4FB6C4B6" w14:textId="30932BE4" w:rsidR="00942637" w:rsidRPr="00942637" w:rsidRDefault="00882C4C" w:rsidP="001366FC">
      <w:pPr>
        <w:pStyle w:val="P1"/>
        <w:rPr>
          <w:lang w:val="en-GB"/>
        </w:rPr>
      </w:pPr>
      <w:r w:rsidRPr="00221C5A">
        <w:rPr>
          <w:lang w:val="en-GB"/>
        </w:rPr>
        <w:t>Any travel costs for Company’s personnel (e.g. visas, tickets, accommodation, meals, daily allowance, insurance, etc.</w:t>
      </w:r>
      <w:r w:rsidR="00942637" w:rsidRPr="00221C5A">
        <w:rPr>
          <w:lang w:val="en-GB"/>
        </w:rPr>
        <w:t>)</w:t>
      </w:r>
    </w:p>
    <w:p w14:paraId="436B9C07" w14:textId="77777777" w:rsidR="004B1D9F" w:rsidRDefault="004B1D9F">
      <w:pPr>
        <w:overflowPunct/>
        <w:autoSpaceDE/>
        <w:autoSpaceDN/>
        <w:adjustRightInd/>
        <w:jc w:val="left"/>
        <w:textAlignment w:val="auto"/>
        <w:rPr>
          <w:b/>
          <w:caps/>
          <w:color w:val="305291" w:themeColor="accent1"/>
          <w:kern w:val="28"/>
          <w:sz w:val="20"/>
          <w:lang w:val="en-GB"/>
        </w:rPr>
      </w:pPr>
      <w:bookmarkStart w:id="325" w:name="_Toc343795136"/>
      <w:bookmarkStart w:id="326" w:name="_Toc482816534"/>
      <w:bookmarkStart w:id="327" w:name="_Toc22474623"/>
      <w:bookmarkStart w:id="328" w:name="_Toc78470196"/>
      <w:bookmarkStart w:id="329" w:name="_Toc322073749"/>
      <w:r>
        <w:br w:type="page"/>
      </w:r>
    </w:p>
    <w:p w14:paraId="0CEDB2FA" w14:textId="0A85A084" w:rsidR="00942637" w:rsidRPr="00564882" w:rsidRDefault="00942637" w:rsidP="00564882">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330" w:name="_Toc132726743"/>
      <w:r w:rsidRPr="00564882">
        <w:rPr>
          <w:sz w:val="22"/>
        </w:rPr>
        <w:lastRenderedPageBreak/>
        <w:t>CONTRACT</w:t>
      </w:r>
      <w:bookmarkEnd w:id="325"/>
      <w:bookmarkEnd w:id="326"/>
      <w:bookmarkEnd w:id="327"/>
      <w:bookmarkEnd w:id="328"/>
      <w:bookmarkEnd w:id="330"/>
    </w:p>
    <w:p w14:paraId="15F7D6D9" w14:textId="77777777" w:rsidR="00942637" w:rsidRPr="00221C5A" w:rsidRDefault="00942637" w:rsidP="008E6566">
      <w:pPr>
        <w:spacing w:after="120" w:line="360" w:lineRule="auto"/>
        <w:ind w:left="851"/>
        <w:rPr>
          <w:lang w:val="en-GB"/>
        </w:rPr>
      </w:pPr>
      <w:r w:rsidRPr="00221C5A">
        <w:rPr>
          <w:lang w:val="en-GB"/>
        </w:rPr>
        <w:t xml:space="preserve">Consultant proposes a FIDIC Client/Consultant Services Agreement as the Form of Agreement for the Project.  The following sections include proposed major terms to be included in the Particular Conditions clauses. </w:t>
      </w:r>
    </w:p>
    <w:p w14:paraId="5FF9F4E2" w14:textId="77777777" w:rsidR="00942637" w:rsidRPr="00552342" w:rsidRDefault="00942637" w:rsidP="00942637">
      <w:pPr>
        <w:pStyle w:val="Heading2"/>
        <w:keepNext/>
        <w:tabs>
          <w:tab w:val="num" w:pos="851"/>
        </w:tabs>
        <w:overflowPunct/>
        <w:autoSpaceDE/>
        <w:autoSpaceDN/>
        <w:adjustRightInd/>
        <w:spacing w:after="240"/>
        <w:ind w:left="851" w:hanging="851"/>
        <w:jc w:val="both"/>
        <w:textAlignment w:val="auto"/>
      </w:pPr>
      <w:bookmarkStart w:id="331" w:name="_Toc22474624"/>
      <w:bookmarkStart w:id="332" w:name="_Toc78470197"/>
      <w:bookmarkStart w:id="333" w:name="_Toc132726744"/>
      <w:r w:rsidRPr="00552342">
        <w:t>Contractual Liability Cap</w:t>
      </w:r>
      <w:bookmarkEnd w:id="331"/>
      <w:bookmarkEnd w:id="332"/>
      <w:bookmarkEnd w:id="333"/>
    </w:p>
    <w:p w14:paraId="133468D5" w14:textId="64A27FA7" w:rsidR="00942637" w:rsidRPr="00221C5A" w:rsidRDefault="00942637" w:rsidP="00942637">
      <w:pPr>
        <w:pStyle w:val="Textnormal"/>
        <w:rPr>
          <w:sz w:val="22"/>
          <w:szCs w:val="22"/>
          <w:lang w:val="en-GB"/>
        </w:rPr>
      </w:pPr>
      <w:r w:rsidRPr="00221C5A">
        <w:rPr>
          <w:sz w:val="22"/>
          <w:szCs w:val="22"/>
          <w:lang w:val="en-GB"/>
        </w:rPr>
        <w:t xml:space="preserve">The Consultant would like to propose to cap the total aggregate of the contractual liability to a maximum value of </w:t>
      </w:r>
      <w:r w:rsidR="00AD476A">
        <w:rPr>
          <w:sz w:val="22"/>
          <w:szCs w:val="22"/>
          <w:lang w:val="en-GB"/>
        </w:rPr>
        <w:t>3</w:t>
      </w:r>
      <w:r w:rsidR="00AD476A" w:rsidRPr="00221C5A">
        <w:rPr>
          <w:sz w:val="22"/>
          <w:szCs w:val="22"/>
          <w:lang w:val="en-GB"/>
        </w:rPr>
        <w:t>0</w:t>
      </w:r>
      <w:r w:rsidRPr="00221C5A">
        <w:rPr>
          <w:sz w:val="22"/>
          <w:szCs w:val="22"/>
          <w:lang w:val="en-GB"/>
        </w:rPr>
        <w:t>% of the received remuneration on the Project.</w:t>
      </w:r>
    </w:p>
    <w:p w14:paraId="5CA667FA" w14:textId="77777777" w:rsidR="00942637" w:rsidRPr="00552342" w:rsidRDefault="00942637" w:rsidP="00942637">
      <w:pPr>
        <w:pStyle w:val="Heading2"/>
        <w:keepNext/>
        <w:tabs>
          <w:tab w:val="num" w:pos="851"/>
        </w:tabs>
        <w:overflowPunct/>
        <w:autoSpaceDE/>
        <w:autoSpaceDN/>
        <w:adjustRightInd/>
        <w:spacing w:after="240"/>
        <w:ind w:left="851" w:hanging="851"/>
        <w:jc w:val="both"/>
        <w:textAlignment w:val="auto"/>
      </w:pPr>
      <w:bookmarkStart w:id="334" w:name="_Toc22474625"/>
      <w:bookmarkStart w:id="335" w:name="_Toc78470198"/>
      <w:bookmarkStart w:id="336" w:name="_Toc132726745"/>
      <w:r w:rsidRPr="00552342">
        <w:t>Project Language</w:t>
      </w:r>
      <w:bookmarkEnd w:id="334"/>
      <w:bookmarkEnd w:id="335"/>
      <w:bookmarkEnd w:id="336"/>
    </w:p>
    <w:p w14:paraId="76EFCF4A" w14:textId="77777777" w:rsidR="00942637" w:rsidRPr="00221C5A" w:rsidRDefault="00942637" w:rsidP="008E6566">
      <w:pPr>
        <w:spacing w:after="120" w:line="360" w:lineRule="auto"/>
        <w:ind w:left="851"/>
        <w:rPr>
          <w:lang w:val="en-GB"/>
        </w:rPr>
      </w:pPr>
      <w:r w:rsidRPr="00221C5A">
        <w:rPr>
          <w:lang w:val="en-GB"/>
        </w:rPr>
        <w:t>The Consultant proposes that the Project language is English.</w:t>
      </w:r>
    </w:p>
    <w:p w14:paraId="68F0322E" w14:textId="77777777" w:rsidR="00942637" w:rsidRPr="00552342" w:rsidRDefault="00942637" w:rsidP="00942637">
      <w:pPr>
        <w:pStyle w:val="Heading2"/>
        <w:keepNext/>
        <w:tabs>
          <w:tab w:val="num" w:pos="851"/>
        </w:tabs>
        <w:overflowPunct/>
        <w:autoSpaceDE/>
        <w:autoSpaceDN/>
        <w:adjustRightInd/>
        <w:spacing w:after="240"/>
        <w:ind w:left="851" w:hanging="851"/>
        <w:jc w:val="both"/>
        <w:textAlignment w:val="auto"/>
      </w:pPr>
      <w:bookmarkStart w:id="337" w:name="_Toc22474626"/>
      <w:bookmarkStart w:id="338" w:name="_Toc78470199"/>
      <w:bookmarkStart w:id="339" w:name="_Toc132726746"/>
      <w:r w:rsidRPr="00552342">
        <w:t>Exclusion of Consequential Damages</w:t>
      </w:r>
      <w:bookmarkEnd w:id="337"/>
      <w:bookmarkEnd w:id="338"/>
      <w:bookmarkEnd w:id="339"/>
    </w:p>
    <w:p w14:paraId="61C208EB" w14:textId="4C1AD429" w:rsidR="00942637" w:rsidRPr="00221C5A" w:rsidRDefault="00942637" w:rsidP="008E6566">
      <w:pPr>
        <w:spacing w:after="120" w:line="360" w:lineRule="auto"/>
        <w:ind w:left="851"/>
        <w:rPr>
          <w:lang w:val="en-GB"/>
        </w:rPr>
      </w:pPr>
      <w:r w:rsidRPr="00221C5A">
        <w:rPr>
          <w:lang w:val="en-GB"/>
        </w:rPr>
        <w:t xml:space="preserve">The Consultant proposes exclusion of the consequential </w:t>
      </w:r>
      <w:r w:rsidR="008E6566">
        <w:rPr>
          <w:lang w:val="en-GB"/>
        </w:rPr>
        <w:t>damages related to the Project.</w:t>
      </w:r>
      <w:r w:rsidRPr="00221C5A">
        <w:rPr>
          <w:lang w:val="en-GB"/>
        </w:rPr>
        <w:t xml:space="preserve"> No compensation shall be payable by Consultant for indirect and/or consequential damage and loss of profit of the Client.</w:t>
      </w:r>
      <w:r w:rsidR="00E62329">
        <w:rPr>
          <w:lang w:val="en-GB"/>
        </w:rPr>
        <w:t xml:space="preserve"> This will be mutual for ILF and the Client</w:t>
      </w:r>
    </w:p>
    <w:bookmarkEnd w:id="329"/>
    <w:p w14:paraId="23616F03" w14:textId="77777777" w:rsidR="00942637" w:rsidRDefault="00942637">
      <w:pPr>
        <w:overflowPunct/>
        <w:autoSpaceDE/>
        <w:autoSpaceDN/>
        <w:adjustRightInd/>
        <w:jc w:val="left"/>
        <w:textAlignment w:val="auto"/>
        <w:rPr>
          <w:b/>
          <w:caps/>
          <w:color w:val="305291" w:themeColor="accent1"/>
          <w:kern w:val="28"/>
          <w:sz w:val="20"/>
          <w:lang w:val="en-GB"/>
        </w:rPr>
      </w:pPr>
      <w:r>
        <w:br w:type="page"/>
      </w:r>
    </w:p>
    <w:p w14:paraId="1F9CC175" w14:textId="4AFA48CF" w:rsidR="00ED73F0" w:rsidRPr="00564882" w:rsidRDefault="00ED73F0" w:rsidP="00564882">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340" w:name="_Toc53577724"/>
      <w:bookmarkStart w:id="341" w:name="_Toc54255338"/>
      <w:bookmarkStart w:id="342" w:name="_Toc54255470"/>
      <w:bookmarkStart w:id="343" w:name="_Toc132726747"/>
      <w:bookmarkEnd w:id="179"/>
      <w:bookmarkEnd w:id="180"/>
      <w:bookmarkEnd w:id="181"/>
      <w:r w:rsidRPr="00564882">
        <w:rPr>
          <w:sz w:val="22"/>
        </w:rPr>
        <w:lastRenderedPageBreak/>
        <w:t>C</w:t>
      </w:r>
      <w:r w:rsidR="00F13BF3">
        <w:rPr>
          <w:sz w:val="22"/>
        </w:rPr>
        <w:t>ONCLUSION</w:t>
      </w:r>
      <w:bookmarkEnd w:id="2"/>
      <w:bookmarkEnd w:id="340"/>
      <w:bookmarkEnd w:id="341"/>
      <w:bookmarkEnd w:id="342"/>
      <w:bookmarkEnd w:id="343"/>
    </w:p>
    <w:p w14:paraId="5BB66BB6" w14:textId="77777777" w:rsidR="00ED73F0" w:rsidRPr="004E0675" w:rsidRDefault="00ED73F0" w:rsidP="00ED73F0">
      <w:pPr>
        <w:pStyle w:val="Textnormal"/>
        <w:rPr>
          <w:rFonts w:cs="Arial"/>
          <w:sz w:val="22"/>
          <w:szCs w:val="22"/>
        </w:rPr>
      </w:pPr>
      <w:r w:rsidRPr="004E0675">
        <w:rPr>
          <w:rFonts w:cs="Arial"/>
          <w:sz w:val="22"/>
          <w:szCs w:val="22"/>
        </w:rPr>
        <w:t>We trust that our above proposal meets the Client’s approval. We remain at the Client’s disposal in case that any further information or clarifications are required. We are looking forward to an opportunity to work with you on this Project.</w:t>
      </w:r>
    </w:p>
    <w:p w14:paraId="004F0687" w14:textId="77777777" w:rsidR="00ED73F0" w:rsidRPr="004E0675" w:rsidRDefault="00ED73F0" w:rsidP="00ED73F0">
      <w:pPr>
        <w:pStyle w:val="Textnormal"/>
        <w:rPr>
          <w:rFonts w:cs="Arial"/>
          <w:sz w:val="22"/>
          <w:szCs w:val="22"/>
        </w:rPr>
      </w:pPr>
    </w:p>
    <w:tbl>
      <w:tblPr>
        <w:tblStyle w:val="TableGrid"/>
        <w:tblW w:w="0" w:type="auto"/>
        <w:tblInd w:w="85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48"/>
        <w:gridCol w:w="836"/>
        <w:gridCol w:w="3535"/>
      </w:tblGrid>
      <w:tr w:rsidR="00ED73F0" w:rsidRPr="004E0675" w14:paraId="1A23E728" w14:textId="77777777" w:rsidTr="00336FD6">
        <w:trPr>
          <w:trHeight w:val="418"/>
        </w:trPr>
        <w:tc>
          <w:tcPr>
            <w:tcW w:w="3648" w:type="dxa"/>
            <w:tcBorders>
              <w:top w:val="nil"/>
              <w:left w:val="nil"/>
              <w:bottom w:val="single" w:sz="4" w:space="0" w:color="auto"/>
              <w:right w:val="nil"/>
            </w:tcBorders>
          </w:tcPr>
          <w:p w14:paraId="72BA219C" w14:textId="77777777" w:rsidR="00ED73F0" w:rsidRPr="004E0675" w:rsidRDefault="00ED73F0" w:rsidP="00ED73F0">
            <w:pPr>
              <w:pStyle w:val="Textnormal"/>
              <w:ind w:left="0"/>
              <w:rPr>
                <w:rFonts w:cs="Arial"/>
                <w:sz w:val="22"/>
                <w:szCs w:val="22"/>
              </w:rPr>
            </w:pPr>
          </w:p>
        </w:tc>
        <w:tc>
          <w:tcPr>
            <w:tcW w:w="836" w:type="dxa"/>
          </w:tcPr>
          <w:p w14:paraId="69A86331" w14:textId="77777777" w:rsidR="00ED73F0" w:rsidRPr="004E0675" w:rsidRDefault="00ED73F0" w:rsidP="00ED73F0">
            <w:pPr>
              <w:pStyle w:val="Textnormal"/>
              <w:ind w:left="0"/>
              <w:rPr>
                <w:rFonts w:cs="Arial"/>
                <w:sz w:val="22"/>
                <w:szCs w:val="22"/>
              </w:rPr>
            </w:pPr>
          </w:p>
        </w:tc>
        <w:tc>
          <w:tcPr>
            <w:tcW w:w="3535" w:type="dxa"/>
            <w:tcBorders>
              <w:top w:val="nil"/>
              <w:left w:val="nil"/>
              <w:bottom w:val="single" w:sz="4" w:space="0" w:color="auto"/>
              <w:right w:val="nil"/>
            </w:tcBorders>
          </w:tcPr>
          <w:p w14:paraId="7BF2513F" w14:textId="49D9B9ED" w:rsidR="00ED73F0" w:rsidRPr="004E0675" w:rsidRDefault="00ED73F0" w:rsidP="00ED73F0">
            <w:pPr>
              <w:pStyle w:val="Textnormal"/>
              <w:ind w:left="0"/>
              <w:rPr>
                <w:rFonts w:cs="Arial"/>
                <w:sz w:val="22"/>
                <w:szCs w:val="22"/>
              </w:rPr>
            </w:pPr>
          </w:p>
        </w:tc>
      </w:tr>
      <w:tr w:rsidR="00ED73F0" w:rsidRPr="004E0675" w14:paraId="7E636BDD" w14:textId="77777777" w:rsidTr="00336FD6">
        <w:trPr>
          <w:trHeight w:val="425"/>
        </w:trPr>
        <w:tc>
          <w:tcPr>
            <w:tcW w:w="3648" w:type="dxa"/>
            <w:tcBorders>
              <w:top w:val="single" w:sz="4" w:space="0" w:color="auto"/>
              <w:left w:val="nil"/>
              <w:bottom w:val="nil"/>
              <w:right w:val="nil"/>
            </w:tcBorders>
            <w:hideMark/>
          </w:tcPr>
          <w:p w14:paraId="6E67BA60" w14:textId="4BC09ADE" w:rsidR="00ED73F0" w:rsidRPr="004E0675" w:rsidRDefault="00462F79" w:rsidP="00ED73F0">
            <w:pPr>
              <w:pStyle w:val="Textnormal"/>
              <w:ind w:left="0"/>
              <w:rPr>
                <w:rFonts w:cs="Arial"/>
                <w:sz w:val="22"/>
                <w:szCs w:val="22"/>
              </w:rPr>
            </w:pPr>
            <w:r w:rsidRPr="004E0675">
              <w:rPr>
                <w:rFonts w:cs="Arial"/>
                <w:sz w:val="22"/>
                <w:szCs w:val="22"/>
              </w:rPr>
              <w:t>Abiodun Oshodi</w:t>
            </w:r>
          </w:p>
        </w:tc>
        <w:tc>
          <w:tcPr>
            <w:tcW w:w="836" w:type="dxa"/>
          </w:tcPr>
          <w:p w14:paraId="1C65F4B5" w14:textId="77777777" w:rsidR="00ED73F0" w:rsidRPr="004E0675" w:rsidRDefault="00ED73F0" w:rsidP="00ED73F0">
            <w:pPr>
              <w:pStyle w:val="Textnormal"/>
              <w:ind w:left="0"/>
              <w:rPr>
                <w:rFonts w:cs="Arial"/>
                <w:sz w:val="22"/>
                <w:szCs w:val="22"/>
              </w:rPr>
            </w:pPr>
          </w:p>
        </w:tc>
        <w:tc>
          <w:tcPr>
            <w:tcW w:w="3535" w:type="dxa"/>
            <w:tcBorders>
              <w:top w:val="single" w:sz="4" w:space="0" w:color="auto"/>
              <w:left w:val="nil"/>
              <w:bottom w:val="nil"/>
              <w:right w:val="nil"/>
            </w:tcBorders>
            <w:hideMark/>
          </w:tcPr>
          <w:p w14:paraId="0E6972BD" w14:textId="79DAA177" w:rsidR="00ED73F0" w:rsidRPr="004E0675" w:rsidRDefault="00ED73F0" w:rsidP="00ED73F0">
            <w:pPr>
              <w:pStyle w:val="Textnormal"/>
              <w:ind w:left="0"/>
              <w:rPr>
                <w:rFonts w:cs="Arial"/>
                <w:sz w:val="22"/>
                <w:szCs w:val="22"/>
              </w:rPr>
            </w:pPr>
          </w:p>
        </w:tc>
      </w:tr>
      <w:tr w:rsidR="00ED73F0" w:rsidRPr="004E0675" w14:paraId="23F76622" w14:textId="77777777" w:rsidTr="00336FD6">
        <w:trPr>
          <w:trHeight w:val="18"/>
        </w:trPr>
        <w:tc>
          <w:tcPr>
            <w:tcW w:w="3648" w:type="dxa"/>
            <w:hideMark/>
          </w:tcPr>
          <w:p w14:paraId="472DE7C2" w14:textId="5D5647D6" w:rsidR="00ED73F0" w:rsidRPr="004E0675" w:rsidRDefault="00462F79" w:rsidP="00ED73F0">
            <w:pPr>
              <w:pStyle w:val="Textnormal"/>
              <w:spacing w:line="240" w:lineRule="auto"/>
              <w:ind w:left="0"/>
              <w:rPr>
                <w:rFonts w:cs="Arial"/>
                <w:sz w:val="22"/>
                <w:szCs w:val="22"/>
              </w:rPr>
            </w:pPr>
            <w:r w:rsidRPr="004E0675">
              <w:rPr>
                <w:rFonts w:cs="Arial"/>
                <w:sz w:val="22"/>
                <w:szCs w:val="22"/>
              </w:rPr>
              <w:t>Managing Director</w:t>
            </w:r>
          </w:p>
        </w:tc>
        <w:tc>
          <w:tcPr>
            <w:tcW w:w="836" w:type="dxa"/>
          </w:tcPr>
          <w:p w14:paraId="4720DBA9" w14:textId="77777777" w:rsidR="00ED73F0" w:rsidRPr="004E0675" w:rsidRDefault="00ED73F0" w:rsidP="00ED73F0">
            <w:pPr>
              <w:pStyle w:val="Textnormal"/>
              <w:spacing w:line="240" w:lineRule="auto"/>
              <w:ind w:left="0"/>
              <w:rPr>
                <w:rFonts w:cs="Arial"/>
                <w:sz w:val="22"/>
                <w:szCs w:val="22"/>
              </w:rPr>
            </w:pPr>
          </w:p>
        </w:tc>
        <w:tc>
          <w:tcPr>
            <w:tcW w:w="3535" w:type="dxa"/>
            <w:hideMark/>
          </w:tcPr>
          <w:p w14:paraId="5297C899" w14:textId="432F3819" w:rsidR="00ED73F0" w:rsidRPr="004E0675" w:rsidRDefault="00ED73F0" w:rsidP="00ED73F0">
            <w:pPr>
              <w:pStyle w:val="Textnormal"/>
              <w:spacing w:line="240" w:lineRule="auto"/>
              <w:ind w:left="0"/>
              <w:rPr>
                <w:rFonts w:cs="Arial"/>
                <w:sz w:val="22"/>
                <w:szCs w:val="22"/>
              </w:rPr>
            </w:pPr>
          </w:p>
        </w:tc>
      </w:tr>
      <w:tr w:rsidR="00ED73F0" w:rsidRPr="004E0675" w14:paraId="18C2681E" w14:textId="77777777" w:rsidTr="00336FD6">
        <w:trPr>
          <w:trHeight w:val="18"/>
        </w:trPr>
        <w:tc>
          <w:tcPr>
            <w:tcW w:w="3648" w:type="dxa"/>
            <w:hideMark/>
          </w:tcPr>
          <w:p w14:paraId="6515E3F1" w14:textId="6ADA59F8" w:rsidR="00ED73F0" w:rsidRPr="004E0675" w:rsidRDefault="00ED73F0" w:rsidP="00B35B1F">
            <w:pPr>
              <w:pStyle w:val="Textnormal"/>
              <w:spacing w:line="240" w:lineRule="auto"/>
              <w:ind w:left="0"/>
              <w:rPr>
                <w:rFonts w:cs="Arial"/>
                <w:sz w:val="22"/>
                <w:szCs w:val="22"/>
              </w:rPr>
            </w:pPr>
            <w:r w:rsidRPr="004E0675">
              <w:rPr>
                <w:rFonts w:cs="Arial"/>
                <w:sz w:val="22"/>
                <w:szCs w:val="22"/>
              </w:rPr>
              <w:t xml:space="preserve">ILF </w:t>
            </w:r>
            <w:r w:rsidR="00B35B1F" w:rsidRPr="004E0675">
              <w:rPr>
                <w:rFonts w:cs="Arial"/>
                <w:sz w:val="22"/>
                <w:szCs w:val="22"/>
              </w:rPr>
              <w:t>Engineers Nigeria Ltd.</w:t>
            </w:r>
          </w:p>
        </w:tc>
        <w:tc>
          <w:tcPr>
            <w:tcW w:w="836" w:type="dxa"/>
          </w:tcPr>
          <w:p w14:paraId="13D67A3B" w14:textId="77777777" w:rsidR="00ED73F0" w:rsidRPr="004E0675" w:rsidRDefault="00ED73F0" w:rsidP="00ED73F0">
            <w:pPr>
              <w:pStyle w:val="Textnormal"/>
              <w:spacing w:line="240" w:lineRule="auto"/>
              <w:ind w:left="0"/>
              <w:rPr>
                <w:rFonts w:cs="Arial"/>
                <w:sz w:val="22"/>
                <w:szCs w:val="22"/>
              </w:rPr>
            </w:pPr>
          </w:p>
        </w:tc>
        <w:tc>
          <w:tcPr>
            <w:tcW w:w="3535" w:type="dxa"/>
            <w:hideMark/>
          </w:tcPr>
          <w:p w14:paraId="261BEF92" w14:textId="0587E217" w:rsidR="00ED73F0" w:rsidRPr="004E0675" w:rsidRDefault="00ED73F0" w:rsidP="00ED73F0">
            <w:pPr>
              <w:pStyle w:val="Textnormal"/>
              <w:spacing w:line="240" w:lineRule="auto"/>
              <w:ind w:left="0"/>
              <w:rPr>
                <w:rFonts w:cs="Arial"/>
                <w:sz w:val="22"/>
                <w:szCs w:val="22"/>
              </w:rPr>
            </w:pPr>
          </w:p>
        </w:tc>
      </w:tr>
    </w:tbl>
    <w:p w14:paraId="4E8EF088" w14:textId="212978C1" w:rsidR="005C504B" w:rsidRDefault="005C504B">
      <w:pPr>
        <w:overflowPunct/>
        <w:autoSpaceDE/>
        <w:autoSpaceDN/>
        <w:adjustRightInd/>
        <w:jc w:val="left"/>
        <w:textAlignment w:val="auto"/>
        <w:rPr>
          <w:b/>
          <w:caps/>
          <w:color w:val="305291" w:themeColor="accent1"/>
          <w:kern w:val="28"/>
          <w:sz w:val="20"/>
          <w:lang w:val="en-GB"/>
        </w:rPr>
      </w:pPr>
      <w:bookmarkStart w:id="344" w:name="_Toc76232973"/>
      <w:r>
        <w:br w:type="page"/>
      </w:r>
    </w:p>
    <w:p w14:paraId="0A85A0C4" w14:textId="74DFB9FB" w:rsidR="005C504B" w:rsidRDefault="005C504B" w:rsidP="005C504B">
      <w:pPr>
        <w:pStyle w:val="Heading1"/>
        <w:keepNext/>
        <w:numPr>
          <w:ilvl w:val="0"/>
          <w:numId w:val="2"/>
        </w:numPr>
        <w:tabs>
          <w:tab w:val="num" w:pos="851"/>
        </w:tabs>
        <w:overflowPunct/>
        <w:autoSpaceDE/>
        <w:autoSpaceDN/>
        <w:adjustRightInd/>
        <w:spacing w:after="240"/>
        <w:ind w:left="851" w:hanging="851"/>
        <w:jc w:val="both"/>
        <w:textAlignment w:val="auto"/>
        <w:rPr>
          <w:sz w:val="22"/>
        </w:rPr>
      </w:pPr>
      <w:bookmarkStart w:id="345" w:name="_Toc132726748"/>
      <w:r w:rsidRPr="005C504B">
        <w:rPr>
          <w:sz w:val="22"/>
        </w:rPr>
        <w:lastRenderedPageBreak/>
        <w:t>ATTACHMENTS</w:t>
      </w:r>
      <w:bookmarkEnd w:id="344"/>
      <w:bookmarkEnd w:id="345"/>
    </w:p>
    <w:p w14:paraId="0336B244" w14:textId="77777777" w:rsidR="005C504B" w:rsidRPr="005C504B" w:rsidRDefault="005C504B" w:rsidP="005C504B">
      <w:pPr>
        <w:pStyle w:val="E1"/>
      </w:pPr>
    </w:p>
    <w:p w14:paraId="43475304" w14:textId="7F67A5B2" w:rsidR="008D0E36" w:rsidRDefault="005C504B">
      <w:pPr>
        <w:pStyle w:val="TableofFigures"/>
        <w:tabs>
          <w:tab w:val="right" w:leader="dot" w:pos="9488"/>
        </w:tabs>
        <w:rPr>
          <w:rFonts w:asciiTheme="minorHAnsi" w:eastAsiaTheme="minorEastAsia" w:hAnsiTheme="minorHAnsi" w:cstheme="minorBidi"/>
          <w:noProof/>
          <w:sz w:val="22"/>
          <w:lang w:eastAsia="en-US"/>
        </w:rPr>
      </w:pPr>
      <w:r w:rsidRPr="00221C5A">
        <w:rPr>
          <w:rFonts w:cs="Arial"/>
          <w:lang w:val="en-GB"/>
        </w:rPr>
        <w:fldChar w:fldCharType="begin"/>
      </w:r>
      <w:r w:rsidRPr="00221C5A">
        <w:rPr>
          <w:rFonts w:cs="Arial"/>
          <w:lang w:val="en-GB"/>
        </w:rPr>
        <w:instrText xml:space="preserve"> TOC \n \h \z \c "Attachment" </w:instrText>
      </w:r>
      <w:r w:rsidRPr="00221C5A">
        <w:rPr>
          <w:rFonts w:cs="Arial"/>
          <w:lang w:val="en-GB"/>
        </w:rPr>
        <w:fldChar w:fldCharType="separate"/>
      </w:r>
      <w:hyperlink w:anchor="_Toc114229882" w:history="1">
        <w:r w:rsidR="008D0E36" w:rsidRPr="00ED5C23">
          <w:rPr>
            <w:rStyle w:val="Hyperlink"/>
            <w:rFonts w:cs="Arial"/>
            <w:noProof/>
          </w:rPr>
          <w:t>Attachment 1 – Company Brochures</w:t>
        </w:r>
      </w:hyperlink>
    </w:p>
    <w:p w14:paraId="22489C64" w14:textId="04260144" w:rsidR="008D0E36" w:rsidRDefault="008D0E36">
      <w:pPr>
        <w:pStyle w:val="TableofFigures"/>
        <w:tabs>
          <w:tab w:val="right" w:leader="dot" w:pos="9488"/>
        </w:tabs>
        <w:rPr>
          <w:rFonts w:asciiTheme="minorHAnsi" w:eastAsiaTheme="minorEastAsia" w:hAnsiTheme="minorHAnsi" w:cstheme="minorBidi"/>
          <w:noProof/>
          <w:sz w:val="22"/>
          <w:lang w:eastAsia="en-US"/>
        </w:rPr>
      </w:pPr>
      <w:hyperlink w:anchor="_Toc114229883" w:history="1">
        <w:r w:rsidRPr="00ED5C23">
          <w:rPr>
            <w:rStyle w:val="Hyperlink"/>
            <w:rFonts w:cs="Arial"/>
            <w:noProof/>
          </w:rPr>
          <w:t>Attachment 2 – Resume of key Personnel</w:t>
        </w:r>
      </w:hyperlink>
    </w:p>
    <w:p w14:paraId="269C6F0A" w14:textId="27E0618C" w:rsidR="005C504B" w:rsidRPr="004E0675" w:rsidRDefault="005C504B" w:rsidP="005C504B">
      <w:pPr>
        <w:pStyle w:val="Textnormal"/>
        <w:ind w:left="0"/>
        <w:rPr>
          <w:rFonts w:cs="Arial"/>
          <w:sz w:val="22"/>
          <w:szCs w:val="22"/>
        </w:rPr>
      </w:pPr>
      <w:r w:rsidRPr="00221C5A">
        <w:rPr>
          <w:lang w:val="en-GB"/>
        </w:rPr>
        <w:fldChar w:fldCharType="end"/>
      </w:r>
    </w:p>
    <w:sectPr w:rsidR="005C504B" w:rsidRPr="004E0675" w:rsidSect="007C239D">
      <w:pgSz w:w="11906" w:h="16838" w:code="9"/>
      <w:pgMar w:top="1702" w:right="991" w:bottom="1134" w:left="1417" w:header="562" w:footer="56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5" w:author="Oshodi, Abiodun" w:date="2026-02-06T18:21:00Z" w:initials="AO">
    <w:p w14:paraId="16A7390F" w14:textId="77777777" w:rsidR="008F765E" w:rsidRDefault="008F765E" w:rsidP="008F765E">
      <w:pPr>
        <w:pStyle w:val="CommentText"/>
        <w:jc w:val="left"/>
      </w:pPr>
      <w:r>
        <w:rPr>
          <w:rStyle w:val="CommentReference"/>
        </w:rPr>
        <w:annotationRef/>
      </w:r>
      <w:r>
        <w:t xml:space="preserve">@abayomi.nelson@ilf.com </w:t>
      </w:r>
    </w:p>
    <w:p w14:paraId="2844BA49" w14:textId="77777777" w:rsidR="008F765E" w:rsidRDefault="008F765E" w:rsidP="008F765E">
      <w:pPr>
        <w:pStyle w:val="CommentText"/>
        <w:jc w:val="left"/>
      </w:pPr>
    </w:p>
    <w:p w14:paraId="7E096314" w14:textId="77777777" w:rsidR="008F765E" w:rsidRDefault="008F765E" w:rsidP="008F765E">
      <w:pPr>
        <w:pStyle w:val="CommentText"/>
        <w:jc w:val="left"/>
      </w:pPr>
      <w:r>
        <w:t>Please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0963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C05855" w16cex:dateUtc="2026-02-06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096314" w16cid:durableId="58C058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DA6A" w14:textId="77777777" w:rsidR="00241CA3" w:rsidRPr="002C570C" w:rsidRDefault="00241CA3" w:rsidP="00D45DB0">
      <w:r w:rsidRPr="002C570C">
        <w:separator/>
      </w:r>
    </w:p>
    <w:p w14:paraId="7FC2DFA8" w14:textId="77777777" w:rsidR="00241CA3" w:rsidRPr="002C570C" w:rsidRDefault="00241CA3"/>
  </w:endnote>
  <w:endnote w:type="continuationSeparator" w:id="0">
    <w:p w14:paraId="33575355" w14:textId="77777777" w:rsidR="00241CA3" w:rsidRPr="002C570C" w:rsidRDefault="00241CA3" w:rsidP="00D45DB0">
      <w:r w:rsidRPr="002C570C">
        <w:continuationSeparator/>
      </w:r>
    </w:p>
    <w:p w14:paraId="3824C36A" w14:textId="77777777" w:rsidR="00241CA3" w:rsidRPr="002C570C" w:rsidRDefault="00241CA3"/>
  </w:endnote>
  <w:endnote w:type="continuationNotice" w:id="1">
    <w:p w14:paraId="6BEDCA08" w14:textId="77777777" w:rsidR="00241CA3" w:rsidRDefault="00241C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5FB6" w14:textId="614C130C" w:rsidR="00181CA5" w:rsidRPr="002C570C" w:rsidRDefault="00181CA5" w:rsidP="00DB3231">
    <w:pPr>
      <w:tabs>
        <w:tab w:val="right" w:pos="9072"/>
      </w:tabs>
      <w:jc w:val="left"/>
      <w:rPr>
        <w:noProof/>
        <w:color w:val="2D5A95"/>
        <w:sz w:val="18"/>
      </w:rPr>
    </w:pPr>
    <w:r w:rsidRPr="002C570C">
      <w:rPr>
        <w:b/>
        <w:noProof/>
        <w:lang w:eastAsia="en-US"/>
      </w:rPr>
      <mc:AlternateContent>
        <mc:Choice Requires="wps">
          <w:drawing>
            <wp:anchor distT="0" distB="0" distL="114300" distR="114300" simplePos="0" relativeHeight="251693056" behindDoc="1" locked="0" layoutInCell="1" allowOverlap="1" wp14:anchorId="6357F2B9" wp14:editId="40079FF7">
              <wp:simplePos x="0" y="0"/>
              <wp:positionH relativeFrom="column">
                <wp:posOffset>5220970</wp:posOffset>
              </wp:positionH>
              <wp:positionV relativeFrom="page">
                <wp:posOffset>9181465</wp:posOffset>
              </wp:positionV>
              <wp:extent cx="1170000" cy="1350000"/>
              <wp:effectExtent l="0" t="0" r="0" b="3175"/>
              <wp:wrapNone/>
              <wp:docPr id="8"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0000" cy="1350000"/>
                      </a:xfrm>
                      <a:custGeom>
                        <a:avLst/>
                        <a:gdLst>
                          <a:gd name="T0" fmla="+- 0 10229 9751"/>
                          <a:gd name="T1" fmla="*/ T0 w 1842"/>
                          <a:gd name="T2" fmla="+- 0 14710 14710"/>
                          <a:gd name="T3" fmla="*/ 14710 h 2125"/>
                          <a:gd name="T4" fmla="+- 0 9751 9751"/>
                          <a:gd name="T5" fmla="*/ T4 w 1842"/>
                          <a:gd name="T6" fmla="+- 0 14710 14710"/>
                          <a:gd name="T7" fmla="*/ 14710 h 2125"/>
                          <a:gd name="T8" fmla="+- 0 10277 9751"/>
                          <a:gd name="T9" fmla="*/ T8 w 1842"/>
                          <a:gd name="T10" fmla="+- 0 15774 14710"/>
                          <a:gd name="T11" fmla="*/ 15774 h 2125"/>
                          <a:gd name="T12" fmla="+- 0 9751 9751"/>
                          <a:gd name="T13" fmla="*/ T12 w 1842"/>
                          <a:gd name="T14" fmla="+- 0 16835 14710"/>
                          <a:gd name="T15" fmla="*/ 16835 h 2125"/>
                          <a:gd name="T16" fmla="+- 0 10229 9751"/>
                          <a:gd name="T17" fmla="*/ T16 w 1842"/>
                          <a:gd name="T18" fmla="+- 0 16835 14710"/>
                          <a:gd name="T19" fmla="*/ 16835 h 2125"/>
                          <a:gd name="T20" fmla="+- 0 10775 9751"/>
                          <a:gd name="T21" fmla="*/ T20 w 1842"/>
                          <a:gd name="T22" fmla="+- 0 15770 14710"/>
                          <a:gd name="T23" fmla="*/ 15770 h 2125"/>
                          <a:gd name="T24" fmla="+- 0 10229 9751"/>
                          <a:gd name="T25" fmla="*/ T24 w 1842"/>
                          <a:gd name="T26" fmla="+- 0 14710 14710"/>
                          <a:gd name="T27" fmla="*/ 14710 h 2125"/>
                          <a:gd name="T28" fmla="+- 0 11046 9751"/>
                          <a:gd name="T29" fmla="*/ T28 w 1842"/>
                          <a:gd name="T30" fmla="+- 0 14710 14710"/>
                          <a:gd name="T31" fmla="*/ 14710 h 2125"/>
                          <a:gd name="T32" fmla="+- 0 10569 9751"/>
                          <a:gd name="T33" fmla="*/ T32 w 1842"/>
                          <a:gd name="T34" fmla="+- 0 14710 14710"/>
                          <a:gd name="T35" fmla="*/ 14710 h 2125"/>
                          <a:gd name="T36" fmla="+- 0 11095 9751"/>
                          <a:gd name="T37" fmla="*/ T36 w 1842"/>
                          <a:gd name="T38" fmla="+- 0 15774 14710"/>
                          <a:gd name="T39" fmla="*/ 15774 h 2125"/>
                          <a:gd name="T40" fmla="+- 0 10569 9751"/>
                          <a:gd name="T41" fmla="*/ T40 w 1842"/>
                          <a:gd name="T42" fmla="+- 0 16835 14710"/>
                          <a:gd name="T43" fmla="*/ 16835 h 2125"/>
                          <a:gd name="T44" fmla="+- 0 11046 9751"/>
                          <a:gd name="T45" fmla="*/ T44 w 1842"/>
                          <a:gd name="T46" fmla="+- 0 16835 14710"/>
                          <a:gd name="T47" fmla="*/ 16835 h 2125"/>
                          <a:gd name="T48" fmla="+- 0 11593 9751"/>
                          <a:gd name="T49" fmla="*/ T48 w 1842"/>
                          <a:gd name="T50" fmla="+- 0 15770 14710"/>
                          <a:gd name="T51" fmla="*/ 15770 h 2125"/>
                          <a:gd name="T52" fmla="+- 0 11046 9751"/>
                          <a:gd name="T53" fmla="*/ T52 w 1842"/>
                          <a:gd name="T54" fmla="+- 0 14710 14710"/>
                          <a:gd name="T55" fmla="*/ 14710 h 21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842" h="2125">
                            <a:moveTo>
                              <a:pt x="478" y="0"/>
                            </a:moveTo>
                            <a:lnTo>
                              <a:pt x="0" y="0"/>
                            </a:lnTo>
                            <a:lnTo>
                              <a:pt x="526" y="1064"/>
                            </a:lnTo>
                            <a:lnTo>
                              <a:pt x="0" y="2125"/>
                            </a:lnTo>
                            <a:lnTo>
                              <a:pt x="478" y="2125"/>
                            </a:lnTo>
                            <a:lnTo>
                              <a:pt x="1024" y="1060"/>
                            </a:lnTo>
                            <a:lnTo>
                              <a:pt x="478" y="0"/>
                            </a:lnTo>
                            <a:close/>
                            <a:moveTo>
                              <a:pt x="1295" y="0"/>
                            </a:moveTo>
                            <a:lnTo>
                              <a:pt x="818" y="0"/>
                            </a:lnTo>
                            <a:lnTo>
                              <a:pt x="1344" y="1064"/>
                            </a:lnTo>
                            <a:lnTo>
                              <a:pt x="818" y="2125"/>
                            </a:lnTo>
                            <a:lnTo>
                              <a:pt x="1295" y="2125"/>
                            </a:lnTo>
                            <a:lnTo>
                              <a:pt x="1842" y="1060"/>
                            </a:lnTo>
                            <a:lnTo>
                              <a:pt x="1295" y="0"/>
                            </a:lnTo>
                            <a:close/>
                          </a:path>
                        </a:pathLst>
                      </a:custGeom>
                      <a:solidFill>
                        <a:srgbClr val="D6DB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D77FD9" id="AutoShape 24" o:spid="_x0000_s1026" style="position:absolute;margin-left:411.1pt;margin-top:722.95pt;width:92.15pt;height:106.3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coordsize="1842,2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" path="m478,l,,526,1064,,2125r478,l1024,1060,478,xm1295,l818,r526,1064l818,2125r477,l1842,1060,1295,xe" fillcolor="#d6dbea" stroked="f">
              <v:path arrowok="t" o:connecttype="custom" o:connectlocs="303616,9345176;0,9345176;334104,10021129;0,10695176;303616,10695176;650423,10018588;303616,9345176;822557,9345176;519577,9345176;853681,10021129;519577,10695176;822557,10695176;1170000,10018588;822557,9345176" o:connectangles="0,0,0,0,0,0,0,0,0,0,0,0,0,0"/>
              <w10:wrap anchory="page"/>
            </v:shape>
          </w:pict>
        </mc:Fallback>
      </mc:AlternateContent>
    </w:r>
    <w:r>
      <w:rPr>
        <w:color w:val="2D5A95"/>
        <w:sz w:val="18"/>
      </w:rPr>
      <w:fldChar w:fldCharType="begin"/>
    </w:r>
    <w:r>
      <w:rPr>
        <w:color w:val="2D5A95"/>
        <w:sz w:val="18"/>
      </w:rPr>
      <w:instrText xml:space="preserve"> FILENAME \* MERGEFORMAT </w:instrText>
    </w:r>
    <w:r>
      <w:rPr>
        <w:color w:val="2D5A95"/>
        <w:sz w:val="18"/>
      </w:rPr>
      <w:fldChar w:fldCharType="separate"/>
    </w:r>
    <w:r w:rsidR="00C5725A">
      <w:rPr>
        <w:noProof/>
        <w:color w:val="2D5A95"/>
        <w:sz w:val="18"/>
      </w:rPr>
      <w:t>X0101-ILF-NGR-OD-0193_LTA Mystrone_Brickwater Petroleum 5MMSCFD LNG Plant in Epe.docx</w:t>
    </w:r>
    <w:r>
      <w:rPr>
        <w:color w:val="2D5A95"/>
        <w:sz w:val="18"/>
      </w:rPr>
      <w:fldChar w:fldCharType="end"/>
    </w:r>
    <w:r w:rsidRPr="002C570C">
      <w:rPr>
        <w:color w:val="2D5A95"/>
        <w:sz w:val="18"/>
      </w:rPr>
      <w:t xml:space="preserve"> |  © </w:t>
    </w:r>
    <w:r w:rsidRPr="002C570C">
      <w:rPr>
        <w:noProof/>
        <w:lang w:eastAsia="en-US"/>
      </w:rPr>
      <w:drawing>
        <wp:inline distT="0" distB="0" distL="0" distR="0" wp14:anchorId="63774CAD" wp14:editId="72C57D6F">
          <wp:extent cx="165600" cy="82800"/>
          <wp:effectExtent l="0" t="0" r="6350" b="0"/>
          <wp:docPr id="3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600" cy="82800"/>
                  </a:xfrm>
                  <a:prstGeom prst="rect">
                    <a:avLst/>
                  </a:prstGeom>
                </pic:spPr>
              </pic:pic>
            </a:graphicData>
          </a:graphic>
        </wp:inline>
      </w:drawing>
    </w:r>
    <w:r w:rsidRPr="002C570C">
      <w:rPr>
        <w:b/>
      </w:rPr>
      <w:tab/>
    </w:r>
    <w:r w:rsidRPr="002C570C">
      <w:rPr>
        <w:noProof/>
        <w:color w:val="2D5A95"/>
        <w:sz w:val="18"/>
      </w:rPr>
      <w:t xml:space="preserve">Page </w:t>
    </w:r>
    <w:r w:rsidRPr="002C570C">
      <w:rPr>
        <w:noProof/>
        <w:color w:val="2D5A95"/>
        <w:sz w:val="18"/>
      </w:rPr>
      <w:fldChar w:fldCharType="begin"/>
    </w:r>
    <w:r w:rsidRPr="002C570C">
      <w:rPr>
        <w:noProof/>
        <w:color w:val="2D5A95"/>
        <w:sz w:val="18"/>
      </w:rPr>
      <w:instrText xml:space="preserve"> PAGE  \* Arabic  \* MERGEFORMAT </w:instrText>
    </w:r>
    <w:r w:rsidRPr="002C570C">
      <w:rPr>
        <w:noProof/>
        <w:color w:val="2D5A95"/>
        <w:sz w:val="18"/>
      </w:rPr>
      <w:fldChar w:fldCharType="separate"/>
    </w:r>
    <w:r>
      <w:rPr>
        <w:noProof/>
        <w:color w:val="2D5A95"/>
        <w:sz w:val="18"/>
      </w:rPr>
      <w:t>2</w:t>
    </w:r>
    <w:r w:rsidRPr="002C570C">
      <w:rPr>
        <w:noProof/>
        <w:color w:val="2D5A95"/>
        <w:sz w:val="18"/>
      </w:rPr>
      <w:fldChar w:fldCharType="end"/>
    </w:r>
    <w:r>
      <w:rPr>
        <w:noProof/>
        <w:color w:val="2D5A95"/>
        <w:sz w:val="18"/>
      </w:rPr>
      <w:t xml:space="preserve"> | 42</w:t>
    </w:r>
    <w:r w:rsidRPr="002C570C">
      <w:rPr>
        <w:noProof/>
        <w:color w:val="2D5A95"/>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A3CC" w14:textId="5DABD4C3" w:rsidR="00181CA5" w:rsidRPr="002C570C" w:rsidRDefault="00181CA5" w:rsidP="00DB3231">
    <w:pPr>
      <w:tabs>
        <w:tab w:val="right" w:pos="9072"/>
      </w:tabs>
      <w:jc w:val="left"/>
      <w:rPr>
        <w:noProof/>
        <w:color w:val="2D5A95"/>
        <w:sz w:val="18"/>
      </w:rPr>
    </w:pPr>
    <w:r w:rsidRPr="003C5608">
      <w:rPr>
        <w:b/>
        <w:noProof/>
        <w:sz w:val="16"/>
        <w:szCs w:val="16"/>
        <w:lang w:eastAsia="en-US"/>
      </w:rPr>
      <mc:AlternateContent>
        <mc:Choice Requires="wps">
          <w:drawing>
            <wp:anchor distT="0" distB="0" distL="114300" distR="114300" simplePos="0" relativeHeight="251682816" behindDoc="1" locked="0" layoutInCell="1" allowOverlap="1" wp14:anchorId="1410EBA2" wp14:editId="682C6ADC">
              <wp:simplePos x="0" y="0"/>
              <wp:positionH relativeFrom="column">
                <wp:posOffset>5220970</wp:posOffset>
              </wp:positionH>
              <wp:positionV relativeFrom="page">
                <wp:posOffset>9181465</wp:posOffset>
              </wp:positionV>
              <wp:extent cx="1170000" cy="1350000"/>
              <wp:effectExtent l="0" t="0" r="0" b="3175"/>
              <wp:wrapNone/>
              <wp:docPr id="3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0000" cy="1350000"/>
                      </a:xfrm>
                      <a:custGeom>
                        <a:avLst/>
                        <a:gdLst>
                          <a:gd name="T0" fmla="+- 0 10229 9751"/>
                          <a:gd name="T1" fmla="*/ T0 w 1842"/>
                          <a:gd name="T2" fmla="+- 0 14710 14710"/>
                          <a:gd name="T3" fmla="*/ 14710 h 2125"/>
                          <a:gd name="T4" fmla="+- 0 9751 9751"/>
                          <a:gd name="T5" fmla="*/ T4 w 1842"/>
                          <a:gd name="T6" fmla="+- 0 14710 14710"/>
                          <a:gd name="T7" fmla="*/ 14710 h 2125"/>
                          <a:gd name="T8" fmla="+- 0 10277 9751"/>
                          <a:gd name="T9" fmla="*/ T8 w 1842"/>
                          <a:gd name="T10" fmla="+- 0 15774 14710"/>
                          <a:gd name="T11" fmla="*/ 15774 h 2125"/>
                          <a:gd name="T12" fmla="+- 0 9751 9751"/>
                          <a:gd name="T13" fmla="*/ T12 w 1842"/>
                          <a:gd name="T14" fmla="+- 0 16835 14710"/>
                          <a:gd name="T15" fmla="*/ 16835 h 2125"/>
                          <a:gd name="T16" fmla="+- 0 10229 9751"/>
                          <a:gd name="T17" fmla="*/ T16 w 1842"/>
                          <a:gd name="T18" fmla="+- 0 16835 14710"/>
                          <a:gd name="T19" fmla="*/ 16835 h 2125"/>
                          <a:gd name="T20" fmla="+- 0 10775 9751"/>
                          <a:gd name="T21" fmla="*/ T20 w 1842"/>
                          <a:gd name="T22" fmla="+- 0 15770 14710"/>
                          <a:gd name="T23" fmla="*/ 15770 h 2125"/>
                          <a:gd name="T24" fmla="+- 0 10229 9751"/>
                          <a:gd name="T25" fmla="*/ T24 w 1842"/>
                          <a:gd name="T26" fmla="+- 0 14710 14710"/>
                          <a:gd name="T27" fmla="*/ 14710 h 2125"/>
                          <a:gd name="T28" fmla="+- 0 11046 9751"/>
                          <a:gd name="T29" fmla="*/ T28 w 1842"/>
                          <a:gd name="T30" fmla="+- 0 14710 14710"/>
                          <a:gd name="T31" fmla="*/ 14710 h 2125"/>
                          <a:gd name="T32" fmla="+- 0 10569 9751"/>
                          <a:gd name="T33" fmla="*/ T32 w 1842"/>
                          <a:gd name="T34" fmla="+- 0 14710 14710"/>
                          <a:gd name="T35" fmla="*/ 14710 h 2125"/>
                          <a:gd name="T36" fmla="+- 0 11095 9751"/>
                          <a:gd name="T37" fmla="*/ T36 w 1842"/>
                          <a:gd name="T38" fmla="+- 0 15774 14710"/>
                          <a:gd name="T39" fmla="*/ 15774 h 2125"/>
                          <a:gd name="T40" fmla="+- 0 10569 9751"/>
                          <a:gd name="T41" fmla="*/ T40 w 1842"/>
                          <a:gd name="T42" fmla="+- 0 16835 14710"/>
                          <a:gd name="T43" fmla="*/ 16835 h 2125"/>
                          <a:gd name="T44" fmla="+- 0 11046 9751"/>
                          <a:gd name="T45" fmla="*/ T44 w 1842"/>
                          <a:gd name="T46" fmla="+- 0 16835 14710"/>
                          <a:gd name="T47" fmla="*/ 16835 h 2125"/>
                          <a:gd name="T48" fmla="+- 0 11593 9751"/>
                          <a:gd name="T49" fmla="*/ T48 w 1842"/>
                          <a:gd name="T50" fmla="+- 0 15770 14710"/>
                          <a:gd name="T51" fmla="*/ 15770 h 2125"/>
                          <a:gd name="T52" fmla="+- 0 11046 9751"/>
                          <a:gd name="T53" fmla="*/ T52 w 1842"/>
                          <a:gd name="T54" fmla="+- 0 14710 14710"/>
                          <a:gd name="T55" fmla="*/ 14710 h 21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842" h="2125">
                            <a:moveTo>
                              <a:pt x="478" y="0"/>
                            </a:moveTo>
                            <a:lnTo>
                              <a:pt x="0" y="0"/>
                            </a:lnTo>
                            <a:lnTo>
                              <a:pt x="526" y="1064"/>
                            </a:lnTo>
                            <a:lnTo>
                              <a:pt x="0" y="2125"/>
                            </a:lnTo>
                            <a:lnTo>
                              <a:pt x="478" y="2125"/>
                            </a:lnTo>
                            <a:lnTo>
                              <a:pt x="1024" y="1060"/>
                            </a:lnTo>
                            <a:lnTo>
                              <a:pt x="478" y="0"/>
                            </a:lnTo>
                            <a:close/>
                            <a:moveTo>
                              <a:pt x="1295" y="0"/>
                            </a:moveTo>
                            <a:lnTo>
                              <a:pt x="818" y="0"/>
                            </a:lnTo>
                            <a:lnTo>
                              <a:pt x="1344" y="1064"/>
                            </a:lnTo>
                            <a:lnTo>
                              <a:pt x="818" y="2125"/>
                            </a:lnTo>
                            <a:lnTo>
                              <a:pt x="1295" y="2125"/>
                            </a:lnTo>
                            <a:lnTo>
                              <a:pt x="1842" y="1060"/>
                            </a:lnTo>
                            <a:lnTo>
                              <a:pt x="1295" y="0"/>
                            </a:lnTo>
                            <a:close/>
                          </a:path>
                        </a:pathLst>
                      </a:custGeom>
                      <a:solidFill>
                        <a:srgbClr val="D6DB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860E77" id="AutoShape 24" o:spid="_x0000_s1026" style="position:absolute;margin-left:411.1pt;margin-top:722.95pt;width:92.15pt;height:106.3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coordsize="1842,2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" path="m478,l,,526,1064,,2125r478,l1024,1060,478,xm1295,l818,r526,1064l818,2125r477,l1842,1060,1295,xe" fillcolor="#d6dbea" stroked="f">
              <v:path arrowok="t" o:connecttype="custom" o:connectlocs="303616,9345176;0,9345176;334104,10021129;0,10695176;303616,10695176;650423,10018588;303616,9345176;822557,9345176;519577,9345176;853681,10021129;519577,10695176;822557,10695176;1170000,10018588;822557,9345176" o:connectangles="0,0,0,0,0,0,0,0,0,0,0,0,0,0"/>
              <w10:wrap anchory="page"/>
            </v:shape>
          </w:pict>
        </mc:Fallback>
      </mc:AlternateContent>
    </w:r>
    <w:r w:rsidRPr="003C5608">
      <w:rPr>
        <w:color w:val="2D5A95"/>
        <w:sz w:val="16"/>
        <w:szCs w:val="16"/>
      </w:rPr>
      <w:fldChar w:fldCharType="begin"/>
    </w:r>
    <w:r w:rsidRPr="003C5608">
      <w:rPr>
        <w:color w:val="2D5A95"/>
        <w:sz w:val="16"/>
        <w:szCs w:val="16"/>
      </w:rPr>
      <w:instrText xml:space="preserve"> FILENAME \* MERGEFORMAT </w:instrText>
    </w:r>
    <w:r w:rsidRPr="003C5608">
      <w:rPr>
        <w:color w:val="2D5A95"/>
        <w:sz w:val="16"/>
        <w:szCs w:val="16"/>
      </w:rPr>
      <w:fldChar w:fldCharType="separate"/>
    </w:r>
    <w:r w:rsidR="004F4E88">
      <w:rPr>
        <w:noProof/>
        <w:color w:val="2D5A95"/>
        <w:sz w:val="16"/>
        <w:szCs w:val="16"/>
      </w:rPr>
      <w:t>XX01-1-ILF-NGR-OD-0193_LTA Mystrone_Brickwater Petroleum 5MMSCFD LNG Plant in Epe.docx</w:t>
    </w:r>
    <w:r w:rsidRPr="003C5608">
      <w:rPr>
        <w:color w:val="2D5A95"/>
        <w:sz w:val="16"/>
        <w:szCs w:val="16"/>
      </w:rPr>
      <w:fldChar w:fldCharType="end"/>
    </w:r>
    <w:r w:rsidRPr="002C570C">
      <w:rPr>
        <w:color w:val="2D5A95"/>
        <w:sz w:val="18"/>
      </w:rPr>
      <w:t xml:space="preserve"> |  © </w:t>
    </w:r>
    <w:r w:rsidRPr="002C570C">
      <w:rPr>
        <w:noProof/>
        <w:lang w:eastAsia="en-US"/>
      </w:rPr>
      <w:drawing>
        <wp:inline distT="0" distB="0" distL="0" distR="0" wp14:anchorId="0B0C5EEE" wp14:editId="74A27E3D">
          <wp:extent cx="165600" cy="82800"/>
          <wp:effectExtent l="0" t="0" r="635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600" cy="82800"/>
                  </a:xfrm>
                  <a:prstGeom prst="rect">
                    <a:avLst/>
                  </a:prstGeom>
                </pic:spPr>
              </pic:pic>
            </a:graphicData>
          </a:graphic>
        </wp:inline>
      </w:drawing>
    </w:r>
    <w:r w:rsidRPr="002C570C">
      <w:rPr>
        <w:b/>
      </w:rPr>
      <w:tab/>
    </w:r>
    <w:r w:rsidRPr="002C570C">
      <w:rPr>
        <w:noProof/>
        <w:color w:val="2D5A95"/>
        <w:sz w:val="18"/>
      </w:rPr>
      <w:t xml:space="preserve">Page </w:t>
    </w:r>
    <w:r w:rsidRPr="002C570C">
      <w:rPr>
        <w:noProof/>
        <w:color w:val="2D5A95"/>
        <w:sz w:val="18"/>
      </w:rPr>
      <w:fldChar w:fldCharType="begin"/>
    </w:r>
    <w:r w:rsidRPr="002C570C">
      <w:rPr>
        <w:noProof/>
        <w:color w:val="2D5A95"/>
        <w:sz w:val="18"/>
      </w:rPr>
      <w:instrText xml:space="preserve"> PAGE  \* Arabic  \* MERGEFORMAT </w:instrText>
    </w:r>
    <w:r w:rsidRPr="002C570C">
      <w:rPr>
        <w:noProof/>
        <w:color w:val="2D5A95"/>
        <w:sz w:val="18"/>
      </w:rPr>
      <w:fldChar w:fldCharType="separate"/>
    </w:r>
    <w:r w:rsidR="0001527D">
      <w:rPr>
        <w:noProof/>
        <w:color w:val="2D5A95"/>
        <w:sz w:val="18"/>
      </w:rPr>
      <w:t>37</w:t>
    </w:r>
    <w:r w:rsidRPr="002C570C">
      <w:rPr>
        <w:noProof/>
        <w:color w:val="2D5A95"/>
        <w:sz w:val="18"/>
      </w:rPr>
      <w:fldChar w:fldCharType="end"/>
    </w:r>
    <w:r>
      <w:rPr>
        <w:noProof/>
        <w:color w:val="2D5A95"/>
        <w:sz w:val="18"/>
      </w:rPr>
      <w:t xml:space="preserve"> | 37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88A5" w14:textId="77777777" w:rsidR="00241CA3" w:rsidRPr="002C570C" w:rsidRDefault="00241CA3" w:rsidP="00D45DB0">
      <w:r w:rsidRPr="002C570C">
        <w:separator/>
      </w:r>
    </w:p>
    <w:p w14:paraId="740CF496" w14:textId="77777777" w:rsidR="00241CA3" w:rsidRPr="002C570C" w:rsidRDefault="00241CA3"/>
  </w:footnote>
  <w:footnote w:type="continuationSeparator" w:id="0">
    <w:p w14:paraId="71B92F8C" w14:textId="77777777" w:rsidR="00241CA3" w:rsidRPr="002C570C" w:rsidRDefault="00241CA3" w:rsidP="00D45DB0">
      <w:r w:rsidRPr="002C570C">
        <w:continuationSeparator/>
      </w:r>
    </w:p>
    <w:p w14:paraId="686212C8" w14:textId="77777777" w:rsidR="00241CA3" w:rsidRPr="002C570C" w:rsidRDefault="00241CA3"/>
  </w:footnote>
  <w:footnote w:type="continuationNotice" w:id="1">
    <w:p w14:paraId="207D364B" w14:textId="77777777" w:rsidR="00241CA3" w:rsidRDefault="00241C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71FA" w14:textId="389D838C" w:rsidR="00A75971" w:rsidRPr="002C570C" w:rsidRDefault="00A75971" w:rsidP="00CB5BD7">
    <w:pPr>
      <w:spacing w:line="276" w:lineRule="auto"/>
      <w:rPr>
        <w:rFonts w:cs="Arial"/>
        <w:caps/>
        <w:color w:val="305291"/>
        <w:sz w:val="18"/>
        <w:szCs w:val="18"/>
      </w:rPr>
    </w:pPr>
    <w:r>
      <w:rPr>
        <w:rFonts w:cs="Arial"/>
        <w:color w:val="305291"/>
        <w:sz w:val="18"/>
        <w:szCs w:val="18"/>
      </w:rPr>
      <w:t>FEED</w:t>
    </w:r>
    <w:r>
      <w:rPr>
        <w:rFonts w:cs="Arial"/>
        <w:noProof/>
        <w:color w:val="305291"/>
        <w:sz w:val="18"/>
        <w:szCs w:val="18"/>
        <w:lang w:eastAsia="en-US"/>
      </w:rPr>
      <w:drawing>
        <wp:anchor distT="0" distB="0" distL="114300" distR="114300" simplePos="0" relativeHeight="251686912" behindDoc="0" locked="0" layoutInCell="1" allowOverlap="1" wp14:anchorId="02BEBA7B" wp14:editId="5C7DD914">
          <wp:simplePos x="0" y="0"/>
          <wp:positionH relativeFrom="column">
            <wp:posOffset>5560382</wp:posOffset>
          </wp:positionH>
          <wp:positionV relativeFrom="paragraph">
            <wp:posOffset>-3784</wp:posOffset>
          </wp:positionV>
          <wp:extent cx="534389" cy="571382"/>
          <wp:effectExtent l="0" t="0" r="0" b="63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LF_Logo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0117" cy="577507"/>
                  </a:xfrm>
                  <a:prstGeom prst="rect">
                    <a:avLst/>
                  </a:prstGeom>
                </pic:spPr>
              </pic:pic>
            </a:graphicData>
          </a:graphic>
          <wp14:sizeRelH relativeFrom="page">
            <wp14:pctWidth>0</wp14:pctWidth>
          </wp14:sizeRelH>
          <wp14:sizeRelV relativeFrom="page">
            <wp14:pctHeight>0</wp14:pctHeight>
          </wp14:sizeRelV>
        </wp:anchor>
      </w:drawing>
    </w:r>
  </w:p>
  <w:p w14:paraId="260267C7" w14:textId="012D1364" w:rsidR="00A75971" w:rsidRPr="004E341A" w:rsidRDefault="00A75971" w:rsidP="00212C0A">
    <w:pPr>
      <w:tabs>
        <w:tab w:val="right" w:pos="9072"/>
      </w:tabs>
      <w:spacing w:line="276" w:lineRule="auto"/>
      <w:rPr>
        <w:rFonts w:cs="Arial"/>
        <w:caps/>
        <w:color w:val="305291"/>
        <w:sz w:val="18"/>
        <w:szCs w:val="18"/>
      </w:rPr>
    </w:pPr>
    <w:r>
      <w:rPr>
        <w:rFonts w:cs="Arial"/>
        <w:caps/>
        <w:color w:val="305291"/>
        <w:sz w:val="18"/>
        <w:szCs w:val="18"/>
      </w:rPr>
      <w:t>EDIBLE OIL PRODUCTION PLANT</w:t>
    </w:r>
  </w:p>
  <w:p w14:paraId="4554139C" w14:textId="58DC125C" w:rsidR="00A75971" w:rsidRPr="002C570C" w:rsidRDefault="00A75971" w:rsidP="002D1DCF">
    <w:pPr>
      <w:spacing w:line="276" w:lineRule="auto"/>
      <w:rPr>
        <w:rFonts w:cs="Arial"/>
        <w:color w:val="305291"/>
        <w:sz w:val="18"/>
        <w:szCs w:val="18"/>
      </w:rPr>
    </w:pPr>
    <w:r>
      <w:rPr>
        <w:rFonts w:cs="Arial"/>
        <w:color w:val="305291"/>
        <w:sz w:val="18"/>
        <w:szCs w:val="18"/>
      </w:rPr>
      <w:t>13.05.2022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551C" w14:textId="77777777" w:rsidR="00A75971" w:rsidRPr="002C570C" w:rsidRDefault="00A75971" w:rsidP="00937FD7">
    <w:pPr>
      <w:tabs>
        <w:tab w:val="left" w:pos="780"/>
      </w:tabs>
    </w:pPr>
    <w:r>
      <w:rPr>
        <w:noProof/>
        <w:lang w:eastAsia="en-US"/>
      </w:rPr>
      <w:drawing>
        <wp:anchor distT="0" distB="0" distL="114300" distR="114300" simplePos="0" relativeHeight="251672576" behindDoc="0" locked="0" layoutInCell="1" allowOverlap="1" wp14:anchorId="1D69FD71" wp14:editId="062CA41B">
          <wp:simplePos x="0" y="0"/>
          <wp:positionH relativeFrom="margin">
            <wp:align>right</wp:align>
          </wp:positionH>
          <wp:positionV relativeFrom="paragraph">
            <wp:posOffset>-185544</wp:posOffset>
          </wp:positionV>
          <wp:extent cx="479995" cy="5186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LF_BGE_logo_header.png"/>
                  <pic:cNvPicPr/>
                </pic:nvPicPr>
                <pic:blipFill>
                  <a:blip r:embed="rId1">
                    <a:extLst>
                      <a:ext uri="{28A0092B-C50C-407E-A947-70E740481C1C}">
                        <a14:useLocalDpi xmlns:a14="http://schemas.microsoft.com/office/drawing/2010/main" val="0"/>
                      </a:ext>
                    </a:extLst>
                  </a:blip>
                  <a:stretch>
                    <a:fillRect/>
                  </a:stretch>
                </pic:blipFill>
                <pic:spPr>
                  <a:xfrm>
                    <a:off x="0" y="0"/>
                    <a:ext cx="479995" cy="5186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D38D" w14:textId="2A76E7FF" w:rsidR="00E76488" w:rsidRDefault="00181CA5" w:rsidP="00E76488">
    <w:pPr>
      <w:pStyle w:val="Projectname"/>
      <w:framePr w:hSpace="0" w:wrap="auto" w:vAnchor="margin" w:hAnchor="text" w:xAlign="left" w:yAlign="inline"/>
      <w:ind w:left="0"/>
      <w:suppressOverlap w:val="0"/>
      <w:rPr>
        <w:sz w:val="20"/>
        <w:szCs w:val="20"/>
      </w:rPr>
    </w:pPr>
    <w:r>
      <w:rPr>
        <w:noProof/>
        <w:sz w:val="18"/>
        <w:szCs w:val="18"/>
        <w:lang w:eastAsia="en-US"/>
      </w:rPr>
      <w:drawing>
        <wp:anchor distT="0" distB="0" distL="114300" distR="114300" simplePos="0" relativeHeight="251691008" behindDoc="0" locked="0" layoutInCell="1" allowOverlap="1" wp14:anchorId="7E3AB84F" wp14:editId="4ACFFEBF">
          <wp:simplePos x="0" y="0"/>
          <wp:positionH relativeFrom="column">
            <wp:posOffset>5213267</wp:posOffset>
          </wp:positionH>
          <wp:positionV relativeFrom="paragraph">
            <wp:posOffset>-42124</wp:posOffset>
          </wp:positionV>
          <wp:extent cx="534389" cy="571382"/>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LF_Logo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4389" cy="571382"/>
                  </a:xfrm>
                  <a:prstGeom prst="rect">
                    <a:avLst/>
                  </a:prstGeom>
                </pic:spPr>
              </pic:pic>
            </a:graphicData>
          </a:graphic>
          <wp14:sizeRelH relativeFrom="page">
            <wp14:pctWidth>0</wp14:pctWidth>
          </wp14:sizeRelH>
          <wp14:sizeRelV relativeFrom="page">
            <wp14:pctHeight>0</wp14:pctHeight>
          </wp14:sizeRelV>
        </wp:anchor>
      </w:drawing>
    </w:r>
    <w:r w:rsidRPr="002C570C">
      <w:rPr>
        <w:sz w:val="18"/>
        <w:szCs w:val="18"/>
      </w:rPr>
      <w:fldChar w:fldCharType="begin"/>
    </w:r>
    <w:r w:rsidRPr="002C570C">
      <w:rPr>
        <w:sz w:val="18"/>
        <w:szCs w:val="18"/>
      </w:rPr>
      <w:instrText xml:space="preserve"> STYLEREF  "Dokument title"  \* MERGEFORMAT </w:instrText>
    </w:r>
    <w:r w:rsidRPr="002C570C">
      <w:rPr>
        <w:sz w:val="18"/>
        <w:szCs w:val="18"/>
      </w:rPr>
      <w:fldChar w:fldCharType="separate"/>
    </w:r>
    <w:r w:rsidR="003D3336">
      <w:rPr>
        <w:noProof/>
        <w:sz w:val="18"/>
        <w:szCs w:val="18"/>
      </w:rPr>
      <w:t>TECHNICAL ADVISORY SERVICE</w:t>
    </w:r>
    <w:r w:rsidRPr="002C570C">
      <w:rPr>
        <w:sz w:val="18"/>
        <w:szCs w:val="18"/>
      </w:rPr>
      <w:fldChar w:fldCharType="end"/>
    </w:r>
    <w:r w:rsidR="00E76488">
      <w:rPr>
        <w:sz w:val="18"/>
        <w:szCs w:val="18"/>
      </w:rPr>
      <w:t xml:space="preserve"> – </w:t>
    </w:r>
    <w:r w:rsidR="00E76488">
      <w:rPr>
        <w:sz w:val="20"/>
        <w:szCs w:val="20"/>
      </w:rPr>
      <w:t>5MMSCFD MINI-LNG PLANT</w:t>
    </w:r>
    <w:r w:rsidR="00E76488" w:rsidRPr="00455C6A">
      <w:rPr>
        <w:sz w:val="20"/>
        <w:szCs w:val="20"/>
      </w:rPr>
      <w:t xml:space="preserve"> </w:t>
    </w:r>
  </w:p>
  <w:p w14:paraId="02A78499" w14:textId="09B8CB95" w:rsidR="00181CA5" w:rsidRPr="004E341A" w:rsidRDefault="00181CA5" w:rsidP="00212C0A">
    <w:pPr>
      <w:tabs>
        <w:tab w:val="right" w:pos="9072"/>
      </w:tabs>
      <w:spacing w:line="276" w:lineRule="auto"/>
      <w:rPr>
        <w:rFonts w:cs="Arial"/>
        <w:caps/>
        <w:color w:val="305291"/>
        <w:sz w:val="18"/>
        <w:szCs w:val="18"/>
      </w:rPr>
    </w:pPr>
    <w:r w:rsidRPr="004E341A">
      <w:rPr>
        <w:rFonts w:cs="Arial"/>
        <w:caps/>
        <w:color w:val="305291"/>
        <w:sz w:val="18"/>
        <w:szCs w:val="18"/>
      </w:rPr>
      <w:fldChar w:fldCharType="begin"/>
    </w:r>
    <w:r w:rsidRPr="004E341A">
      <w:rPr>
        <w:rFonts w:cs="Arial"/>
        <w:caps/>
        <w:color w:val="305291"/>
        <w:sz w:val="18"/>
        <w:szCs w:val="18"/>
      </w:rPr>
      <w:instrText xml:space="preserve"> STYLEREF  "Project name"  \* MERGEFORMAT </w:instrText>
    </w:r>
    <w:r w:rsidRPr="004E341A">
      <w:rPr>
        <w:rFonts w:cs="Arial"/>
        <w:caps/>
        <w:color w:val="305291"/>
        <w:sz w:val="18"/>
        <w:szCs w:val="18"/>
      </w:rPr>
      <w:fldChar w:fldCharType="separate"/>
    </w:r>
    <w:r w:rsidR="003D3336" w:rsidRPr="003D3336">
      <w:rPr>
        <w:rFonts w:cs="Arial"/>
        <w:bCs/>
        <w:caps/>
        <w:noProof/>
        <w:color w:val="305291"/>
        <w:sz w:val="18"/>
        <w:szCs w:val="18"/>
      </w:rPr>
      <w:t>SERVICE PROPOSAL</w:t>
    </w:r>
    <w:r w:rsidRPr="004E341A">
      <w:rPr>
        <w:rFonts w:cs="Arial"/>
        <w:caps/>
        <w:color w:val="305291"/>
        <w:sz w:val="18"/>
        <w:szCs w:val="18"/>
      </w:rPr>
      <w:fldChar w:fldCharType="end"/>
    </w:r>
  </w:p>
  <w:p w14:paraId="6F9697C1" w14:textId="2FA730EE" w:rsidR="00181CA5" w:rsidRPr="002C570C" w:rsidRDefault="00181CA5" w:rsidP="002D1DCF">
    <w:pPr>
      <w:spacing w:line="276" w:lineRule="auto"/>
      <w:rPr>
        <w:rFonts w:cs="Arial"/>
        <w:color w:val="305291"/>
        <w:sz w:val="18"/>
        <w:szCs w:val="18"/>
      </w:rPr>
    </w:pPr>
    <w:r w:rsidRPr="002C570C">
      <w:rPr>
        <w:rFonts w:cs="Arial"/>
        <w:color w:val="305291"/>
        <w:sz w:val="18"/>
        <w:szCs w:val="18"/>
      </w:rPr>
      <w:fldChar w:fldCharType="begin"/>
    </w:r>
    <w:r w:rsidRPr="002C570C">
      <w:rPr>
        <w:rFonts w:cs="Arial"/>
        <w:color w:val="305291"/>
        <w:sz w:val="18"/>
        <w:szCs w:val="18"/>
      </w:rPr>
      <w:instrText xml:space="preserve"> STYLEREF  "Send date"  \* MERGEFORMAT </w:instrText>
    </w:r>
    <w:r w:rsidRPr="002C570C">
      <w:rPr>
        <w:rFonts w:cs="Arial"/>
        <w:color w:val="305291"/>
        <w:sz w:val="18"/>
        <w:szCs w:val="18"/>
      </w:rPr>
      <w:fldChar w:fldCharType="separate"/>
    </w:r>
    <w:r w:rsidR="003D3336">
      <w:rPr>
        <w:rFonts w:cs="Arial"/>
        <w:noProof/>
        <w:color w:val="305291"/>
        <w:sz w:val="18"/>
        <w:szCs w:val="18"/>
      </w:rPr>
      <w:t>06.02.2026</w:t>
    </w:r>
    <w:r w:rsidRPr="002C570C">
      <w:rPr>
        <w:rFonts w:cs="Arial"/>
        <w:color w:val="305291"/>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7432C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384C64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45AAA4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DFE0A0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010908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A0ED16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8A047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E0819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4C86D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25614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B3C38F6"/>
    <w:lvl w:ilvl="0">
      <w:start w:val="1"/>
      <w:numFmt w:val="decimal"/>
      <w:lvlText w:val="%1"/>
      <w:legacy w:legacy="1" w:legacySpace="144" w:legacyIndent="0"/>
      <w:lvlJc w:val="left"/>
    </w:lvl>
    <w:lvl w:ilvl="1">
      <w:start w:val="1"/>
      <w:numFmt w:val="decimal"/>
      <w:pStyle w:val="Heading2"/>
      <w:lvlText w:val="%1.%2"/>
      <w:legacy w:legacy="1" w:legacySpace="144" w:legacyIndent="0"/>
      <w:lvlJc w:val="left"/>
      <w:rPr>
        <w:color w:val="305291" w:themeColor="accent1"/>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013619C3"/>
    <w:multiLevelType w:val="hybridMultilevel"/>
    <w:tmpl w:val="D2FED734"/>
    <w:lvl w:ilvl="0" w:tplc="887EE37C">
      <w:start w:val="1"/>
      <w:numFmt w:val="decimal"/>
      <w:pStyle w:val="N2"/>
      <w:lvlText w:val="%1."/>
      <w:lvlJc w:val="left"/>
      <w:pPr>
        <w:tabs>
          <w:tab w:val="num" w:pos="1985"/>
        </w:tabs>
        <w:ind w:left="1985" w:hanging="56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038124B0"/>
    <w:multiLevelType w:val="hybridMultilevel"/>
    <w:tmpl w:val="AD287236"/>
    <w:lvl w:ilvl="0" w:tplc="1BFAD0F8">
      <w:start w:val="1"/>
      <w:numFmt w:val="lowerLetter"/>
      <w:pStyle w:val="Letter02"/>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3" w15:restartNumberingAfterBreak="0">
    <w:nsid w:val="08F96796"/>
    <w:multiLevelType w:val="hybridMultilevel"/>
    <w:tmpl w:val="081ECBB0"/>
    <w:lvl w:ilvl="0" w:tplc="2940E620">
      <w:start w:val="1"/>
      <w:numFmt w:val="lowerLetter"/>
      <w:pStyle w:val="Letter03"/>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14" w15:restartNumberingAfterBreak="0">
    <w:nsid w:val="104D16D7"/>
    <w:multiLevelType w:val="hybridMultilevel"/>
    <w:tmpl w:val="92FC5506"/>
    <w:lvl w:ilvl="0" w:tplc="1A24599E">
      <w:start w:val="1"/>
      <w:numFmt w:val="bullet"/>
      <w:pStyle w:val="P1"/>
      <w:lvlText w:val=""/>
      <w:lvlJc w:val="left"/>
      <w:pPr>
        <w:ind w:left="1211" w:hanging="360"/>
      </w:pPr>
      <w:rPr>
        <w:rFonts w:ascii="Symbol" w:hAnsi="Symbol" w:hint="default"/>
        <w:b w:val="0"/>
        <w:i w:val="0"/>
        <w:color w:val="auto"/>
        <w:sz w:val="22"/>
      </w:rPr>
    </w:lvl>
    <w:lvl w:ilvl="1" w:tplc="15280A7C">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745EE7"/>
    <w:multiLevelType w:val="hybridMultilevel"/>
    <w:tmpl w:val="4F144730"/>
    <w:lvl w:ilvl="0" w:tplc="351E24AC">
      <w:start w:val="1"/>
      <w:numFmt w:val="bullet"/>
      <w:pStyle w:val="Bullet02"/>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6" w15:restartNumberingAfterBreak="0">
    <w:nsid w:val="16043DA3"/>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AB24C91"/>
    <w:multiLevelType w:val="hybridMultilevel"/>
    <w:tmpl w:val="3BAEFDAA"/>
    <w:lvl w:ilvl="0" w:tplc="12C212A8">
      <w:start w:val="1"/>
      <w:numFmt w:val="decimal"/>
      <w:pStyle w:val="Enum1"/>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8"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19" w15:restartNumberingAfterBreak="0">
    <w:nsid w:val="1F855892"/>
    <w:multiLevelType w:val="hybridMultilevel"/>
    <w:tmpl w:val="47C60952"/>
    <w:lvl w:ilvl="0" w:tplc="97368AC6">
      <w:start w:val="1"/>
      <w:numFmt w:val="decimal"/>
      <w:pStyle w:val="Bibliography"/>
      <w:lvlText w:val="[%1]"/>
      <w:lvlJc w:val="left"/>
      <w:pPr>
        <w:ind w:left="720" w:hanging="360"/>
      </w:pPr>
      <w:rPr>
        <w:rFonts w:hint="default"/>
        <w:b w:val="0"/>
        <w:i w:val="0"/>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16A1FC3"/>
    <w:multiLevelType w:val="hybridMultilevel"/>
    <w:tmpl w:val="511AC2A6"/>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2A3F77A7"/>
    <w:multiLevelType w:val="hybridMultilevel"/>
    <w:tmpl w:val="7444DBB8"/>
    <w:lvl w:ilvl="0" w:tplc="E5F6C362">
      <w:start w:val="1"/>
      <w:numFmt w:val="decimal"/>
      <w:pStyle w:val="Num01Blue"/>
      <w:lvlText w:val="%1."/>
      <w:lvlJc w:val="left"/>
      <w:pPr>
        <w:ind w:left="1199" w:hanging="425"/>
      </w:pPr>
      <w:rPr>
        <w:rFonts w:hint="default"/>
        <w:color w:val="305291" w:themeColor="accent1"/>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2" w15:restartNumberingAfterBreak="0">
    <w:nsid w:val="2D5E2702"/>
    <w:multiLevelType w:val="multilevel"/>
    <w:tmpl w:val="2E32AF0E"/>
    <w:numStyleLink w:val="ILF-Liste123"/>
  </w:abstractNum>
  <w:abstractNum w:abstractNumId="23" w15:restartNumberingAfterBreak="0">
    <w:nsid w:val="32646ED9"/>
    <w:multiLevelType w:val="hybridMultilevel"/>
    <w:tmpl w:val="7354B7F8"/>
    <w:lvl w:ilvl="0" w:tplc="028E678C">
      <w:start w:val="1"/>
      <w:numFmt w:val="bullet"/>
      <w:pStyle w:val="Bullet1"/>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48C8B412">
      <w:numFmt w:val="bullet"/>
      <w:lvlText w:val="-"/>
      <w:lvlJc w:val="left"/>
      <w:pPr>
        <w:ind w:left="3011" w:hanging="360"/>
      </w:pPr>
      <w:rPr>
        <w:rFonts w:ascii="Arial" w:eastAsia="Times New Roman" w:hAnsi="Arial" w:cs="Arial"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3D290A6D"/>
    <w:multiLevelType w:val="multilevel"/>
    <w:tmpl w:val="13085892"/>
    <w:lvl w:ilvl="0">
      <w:start w:val="1"/>
      <w:numFmt w:val="decimal"/>
      <w:pStyle w:val="ILFProp-N1"/>
      <w:lvlText w:val="%1."/>
      <w:lvlJc w:val="left"/>
      <w:pPr>
        <w:tabs>
          <w:tab w:val="num" w:pos="851"/>
        </w:tabs>
        <w:ind w:left="360" w:firstLine="491"/>
      </w:pPr>
      <w:rPr>
        <w:rFonts w:hint="default"/>
        <w:color w:val="auto"/>
      </w:rPr>
    </w:lvl>
    <w:lvl w:ilvl="1">
      <w:start w:val="1"/>
      <w:numFmt w:val="decimal"/>
      <w:pStyle w:val="ILFProp-N2"/>
      <w:lvlText w:val="%1.%2."/>
      <w:lvlJc w:val="left"/>
      <w:pPr>
        <w:tabs>
          <w:tab w:val="num" w:pos="2694"/>
        </w:tabs>
        <w:ind w:left="2352" w:firstLine="342"/>
      </w:pPr>
      <w:rPr>
        <w:rFonts w:hint="default"/>
        <w:b/>
      </w:rPr>
    </w:lvl>
    <w:lvl w:ilvl="2">
      <w:start w:val="1"/>
      <w:numFmt w:val="decimal"/>
      <w:pStyle w:val="ILFProp-N3"/>
      <w:lvlText w:val="%1.%2.%3."/>
      <w:lvlJc w:val="left"/>
      <w:pPr>
        <w:tabs>
          <w:tab w:val="num" w:pos="1418"/>
        </w:tabs>
        <w:ind w:left="1224" w:firstLine="19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27"/>
      </w:pPr>
      <w:rPr>
        <w:rFonts w:hint="default"/>
      </w:rPr>
    </w:lvl>
    <w:lvl w:ilvl="4">
      <w:start w:val="1"/>
      <w:numFmt w:val="decimal"/>
      <w:lvlText w:val="%1.%2.%3.%4.%5."/>
      <w:lvlJc w:val="left"/>
      <w:pPr>
        <w:ind w:left="2232" w:hanging="247"/>
      </w:pPr>
      <w:rPr>
        <w:rFonts w:hint="default"/>
      </w:rPr>
    </w:lvl>
    <w:lvl w:ilvl="5">
      <w:start w:val="1"/>
      <w:numFmt w:val="decimal"/>
      <w:lvlText w:val="%1.%2.%3.%4.%5.%6."/>
      <w:lvlJc w:val="left"/>
      <w:pPr>
        <w:ind w:left="2736" w:hanging="468"/>
      </w:pPr>
      <w:rPr>
        <w:rFonts w:hint="default"/>
      </w:rPr>
    </w:lvl>
    <w:lvl w:ilvl="6">
      <w:start w:val="1"/>
      <w:numFmt w:val="decimal"/>
      <w:lvlText w:val="%1.%2.%3.%4.%5.%6.%7."/>
      <w:lvlJc w:val="left"/>
      <w:pPr>
        <w:ind w:left="3240" w:hanging="688"/>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26" w15:restartNumberingAfterBreak="0">
    <w:nsid w:val="47E55DE8"/>
    <w:multiLevelType w:val="multilevel"/>
    <w:tmpl w:val="04090023"/>
    <w:styleLink w:val="ArticleSection"/>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20842B7"/>
    <w:multiLevelType w:val="hybridMultilevel"/>
    <w:tmpl w:val="8C2E4D72"/>
    <w:lvl w:ilvl="0" w:tplc="D446FDAE">
      <w:start w:val="1"/>
      <w:numFmt w:val="bullet"/>
      <w:pStyle w:val="Bullet01"/>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9" w15:restartNumberingAfterBreak="0">
    <w:nsid w:val="59F55C38"/>
    <w:multiLevelType w:val="hybridMultilevel"/>
    <w:tmpl w:val="96C209B2"/>
    <w:lvl w:ilvl="0" w:tplc="42B0CBCA">
      <w:start w:val="1"/>
      <w:numFmt w:val="decimal"/>
      <w:pStyle w:val="Num0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30" w15:restartNumberingAfterBreak="0">
    <w:nsid w:val="5B13430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2301CA"/>
    <w:multiLevelType w:val="multilevel"/>
    <w:tmpl w:val="2E32AF0E"/>
    <w:styleLink w:val="ILF-Liste123"/>
    <w:lvl w:ilvl="0">
      <w:start w:val="1"/>
      <w:numFmt w:val="decimal"/>
      <w:pStyle w:val="ILFProp-N0"/>
      <w:lvlText w:val="%1)"/>
      <w:lvlJc w:val="left"/>
      <w:pPr>
        <w:ind w:left="851" w:hanging="851"/>
      </w:pPr>
      <w:rPr>
        <w:rFonts w:ascii="Arial" w:hAnsi="Arial" w:hint="default"/>
        <w:sz w:val="22"/>
      </w:rPr>
    </w:lvl>
    <w:lvl w:ilvl="1">
      <w:start w:val="1"/>
      <w:numFmt w:val="decimal"/>
      <w:lvlText w:val="%2)"/>
      <w:lvlJc w:val="left"/>
      <w:pPr>
        <w:ind w:left="1418" w:hanging="567"/>
      </w:pPr>
      <w:rPr>
        <w:rFonts w:hint="default"/>
      </w:rPr>
    </w:lvl>
    <w:lvl w:ilvl="2">
      <w:start w:val="1"/>
      <w:numFmt w:val="decimal"/>
      <w:lvlText w:val="%3)"/>
      <w:lvlJc w:val="left"/>
      <w:pPr>
        <w:ind w:left="1985" w:hanging="567"/>
      </w:pPr>
      <w:rPr>
        <w:rFonts w:hint="default"/>
      </w:rPr>
    </w:lvl>
    <w:lvl w:ilvl="3">
      <w:start w:val="1"/>
      <w:numFmt w:val="decimal"/>
      <w:lvlText w:val="%4)"/>
      <w:lvlJc w:val="left"/>
      <w:pPr>
        <w:ind w:left="2552" w:hanging="567"/>
      </w:pPr>
      <w:rPr>
        <w:rFonts w:hint="default"/>
      </w:rPr>
    </w:lvl>
    <w:lvl w:ilvl="4">
      <w:start w:val="1"/>
      <w:numFmt w:val="decimal"/>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32" w15:restartNumberingAfterBreak="0">
    <w:nsid w:val="6C2A4D7E"/>
    <w:multiLevelType w:val="hybridMultilevel"/>
    <w:tmpl w:val="1AA8EA22"/>
    <w:lvl w:ilvl="0" w:tplc="539AD3BE">
      <w:start w:val="1"/>
      <w:numFmt w:val="lowerLetter"/>
      <w:pStyle w:val="B0"/>
      <w:lvlText w:val="%1)"/>
      <w:lvlJc w:val="left"/>
      <w:pPr>
        <w:tabs>
          <w:tab w:val="num" w:pos="851"/>
        </w:tabs>
        <w:ind w:left="851" w:hanging="851"/>
      </w:pPr>
      <w:rPr>
        <w:rFonts w:hint="default"/>
      </w:rPr>
    </w:lvl>
    <w:lvl w:ilvl="1" w:tplc="DD5CC11A" w:tentative="1">
      <w:start w:val="1"/>
      <w:numFmt w:val="lowerLetter"/>
      <w:lvlText w:val="%2."/>
      <w:lvlJc w:val="left"/>
      <w:pPr>
        <w:tabs>
          <w:tab w:val="num" w:pos="1440"/>
        </w:tabs>
        <w:ind w:left="1440" w:hanging="360"/>
      </w:pPr>
    </w:lvl>
    <w:lvl w:ilvl="2" w:tplc="88D2669A" w:tentative="1">
      <w:start w:val="1"/>
      <w:numFmt w:val="lowerRoman"/>
      <w:lvlText w:val="%3."/>
      <w:lvlJc w:val="right"/>
      <w:pPr>
        <w:tabs>
          <w:tab w:val="num" w:pos="2160"/>
        </w:tabs>
        <w:ind w:left="2160" w:hanging="180"/>
      </w:pPr>
    </w:lvl>
    <w:lvl w:ilvl="3" w:tplc="A16C58BA" w:tentative="1">
      <w:start w:val="1"/>
      <w:numFmt w:val="decimal"/>
      <w:lvlText w:val="%4."/>
      <w:lvlJc w:val="left"/>
      <w:pPr>
        <w:tabs>
          <w:tab w:val="num" w:pos="2880"/>
        </w:tabs>
        <w:ind w:left="2880" w:hanging="360"/>
      </w:pPr>
    </w:lvl>
    <w:lvl w:ilvl="4" w:tplc="52D63448" w:tentative="1">
      <w:start w:val="1"/>
      <w:numFmt w:val="lowerLetter"/>
      <w:lvlText w:val="%5."/>
      <w:lvlJc w:val="left"/>
      <w:pPr>
        <w:tabs>
          <w:tab w:val="num" w:pos="3600"/>
        </w:tabs>
        <w:ind w:left="3600" w:hanging="360"/>
      </w:pPr>
    </w:lvl>
    <w:lvl w:ilvl="5" w:tplc="25966156" w:tentative="1">
      <w:start w:val="1"/>
      <w:numFmt w:val="lowerRoman"/>
      <w:lvlText w:val="%6."/>
      <w:lvlJc w:val="right"/>
      <w:pPr>
        <w:tabs>
          <w:tab w:val="num" w:pos="4320"/>
        </w:tabs>
        <w:ind w:left="4320" w:hanging="180"/>
      </w:pPr>
    </w:lvl>
    <w:lvl w:ilvl="6" w:tplc="757EF06C" w:tentative="1">
      <w:start w:val="1"/>
      <w:numFmt w:val="decimal"/>
      <w:lvlText w:val="%7."/>
      <w:lvlJc w:val="left"/>
      <w:pPr>
        <w:tabs>
          <w:tab w:val="num" w:pos="5040"/>
        </w:tabs>
        <w:ind w:left="5040" w:hanging="360"/>
      </w:pPr>
    </w:lvl>
    <w:lvl w:ilvl="7" w:tplc="2344342C" w:tentative="1">
      <w:start w:val="1"/>
      <w:numFmt w:val="lowerLetter"/>
      <w:lvlText w:val="%8."/>
      <w:lvlJc w:val="left"/>
      <w:pPr>
        <w:tabs>
          <w:tab w:val="num" w:pos="5760"/>
        </w:tabs>
        <w:ind w:left="5760" w:hanging="360"/>
      </w:pPr>
    </w:lvl>
    <w:lvl w:ilvl="8" w:tplc="D4D6B012" w:tentative="1">
      <w:start w:val="1"/>
      <w:numFmt w:val="lowerRoman"/>
      <w:lvlText w:val="%9."/>
      <w:lvlJc w:val="right"/>
      <w:pPr>
        <w:tabs>
          <w:tab w:val="num" w:pos="6480"/>
        </w:tabs>
        <w:ind w:left="6480" w:hanging="180"/>
      </w:pPr>
    </w:lvl>
  </w:abstractNum>
  <w:abstractNum w:abstractNumId="33" w15:restartNumberingAfterBreak="0">
    <w:nsid w:val="6C704FB7"/>
    <w:multiLevelType w:val="hybridMultilevel"/>
    <w:tmpl w:val="626E8728"/>
    <w:lvl w:ilvl="0" w:tplc="7EA604F0">
      <w:start w:val="1"/>
      <w:numFmt w:val="lowerLetter"/>
      <w:pStyle w:val="Enuma"/>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4" w15:restartNumberingAfterBreak="0">
    <w:nsid w:val="6D41238B"/>
    <w:multiLevelType w:val="hybridMultilevel"/>
    <w:tmpl w:val="88F801F4"/>
    <w:lvl w:ilvl="0" w:tplc="04090019">
      <w:start w:val="1"/>
      <w:numFmt w:val="lowerLetter"/>
      <w:lvlText w:val="%1."/>
      <w:lvlJc w:val="left"/>
      <w:pPr>
        <w:ind w:left="1620" w:hanging="360"/>
      </w:pPr>
      <w:rPr>
        <w:rFont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7252732E"/>
    <w:multiLevelType w:val="hybridMultilevel"/>
    <w:tmpl w:val="4D52A1BA"/>
    <w:lvl w:ilvl="0" w:tplc="66F07C76">
      <w:start w:val="1"/>
      <w:numFmt w:val="bullet"/>
      <w:pStyle w:val="Bullet03"/>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6" w15:restartNumberingAfterBreak="0">
    <w:nsid w:val="75FC190A"/>
    <w:multiLevelType w:val="hybridMultilevel"/>
    <w:tmpl w:val="3AD8D586"/>
    <w:lvl w:ilvl="0" w:tplc="2BD63396">
      <w:start w:val="1"/>
      <w:numFmt w:val="decimal"/>
      <w:pStyle w:val="Num01"/>
      <w:lvlText w:val="%1."/>
      <w:lvlJc w:val="left"/>
      <w:pPr>
        <w:ind w:left="1170" w:hanging="360"/>
      </w:pPr>
      <w:rPr>
        <w:color w:val="305291" w:themeColor="accent1"/>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7E3C08B0"/>
    <w:multiLevelType w:val="hybridMultilevel"/>
    <w:tmpl w:val="09E4C868"/>
    <w:lvl w:ilvl="0" w:tplc="04090003">
      <w:start w:val="1"/>
      <w:numFmt w:val="bullet"/>
      <w:lvlText w:val="o"/>
      <w:lvlJc w:val="left"/>
      <w:pPr>
        <w:ind w:left="2138" w:hanging="360"/>
      </w:pPr>
      <w:rPr>
        <w:rFonts w:ascii="Courier New" w:hAnsi="Courier New" w:cs="Courier New"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16cid:durableId="6686939">
    <w:abstractNumId w:val="28"/>
  </w:num>
  <w:num w:numId="2" w16cid:durableId="1194616791">
    <w:abstractNumId w:val="10"/>
  </w:num>
  <w:num w:numId="3" w16cid:durableId="308677393">
    <w:abstractNumId w:val="19"/>
  </w:num>
  <w:num w:numId="4" w16cid:durableId="984773489">
    <w:abstractNumId w:val="12"/>
  </w:num>
  <w:num w:numId="5" w16cid:durableId="1250844026">
    <w:abstractNumId w:val="13"/>
  </w:num>
  <w:num w:numId="6" w16cid:durableId="1417020737">
    <w:abstractNumId w:val="18"/>
  </w:num>
  <w:num w:numId="7" w16cid:durableId="1803229803">
    <w:abstractNumId w:val="21"/>
  </w:num>
  <w:num w:numId="8" w16cid:durableId="1011224849">
    <w:abstractNumId w:val="29"/>
  </w:num>
  <w:num w:numId="9" w16cid:durableId="76219382">
    <w:abstractNumId w:val="27"/>
  </w:num>
  <w:num w:numId="10" w16cid:durableId="334773512">
    <w:abstractNumId w:val="15"/>
  </w:num>
  <w:num w:numId="11" w16cid:durableId="1441336141">
    <w:abstractNumId w:val="35"/>
  </w:num>
  <w:num w:numId="12" w16cid:durableId="1179195290">
    <w:abstractNumId w:val="25"/>
  </w:num>
  <w:num w:numId="13" w16cid:durableId="1854033635">
    <w:abstractNumId w:val="30"/>
  </w:num>
  <w:num w:numId="14" w16cid:durableId="1408772910">
    <w:abstractNumId w:val="16"/>
  </w:num>
  <w:num w:numId="15" w16cid:durableId="457724928">
    <w:abstractNumId w:val="26"/>
  </w:num>
  <w:num w:numId="16" w16cid:durableId="1752315395">
    <w:abstractNumId w:val="9"/>
  </w:num>
  <w:num w:numId="17" w16cid:durableId="511384451">
    <w:abstractNumId w:val="7"/>
  </w:num>
  <w:num w:numId="18" w16cid:durableId="1242328546">
    <w:abstractNumId w:val="6"/>
  </w:num>
  <w:num w:numId="19" w16cid:durableId="693112160">
    <w:abstractNumId w:val="5"/>
  </w:num>
  <w:num w:numId="20" w16cid:durableId="692919679">
    <w:abstractNumId w:val="4"/>
  </w:num>
  <w:num w:numId="21" w16cid:durableId="370112866">
    <w:abstractNumId w:val="8"/>
  </w:num>
  <w:num w:numId="22" w16cid:durableId="1470366163">
    <w:abstractNumId w:val="3"/>
  </w:num>
  <w:num w:numId="23" w16cid:durableId="1774982721">
    <w:abstractNumId w:val="2"/>
  </w:num>
  <w:num w:numId="24" w16cid:durableId="1760564882">
    <w:abstractNumId w:val="1"/>
  </w:num>
  <w:num w:numId="25" w16cid:durableId="48654174">
    <w:abstractNumId w:val="0"/>
  </w:num>
  <w:num w:numId="26" w16cid:durableId="1818304005">
    <w:abstractNumId w:val="23"/>
  </w:num>
  <w:num w:numId="27" w16cid:durableId="287707887">
    <w:abstractNumId w:val="33"/>
  </w:num>
  <w:num w:numId="28" w16cid:durableId="403648553">
    <w:abstractNumId w:val="17"/>
  </w:num>
  <w:num w:numId="29" w16cid:durableId="1191335021">
    <w:abstractNumId w:val="36"/>
  </w:num>
  <w:num w:numId="30" w16cid:durableId="1379670848">
    <w:abstractNumId w:val="31"/>
  </w:num>
  <w:num w:numId="31" w16cid:durableId="9244115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90341261">
    <w:abstractNumId w:val="24"/>
  </w:num>
  <w:num w:numId="33" w16cid:durableId="771973685">
    <w:abstractNumId w:val="32"/>
  </w:num>
  <w:num w:numId="34" w16cid:durableId="831138685">
    <w:abstractNumId w:val="20"/>
  </w:num>
  <w:num w:numId="35" w16cid:durableId="1087775113">
    <w:abstractNumId w:val="34"/>
  </w:num>
  <w:num w:numId="36" w16cid:durableId="796290129">
    <w:abstractNumId w:val="14"/>
  </w:num>
  <w:num w:numId="37" w16cid:durableId="92357664">
    <w:abstractNumId w:val="11"/>
  </w:num>
  <w:num w:numId="38" w16cid:durableId="2099130123">
    <w:abstractNumId w:val="37"/>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hodi, Abiodun">
    <w15:presenceInfo w15:providerId="AD" w15:userId="S::Abiodun.Oshodi@ilf.com::9a1b7126-c9b8-4ff9-87c1-029cc1aba7e1"/>
  </w15:person>
  <w15:person w15:author="Nelson, Abayomi">
    <w15:presenceInfo w15:providerId="AD" w15:userId="S::Abayomi.Nelson@ilf.com::02f5b872-726e-469c-a308-29cd58eb8f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s-ES" w:vendorID="64" w:dllVersion="6" w:nlCheck="1" w:checkStyle="0"/>
  <w:proofState w:spelling="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efaultTabStop w:val="709"/>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7E0"/>
    <w:rsid w:val="00002856"/>
    <w:rsid w:val="00003680"/>
    <w:rsid w:val="00003E38"/>
    <w:rsid w:val="000065F3"/>
    <w:rsid w:val="00006DF3"/>
    <w:rsid w:val="000109DE"/>
    <w:rsid w:val="00012D8C"/>
    <w:rsid w:val="00013F31"/>
    <w:rsid w:val="0001434D"/>
    <w:rsid w:val="000144FE"/>
    <w:rsid w:val="00014A8A"/>
    <w:rsid w:val="0001527D"/>
    <w:rsid w:val="00016459"/>
    <w:rsid w:val="00020C75"/>
    <w:rsid w:val="000220FF"/>
    <w:rsid w:val="00024231"/>
    <w:rsid w:val="0002432B"/>
    <w:rsid w:val="00026859"/>
    <w:rsid w:val="00027659"/>
    <w:rsid w:val="0002781D"/>
    <w:rsid w:val="00030387"/>
    <w:rsid w:val="00030AB3"/>
    <w:rsid w:val="00035B5D"/>
    <w:rsid w:val="0003684E"/>
    <w:rsid w:val="00040DFF"/>
    <w:rsid w:val="00043C73"/>
    <w:rsid w:val="00045B5E"/>
    <w:rsid w:val="00050353"/>
    <w:rsid w:val="00051B5D"/>
    <w:rsid w:val="00051B74"/>
    <w:rsid w:val="000532DD"/>
    <w:rsid w:val="00054805"/>
    <w:rsid w:val="00057118"/>
    <w:rsid w:val="00060028"/>
    <w:rsid w:val="000607A6"/>
    <w:rsid w:val="00062C93"/>
    <w:rsid w:val="00063729"/>
    <w:rsid w:val="00064BF6"/>
    <w:rsid w:val="00065A72"/>
    <w:rsid w:val="00066641"/>
    <w:rsid w:val="00066653"/>
    <w:rsid w:val="000672F5"/>
    <w:rsid w:val="000675D0"/>
    <w:rsid w:val="00070CC2"/>
    <w:rsid w:val="00070D1B"/>
    <w:rsid w:val="00073EB9"/>
    <w:rsid w:val="0007789F"/>
    <w:rsid w:val="00077DAB"/>
    <w:rsid w:val="000802EA"/>
    <w:rsid w:val="00083A66"/>
    <w:rsid w:val="000903AB"/>
    <w:rsid w:val="0009093A"/>
    <w:rsid w:val="0009217A"/>
    <w:rsid w:val="00094BCE"/>
    <w:rsid w:val="0009684B"/>
    <w:rsid w:val="00096924"/>
    <w:rsid w:val="000A0154"/>
    <w:rsid w:val="000A0D10"/>
    <w:rsid w:val="000A44D1"/>
    <w:rsid w:val="000B0F91"/>
    <w:rsid w:val="000B2EFD"/>
    <w:rsid w:val="000B3023"/>
    <w:rsid w:val="000C022B"/>
    <w:rsid w:val="000C057F"/>
    <w:rsid w:val="000C1096"/>
    <w:rsid w:val="000C28B5"/>
    <w:rsid w:val="000C2F33"/>
    <w:rsid w:val="000C2F3B"/>
    <w:rsid w:val="000C4F9E"/>
    <w:rsid w:val="000C70B5"/>
    <w:rsid w:val="000C7910"/>
    <w:rsid w:val="000D0348"/>
    <w:rsid w:val="000D0D1E"/>
    <w:rsid w:val="000D573C"/>
    <w:rsid w:val="000D5932"/>
    <w:rsid w:val="000D5ECC"/>
    <w:rsid w:val="000D7FC7"/>
    <w:rsid w:val="000E1745"/>
    <w:rsid w:val="000E1CF2"/>
    <w:rsid w:val="000E4744"/>
    <w:rsid w:val="000E492A"/>
    <w:rsid w:val="000E5DDA"/>
    <w:rsid w:val="000E6685"/>
    <w:rsid w:val="000F1BA9"/>
    <w:rsid w:val="000F28FA"/>
    <w:rsid w:val="000F7B02"/>
    <w:rsid w:val="000F7CB3"/>
    <w:rsid w:val="001005C2"/>
    <w:rsid w:val="00102D9A"/>
    <w:rsid w:val="00105B27"/>
    <w:rsid w:val="00107451"/>
    <w:rsid w:val="00110C51"/>
    <w:rsid w:val="001126FF"/>
    <w:rsid w:val="00112A3B"/>
    <w:rsid w:val="0011424E"/>
    <w:rsid w:val="001142B9"/>
    <w:rsid w:val="00115555"/>
    <w:rsid w:val="00115ED7"/>
    <w:rsid w:val="00121003"/>
    <w:rsid w:val="00121171"/>
    <w:rsid w:val="00121A4A"/>
    <w:rsid w:val="00122A0D"/>
    <w:rsid w:val="00123786"/>
    <w:rsid w:val="00126727"/>
    <w:rsid w:val="00126781"/>
    <w:rsid w:val="00131A18"/>
    <w:rsid w:val="00133F1E"/>
    <w:rsid w:val="00135D65"/>
    <w:rsid w:val="00135D98"/>
    <w:rsid w:val="001366FC"/>
    <w:rsid w:val="00136F05"/>
    <w:rsid w:val="001378F5"/>
    <w:rsid w:val="001408E0"/>
    <w:rsid w:val="00140967"/>
    <w:rsid w:val="001413B8"/>
    <w:rsid w:val="001415A1"/>
    <w:rsid w:val="00141877"/>
    <w:rsid w:val="00141A6E"/>
    <w:rsid w:val="00141C06"/>
    <w:rsid w:val="00142574"/>
    <w:rsid w:val="00144B35"/>
    <w:rsid w:val="001461A5"/>
    <w:rsid w:val="00146941"/>
    <w:rsid w:val="0014697C"/>
    <w:rsid w:val="00147184"/>
    <w:rsid w:val="00147286"/>
    <w:rsid w:val="001475F9"/>
    <w:rsid w:val="00147B08"/>
    <w:rsid w:val="00151D7F"/>
    <w:rsid w:val="00152E2E"/>
    <w:rsid w:val="00153AAF"/>
    <w:rsid w:val="001556F6"/>
    <w:rsid w:val="00155796"/>
    <w:rsid w:val="0015680C"/>
    <w:rsid w:val="001602ED"/>
    <w:rsid w:val="0016163B"/>
    <w:rsid w:val="00161B20"/>
    <w:rsid w:val="0016271D"/>
    <w:rsid w:val="0016473D"/>
    <w:rsid w:val="001653C2"/>
    <w:rsid w:val="00165F0C"/>
    <w:rsid w:val="0016608C"/>
    <w:rsid w:val="001663C8"/>
    <w:rsid w:val="00166D0B"/>
    <w:rsid w:val="001726ED"/>
    <w:rsid w:val="00172C0D"/>
    <w:rsid w:val="0017312F"/>
    <w:rsid w:val="00175938"/>
    <w:rsid w:val="00180EE1"/>
    <w:rsid w:val="00181CA5"/>
    <w:rsid w:val="00191D74"/>
    <w:rsid w:val="00192640"/>
    <w:rsid w:val="00195621"/>
    <w:rsid w:val="001963FC"/>
    <w:rsid w:val="00197241"/>
    <w:rsid w:val="001A14E2"/>
    <w:rsid w:val="001A150E"/>
    <w:rsid w:val="001A4CD5"/>
    <w:rsid w:val="001A5AC2"/>
    <w:rsid w:val="001A5B54"/>
    <w:rsid w:val="001A5E14"/>
    <w:rsid w:val="001B14F2"/>
    <w:rsid w:val="001B154A"/>
    <w:rsid w:val="001B3C70"/>
    <w:rsid w:val="001B57B9"/>
    <w:rsid w:val="001B5BFB"/>
    <w:rsid w:val="001C214B"/>
    <w:rsid w:val="001C2A6A"/>
    <w:rsid w:val="001C3310"/>
    <w:rsid w:val="001C445C"/>
    <w:rsid w:val="001C644B"/>
    <w:rsid w:val="001D151F"/>
    <w:rsid w:val="001D201F"/>
    <w:rsid w:val="001D240A"/>
    <w:rsid w:val="001D276F"/>
    <w:rsid w:val="001E1E23"/>
    <w:rsid w:val="001E2083"/>
    <w:rsid w:val="001E34E8"/>
    <w:rsid w:val="001E432B"/>
    <w:rsid w:val="001E51FB"/>
    <w:rsid w:val="001E7F4E"/>
    <w:rsid w:val="001F052E"/>
    <w:rsid w:val="001F0D02"/>
    <w:rsid w:val="001F1EA8"/>
    <w:rsid w:val="001F22A2"/>
    <w:rsid w:val="001F4570"/>
    <w:rsid w:val="001F5F14"/>
    <w:rsid w:val="001F6F57"/>
    <w:rsid w:val="001F71E5"/>
    <w:rsid w:val="0020125C"/>
    <w:rsid w:val="00203966"/>
    <w:rsid w:val="00204884"/>
    <w:rsid w:val="002051CD"/>
    <w:rsid w:val="002057BC"/>
    <w:rsid w:val="00206017"/>
    <w:rsid w:val="00206720"/>
    <w:rsid w:val="0020722D"/>
    <w:rsid w:val="00207A38"/>
    <w:rsid w:val="00207CA2"/>
    <w:rsid w:val="00207CF8"/>
    <w:rsid w:val="00212C0A"/>
    <w:rsid w:val="002219D8"/>
    <w:rsid w:val="00221D51"/>
    <w:rsid w:val="0022201E"/>
    <w:rsid w:val="002223A7"/>
    <w:rsid w:val="00222D93"/>
    <w:rsid w:val="00224E68"/>
    <w:rsid w:val="00225293"/>
    <w:rsid w:val="00226AA1"/>
    <w:rsid w:val="00226D38"/>
    <w:rsid w:val="00230B35"/>
    <w:rsid w:val="00234BF9"/>
    <w:rsid w:val="002369D8"/>
    <w:rsid w:val="00236D30"/>
    <w:rsid w:val="00237F8D"/>
    <w:rsid w:val="00241CA3"/>
    <w:rsid w:val="00242045"/>
    <w:rsid w:val="002425A8"/>
    <w:rsid w:val="002434E3"/>
    <w:rsid w:val="00246297"/>
    <w:rsid w:val="0024631F"/>
    <w:rsid w:val="00250131"/>
    <w:rsid w:val="002506F3"/>
    <w:rsid w:val="00253034"/>
    <w:rsid w:val="00253C0E"/>
    <w:rsid w:val="00253C25"/>
    <w:rsid w:val="00253C46"/>
    <w:rsid w:val="002570BB"/>
    <w:rsid w:val="00257636"/>
    <w:rsid w:val="002603C3"/>
    <w:rsid w:val="00262838"/>
    <w:rsid w:val="00262C51"/>
    <w:rsid w:val="002635EC"/>
    <w:rsid w:val="00264408"/>
    <w:rsid w:val="00264A2C"/>
    <w:rsid w:val="00266BB1"/>
    <w:rsid w:val="00267082"/>
    <w:rsid w:val="00272022"/>
    <w:rsid w:val="0027257A"/>
    <w:rsid w:val="00273060"/>
    <w:rsid w:val="00273D3A"/>
    <w:rsid w:val="002740E5"/>
    <w:rsid w:val="002743F4"/>
    <w:rsid w:val="002751C0"/>
    <w:rsid w:val="002757B4"/>
    <w:rsid w:val="0027700C"/>
    <w:rsid w:val="0027725D"/>
    <w:rsid w:val="0027771F"/>
    <w:rsid w:val="00282091"/>
    <w:rsid w:val="00284294"/>
    <w:rsid w:val="002919E7"/>
    <w:rsid w:val="00292CB3"/>
    <w:rsid w:val="00294D87"/>
    <w:rsid w:val="002953B9"/>
    <w:rsid w:val="00296DB0"/>
    <w:rsid w:val="002A21C9"/>
    <w:rsid w:val="002A287B"/>
    <w:rsid w:val="002A3645"/>
    <w:rsid w:val="002A52B1"/>
    <w:rsid w:val="002A56C2"/>
    <w:rsid w:val="002B03E8"/>
    <w:rsid w:val="002B06AE"/>
    <w:rsid w:val="002B49E3"/>
    <w:rsid w:val="002B607D"/>
    <w:rsid w:val="002B7946"/>
    <w:rsid w:val="002C4D70"/>
    <w:rsid w:val="002C570C"/>
    <w:rsid w:val="002C6869"/>
    <w:rsid w:val="002D0B46"/>
    <w:rsid w:val="002D0CE9"/>
    <w:rsid w:val="002D1DCF"/>
    <w:rsid w:val="002D55AF"/>
    <w:rsid w:val="002D68C6"/>
    <w:rsid w:val="002E001E"/>
    <w:rsid w:val="002E1785"/>
    <w:rsid w:val="002E255E"/>
    <w:rsid w:val="002E4408"/>
    <w:rsid w:val="002E45B8"/>
    <w:rsid w:val="002E46C9"/>
    <w:rsid w:val="002E4836"/>
    <w:rsid w:val="002E507B"/>
    <w:rsid w:val="002E6E97"/>
    <w:rsid w:val="002F4695"/>
    <w:rsid w:val="002F5536"/>
    <w:rsid w:val="002F6BE8"/>
    <w:rsid w:val="002F7927"/>
    <w:rsid w:val="00301BF9"/>
    <w:rsid w:val="003038D2"/>
    <w:rsid w:val="003040E3"/>
    <w:rsid w:val="00304922"/>
    <w:rsid w:val="0031251F"/>
    <w:rsid w:val="003125D6"/>
    <w:rsid w:val="0031741A"/>
    <w:rsid w:val="0031750F"/>
    <w:rsid w:val="00317863"/>
    <w:rsid w:val="0032044A"/>
    <w:rsid w:val="00320807"/>
    <w:rsid w:val="003226DF"/>
    <w:rsid w:val="003226FF"/>
    <w:rsid w:val="0032684E"/>
    <w:rsid w:val="00327215"/>
    <w:rsid w:val="00330313"/>
    <w:rsid w:val="00331B30"/>
    <w:rsid w:val="0033439E"/>
    <w:rsid w:val="00336A9A"/>
    <w:rsid w:val="00336FD6"/>
    <w:rsid w:val="003372EC"/>
    <w:rsid w:val="003404FC"/>
    <w:rsid w:val="00341081"/>
    <w:rsid w:val="0034126C"/>
    <w:rsid w:val="00341F5C"/>
    <w:rsid w:val="00342A19"/>
    <w:rsid w:val="00344ADD"/>
    <w:rsid w:val="00344FF0"/>
    <w:rsid w:val="003455EA"/>
    <w:rsid w:val="00347C26"/>
    <w:rsid w:val="00347C4D"/>
    <w:rsid w:val="003518F5"/>
    <w:rsid w:val="0035208D"/>
    <w:rsid w:val="003538ED"/>
    <w:rsid w:val="003539B1"/>
    <w:rsid w:val="0035640A"/>
    <w:rsid w:val="00360344"/>
    <w:rsid w:val="003625CA"/>
    <w:rsid w:val="0036277E"/>
    <w:rsid w:val="0036357B"/>
    <w:rsid w:val="00364923"/>
    <w:rsid w:val="00364A7C"/>
    <w:rsid w:val="00364CB7"/>
    <w:rsid w:val="003704DE"/>
    <w:rsid w:val="00375B88"/>
    <w:rsid w:val="0037637C"/>
    <w:rsid w:val="0038038A"/>
    <w:rsid w:val="00380E4D"/>
    <w:rsid w:val="00380F28"/>
    <w:rsid w:val="0038117D"/>
    <w:rsid w:val="0038375A"/>
    <w:rsid w:val="003855A4"/>
    <w:rsid w:val="003900E5"/>
    <w:rsid w:val="003908A0"/>
    <w:rsid w:val="00391B33"/>
    <w:rsid w:val="00393190"/>
    <w:rsid w:val="003A1B34"/>
    <w:rsid w:val="003A1DF4"/>
    <w:rsid w:val="003A23EE"/>
    <w:rsid w:val="003A3541"/>
    <w:rsid w:val="003A5B53"/>
    <w:rsid w:val="003B0120"/>
    <w:rsid w:val="003B0727"/>
    <w:rsid w:val="003B1465"/>
    <w:rsid w:val="003B1897"/>
    <w:rsid w:val="003B2984"/>
    <w:rsid w:val="003B5029"/>
    <w:rsid w:val="003B735D"/>
    <w:rsid w:val="003C26C2"/>
    <w:rsid w:val="003C5608"/>
    <w:rsid w:val="003C615A"/>
    <w:rsid w:val="003C7058"/>
    <w:rsid w:val="003D17E7"/>
    <w:rsid w:val="003D3336"/>
    <w:rsid w:val="003D3E89"/>
    <w:rsid w:val="003D737E"/>
    <w:rsid w:val="003E1313"/>
    <w:rsid w:val="003E39DD"/>
    <w:rsid w:val="003E60D6"/>
    <w:rsid w:val="003E6EB2"/>
    <w:rsid w:val="003F0A24"/>
    <w:rsid w:val="003F3338"/>
    <w:rsid w:val="003F5DE1"/>
    <w:rsid w:val="004049F0"/>
    <w:rsid w:val="00404D11"/>
    <w:rsid w:val="00405D37"/>
    <w:rsid w:val="00407D94"/>
    <w:rsid w:val="00415819"/>
    <w:rsid w:val="004160B6"/>
    <w:rsid w:val="00416B88"/>
    <w:rsid w:val="00416DCB"/>
    <w:rsid w:val="00417B6D"/>
    <w:rsid w:val="00417CD1"/>
    <w:rsid w:val="0042026F"/>
    <w:rsid w:val="0042316C"/>
    <w:rsid w:val="00425332"/>
    <w:rsid w:val="00425961"/>
    <w:rsid w:val="00426396"/>
    <w:rsid w:val="0043035A"/>
    <w:rsid w:val="004303CD"/>
    <w:rsid w:val="00433380"/>
    <w:rsid w:val="004336B3"/>
    <w:rsid w:val="00433CA3"/>
    <w:rsid w:val="00434E0B"/>
    <w:rsid w:val="00434E34"/>
    <w:rsid w:val="00436DFB"/>
    <w:rsid w:val="00437AA4"/>
    <w:rsid w:val="00440B75"/>
    <w:rsid w:val="004429B5"/>
    <w:rsid w:val="00443E40"/>
    <w:rsid w:val="00445DCC"/>
    <w:rsid w:val="00446328"/>
    <w:rsid w:val="00450419"/>
    <w:rsid w:val="00451F3F"/>
    <w:rsid w:val="004520CB"/>
    <w:rsid w:val="00453863"/>
    <w:rsid w:val="004558B9"/>
    <w:rsid w:val="00455C94"/>
    <w:rsid w:val="0045656C"/>
    <w:rsid w:val="004577C2"/>
    <w:rsid w:val="00460401"/>
    <w:rsid w:val="00462F79"/>
    <w:rsid w:val="004634E1"/>
    <w:rsid w:val="00463C69"/>
    <w:rsid w:val="004654D7"/>
    <w:rsid w:val="00465532"/>
    <w:rsid w:val="00467D9A"/>
    <w:rsid w:val="0047197F"/>
    <w:rsid w:val="00472AB4"/>
    <w:rsid w:val="0047471F"/>
    <w:rsid w:val="00477D73"/>
    <w:rsid w:val="0048233E"/>
    <w:rsid w:val="00482A82"/>
    <w:rsid w:val="00483521"/>
    <w:rsid w:val="00487E6B"/>
    <w:rsid w:val="00491B76"/>
    <w:rsid w:val="00492DF7"/>
    <w:rsid w:val="004962BA"/>
    <w:rsid w:val="00496DC3"/>
    <w:rsid w:val="004A2587"/>
    <w:rsid w:val="004A29EC"/>
    <w:rsid w:val="004A75EF"/>
    <w:rsid w:val="004B1D9F"/>
    <w:rsid w:val="004B26FD"/>
    <w:rsid w:val="004B3F25"/>
    <w:rsid w:val="004B491A"/>
    <w:rsid w:val="004B632D"/>
    <w:rsid w:val="004C0335"/>
    <w:rsid w:val="004C2771"/>
    <w:rsid w:val="004C3049"/>
    <w:rsid w:val="004C395E"/>
    <w:rsid w:val="004C47D5"/>
    <w:rsid w:val="004C48C5"/>
    <w:rsid w:val="004C54C2"/>
    <w:rsid w:val="004C5E22"/>
    <w:rsid w:val="004C713B"/>
    <w:rsid w:val="004C7BBB"/>
    <w:rsid w:val="004D4261"/>
    <w:rsid w:val="004E0194"/>
    <w:rsid w:val="004E0675"/>
    <w:rsid w:val="004E0ECB"/>
    <w:rsid w:val="004E15D0"/>
    <w:rsid w:val="004E341A"/>
    <w:rsid w:val="004E4846"/>
    <w:rsid w:val="004F0EEC"/>
    <w:rsid w:val="004F1971"/>
    <w:rsid w:val="004F1BB4"/>
    <w:rsid w:val="004F2115"/>
    <w:rsid w:val="004F2231"/>
    <w:rsid w:val="004F2389"/>
    <w:rsid w:val="004F338E"/>
    <w:rsid w:val="004F3A65"/>
    <w:rsid w:val="004F4E88"/>
    <w:rsid w:val="004F528B"/>
    <w:rsid w:val="004F5BD3"/>
    <w:rsid w:val="004F7641"/>
    <w:rsid w:val="005019D8"/>
    <w:rsid w:val="00502625"/>
    <w:rsid w:val="00504052"/>
    <w:rsid w:val="00504CF1"/>
    <w:rsid w:val="00505F49"/>
    <w:rsid w:val="0050651E"/>
    <w:rsid w:val="0050738E"/>
    <w:rsid w:val="00507A05"/>
    <w:rsid w:val="00507F02"/>
    <w:rsid w:val="005105BC"/>
    <w:rsid w:val="005119D7"/>
    <w:rsid w:val="005124DF"/>
    <w:rsid w:val="00512795"/>
    <w:rsid w:val="00513316"/>
    <w:rsid w:val="00515CE2"/>
    <w:rsid w:val="00517D50"/>
    <w:rsid w:val="00521BCF"/>
    <w:rsid w:val="005239A1"/>
    <w:rsid w:val="00525461"/>
    <w:rsid w:val="00530824"/>
    <w:rsid w:val="005309D6"/>
    <w:rsid w:val="00530F36"/>
    <w:rsid w:val="00532E63"/>
    <w:rsid w:val="00535FAD"/>
    <w:rsid w:val="00536B1C"/>
    <w:rsid w:val="00536D1B"/>
    <w:rsid w:val="00536F32"/>
    <w:rsid w:val="00537B68"/>
    <w:rsid w:val="00537F7D"/>
    <w:rsid w:val="00540900"/>
    <w:rsid w:val="00541CD0"/>
    <w:rsid w:val="00542081"/>
    <w:rsid w:val="005424ED"/>
    <w:rsid w:val="00547D14"/>
    <w:rsid w:val="005513BD"/>
    <w:rsid w:val="00551EDD"/>
    <w:rsid w:val="005527EC"/>
    <w:rsid w:val="005534A7"/>
    <w:rsid w:val="005542EB"/>
    <w:rsid w:val="005550ED"/>
    <w:rsid w:val="00556FA1"/>
    <w:rsid w:val="005573E5"/>
    <w:rsid w:val="005611EC"/>
    <w:rsid w:val="00561FAD"/>
    <w:rsid w:val="00564882"/>
    <w:rsid w:val="00565162"/>
    <w:rsid w:val="00565DF4"/>
    <w:rsid w:val="00566338"/>
    <w:rsid w:val="005664E3"/>
    <w:rsid w:val="00570016"/>
    <w:rsid w:val="005707F6"/>
    <w:rsid w:val="00571F3E"/>
    <w:rsid w:val="0057233C"/>
    <w:rsid w:val="0057349E"/>
    <w:rsid w:val="00574392"/>
    <w:rsid w:val="0058125B"/>
    <w:rsid w:val="00581AE7"/>
    <w:rsid w:val="0058344C"/>
    <w:rsid w:val="00587166"/>
    <w:rsid w:val="00590F3B"/>
    <w:rsid w:val="00591AA0"/>
    <w:rsid w:val="00596FC6"/>
    <w:rsid w:val="005A4726"/>
    <w:rsid w:val="005A48BA"/>
    <w:rsid w:val="005A6B8E"/>
    <w:rsid w:val="005A7037"/>
    <w:rsid w:val="005A74CB"/>
    <w:rsid w:val="005B0882"/>
    <w:rsid w:val="005B12E1"/>
    <w:rsid w:val="005B30CF"/>
    <w:rsid w:val="005B3803"/>
    <w:rsid w:val="005B3EAB"/>
    <w:rsid w:val="005B5DA4"/>
    <w:rsid w:val="005C033B"/>
    <w:rsid w:val="005C226A"/>
    <w:rsid w:val="005C2D89"/>
    <w:rsid w:val="005C3C64"/>
    <w:rsid w:val="005C3EA8"/>
    <w:rsid w:val="005C472F"/>
    <w:rsid w:val="005C504B"/>
    <w:rsid w:val="005C5D32"/>
    <w:rsid w:val="005C7167"/>
    <w:rsid w:val="005D008B"/>
    <w:rsid w:val="005D0470"/>
    <w:rsid w:val="005D2DE7"/>
    <w:rsid w:val="005D337D"/>
    <w:rsid w:val="005D58F4"/>
    <w:rsid w:val="005D672F"/>
    <w:rsid w:val="005D6F51"/>
    <w:rsid w:val="005D7AD6"/>
    <w:rsid w:val="005E0923"/>
    <w:rsid w:val="005E2AF2"/>
    <w:rsid w:val="005E65C1"/>
    <w:rsid w:val="005F0FDC"/>
    <w:rsid w:val="005F18CA"/>
    <w:rsid w:val="005F2537"/>
    <w:rsid w:val="005F3B3F"/>
    <w:rsid w:val="005F3D9B"/>
    <w:rsid w:val="005F3F7C"/>
    <w:rsid w:val="005F4338"/>
    <w:rsid w:val="005F45FF"/>
    <w:rsid w:val="005F5708"/>
    <w:rsid w:val="005F5E8A"/>
    <w:rsid w:val="005F5FEA"/>
    <w:rsid w:val="005F7D3D"/>
    <w:rsid w:val="00601CF4"/>
    <w:rsid w:val="00603283"/>
    <w:rsid w:val="00603954"/>
    <w:rsid w:val="00604960"/>
    <w:rsid w:val="00606B77"/>
    <w:rsid w:val="006100EE"/>
    <w:rsid w:val="006125BA"/>
    <w:rsid w:val="006132C3"/>
    <w:rsid w:val="006140A2"/>
    <w:rsid w:val="00616136"/>
    <w:rsid w:val="00616F79"/>
    <w:rsid w:val="00617214"/>
    <w:rsid w:val="0061761B"/>
    <w:rsid w:val="00621AB0"/>
    <w:rsid w:val="00621D49"/>
    <w:rsid w:val="00622696"/>
    <w:rsid w:val="00624293"/>
    <w:rsid w:val="006253F8"/>
    <w:rsid w:val="00630846"/>
    <w:rsid w:val="006402D4"/>
    <w:rsid w:val="0064273C"/>
    <w:rsid w:val="00642884"/>
    <w:rsid w:val="00644D40"/>
    <w:rsid w:val="0064589E"/>
    <w:rsid w:val="00645E6B"/>
    <w:rsid w:val="00650413"/>
    <w:rsid w:val="006514F7"/>
    <w:rsid w:val="00652016"/>
    <w:rsid w:val="00652372"/>
    <w:rsid w:val="006525D0"/>
    <w:rsid w:val="00652CFC"/>
    <w:rsid w:val="00653F22"/>
    <w:rsid w:val="00655088"/>
    <w:rsid w:val="00656779"/>
    <w:rsid w:val="00663C98"/>
    <w:rsid w:val="00663F63"/>
    <w:rsid w:val="0066587C"/>
    <w:rsid w:val="00666183"/>
    <w:rsid w:val="00666535"/>
    <w:rsid w:val="00671CFD"/>
    <w:rsid w:val="00671D51"/>
    <w:rsid w:val="00682298"/>
    <w:rsid w:val="0068414E"/>
    <w:rsid w:val="006855C6"/>
    <w:rsid w:val="00694800"/>
    <w:rsid w:val="006A1E3D"/>
    <w:rsid w:val="006A2241"/>
    <w:rsid w:val="006A2527"/>
    <w:rsid w:val="006A34CB"/>
    <w:rsid w:val="006A3E48"/>
    <w:rsid w:val="006A3FF3"/>
    <w:rsid w:val="006A749C"/>
    <w:rsid w:val="006B0619"/>
    <w:rsid w:val="006B6B45"/>
    <w:rsid w:val="006B6C94"/>
    <w:rsid w:val="006C297F"/>
    <w:rsid w:val="006C59C6"/>
    <w:rsid w:val="006C6A54"/>
    <w:rsid w:val="006C6D84"/>
    <w:rsid w:val="006C73BA"/>
    <w:rsid w:val="006C7C28"/>
    <w:rsid w:val="006C7FAE"/>
    <w:rsid w:val="006D1DDA"/>
    <w:rsid w:val="006D4EE0"/>
    <w:rsid w:val="006E1410"/>
    <w:rsid w:val="006E1D57"/>
    <w:rsid w:val="006E525C"/>
    <w:rsid w:val="006E64C0"/>
    <w:rsid w:val="006E7484"/>
    <w:rsid w:val="006E7DAE"/>
    <w:rsid w:val="006F22AC"/>
    <w:rsid w:val="006F3E0A"/>
    <w:rsid w:val="006F5F47"/>
    <w:rsid w:val="00700DA8"/>
    <w:rsid w:val="00701B8F"/>
    <w:rsid w:val="007029A7"/>
    <w:rsid w:val="007041CF"/>
    <w:rsid w:val="007048CD"/>
    <w:rsid w:val="00705100"/>
    <w:rsid w:val="00711BB1"/>
    <w:rsid w:val="00712363"/>
    <w:rsid w:val="007136C1"/>
    <w:rsid w:val="00714143"/>
    <w:rsid w:val="007147F5"/>
    <w:rsid w:val="00714AE5"/>
    <w:rsid w:val="007156B9"/>
    <w:rsid w:val="007221F9"/>
    <w:rsid w:val="00722F41"/>
    <w:rsid w:val="00723A0A"/>
    <w:rsid w:val="0072515F"/>
    <w:rsid w:val="0072599E"/>
    <w:rsid w:val="00730347"/>
    <w:rsid w:val="00731B91"/>
    <w:rsid w:val="00732907"/>
    <w:rsid w:val="00734489"/>
    <w:rsid w:val="00734AD6"/>
    <w:rsid w:val="007353F0"/>
    <w:rsid w:val="00735F02"/>
    <w:rsid w:val="007416F2"/>
    <w:rsid w:val="00742329"/>
    <w:rsid w:val="00743594"/>
    <w:rsid w:val="0075078A"/>
    <w:rsid w:val="00750877"/>
    <w:rsid w:val="0075160D"/>
    <w:rsid w:val="007545C5"/>
    <w:rsid w:val="00754CA3"/>
    <w:rsid w:val="00755710"/>
    <w:rsid w:val="007621BB"/>
    <w:rsid w:val="00762250"/>
    <w:rsid w:val="00763731"/>
    <w:rsid w:val="00773F04"/>
    <w:rsid w:val="00776007"/>
    <w:rsid w:val="007777F4"/>
    <w:rsid w:val="0078025D"/>
    <w:rsid w:val="007834BC"/>
    <w:rsid w:val="00783E21"/>
    <w:rsid w:val="00784703"/>
    <w:rsid w:val="00785328"/>
    <w:rsid w:val="007875A8"/>
    <w:rsid w:val="00787849"/>
    <w:rsid w:val="007901D9"/>
    <w:rsid w:val="00790303"/>
    <w:rsid w:val="007A0741"/>
    <w:rsid w:val="007A2999"/>
    <w:rsid w:val="007A2F84"/>
    <w:rsid w:val="007A3921"/>
    <w:rsid w:val="007A694E"/>
    <w:rsid w:val="007A6C46"/>
    <w:rsid w:val="007B53E6"/>
    <w:rsid w:val="007B6DEB"/>
    <w:rsid w:val="007B71E1"/>
    <w:rsid w:val="007C05DD"/>
    <w:rsid w:val="007C239D"/>
    <w:rsid w:val="007C30D8"/>
    <w:rsid w:val="007C33BD"/>
    <w:rsid w:val="007C3524"/>
    <w:rsid w:val="007C36F6"/>
    <w:rsid w:val="007C48E9"/>
    <w:rsid w:val="007C62E6"/>
    <w:rsid w:val="007C768E"/>
    <w:rsid w:val="007D2A11"/>
    <w:rsid w:val="007D2C7B"/>
    <w:rsid w:val="007D2DF2"/>
    <w:rsid w:val="007D41E0"/>
    <w:rsid w:val="007D5706"/>
    <w:rsid w:val="007D7310"/>
    <w:rsid w:val="007E1944"/>
    <w:rsid w:val="007E1B09"/>
    <w:rsid w:val="007E2742"/>
    <w:rsid w:val="007E370C"/>
    <w:rsid w:val="007E55D2"/>
    <w:rsid w:val="007E5EBD"/>
    <w:rsid w:val="007E6B56"/>
    <w:rsid w:val="007F0945"/>
    <w:rsid w:val="007F2F1D"/>
    <w:rsid w:val="007F3303"/>
    <w:rsid w:val="007F467B"/>
    <w:rsid w:val="007F4BA4"/>
    <w:rsid w:val="007F567D"/>
    <w:rsid w:val="007F62C9"/>
    <w:rsid w:val="008055C7"/>
    <w:rsid w:val="008074F7"/>
    <w:rsid w:val="008103DA"/>
    <w:rsid w:val="008107AC"/>
    <w:rsid w:val="00811191"/>
    <w:rsid w:val="008116EE"/>
    <w:rsid w:val="00811942"/>
    <w:rsid w:val="00812E3A"/>
    <w:rsid w:val="0081371C"/>
    <w:rsid w:val="00813C31"/>
    <w:rsid w:val="00814AB4"/>
    <w:rsid w:val="00814C91"/>
    <w:rsid w:val="0081520A"/>
    <w:rsid w:val="00815358"/>
    <w:rsid w:val="00816F7C"/>
    <w:rsid w:val="008209B3"/>
    <w:rsid w:val="00820CF5"/>
    <w:rsid w:val="0082417A"/>
    <w:rsid w:val="00824C24"/>
    <w:rsid w:val="00825314"/>
    <w:rsid w:val="00825F78"/>
    <w:rsid w:val="00826612"/>
    <w:rsid w:val="008277E0"/>
    <w:rsid w:val="00830A79"/>
    <w:rsid w:val="00830BAB"/>
    <w:rsid w:val="00831B0E"/>
    <w:rsid w:val="008358A1"/>
    <w:rsid w:val="00837D95"/>
    <w:rsid w:val="0084010E"/>
    <w:rsid w:val="00840F76"/>
    <w:rsid w:val="008432FA"/>
    <w:rsid w:val="00846266"/>
    <w:rsid w:val="0084651E"/>
    <w:rsid w:val="00850E22"/>
    <w:rsid w:val="00857A88"/>
    <w:rsid w:val="008609C2"/>
    <w:rsid w:val="0086348A"/>
    <w:rsid w:val="00863F12"/>
    <w:rsid w:val="0086450A"/>
    <w:rsid w:val="008654BB"/>
    <w:rsid w:val="0087495C"/>
    <w:rsid w:val="008755FD"/>
    <w:rsid w:val="00877CC4"/>
    <w:rsid w:val="008800F4"/>
    <w:rsid w:val="0088244E"/>
    <w:rsid w:val="00882C4C"/>
    <w:rsid w:val="00886709"/>
    <w:rsid w:val="00890149"/>
    <w:rsid w:val="00890519"/>
    <w:rsid w:val="00894BBB"/>
    <w:rsid w:val="00895680"/>
    <w:rsid w:val="00897A57"/>
    <w:rsid w:val="008A3CEE"/>
    <w:rsid w:val="008A5CEB"/>
    <w:rsid w:val="008A6CEE"/>
    <w:rsid w:val="008A7DF1"/>
    <w:rsid w:val="008B0661"/>
    <w:rsid w:val="008B39E5"/>
    <w:rsid w:val="008B3EA0"/>
    <w:rsid w:val="008B5466"/>
    <w:rsid w:val="008B613D"/>
    <w:rsid w:val="008B6C02"/>
    <w:rsid w:val="008C0097"/>
    <w:rsid w:val="008C5801"/>
    <w:rsid w:val="008C632D"/>
    <w:rsid w:val="008C645A"/>
    <w:rsid w:val="008C7DDF"/>
    <w:rsid w:val="008D0E36"/>
    <w:rsid w:val="008D1617"/>
    <w:rsid w:val="008D506A"/>
    <w:rsid w:val="008D512C"/>
    <w:rsid w:val="008E0381"/>
    <w:rsid w:val="008E1C43"/>
    <w:rsid w:val="008E1E13"/>
    <w:rsid w:val="008E26E1"/>
    <w:rsid w:val="008E4236"/>
    <w:rsid w:val="008E4713"/>
    <w:rsid w:val="008E497D"/>
    <w:rsid w:val="008E6566"/>
    <w:rsid w:val="008E755F"/>
    <w:rsid w:val="008F002E"/>
    <w:rsid w:val="008F0353"/>
    <w:rsid w:val="008F1EBB"/>
    <w:rsid w:val="008F5638"/>
    <w:rsid w:val="008F5779"/>
    <w:rsid w:val="008F765E"/>
    <w:rsid w:val="009018EE"/>
    <w:rsid w:val="00901DE0"/>
    <w:rsid w:val="009023E2"/>
    <w:rsid w:val="009038A1"/>
    <w:rsid w:val="009060B3"/>
    <w:rsid w:val="009065B7"/>
    <w:rsid w:val="00906C39"/>
    <w:rsid w:val="00910289"/>
    <w:rsid w:val="009129DA"/>
    <w:rsid w:val="00912B35"/>
    <w:rsid w:val="00913422"/>
    <w:rsid w:val="00913DD6"/>
    <w:rsid w:val="00915BDA"/>
    <w:rsid w:val="00916117"/>
    <w:rsid w:val="009218DE"/>
    <w:rsid w:val="009220FF"/>
    <w:rsid w:val="00922EDE"/>
    <w:rsid w:val="00923031"/>
    <w:rsid w:val="00926223"/>
    <w:rsid w:val="00927995"/>
    <w:rsid w:val="00935A45"/>
    <w:rsid w:val="00936271"/>
    <w:rsid w:val="00937FD7"/>
    <w:rsid w:val="00940C8B"/>
    <w:rsid w:val="00940FDA"/>
    <w:rsid w:val="009416D2"/>
    <w:rsid w:val="00942637"/>
    <w:rsid w:val="009456A6"/>
    <w:rsid w:val="00945A00"/>
    <w:rsid w:val="00946AE5"/>
    <w:rsid w:val="00947628"/>
    <w:rsid w:val="00950D96"/>
    <w:rsid w:val="009515E2"/>
    <w:rsid w:val="0095732C"/>
    <w:rsid w:val="00960210"/>
    <w:rsid w:val="0096359B"/>
    <w:rsid w:val="0096416E"/>
    <w:rsid w:val="009648A3"/>
    <w:rsid w:val="00970603"/>
    <w:rsid w:val="00970EE5"/>
    <w:rsid w:val="00970F2D"/>
    <w:rsid w:val="009727E0"/>
    <w:rsid w:val="00977C3D"/>
    <w:rsid w:val="00980F53"/>
    <w:rsid w:val="009829D9"/>
    <w:rsid w:val="00982A22"/>
    <w:rsid w:val="00986C7E"/>
    <w:rsid w:val="0098766C"/>
    <w:rsid w:val="009876E8"/>
    <w:rsid w:val="009A0396"/>
    <w:rsid w:val="009A0D8B"/>
    <w:rsid w:val="009A300F"/>
    <w:rsid w:val="009A3AAF"/>
    <w:rsid w:val="009A4E17"/>
    <w:rsid w:val="009B1107"/>
    <w:rsid w:val="009B3F4B"/>
    <w:rsid w:val="009B44D0"/>
    <w:rsid w:val="009B47D5"/>
    <w:rsid w:val="009B4A5F"/>
    <w:rsid w:val="009B5186"/>
    <w:rsid w:val="009B62CD"/>
    <w:rsid w:val="009B76A3"/>
    <w:rsid w:val="009C4CCE"/>
    <w:rsid w:val="009C5F09"/>
    <w:rsid w:val="009C6576"/>
    <w:rsid w:val="009C6E05"/>
    <w:rsid w:val="009D2749"/>
    <w:rsid w:val="009D4E6F"/>
    <w:rsid w:val="009D73F7"/>
    <w:rsid w:val="009D749A"/>
    <w:rsid w:val="009E02F7"/>
    <w:rsid w:val="009E099F"/>
    <w:rsid w:val="009E1780"/>
    <w:rsid w:val="009E27CF"/>
    <w:rsid w:val="009E4FB3"/>
    <w:rsid w:val="009E5D69"/>
    <w:rsid w:val="009E6A9F"/>
    <w:rsid w:val="009E7137"/>
    <w:rsid w:val="009F015C"/>
    <w:rsid w:val="009F1314"/>
    <w:rsid w:val="009F1E23"/>
    <w:rsid w:val="009F2659"/>
    <w:rsid w:val="009F33C3"/>
    <w:rsid w:val="009F7A3D"/>
    <w:rsid w:val="00A006C0"/>
    <w:rsid w:val="00A01C18"/>
    <w:rsid w:val="00A02A44"/>
    <w:rsid w:val="00A02DA3"/>
    <w:rsid w:val="00A02F39"/>
    <w:rsid w:val="00A03266"/>
    <w:rsid w:val="00A078F5"/>
    <w:rsid w:val="00A1566C"/>
    <w:rsid w:val="00A16009"/>
    <w:rsid w:val="00A2110D"/>
    <w:rsid w:val="00A21E25"/>
    <w:rsid w:val="00A24814"/>
    <w:rsid w:val="00A24CED"/>
    <w:rsid w:val="00A25FB9"/>
    <w:rsid w:val="00A27604"/>
    <w:rsid w:val="00A3382D"/>
    <w:rsid w:val="00A33E2F"/>
    <w:rsid w:val="00A356F0"/>
    <w:rsid w:val="00A37297"/>
    <w:rsid w:val="00A401C6"/>
    <w:rsid w:val="00A4040F"/>
    <w:rsid w:val="00A42651"/>
    <w:rsid w:val="00A4281D"/>
    <w:rsid w:val="00A431FF"/>
    <w:rsid w:val="00A454F6"/>
    <w:rsid w:val="00A46E12"/>
    <w:rsid w:val="00A524C2"/>
    <w:rsid w:val="00A52FD5"/>
    <w:rsid w:val="00A537B4"/>
    <w:rsid w:val="00A549D7"/>
    <w:rsid w:val="00A5630A"/>
    <w:rsid w:val="00A5794A"/>
    <w:rsid w:val="00A60135"/>
    <w:rsid w:val="00A62AA4"/>
    <w:rsid w:val="00A63DA1"/>
    <w:rsid w:val="00A64CEA"/>
    <w:rsid w:val="00A66371"/>
    <w:rsid w:val="00A71A9D"/>
    <w:rsid w:val="00A73C21"/>
    <w:rsid w:val="00A74C86"/>
    <w:rsid w:val="00A756FB"/>
    <w:rsid w:val="00A75971"/>
    <w:rsid w:val="00A82B5E"/>
    <w:rsid w:val="00A86E35"/>
    <w:rsid w:val="00A9130D"/>
    <w:rsid w:val="00A93AFC"/>
    <w:rsid w:val="00A93FF8"/>
    <w:rsid w:val="00A94EB7"/>
    <w:rsid w:val="00AA291F"/>
    <w:rsid w:val="00AA3628"/>
    <w:rsid w:val="00AA397A"/>
    <w:rsid w:val="00AA61BF"/>
    <w:rsid w:val="00AA62E7"/>
    <w:rsid w:val="00AB16E7"/>
    <w:rsid w:val="00AB2F77"/>
    <w:rsid w:val="00AB3B51"/>
    <w:rsid w:val="00AB4014"/>
    <w:rsid w:val="00AB44F9"/>
    <w:rsid w:val="00AB662D"/>
    <w:rsid w:val="00AC0332"/>
    <w:rsid w:val="00AC7E2D"/>
    <w:rsid w:val="00AD1256"/>
    <w:rsid w:val="00AD1E7F"/>
    <w:rsid w:val="00AD476A"/>
    <w:rsid w:val="00AD53BB"/>
    <w:rsid w:val="00AD7560"/>
    <w:rsid w:val="00AD7A34"/>
    <w:rsid w:val="00AD7EF8"/>
    <w:rsid w:val="00AE3AF8"/>
    <w:rsid w:val="00AE4D90"/>
    <w:rsid w:val="00AE68BB"/>
    <w:rsid w:val="00AE743F"/>
    <w:rsid w:val="00AF3091"/>
    <w:rsid w:val="00AF40CB"/>
    <w:rsid w:val="00AF40F1"/>
    <w:rsid w:val="00AF430C"/>
    <w:rsid w:val="00AF4953"/>
    <w:rsid w:val="00B00F45"/>
    <w:rsid w:val="00B06662"/>
    <w:rsid w:val="00B078C8"/>
    <w:rsid w:val="00B07E63"/>
    <w:rsid w:val="00B12DE9"/>
    <w:rsid w:val="00B1496F"/>
    <w:rsid w:val="00B14EDA"/>
    <w:rsid w:val="00B17ECA"/>
    <w:rsid w:val="00B21A57"/>
    <w:rsid w:val="00B234BD"/>
    <w:rsid w:val="00B26747"/>
    <w:rsid w:val="00B27824"/>
    <w:rsid w:val="00B30F24"/>
    <w:rsid w:val="00B32FA7"/>
    <w:rsid w:val="00B33869"/>
    <w:rsid w:val="00B35B1F"/>
    <w:rsid w:val="00B377C7"/>
    <w:rsid w:val="00B409AC"/>
    <w:rsid w:val="00B43161"/>
    <w:rsid w:val="00B43326"/>
    <w:rsid w:val="00B43971"/>
    <w:rsid w:val="00B43A55"/>
    <w:rsid w:val="00B44D6C"/>
    <w:rsid w:val="00B45291"/>
    <w:rsid w:val="00B462C7"/>
    <w:rsid w:val="00B46963"/>
    <w:rsid w:val="00B529E3"/>
    <w:rsid w:val="00B5483A"/>
    <w:rsid w:val="00B54A1B"/>
    <w:rsid w:val="00B572F5"/>
    <w:rsid w:val="00B6042E"/>
    <w:rsid w:val="00B641C3"/>
    <w:rsid w:val="00B64667"/>
    <w:rsid w:val="00B66E7A"/>
    <w:rsid w:val="00B67E7F"/>
    <w:rsid w:val="00B72797"/>
    <w:rsid w:val="00B73E3A"/>
    <w:rsid w:val="00B74A46"/>
    <w:rsid w:val="00B7693C"/>
    <w:rsid w:val="00B80877"/>
    <w:rsid w:val="00B830A8"/>
    <w:rsid w:val="00B84C26"/>
    <w:rsid w:val="00B857DF"/>
    <w:rsid w:val="00B9330C"/>
    <w:rsid w:val="00B9387B"/>
    <w:rsid w:val="00B946AF"/>
    <w:rsid w:val="00B968E5"/>
    <w:rsid w:val="00BA5585"/>
    <w:rsid w:val="00BA659A"/>
    <w:rsid w:val="00BB2AF6"/>
    <w:rsid w:val="00BB5165"/>
    <w:rsid w:val="00BB51C6"/>
    <w:rsid w:val="00BB61ED"/>
    <w:rsid w:val="00BC08D2"/>
    <w:rsid w:val="00BC3FA8"/>
    <w:rsid w:val="00BD05EE"/>
    <w:rsid w:val="00BD289C"/>
    <w:rsid w:val="00BD34D4"/>
    <w:rsid w:val="00BE051F"/>
    <w:rsid w:val="00BE1164"/>
    <w:rsid w:val="00BE3115"/>
    <w:rsid w:val="00BE5077"/>
    <w:rsid w:val="00BE5B41"/>
    <w:rsid w:val="00BE64B8"/>
    <w:rsid w:val="00BF07A6"/>
    <w:rsid w:val="00BF0ACD"/>
    <w:rsid w:val="00BF2555"/>
    <w:rsid w:val="00BF3525"/>
    <w:rsid w:val="00BF4A73"/>
    <w:rsid w:val="00BF4FAA"/>
    <w:rsid w:val="00BF6FCB"/>
    <w:rsid w:val="00C01B70"/>
    <w:rsid w:val="00C0448F"/>
    <w:rsid w:val="00C04D04"/>
    <w:rsid w:val="00C04D35"/>
    <w:rsid w:val="00C04FCF"/>
    <w:rsid w:val="00C05F45"/>
    <w:rsid w:val="00C07AC6"/>
    <w:rsid w:val="00C07CE5"/>
    <w:rsid w:val="00C1162D"/>
    <w:rsid w:val="00C121DC"/>
    <w:rsid w:val="00C12602"/>
    <w:rsid w:val="00C1433E"/>
    <w:rsid w:val="00C16C62"/>
    <w:rsid w:val="00C176C1"/>
    <w:rsid w:val="00C21083"/>
    <w:rsid w:val="00C21583"/>
    <w:rsid w:val="00C2269F"/>
    <w:rsid w:val="00C23811"/>
    <w:rsid w:val="00C24F9F"/>
    <w:rsid w:val="00C260B6"/>
    <w:rsid w:val="00C27BE7"/>
    <w:rsid w:val="00C3056E"/>
    <w:rsid w:val="00C3189F"/>
    <w:rsid w:val="00C341AB"/>
    <w:rsid w:val="00C347C6"/>
    <w:rsid w:val="00C35A15"/>
    <w:rsid w:val="00C40DEF"/>
    <w:rsid w:val="00C411DC"/>
    <w:rsid w:val="00C416E0"/>
    <w:rsid w:val="00C42DF2"/>
    <w:rsid w:val="00C43CBA"/>
    <w:rsid w:val="00C448C7"/>
    <w:rsid w:val="00C448FB"/>
    <w:rsid w:val="00C45BC9"/>
    <w:rsid w:val="00C50ED8"/>
    <w:rsid w:val="00C518DA"/>
    <w:rsid w:val="00C51BDA"/>
    <w:rsid w:val="00C51EEA"/>
    <w:rsid w:val="00C53C37"/>
    <w:rsid w:val="00C5485E"/>
    <w:rsid w:val="00C55F14"/>
    <w:rsid w:val="00C5664C"/>
    <w:rsid w:val="00C5725A"/>
    <w:rsid w:val="00C57265"/>
    <w:rsid w:val="00C60EEF"/>
    <w:rsid w:val="00C61D4C"/>
    <w:rsid w:val="00C624DA"/>
    <w:rsid w:val="00C63803"/>
    <w:rsid w:val="00C63A17"/>
    <w:rsid w:val="00C63FF1"/>
    <w:rsid w:val="00C641DB"/>
    <w:rsid w:val="00C70319"/>
    <w:rsid w:val="00C71C4A"/>
    <w:rsid w:val="00C72F55"/>
    <w:rsid w:val="00C76700"/>
    <w:rsid w:val="00C77B56"/>
    <w:rsid w:val="00C77C1F"/>
    <w:rsid w:val="00C80699"/>
    <w:rsid w:val="00C8712C"/>
    <w:rsid w:val="00C9067F"/>
    <w:rsid w:val="00C9108E"/>
    <w:rsid w:val="00C95413"/>
    <w:rsid w:val="00C9727E"/>
    <w:rsid w:val="00CA1388"/>
    <w:rsid w:val="00CA26AB"/>
    <w:rsid w:val="00CA2AE3"/>
    <w:rsid w:val="00CA2BDB"/>
    <w:rsid w:val="00CA3543"/>
    <w:rsid w:val="00CA5867"/>
    <w:rsid w:val="00CA6AE1"/>
    <w:rsid w:val="00CA70A3"/>
    <w:rsid w:val="00CA777C"/>
    <w:rsid w:val="00CB1E38"/>
    <w:rsid w:val="00CB5BD7"/>
    <w:rsid w:val="00CC0384"/>
    <w:rsid w:val="00CC4527"/>
    <w:rsid w:val="00CC4D58"/>
    <w:rsid w:val="00CC54D2"/>
    <w:rsid w:val="00CC5BD3"/>
    <w:rsid w:val="00CC6645"/>
    <w:rsid w:val="00CC6BA2"/>
    <w:rsid w:val="00CD1968"/>
    <w:rsid w:val="00CD2B17"/>
    <w:rsid w:val="00CD3704"/>
    <w:rsid w:val="00CD468F"/>
    <w:rsid w:val="00CD4DFC"/>
    <w:rsid w:val="00CD60E6"/>
    <w:rsid w:val="00CD665B"/>
    <w:rsid w:val="00CE0D22"/>
    <w:rsid w:val="00CE245F"/>
    <w:rsid w:val="00CE2B91"/>
    <w:rsid w:val="00CE2E9E"/>
    <w:rsid w:val="00CE38C0"/>
    <w:rsid w:val="00CE4FD2"/>
    <w:rsid w:val="00CE5DDB"/>
    <w:rsid w:val="00CE638F"/>
    <w:rsid w:val="00CE6779"/>
    <w:rsid w:val="00CE6FCD"/>
    <w:rsid w:val="00CE71D2"/>
    <w:rsid w:val="00CF06F7"/>
    <w:rsid w:val="00CF1903"/>
    <w:rsid w:val="00CF24B4"/>
    <w:rsid w:val="00CF30FB"/>
    <w:rsid w:val="00CF5AC9"/>
    <w:rsid w:val="00CF6838"/>
    <w:rsid w:val="00CF7FA6"/>
    <w:rsid w:val="00D008A0"/>
    <w:rsid w:val="00D01B5B"/>
    <w:rsid w:val="00D02569"/>
    <w:rsid w:val="00D0527C"/>
    <w:rsid w:val="00D06906"/>
    <w:rsid w:val="00D122A4"/>
    <w:rsid w:val="00D14951"/>
    <w:rsid w:val="00D201FD"/>
    <w:rsid w:val="00D20C14"/>
    <w:rsid w:val="00D22311"/>
    <w:rsid w:val="00D24296"/>
    <w:rsid w:val="00D24903"/>
    <w:rsid w:val="00D24A8C"/>
    <w:rsid w:val="00D24CF3"/>
    <w:rsid w:val="00D266F6"/>
    <w:rsid w:val="00D30F66"/>
    <w:rsid w:val="00D35D4F"/>
    <w:rsid w:val="00D36903"/>
    <w:rsid w:val="00D37026"/>
    <w:rsid w:val="00D37874"/>
    <w:rsid w:val="00D40446"/>
    <w:rsid w:val="00D45DB0"/>
    <w:rsid w:val="00D45EC2"/>
    <w:rsid w:val="00D46036"/>
    <w:rsid w:val="00D463AD"/>
    <w:rsid w:val="00D46D4D"/>
    <w:rsid w:val="00D51189"/>
    <w:rsid w:val="00D51C7F"/>
    <w:rsid w:val="00D553A1"/>
    <w:rsid w:val="00D557BD"/>
    <w:rsid w:val="00D60FF4"/>
    <w:rsid w:val="00D6116F"/>
    <w:rsid w:val="00D61330"/>
    <w:rsid w:val="00D624F5"/>
    <w:rsid w:val="00D6415C"/>
    <w:rsid w:val="00D65F1D"/>
    <w:rsid w:val="00D660C2"/>
    <w:rsid w:val="00D670DB"/>
    <w:rsid w:val="00D70737"/>
    <w:rsid w:val="00D73161"/>
    <w:rsid w:val="00D8038C"/>
    <w:rsid w:val="00D8392B"/>
    <w:rsid w:val="00D91C01"/>
    <w:rsid w:val="00D92B61"/>
    <w:rsid w:val="00D92FAB"/>
    <w:rsid w:val="00D94B10"/>
    <w:rsid w:val="00D957D3"/>
    <w:rsid w:val="00D96A26"/>
    <w:rsid w:val="00D97D3A"/>
    <w:rsid w:val="00DA1215"/>
    <w:rsid w:val="00DA2C9E"/>
    <w:rsid w:val="00DA4285"/>
    <w:rsid w:val="00DA4D40"/>
    <w:rsid w:val="00DA5AF9"/>
    <w:rsid w:val="00DB19E5"/>
    <w:rsid w:val="00DB2C79"/>
    <w:rsid w:val="00DB3231"/>
    <w:rsid w:val="00DB474B"/>
    <w:rsid w:val="00DB47A5"/>
    <w:rsid w:val="00DB5FE5"/>
    <w:rsid w:val="00DC2941"/>
    <w:rsid w:val="00DC4091"/>
    <w:rsid w:val="00DC5DF9"/>
    <w:rsid w:val="00DC6057"/>
    <w:rsid w:val="00DC6486"/>
    <w:rsid w:val="00DC6E03"/>
    <w:rsid w:val="00DD1CF7"/>
    <w:rsid w:val="00DD2C8D"/>
    <w:rsid w:val="00DD3C72"/>
    <w:rsid w:val="00DD4ABD"/>
    <w:rsid w:val="00DD528D"/>
    <w:rsid w:val="00DD7872"/>
    <w:rsid w:val="00DE0D50"/>
    <w:rsid w:val="00DE38A3"/>
    <w:rsid w:val="00DE6591"/>
    <w:rsid w:val="00DE75A1"/>
    <w:rsid w:val="00DF01B3"/>
    <w:rsid w:val="00DF059C"/>
    <w:rsid w:val="00DF1DCC"/>
    <w:rsid w:val="00DF3422"/>
    <w:rsid w:val="00DF3E38"/>
    <w:rsid w:val="00DF517F"/>
    <w:rsid w:val="00E02B38"/>
    <w:rsid w:val="00E03CD2"/>
    <w:rsid w:val="00E12735"/>
    <w:rsid w:val="00E12CAA"/>
    <w:rsid w:val="00E1483D"/>
    <w:rsid w:val="00E15428"/>
    <w:rsid w:val="00E1569B"/>
    <w:rsid w:val="00E17085"/>
    <w:rsid w:val="00E25FA9"/>
    <w:rsid w:val="00E306D9"/>
    <w:rsid w:val="00E31568"/>
    <w:rsid w:val="00E444BB"/>
    <w:rsid w:val="00E461C5"/>
    <w:rsid w:val="00E52718"/>
    <w:rsid w:val="00E52BE6"/>
    <w:rsid w:val="00E53CFF"/>
    <w:rsid w:val="00E553B2"/>
    <w:rsid w:val="00E60851"/>
    <w:rsid w:val="00E62329"/>
    <w:rsid w:val="00E65D7F"/>
    <w:rsid w:val="00E66F0C"/>
    <w:rsid w:val="00E67842"/>
    <w:rsid w:val="00E67E6A"/>
    <w:rsid w:val="00E70B36"/>
    <w:rsid w:val="00E71407"/>
    <w:rsid w:val="00E71B0F"/>
    <w:rsid w:val="00E7322A"/>
    <w:rsid w:val="00E75347"/>
    <w:rsid w:val="00E76488"/>
    <w:rsid w:val="00E7683F"/>
    <w:rsid w:val="00E804DD"/>
    <w:rsid w:val="00E8211F"/>
    <w:rsid w:val="00E82DA9"/>
    <w:rsid w:val="00E857FE"/>
    <w:rsid w:val="00E910BC"/>
    <w:rsid w:val="00E9151C"/>
    <w:rsid w:val="00E91A95"/>
    <w:rsid w:val="00E91FFB"/>
    <w:rsid w:val="00E94CDF"/>
    <w:rsid w:val="00E97FAF"/>
    <w:rsid w:val="00EA2D4A"/>
    <w:rsid w:val="00EA4FE6"/>
    <w:rsid w:val="00EA5C67"/>
    <w:rsid w:val="00EA6620"/>
    <w:rsid w:val="00EA7EBB"/>
    <w:rsid w:val="00EA7EFC"/>
    <w:rsid w:val="00EB1C22"/>
    <w:rsid w:val="00EB1E63"/>
    <w:rsid w:val="00EB225B"/>
    <w:rsid w:val="00EB2EFC"/>
    <w:rsid w:val="00EB3D3D"/>
    <w:rsid w:val="00EB592F"/>
    <w:rsid w:val="00EB6F0C"/>
    <w:rsid w:val="00EC0174"/>
    <w:rsid w:val="00EC1686"/>
    <w:rsid w:val="00EC1C34"/>
    <w:rsid w:val="00EC1CEC"/>
    <w:rsid w:val="00EC2D71"/>
    <w:rsid w:val="00EC349B"/>
    <w:rsid w:val="00EC4DE4"/>
    <w:rsid w:val="00EC776D"/>
    <w:rsid w:val="00ED0321"/>
    <w:rsid w:val="00ED036A"/>
    <w:rsid w:val="00ED09A3"/>
    <w:rsid w:val="00ED22EE"/>
    <w:rsid w:val="00ED2453"/>
    <w:rsid w:val="00ED28E4"/>
    <w:rsid w:val="00ED2D04"/>
    <w:rsid w:val="00ED44F5"/>
    <w:rsid w:val="00ED49E3"/>
    <w:rsid w:val="00ED59CE"/>
    <w:rsid w:val="00ED73F0"/>
    <w:rsid w:val="00EE026B"/>
    <w:rsid w:val="00EE0287"/>
    <w:rsid w:val="00EE02A1"/>
    <w:rsid w:val="00EE0477"/>
    <w:rsid w:val="00EE498B"/>
    <w:rsid w:val="00EE678E"/>
    <w:rsid w:val="00EF0657"/>
    <w:rsid w:val="00EF0835"/>
    <w:rsid w:val="00EF2CB7"/>
    <w:rsid w:val="00EF3094"/>
    <w:rsid w:val="00EF4F8C"/>
    <w:rsid w:val="00EF77FE"/>
    <w:rsid w:val="00F04836"/>
    <w:rsid w:val="00F06792"/>
    <w:rsid w:val="00F06905"/>
    <w:rsid w:val="00F06A40"/>
    <w:rsid w:val="00F1047E"/>
    <w:rsid w:val="00F12BE1"/>
    <w:rsid w:val="00F13BF3"/>
    <w:rsid w:val="00F17EC2"/>
    <w:rsid w:val="00F20160"/>
    <w:rsid w:val="00F204C0"/>
    <w:rsid w:val="00F22FDC"/>
    <w:rsid w:val="00F23862"/>
    <w:rsid w:val="00F24999"/>
    <w:rsid w:val="00F33AA5"/>
    <w:rsid w:val="00F351BB"/>
    <w:rsid w:val="00F3536C"/>
    <w:rsid w:val="00F41623"/>
    <w:rsid w:val="00F41F95"/>
    <w:rsid w:val="00F42A66"/>
    <w:rsid w:val="00F430C5"/>
    <w:rsid w:val="00F43F33"/>
    <w:rsid w:val="00F4696E"/>
    <w:rsid w:val="00F47EE2"/>
    <w:rsid w:val="00F526B3"/>
    <w:rsid w:val="00F53BC4"/>
    <w:rsid w:val="00F54AA6"/>
    <w:rsid w:val="00F55E36"/>
    <w:rsid w:val="00F56FBD"/>
    <w:rsid w:val="00F57840"/>
    <w:rsid w:val="00F57CDC"/>
    <w:rsid w:val="00F6284A"/>
    <w:rsid w:val="00F62DB4"/>
    <w:rsid w:val="00F64E8A"/>
    <w:rsid w:val="00F65173"/>
    <w:rsid w:val="00F65186"/>
    <w:rsid w:val="00F65C79"/>
    <w:rsid w:val="00F6669D"/>
    <w:rsid w:val="00F66C6C"/>
    <w:rsid w:val="00F67A0B"/>
    <w:rsid w:val="00F71B49"/>
    <w:rsid w:val="00F720F7"/>
    <w:rsid w:val="00F72DB0"/>
    <w:rsid w:val="00F85EA9"/>
    <w:rsid w:val="00F87AF1"/>
    <w:rsid w:val="00F92908"/>
    <w:rsid w:val="00F93579"/>
    <w:rsid w:val="00F957BB"/>
    <w:rsid w:val="00F964E5"/>
    <w:rsid w:val="00FA1192"/>
    <w:rsid w:val="00FA1320"/>
    <w:rsid w:val="00FA5D8B"/>
    <w:rsid w:val="00FA6A81"/>
    <w:rsid w:val="00FA6DB6"/>
    <w:rsid w:val="00FB6200"/>
    <w:rsid w:val="00FB6D27"/>
    <w:rsid w:val="00FC06EC"/>
    <w:rsid w:val="00FC1F0E"/>
    <w:rsid w:val="00FC23FE"/>
    <w:rsid w:val="00FC31A1"/>
    <w:rsid w:val="00FC3426"/>
    <w:rsid w:val="00FC472D"/>
    <w:rsid w:val="00FC662E"/>
    <w:rsid w:val="00FC670F"/>
    <w:rsid w:val="00FD1997"/>
    <w:rsid w:val="00FD1ACC"/>
    <w:rsid w:val="00FD272E"/>
    <w:rsid w:val="00FD2C45"/>
    <w:rsid w:val="00FD3217"/>
    <w:rsid w:val="00FD3234"/>
    <w:rsid w:val="00FD6EA1"/>
    <w:rsid w:val="00FD7F99"/>
    <w:rsid w:val="00FE0A16"/>
    <w:rsid w:val="00FE0F04"/>
    <w:rsid w:val="00FE1CE0"/>
    <w:rsid w:val="00FF023A"/>
    <w:rsid w:val="00FF1FC8"/>
    <w:rsid w:val="00FF4055"/>
    <w:rsid w:val="00FF4DCF"/>
    <w:rsid w:val="00FF680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79BBDF"/>
  <w15:chartTrackingRefBased/>
  <w15:docId w15:val="{7F5AAFFC-3BAE-4EBF-BC22-3235EC5D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en-US" w:bidi="ar-SA"/>
      </w:rPr>
    </w:rPrDefault>
    <w:pPrDefault/>
  </w:docDefaults>
  <w:latentStyles w:defLockedState="0" w:defUIPriority="99" w:defSemiHidden="0" w:defUnhideWhenUsed="0" w:defQFormat="0" w:count="376">
    <w:lsdException w:name="Normal" w:uiPriority="1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6"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5"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5"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5"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rsid w:val="00507F02"/>
    <w:pPr>
      <w:overflowPunct w:val="0"/>
      <w:autoSpaceDE w:val="0"/>
      <w:autoSpaceDN w:val="0"/>
      <w:adjustRightInd w:val="0"/>
      <w:jc w:val="both"/>
      <w:textAlignment w:val="baseline"/>
    </w:pPr>
    <w:rPr>
      <w:rFonts w:ascii="Arial" w:hAnsi="Arial"/>
      <w:sz w:val="22"/>
      <w:szCs w:val="22"/>
      <w:lang w:val="en-US" w:eastAsia="de-DE"/>
    </w:rPr>
  </w:style>
  <w:style w:type="paragraph" w:styleId="Heading1">
    <w:name w:val="heading 1"/>
    <w:aliases w:val="H1,Article Heading,1,Part,Chapter Heading,level 1,Level 1 Head,Titre 1 SQ,Clause,Niveau 1,h1,Numbered - 1,Paragraph,Lev 1,1.,AITS 1,AITS Main Heading,CBC Heading 1,Lev 11,Numbered - 11,Lev 12,Numbered - 12,Lev 13,2,Agt Head 1,MisHead1,l1,c,H11"/>
    <w:basedOn w:val="ILF-Standard"/>
    <w:next w:val="E1"/>
    <w:link w:val="Heading1Char"/>
    <w:qFormat/>
    <w:rsid w:val="000672F5"/>
    <w:pPr>
      <w:spacing w:before="600" w:after="360" w:line="320" w:lineRule="atLeast"/>
      <w:outlineLvl w:val="0"/>
    </w:pPr>
    <w:rPr>
      <w:b/>
      <w:caps/>
      <w:color w:val="305291" w:themeColor="accent1"/>
      <w:kern w:val="28"/>
      <w:sz w:val="20"/>
      <w:lang w:val="en-GB"/>
    </w:rPr>
  </w:style>
  <w:style w:type="paragraph" w:styleId="Heading2">
    <w:name w:val="heading 2"/>
    <w:aliases w:val="H2,Section Heading,Section Heading 2,l2,level 2,h2,L2,Level 2 Topic Heading,dd heading 2,dh2,Chapter,1.Seite,Sub Heading,Reset numbering,sub-sect,section header,no section,21,sub-sect1,22,sub-sect2,23,sub-sect3,24,sub-sect4,25,sub-sect5,h"/>
    <w:basedOn w:val="ILF-Standard"/>
    <w:next w:val="E1"/>
    <w:link w:val="Heading2Char"/>
    <w:qFormat/>
    <w:rsid w:val="000672F5"/>
    <w:pPr>
      <w:numPr>
        <w:ilvl w:val="1"/>
        <w:numId w:val="2"/>
      </w:numPr>
      <w:spacing w:before="360" w:after="320" w:line="320" w:lineRule="atLeast"/>
      <w:outlineLvl w:val="1"/>
    </w:pPr>
    <w:rPr>
      <w:b/>
      <w:color w:val="305291" w:themeColor="accent1"/>
      <w:sz w:val="20"/>
      <w:lang w:val="en-GB"/>
    </w:rPr>
  </w:style>
  <w:style w:type="paragraph" w:styleId="Heading3">
    <w:name w:val="heading 3"/>
    <w:aliases w:val="H3,3,Section,Annotationen,Level 1 - 1,h3,sub-sub,Titre 3 SQ,Niveau 1 1 1,/Level 3,level3,level 3,Sub-section,Minor,Para Heading 3,Para Heading 31,h31,Numbered - 3,HeadC,Minor1,H31,H32,H33,H311,(Alt+3),h32,h311,h33,h312,h34,h313,h35,h314,(a"/>
    <w:basedOn w:val="ILF-Standard"/>
    <w:next w:val="E1"/>
    <w:link w:val="Heading3Char"/>
    <w:qFormat/>
    <w:rsid w:val="000672F5"/>
    <w:pPr>
      <w:numPr>
        <w:ilvl w:val="2"/>
        <w:numId w:val="2"/>
      </w:numPr>
      <w:spacing w:before="360" w:after="160" w:line="320" w:lineRule="atLeast"/>
      <w:outlineLvl w:val="2"/>
    </w:pPr>
    <w:rPr>
      <w:color w:val="305291" w:themeColor="accent1"/>
      <w:sz w:val="20"/>
      <w:lang w:val="en-GB"/>
    </w:rPr>
  </w:style>
  <w:style w:type="paragraph" w:styleId="Heading4">
    <w:name w:val="heading 4"/>
    <w:aliases w:val="H4,Sub-paragraph,Sub-Minor,Level 2 - a,Project table,Propos,Bullet 11,Bullet 12,Bullet 13,Bullet 14,Bullet 15,Bullet 16,h4,4,Subsection,Titre 4 de niveau 4 ASAAC,Heading 4dsg,h41,heading 41,h42,heading 42,H41,h43,heading 43,H42,heading 4"/>
    <w:basedOn w:val="ILF-Standard"/>
    <w:next w:val="E1"/>
    <w:link w:val="Heading4Char"/>
    <w:qFormat/>
    <w:rsid w:val="000672F5"/>
    <w:pPr>
      <w:numPr>
        <w:ilvl w:val="3"/>
        <w:numId w:val="2"/>
      </w:numPr>
      <w:spacing w:before="240" w:after="160" w:line="320" w:lineRule="atLeast"/>
      <w:outlineLvl w:val="3"/>
    </w:pPr>
    <w:rPr>
      <w:color w:val="305291" w:themeColor="accent1"/>
      <w:lang w:val="en-GB"/>
    </w:rPr>
  </w:style>
  <w:style w:type="paragraph" w:styleId="Heading5">
    <w:name w:val="heading 5"/>
    <w:aliases w:val="Subheading,Level 3 - i,H5,h5,AgtHead5,rp_Heading 5,(1),s,B Subhead,L5,5,Body Text (R),Appendix A to X,Heading 5   Appendix A to X,Appendix A to X1,Heading 5   Appendix A to X1,Heading 5   Appendix A to X2,Appendix A to X2,level 5,test,A"/>
    <w:basedOn w:val="Normal"/>
    <w:next w:val="E1"/>
    <w:link w:val="Heading5Char"/>
    <w:qFormat/>
    <w:rsid w:val="002C570C"/>
    <w:pPr>
      <w:numPr>
        <w:ilvl w:val="4"/>
        <w:numId w:val="2"/>
      </w:numPr>
      <w:spacing w:before="60" w:after="120" w:line="320" w:lineRule="atLeast"/>
      <w:ind w:left="1134" w:hanging="1134"/>
      <w:outlineLvl w:val="4"/>
    </w:pPr>
    <w:rPr>
      <w:color w:val="305291" w:themeColor="accent1"/>
    </w:rPr>
  </w:style>
  <w:style w:type="paragraph" w:styleId="Heading6">
    <w:name w:val="heading 6"/>
    <w:aliases w:val="h6,level 6,Legal Level 1.,H6,Lev 6,(A),Marginal,Heading 6 Interstar,6,(I),a.,L1 PIP,Name of Org,Square Bullet list,I,level6,AgtHead6,rp_Heading 6,C Subhead,Heading 6  Appendix Y &amp; Z,Heading 6  Appendix Y &amp; Z1,Heading 6  Appendix Y &amp; Z2,dash GS"/>
    <w:basedOn w:val="Normal"/>
    <w:next w:val="E1"/>
    <w:link w:val="Heading6Char"/>
    <w:qFormat/>
    <w:rsid w:val="002C570C"/>
    <w:pPr>
      <w:numPr>
        <w:ilvl w:val="5"/>
        <w:numId w:val="2"/>
      </w:numPr>
      <w:spacing w:before="60" w:after="120" w:line="320" w:lineRule="atLeast"/>
      <w:ind w:left="1134" w:hanging="1134"/>
      <w:outlineLvl w:val="5"/>
    </w:pPr>
    <w:rPr>
      <w:color w:val="305291" w:themeColor="accent1"/>
    </w:rPr>
  </w:style>
  <w:style w:type="paragraph" w:styleId="Heading7">
    <w:name w:val="heading 7"/>
    <w:aliases w:val="Heading 7.. [(1)],. [(1)],IDBU HEADING 7,Heading 7.. [(1)]1"/>
    <w:basedOn w:val="Normal"/>
    <w:next w:val="Normal"/>
    <w:link w:val="Heading7Char"/>
    <w:qFormat/>
    <w:rsid w:val="002C570C"/>
    <w:pPr>
      <w:numPr>
        <w:ilvl w:val="6"/>
        <w:numId w:val="2"/>
      </w:numPr>
      <w:spacing w:before="60" w:after="120"/>
      <w:outlineLvl w:val="6"/>
    </w:pPr>
  </w:style>
  <w:style w:type="paragraph" w:styleId="Heading8">
    <w:name w:val="heading 8"/>
    <w:aliases w:val="Heading 8.. [(a)],Legal Level 1.1.1.,Heading 8 (Exh F),Exergia Heading 8,Überschrift 8 Char,. [(a)],Table 1 - 1,Heading 8.. [(a)]1"/>
    <w:basedOn w:val="Normal"/>
    <w:next w:val="Normal"/>
    <w:link w:val="Heading8Char"/>
    <w:qFormat/>
    <w:rsid w:val="002C570C"/>
    <w:pPr>
      <w:numPr>
        <w:ilvl w:val="7"/>
        <w:numId w:val="2"/>
      </w:numPr>
      <w:spacing w:before="60" w:after="120"/>
      <w:outlineLvl w:val="7"/>
    </w:pPr>
  </w:style>
  <w:style w:type="paragraph" w:styleId="Heading9">
    <w:name w:val="heading 9"/>
    <w:aliases w:val="h9,rp_Heading 9,Sandy,. [(iii)],App Heading,Legal Level 1.1.1.1.,Lev 9,H9,E3 Marginal,AppendixBodyHead,9,Body Text 8,Bullet 2,level3(i),headappen,Exergia Heading 9,Tables,Tables Char,Figure Style,IDBU SEC FIGURE"/>
    <w:basedOn w:val="Normal"/>
    <w:next w:val="Normal"/>
    <w:link w:val="Heading9Char"/>
    <w:qFormat/>
    <w:rsid w:val="002C570C"/>
    <w:pPr>
      <w:numPr>
        <w:ilvl w:val="8"/>
        <w:numId w:val="2"/>
      </w:numPr>
      <w:spacing w:before="60" w:after="1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Article Heading Char,1 Char,Part Char,Chapter Heading Char,level 1 Char,Level 1 Head Char,Titre 1 SQ Char,Clause Char,Niveau 1 Char,h1 Char,Numbered - 1 Char,Paragraph Char,Lev 1 Char,1. Char,AITS 1 Char,AITS Main Heading Char"/>
    <w:basedOn w:val="DefaultParagraphFont"/>
    <w:link w:val="Heading1"/>
    <w:rsid w:val="000672F5"/>
    <w:rPr>
      <w:rFonts w:ascii="Arial" w:hAnsi="Arial"/>
      <w:b/>
      <w:caps/>
      <w:color w:val="305291" w:themeColor="accent1"/>
      <w:kern w:val="28"/>
      <w:szCs w:val="22"/>
      <w:lang w:val="en-GB" w:eastAsia="de-DE"/>
    </w:rPr>
  </w:style>
  <w:style w:type="character" w:customStyle="1" w:styleId="Heading2Char">
    <w:name w:val="Heading 2 Char"/>
    <w:aliases w:val="H2 Char,Section Heading Char,Section Heading 2 Char,l2 Char,level 2 Char,h2 Char,L2 Char,Level 2 Topic Heading Char,dd heading 2 Char,dh2 Char,Chapter Char,1.Seite Char,Sub Heading Char,Reset numbering Char,sub-sect Char,no section Char"/>
    <w:basedOn w:val="DefaultParagraphFont"/>
    <w:link w:val="Heading2"/>
    <w:rsid w:val="000672F5"/>
    <w:rPr>
      <w:rFonts w:ascii="Arial" w:hAnsi="Arial"/>
      <w:b/>
      <w:color w:val="305291" w:themeColor="accent1"/>
      <w:szCs w:val="22"/>
      <w:lang w:val="en-GB" w:eastAsia="de-DE"/>
    </w:rPr>
  </w:style>
  <w:style w:type="character" w:customStyle="1" w:styleId="Heading3Char">
    <w:name w:val="Heading 3 Char"/>
    <w:aliases w:val="H3 Char,3 Char,Section Char,Annotationen Char,Level 1 - 1 Char,h3 Char,sub-sub Char,Titre 3 SQ Char,Niveau 1 1 1 Char,/Level 3 Char,level3 Char,level 3 Char,Sub-section Char,Minor Char,Para Heading 3 Char,Para Heading 31 Char,h31 Char"/>
    <w:basedOn w:val="DefaultParagraphFont"/>
    <w:link w:val="Heading3"/>
    <w:rsid w:val="000672F5"/>
    <w:rPr>
      <w:rFonts w:ascii="Arial" w:hAnsi="Arial"/>
      <w:color w:val="305291" w:themeColor="accent1"/>
      <w:szCs w:val="22"/>
      <w:lang w:val="en-GB" w:eastAsia="de-DE"/>
    </w:rPr>
  </w:style>
  <w:style w:type="character" w:customStyle="1" w:styleId="Heading4Char">
    <w:name w:val="Heading 4 Char"/>
    <w:aliases w:val="H4 Char,Sub-paragraph Char,Sub-Minor Char,Level 2 - a Char,Project table Char,Propos Char,Bullet 11 Char,Bullet 12 Char,Bullet 13 Char,Bullet 14 Char,Bullet 15 Char,Bullet 16 Char,h4 Char,4 Char,Subsection Char,Heading 4dsg Char,h41 Char"/>
    <w:basedOn w:val="DefaultParagraphFont"/>
    <w:link w:val="Heading4"/>
    <w:rsid w:val="000672F5"/>
    <w:rPr>
      <w:rFonts w:ascii="Arial" w:hAnsi="Arial"/>
      <w:color w:val="305291" w:themeColor="accent1"/>
      <w:sz w:val="22"/>
      <w:szCs w:val="22"/>
      <w:lang w:val="en-GB" w:eastAsia="de-DE"/>
    </w:rPr>
  </w:style>
  <w:style w:type="character" w:customStyle="1" w:styleId="Heading5Char">
    <w:name w:val="Heading 5 Char"/>
    <w:aliases w:val="Subheading Char,Level 3 - i Char,H5 Char,h5 Char,AgtHead5 Char,rp_Heading 5 Char,(1) Char,s Char,B Subhead Char,L5 Char,5 Char,Body Text (R) Char,Appendix A to X Char,Heading 5   Appendix A to X Char,Appendix A to X1 Char,level 5 Char"/>
    <w:basedOn w:val="DefaultParagraphFont"/>
    <w:link w:val="Heading5"/>
    <w:rsid w:val="001B3C70"/>
    <w:rPr>
      <w:rFonts w:ascii="Arial" w:hAnsi="Arial"/>
      <w:color w:val="305291" w:themeColor="accent1"/>
      <w:sz w:val="22"/>
      <w:szCs w:val="22"/>
      <w:lang w:val="en-US" w:eastAsia="de-DE"/>
    </w:rPr>
  </w:style>
  <w:style w:type="character" w:customStyle="1" w:styleId="Heading6Char">
    <w:name w:val="Heading 6 Char"/>
    <w:aliases w:val="h6 Char,level 6 Char,Legal Level 1. Char,H6 Char,Lev 6 Char,(A) Char,Marginal Char,Heading 6 Interstar Char,6 Char,(I) Char,a. Char,L1 PIP Char,Name of Org Char,Square Bullet list Char,I Char,level6 Char,AgtHead6 Char,rp_Heading 6 Char"/>
    <w:basedOn w:val="DefaultParagraphFont"/>
    <w:link w:val="Heading6"/>
    <w:rsid w:val="001B3C70"/>
    <w:rPr>
      <w:rFonts w:ascii="Arial" w:hAnsi="Arial"/>
      <w:color w:val="305291" w:themeColor="accent1"/>
      <w:sz w:val="22"/>
      <w:szCs w:val="22"/>
      <w:lang w:val="en-US" w:eastAsia="de-DE"/>
    </w:rPr>
  </w:style>
  <w:style w:type="character" w:customStyle="1" w:styleId="Heading7Char">
    <w:name w:val="Heading 7 Char"/>
    <w:aliases w:val="Heading 7.. [(1)] Char,. [(1)] Char,IDBU HEADING 7 Char,Heading 7.. [(1)]1 Char"/>
    <w:basedOn w:val="DefaultParagraphFont"/>
    <w:link w:val="Heading7"/>
    <w:rsid w:val="00165F0C"/>
    <w:rPr>
      <w:rFonts w:ascii="Arial" w:hAnsi="Arial"/>
      <w:sz w:val="22"/>
      <w:szCs w:val="22"/>
      <w:lang w:val="en-US" w:eastAsia="de-DE"/>
    </w:rPr>
  </w:style>
  <w:style w:type="character" w:customStyle="1" w:styleId="Heading8Char">
    <w:name w:val="Heading 8 Char"/>
    <w:aliases w:val="Heading 8.. [(a)] Char,Legal Level 1.1.1. Char,Heading 8 (Exh F) Char,Exergia Heading 8 Char,Überschrift 8 Char Char,. [(a)] Char,Table 1 - 1 Char,Heading 8.. [(a)]1 Char"/>
    <w:basedOn w:val="DefaultParagraphFont"/>
    <w:link w:val="Heading8"/>
    <w:rsid w:val="00165F0C"/>
    <w:rPr>
      <w:rFonts w:ascii="Arial" w:hAnsi="Arial"/>
      <w:sz w:val="22"/>
      <w:szCs w:val="22"/>
      <w:lang w:val="en-US" w:eastAsia="de-DE"/>
    </w:rPr>
  </w:style>
  <w:style w:type="character" w:customStyle="1" w:styleId="Heading9Char">
    <w:name w:val="Heading 9 Char"/>
    <w:aliases w:val="h9 Char,rp_Heading 9 Char,Sandy Char,. [(iii)] Char,App Heading Char,Legal Level 1.1.1.1. Char,Lev 9 Char,H9 Char,E3 Marginal Char,AppendixBodyHead Char,9 Char,Body Text 8 Char,Bullet 2 Char,level3(i) Char,headappen Char,Tables Char1"/>
    <w:basedOn w:val="DefaultParagraphFont"/>
    <w:link w:val="Heading9"/>
    <w:rsid w:val="00165F0C"/>
    <w:rPr>
      <w:rFonts w:ascii="Arial" w:hAnsi="Arial"/>
      <w:sz w:val="22"/>
      <w:szCs w:val="22"/>
      <w:lang w:val="en-US" w:eastAsia="de-DE"/>
    </w:rPr>
  </w:style>
  <w:style w:type="paragraph" w:customStyle="1" w:styleId="ILF-Standard">
    <w:name w:val="ILF-Standard"/>
    <w:link w:val="ILF-StandardZchn"/>
    <w:locked/>
    <w:rsid w:val="002C570C"/>
    <w:pPr>
      <w:overflowPunct w:val="0"/>
      <w:autoSpaceDE w:val="0"/>
      <w:autoSpaceDN w:val="0"/>
      <w:adjustRightInd w:val="0"/>
      <w:textAlignment w:val="baseline"/>
    </w:pPr>
    <w:rPr>
      <w:rFonts w:ascii="Arial" w:hAnsi="Arial"/>
      <w:sz w:val="22"/>
      <w:szCs w:val="22"/>
      <w:lang w:eastAsia="de-DE"/>
    </w:rPr>
  </w:style>
  <w:style w:type="paragraph" w:customStyle="1" w:styleId="Letter02">
    <w:name w:val="Letter_02"/>
    <w:basedOn w:val="ILF-Standard"/>
    <w:qFormat/>
    <w:locked/>
    <w:rsid w:val="00A1566C"/>
    <w:pPr>
      <w:numPr>
        <w:numId w:val="4"/>
      </w:numPr>
      <w:spacing w:after="120" w:line="360" w:lineRule="auto"/>
      <w:ind w:left="1930" w:hanging="360"/>
      <w:jc w:val="both"/>
    </w:pPr>
    <w:rPr>
      <w:sz w:val="20"/>
      <w:lang w:val="en-GB"/>
    </w:rPr>
  </w:style>
  <w:style w:type="paragraph" w:customStyle="1" w:styleId="E0">
    <w:name w:val="E0"/>
    <w:basedOn w:val="ILF-Standard"/>
    <w:qFormat/>
    <w:locked/>
    <w:rsid w:val="002C570C"/>
    <w:pPr>
      <w:jc w:val="both"/>
    </w:pPr>
    <w:rPr>
      <w:lang w:val="en-GB"/>
    </w:rPr>
  </w:style>
  <w:style w:type="paragraph" w:customStyle="1" w:styleId="E1">
    <w:name w:val="E1"/>
    <w:basedOn w:val="ILF-Standard"/>
    <w:link w:val="E1Char"/>
    <w:qFormat/>
    <w:locked/>
    <w:rsid w:val="002C570C"/>
    <w:pPr>
      <w:ind w:left="1134"/>
      <w:jc w:val="both"/>
    </w:pPr>
    <w:rPr>
      <w:lang w:val="en-GB"/>
    </w:rPr>
  </w:style>
  <w:style w:type="paragraph" w:customStyle="1" w:styleId="E2">
    <w:name w:val="E2"/>
    <w:basedOn w:val="ILF-Standard"/>
    <w:uiPriority w:val="1"/>
    <w:qFormat/>
    <w:locked/>
    <w:rsid w:val="002C570C"/>
    <w:pPr>
      <w:ind w:left="1559"/>
      <w:jc w:val="both"/>
    </w:pPr>
    <w:rPr>
      <w:lang w:val="en-GB"/>
    </w:rPr>
  </w:style>
  <w:style w:type="paragraph" w:customStyle="1" w:styleId="E3">
    <w:name w:val="E3"/>
    <w:basedOn w:val="ILF-Standard"/>
    <w:uiPriority w:val="1"/>
    <w:qFormat/>
    <w:locked/>
    <w:rsid w:val="002C570C"/>
    <w:pPr>
      <w:ind w:left="1985"/>
      <w:jc w:val="both"/>
    </w:pPr>
    <w:rPr>
      <w:lang w:val="en-GB"/>
    </w:rPr>
  </w:style>
  <w:style w:type="numbering" w:customStyle="1" w:styleId="Formatvorlage1">
    <w:name w:val="Formatvorlage1"/>
    <w:rsid w:val="002C570C"/>
    <w:pPr>
      <w:numPr>
        <w:numId w:val="1"/>
      </w:numPr>
    </w:pPr>
  </w:style>
  <w:style w:type="paragraph" w:customStyle="1" w:styleId="Num01Blue">
    <w:name w:val="Num_01_Blue"/>
    <w:basedOn w:val="ILF-Standard"/>
    <w:uiPriority w:val="1"/>
    <w:qFormat/>
    <w:locked/>
    <w:rsid w:val="00FC1F0E"/>
    <w:pPr>
      <w:numPr>
        <w:numId w:val="7"/>
      </w:numPr>
      <w:spacing w:after="120" w:line="360" w:lineRule="auto"/>
      <w:ind w:left="1210" w:hanging="360"/>
      <w:jc w:val="both"/>
    </w:pPr>
    <w:rPr>
      <w:rFonts w:ascii="Arial Bold" w:hAnsi="Arial Bold"/>
      <w:b/>
      <w:color w:val="305291" w:themeColor="accent1"/>
      <w:sz w:val="20"/>
      <w:lang w:val="en-GB"/>
    </w:rPr>
  </w:style>
  <w:style w:type="paragraph" w:customStyle="1" w:styleId="Num02">
    <w:name w:val="Num_02"/>
    <w:basedOn w:val="ILF-Standard"/>
    <w:uiPriority w:val="1"/>
    <w:qFormat/>
    <w:locked/>
    <w:rsid w:val="00A1566C"/>
    <w:pPr>
      <w:spacing w:after="120" w:line="360" w:lineRule="auto"/>
      <w:jc w:val="both"/>
    </w:pPr>
    <w:rPr>
      <w:sz w:val="20"/>
      <w:lang w:val="en-GB"/>
    </w:rPr>
  </w:style>
  <w:style w:type="paragraph" w:customStyle="1" w:styleId="Num03">
    <w:name w:val="Num_03"/>
    <w:basedOn w:val="ILF-Standard"/>
    <w:uiPriority w:val="1"/>
    <w:qFormat/>
    <w:locked/>
    <w:rsid w:val="009E27CF"/>
    <w:pPr>
      <w:numPr>
        <w:numId w:val="8"/>
      </w:numPr>
      <w:spacing w:after="120" w:line="360" w:lineRule="auto"/>
      <w:ind w:left="2290" w:hanging="360"/>
      <w:jc w:val="both"/>
    </w:pPr>
    <w:rPr>
      <w:sz w:val="20"/>
      <w:lang w:val="en-GB"/>
    </w:rPr>
  </w:style>
  <w:style w:type="paragraph" w:customStyle="1" w:styleId="Bullet02">
    <w:name w:val="Bullet_02"/>
    <w:basedOn w:val="ILF-Standard"/>
    <w:uiPriority w:val="1"/>
    <w:qFormat/>
    <w:locked/>
    <w:rsid w:val="000672F5"/>
    <w:pPr>
      <w:numPr>
        <w:numId w:val="10"/>
      </w:numPr>
      <w:spacing w:after="120" w:line="360" w:lineRule="auto"/>
      <w:ind w:left="1930" w:hanging="360"/>
      <w:jc w:val="both"/>
    </w:pPr>
    <w:rPr>
      <w:sz w:val="20"/>
      <w:lang w:val="en-GB"/>
    </w:rPr>
  </w:style>
  <w:style w:type="paragraph" w:customStyle="1" w:styleId="Bullet03">
    <w:name w:val="Bullet_03"/>
    <w:basedOn w:val="ILF-Standard"/>
    <w:uiPriority w:val="1"/>
    <w:qFormat/>
    <w:locked/>
    <w:rsid w:val="000672F5"/>
    <w:pPr>
      <w:numPr>
        <w:numId w:val="11"/>
      </w:numPr>
      <w:spacing w:after="120" w:line="360" w:lineRule="auto"/>
      <w:ind w:left="2290" w:hanging="360"/>
      <w:jc w:val="both"/>
    </w:pPr>
    <w:rPr>
      <w:lang w:val="en-GB"/>
    </w:rPr>
  </w:style>
  <w:style w:type="paragraph" w:customStyle="1" w:styleId="P3">
    <w:name w:val="P3"/>
    <w:basedOn w:val="ILF-Standard"/>
    <w:uiPriority w:val="1"/>
    <w:locked/>
    <w:rsid w:val="002C570C"/>
    <w:pPr>
      <w:numPr>
        <w:numId w:val="12"/>
      </w:numPr>
      <w:spacing w:after="120" w:line="280" w:lineRule="atLeast"/>
      <w:jc w:val="both"/>
    </w:pPr>
    <w:rPr>
      <w:lang w:val="en-GB"/>
    </w:rPr>
  </w:style>
  <w:style w:type="character" w:customStyle="1" w:styleId="ILF-StandardZchn">
    <w:name w:val="ILF-Standard Zchn"/>
    <w:link w:val="ILF-Standard"/>
    <w:uiPriority w:val="10"/>
    <w:rsid w:val="00165F0C"/>
    <w:rPr>
      <w:rFonts w:ascii="Arial" w:hAnsi="Arial"/>
      <w:sz w:val="22"/>
      <w:szCs w:val="22"/>
      <w:lang w:eastAsia="de-DE"/>
    </w:rPr>
  </w:style>
  <w:style w:type="paragraph" w:customStyle="1" w:styleId="Letter03">
    <w:name w:val="Letter_03"/>
    <w:basedOn w:val="ILF-Standard"/>
    <w:uiPriority w:val="1"/>
    <w:qFormat/>
    <w:locked/>
    <w:rsid w:val="00507F02"/>
    <w:pPr>
      <w:numPr>
        <w:numId w:val="5"/>
      </w:numPr>
      <w:spacing w:after="120" w:line="360" w:lineRule="auto"/>
      <w:ind w:left="2290" w:hanging="360"/>
      <w:jc w:val="both"/>
    </w:pPr>
    <w:rPr>
      <w:sz w:val="20"/>
      <w:lang w:val="en-GB"/>
    </w:rPr>
  </w:style>
  <w:style w:type="paragraph" w:customStyle="1" w:styleId="B3">
    <w:name w:val="B3"/>
    <w:basedOn w:val="ILF-Standard"/>
    <w:uiPriority w:val="1"/>
    <w:locked/>
    <w:rsid w:val="002C570C"/>
    <w:pPr>
      <w:numPr>
        <w:numId w:val="6"/>
      </w:numPr>
      <w:spacing w:after="120" w:line="280" w:lineRule="atLeast"/>
      <w:jc w:val="both"/>
    </w:pPr>
    <w:rPr>
      <w:lang w:val="en-GB"/>
    </w:rPr>
  </w:style>
  <w:style w:type="character" w:styleId="PlaceholderText">
    <w:name w:val="Placeholder Text"/>
    <w:basedOn w:val="DefaultParagraphFont"/>
    <w:uiPriority w:val="99"/>
    <w:semiHidden/>
    <w:rsid w:val="008B6C02"/>
    <w:rPr>
      <w:color w:val="808080"/>
    </w:rPr>
  </w:style>
  <w:style w:type="table" w:styleId="TableGrid">
    <w:name w:val="Table Grid"/>
    <w:basedOn w:val="TableNormal"/>
    <w:rsid w:val="00F47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32E63"/>
  </w:style>
  <w:style w:type="table" w:customStyle="1" w:styleId="TableNormal1">
    <w:name w:val="Table Normal1"/>
    <w:uiPriority w:val="2"/>
    <w:semiHidden/>
    <w:unhideWhenUsed/>
    <w:qFormat/>
    <w:rsid w:val="007A694E"/>
    <w:pPr>
      <w:widowControl w:val="0"/>
      <w:autoSpaceDE w:val="0"/>
      <w:autoSpaceDN w:val="0"/>
    </w:pPr>
    <w:rPr>
      <w:rFonts w:asciiTheme="minorHAnsi" w:eastAsiaTheme="minorHAnsi" w:hAnsiTheme="minorHAnsi" w:cstheme="minorBidi"/>
      <w:sz w:val="22"/>
      <w:szCs w:val="22"/>
      <w:lang w:val="en-US"/>
    </w:rPr>
    <w:tblPr>
      <w:tblInd w:w="0" w:type="dxa"/>
      <w:tblCellMar>
        <w:top w:w="0" w:type="dxa"/>
        <w:left w:w="0" w:type="dxa"/>
        <w:bottom w:w="0" w:type="dxa"/>
        <w:right w:w="0" w:type="dxa"/>
      </w:tblCellMar>
    </w:tblPr>
  </w:style>
  <w:style w:type="paragraph" w:styleId="TOCHeading">
    <w:name w:val="TOC Heading"/>
    <w:basedOn w:val="Heading1"/>
    <w:next w:val="Normal"/>
    <w:uiPriority w:val="39"/>
    <w:semiHidden/>
    <w:qFormat/>
    <w:rsid w:val="00016459"/>
    <w:pPr>
      <w:keepLines/>
      <w:overflowPunct/>
      <w:autoSpaceDE/>
      <w:autoSpaceDN/>
      <w:adjustRightInd/>
      <w:spacing w:before="240" w:after="0" w:line="259" w:lineRule="auto"/>
      <w:textAlignment w:val="auto"/>
      <w:outlineLvl w:val="9"/>
    </w:pPr>
    <w:rPr>
      <w:rFonts w:asciiTheme="majorHAnsi" w:eastAsiaTheme="majorEastAsia" w:hAnsiTheme="majorHAnsi" w:cstheme="majorBidi"/>
      <w:b w:val="0"/>
      <w:caps w:val="0"/>
      <w:color w:val="243D6C" w:themeColor="accent1" w:themeShade="BF"/>
      <w:kern w:val="0"/>
      <w:szCs w:val="32"/>
    </w:rPr>
  </w:style>
  <w:style w:type="paragraph" w:styleId="TOC1">
    <w:name w:val="toc 1"/>
    <w:basedOn w:val="ILF-Standard"/>
    <w:autoRedefine/>
    <w:uiPriority w:val="39"/>
    <w:rsid w:val="008D0E36"/>
    <w:pPr>
      <w:tabs>
        <w:tab w:val="left" w:pos="1134"/>
        <w:tab w:val="right" w:leader="dot" w:pos="9072"/>
      </w:tabs>
      <w:spacing w:before="240" w:after="120"/>
      <w:ind w:left="1134" w:hanging="1134"/>
    </w:pPr>
    <w:rPr>
      <w:rFonts w:eastAsiaTheme="minorEastAsia" w:cstheme="minorBidi"/>
      <w:b/>
      <w:caps/>
      <w:noProof/>
      <w:color w:val="305291" w:themeColor="accent1"/>
    </w:rPr>
  </w:style>
  <w:style w:type="character" w:styleId="Hyperlink">
    <w:name w:val="Hyperlink"/>
    <w:basedOn w:val="DefaultParagraphFont"/>
    <w:uiPriority w:val="99"/>
    <w:unhideWhenUsed/>
    <w:rsid w:val="007B71E1"/>
    <w:rPr>
      <w:color w:val="0563C1" w:themeColor="hyperlink"/>
      <w:u w:val="single"/>
    </w:rPr>
  </w:style>
  <w:style w:type="paragraph" w:styleId="TOC2">
    <w:name w:val="toc 2"/>
    <w:basedOn w:val="Normal"/>
    <w:next w:val="Normal"/>
    <w:autoRedefine/>
    <w:uiPriority w:val="39"/>
    <w:rsid w:val="008D0E36"/>
    <w:pPr>
      <w:tabs>
        <w:tab w:val="left" w:pos="1134"/>
        <w:tab w:val="right" w:leader="dot" w:pos="9072"/>
      </w:tabs>
      <w:spacing w:after="120"/>
      <w:ind w:left="1134" w:hanging="1134"/>
    </w:pPr>
    <w:rPr>
      <w:noProof/>
    </w:rPr>
  </w:style>
  <w:style w:type="paragraph" w:styleId="TOC3">
    <w:name w:val="toc 3"/>
    <w:basedOn w:val="Normal"/>
    <w:next w:val="Normal"/>
    <w:autoRedefine/>
    <w:uiPriority w:val="39"/>
    <w:rsid w:val="0047197F"/>
    <w:pPr>
      <w:tabs>
        <w:tab w:val="left" w:pos="1134"/>
        <w:tab w:val="right" w:leader="dot" w:pos="9072"/>
      </w:tabs>
      <w:spacing w:after="120"/>
      <w:ind w:left="1134" w:hanging="1134"/>
    </w:pPr>
    <w:rPr>
      <w:noProof/>
    </w:rPr>
  </w:style>
  <w:style w:type="paragraph" w:customStyle="1" w:styleId="Dokumenttitle">
    <w:name w:val="Dokument title"/>
    <w:basedOn w:val="ILF-Standard"/>
    <w:uiPriority w:val="5"/>
    <w:semiHidden/>
    <w:rsid w:val="00CE6779"/>
    <w:pPr>
      <w:framePr w:hSpace="141" w:wrap="around" w:vAnchor="text" w:hAnchor="text" w:x="284" w:y="1"/>
      <w:suppressOverlap/>
    </w:pPr>
    <w:rPr>
      <w:rFonts w:cs="Arial"/>
      <w:b/>
      <w:bCs/>
      <w:caps/>
      <w:color w:val="305291"/>
      <w:sz w:val="28"/>
      <w:szCs w:val="28"/>
      <w:lang w:val="en-GB"/>
    </w:rPr>
  </w:style>
  <w:style w:type="paragraph" w:customStyle="1" w:styleId="Projectname">
    <w:name w:val="Project name"/>
    <w:basedOn w:val="Normal"/>
    <w:uiPriority w:val="5"/>
    <w:unhideWhenUsed/>
    <w:rsid w:val="00CE6779"/>
    <w:pPr>
      <w:framePr w:hSpace="141" w:wrap="around" w:vAnchor="text" w:hAnchor="margin" w:x="142" w:y="215"/>
      <w:ind w:left="-28"/>
      <w:suppressOverlap/>
      <w:jc w:val="left"/>
    </w:pPr>
    <w:rPr>
      <w:rFonts w:cs="Arial"/>
      <w:b/>
      <w:caps/>
      <w:color w:val="305291"/>
      <w:sz w:val="48"/>
      <w:szCs w:val="48"/>
    </w:rPr>
  </w:style>
  <w:style w:type="paragraph" w:customStyle="1" w:styleId="Senddate">
    <w:name w:val="Send date"/>
    <w:basedOn w:val="Normal"/>
    <w:uiPriority w:val="5"/>
    <w:unhideWhenUsed/>
    <w:rsid w:val="00CF6838"/>
    <w:pPr>
      <w:ind w:left="34" w:right="-113"/>
      <w:jc w:val="left"/>
    </w:pPr>
    <w:rPr>
      <w:rFonts w:cs="Arial"/>
      <w:b/>
      <w:color w:val="305291"/>
      <w:sz w:val="18"/>
      <w:szCs w:val="18"/>
    </w:rPr>
  </w:style>
  <w:style w:type="paragraph" w:customStyle="1" w:styleId="E4">
    <w:name w:val="E4"/>
    <w:basedOn w:val="ILF-Standard"/>
    <w:uiPriority w:val="1"/>
    <w:qFormat/>
    <w:rsid w:val="002C570C"/>
    <w:pPr>
      <w:ind w:left="2410"/>
    </w:pPr>
    <w:rPr>
      <w:lang w:val="en-GB"/>
    </w:rPr>
  </w:style>
  <w:style w:type="paragraph" w:customStyle="1" w:styleId="Content">
    <w:name w:val="Content"/>
    <w:basedOn w:val="TOC2"/>
    <w:uiPriority w:val="5"/>
    <w:rsid w:val="009F7A3D"/>
    <w:pPr>
      <w:spacing w:line="520" w:lineRule="atLeast"/>
    </w:pPr>
    <w:rPr>
      <w:b/>
      <w:caps/>
      <w:color w:val="305291" w:themeColor="accent1"/>
      <w:sz w:val="36"/>
      <w:szCs w:val="40"/>
    </w:rPr>
  </w:style>
  <w:style w:type="paragraph" w:customStyle="1" w:styleId="Projectdescription">
    <w:name w:val="Project description"/>
    <w:basedOn w:val="Normal"/>
    <w:uiPriority w:val="5"/>
    <w:semiHidden/>
    <w:rsid w:val="004C5E22"/>
    <w:pPr>
      <w:framePr w:hSpace="141" w:wrap="around" w:vAnchor="text" w:hAnchor="margin" w:x="142" w:y="215"/>
      <w:suppressOverlap/>
      <w:jc w:val="left"/>
    </w:pPr>
    <w:rPr>
      <w:color w:val="305291"/>
      <w:szCs w:val="20"/>
    </w:rPr>
  </w:style>
  <w:style w:type="paragraph" w:customStyle="1" w:styleId="Anlagenverzeichnis">
    <w:name w:val="Anlagenverzeichnis"/>
    <w:basedOn w:val="TOC2"/>
    <w:uiPriority w:val="6"/>
    <w:semiHidden/>
    <w:unhideWhenUsed/>
    <w:rsid w:val="004F2389"/>
  </w:style>
  <w:style w:type="paragraph" w:customStyle="1" w:styleId="Tablescontent">
    <w:name w:val="Tables content"/>
    <w:basedOn w:val="TOC2"/>
    <w:uiPriority w:val="5"/>
    <w:semiHidden/>
    <w:rsid w:val="008E4713"/>
    <w:rPr>
      <w:rFonts w:cs="Arial"/>
    </w:rPr>
  </w:style>
  <w:style w:type="paragraph" w:customStyle="1" w:styleId="RevisionStyle">
    <w:name w:val="RevisionStyle"/>
    <w:basedOn w:val="ILF-Standard"/>
    <w:uiPriority w:val="6"/>
    <w:semiHidden/>
    <w:rsid w:val="00D36903"/>
    <w:rPr>
      <w:color w:val="305291" w:themeColor="accent1"/>
      <w:sz w:val="18"/>
    </w:rPr>
  </w:style>
  <w:style w:type="table" w:customStyle="1" w:styleId="Tabellenraster1">
    <w:name w:val="Tabellenraster1"/>
    <w:basedOn w:val="TableNormal"/>
    <w:next w:val="TableGrid"/>
    <w:uiPriority w:val="39"/>
    <w:rsid w:val="005D58F4"/>
    <w:rPr>
      <w:rFonts w:ascii="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8358A1"/>
    <w:rPr>
      <w:sz w:val="16"/>
      <w:szCs w:val="16"/>
    </w:rPr>
  </w:style>
  <w:style w:type="paragraph" w:styleId="CommentText">
    <w:name w:val="annotation text"/>
    <w:basedOn w:val="Normal"/>
    <w:link w:val="CommentTextChar"/>
    <w:unhideWhenUsed/>
    <w:rsid w:val="008358A1"/>
    <w:rPr>
      <w:sz w:val="20"/>
      <w:szCs w:val="20"/>
    </w:rPr>
  </w:style>
  <w:style w:type="character" w:customStyle="1" w:styleId="CommentTextChar">
    <w:name w:val="Comment Text Char"/>
    <w:basedOn w:val="DefaultParagraphFont"/>
    <w:link w:val="CommentText"/>
    <w:rsid w:val="00CA26AB"/>
    <w:rPr>
      <w:rFonts w:ascii="Arial" w:hAnsi="Arial"/>
    </w:rPr>
  </w:style>
  <w:style w:type="paragraph" w:styleId="CommentSubject">
    <w:name w:val="annotation subject"/>
    <w:basedOn w:val="CommentText"/>
    <w:next w:val="CommentText"/>
    <w:link w:val="CommentSubjectChar"/>
    <w:uiPriority w:val="99"/>
    <w:semiHidden/>
    <w:unhideWhenUsed/>
    <w:rsid w:val="008358A1"/>
    <w:rPr>
      <w:b/>
      <w:bCs/>
    </w:rPr>
  </w:style>
  <w:style w:type="character" w:customStyle="1" w:styleId="CommentSubjectChar">
    <w:name w:val="Comment Subject Char"/>
    <w:basedOn w:val="CommentTextChar"/>
    <w:link w:val="CommentSubject"/>
    <w:uiPriority w:val="99"/>
    <w:semiHidden/>
    <w:rsid w:val="00CA26AB"/>
    <w:rPr>
      <w:rFonts w:ascii="Arial" w:hAnsi="Arial"/>
      <w:b/>
      <w:bCs/>
    </w:rPr>
  </w:style>
  <w:style w:type="table" w:customStyle="1" w:styleId="Tabellenraster2">
    <w:name w:val="Tabellenraster2"/>
    <w:basedOn w:val="TableNormal"/>
    <w:next w:val="TableGrid"/>
    <w:uiPriority w:val="39"/>
    <w:rsid w:val="00C04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1">
    <w:name w:val="Tabellenraster11"/>
    <w:basedOn w:val="TableNormal"/>
    <w:next w:val="TableGrid"/>
    <w:uiPriority w:val="39"/>
    <w:rsid w:val="00C04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ces">
    <w:name w:val="Appendices"/>
    <w:basedOn w:val="ILF-Standard"/>
    <w:uiPriority w:val="4"/>
    <w:qFormat/>
    <w:rsid w:val="003455EA"/>
    <w:pPr>
      <w:spacing w:before="120" w:after="120"/>
    </w:pPr>
    <w:rPr>
      <w:b/>
      <w:bCs/>
      <w:color w:val="305291" w:themeColor="accent1"/>
      <w:sz w:val="20"/>
      <w:szCs w:val="20"/>
      <w:lang w:val="en-GB"/>
    </w:rPr>
  </w:style>
  <w:style w:type="paragraph" w:customStyle="1" w:styleId="Figures">
    <w:name w:val="Figures"/>
    <w:basedOn w:val="ILF-Standard"/>
    <w:uiPriority w:val="4"/>
    <w:qFormat/>
    <w:rsid w:val="00601CF4"/>
    <w:pPr>
      <w:spacing w:before="120" w:after="120"/>
    </w:pPr>
    <w:rPr>
      <w:b/>
      <w:bCs/>
      <w:color w:val="305291" w:themeColor="accent1"/>
      <w:sz w:val="18"/>
      <w:szCs w:val="20"/>
      <w:lang w:val="en-GB"/>
    </w:rPr>
  </w:style>
  <w:style w:type="paragraph" w:customStyle="1" w:styleId="TableDescription">
    <w:name w:val="Table Description"/>
    <w:basedOn w:val="ILF-Standard"/>
    <w:uiPriority w:val="4"/>
    <w:qFormat/>
    <w:rsid w:val="00601CF4"/>
    <w:pPr>
      <w:tabs>
        <w:tab w:val="right" w:leader="dot" w:pos="9062"/>
      </w:tabs>
      <w:spacing w:before="120" w:after="120"/>
    </w:pPr>
    <w:rPr>
      <w:rFonts w:cs="Arial"/>
      <w:b/>
      <w:noProof/>
      <w:color w:val="305291" w:themeColor="accent1"/>
      <w:sz w:val="18"/>
      <w:szCs w:val="18"/>
      <w:lang w:val="en-GB"/>
    </w:rPr>
  </w:style>
  <w:style w:type="paragraph" w:customStyle="1" w:styleId="ILF-Color">
    <w:name w:val="ILF-Color"/>
    <w:basedOn w:val="ILF-Standard"/>
    <w:uiPriority w:val="10"/>
    <w:qFormat/>
    <w:rsid w:val="002C570C"/>
    <w:rPr>
      <w:color w:val="305291" w:themeColor="accent1"/>
      <w:lang w:val="en-GB"/>
    </w:rPr>
  </w:style>
  <w:style w:type="character" w:customStyle="1" w:styleId="TABLEHeader">
    <w:name w:val="TABLE Header"/>
    <w:basedOn w:val="DefaultParagraphFont"/>
    <w:uiPriority w:val="9"/>
    <w:rsid w:val="00B64667"/>
    <w:rPr>
      <w:color w:val="305291" w:themeColor="accent1"/>
    </w:rPr>
  </w:style>
  <w:style w:type="character" w:customStyle="1" w:styleId="TABLEColumn">
    <w:name w:val="TABLE Column"/>
    <w:basedOn w:val="DefaultParagraphFont"/>
    <w:uiPriority w:val="9"/>
    <w:rsid w:val="00B64667"/>
    <w:rPr>
      <w:caps w:val="0"/>
      <w:smallCaps w:val="0"/>
      <w:lang w:val="en-GB"/>
    </w:rPr>
  </w:style>
  <w:style w:type="paragraph" w:customStyle="1" w:styleId="TABLEHeader2">
    <w:name w:val="TABLE Header 2"/>
    <w:basedOn w:val="Normal"/>
    <w:uiPriority w:val="9"/>
    <w:rsid w:val="00C07CE5"/>
    <w:pPr>
      <w:spacing w:line="276" w:lineRule="auto"/>
      <w:jc w:val="left"/>
    </w:pPr>
    <w:rPr>
      <w:b/>
      <w:bCs/>
      <w:caps/>
      <w:color w:val="2D5A95"/>
      <w:sz w:val="20"/>
      <w:szCs w:val="20"/>
    </w:rPr>
  </w:style>
  <w:style w:type="paragraph" w:customStyle="1" w:styleId="TABLEText">
    <w:name w:val="TABLE Text"/>
    <w:basedOn w:val="Normal"/>
    <w:uiPriority w:val="9"/>
    <w:rsid w:val="003C7058"/>
    <w:pPr>
      <w:spacing w:line="276" w:lineRule="auto"/>
      <w:jc w:val="left"/>
    </w:pPr>
    <w:rPr>
      <w:sz w:val="20"/>
      <w:szCs w:val="20"/>
    </w:rPr>
  </w:style>
  <w:style w:type="paragraph" w:customStyle="1" w:styleId="TABLEHEADER0">
    <w:name w:val="TABLE HEADER"/>
    <w:basedOn w:val="Normal"/>
    <w:uiPriority w:val="9"/>
    <w:rsid w:val="00C3056E"/>
    <w:pPr>
      <w:jc w:val="center"/>
    </w:pPr>
    <w:rPr>
      <w:b/>
      <w:bCs/>
      <w:color w:val="305291" w:themeColor="accent1"/>
      <w:szCs w:val="20"/>
    </w:rPr>
  </w:style>
  <w:style w:type="paragraph" w:styleId="Header">
    <w:name w:val="header"/>
    <w:basedOn w:val="Normal"/>
    <w:link w:val="HeaderChar"/>
    <w:unhideWhenUsed/>
    <w:rsid w:val="00742329"/>
    <w:pPr>
      <w:tabs>
        <w:tab w:val="center" w:pos="4536"/>
        <w:tab w:val="right" w:pos="9072"/>
      </w:tabs>
    </w:pPr>
  </w:style>
  <w:style w:type="character" w:customStyle="1" w:styleId="HeaderChar">
    <w:name w:val="Header Char"/>
    <w:basedOn w:val="DefaultParagraphFont"/>
    <w:link w:val="Header"/>
    <w:rsid w:val="00CA26AB"/>
    <w:rPr>
      <w:rFonts w:ascii="Arial" w:hAnsi="Arial"/>
      <w:sz w:val="22"/>
      <w:szCs w:val="22"/>
    </w:rPr>
  </w:style>
  <w:style w:type="paragraph" w:styleId="Footer">
    <w:name w:val="footer"/>
    <w:basedOn w:val="Normal"/>
    <w:link w:val="FooterChar"/>
    <w:uiPriority w:val="6"/>
    <w:unhideWhenUsed/>
    <w:rsid w:val="00742329"/>
    <w:pPr>
      <w:tabs>
        <w:tab w:val="center" w:pos="4536"/>
        <w:tab w:val="right" w:pos="9072"/>
      </w:tabs>
    </w:pPr>
  </w:style>
  <w:style w:type="character" w:customStyle="1" w:styleId="FooterChar">
    <w:name w:val="Footer Char"/>
    <w:basedOn w:val="DefaultParagraphFont"/>
    <w:link w:val="Footer"/>
    <w:uiPriority w:val="6"/>
    <w:rsid w:val="00CA26AB"/>
    <w:rPr>
      <w:rFonts w:ascii="Arial" w:hAnsi="Arial"/>
      <w:sz w:val="22"/>
      <w:szCs w:val="22"/>
    </w:rPr>
  </w:style>
  <w:style w:type="paragraph" w:styleId="Bibliography">
    <w:name w:val="Bibliography"/>
    <w:basedOn w:val="ILF-Standard"/>
    <w:uiPriority w:val="37"/>
    <w:qFormat/>
    <w:rsid w:val="00645E6B"/>
    <w:pPr>
      <w:numPr>
        <w:numId w:val="3"/>
      </w:numPr>
      <w:spacing w:before="120" w:after="120" w:line="280" w:lineRule="atLeast"/>
      <w:ind w:left="1559" w:hanging="425"/>
    </w:pPr>
    <w:rPr>
      <w:lang w:val="en-GB"/>
    </w:rPr>
  </w:style>
  <w:style w:type="paragraph" w:styleId="BalloonText">
    <w:name w:val="Balloon Text"/>
    <w:basedOn w:val="Normal"/>
    <w:link w:val="BalloonTextChar"/>
    <w:uiPriority w:val="99"/>
    <w:rsid w:val="002C570C"/>
    <w:rPr>
      <w:rFonts w:ascii="Tahoma" w:hAnsi="Tahoma" w:cs="Tahoma"/>
      <w:sz w:val="16"/>
      <w:szCs w:val="16"/>
    </w:rPr>
  </w:style>
  <w:style w:type="character" w:customStyle="1" w:styleId="BalloonTextChar">
    <w:name w:val="Balloon Text Char"/>
    <w:basedOn w:val="DefaultParagraphFont"/>
    <w:link w:val="BalloonText"/>
    <w:uiPriority w:val="99"/>
    <w:rsid w:val="00CA26AB"/>
    <w:rPr>
      <w:rFonts w:ascii="Tahoma" w:hAnsi="Tahoma" w:cs="Tahoma"/>
      <w:sz w:val="16"/>
      <w:szCs w:val="16"/>
      <w:lang w:eastAsia="de-DE"/>
    </w:rPr>
  </w:style>
  <w:style w:type="paragraph" w:styleId="Caption">
    <w:name w:val="caption"/>
    <w:aliases w:val="Caracter Caracter,Caracter Caracter Caracter,Caracter Caracter Caracter Char Char,Caracter Caracter Caracter Char,Didascalia Carattere,Didascalia Carattere1 Carattere,Didascalia Carattere Carattere Carattere"/>
    <w:basedOn w:val="ILF-Standard"/>
    <w:link w:val="CaptionChar"/>
    <w:qFormat/>
    <w:rsid w:val="008C632D"/>
    <w:pPr>
      <w:spacing w:before="120" w:after="200"/>
    </w:pPr>
    <w:rPr>
      <w:b/>
      <w:iCs/>
      <w:color w:val="305291" w:themeColor="accent1"/>
      <w:sz w:val="18"/>
      <w:szCs w:val="18"/>
      <w:lang w:val="en-US"/>
    </w:rPr>
  </w:style>
  <w:style w:type="paragraph" w:styleId="TableofFigures">
    <w:name w:val="table of figures"/>
    <w:aliases w:val="ILF Prop - Table of Figures"/>
    <w:basedOn w:val="Normal"/>
    <w:next w:val="Normal"/>
    <w:uiPriority w:val="99"/>
    <w:unhideWhenUsed/>
    <w:qFormat/>
    <w:rsid w:val="00FE1CE0"/>
    <w:pPr>
      <w:spacing w:line="360" w:lineRule="auto"/>
    </w:pPr>
    <w:rPr>
      <w:sz w:val="20"/>
    </w:rPr>
  </w:style>
  <w:style w:type="paragraph" w:customStyle="1" w:styleId="Letter01">
    <w:name w:val="Letter_01"/>
    <w:basedOn w:val="ILF-Standard"/>
    <w:uiPriority w:val="1"/>
    <w:qFormat/>
    <w:locked/>
    <w:rsid w:val="00507F02"/>
    <w:pPr>
      <w:spacing w:after="120" w:line="360" w:lineRule="auto"/>
      <w:jc w:val="both"/>
    </w:pPr>
    <w:rPr>
      <w:sz w:val="20"/>
      <w:lang w:val="en-GB"/>
    </w:rPr>
  </w:style>
  <w:style w:type="paragraph" w:customStyle="1" w:styleId="Num01">
    <w:name w:val="Num_01"/>
    <w:basedOn w:val="ILF-Standard"/>
    <w:uiPriority w:val="1"/>
    <w:qFormat/>
    <w:locked/>
    <w:rsid w:val="00D51189"/>
    <w:pPr>
      <w:numPr>
        <w:numId w:val="29"/>
      </w:numPr>
      <w:spacing w:after="120" w:line="360" w:lineRule="auto"/>
      <w:jc w:val="both"/>
    </w:pPr>
    <w:rPr>
      <w:sz w:val="20"/>
      <w:lang w:val="en-GB"/>
    </w:rPr>
  </w:style>
  <w:style w:type="paragraph" w:customStyle="1" w:styleId="Bullet01">
    <w:name w:val="Bullet_01"/>
    <w:basedOn w:val="ILF-Standard"/>
    <w:uiPriority w:val="1"/>
    <w:qFormat/>
    <w:locked/>
    <w:rsid w:val="00507F02"/>
    <w:pPr>
      <w:numPr>
        <w:numId w:val="9"/>
      </w:numPr>
      <w:spacing w:after="120" w:line="360" w:lineRule="auto"/>
      <w:jc w:val="both"/>
    </w:pPr>
    <w:rPr>
      <w:sz w:val="20"/>
      <w:lang w:val="en-GB"/>
    </w:rPr>
  </w:style>
  <w:style w:type="paragraph" w:customStyle="1" w:styleId="U0">
    <w:name w:val="U0"/>
    <w:basedOn w:val="Heading1"/>
    <w:next w:val="E1"/>
    <w:locked/>
    <w:rsid w:val="0072515F"/>
    <w:pPr>
      <w:spacing w:before="0"/>
    </w:pPr>
    <w:rPr>
      <w:bCs/>
    </w:rPr>
  </w:style>
  <w:style w:type="numbering" w:styleId="111111">
    <w:name w:val="Outline List 2"/>
    <w:basedOn w:val="NoList"/>
    <w:uiPriority w:val="99"/>
    <w:semiHidden/>
    <w:unhideWhenUsed/>
    <w:rsid w:val="002C570C"/>
    <w:pPr>
      <w:numPr>
        <w:numId w:val="13"/>
      </w:numPr>
    </w:pPr>
  </w:style>
  <w:style w:type="numbering" w:styleId="1ai">
    <w:name w:val="Outline List 1"/>
    <w:basedOn w:val="NoList"/>
    <w:uiPriority w:val="99"/>
    <w:semiHidden/>
    <w:unhideWhenUsed/>
    <w:rsid w:val="002C570C"/>
    <w:pPr>
      <w:numPr>
        <w:numId w:val="14"/>
      </w:numPr>
    </w:pPr>
  </w:style>
  <w:style w:type="paragraph" w:styleId="Salutation">
    <w:name w:val="Salutation"/>
    <w:basedOn w:val="Normal"/>
    <w:next w:val="Normal"/>
    <w:link w:val="SalutationChar"/>
    <w:uiPriority w:val="99"/>
    <w:semiHidden/>
    <w:unhideWhenUsed/>
    <w:rsid w:val="002C570C"/>
  </w:style>
  <w:style w:type="character" w:customStyle="1" w:styleId="SalutationChar">
    <w:name w:val="Salutation Char"/>
    <w:basedOn w:val="DefaultParagraphFont"/>
    <w:link w:val="Salutation"/>
    <w:uiPriority w:val="99"/>
    <w:semiHidden/>
    <w:rsid w:val="002C570C"/>
    <w:rPr>
      <w:rFonts w:ascii="Arial" w:hAnsi="Arial"/>
      <w:sz w:val="22"/>
      <w:szCs w:val="22"/>
      <w:lang w:eastAsia="de-DE"/>
    </w:rPr>
  </w:style>
  <w:style w:type="numbering" w:styleId="ArticleSection">
    <w:name w:val="Outline List 3"/>
    <w:basedOn w:val="NoList"/>
    <w:uiPriority w:val="99"/>
    <w:semiHidden/>
    <w:unhideWhenUsed/>
    <w:rsid w:val="002C570C"/>
    <w:pPr>
      <w:numPr>
        <w:numId w:val="15"/>
      </w:numPr>
    </w:pPr>
  </w:style>
  <w:style w:type="paragraph" w:styleId="ListBullet">
    <w:name w:val="List Bullet"/>
    <w:basedOn w:val="Normal"/>
    <w:uiPriority w:val="99"/>
    <w:semiHidden/>
    <w:unhideWhenUsed/>
    <w:rsid w:val="002C570C"/>
    <w:pPr>
      <w:numPr>
        <w:numId w:val="16"/>
      </w:numPr>
      <w:contextualSpacing/>
    </w:pPr>
  </w:style>
  <w:style w:type="paragraph" w:styleId="ListBullet2">
    <w:name w:val="List Bullet 2"/>
    <w:basedOn w:val="Normal"/>
    <w:uiPriority w:val="99"/>
    <w:semiHidden/>
    <w:unhideWhenUsed/>
    <w:rsid w:val="002C570C"/>
    <w:pPr>
      <w:numPr>
        <w:numId w:val="17"/>
      </w:numPr>
      <w:contextualSpacing/>
    </w:pPr>
  </w:style>
  <w:style w:type="paragraph" w:styleId="ListBullet3">
    <w:name w:val="List Bullet 3"/>
    <w:basedOn w:val="Normal"/>
    <w:uiPriority w:val="99"/>
    <w:semiHidden/>
    <w:unhideWhenUsed/>
    <w:rsid w:val="002C570C"/>
    <w:pPr>
      <w:numPr>
        <w:numId w:val="18"/>
      </w:numPr>
      <w:contextualSpacing/>
    </w:pPr>
  </w:style>
  <w:style w:type="paragraph" w:styleId="ListBullet4">
    <w:name w:val="List Bullet 4"/>
    <w:basedOn w:val="Normal"/>
    <w:uiPriority w:val="99"/>
    <w:semiHidden/>
    <w:unhideWhenUsed/>
    <w:rsid w:val="002C570C"/>
    <w:pPr>
      <w:numPr>
        <w:numId w:val="19"/>
      </w:numPr>
      <w:contextualSpacing/>
    </w:pPr>
  </w:style>
  <w:style w:type="paragraph" w:styleId="ListBullet5">
    <w:name w:val="List Bullet 5"/>
    <w:basedOn w:val="Normal"/>
    <w:uiPriority w:val="99"/>
    <w:semiHidden/>
    <w:unhideWhenUsed/>
    <w:rsid w:val="002C570C"/>
    <w:pPr>
      <w:numPr>
        <w:numId w:val="20"/>
      </w:numPr>
      <w:contextualSpacing/>
    </w:pPr>
  </w:style>
  <w:style w:type="character" w:styleId="FollowedHyperlink">
    <w:name w:val="FollowedHyperlink"/>
    <w:basedOn w:val="DefaultParagraphFont"/>
    <w:uiPriority w:val="99"/>
    <w:semiHidden/>
    <w:unhideWhenUsed/>
    <w:rsid w:val="002C570C"/>
    <w:rPr>
      <w:color w:val="954F72" w:themeColor="followedHyperlink"/>
      <w:u w:val="single"/>
    </w:rPr>
  </w:style>
  <w:style w:type="paragraph" w:styleId="BlockText">
    <w:name w:val="Block Text"/>
    <w:basedOn w:val="Normal"/>
    <w:uiPriority w:val="99"/>
    <w:semiHidden/>
    <w:unhideWhenUsed/>
    <w:rsid w:val="002C570C"/>
    <w:pPr>
      <w:pBdr>
        <w:top w:val="single" w:sz="2" w:space="10" w:color="305291" w:themeColor="accent1" w:shadow="1"/>
        <w:left w:val="single" w:sz="2" w:space="10" w:color="305291" w:themeColor="accent1" w:shadow="1"/>
        <w:bottom w:val="single" w:sz="2" w:space="10" w:color="305291" w:themeColor="accent1" w:shadow="1"/>
        <w:right w:val="single" w:sz="2" w:space="10" w:color="305291" w:themeColor="accent1" w:shadow="1"/>
      </w:pBdr>
      <w:ind w:left="1152" w:right="1152"/>
    </w:pPr>
    <w:rPr>
      <w:rFonts w:asciiTheme="minorHAnsi" w:eastAsiaTheme="minorEastAsia" w:hAnsiTheme="minorHAnsi" w:cstheme="minorBidi"/>
      <w:i/>
      <w:iCs/>
      <w:color w:val="305291" w:themeColor="accent1"/>
    </w:rPr>
  </w:style>
  <w:style w:type="character" w:styleId="BookTitle">
    <w:name w:val="Book Title"/>
    <w:basedOn w:val="DefaultParagraphFont"/>
    <w:uiPriority w:val="33"/>
    <w:semiHidden/>
    <w:unhideWhenUsed/>
    <w:qFormat/>
    <w:rsid w:val="002C570C"/>
    <w:rPr>
      <w:b/>
      <w:bCs/>
      <w:i/>
      <w:iCs/>
      <w:spacing w:val="5"/>
      <w:lang w:val="en-GB"/>
    </w:rPr>
  </w:style>
  <w:style w:type="paragraph" w:styleId="Date">
    <w:name w:val="Date"/>
    <w:basedOn w:val="Normal"/>
    <w:next w:val="Normal"/>
    <w:link w:val="DateChar"/>
    <w:uiPriority w:val="99"/>
    <w:semiHidden/>
    <w:unhideWhenUsed/>
    <w:rsid w:val="002C570C"/>
  </w:style>
  <w:style w:type="character" w:customStyle="1" w:styleId="DateChar">
    <w:name w:val="Date Char"/>
    <w:basedOn w:val="DefaultParagraphFont"/>
    <w:link w:val="Date"/>
    <w:uiPriority w:val="99"/>
    <w:semiHidden/>
    <w:rsid w:val="002C570C"/>
    <w:rPr>
      <w:rFonts w:ascii="Arial" w:hAnsi="Arial"/>
      <w:sz w:val="22"/>
      <w:szCs w:val="22"/>
      <w:lang w:eastAsia="de-DE"/>
    </w:rPr>
  </w:style>
  <w:style w:type="paragraph" w:styleId="DocumentMap">
    <w:name w:val="Document Map"/>
    <w:basedOn w:val="Normal"/>
    <w:link w:val="DocumentMapChar"/>
    <w:uiPriority w:val="99"/>
    <w:semiHidden/>
    <w:unhideWhenUsed/>
    <w:rsid w:val="002C570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C570C"/>
    <w:rPr>
      <w:rFonts w:ascii="Segoe UI" w:hAnsi="Segoe UI" w:cs="Segoe UI"/>
      <w:sz w:val="16"/>
      <w:szCs w:val="16"/>
      <w:lang w:eastAsia="de-DE"/>
    </w:rPr>
  </w:style>
  <w:style w:type="table" w:styleId="DarkList">
    <w:name w:val="Dark List"/>
    <w:basedOn w:val="TableNormal"/>
    <w:uiPriority w:val="70"/>
    <w:semiHidden/>
    <w:unhideWhenUsed/>
    <w:rsid w:val="002C570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C570C"/>
    <w:rPr>
      <w:color w:val="FFFFFF" w:themeColor="background1"/>
    </w:rPr>
    <w:tblPr>
      <w:tblStyleRowBandSize w:val="1"/>
      <w:tblStyleColBandSize w:val="1"/>
    </w:tblPr>
    <w:tcPr>
      <w:shd w:val="clear" w:color="auto" w:fill="30529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284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43D6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43D6C" w:themeFill="accent1" w:themeFillShade="BF"/>
      </w:tcPr>
    </w:tblStylePr>
    <w:tblStylePr w:type="band1Vert">
      <w:tblPr/>
      <w:tcPr>
        <w:tcBorders>
          <w:top w:val="nil"/>
          <w:left w:val="nil"/>
          <w:bottom w:val="nil"/>
          <w:right w:val="nil"/>
          <w:insideH w:val="nil"/>
          <w:insideV w:val="nil"/>
        </w:tcBorders>
        <w:shd w:val="clear" w:color="auto" w:fill="243D6C" w:themeFill="accent1" w:themeFillShade="BF"/>
      </w:tcPr>
    </w:tblStylePr>
    <w:tblStylePr w:type="band1Horz">
      <w:tblPr/>
      <w:tcPr>
        <w:tcBorders>
          <w:top w:val="nil"/>
          <w:left w:val="nil"/>
          <w:bottom w:val="nil"/>
          <w:right w:val="nil"/>
          <w:insideH w:val="nil"/>
          <w:insideV w:val="nil"/>
        </w:tcBorders>
        <w:shd w:val="clear" w:color="auto" w:fill="243D6C" w:themeFill="accent1" w:themeFillShade="BF"/>
      </w:tcPr>
    </w:tblStylePr>
  </w:style>
  <w:style w:type="table" w:styleId="DarkList-Accent2">
    <w:name w:val="Dark List Accent 2"/>
    <w:basedOn w:val="TableNormal"/>
    <w:uiPriority w:val="70"/>
    <w:semiHidden/>
    <w:unhideWhenUsed/>
    <w:rsid w:val="002C570C"/>
    <w:rPr>
      <w:color w:val="FFFFFF" w:themeColor="background1"/>
    </w:rPr>
    <w:tblPr>
      <w:tblStyleRowBandSize w:val="1"/>
      <w:tblStyleColBandSize w:val="1"/>
    </w:tblPr>
    <w:tcPr>
      <w:shd w:val="clear" w:color="auto" w:fill="577EB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83E5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C5D8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C5D8D" w:themeFill="accent2" w:themeFillShade="BF"/>
      </w:tcPr>
    </w:tblStylePr>
    <w:tblStylePr w:type="band1Vert">
      <w:tblPr/>
      <w:tcPr>
        <w:tcBorders>
          <w:top w:val="nil"/>
          <w:left w:val="nil"/>
          <w:bottom w:val="nil"/>
          <w:right w:val="nil"/>
          <w:insideH w:val="nil"/>
          <w:insideV w:val="nil"/>
        </w:tcBorders>
        <w:shd w:val="clear" w:color="auto" w:fill="3C5D8D" w:themeFill="accent2" w:themeFillShade="BF"/>
      </w:tcPr>
    </w:tblStylePr>
    <w:tblStylePr w:type="band1Horz">
      <w:tblPr/>
      <w:tcPr>
        <w:tcBorders>
          <w:top w:val="nil"/>
          <w:left w:val="nil"/>
          <w:bottom w:val="nil"/>
          <w:right w:val="nil"/>
          <w:insideH w:val="nil"/>
          <w:insideV w:val="nil"/>
        </w:tcBorders>
        <w:shd w:val="clear" w:color="auto" w:fill="3C5D8D" w:themeFill="accent2" w:themeFillShade="BF"/>
      </w:tcPr>
    </w:tblStylePr>
  </w:style>
  <w:style w:type="table" w:styleId="DarkList-Accent3">
    <w:name w:val="Dark List Accent 3"/>
    <w:basedOn w:val="TableNormal"/>
    <w:uiPriority w:val="70"/>
    <w:semiHidden/>
    <w:unhideWhenUsed/>
    <w:rsid w:val="002C570C"/>
    <w:rPr>
      <w:color w:val="FFFFFF" w:themeColor="background1"/>
    </w:rPr>
    <w:tblPr>
      <w:tblStyleRowBandSize w:val="1"/>
      <w:tblStyleColBandSize w:val="1"/>
    </w:tblPr>
    <w:tcPr>
      <w:shd w:val="clear" w:color="auto" w:fill="4A4A4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242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7373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73736" w:themeFill="accent3" w:themeFillShade="BF"/>
      </w:tcPr>
    </w:tblStylePr>
    <w:tblStylePr w:type="band1Vert">
      <w:tblPr/>
      <w:tcPr>
        <w:tcBorders>
          <w:top w:val="nil"/>
          <w:left w:val="nil"/>
          <w:bottom w:val="nil"/>
          <w:right w:val="nil"/>
          <w:insideH w:val="nil"/>
          <w:insideV w:val="nil"/>
        </w:tcBorders>
        <w:shd w:val="clear" w:color="auto" w:fill="373736" w:themeFill="accent3" w:themeFillShade="BF"/>
      </w:tcPr>
    </w:tblStylePr>
    <w:tblStylePr w:type="band1Horz">
      <w:tblPr/>
      <w:tcPr>
        <w:tcBorders>
          <w:top w:val="nil"/>
          <w:left w:val="nil"/>
          <w:bottom w:val="nil"/>
          <w:right w:val="nil"/>
          <w:insideH w:val="nil"/>
          <w:insideV w:val="nil"/>
        </w:tcBorders>
        <w:shd w:val="clear" w:color="auto" w:fill="373736" w:themeFill="accent3" w:themeFillShade="BF"/>
      </w:tcPr>
    </w:tblStylePr>
  </w:style>
  <w:style w:type="table" w:styleId="DarkList-Accent4">
    <w:name w:val="Dark List Accent 4"/>
    <w:basedOn w:val="TableNormal"/>
    <w:uiPriority w:val="70"/>
    <w:semiHidden/>
    <w:unhideWhenUsed/>
    <w:rsid w:val="002C570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C570C"/>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2C570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PlainTable1">
    <w:name w:val="Plain Table 1"/>
    <w:basedOn w:val="TableNormal"/>
    <w:uiPriority w:val="41"/>
    <w:rsid w:val="002C570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570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C570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C570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C570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e">
    <w:name w:val="E-mail Signature"/>
    <w:basedOn w:val="Normal"/>
    <w:link w:val="E-mailSignatureChar"/>
    <w:uiPriority w:val="99"/>
    <w:semiHidden/>
    <w:unhideWhenUsed/>
    <w:rsid w:val="002C570C"/>
  </w:style>
  <w:style w:type="character" w:customStyle="1" w:styleId="E-mailSignatureChar">
    <w:name w:val="E-mail Signature Char"/>
    <w:basedOn w:val="DefaultParagraphFont"/>
    <w:link w:val="E-mailSignature"/>
    <w:uiPriority w:val="99"/>
    <w:semiHidden/>
    <w:rsid w:val="002C570C"/>
    <w:rPr>
      <w:rFonts w:ascii="Arial" w:hAnsi="Arial"/>
      <w:sz w:val="22"/>
      <w:szCs w:val="22"/>
      <w:lang w:eastAsia="de-DE"/>
    </w:rPr>
  </w:style>
  <w:style w:type="paragraph" w:styleId="EndnoteText">
    <w:name w:val="endnote text"/>
    <w:basedOn w:val="Normal"/>
    <w:link w:val="EndnoteTextChar"/>
    <w:uiPriority w:val="99"/>
    <w:semiHidden/>
    <w:unhideWhenUsed/>
    <w:rsid w:val="002C570C"/>
    <w:rPr>
      <w:sz w:val="20"/>
      <w:szCs w:val="20"/>
    </w:rPr>
  </w:style>
  <w:style w:type="character" w:customStyle="1" w:styleId="EndnoteTextChar">
    <w:name w:val="Endnote Text Char"/>
    <w:basedOn w:val="DefaultParagraphFont"/>
    <w:link w:val="EndnoteText"/>
    <w:uiPriority w:val="99"/>
    <w:semiHidden/>
    <w:rsid w:val="002C570C"/>
    <w:rPr>
      <w:rFonts w:ascii="Arial" w:hAnsi="Arial"/>
      <w:lang w:eastAsia="de-DE"/>
    </w:rPr>
  </w:style>
  <w:style w:type="character" w:styleId="EndnoteReference">
    <w:name w:val="endnote reference"/>
    <w:basedOn w:val="DefaultParagraphFont"/>
    <w:uiPriority w:val="99"/>
    <w:semiHidden/>
    <w:unhideWhenUsed/>
    <w:rsid w:val="002C570C"/>
    <w:rPr>
      <w:vertAlign w:val="superscript"/>
    </w:rPr>
  </w:style>
  <w:style w:type="table" w:styleId="ColorfulList">
    <w:name w:val="Colorful List"/>
    <w:basedOn w:val="TableNormal"/>
    <w:uiPriority w:val="72"/>
    <w:semiHidden/>
    <w:unhideWhenUsed/>
    <w:rsid w:val="002C570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06397" w:themeFill="accent2" w:themeFillShade="CC"/>
      </w:tcPr>
    </w:tblStylePr>
    <w:tblStylePr w:type="lastRow">
      <w:rPr>
        <w:b/>
        <w:bCs/>
        <w:color w:val="40639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C570C"/>
    <w:rPr>
      <w:color w:val="000000" w:themeColor="text1"/>
    </w:rPr>
    <w:tblPr>
      <w:tblStyleRowBandSize w:val="1"/>
      <w:tblStyleColBandSize w:val="1"/>
    </w:tblPr>
    <w:tcPr>
      <w:shd w:val="clear" w:color="auto" w:fill="E7ECF7" w:themeFill="accent1" w:themeFillTint="19"/>
    </w:tcPr>
    <w:tblStylePr w:type="firstRow">
      <w:rPr>
        <w:b/>
        <w:bCs/>
        <w:color w:val="FFFFFF" w:themeColor="background1"/>
      </w:rPr>
      <w:tblPr/>
      <w:tcPr>
        <w:tcBorders>
          <w:bottom w:val="single" w:sz="12" w:space="0" w:color="FFFFFF" w:themeColor="background1"/>
        </w:tcBorders>
        <w:shd w:val="clear" w:color="auto" w:fill="406397" w:themeFill="accent2" w:themeFillShade="CC"/>
      </w:tcPr>
    </w:tblStylePr>
    <w:tblStylePr w:type="lastRow">
      <w:rPr>
        <w:b/>
        <w:bCs/>
        <w:color w:val="40639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D1EB" w:themeFill="accent1" w:themeFillTint="3F"/>
      </w:tcPr>
    </w:tblStylePr>
    <w:tblStylePr w:type="band1Horz">
      <w:tblPr/>
      <w:tcPr>
        <w:shd w:val="clear" w:color="auto" w:fill="CFDAEF" w:themeFill="accent1" w:themeFillTint="33"/>
      </w:tcPr>
    </w:tblStylePr>
  </w:style>
  <w:style w:type="table" w:styleId="ColorfulList-Accent2">
    <w:name w:val="Colorful List Accent 2"/>
    <w:basedOn w:val="TableNormal"/>
    <w:uiPriority w:val="72"/>
    <w:semiHidden/>
    <w:unhideWhenUsed/>
    <w:rsid w:val="002C570C"/>
    <w:rPr>
      <w:color w:val="000000" w:themeColor="text1"/>
    </w:rPr>
    <w:tblPr>
      <w:tblStyleRowBandSize w:val="1"/>
      <w:tblStyleColBandSize w:val="1"/>
    </w:tblPr>
    <w:tcPr>
      <w:shd w:val="clear" w:color="auto" w:fill="EEF2F8" w:themeFill="accent2" w:themeFillTint="19"/>
    </w:tcPr>
    <w:tblStylePr w:type="firstRow">
      <w:rPr>
        <w:b/>
        <w:bCs/>
        <w:color w:val="FFFFFF" w:themeColor="background1"/>
      </w:rPr>
      <w:tblPr/>
      <w:tcPr>
        <w:tcBorders>
          <w:bottom w:val="single" w:sz="12" w:space="0" w:color="FFFFFF" w:themeColor="background1"/>
        </w:tcBorders>
        <w:shd w:val="clear" w:color="auto" w:fill="406397" w:themeFill="accent2" w:themeFillShade="CC"/>
      </w:tcPr>
    </w:tblStylePr>
    <w:tblStylePr w:type="lastRow">
      <w:rPr>
        <w:b/>
        <w:bCs/>
        <w:color w:val="40639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FED" w:themeFill="accent2" w:themeFillTint="3F"/>
      </w:tcPr>
    </w:tblStylePr>
    <w:tblStylePr w:type="band1Horz">
      <w:tblPr/>
      <w:tcPr>
        <w:shd w:val="clear" w:color="auto" w:fill="DDE5F0" w:themeFill="accent2" w:themeFillTint="33"/>
      </w:tcPr>
    </w:tblStylePr>
  </w:style>
  <w:style w:type="table" w:styleId="ColorfulList-Accent3">
    <w:name w:val="Colorful List Accent 3"/>
    <w:basedOn w:val="TableNormal"/>
    <w:uiPriority w:val="72"/>
    <w:semiHidden/>
    <w:unhideWhenUsed/>
    <w:rsid w:val="002C570C"/>
    <w:rPr>
      <w:color w:val="000000" w:themeColor="text1"/>
    </w:rPr>
    <w:tblPr>
      <w:tblStyleRowBandSize w:val="1"/>
      <w:tblStyleColBandSize w:val="1"/>
    </w:tblPr>
    <w:tcPr>
      <w:shd w:val="clear" w:color="auto" w:fill="EDEDED"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2D1" w:themeFill="accent3" w:themeFillTint="3F"/>
      </w:tcPr>
    </w:tblStylePr>
    <w:tblStylePr w:type="band1Horz">
      <w:tblPr/>
      <w:tcPr>
        <w:shd w:val="clear" w:color="auto" w:fill="DBDBDA" w:themeFill="accent3" w:themeFillTint="33"/>
      </w:tcPr>
    </w:tblStylePr>
  </w:style>
  <w:style w:type="table" w:styleId="ColorfulList-Accent4">
    <w:name w:val="Colorful List Accent 4"/>
    <w:basedOn w:val="TableNormal"/>
    <w:uiPriority w:val="72"/>
    <w:semiHidden/>
    <w:unhideWhenUsed/>
    <w:rsid w:val="002C570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3B3B3A" w:themeFill="accent3" w:themeFillShade="CC"/>
      </w:tcPr>
    </w:tblStylePr>
    <w:tblStylePr w:type="lastRow">
      <w:rPr>
        <w:b/>
        <w:bCs/>
        <w:color w:val="3B3B3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C570C"/>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2C570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C570C"/>
    <w:rPr>
      <w:color w:val="000000" w:themeColor="text1"/>
    </w:rPr>
    <w:tblPr>
      <w:tblStyleRowBandSize w:val="1"/>
      <w:tblStyleColBandSize w:val="1"/>
      <w:tblBorders>
        <w:top w:val="single" w:sz="24" w:space="0" w:color="577EB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77EB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C570C"/>
    <w:rPr>
      <w:color w:val="000000" w:themeColor="text1"/>
    </w:rPr>
    <w:tblPr>
      <w:tblStyleRowBandSize w:val="1"/>
      <w:tblStyleColBandSize w:val="1"/>
      <w:tblBorders>
        <w:top w:val="single" w:sz="24" w:space="0" w:color="577EB7" w:themeColor="accent2"/>
        <w:left w:val="single" w:sz="4" w:space="0" w:color="305291" w:themeColor="accent1"/>
        <w:bottom w:val="single" w:sz="4" w:space="0" w:color="305291" w:themeColor="accent1"/>
        <w:right w:val="single" w:sz="4" w:space="0" w:color="305291" w:themeColor="accent1"/>
        <w:insideH w:val="single" w:sz="4" w:space="0" w:color="FFFFFF" w:themeColor="background1"/>
        <w:insideV w:val="single" w:sz="4" w:space="0" w:color="FFFFFF" w:themeColor="background1"/>
      </w:tblBorders>
    </w:tblPr>
    <w:tcPr>
      <w:shd w:val="clear" w:color="auto" w:fill="E7ECF7" w:themeFill="accent1" w:themeFillTint="19"/>
    </w:tcPr>
    <w:tblStylePr w:type="firstRow">
      <w:rPr>
        <w:b/>
        <w:bCs/>
      </w:rPr>
      <w:tblPr/>
      <w:tcPr>
        <w:tcBorders>
          <w:top w:val="nil"/>
          <w:left w:val="nil"/>
          <w:bottom w:val="single" w:sz="24" w:space="0" w:color="577EB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3156" w:themeFill="accent1" w:themeFillShade="99"/>
      </w:tcPr>
    </w:tblStylePr>
    <w:tblStylePr w:type="firstCol">
      <w:rPr>
        <w:color w:val="FFFFFF" w:themeColor="background1"/>
      </w:rPr>
      <w:tblPr/>
      <w:tcPr>
        <w:tcBorders>
          <w:top w:val="nil"/>
          <w:left w:val="nil"/>
          <w:bottom w:val="nil"/>
          <w:right w:val="nil"/>
          <w:insideH w:val="single" w:sz="4" w:space="0" w:color="1C3156" w:themeColor="accent1" w:themeShade="99"/>
          <w:insideV w:val="nil"/>
        </w:tcBorders>
        <w:shd w:val="clear" w:color="auto" w:fill="1C315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C3156" w:themeFill="accent1" w:themeFillShade="99"/>
      </w:tcPr>
    </w:tblStylePr>
    <w:tblStylePr w:type="band1Vert">
      <w:tblPr/>
      <w:tcPr>
        <w:shd w:val="clear" w:color="auto" w:fill="9FB5DF" w:themeFill="accent1" w:themeFillTint="66"/>
      </w:tcPr>
    </w:tblStylePr>
    <w:tblStylePr w:type="band1Horz">
      <w:tblPr/>
      <w:tcPr>
        <w:shd w:val="clear" w:color="auto" w:fill="88A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C570C"/>
    <w:rPr>
      <w:color w:val="000000" w:themeColor="text1"/>
    </w:rPr>
    <w:tblPr>
      <w:tblStyleRowBandSize w:val="1"/>
      <w:tblStyleColBandSize w:val="1"/>
      <w:tblBorders>
        <w:top w:val="single" w:sz="24" w:space="0" w:color="577EB7" w:themeColor="accent2"/>
        <w:left w:val="single" w:sz="4" w:space="0" w:color="577EB7" w:themeColor="accent2"/>
        <w:bottom w:val="single" w:sz="4" w:space="0" w:color="577EB7" w:themeColor="accent2"/>
        <w:right w:val="single" w:sz="4" w:space="0" w:color="577EB7" w:themeColor="accent2"/>
        <w:insideH w:val="single" w:sz="4" w:space="0" w:color="FFFFFF" w:themeColor="background1"/>
        <w:insideV w:val="single" w:sz="4" w:space="0" w:color="FFFFFF" w:themeColor="background1"/>
      </w:tblBorders>
    </w:tblPr>
    <w:tcPr>
      <w:shd w:val="clear" w:color="auto" w:fill="EEF2F8" w:themeFill="accent2" w:themeFillTint="19"/>
    </w:tcPr>
    <w:tblStylePr w:type="firstRow">
      <w:rPr>
        <w:b/>
        <w:bCs/>
      </w:rPr>
      <w:tblPr/>
      <w:tcPr>
        <w:tcBorders>
          <w:top w:val="nil"/>
          <w:left w:val="nil"/>
          <w:bottom w:val="single" w:sz="24" w:space="0" w:color="577EB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4A71" w:themeFill="accent2" w:themeFillShade="99"/>
      </w:tcPr>
    </w:tblStylePr>
    <w:tblStylePr w:type="firstCol">
      <w:rPr>
        <w:color w:val="FFFFFF" w:themeColor="background1"/>
      </w:rPr>
      <w:tblPr/>
      <w:tcPr>
        <w:tcBorders>
          <w:top w:val="nil"/>
          <w:left w:val="nil"/>
          <w:bottom w:val="nil"/>
          <w:right w:val="nil"/>
          <w:insideH w:val="single" w:sz="4" w:space="0" w:color="304A71" w:themeColor="accent2" w:themeShade="99"/>
          <w:insideV w:val="nil"/>
        </w:tcBorders>
        <w:shd w:val="clear" w:color="auto" w:fill="304A7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04A71" w:themeFill="accent2" w:themeFillShade="99"/>
      </w:tcPr>
    </w:tblStylePr>
    <w:tblStylePr w:type="band1Vert">
      <w:tblPr/>
      <w:tcPr>
        <w:shd w:val="clear" w:color="auto" w:fill="BBCBE2" w:themeFill="accent2" w:themeFillTint="66"/>
      </w:tcPr>
    </w:tblStylePr>
    <w:tblStylePr w:type="band1Horz">
      <w:tblPr/>
      <w:tcPr>
        <w:shd w:val="clear" w:color="auto" w:fill="ABBEDB"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C570C"/>
    <w:rPr>
      <w:color w:val="000000" w:themeColor="text1"/>
    </w:rPr>
    <w:tblPr>
      <w:tblStyleRowBandSize w:val="1"/>
      <w:tblStyleColBandSize w:val="1"/>
      <w:tblBorders>
        <w:top w:val="single" w:sz="24" w:space="0" w:color="FFC000" w:themeColor="accent4"/>
        <w:left w:val="single" w:sz="4" w:space="0" w:color="4A4A49" w:themeColor="accent3"/>
        <w:bottom w:val="single" w:sz="4" w:space="0" w:color="4A4A49" w:themeColor="accent3"/>
        <w:right w:val="single" w:sz="4" w:space="0" w:color="4A4A49" w:themeColor="accent3"/>
        <w:insideH w:val="single" w:sz="4" w:space="0" w:color="FFFFFF" w:themeColor="background1"/>
        <w:insideV w:val="single" w:sz="4" w:space="0" w:color="FFFFFF" w:themeColor="background1"/>
      </w:tblBorders>
    </w:tblPr>
    <w:tcPr>
      <w:shd w:val="clear" w:color="auto" w:fill="EDEDED"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2C2B" w:themeFill="accent3" w:themeFillShade="99"/>
      </w:tcPr>
    </w:tblStylePr>
    <w:tblStylePr w:type="firstCol">
      <w:rPr>
        <w:color w:val="FFFFFF" w:themeColor="background1"/>
      </w:rPr>
      <w:tblPr/>
      <w:tcPr>
        <w:tcBorders>
          <w:top w:val="nil"/>
          <w:left w:val="nil"/>
          <w:bottom w:val="nil"/>
          <w:right w:val="nil"/>
          <w:insideH w:val="single" w:sz="4" w:space="0" w:color="2C2C2B" w:themeColor="accent3" w:themeShade="99"/>
          <w:insideV w:val="nil"/>
        </w:tcBorders>
        <w:shd w:val="clear" w:color="auto" w:fill="2C2C2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C2C2B" w:themeFill="accent3" w:themeFillShade="99"/>
      </w:tcPr>
    </w:tblStylePr>
    <w:tblStylePr w:type="band1Vert">
      <w:tblPr/>
      <w:tcPr>
        <w:shd w:val="clear" w:color="auto" w:fill="B6B6B5" w:themeFill="accent3" w:themeFillTint="66"/>
      </w:tcPr>
    </w:tblStylePr>
    <w:tblStylePr w:type="band1Horz">
      <w:tblPr/>
      <w:tcPr>
        <w:shd w:val="clear" w:color="auto" w:fill="A5A5A3" w:themeFill="accent3" w:themeFillTint="7F"/>
      </w:tcPr>
    </w:tblStylePr>
  </w:style>
  <w:style w:type="table" w:styleId="ColorfulShading-Accent4">
    <w:name w:val="Colorful Shading Accent 4"/>
    <w:basedOn w:val="TableNormal"/>
    <w:uiPriority w:val="71"/>
    <w:semiHidden/>
    <w:unhideWhenUsed/>
    <w:rsid w:val="002C570C"/>
    <w:rPr>
      <w:color w:val="000000" w:themeColor="text1"/>
    </w:rPr>
    <w:tblPr>
      <w:tblStyleRowBandSize w:val="1"/>
      <w:tblStyleColBandSize w:val="1"/>
      <w:tblBorders>
        <w:top w:val="single" w:sz="24" w:space="0" w:color="4A4A49"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4A4A4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C570C"/>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C570C"/>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Grid">
    <w:name w:val="Colorful Grid"/>
    <w:basedOn w:val="TableNormal"/>
    <w:uiPriority w:val="73"/>
    <w:semiHidden/>
    <w:unhideWhenUsed/>
    <w:rsid w:val="002C570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C570C"/>
    <w:rPr>
      <w:color w:val="000000" w:themeColor="text1"/>
    </w:rPr>
    <w:tblPr>
      <w:tblStyleRowBandSize w:val="1"/>
      <w:tblStyleColBandSize w:val="1"/>
      <w:tblBorders>
        <w:insideH w:val="single" w:sz="4" w:space="0" w:color="FFFFFF" w:themeColor="background1"/>
      </w:tblBorders>
    </w:tblPr>
    <w:tcPr>
      <w:shd w:val="clear" w:color="auto" w:fill="CFDAEF" w:themeFill="accent1" w:themeFillTint="33"/>
    </w:tcPr>
    <w:tblStylePr w:type="firstRow">
      <w:rPr>
        <w:b/>
        <w:bCs/>
      </w:rPr>
      <w:tblPr/>
      <w:tcPr>
        <w:shd w:val="clear" w:color="auto" w:fill="9FB5DF" w:themeFill="accent1" w:themeFillTint="66"/>
      </w:tcPr>
    </w:tblStylePr>
    <w:tblStylePr w:type="lastRow">
      <w:rPr>
        <w:b/>
        <w:bCs/>
        <w:color w:val="000000" w:themeColor="text1"/>
      </w:rPr>
      <w:tblPr/>
      <w:tcPr>
        <w:shd w:val="clear" w:color="auto" w:fill="9FB5DF" w:themeFill="accent1" w:themeFillTint="66"/>
      </w:tcPr>
    </w:tblStylePr>
    <w:tblStylePr w:type="firstCol">
      <w:rPr>
        <w:color w:val="FFFFFF" w:themeColor="background1"/>
      </w:rPr>
      <w:tblPr/>
      <w:tcPr>
        <w:shd w:val="clear" w:color="auto" w:fill="243D6C" w:themeFill="accent1" w:themeFillShade="BF"/>
      </w:tcPr>
    </w:tblStylePr>
    <w:tblStylePr w:type="lastCol">
      <w:rPr>
        <w:color w:val="FFFFFF" w:themeColor="background1"/>
      </w:rPr>
      <w:tblPr/>
      <w:tcPr>
        <w:shd w:val="clear" w:color="auto" w:fill="243D6C" w:themeFill="accent1" w:themeFillShade="BF"/>
      </w:tcPr>
    </w:tblStylePr>
    <w:tblStylePr w:type="band1Vert">
      <w:tblPr/>
      <w:tcPr>
        <w:shd w:val="clear" w:color="auto" w:fill="88A4D7" w:themeFill="accent1" w:themeFillTint="7F"/>
      </w:tcPr>
    </w:tblStylePr>
    <w:tblStylePr w:type="band1Horz">
      <w:tblPr/>
      <w:tcPr>
        <w:shd w:val="clear" w:color="auto" w:fill="88A4D7" w:themeFill="accent1" w:themeFillTint="7F"/>
      </w:tcPr>
    </w:tblStylePr>
  </w:style>
  <w:style w:type="table" w:styleId="ColorfulGrid-Accent2">
    <w:name w:val="Colorful Grid Accent 2"/>
    <w:basedOn w:val="TableNormal"/>
    <w:uiPriority w:val="73"/>
    <w:semiHidden/>
    <w:unhideWhenUsed/>
    <w:rsid w:val="002C570C"/>
    <w:rPr>
      <w:color w:val="000000" w:themeColor="text1"/>
    </w:rPr>
    <w:tblPr>
      <w:tblStyleRowBandSize w:val="1"/>
      <w:tblStyleColBandSize w:val="1"/>
      <w:tblBorders>
        <w:insideH w:val="single" w:sz="4" w:space="0" w:color="FFFFFF" w:themeColor="background1"/>
      </w:tblBorders>
    </w:tblPr>
    <w:tcPr>
      <w:shd w:val="clear" w:color="auto" w:fill="DDE5F0" w:themeFill="accent2" w:themeFillTint="33"/>
    </w:tcPr>
    <w:tblStylePr w:type="firstRow">
      <w:rPr>
        <w:b/>
        <w:bCs/>
      </w:rPr>
      <w:tblPr/>
      <w:tcPr>
        <w:shd w:val="clear" w:color="auto" w:fill="BBCBE2" w:themeFill="accent2" w:themeFillTint="66"/>
      </w:tcPr>
    </w:tblStylePr>
    <w:tblStylePr w:type="lastRow">
      <w:rPr>
        <w:b/>
        <w:bCs/>
        <w:color w:val="000000" w:themeColor="text1"/>
      </w:rPr>
      <w:tblPr/>
      <w:tcPr>
        <w:shd w:val="clear" w:color="auto" w:fill="BBCBE2" w:themeFill="accent2" w:themeFillTint="66"/>
      </w:tcPr>
    </w:tblStylePr>
    <w:tblStylePr w:type="firstCol">
      <w:rPr>
        <w:color w:val="FFFFFF" w:themeColor="background1"/>
      </w:rPr>
      <w:tblPr/>
      <w:tcPr>
        <w:shd w:val="clear" w:color="auto" w:fill="3C5D8D" w:themeFill="accent2" w:themeFillShade="BF"/>
      </w:tcPr>
    </w:tblStylePr>
    <w:tblStylePr w:type="lastCol">
      <w:rPr>
        <w:color w:val="FFFFFF" w:themeColor="background1"/>
      </w:rPr>
      <w:tblPr/>
      <w:tcPr>
        <w:shd w:val="clear" w:color="auto" w:fill="3C5D8D" w:themeFill="accent2" w:themeFillShade="BF"/>
      </w:tcPr>
    </w:tblStylePr>
    <w:tblStylePr w:type="band1Vert">
      <w:tblPr/>
      <w:tcPr>
        <w:shd w:val="clear" w:color="auto" w:fill="ABBEDB" w:themeFill="accent2" w:themeFillTint="7F"/>
      </w:tcPr>
    </w:tblStylePr>
    <w:tblStylePr w:type="band1Horz">
      <w:tblPr/>
      <w:tcPr>
        <w:shd w:val="clear" w:color="auto" w:fill="ABBEDB" w:themeFill="accent2" w:themeFillTint="7F"/>
      </w:tcPr>
    </w:tblStylePr>
  </w:style>
  <w:style w:type="table" w:styleId="ColorfulGrid-Accent3">
    <w:name w:val="Colorful Grid Accent 3"/>
    <w:basedOn w:val="TableNormal"/>
    <w:uiPriority w:val="73"/>
    <w:semiHidden/>
    <w:unhideWhenUsed/>
    <w:rsid w:val="002C570C"/>
    <w:rPr>
      <w:color w:val="000000" w:themeColor="text1"/>
    </w:rPr>
    <w:tblPr>
      <w:tblStyleRowBandSize w:val="1"/>
      <w:tblStyleColBandSize w:val="1"/>
      <w:tblBorders>
        <w:insideH w:val="single" w:sz="4" w:space="0" w:color="FFFFFF" w:themeColor="background1"/>
      </w:tblBorders>
    </w:tblPr>
    <w:tcPr>
      <w:shd w:val="clear" w:color="auto" w:fill="DBDBDA" w:themeFill="accent3" w:themeFillTint="33"/>
    </w:tcPr>
    <w:tblStylePr w:type="firstRow">
      <w:rPr>
        <w:b/>
        <w:bCs/>
      </w:rPr>
      <w:tblPr/>
      <w:tcPr>
        <w:shd w:val="clear" w:color="auto" w:fill="B6B6B5" w:themeFill="accent3" w:themeFillTint="66"/>
      </w:tcPr>
    </w:tblStylePr>
    <w:tblStylePr w:type="lastRow">
      <w:rPr>
        <w:b/>
        <w:bCs/>
        <w:color w:val="000000" w:themeColor="text1"/>
      </w:rPr>
      <w:tblPr/>
      <w:tcPr>
        <w:shd w:val="clear" w:color="auto" w:fill="B6B6B5" w:themeFill="accent3" w:themeFillTint="66"/>
      </w:tcPr>
    </w:tblStylePr>
    <w:tblStylePr w:type="firstCol">
      <w:rPr>
        <w:color w:val="FFFFFF" w:themeColor="background1"/>
      </w:rPr>
      <w:tblPr/>
      <w:tcPr>
        <w:shd w:val="clear" w:color="auto" w:fill="373736" w:themeFill="accent3" w:themeFillShade="BF"/>
      </w:tcPr>
    </w:tblStylePr>
    <w:tblStylePr w:type="lastCol">
      <w:rPr>
        <w:color w:val="FFFFFF" w:themeColor="background1"/>
      </w:rPr>
      <w:tblPr/>
      <w:tcPr>
        <w:shd w:val="clear" w:color="auto" w:fill="373736" w:themeFill="accent3" w:themeFillShade="BF"/>
      </w:tcPr>
    </w:tblStylePr>
    <w:tblStylePr w:type="band1Vert">
      <w:tblPr/>
      <w:tcPr>
        <w:shd w:val="clear" w:color="auto" w:fill="A5A5A3" w:themeFill="accent3" w:themeFillTint="7F"/>
      </w:tcPr>
    </w:tblStylePr>
    <w:tblStylePr w:type="band1Horz">
      <w:tblPr/>
      <w:tcPr>
        <w:shd w:val="clear" w:color="auto" w:fill="A5A5A3" w:themeFill="accent3" w:themeFillTint="7F"/>
      </w:tcPr>
    </w:tblStylePr>
  </w:style>
  <w:style w:type="table" w:styleId="ColorfulGrid-Accent4">
    <w:name w:val="Colorful Grid Accent 4"/>
    <w:basedOn w:val="TableNormal"/>
    <w:uiPriority w:val="73"/>
    <w:semiHidden/>
    <w:unhideWhenUsed/>
    <w:rsid w:val="002C570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C570C"/>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2C570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Strong">
    <w:name w:val="Strong"/>
    <w:basedOn w:val="DefaultParagraphFont"/>
    <w:uiPriority w:val="22"/>
    <w:semiHidden/>
    <w:unhideWhenUsed/>
    <w:qFormat/>
    <w:rsid w:val="002C570C"/>
    <w:rPr>
      <w:b/>
      <w:bCs/>
      <w:lang w:val="en-GB"/>
    </w:rPr>
  </w:style>
  <w:style w:type="paragraph" w:styleId="NoteHeading">
    <w:name w:val="Note Heading"/>
    <w:basedOn w:val="Normal"/>
    <w:next w:val="Normal"/>
    <w:link w:val="NoteHeadingChar"/>
    <w:uiPriority w:val="99"/>
    <w:semiHidden/>
    <w:unhideWhenUsed/>
    <w:rsid w:val="002C570C"/>
  </w:style>
  <w:style w:type="character" w:customStyle="1" w:styleId="NoteHeadingChar">
    <w:name w:val="Note Heading Char"/>
    <w:basedOn w:val="DefaultParagraphFont"/>
    <w:link w:val="NoteHeading"/>
    <w:uiPriority w:val="99"/>
    <w:semiHidden/>
    <w:rsid w:val="002C570C"/>
    <w:rPr>
      <w:rFonts w:ascii="Arial" w:hAnsi="Arial"/>
      <w:sz w:val="22"/>
      <w:szCs w:val="22"/>
      <w:lang w:eastAsia="de-DE"/>
    </w:rPr>
  </w:style>
  <w:style w:type="paragraph" w:styleId="FootnoteText">
    <w:name w:val="footnote text"/>
    <w:basedOn w:val="Normal"/>
    <w:link w:val="FootnoteTextChar"/>
    <w:uiPriority w:val="99"/>
    <w:semiHidden/>
    <w:unhideWhenUsed/>
    <w:rsid w:val="002C570C"/>
    <w:rPr>
      <w:sz w:val="20"/>
      <w:szCs w:val="20"/>
    </w:rPr>
  </w:style>
  <w:style w:type="character" w:customStyle="1" w:styleId="FootnoteTextChar">
    <w:name w:val="Footnote Text Char"/>
    <w:basedOn w:val="DefaultParagraphFont"/>
    <w:link w:val="FootnoteText"/>
    <w:uiPriority w:val="99"/>
    <w:semiHidden/>
    <w:rsid w:val="002C570C"/>
    <w:rPr>
      <w:rFonts w:ascii="Arial" w:hAnsi="Arial"/>
      <w:lang w:eastAsia="de-DE"/>
    </w:rPr>
  </w:style>
  <w:style w:type="character" w:styleId="FootnoteReference">
    <w:name w:val="footnote reference"/>
    <w:basedOn w:val="DefaultParagraphFont"/>
    <w:unhideWhenUsed/>
    <w:rsid w:val="002C570C"/>
    <w:rPr>
      <w:vertAlign w:val="superscript"/>
    </w:rPr>
  </w:style>
  <w:style w:type="table" w:styleId="GridTable1Light">
    <w:name w:val="Grid Table 1 Light"/>
    <w:basedOn w:val="TableNormal"/>
    <w:uiPriority w:val="46"/>
    <w:rsid w:val="002C570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C570C"/>
    <w:tblPr>
      <w:tblStyleRowBandSize w:val="1"/>
      <w:tblStyleColBandSize w:val="1"/>
      <w:tblBorders>
        <w:top w:val="single" w:sz="4" w:space="0" w:color="9FB5DF" w:themeColor="accent1" w:themeTint="66"/>
        <w:left w:val="single" w:sz="4" w:space="0" w:color="9FB5DF" w:themeColor="accent1" w:themeTint="66"/>
        <w:bottom w:val="single" w:sz="4" w:space="0" w:color="9FB5DF" w:themeColor="accent1" w:themeTint="66"/>
        <w:right w:val="single" w:sz="4" w:space="0" w:color="9FB5DF" w:themeColor="accent1" w:themeTint="66"/>
        <w:insideH w:val="single" w:sz="4" w:space="0" w:color="9FB5DF" w:themeColor="accent1" w:themeTint="66"/>
        <w:insideV w:val="single" w:sz="4" w:space="0" w:color="9FB5DF" w:themeColor="accent1" w:themeTint="66"/>
      </w:tblBorders>
    </w:tblPr>
    <w:tblStylePr w:type="firstRow">
      <w:rPr>
        <w:b/>
        <w:bCs/>
      </w:rPr>
      <w:tblPr/>
      <w:tcPr>
        <w:tcBorders>
          <w:bottom w:val="single" w:sz="12" w:space="0" w:color="7091CF" w:themeColor="accent1" w:themeTint="99"/>
        </w:tcBorders>
      </w:tcPr>
    </w:tblStylePr>
    <w:tblStylePr w:type="lastRow">
      <w:rPr>
        <w:b/>
        <w:bCs/>
      </w:rPr>
      <w:tblPr/>
      <w:tcPr>
        <w:tcBorders>
          <w:top w:val="double" w:sz="2" w:space="0" w:color="7091CF"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C570C"/>
    <w:tblPr>
      <w:tblStyleRowBandSize w:val="1"/>
      <w:tblStyleColBandSize w:val="1"/>
      <w:tblBorders>
        <w:top w:val="single" w:sz="4" w:space="0" w:color="B6B6B5" w:themeColor="accent3" w:themeTint="66"/>
        <w:left w:val="single" w:sz="4" w:space="0" w:color="B6B6B5" w:themeColor="accent3" w:themeTint="66"/>
        <w:bottom w:val="single" w:sz="4" w:space="0" w:color="B6B6B5" w:themeColor="accent3" w:themeTint="66"/>
        <w:right w:val="single" w:sz="4" w:space="0" w:color="B6B6B5" w:themeColor="accent3" w:themeTint="66"/>
        <w:insideH w:val="single" w:sz="4" w:space="0" w:color="B6B6B5" w:themeColor="accent3" w:themeTint="66"/>
        <w:insideV w:val="single" w:sz="4" w:space="0" w:color="B6B6B5" w:themeColor="accent3" w:themeTint="66"/>
      </w:tblBorders>
    </w:tblPr>
    <w:tblStylePr w:type="firstRow">
      <w:rPr>
        <w:b/>
        <w:bCs/>
      </w:rPr>
      <w:tblPr/>
      <w:tcPr>
        <w:tcBorders>
          <w:bottom w:val="single" w:sz="12" w:space="0" w:color="929291" w:themeColor="accent3" w:themeTint="99"/>
        </w:tcBorders>
      </w:tcPr>
    </w:tblStylePr>
    <w:tblStylePr w:type="lastRow">
      <w:rPr>
        <w:b/>
        <w:bCs/>
      </w:rPr>
      <w:tblPr/>
      <w:tcPr>
        <w:tcBorders>
          <w:top w:val="double" w:sz="2" w:space="0" w:color="92929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C570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C570C"/>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C570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C570C"/>
    <w:tblPr>
      <w:tblStyleRowBandSize w:val="1"/>
      <w:tblStyleColBandSize w:val="1"/>
      <w:tblBorders>
        <w:top w:val="single" w:sz="4" w:space="0" w:color="BBCBE2" w:themeColor="accent2" w:themeTint="66"/>
        <w:left w:val="single" w:sz="4" w:space="0" w:color="BBCBE2" w:themeColor="accent2" w:themeTint="66"/>
        <w:bottom w:val="single" w:sz="4" w:space="0" w:color="BBCBE2" w:themeColor="accent2" w:themeTint="66"/>
        <w:right w:val="single" w:sz="4" w:space="0" w:color="BBCBE2" w:themeColor="accent2" w:themeTint="66"/>
        <w:insideH w:val="single" w:sz="4" w:space="0" w:color="BBCBE2" w:themeColor="accent2" w:themeTint="66"/>
        <w:insideV w:val="single" w:sz="4" w:space="0" w:color="BBCBE2" w:themeColor="accent2" w:themeTint="66"/>
      </w:tblBorders>
    </w:tblPr>
    <w:tblStylePr w:type="firstRow">
      <w:rPr>
        <w:b/>
        <w:bCs/>
      </w:rPr>
      <w:tblPr/>
      <w:tcPr>
        <w:tcBorders>
          <w:bottom w:val="single" w:sz="12" w:space="0" w:color="9AB1D3" w:themeColor="accent2" w:themeTint="99"/>
        </w:tcBorders>
      </w:tcPr>
    </w:tblStylePr>
    <w:tblStylePr w:type="lastRow">
      <w:rPr>
        <w:b/>
        <w:bCs/>
      </w:rPr>
      <w:tblPr/>
      <w:tcPr>
        <w:tcBorders>
          <w:top w:val="double" w:sz="2" w:space="0" w:color="9AB1D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2C570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C570C"/>
    <w:tblPr>
      <w:tblStyleRowBandSize w:val="1"/>
      <w:tblStyleColBandSize w:val="1"/>
      <w:tblBorders>
        <w:top w:val="single" w:sz="2" w:space="0" w:color="7091CF" w:themeColor="accent1" w:themeTint="99"/>
        <w:bottom w:val="single" w:sz="2" w:space="0" w:color="7091CF" w:themeColor="accent1" w:themeTint="99"/>
        <w:insideH w:val="single" w:sz="2" w:space="0" w:color="7091CF" w:themeColor="accent1" w:themeTint="99"/>
        <w:insideV w:val="single" w:sz="2" w:space="0" w:color="7091CF" w:themeColor="accent1" w:themeTint="99"/>
      </w:tblBorders>
    </w:tblPr>
    <w:tblStylePr w:type="firstRow">
      <w:rPr>
        <w:b/>
        <w:bCs/>
      </w:rPr>
      <w:tblPr/>
      <w:tcPr>
        <w:tcBorders>
          <w:top w:val="nil"/>
          <w:bottom w:val="single" w:sz="12" w:space="0" w:color="7091CF" w:themeColor="accent1" w:themeTint="99"/>
          <w:insideH w:val="nil"/>
          <w:insideV w:val="nil"/>
        </w:tcBorders>
        <w:shd w:val="clear" w:color="auto" w:fill="FFFFFF" w:themeFill="background1"/>
      </w:tcPr>
    </w:tblStylePr>
    <w:tblStylePr w:type="lastRow">
      <w:rPr>
        <w:b/>
        <w:bCs/>
      </w:rPr>
      <w:tblPr/>
      <w:tcPr>
        <w:tcBorders>
          <w:top w:val="double" w:sz="2" w:space="0" w:color="709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DAEF" w:themeFill="accent1" w:themeFillTint="33"/>
      </w:tcPr>
    </w:tblStylePr>
    <w:tblStylePr w:type="band1Horz">
      <w:tblPr/>
      <w:tcPr>
        <w:shd w:val="clear" w:color="auto" w:fill="CFDAEF" w:themeFill="accent1" w:themeFillTint="33"/>
      </w:tcPr>
    </w:tblStylePr>
  </w:style>
  <w:style w:type="table" w:styleId="GridTable2-Accent2">
    <w:name w:val="Grid Table 2 Accent 2"/>
    <w:basedOn w:val="TableNormal"/>
    <w:uiPriority w:val="47"/>
    <w:rsid w:val="002C570C"/>
    <w:tblPr>
      <w:tblStyleRowBandSize w:val="1"/>
      <w:tblStyleColBandSize w:val="1"/>
      <w:tblBorders>
        <w:top w:val="single" w:sz="2" w:space="0" w:color="9AB1D3" w:themeColor="accent2" w:themeTint="99"/>
        <w:bottom w:val="single" w:sz="2" w:space="0" w:color="9AB1D3" w:themeColor="accent2" w:themeTint="99"/>
        <w:insideH w:val="single" w:sz="2" w:space="0" w:color="9AB1D3" w:themeColor="accent2" w:themeTint="99"/>
        <w:insideV w:val="single" w:sz="2" w:space="0" w:color="9AB1D3" w:themeColor="accent2" w:themeTint="99"/>
      </w:tblBorders>
    </w:tblPr>
    <w:tblStylePr w:type="firstRow">
      <w:rPr>
        <w:b/>
        <w:bCs/>
      </w:rPr>
      <w:tblPr/>
      <w:tcPr>
        <w:tcBorders>
          <w:top w:val="nil"/>
          <w:bottom w:val="single" w:sz="12" w:space="0" w:color="9AB1D3" w:themeColor="accent2" w:themeTint="99"/>
          <w:insideH w:val="nil"/>
          <w:insideV w:val="nil"/>
        </w:tcBorders>
        <w:shd w:val="clear" w:color="auto" w:fill="FFFFFF" w:themeFill="background1"/>
      </w:tcPr>
    </w:tblStylePr>
    <w:tblStylePr w:type="lastRow">
      <w:rPr>
        <w:b/>
        <w:bCs/>
      </w:rPr>
      <w:tblPr/>
      <w:tcPr>
        <w:tcBorders>
          <w:top w:val="double" w:sz="2" w:space="0" w:color="9AB1D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5F0" w:themeFill="accent2" w:themeFillTint="33"/>
      </w:tcPr>
    </w:tblStylePr>
    <w:tblStylePr w:type="band1Horz">
      <w:tblPr/>
      <w:tcPr>
        <w:shd w:val="clear" w:color="auto" w:fill="DDE5F0" w:themeFill="accent2" w:themeFillTint="33"/>
      </w:tcPr>
    </w:tblStylePr>
  </w:style>
  <w:style w:type="table" w:styleId="GridTable2-Accent3">
    <w:name w:val="Grid Table 2 Accent 3"/>
    <w:basedOn w:val="TableNormal"/>
    <w:uiPriority w:val="47"/>
    <w:rsid w:val="002C570C"/>
    <w:tblPr>
      <w:tblStyleRowBandSize w:val="1"/>
      <w:tblStyleColBandSize w:val="1"/>
      <w:tblBorders>
        <w:top w:val="single" w:sz="2" w:space="0" w:color="929291" w:themeColor="accent3" w:themeTint="99"/>
        <w:bottom w:val="single" w:sz="2" w:space="0" w:color="929291" w:themeColor="accent3" w:themeTint="99"/>
        <w:insideH w:val="single" w:sz="2" w:space="0" w:color="929291" w:themeColor="accent3" w:themeTint="99"/>
        <w:insideV w:val="single" w:sz="2" w:space="0" w:color="929291" w:themeColor="accent3" w:themeTint="99"/>
      </w:tblBorders>
    </w:tblPr>
    <w:tblStylePr w:type="firstRow">
      <w:rPr>
        <w:b/>
        <w:bCs/>
      </w:rPr>
      <w:tblPr/>
      <w:tcPr>
        <w:tcBorders>
          <w:top w:val="nil"/>
          <w:bottom w:val="single" w:sz="12" w:space="0" w:color="929291" w:themeColor="accent3" w:themeTint="99"/>
          <w:insideH w:val="nil"/>
          <w:insideV w:val="nil"/>
        </w:tcBorders>
        <w:shd w:val="clear" w:color="auto" w:fill="FFFFFF" w:themeFill="background1"/>
      </w:tcPr>
    </w:tblStylePr>
    <w:tblStylePr w:type="lastRow">
      <w:rPr>
        <w:b/>
        <w:bCs/>
      </w:rPr>
      <w:tblPr/>
      <w:tcPr>
        <w:tcBorders>
          <w:top w:val="double" w:sz="2" w:space="0" w:color="9292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A" w:themeFill="accent3" w:themeFillTint="33"/>
      </w:tcPr>
    </w:tblStylePr>
    <w:tblStylePr w:type="band1Horz">
      <w:tblPr/>
      <w:tcPr>
        <w:shd w:val="clear" w:color="auto" w:fill="DBDBDA" w:themeFill="accent3" w:themeFillTint="33"/>
      </w:tcPr>
    </w:tblStylePr>
  </w:style>
  <w:style w:type="table" w:styleId="GridTable2-Accent4">
    <w:name w:val="Grid Table 2 Accent 4"/>
    <w:basedOn w:val="TableNormal"/>
    <w:uiPriority w:val="47"/>
    <w:rsid w:val="002C570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C570C"/>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2C570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C570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C570C"/>
    <w:tblPr>
      <w:tblStyleRowBandSize w:val="1"/>
      <w:tblStyleColBandSize w:val="1"/>
      <w:tblBorders>
        <w:top w:val="single" w:sz="4" w:space="0" w:color="7091CF" w:themeColor="accent1" w:themeTint="99"/>
        <w:left w:val="single" w:sz="4" w:space="0" w:color="7091CF" w:themeColor="accent1" w:themeTint="99"/>
        <w:bottom w:val="single" w:sz="4" w:space="0" w:color="7091CF" w:themeColor="accent1" w:themeTint="99"/>
        <w:right w:val="single" w:sz="4" w:space="0" w:color="7091CF" w:themeColor="accent1" w:themeTint="99"/>
        <w:insideH w:val="single" w:sz="4" w:space="0" w:color="7091CF" w:themeColor="accent1" w:themeTint="99"/>
        <w:insideV w:val="single" w:sz="4" w:space="0" w:color="709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DAEF" w:themeFill="accent1" w:themeFillTint="33"/>
      </w:tcPr>
    </w:tblStylePr>
    <w:tblStylePr w:type="band1Horz">
      <w:tblPr/>
      <w:tcPr>
        <w:shd w:val="clear" w:color="auto" w:fill="CFDAEF" w:themeFill="accent1" w:themeFillTint="33"/>
      </w:tcPr>
    </w:tblStylePr>
    <w:tblStylePr w:type="neCell">
      <w:tblPr/>
      <w:tcPr>
        <w:tcBorders>
          <w:bottom w:val="single" w:sz="4" w:space="0" w:color="7091CF" w:themeColor="accent1" w:themeTint="99"/>
        </w:tcBorders>
      </w:tcPr>
    </w:tblStylePr>
    <w:tblStylePr w:type="nwCell">
      <w:tblPr/>
      <w:tcPr>
        <w:tcBorders>
          <w:bottom w:val="single" w:sz="4" w:space="0" w:color="7091CF" w:themeColor="accent1" w:themeTint="99"/>
        </w:tcBorders>
      </w:tcPr>
    </w:tblStylePr>
    <w:tblStylePr w:type="seCell">
      <w:tblPr/>
      <w:tcPr>
        <w:tcBorders>
          <w:top w:val="single" w:sz="4" w:space="0" w:color="7091CF" w:themeColor="accent1" w:themeTint="99"/>
        </w:tcBorders>
      </w:tcPr>
    </w:tblStylePr>
    <w:tblStylePr w:type="swCell">
      <w:tblPr/>
      <w:tcPr>
        <w:tcBorders>
          <w:top w:val="single" w:sz="4" w:space="0" w:color="7091CF" w:themeColor="accent1" w:themeTint="99"/>
        </w:tcBorders>
      </w:tcPr>
    </w:tblStylePr>
  </w:style>
  <w:style w:type="table" w:styleId="GridTable3-Accent2">
    <w:name w:val="Grid Table 3 Accent 2"/>
    <w:basedOn w:val="TableNormal"/>
    <w:uiPriority w:val="48"/>
    <w:rsid w:val="002C570C"/>
    <w:tblPr>
      <w:tblStyleRowBandSize w:val="1"/>
      <w:tblStyleColBandSize w:val="1"/>
      <w:tblBorders>
        <w:top w:val="single" w:sz="4" w:space="0" w:color="9AB1D3" w:themeColor="accent2" w:themeTint="99"/>
        <w:left w:val="single" w:sz="4" w:space="0" w:color="9AB1D3" w:themeColor="accent2" w:themeTint="99"/>
        <w:bottom w:val="single" w:sz="4" w:space="0" w:color="9AB1D3" w:themeColor="accent2" w:themeTint="99"/>
        <w:right w:val="single" w:sz="4" w:space="0" w:color="9AB1D3" w:themeColor="accent2" w:themeTint="99"/>
        <w:insideH w:val="single" w:sz="4" w:space="0" w:color="9AB1D3" w:themeColor="accent2" w:themeTint="99"/>
        <w:insideV w:val="single" w:sz="4" w:space="0" w:color="9AB1D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0" w:themeFill="accent2" w:themeFillTint="33"/>
      </w:tcPr>
    </w:tblStylePr>
    <w:tblStylePr w:type="band1Horz">
      <w:tblPr/>
      <w:tcPr>
        <w:shd w:val="clear" w:color="auto" w:fill="DDE5F0" w:themeFill="accent2" w:themeFillTint="33"/>
      </w:tcPr>
    </w:tblStylePr>
    <w:tblStylePr w:type="neCell">
      <w:tblPr/>
      <w:tcPr>
        <w:tcBorders>
          <w:bottom w:val="single" w:sz="4" w:space="0" w:color="9AB1D3" w:themeColor="accent2" w:themeTint="99"/>
        </w:tcBorders>
      </w:tcPr>
    </w:tblStylePr>
    <w:tblStylePr w:type="nwCell">
      <w:tblPr/>
      <w:tcPr>
        <w:tcBorders>
          <w:bottom w:val="single" w:sz="4" w:space="0" w:color="9AB1D3" w:themeColor="accent2" w:themeTint="99"/>
        </w:tcBorders>
      </w:tcPr>
    </w:tblStylePr>
    <w:tblStylePr w:type="seCell">
      <w:tblPr/>
      <w:tcPr>
        <w:tcBorders>
          <w:top w:val="single" w:sz="4" w:space="0" w:color="9AB1D3" w:themeColor="accent2" w:themeTint="99"/>
        </w:tcBorders>
      </w:tcPr>
    </w:tblStylePr>
    <w:tblStylePr w:type="swCell">
      <w:tblPr/>
      <w:tcPr>
        <w:tcBorders>
          <w:top w:val="single" w:sz="4" w:space="0" w:color="9AB1D3" w:themeColor="accent2" w:themeTint="99"/>
        </w:tcBorders>
      </w:tcPr>
    </w:tblStylePr>
  </w:style>
  <w:style w:type="table" w:styleId="GridTable3-Accent3">
    <w:name w:val="Grid Table 3 Accent 3"/>
    <w:basedOn w:val="TableNormal"/>
    <w:uiPriority w:val="48"/>
    <w:rsid w:val="002C570C"/>
    <w:tblPr>
      <w:tblStyleRowBandSize w:val="1"/>
      <w:tblStyleColBandSize w:val="1"/>
      <w:tblBorders>
        <w:top w:val="single" w:sz="4" w:space="0" w:color="929291" w:themeColor="accent3" w:themeTint="99"/>
        <w:left w:val="single" w:sz="4" w:space="0" w:color="929291" w:themeColor="accent3" w:themeTint="99"/>
        <w:bottom w:val="single" w:sz="4" w:space="0" w:color="929291" w:themeColor="accent3" w:themeTint="99"/>
        <w:right w:val="single" w:sz="4" w:space="0" w:color="929291" w:themeColor="accent3" w:themeTint="99"/>
        <w:insideH w:val="single" w:sz="4" w:space="0" w:color="929291" w:themeColor="accent3" w:themeTint="99"/>
        <w:insideV w:val="single" w:sz="4" w:space="0" w:color="9292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A" w:themeFill="accent3" w:themeFillTint="33"/>
      </w:tcPr>
    </w:tblStylePr>
    <w:tblStylePr w:type="band1Horz">
      <w:tblPr/>
      <w:tcPr>
        <w:shd w:val="clear" w:color="auto" w:fill="DBDBDA" w:themeFill="accent3" w:themeFillTint="33"/>
      </w:tcPr>
    </w:tblStylePr>
    <w:tblStylePr w:type="neCell">
      <w:tblPr/>
      <w:tcPr>
        <w:tcBorders>
          <w:bottom w:val="single" w:sz="4" w:space="0" w:color="929291" w:themeColor="accent3" w:themeTint="99"/>
        </w:tcBorders>
      </w:tcPr>
    </w:tblStylePr>
    <w:tblStylePr w:type="nwCell">
      <w:tblPr/>
      <w:tcPr>
        <w:tcBorders>
          <w:bottom w:val="single" w:sz="4" w:space="0" w:color="929291" w:themeColor="accent3" w:themeTint="99"/>
        </w:tcBorders>
      </w:tcPr>
    </w:tblStylePr>
    <w:tblStylePr w:type="seCell">
      <w:tblPr/>
      <w:tcPr>
        <w:tcBorders>
          <w:top w:val="single" w:sz="4" w:space="0" w:color="929291" w:themeColor="accent3" w:themeTint="99"/>
        </w:tcBorders>
      </w:tcPr>
    </w:tblStylePr>
    <w:tblStylePr w:type="swCell">
      <w:tblPr/>
      <w:tcPr>
        <w:tcBorders>
          <w:top w:val="single" w:sz="4" w:space="0" w:color="929291" w:themeColor="accent3" w:themeTint="99"/>
        </w:tcBorders>
      </w:tcPr>
    </w:tblStylePr>
  </w:style>
  <w:style w:type="table" w:styleId="GridTable3-Accent4">
    <w:name w:val="Grid Table 3 Accent 4"/>
    <w:basedOn w:val="TableNormal"/>
    <w:uiPriority w:val="48"/>
    <w:rsid w:val="002C570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C570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2C570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C570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C570C"/>
    <w:tblPr>
      <w:tblStyleRowBandSize w:val="1"/>
      <w:tblStyleColBandSize w:val="1"/>
      <w:tblBorders>
        <w:top w:val="single" w:sz="4" w:space="0" w:color="7091CF" w:themeColor="accent1" w:themeTint="99"/>
        <w:left w:val="single" w:sz="4" w:space="0" w:color="7091CF" w:themeColor="accent1" w:themeTint="99"/>
        <w:bottom w:val="single" w:sz="4" w:space="0" w:color="7091CF" w:themeColor="accent1" w:themeTint="99"/>
        <w:right w:val="single" w:sz="4" w:space="0" w:color="7091CF" w:themeColor="accent1" w:themeTint="99"/>
        <w:insideH w:val="single" w:sz="4" w:space="0" w:color="7091CF" w:themeColor="accent1" w:themeTint="99"/>
        <w:insideV w:val="single" w:sz="4" w:space="0" w:color="7091CF" w:themeColor="accent1" w:themeTint="99"/>
      </w:tblBorders>
    </w:tblPr>
    <w:tblStylePr w:type="firstRow">
      <w:rPr>
        <w:b/>
        <w:bCs/>
        <w:color w:val="FFFFFF" w:themeColor="background1"/>
      </w:rPr>
      <w:tblPr/>
      <w:tcPr>
        <w:tcBorders>
          <w:top w:val="single" w:sz="4" w:space="0" w:color="305291" w:themeColor="accent1"/>
          <w:left w:val="single" w:sz="4" w:space="0" w:color="305291" w:themeColor="accent1"/>
          <w:bottom w:val="single" w:sz="4" w:space="0" w:color="305291" w:themeColor="accent1"/>
          <w:right w:val="single" w:sz="4" w:space="0" w:color="305291" w:themeColor="accent1"/>
          <w:insideH w:val="nil"/>
          <w:insideV w:val="nil"/>
        </w:tcBorders>
        <w:shd w:val="clear" w:color="auto" w:fill="305291" w:themeFill="accent1"/>
      </w:tcPr>
    </w:tblStylePr>
    <w:tblStylePr w:type="lastRow">
      <w:rPr>
        <w:b/>
        <w:bCs/>
      </w:rPr>
      <w:tblPr/>
      <w:tcPr>
        <w:tcBorders>
          <w:top w:val="double" w:sz="4" w:space="0" w:color="305291" w:themeColor="accent1"/>
        </w:tcBorders>
      </w:tcPr>
    </w:tblStylePr>
    <w:tblStylePr w:type="firstCol">
      <w:rPr>
        <w:b/>
        <w:bCs/>
      </w:rPr>
    </w:tblStylePr>
    <w:tblStylePr w:type="lastCol">
      <w:rPr>
        <w:b/>
        <w:bCs/>
      </w:rPr>
    </w:tblStylePr>
    <w:tblStylePr w:type="band1Vert">
      <w:tblPr/>
      <w:tcPr>
        <w:shd w:val="clear" w:color="auto" w:fill="CFDAEF" w:themeFill="accent1" w:themeFillTint="33"/>
      </w:tcPr>
    </w:tblStylePr>
    <w:tblStylePr w:type="band1Horz">
      <w:tblPr/>
      <w:tcPr>
        <w:shd w:val="clear" w:color="auto" w:fill="CFDAEF" w:themeFill="accent1" w:themeFillTint="33"/>
      </w:tcPr>
    </w:tblStylePr>
  </w:style>
  <w:style w:type="table" w:styleId="GridTable4-Accent2">
    <w:name w:val="Grid Table 4 Accent 2"/>
    <w:basedOn w:val="TableNormal"/>
    <w:uiPriority w:val="49"/>
    <w:rsid w:val="002C570C"/>
    <w:tblPr>
      <w:tblStyleRowBandSize w:val="1"/>
      <w:tblStyleColBandSize w:val="1"/>
      <w:tblBorders>
        <w:top w:val="single" w:sz="4" w:space="0" w:color="9AB1D3" w:themeColor="accent2" w:themeTint="99"/>
        <w:left w:val="single" w:sz="4" w:space="0" w:color="9AB1D3" w:themeColor="accent2" w:themeTint="99"/>
        <w:bottom w:val="single" w:sz="4" w:space="0" w:color="9AB1D3" w:themeColor="accent2" w:themeTint="99"/>
        <w:right w:val="single" w:sz="4" w:space="0" w:color="9AB1D3" w:themeColor="accent2" w:themeTint="99"/>
        <w:insideH w:val="single" w:sz="4" w:space="0" w:color="9AB1D3" w:themeColor="accent2" w:themeTint="99"/>
        <w:insideV w:val="single" w:sz="4" w:space="0" w:color="9AB1D3" w:themeColor="accent2" w:themeTint="99"/>
      </w:tblBorders>
    </w:tblPr>
    <w:tblStylePr w:type="firstRow">
      <w:rPr>
        <w:b/>
        <w:bCs/>
        <w:color w:val="FFFFFF" w:themeColor="background1"/>
      </w:rPr>
      <w:tblPr/>
      <w:tcPr>
        <w:tcBorders>
          <w:top w:val="single" w:sz="4" w:space="0" w:color="577EB7" w:themeColor="accent2"/>
          <w:left w:val="single" w:sz="4" w:space="0" w:color="577EB7" w:themeColor="accent2"/>
          <w:bottom w:val="single" w:sz="4" w:space="0" w:color="577EB7" w:themeColor="accent2"/>
          <w:right w:val="single" w:sz="4" w:space="0" w:color="577EB7" w:themeColor="accent2"/>
          <w:insideH w:val="nil"/>
          <w:insideV w:val="nil"/>
        </w:tcBorders>
        <w:shd w:val="clear" w:color="auto" w:fill="577EB7" w:themeFill="accent2"/>
      </w:tcPr>
    </w:tblStylePr>
    <w:tblStylePr w:type="lastRow">
      <w:rPr>
        <w:b/>
        <w:bCs/>
      </w:rPr>
      <w:tblPr/>
      <w:tcPr>
        <w:tcBorders>
          <w:top w:val="double" w:sz="4" w:space="0" w:color="577EB7" w:themeColor="accent2"/>
        </w:tcBorders>
      </w:tcPr>
    </w:tblStylePr>
    <w:tblStylePr w:type="firstCol">
      <w:rPr>
        <w:b/>
        <w:bCs/>
      </w:rPr>
    </w:tblStylePr>
    <w:tblStylePr w:type="lastCol">
      <w:rPr>
        <w:b/>
        <w:bCs/>
      </w:rPr>
    </w:tblStylePr>
    <w:tblStylePr w:type="band1Vert">
      <w:tblPr/>
      <w:tcPr>
        <w:shd w:val="clear" w:color="auto" w:fill="DDE5F0" w:themeFill="accent2" w:themeFillTint="33"/>
      </w:tcPr>
    </w:tblStylePr>
    <w:tblStylePr w:type="band1Horz">
      <w:tblPr/>
      <w:tcPr>
        <w:shd w:val="clear" w:color="auto" w:fill="DDE5F0" w:themeFill="accent2" w:themeFillTint="33"/>
      </w:tcPr>
    </w:tblStylePr>
  </w:style>
  <w:style w:type="table" w:styleId="GridTable4-Accent3">
    <w:name w:val="Grid Table 4 Accent 3"/>
    <w:basedOn w:val="TableNormal"/>
    <w:uiPriority w:val="49"/>
    <w:rsid w:val="002C570C"/>
    <w:tblPr>
      <w:tblStyleRowBandSize w:val="1"/>
      <w:tblStyleColBandSize w:val="1"/>
      <w:tblBorders>
        <w:top w:val="single" w:sz="4" w:space="0" w:color="929291" w:themeColor="accent3" w:themeTint="99"/>
        <w:left w:val="single" w:sz="4" w:space="0" w:color="929291" w:themeColor="accent3" w:themeTint="99"/>
        <w:bottom w:val="single" w:sz="4" w:space="0" w:color="929291" w:themeColor="accent3" w:themeTint="99"/>
        <w:right w:val="single" w:sz="4" w:space="0" w:color="929291" w:themeColor="accent3" w:themeTint="99"/>
        <w:insideH w:val="single" w:sz="4" w:space="0" w:color="929291" w:themeColor="accent3" w:themeTint="99"/>
        <w:insideV w:val="single" w:sz="4" w:space="0" w:color="929291" w:themeColor="accent3" w:themeTint="99"/>
      </w:tblBorders>
    </w:tblPr>
    <w:tblStylePr w:type="firstRow">
      <w:rPr>
        <w:b/>
        <w:bCs/>
        <w:color w:val="FFFFFF" w:themeColor="background1"/>
      </w:rPr>
      <w:tblPr/>
      <w:tcPr>
        <w:tcBorders>
          <w:top w:val="single" w:sz="4" w:space="0" w:color="4A4A49" w:themeColor="accent3"/>
          <w:left w:val="single" w:sz="4" w:space="0" w:color="4A4A49" w:themeColor="accent3"/>
          <w:bottom w:val="single" w:sz="4" w:space="0" w:color="4A4A49" w:themeColor="accent3"/>
          <w:right w:val="single" w:sz="4" w:space="0" w:color="4A4A49" w:themeColor="accent3"/>
          <w:insideH w:val="nil"/>
          <w:insideV w:val="nil"/>
        </w:tcBorders>
        <w:shd w:val="clear" w:color="auto" w:fill="4A4A49" w:themeFill="accent3"/>
      </w:tcPr>
    </w:tblStylePr>
    <w:tblStylePr w:type="lastRow">
      <w:rPr>
        <w:b/>
        <w:bCs/>
      </w:rPr>
      <w:tblPr/>
      <w:tcPr>
        <w:tcBorders>
          <w:top w:val="double" w:sz="4" w:space="0" w:color="4A4A49" w:themeColor="accent3"/>
        </w:tcBorders>
      </w:tcPr>
    </w:tblStylePr>
    <w:tblStylePr w:type="firstCol">
      <w:rPr>
        <w:b/>
        <w:bCs/>
      </w:rPr>
    </w:tblStylePr>
    <w:tblStylePr w:type="lastCol">
      <w:rPr>
        <w:b/>
        <w:bCs/>
      </w:rPr>
    </w:tblStylePr>
    <w:tblStylePr w:type="band1Vert">
      <w:tblPr/>
      <w:tcPr>
        <w:shd w:val="clear" w:color="auto" w:fill="DBDBDA" w:themeFill="accent3" w:themeFillTint="33"/>
      </w:tcPr>
    </w:tblStylePr>
    <w:tblStylePr w:type="band1Horz">
      <w:tblPr/>
      <w:tcPr>
        <w:shd w:val="clear" w:color="auto" w:fill="DBDBDA" w:themeFill="accent3" w:themeFillTint="33"/>
      </w:tcPr>
    </w:tblStylePr>
  </w:style>
  <w:style w:type="table" w:styleId="GridTable4-Accent4">
    <w:name w:val="Grid Table 4 Accent 4"/>
    <w:basedOn w:val="TableNormal"/>
    <w:uiPriority w:val="49"/>
    <w:rsid w:val="002C570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C570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2C570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C57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C57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DA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52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52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52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5291" w:themeFill="accent1"/>
      </w:tcPr>
    </w:tblStylePr>
    <w:tblStylePr w:type="band1Vert">
      <w:tblPr/>
      <w:tcPr>
        <w:shd w:val="clear" w:color="auto" w:fill="9FB5DF" w:themeFill="accent1" w:themeFillTint="66"/>
      </w:tcPr>
    </w:tblStylePr>
    <w:tblStylePr w:type="band1Horz">
      <w:tblPr/>
      <w:tcPr>
        <w:shd w:val="clear" w:color="auto" w:fill="9FB5DF" w:themeFill="accent1" w:themeFillTint="66"/>
      </w:tcPr>
    </w:tblStylePr>
  </w:style>
  <w:style w:type="table" w:styleId="GridTable5Dark-Accent2">
    <w:name w:val="Grid Table 5 Dark Accent 2"/>
    <w:basedOn w:val="TableNormal"/>
    <w:uiPriority w:val="50"/>
    <w:rsid w:val="002C57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5F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77EB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77EB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77EB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77EB7" w:themeFill="accent2"/>
      </w:tcPr>
    </w:tblStylePr>
    <w:tblStylePr w:type="band1Vert">
      <w:tblPr/>
      <w:tcPr>
        <w:shd w:val="clear" w:color="auto" w:fill="BBCBE2" w:themeFill="accent2" w:themeFillTint="66"/>
      </w:tcPr>
    </w:tblStylePr>
    <w:tblStylePr w:type="band1Horz">
      <w:tblPr/>
      <w:tcPr>
        <w:shd w:val="clear" w:color="auto" w:fill="BBCBE2" w:themeFill="accent2" w:themeFillTint="66"/>
      </w:tcPr>
    </w:tblStylePr>
  </w:style>
  <w:style w:type="table" w:styleId="GridTable5Dark-Accent3">
    <w:name w:val="Grid Table 5 Dark Accent 3"/>
    <w:basedOn w:val="TableNormal"/>
    <w:uiPriority w:val="50"/>
    <w:rsid w:val="002C57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4A4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4A4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4A4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4A49" w:themeFill="accent3"/>
      </w:tcPr>
    </w:tblStylePr>
    <w:tblStylePr w:type="band1Vert">
      <w:tblPr/>
      <w:tcPr>
        <w:shd w:val="clear" w:color="auto" w:fill="B6B6B5" w:themeFill="accent3" w:themeFillTint="66"/>
      </w:tcPr>
    </w:tblStylePr>
    <w:tblStylePr w:type="band1Horz">
      <w:tblPr/>
      <w:tcPr>
        <w:shd w:val="clear" w:color="auto" w:fill="B6B6B5" w:themeFill="accent3" w:themeFillTint="66"/>
      </w:tcPr>
    </w:tblStylePr>
  </w:style>
  <w:style w:type="table" w:styleId="GridTable5Dark-Accent4">
    <w:name w:val="Grid Table 5 Dark Accent 4"/>
    <w:basedOn w:val="TableNormal"/>
    <w:uiPriority w:val="50"/>
    <w:rsid w:val="002C57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C57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2C57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1">
    <w:name w:val="Grid Table 6 Colorful Accent 1"/>
    <w:basedOn w:val="TableNormal"/>
    <w:uiPriority w:val="51"/>
    <w:rsid w:val="002C570C"/>
    <w:rPr>
      <w:color w:val="243D6C" w:themeColor="accent1" w:themeShade="BF"/>
    </w:rPr>
    <w:tblPr>
      <w:tblStyleRowBandSize w:val="1"/>
      <w:tblStyleColBandSize w:val="1"/>
      <w:tblBorders>
        <w:top w:val="single" w:sz="4" w:space="0" w:color="7091CF" w:themeColor="accent1" w:themeTint="99"/>
        <w:left w:val="single" w:sz="4" w:space="0" w:color="7091CF" w:themeColor="accent1" w:themeTint="99"/>
        <w:bottom w:val="single" w:sz="4" w:space="0" w:color="7091CF" w:themeColor="accent1" w:themeTint="99"/>
        <w:right w:val="single" w:sz="4" w:space="0" w:color="7091CF" w:themeColor="accent1" w:themeTint="99"/>
        <w:insideH w:val="single" w:sz="4" w:space="0" w:color="7091CF" w:themeColor="accent1" w:themeTint="99"/>
        <w:insideV w:val="single" w:sz="4" w:space="0" w:color="7091CF" w:themeColor="accent1" w:themeTint="99"/>
      </w:tblBorders>
    </w:tblPr>
    <w:tblStylePr w:type="firstRow">
      <w:rPr>
        <w:b/>
        <w:bCs/>
      </w:rPr>
      <w:tblPr/>
      <w:tcPr>
        <w:tcBorders>
          <w:bottom w:val="single" w:sz="12" w:space="0" w:color="7091CF" w:themeColor="accent1" w:themeTint="99"/>
        </w:tcBorders>
      </w:tcPr>
    </w:tblStylePr>
    <w:tblStylePr w:type="lastRow">
      <w:rPr>
        <w:b/>
        <w:bCs/>
      </w:rPr>
      <w:tblPr/>
      <w:tcPr>
        <w:tcBorders>
          <w:top w:val="double" w:sz="4" w:space="0" w:color="7091CF" w:themeColor="accent1" w:themeTint="99"/>
        </w:tcBorders>
      </w:tcPr>
    </w:tblStylePr>
    <w:tblStylePr w:type="firstCol">
      <w:rPr>
        <w:b/>
        <w:bCs/>
      </w:rPr>
    </w:tblStylePr>
    <w:tblStylePr w:type="lastCol">
      <w:rPr>
        <w:b/>
        <w:bCs/>
      </w:rPr>
    </w:tblStylePr>
    <w:tblStylePr w:type="band1Vert">
      <w:tblPr/>
      <w:tcPr>
        <w:shd w:val="clear" w:color="auto" w:fill="CFDAEF" w:themeFill="accent1" w:themeFillTint="33"/>
      </w:tcPr>
    </w:tblStylePr>
    <w:tblStylePr w:type="band1Horz">
      <w:tblPr/>
      <w:tcPr>
        <w:shd w:val="clear" w:color="auto" w:fill="CFDAEF" w:themeFill="accent1" w:themeFillTint="33"/>
      </w:tcPr>
    </w:tblStylePr>
  </w:style>
  <w:style w:type="table" w:styleId="GridTable6Colorful-Accent2">
    <w:name w:val="Grid Table 6 Colorful Accent 2"/>
    <w:basedOn w:val="TableNormal"/>
    <w:uiPriority w:val="51"/>
    <w:rsid w:val="002C570C"/>
    <w:rPr>
      <w:color w:val="3C5D8D" w:themeColor="accent2" w:themeShade="BF"/>
    </w:rPr>
    <w:tblPr>
      <w:tblStyleRowBandSize w:val="1"/>
      <w:tblStyleColBandSize w:val="1"/>
      <w:tblBorders>
        <w:top w:val="single" w:sz="4" w:space="0" w:color="9AB1D3" w:themeColor="accent2" w:themeTint="99"/>
        <w:left w:val="single" w:sz="4" w:space="0" w:color="9AB1D3" w:themeColor="accent2" w:themeTint="99"/>
        <w:bottom w:val="single" w:sz="4" w:space="0" w:color="9AB1D3" w:themeColor="accent2" w:themeTint="99"/>
        <w:right w:val="single" w:sz="4" w:space="0" w:color="9AB1D3" w:themeColor="accent2" w:themeTint="99"/>
        <w:insideH w:val="single" w:sz="4" w:space="0" w:color="9AB1D3" w:themeColor="accent2" w:themeTint="99"/>
        <w:insideV w:val="single" w:sz="4" w:space="0" w:color="9AB1D3" w:themeColor="accent2" w:themeTint="99"/>
      </w:tblBorders>
    </w:tblPr>
    <w:tblStylePr w:type="firstRow">
      <w:rPr>
        <w:b/>
        <w:bCs/>
      </w:rPr>
      <w:tblPr/>
      <w:tcPr>
        <w:tcBorders>
          <w:bottom w:val="single" w:sz="12" w:space="0" w:color="9AB1D3" w:themeColor="accent2" w:themeTint="99"/>
        </w:tcBorders>
      </w:tcPr>
    </w:tblStylePr>
    <w:tblStylePr w:type="lastRow">
      <w:rPr>
        <w:b/>
        <w:bCs/>
      </w:rPr>
      <w:tblPr/>
      <w:tcPr>
        <w:tcBorders>
          <w:top w:val="double" w:sz="4" w:space="0" w:color="9AB1D3" w:themeColor="accent2" w:themeTint="99"/>
        </w:tcBorders>
      </w:tcPr>
    </w:tblStylePr>
    <w:tblStylePr w:type="firstCol">
      <w:rPr>
        <w:b/>
        <w:bCs/>
      </w:rPr>
    </w:tblStylePr>
    <w:tblStylePr w:type="lastCol">
      <w:rPr>
        <w:b/>
        <w:bCs/>
      </w:rPr>
    </w:tblStylePr>
    <w:tblStylePr w:type="band1Vert">
      <w:tblPr/>
      <w:tcPr>
        <w:shd w:val="clear" w:color="auto" w:fill="DDE5F0" w:themeFill="accent2" w:themeFillTint="33"/>
      </w:tcPr>
    </w:tblStylePr>
    <w:tblStylePr w:type="band1Horz">
      <w:tblPr/>
      <w:tcPr>
        <w:shd w:val="clear" w:color="auto" w:fill="DDE5F0" w:themeFill="accent2" w:themeFillTint="33"/>
      </w:tcPr>
    </w:tblStylePr>
  </w:style>
  <w:style w:type="table" w:styleId="GridTable6Colorful-Accent3">
    <w:name w:val="Grid Table 6 Colorful Accent 3"/>
    <w:basedOn w:val="TableNormal"/>
    <w:uiPriority w:val="51"/>
    <w:rsid w:val="002C570C"/>
    <w:rPr>
      <w:color w:val="373736" w:themeColor="accent3" w:themeShade="BF"/>
    </w:rPr>
    <w:tblPr>
      <w:tblStyleRowBandSize w:val="1"/>
      <w:tblStyleColBandSize w:val="1"/>
      <w:tblBorders>
        <w:top w:val="single" w:sz="4" w:space="0" w:color="929291" w:themeColor="accent3" w:themeTint="99"/>
        <w:left w:val="single" w:sz="4" w:space="0" w:color="929291" w:themeColor="accent3" w:themeTint="99"/>
        <w:bottom w:val="single" w:sz="4" w:space="0" w:color="929291" w:themeColor="accent3" w:themeTint="99"/>
        <w:right w:val="single" w:sz="4" w:space="0" w:color="929291" w:themeColor="accent3" w:themeTint="99"/>
        <w:insideH w:val="single" w:sz="4" w:space="0" w:color="929291" w:themeColor="accent3" w:themeTint="99"/>
        <w:insideV w:val="single" w:sz="4" w:space="0" w:color="929291" w:themeColor="accent3" w:themeTint="99"/>
      </w:tblBorders>
    </w:tblPr>
    <w:tblStylePr w:type="firstRow">
      <w:rPr>
        <w:b/>
        <w:bCs/>
      </w:rPr>
      <w:tblPr/>
      <w:tcPr>
        <w:tcBorders>
          <w:bottom w:val="single" w:sz="12" w:space="0" w:color="929291" w:themeColor="accent3" w:themeTint="99"/>
        </w:tcBorders>
      </w:tcPr>
    </w:tblStylePr>
    <w:tblStylePr w:type="lastRow">
      <w:rPr>
        <w:b/>
        <w:bCs/>
      </w:rPr>
      <w:tblPr/>
      <w:tcPr>
        <w:tcBorders>
          <w:top w:val="double" w:sz="4" w:space="0" w:color="929291" w:themeColor="accent3" w:themeTint="99"/>
        </w:tcBorders>
      </w:tcPr>
    </w:tblStylePr>
    <w:tblStylePr w:type="firstCol">
      <w:rPr>
        <w:b/>
        <w:bCs/>
      </w:rPr>
    </w:tblStylePr>
    <w:tblStylePr w:type="lastCol">
      <w:rPr>
        <w:b/>
        <w:bCs/>
      </w:rPr>
    </w:tblStylePr>
    <w:tblStylePr w:type="band1Vert">
      <w:tblPr/>
      <w:tcPr>
        <w:shd w:val="clear" w:color="auto" w:fill="DBDBDA" w:themeFill="accent3" w:themeFillTint="33"/>
      </w:tcPr>
    </w:tblStylePr>
    <w:tblStylePr w:type="band1Horz">
      <w:tblPr/>
      <w:tcPr>
        <w:shd w:val="clear" w:color="auto" w:fill="DBDBDA" w:themeFill="accent3" w:themeFillTint="33"/>
      </w:tcPr>
    </w:tblStylePr>
  </w:style>
  <w:style w:type="table" w:styleId="GridTable6Colorful-Accent4">
    <w:name w:val="Grid Table 6 Colorful Accent 4"/>
    <w:basedOn w:val="TableNormal"/>
    <w:uiPriority w:val="51"/>
    <w:rsid w:val="002C570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C570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2C570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Accent1">
    <w:name w:val="Grid Table 7 Colorful Accent 1"/>
    <w:basedOn w:val="TableNormal"/>
    <w:uiPriority w:val="52"/>
    <w:rsid w:val="002C570C"/>
    <w:rPr>
      <w:color w:val="243D6C" w:themeColor="accent1" w:themeShade="BF"/>
    </w:rPr>
    <w:tblPr>
      <w:tblStyleRowBandSize w:val="1"/>
      <w:tblStyleColBandSize w:val="1"/>
      <w:tblBorders>
        <w:top w:val="single" w:sz="4" w:space="0" w:color="7091CF" w:themeColor="accent1" w:themeTint="99"/>
        <w:left w:val="single" w:sz="4" w:space="0" w:color="7091CF" w:themeColor="accent1" w:themeTint="99"/>
        <w:bottom w:val="single" w:sz="4" w:space="0" w:color="7091CF" w:themeColor="accent1" w:themeTint="99"/>
        <w:right w:val="single" w:sz="4" w:space="0" w:color="7091CF" w:themeColor="accent1" w:themeTint="99"/>
        <w:insideH w:val="single" w:sz="4" w:space="0" w:color="7091CF" w:themeColor="accent1" w:themeTint="99"/>
        <w:insideV w:val="single" w:sz="4" w:space="0" w:color="709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DAEF" w:themeFill="accent1" w:themeFillTint="33"/>
      </w:tcPr>
    </w:tblStylePr>
    <w:tblStylePr w:type="band1Horz">
      <w:tblPr/>
      <w:tcPr>
        <w:shd w:val="clear" w:color="auto" w:fill="CFDAEF" w:themeFill="accent1" w:themeFillTint="33"/>
      </w:tcPr>
    </w:tblStylePr>
    <w:tblStylePr w:type="neCell">
      <w:tblPr/>
      <w:tcPr>
        <w:tcBorders>
          <w:bottom w:val="single" w:sz="4" w:space="0" w:color="7091CF" w:themeColor="accent1" w:themeTint="99"/>
        </w:tcBorders>
      </w:tcPr>
    </w:tblStylePr>
    <w:tblStylePr w:type="nwCell">
      <w:tblPr/>
      <w:tcPr>
        <w:tcBorders>
          <w:bottom w:val="single" w:sz="4" w:space="0" w:color="7091CF" w:themeColor="accent1" w:themeTint="99"/>
        </w:tcBorders>
      </w:tcPr>
    </w:tblStylePr>
    <w:tblStylePr w:type="seCell">
      <w:tblPr/>
      <w:tcPr>
        <w:tcBorders>
          <w:top w:val="single" w:sz="4" w:space="0" w:color="7091CF" w:themeColor="accent1" w:themeTint="99"/>
        </w:tcBorders>
      </w:tcPr>
    </w:tblStylePr>
    <w:tblStylePr w:type="swCell">
      <w:tblPr/>
      <w:tcPr>
        <w:tcBorders>
          <w:top w:val="single" w:sz="4" w:space="0" w:color="7091CF" w:themeColor="accent1" w:themeTint="99"/>
        </w:tcBorders>
      </w:tcPr>
    </w:tblStylePr>
  </w:style>
  <w:style w:type="table" w:styleId="GridTable7Colorful-Accent2">
    <w:name w:val="Grid Table 7 Colorful Accent 2"/>
    <w:basedOn w:val="TableNormal"/>
    <w:uiPriority w:val="52"/>
    <w:rsid w:val="002C570C"/>
    <w:rPr>
      <w:color w:val="3C5D8D" w:themeColor="accent2" w:themeShade="BF"/>
    </w:rPr>
    <w:tblPr>
      <w:tblStyleRowBandSize w:val="1"/>
      <w:tblStyleColBandSize w:val="1"/>
      <w:tblBorders>
        <w:top w:val="single" w:sz="4" w:space="0" w:color="9AB1D3" w:themeColor="accent2" w:themeTint="99"/>
        <w:left w:val="single" w:sz="4" w:space="0" w:color="9AB1D3" w:themeColor="accent2" w:themeTint="99"/>
        <w:bottom w:val="single" w:sz="4" w:space="0" w:color="9AB1D3" w:themeColor="accent2" w:themeTint="99"/>
        <w:right w:val="single" w:sz="4" w:space="0" w:color="9AB1D3" w:themeColor="accent2" w:themeTint="99"/>
        <w:insideH w:val="single" w:sz="4" w:space="0" w:color="9AB1D3" w:themeColor="accent2" w:themeTint="99"/>
        <w:insideV w:val="single" w:sz="4" w:space="0" w:color="9AB1D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0" w:themeFill="accent2" w:themeFillTint="33"/>
      </w:tcPr>
    </w:tblStylePr>
    <w:tblStylePr w:type="band1Horz">
      <w:tblPr/>
      <w:tcPr>
        <w:shd w:val="clear" w:color="auto" w:fill="DDE5F0" w:themeFill="accent2" w:themeFillTint="33"/>
      </w:tcPr>
    </w:tblStylePr>
    <w:tblStylePr w:type="neCell">
      <w:tblPr/>
      <w:tcPr>
        <w:tcBorders>
          <w:bottom w:val="single" w:sz="4" w:space="0" w:color="9AB1D3" w:themeColor="accent2" w:themeTint="99"/>
        </w:tcBorders>
      </w:tcPr>
    </w:tblStylePr>
    <w:tblStylePr w:type="nwCell">
      <w:tblPr/>
      <w:tcPr>
        <w:tcBorders>
          <w:bottom w:val="single" w:sz="4" w:space="0" w:color="9AB1D3" w:themeColor="accent2" w:themeTint="99"/>
        </w:tcBorders>
      </w:tcPr>
    </w:tblStylePr>
    <w:tblStylePr w:type="seCell">
      <w:tblPr/>
      <w:tcPr>
        <w:tcBorders>
          <w:top w:val="single" w:sz="4" w:space="0" w:color="9AB1D3" w:themeColor="accent2" w:themeTint="99"/>
        </w:tcBorders>
      </w:tcPr>
    </w:tblStylePr>
    <w:tblStylePr w:type="swCell">
      <w:tblPr/>
      <w:tcPr>
        <w:tcBorders>
          <w:top w:val="single" w:sz="4" w:space="0" w:color="9AB1D3" w:themeColor="accent2" w:themeTint="99"/>
        </w:tcBorders>
      </w:tcPr>
    </w:tblStylePr>
  </w:style>
  <w:style w:type="table" w:styleId="GridTable7Colorful-Accent3">
    <w:name w:val="Grid Table 7 Colorful Accent 3"/>
    <w:basedOn w:val="TableNormal"/>
    <w:uiPriority w:val="52"/>
    <w:rsid w:val="002C570C"/>
    <w:rPr>
      <w:color w:val="373736" w:themeColor="accent3" w:themeShade="BF"/>
    </w:rPr>
    <w:tblPr>
      <w:tblStyleRowBandSize w:val="1"/>
      <w:tblStyleColBandSize w:val="1"/>
      <w:tblBorders>
        <w:top w:val="single" w:sz="4" w:space="0" w:color="929291" w:themeColor="accent3" w:themeTint="99"/>
        <w:left w:val="single" w:sz="4" w:space="0" w:color="929291" w:themeColor="accent3" w:themeTint="99"/>
        <w:bottom w:val="single" w:sz="4" w:space="0" w:color="929291" w:themeColor="accent3" w:themeTint="99"/>
        <w:right w:val="single" w:sz="4" w:space="0" w:color="929291" w:themeColor="accent3" w:themeTint="99"/>
        <w:insideH w:val="single" w:sz="4" w:space="0" w:color="929291" w:themeColor="accent3" w:themeTint="99"/>
        <w:insideV w:val="single" w:sz="4" w:space="0" w:color="9292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A" w:themeFill="accent3" w:themeFillTint="33"/>
      </w:tcPr>
    </w:tblStylePr>
    <w:tblStylePr w:type="band1Horz">
      <w:tblPr/>
      <w:tcPr>
        <w:shd w:val="clear" w:color="auto" w:fill="DBDBDA" w:themeFill="accent3" w:themeFillTint="33"/>
      </w:tcPr>
    </w:tblStylePr>
    <w:tblStylePr w:type="neCell">
      <w:tblPr/>
      <w:tcPr>
        <w:tcBorders>
          <w:bottom w:val="single" w:sz="4" w:space="0" w:color="929291" w:themeColor="accent3" w:themeTint="99"/>
        </w:tcBorders>
      </w:tcPr>
    </w:tblStylePr>
    <w:tblStylePr w:type="nwCell">
      <w:tblPr/>
      <w:tcPr>
        <w:tcBorders>
          <w:bottom w:val="single" w:sz="4" w:space="0" w:color="929291" w:themeColor="accent3" w:themeTint="99"/>
        </w:tcBorders>
      </w:tcPr>
    </w:tblStylePr>
    <w:tblStylePr w:type="seCell">
      <w:tblPr/>
      <w:tcPr>
        <w:tcBorders>
          <w:top w:val="single" w:sz="4" w:space="0" w:color="929291" w:themeColor="accent3" w:themeTint="99"/>
        </w:tcBorders>
      </w:tcPr>
    </w:tblStylePr>
    <w:tblStylePr w:type="swCell">
      <w:tblPr/>
      <w:tcPr>
        <w:tcBorders>
          <w:top w:val="single" w:sz="4" w:space="0" w:color="929291" w:themeColor="accent3" w:themeTint="99"/>
        </w:tcBorders>
      </w:tcPr>
    </w:tblStylePr>
  </w:style>
  <w:style w:type="table" w:styleId="GridTable7Colorful-Accent4">
    <w:name w:val="Grid Table 7 Colorful Accent 4"/>
    <w:basedOn w:val="TableNormal"/>
    <w:uiPriority w:val="52"/>
    <w:rsid w:val="002C570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C570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2C570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6Colorful">
    <w:name w:val="Grid Table 6 Colorful"/>
    <w:basedOn w:val="TableNormal"/>
    <w:uiPriority w:val="51"/>
    <w:rsid w:val="002C570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2C570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Closing">
    <w:name w:val="Closing"/>
    <w:basedOn w:val="Normal"/>
    <w:link w:val="ClosingChar"/>
    <w:uiPriority w:val="99"/>
    <w:semiHidden/>
    <w:unhideWhenUsed/>
    <w:rsid w:val="002C570C"/>
    <w:pPr>
      <w:ind w:left="4252"/>
    </w:pPr>
  </w:style>
  <w:style w:type="character" w:customStyle="1" w:styleId="ClosingChar">
    <w:name w:val="Closing Char"/>
    <w:basedOn w:val="DefaultParagraphFont"/>
    <w:link w:val="Closing"/>
    <w:uiPriority w:val="99"/>
    <w:semiHidden/>
    <w:rsid w:val="002C570C"/>
    <w:rPr>
      <w:rFonts w:ascii="Arial" w:hAnsi="Arial"/>
      <w:sz w:val="22"/>
      <w:szCs w:val="22"/>
      <w:lang w:eastAsia="de-DE"/>
    </w:rPr>
  </w:style>
  <w:style w:type="table" w:styleId="LightList">
    <w:name w:val="Light List"/>
    <w:basedOn w:val="TableNormal"/>
    <w:uiPriority w:val="61"/>
    <w:semiHidden/>
    <w:unhideWhenUsed/>
    <w:rsid w:val="002C570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C570C"/>
    <w:tblPr>
      <w:tblStyleRowBandSize w:val="1"/>
      <w:tblStyleColBandSize w:val="1"/>
      <w:tblBorders>
        <w:top w:val="single" w:sz="8" w:space="0" w:color="305291" w:themeColor="accent1"/>
        <w:left w:val="single" w:sz="8" w:space="0" w:color="305291" w:themeColor="accent1"/>
        <w:bottom w:val="single" w:sz="8" w:space="0" w:color="305291" w:themeColor="accent1"/>
        <w:right w:val="single" w:sz="8" w:space="0" w:color="305291" w:themeColor="accent1"/>
      </w:tblBorders>
    </w:tblPr>
    <w:tblStylePr w:type="firstRow">
      <w:pPr>
        <w:spacing w:before="0" w:after="0" w:line="240" w:lineRule="auto"/>
      </w:pPr>
      <w:rPr>
        <w:b/>
        <w:bCs/>
        <w:color w:val="FFFFFF" w:themeColor="background1"/>
      </w:rPr>
      <w:tblPr/>
      <w:tcPr>
        <w:shd w:val="clear" w:color="auto" w:fill="305291" w:themeFill="accent1"/>
      </w:tcPr>
    </w:tblStylePr>
    <w:tblStylePr w:type="lastRow">
      <w:pPr>
        <w:spacing w:before="0" w:after="0" w:line="240" w:lineRule="auto"/>
      </w:pPr>
      <w:rPr>
        <w:b/>
        <w:bCs/>
      </w:rPr>
      <w:tblPr/>
      <w:tcPr>
        <w:tcBorders>
          <w:top w:val="double" w:sz="6" w:space="0" w:color="305291" w:themeColor="accent1"/>
          <w:left w:val="single" w:sz="8" w:space="0" w:color="305291" w:themeColor="accent1"/>
          <w:bottom w:val="single" w:sz="8" w:space="0" w:color="305291" w:themeColor="accent1"/>
          <w:right w:val="single" w:sz="8" w:space="0" w:color="305291" w:themeColor="accent1"/>
        </w:tcBorders>
      </w:tcPr>
    </w:tblStylePr>
    <w:tblStylePr w:type="firstCol">
      <w:rPr>
        <w:b/>
        <w:bCs/>
      </w:rPr>
    </w:tblStylePr>
    <w:tblStylePr w:type="lastCol">
      <w:rPr>
        <w:b/>
        <w:bCs/>
      </w:rPr>
    </w:tblStylePr>
    <w:tblStylePr w:type="band1Vert">
      <w:tblPr/>
      <w:tcPr>
        <w:tcBorders>
          <w:top w:val="single" w:sz="8" w:space="0" w:color="305291" w:themeColor="accent1"/>
          <w:left w:val="single" w:sz="8" w:space="0" w:color="305291" w:themeColor="accent1"/>
          <w:bottom w:val="single" w:sz="8" w:space="0" w:color="305291" w:themeColor="accent1"/>
          <w:right w:val="single" w:sz="8" w:space="0" w:color="305291" w:themeColor="accent1"/>
        </w:tcBorders>
      </w:tcPr>
    </w:tblStylePr>
    <w:tblStylePr w:type="band1Horz">
      <w:tblPr/>
      <w:tcPr>
        <w:tcBorders>
          <w:top w:val="single" w:sz="8" w:space="0" w:color="305291" w:themeColor="accent1"/>
          <w:left w:val="single" w:sz="8" w:space="0" w:color="305291" w:themeColor="accent1"/>
          <w:bottom w:val="single" w:sz="8" w:space="0" w:color="305291" w:themeColor="accent1"/>
          <w:right w:val="single" w:sz="8" w:space="0" w:color="305291" w:themeColor="accent1"/>
        </w:tcBorders>
      </w:tcPr>
    </w:tblStylePr>
  </w:style>
  <w:style w:type="table" w:styleId="LightList-Accent2">
    <w:name w:val="Light List Accent 2"/>
    <w:basedOn w:val="TableNormal"/>
    <w:uiPriority w:val="61"/>
    <w:semiHidden/>
    <w:unhideWhenUsed/>
    <w:rsid w:val="002C570C"/>
    <w:tblPr>
      <w:tblStyleRowBandSize w:val="1"/>
      <w:tblStyleColBandSize w:val="1"/>
      <w:tblBorders>
        <w:top w:val="single" w:sz="8" w:space="0" w:color="577EB7" w:themeColor="accent2"/>
        <w:left w:val="single" w:sz="8" w:space="0" w:color="577EB7" w:themeColor="accent2"/>
        <w:bottom w:val="single" w:sz="8" w:space="0" w:color="577EB7" w:themeColor="accent2"/>
        <w:right w:val="single" w:sz="8" w:space="0" w:color="577EB7" w:themeColor="accent2"/>
      </w:tblBorders>
    </w:tblPr>
    <w:tblStylePr w:type="firstRow">
      <w:pPr>
        <w:spacing w:before="0" w:after="0" w:line="240" w:lineRule="auto"/>
      </w:pPr>
      <w:rPr>
        <w:b/>
        <w:bCs/>
        <w:color w:val="FFFFFF" w:themeColor="background1"/>
      </w:rPr>
      <w:tblPr/>
      <w:tcPr>
        <w:shd w:val="clear" w:color="auto" w:fill="577EB7" w:themeFill="accent2"/>
      </w:tcPr>
    </w:tblStylePr>
    <w:tblStylePr w:type="lastRow">
      <w:pPr>
        <w:spacing w:before="0" w:after="0" w:line="240" w:lineRule="auto"/>
      </w:pPr>
      <w:rPr>
        <w:b/>
        <w:bCs/>
      </w:rPr>
      <w:tblPr/>
      <w:tcPr>
        <w:tcBorders>
          <w:top w:val="double" w:sz="6" w:space="0" w:color="577EB7" w:themeColor="accent2"/>
          <w:left w:val="single" w:sz="8" w:space="0" w:color="577EB7" w:themeColor="accent2"/>
          <w:bottom w:val="single" w:sz="8" w:space="0" w:color="577EB7" w:themeColor="accent2"/>
          <w:right w:val="single" w:sz="8" w:space="0" w:color="577EB7" w:themeColor="accent2"/>
        </w:tcBorders>
      </w:tcPr>
    </w:tblStylePr>
    <w:tblStylePr w:type="firstCol">
      <w:rPr>
        <w:b/>
        <w:bCs/>
      </w:rPr>
    </w:tblStylePr>
    <w:tblStylePr w:type="lastCol">
      <w:rPr>
        <w:b/>
        <w:bCs/>
      </w:rPr>
    </w:tblStylePr>
    <w:tblStylePr w:type="band1Vert">
      <w:tblPr/>
      <w:tcPr>
        <w:tcBorders>
          <w:top w:val="single" w:sz="8" w:space="0" w:color="577EB7" w:themeColor="accent2"/>
          <w:left w:val="single" w:sz="8" w:space="0" w:color="577EB7" w:themeColor="accent2"/>
          <w:bottom w:val="single" w:sz="8" w:space="0" w:color="577EB7" w:themeColor="accent2"/>
          <w:right w:val="single" w:sz="8" w:space="0" w:color="577EB7" w:themeColor="accent2"/>
        </w:tcBorders>
      </w:tcPr>
    </w:tblStylePr>
    <w:tblStylePr w:type="band1Horz">
      <w:tblPr/>
      <w:tcPr>
        <w:tcBorders>
          <w:top w:val="single" w:sz="8" w:space="0" w:color="577EB7" w:themeColor="accent2"/>
          <w:left w:val="single" w:sz="8" w:space="0" w:color="577EB7" w:themeColor="accent2"/>
          <w:bottom w:val="single" w:sz="8" w:space="0" w:color="577EB7" w:themeColor="accent2"/>
          <w:right w:val="single" w:sz="8" w:space="0" w:color="577EB7" w:themeColor="accent2"/>
        </w:tcBorders>
      </w:tcPr>
    </w:tblStylePr>
  </w:style>
  <w:style w:type="table" w:styleId="LightList-Accent3">
    <w:name w:val="Light List Accent 3"/>
    <w:basedOn w:val="TableNormal"/>
    <w:uiPriority w:val="61"/>
    <w:semiHidden/>
    <w:unhideWhenUsed/>
    <w:rsid w:val="002C570C"/>
    <w:tblPr>
      <w:tblStyleRowBandSize w:val="1"/>
      <w:tblStyleColBandSize w:val="1"/>
      <w:tblBorders>
        <w:top w:val="single" w:sz="8" w:space="0" w:color="4A4A49" w:themeColor="accent3"/>
        <w:left w:val="single" w:sz="8" w:space="0" w:color="4A4A49" w:themeColor="accent3"/>
        <w:bottom w:val="single" w:sz="8" w:space="0" w:color="4A4A49" w:themeColor="accent3"/>
        <w:right w:val="single" w:sz="8" w:space="0" w:color="4A4A49" w:themeColor="accent3"/>
      </w:tblBorders>
    </w:tblPr>
    <w:tblStylePr w:type="firstRow">
      <w:pPr>
        <w:spacing w:before="0" w:after="0" w:line="240" w:lineRule="auto"/>
      </w:pPr>
      <w:rPr>
        <w:b/>
        <w:bCs/>
        <w:color w:val="FFFFFF" w:themeColor="background1"/>
      </w:rPr>
      <w:tblPr/>
      <w:tcPr>
        <w:shd w:val="clear" w:color="auto" w:fill="4A4A49" w:themeFill="accent3"/>
      </w:tcPr>
    </w:tblStylePr>
    <w:tblStylePr w:type="lastRow">
      <w:pPr>
        <w:spacing w:before="0" w:after="0" w:line="240" w:lineRule="auto"/>
      </w:pPr>
      <w:rPr>
        <w:b/>
        <w:bCs/>
      </w:rPr>
      <w:tblPr/>
      <w:tcPr>
        <w:tcBorders>
          <w:top w:val="double" w:sz="6" w:space="0" w:color="4A4A49" w:themeColor="accent3"/>
          <w:left w:val="single" w:sz="8" w:space="0" w:color="4A4A49" w:themeColor="accent3"/>
          <w:bottom w:val="single" w:sz="8" w:space="0" w:color="4A4A49" w:themeColor="accent3"/>
          <w:right w:val="single" w:sz="8" w:space="0" w:color="4A4A49" w:themeColor="accent3"/>
        </w:tcBorders>
      </w:tcPr>
    </w:tblStylePr>
    <w:tblStylePr w:type="firstCol">
      <w:rPr>
        <w:b/>
        <w:bCs/>
      </w:rPr>
    </w:tblStylePr>
    <w:tblStylePr w:type="lastCol">
      <w:rPr>
        <w:b/>
        <w:bCs/>
      </w:rPr>
    </w:tblStylePr>
    <w:tblStylePr w:type="band1Vert">
      <w:tblPr/>
      <w:tcPr>
        <w:tcBorders>
          <w:top w:val="single" w:sz="8" w:space="0" w:color="4A4A49" w:themeColor="accent3"/>
          <w:left w:val="single" w:sz="8" w:space="0" w:color="4A4A49" w:themeColor="accent3"/>
          <w:bottom w:val="single" w:sz="8" w:space="0" w:color="4A4A49" w:themeColor="accent3"/>
          <w:right w:val="single" w:sz="8" w:space="0" w:color="4A4A49" w:themeColor="accent3"/>
        </w:tcBorders>
      </w:tcPr>
    </w:tblStylePr>
    <w:tblStylePr w:type="band1Horz">
      <w:tblPr/>
      <w:tcPr>
        <w:tcBorders>
          <w:top w:val="single" w:sz="8" w:space="0" w:color="4A4A49" w:themeColor="accent3"/>
          <w:left w:val="single" w:sz="8" w:space="0" w:color="4A4A49" w:themeColor="accent3"/>
          <w:bottom w:val="single" w:sz="8" w:space="0" w:color="4A4A49" w:themeColor="accent3"/>
          <w:right w:val="single" w:sz="8" w:space="0" w:color="4A4A49" w:themeColor="accent3"/>
        </w:tcBorders>
      </w:tcPr>
    </w:tblStylePr>
  </w:style>
  <w:style w:type="table" w:styleId="LightList-Accent4">
    <w:name w:val="Light List Accent 4"/>
    <w:basedOn w:val="TableNormal"/>
    <w:uiPriority w:val="61"/>
    <w:semiHidden/>
    <w:unhideWhenUsed/>
    <w:rsid w:val="002C570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C570C"/>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2C570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C570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C570C"/>
    <w:rPr>
      <w:color w:val="243D6C" w:themeColor="accent1" w:themeShade="BF"/>
    </w:rPr>
    <w:tblPr>
      <w:tblStyleRowBandSize w:val="1"/>
      <w:tblStyleColBandSize w:val="1"/>
      <w:tblBorders>
        <w:top w:val="single" w:sz="8" w:space="0" w:color="305291" w:themeColor="accent1"/>
        <w:bottom w:val="single" w:sz="8" w:space="0" w:color="305291" w:themeColor="accent1"/>
      </w:tblBorders>
    </w:tblPr>
    <w:tblStylePr w:type="firstRow">
      <w:pPr>
        <w:spacing w:before="0" w:after="0" w:line="240" w:lineRule="auto"/>
      </w:pPr>
      <w:rPr>
        <w:b/>
        <w:bCs/>
      </w:rPr>
      <w:tblPr/>
      <w:tcPr>
        <w:tcBorders>
          <w:top w:val="single" w:sz="8" w:space="0" w:color="305291" w:themeColor="accent1"/>
          <w:left w:val="nil"/>
          <w:bottom w:val="single" w:sz="8" w:space="0" w:color="305291" w:themeColor="accent1"/>
          <w:right w:val="nil"/>
          <w:insideH w:val="nil"/>
          <w:insideV w:val="nil"/>
        </w:tcBorders>
      </w:tcPr>
    </w:tblStylePr>
    <w:tblStylePr w:type="lastRow">
      <w:pPr>
        <w:spacing w:before="0" w:after="0" w:line="240" w:lineRule="auto"/>
      </w:pPr>
      <w:rPr>
        <w:b/>
        <w:bCs/>
      </w:rPr>
      <w:tblPr/>
      <w:tcPr>
        <w:tcBorders>
          <w:top w:val="single" w:sz="8" w:space="0" w:color="305291" w:themeColor="accent1"/>
          <w:left w:val="nil"/>
          <w:bottom w:val="single" w:sz="8" w:space="0" w:color="30529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D1EB" w:themeFill="accent1" w:themeFillTint="3F"/>
      </w:tcPr>
    </w:tblStylePr>
    <w:tblStylePr w:type="band1Horz">
      <w:tblPr/>
      <w:tcPr>
        <w:tcBorders>
          <w:left w:val="nil"/>
          <w:right w:val="nil"/>
          <w:insideH w:val="nil"/>
          <w:insideV w:val="nil"/>
        </w:tcBorders>
        <w:shd w:val="clear" w:color="auto" w:fill="C4D1EB" w:themeFill="accent1" w:themeFillTint="3F"/>
      </w:tcPr>
    </w:tblStylePr>
  </w:style>
  <w:style w:type="table" w:styleId="LightShading-Accent2">
    <w:name w:val="Light Shading Accent 2"/>
    <w:basedOn w:val="TableNormal"/>
    <w:uiPriority w:val="60"/>
    <w:semiHidden/>
    <w:unhideWhenUsed/>
    <w:rsid w:val="002C570C"/>
    <w:rPr>
      <w:color w:val="3C5D8D" w:themeColor="accent2" w:themeShade="BF"/>
    </w:rPr>
    <w:tblPr>
      <w:tblStyleRowBandSize w:val="1"/>
      <w:tblStyleColBandSize w:val="1"/>
      <w:tblBorders>
        <w:top w:val="single" w:sz="8" w:space="0" w:color="577EB7" w:themeColor="accent2"/>
        <w:bottom w:val="single" w:sz="8" w:space="0" w:color="577EB7" w:themeColor="accent2"/>
      </w:tblBorders>
    </w:tblPr>
    <w:tblStylePr w:type="firstRow">
      <w:pPr>
        <w:spacing w:before="0" w:after="0" w:line="240" w:lineRule="auto"/>
      </w:pPr>
      <w:rPr>
        <w:b/>
        <w:bCs/>
      </w:rPr>
      <w:tblPr/>
      <w:tcPr>
        <w:tcBorders>
          <w:top w:val="single" w:sz="8" w:space="0" w:color="577EB7" w:themeColor="accent2"/>
          <w:left w:val="nil"/>
          <w:bottom w:val="single" w:sz="8" w:space="0" w:color="577EB7" w:themeColor="accent2"/>
          <w:right w:val="nil"/>
          <w:insideH w:val="nil"/>
          <w:insideV w:val="nil"/>
        </w:tcBorders>
      </w:tcPr>
    </w:tblStylePr>
    <w:tblStylePr w:type="lastRow">
      <w:pPr>
        <w:spacing w:before="0" w:after="0" w:line="240" w:lineRule="auto"/>
      </w:pPr>
      <w:rPr>
        <w:b/>
        <w:bCs/>
      </w:rPr>
      <w:tblPr/>
      <w:tcPr>
        <w:tcBorders>
          <w:top w:val="single" w:sz="8" w:space="0" w:color="577EB7" w:themeColor="accent2"/>
          <w:left w:val="nil"/>
          <w:bottom w:val="single" w:sz="8" w:space="0" w:color="577EB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FED" w:themeFill="accent2" w:themeFillTint="3F"/>
      </w:tcPr>
    </w:tblStylePr>
    <w:tblStylePr w:type="band1Horz">
      <w:tblPr/>
      <w:tcPr>
        <w:tcBorders>
          <w:left w:val="nil"/>
          <w:right w:val="nil"/>
          <w:insideH w:val="nil"/>
          <w:insideV w:val="nil"/>
        </w:tcBorders>
        <w:shd w:val="clear" w:color="auto" w:fill="D5DFED" w:themeFill="accent2" w:themeFillTint="3F"/>
      </w:tcPr>
    </w:tblStylePr>
  </w:style>
  <w:style w:type="table" w:styleId="LightShading-Accent3">
    <w:name w:val="Light Shading Accent 3"/>
    <w:basedOn w:val="TableNormal"/>
    <w:uiPriority w:val="60"/>
    <w:semiHidden/>
    <w:unhideWhenUsed/>
    <w:rsid w:val="002C570C"/>
    <w:rPr>
      <w:color w:val="373736" w:themeColor="accent3" w:themeShade="BF"/>
    </w:rPr>
    <w:tblPr>
      <w:tblStyleRowBandSize w:val="1"/>
      <w:tblStyleColBandSize w:val="1"/>
      <w:tblBorders>
        <w:top w:val="single" w:sz="8" w:space="0" w:color="4A4A49" w:themeColor="accent3"/>
        <w:bottom w:val="single" w:sz="8" w:space="0" w:color="4A4A49" w:themeColor="accent3"/>
      </w:tblBorders>
    </w:tblPr>
    <w:tblStylePr w:type="firstRow">
      <w:pPr>
        <w:spacing w:before="0" w:after="0" w:line="240" w:lineRule="auto"/>
      </w:pPr>
      <w:rPr>
        <w:b/>
        <w:bCs/>
      </w:rPr>
      <w:tblPr/>
      <w:tcPr>
        <w:tcBorders>
          <w:top w:val="single" w:sz="8" w:space="0" w:color="4A4A49" w:themeColor="accent3"/>
          <w:left w:val="nil"/>
          <w:bottom w:val="single" w:sz="8" w:space="0" w:color="4A4A49" w:themeColor="accent3"/>
          <w:right w:val="nil"/>
          <w:insideH w:val="nil"/>
          <w:insideV w:val="nil"/>
        </w:tcBorders>
      </w:tcPr>
    </w:tblStylePr>
    <w:tblStylePr w:type="lastRow">
      <w:pPr>
        <w:spacing w:before="0" w:after="0" w:line="240" w:lineRule="auto"/>
      </w:pPr>
      <w:rPr>
        <w:b/>
        <w:bCs/>
      </w:rPr>
      <w:tblPr/>
      <w:tcPr>
        <w:tcBorders>
          <w:top w:val="single" w:sz="8" w:space="0" w:color="4A4A49" w:themeColor="accent3"/>
          <w:left w:val="nil"/>
          <w:bottom w:val="single" w:sz="8" w:space="0" w:color="4A4A4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2D1" w:themeFill="accent3" w:themeFillTint="3F"/>
      </w:tcPr>
    </w:tblStylePr>
    <w:tblStylePr w:type="band1Horz">
      <w:tblPr/>
      <w:tcPr>
        <w:tcBorders>
          <w:left w:val="nil"/>
          <w:right w:val="nil"/>
          <w:insideH w:val="nil"/>
          <w:insideV w:val="nil"/>
        </w:tcBorders>
        <w:shd w:val="clear" w:color="auto" w:fill="D2D2D1" w:themeFill="accent3" w:themeFillTint="3F"/>
      </w:tcPr>
    </w:tblStylePr>
  </w:style>
  <w:style w:type="table" w:styleId="LightShading-Accent4">
    <w:name w:val="Light Shading Accent 4"/>
    <w:basedOn w:val="TableNormal"/>
    <w:uiPriority w:val="60"/>
    <w:semiHidden/>
    <w:unhideWhenUsed/>
    <w:rsid w:val="002C570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C570C"/>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2C570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2C570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C570C"/>
    <w:tblPr>
      <w:tblStyleRowBandSize w:val="1"/>
      <w:tblStyleColBandSize w:val="1"/>
      <w:tblBorders>
        <w:top w:val="single" w:sz="8" w:space="0" w:color="305291" w:themeColor="accent1"/>
        <w:left w:val="single" w:sz="8" w:space="0" w:color="305291" w:themeColor="accent1"/>
        <w:bottom w:val="single" w:sz="8" w:space="0" w:color="305291" w:themeColor="accent1"/>
        <w:right w:val="single" w:sz="8" w:space="0" w:color="305291" w:themeColor="accent1"/>
        <w:insideH w:val="single" w:sz="8" w:space="0" w:color="305291" w:themeColor="accent1"/>
        <w:insideV w:val="single" w:sz="8" w:space="0" w:color="30529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5291" w:themeColor="accent1"/>
          <w:left w:val="single" w:sz="8" w:space="0" w:color="305291" w:themeColor="accent1"/>
          <w:bottom w:val="single" w:sz="18" w:space="0" w:color="305291" w:themeColor="accent1"/>
          <w:right w:val="single" w:sz="8" w:space="0" w:color="305291" w:themeColor="accent1"/>
          <w:insideH w:val="nil"/>
          <w:insideV w:val="single" w:sz="8" w:space="0" w:color="30529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5291" w:themeColor="accent1"/>
          <w:left w:val="single" w:sz="8" w:space="0" w:color="305291" w:themeColor="accent1"/>
          <w:bottom w:val="single" w:sz="8" w:space="0" w:color="305291" w:themeColor="accent1"/>
          <w:right w:val="single" w:sz="8" w:space="0" w:color="305291" w:themeColor="accent1"/>
          <w:insideH w:val="nil"/>
          <w:insideV w:val="single" w:sz="8" w:space="0" w:color="30529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5291" w:themeColor="accent1"/>
          <w:left w:val="single" w:sz="8" w:space="0" w:color="305291" w:themeColor="accent1"/>
          <w:bottom w:val="single" w:sz="8" w:space="0" w:color="305291" w:themeColor="accent1"/>
          <w:right w:val="single" w:sz="8" w:space="0" w:color="305291" w:themeColor="accent1"/>
        </w:tcBorders>
      </w:tcPr>
    </w:tblStylePr>
    <w:tblStylePr w:type="band1Vert">
      <w:tblPr/>
      <w:tcPr>
        <w:tcBorders>
          <w:top w:val="single" w:sz="8" w:space="0" w:color="305291" w:themeColor="accent1"/>
          <w:left w:val="single" w:sz="8" w:space="0" w:color="305291" w:themeColor="accent1"/>
          <w:bottom w:val="single" w:sz="8" w:space="0" w:color="305291" w:themeColor="accent1"/>
          <w:right w:val="single" w:sz="8" w:space="0" w:color="305291" w:themeColor="accent1"/>
        </w:tcBorders>
        <w:shd w:val="clear" w:color="auto" w:fill="C4D1EB" w:themeFill="accent1" w:themeFillTint="3F"/>
      </w:tcPr>
    </w:tblStylePr>
    <w:tblStylePr w:type="band1Horz">
      <w:tblPr/>
      <w:tcPr>
        <w:tcBorders>
          <w:top w:val="single" w:sz="8" w:space="0" w:color="305291" w:themeColor="accent1"/>
          <w:left w:val="single" w:sz="8" w:space="0" w:color="305291" w:themeColor="accent1"/>
          <w:bottom w:val="single" w:sz="8" w:space="0" w:color="305291" w:themeColor="accent1"/>
          <w:right w:val="single" w:sz="8" w:space="0" w:color="305291" w:themeColor="accent1"/>
          <w:insideV w:val="single" w:sz="8" w:space="0" w:color="305291" w:themeColor="accent1"/>
        </w:tcBorders>
        <w:shd w:val="clear" w:color="auto" w:fill="C4D1EB" w:themeFill="accent1" w:themeFillTint="3F"/>
      </w:tcPr>
    </w:tblStylePr>
    <w:tblStylePr w:type="band2Horz">
      <w:tblPr/>
      <w:tcPr>
        <w:tcBorders>
          <w:top w:val="single" w:sz="8" w:space="0" w:color="305291" w:themeColor="accent1"/>
          <w:left w:val="single" w:sz="8" w:space="0" w:color="305291" w:themeColor="accent1"/>
          <w:bottom w:val="single" w:sz="8" w:space="0" w:color="305291" w:themeColor="accent1"/>
          <w:right w:val="single" w:sz="8" w:space="0" w:color="305291" w:themeColor="accent1"/>
          <w:insideV w:val="single" w:sz="8" w:space="0" w:color="305291" w:themeColor="accent1"/>
        </w:tcBorders>
      </w:tcPr>
    </w:tblStylePr>
  </w:style>
  <w:style w:type="table" w:styleId="LightGrid-Accent2">
    <w:name w:val="Light Grid Accent 2"/>
    <w:basedOn w:val="TableNormal"/>
    <w:uiPriority w:val="62"/>
    <w:semiHidden/>
    <w:unhideWhenUsed/>
    <w:rsid w:val="002C570C"/>
    <w:tblPr>
      <w:tblStyleRowBandSize w:val="1"/>
      <w:tblStyleColBandSize w:val="1"/>
      <w:tblBorders>
        <w:top w:val="single" w:sz="8" w:space="0" w:color="577EB7" w:themeColor="accent2"/>
        <w:left w:val="single" w:sz="8" w:space="0" w:color="577EB7" w:themeColor="accent2"/>
        <w:bottom w:val="single" w:sz="8" w:space="0" w:color="577EB7" w:themeColor="accent2"/>
        <w:right w:val="single" w:sz="8" w:space="0" w:color="577EB7" w:themeColor="accent2"/>
        <w:insideH w:val="single" w:sz="8" w:space="0" w:color="577EB7" w:themeColor="accent2"/>
        <w:insideV w:val="single" w:sz="8" w:space="0" w:color="577EB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77EB7" w:themeColor="accent2"/>
          <w:left w:val="single" w:sz="8" w:space="0" w:color="577EB7" w:themeColor="accent2"/>
          <w:bottom w:val="single" w:sz="18" w:space="0" w:color="577EB7" w:themeColor="accent2"/>
          <w:right w:val="single" w:sz="8" w:space="0" w:color="577EB7" w:themeColor="accent2"/>
          <w:insideH w:val="nil"/>
          <w:insideV w:val="single" w:sz="8" w:space="0" w:color="577EB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77EB7" w:themeColor="accent2"/>
          <w:left w:val="single" w:sz="8" w:space="0" w:color="577EB7" w:themeColor="accent2"/>
          <w:bottom w:val="single" w:sz="8" w:space="0" w:color="577EB7" w:themeColor="accent2"/>
          <w:right w:val="single" w:sz="8" w:space="0" w:color="577EB7" w:themeColor="accent2"/>
          <w:insideH w:val="nil"/>
          <w:insideV w:val="single" w:sz="8" w:space="0" w:color="577EB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77EB7" w:themeColor="accent2"/>
          <w:left w:val="single" w:sz="8" w:space="0" w:color="577EB7" w:themeColor="accent2"/>
          <w:bottom w:val="single" w:sz="8" w:space="0" w:color="577EB7" w:themeColor="accent2"/>
          <w:right w:val="single" w:sz="8" w:space="0" w:color="577EB7" w:themeColor="accent2"/>
        </w:tcBorders>
      </w:tcPr>
    </w:tblStylePr>
    <w:tblStylePr w:type="band1Vert">
      <w:tblPr/>
      <w:tcPr>
        <w:tcBorders>
          <w:top w:val="single" w:sz="8" w:space="0" w:color="577EB7" w:themeColor="accent2"/>
          <w:left w:val="single" w:sz="8" w:space="0" w:color="577EB7" w:themeColor="accent2"/>
          <w:bottom w:val="single" w:sz="8" w:space="0" w:color="577EB7" w:themeColor="accent2"/>
          <w:right w:val="single" w:sz="8" w:space="0" w:color="577EB7" w:themeColor="accent2"/>
        </w:tcBorders>
        <w:shd w:val="clear" w:color="auto" w:fill="D5DFED" w:themeFill="accent2" w:themeFillTint="3F"/>
      </w:tcPr>
    </w:tblStylePr>
    <w:tblStylePr w:type="band1Horz">
      <w:tblPr/>
      <w:tcPr>
        <w:tcBorders>
          <w:top w:val="single" w:sz="8" w:space="0" w:color="577EB7" w:themeColor="accent2"/>
          <w:left w:val="single" w:sz="8" w:space="0" w:color="577EB7" w:themeColor="accent2"/>
          <w:bottom w:val="single" w:sz="8" w:space="0" w:color="577EB7" w:themeColor="accent2"/>
          <w:right w:val="single" w:sz="8" w:space="0" w:color="577EB7" w:themeColor="accent2"/>
          <w:insideV w:val="single" w:sz="8" w:space="0" w:color="577EB7" w:themeColor="accent2"/>
        </w:tcBorders>
        <w:shd w:val="clear" w:color="auto" w:fill="D5DFED" w:themeFill="accent2" w:themeFillTint="3F"/>
      </w:tcPr>
    </w:tblStylePr>
    <w:tblStylePr w:type="band2Horz">
      <w:tblPr/>
      <w:tcPr>
        <w:tcBorders>
          <w:top w:val="single" w:sz="8" w:space="0" w:color="577EB7" w:themeColor="accent2"/>
          <w:left w:val="single" w:sz="8" w:space="0" w:color="577EB7" w:themeColor="accent2"/>
          <w:bottom w:val="single" w:sz="8" w:space="0" w:color="577EB7" w:themeColor="accent2"/>
          <w:right w:val="single" w:sz="8" w:space="0" w:color="577EB7" w:themeColor="accent2"/>
          <w:insideV w:val="single" w:sz="8" w:space="0" w:color="577EB7" w:themeColor="accent2"/>
        </w:tcBorders>
      </w:tcPr>
    </w:tblStylePr>
  </w:style>
  <w:style w:type="table" w:styleId="LightGrid-Accent3">
    <w:name w:val="Light Grid Accent 3"/>
    <w:basedOn w:val="TableNormal"/>
    <w:uiPriority w:val="62"/>
    <w:semiHidden/>
    <w:unhideWhenUsed/>
    <w:rsid w:val="002C570C"/>
    <w:tblPr>
      <w:tblStyleRowBandSize w:val="1"/>
      <w:tblStyleColBandSize w:val="1"/>
      <w:tblBorders>
        <w:top w:val="single" w:sz="8" w:space="0" w:color="4A4A49" w:themeColor="accent3"/>
        <w:left w:val="single" w:sz="8" w:space="0" w:color="4A4A49" w:themeColor="accent3"/>
        <w:bottom w:val="single" w:sz="8" w:space="0" w:color="4A4A49" w:themeColor="accent3"/>
        <w:right w:val="single" w:sz="8" w:space="0" w:color="4A4A49" w:themeColor="accent3"/>
        <w:insideH w:val="single" w:sz="8" w:space="0" w:color="4A4A49" w:themeColor="accent3"/>
        <w:insideV w:val="single" w:sz="8" w:space="0" w:color="4A4A4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4A49" w:themeColor="accent3"/>
          <w:left w:val="single" w:sz="8" w:space="0" w:color="4A4A49" w:themeColor="accent3"/>
          <w:bottom w:val="single" w:sz="18" w:space="0" w:color="4A4A49" w:themeColor="accent3"/>
          <w:right w:val="single" w:sz="8" w:space="0" w:color="4A4A49" w:themeColor="accent3"/>
          <w:insideH w:val="nil"/>
          <w:insideV w:val="single" w:sz="8" w:space="0" w:color="4A4A4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4A49" w:themeColor="accent3"/>
          <w:left w:val="single" w:sz="8" w:space="0" w:color="4A4A49" w:themeColor="accent3"/>
          <w:bottom w:val="single" w:sz="8" w:space="0" w:color="4A4A49" w:themeColor="accent3"/>
          <w:right w:val="single" w:sz="8" w:space="0" w:color="4A4A49" w:themeColor="accent3"/>
          <w:insideH w:val="nil"/>
          <w:insideV w:val="single" w:sz="8" w:space="0" w:color="4A4A4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4A49" w:themeColor="accent3"/>
          <w:left w:val="single" w:sz="8" w:space="0" w:color="4A4A49" w:themeColor="accent3"/>
          <w:bottom w:val="single" w:sz="8" w:space="0" w:color="4A4A49" w:themeColor="accent3"/>
          <w:right w:val="single" w:sz="8" w:space="0" w:color="4A4A49" w:themeColor="accent3"/>
        </w:tcBorders>
      </w:tcPr>
    </w:tblStylePr>
    <w:tblStylePr w:type="band1Vert">
      <w:tblPr/>
      <w:tcPr>
        <w:tcBorders>
          <w:top w:val="single" w:sz="8" w:space="0" w:color="4A4A49" w:themeColor="accent3"/>
          <w:left w:val="single" w:sz="8" w:space="0" w:color="4A4A49" w:themeColor="accent3"/>
          <w:bottom w:val="single" w:sz="8" w:space="0" w:color="4A4A49" w:themeColor="accent3"/>
          <w:right w:val="single" w:sz="8" w:space="0" w:color="4A4A49" w:themeColor="accent3"/>
        </w:tcBorders>
        <w:shd w:val="clear" w:color="auto" w:fill="D2D2D1" w:themeFill="accent3" w:themeFillTint="3F"/>
      </w:tcPr>
    </w:tblStylePr>
    <w:tblStylePr w:type="band1Horz">
      <w:tblPr/>
      <w:tcPr>
        <w:tcBorders>
          <w:top w:val="single" w:sz="8" w:space="0" w:color="4A4A49" w:themeColor="accent3"/>
          <w:left w:val="single" w:sz="8" w:space="0" w:color="4A4A49" w:themeColor="accent3"/>
          <w:bottom w:val="single" w:sz="8" w:space="0" w:color="4A4A49" w:themeColor="accent3"/>
          <w:right w:val="single" w:sz="8" w:space="0" w:color="4A4A49" w:themeColor="accent3"/>
          <w:insideV w:val="single" w:sz="8" w:space="0" w:color="4A4A49" w:themeColor="accent3"/>
        </w:tcBorders>
        <w:shd w:val="clear" w:color="auto" w:fill="D2D2D1" w:themeFill="accent3" w:themeFillTint="3F"/>
      </w:tcPr>
    </w:tblStylePr>
    <w:tblStylePr w:type="band2Horz">
      <w:tblPr/>
      <w:tcPr>
        <w:tcBorders>
          <w:top w:val="single" w:sz="8" w:space="0" w:color="4A4A49" w:themeColor="accent3"/>
          <w:left w:val="single" w:sz="8" w:space="0" w:color="4A4A49" w:themeColor="accent3"/>
          <w:bottom w:val="single" w:sz="8" w:space="0" w:color="4A4A49" w:themeColor="accent3"/>
          <w:right w:val="single" w:sz="8" w:space="0" w:color="4A4A49" w:themeColor="accent3"/>
          <w:insideV w:val="single" w:sz="8" w:space="0" w:color="4A4A49" w:themeColor="accent3"/>
        </w:tcBorders>
      </w:tcPr>
    </w:tblStylePr>
  </w:style>
  <w:style w:type="table" w:styleId="LightGrid-Accent4">
    <w:name w:val="Light Grid Accent 4"/>
    <w:basedOn w:val="TableNormal"/>
    <w:uiPriority w:val="62"/>
    <w:semiHidden/>
    <w:unhideWhenUsed/>
    <w:rsid w:val="002C570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C570C"/>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2C570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styleId="Emphasis">
    <w:name w:val="Emphasis"/>
    <w:basedOn w:val="DefaultParagraphFont"/>
    <w:uiPriority w:val="20"/>
    <w:semiHidden/>
    <w:unhideWhenUsed/>
    <w:qFormat/>
    <w:rsid w:val="002C570C"/>
    <w:rPr>
      <w:i/>
      <w:iCs/>
      <w:lang w:val="en-GB"/>
    </w:rPr>
  </w:style>
  <w:style w:type="paragraph" w:styleId="HTMLAddress">
    <w:name w:val="HTML Address"/>
    <w:basedOn w:val="Normal"/>
    <w:link w:val="HTMLAddressChar"/>
    <w:uiPriority w:val="99"/>
    <w:semiHidden/>
    <w:unhideWhenUsed/>
    <w:rsid w:val="002C570C"/>
    <w:rPr>
      <w:i/>
      <w:iCs/>
    </w:rPr>
  </w:style>
  <w:style w:type="character" w:customStyle="1" w:styleId="HTMLAddressChar">
    <w:name w:val="HTML Address Char"/>
    <w:basedOn w:val="DefaultParagraphFont"/>
    <w:link w:val="HTMLAddress"/>
    <w:uiPriority w:val="99"/>
    <w:semiHidden/>
    <w:rsid w:val="002C570C"/>
    <w:rPr>
      <w:rFonts w:ascii="Arial" w:hAnsi="Arial"/>
      <w:i/>
      <w:iCs/>
      <w:sz w:val="22"/>
      <w:szCs w:val="22"/>
      <w:lang w:eastAsia="de-DE"/>
    </w:rPr>
  </w:style>
  <w:style w:type="character" w:styleId="HTMLAcronym">
    <w:name w:val="HTML Acronym"/>
    <w:basedOn w:val="DefaultParagraphFont"/>
    <w:uiPriority w:val="99"/>
    <w:semiHidden/>
    <w:unhideWhenUsed/>
    <w:rsid w:val="002C570C"/>
  </w:style>
  <w:style w:type="character" w:styleId="HTMLSample">
    <w:name w:val="HTML Sample"/>
    <w:basedOn w:val="DefaultParagraphFont"/>
    <w:uiPriority w:val="99"/>
    <w:semiHidden/>
    <w:unhideWhenUsed/>
    <w:rsid w:val="002C570C"/>
    <w:rPr>
      <w:rFonts w:ascii="Consolas" w:hAnsi="Consolas"/>
      <w:sz w:val="24"/>
      <w:szCs w:val="24"/>
    </w:rPr>
  </w:style>
  <w:style w:type="character" w:styleId="HTMLCode">
    <w:name w:val="HTML Code"/>
    <w:basedOn w:val="DefaultParagraphFont"/>
    <w:uiPriority w:val="99"/>
    <w:semiHidden/>
    <w:unhideWhenUsed/>
    <w:rsid w:val="002C570C"/>
    <w:rPr>
      <w:rFonts w:ascii="Consolas" w:hAnsi="Consolas"/>
      <w:sz w:val="20"/>
      <w:szCs w:val="20"/>
    </w:rPr>
  </w:style>
  <w:style w:type="character" w:styleId="HTMLDefinition">
    <w:name w:val="HTML Definition"/>
    <w:basedOn w:val="DefaultParagraphFont"/>
    <w:uiPriority w:val="99"/>
    <w:semiHidden/>
    <w:unhideWhenUsed/>
    <w:rsid w:val="002C570C"/>
    <w:rPr>
      <w:i/>
      <w:iCs/>
    </w:rPr>
  </w:style>
  <w:style w:type="character" w:styleId="HTMLTypewriter">
    <w:name w:val="HTML Typewriter"/>
    <w:basedOn w:val="DefaultParagraphFont"/>
    <w:uiPriority w:val="99"/>
    <w:semiHidden/>
    <w:unhideWhenUsed/>
    <w:rsid w:val="002C570C"/>
    <w:rPr>
      <w:rFonts w:ascii="Consolas" w:hAnsi="Consolas"/>
      <w:sz w:val="20"/>
      <w:szCs w:val="20"/>
    </w:rPr>
  </w:style>
  <w:style w:type="character" w:styleId="HTMLKeyboard">
    <w:name w:val="HTML Keyboard"/>
    <w:basedOn w:val="DefaultParagraphFont"/>
    <w:uiPriority w:val="99"/>
    <w:semiHidden/>
    <w:unhideWhenUsed/>
    <w:rsid w:val="002C570C"/>
    <w:rPr>
      <w:rFonts w:ascii="Consolas" w:hAnsi="Consolas"/>
      <w:sz w:val="20"/>
      <w:szCs w:val="20"/>
    </w:rPr>
  </w:style>
  <w:style w:type="character" w:styleId="HTMLVariable">
    <w:name w:val="HTML Variable"/>
    <w:basedOn w:val="DefaultParagraphFont"/>
    <w:uiPriority w:val="99"/>
    <w:semiHidden/>
    <w:unhideWhenUsed/>
    <w:rsid w:val="002C570C"/>
    <w:rPr>
      <w:i/>
      <w:iCs/>
    </w:rPr>
  </w:style>
  <w:style w:type="paragraph" w:styleId="HTMLPreformatted">
    <w:name w:val="HTML Preformatted"/>
    <w:basedOn w:val="Normal"/>
    <w:link w:val="HTMLPreformattedChar"/>
    <w:uiPriority w:val="99"/>
    <w:semiHidden/>
    <w:unhideWhenUsed/>
    <w:rsid w:val="002C570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C570C"/>
    <w:rPr>
      <w:rFonts w:ascii="Consolas" w:hAnsi="Consolas"/>
      <w:lang w:eastAsia="de-DE"/>
    </w:rPr>
  </w:style>
  <w:style w:type="character" w:styleId="HTMLCite">
    <w:name w:val="HTML Cite"/>
    <w:basedOn w:val="DefaultParagraphFont"/>
    <w:uiPriority w:val="99"/>
    <w:semiHidden/>
    <w:unhideWhenUsed/>
    <w:rsid w:val="002C570C"/>
    <w:rPr>
      <w:i/>
      <w:iCs/>
    </w:rPr>
  </w:style>
  <w:style w:type="paragraph" w:styleId="Index1">
    <w:name w:val="index 1"/>
    <w:basedOn w:val="Normal"/>
    <w:next w:val="Normal"/>
    <w:autoRedefine/>
    <w:uiPriority w:val="99"/>
    <w:semiHidden/>
    <w:unhideWhenUsed/>
    <w:rsid w:val="002C570C"/>
    <w:pPr>
      <w:ind w:left="220" w:hanging="220"/>
    </w:pPr>
  </w:style>
  <w:style w:type="paragraph" w:styleId="Index2">
    <w:name w:val="index 2"/>
    <w:basedOn w:val="Normal"/>
    <w:next w:val="Normal"/>
    <w:autoRedefine/>
    <w:uiPriority w:val="99"/>
    <w:semiHidden/>
    <w:unhideWhenUsed/>
    <w:rsid w:val="002C570C"/>
    <w:pPr>
      <w:ind w:left="440" w:hanging="220"/>
    </w:pPr>
  </w:style>
  <w:style w:type="paragraph" w:styleId="Index3">
    <w:name w:val="index 3"/>
    <w:basedOn w:val="Normal"/>
    <w:next w:val="Normal"/>
    <w:autoRedefine/>
    <w:uiPriority w:val="99"/>
    <w:semiHidden/>
    <w:unhideWhenUsed/>
    <w:rsid w:val="002C570C"/>
    <w:pPr>
      <w:ind w:left="660" w:hanging="220"/>
    </w:pPr>
  </w:style>
  <w:style w:type="paragraph" w:styleId="Index4">
    <w:name w:val="index 4"/>
    <w:basedOn w:val="Normal"/>
    <w:next w:val="Normal"/>
    <w:autoRedefine/>
    <w:uiPriority w:val="99"/>
    <w:semiHidden/>
    <w:unhideWhenUsed/>
    <w:rsid w:val="002C570C"/>
    <w:pPr>
      <w:ind w:left="880" w:hanging="220"/>
    </w:pPr>
  </w:style>
  <w:style w:type="paragraph" w:styleId="Index5">
    <w:name w:val="index 5"/>
    <w:basedOn w:val="Normal"/>
    <w:next w:val="Normal"/>
    <w:autoRedefine/>
    <w:uiPriority w:val="99"/>
    <w:semiHidden/>
    <w:unhideWhenUsed/>
    <w:rsid w:val="002C570C"/>
    <w:pPr>
      <w:ind w:left="1100" w:hanging="220"/>
    </w:pPr>
  </w:style>
  <w:style w:type="paragraph" w:styleId="Index6">
    <w:name w:val="index 6"/>
    <w:basedOn w:val="Normal"/>
    <w:next w:val="Normal"/>
    <w:autoRedefine/>
    <w:uiPriority w:val="99"/>
    <w:semiHidden/>
    <w:unhideWhenUsed/>
    <w:rsid w:val="002C570C"/>
    <w:pPr>
      <w:ind w:left="1320" w:hanging="220"/>
    </w:pPr>
  </w:style>
  <w:style w:type="paragraph" w:styleId="Index7">
    <w:name w:val="index 7"/>
    <w:basedOn w:val="Normal"/>
    <w:next w:val="Normal"/>
    <w:autoRedefine/>
    <w:uiPriority w:val="99"/>
    <w:semiHidden/>
    <w:unhideWhenUsed/>
    <w:rsid w:val="002C570C"/>
    <w:pPr>
      <w:ind w:left="1540" w:hanging="220"/>
    </w:pPr>
  </w:style>
  <w:style w:type="paragraph" w:styleId="Index8">
    <w:name w:val="index 8"/>
    <w:basedOn w:val="Normal"/>
    <w:next w:val="Normal"/>
    <w:autoRedefine/>
    <w:uiPriority w:val="99"/>
    <w:semiHidden/>
    <w:unhideWhenUsed/>
    <w:rsid w:val="002C570C"/>
    <w:pPr>
      <w:ind w:left="1760" w:hanging="220"/>
    </w:pPr>
  </w:style>
  <w:style w:type="paragraph" w:styleId="Index9">
    <w:name w:val="index 9"/>
    <w:basedOn w:val="Normal"/>
    <w:next w:val="Normal"/>
    <w:autoRedefine/>
    <w:uiPriority w:val="99"/>
    <w:semiHidden/>
    <w:unhideWhenUsed/>
    <w:rsid w:val="002C570C"/>
    <w:pPr>
      <w:ind w:left="1980" w:hanging="220"/>
    </w:pPr>
  </w:style>
  <w:style w:type="paragraph" w:styleId="IndexHeading">
    <w:name w:val="index heading"/>
    <w:basedOn w:val="Normal"/>
    <w:next w:val="Index1"/>
    <w:uiPriority w:val="99"/>
    <w:semiHidden/>
    <w:unhideWhenUsed/>
    <w:rsid w:val="002C570C"/>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2C570C"/>
    <w:rPr>
      <w:i/>
      <w:iCs/>
      <w:color w:val="305291" w:themeColor="accent1"/>
      <w:lang w:val="en-GB"/>
    </w:rPr>
  </w:style>
  <w:style w:type="character" w:styleId="IntenseReference">
    <w:name w:val="Intense Reference"/>
    <w:basedOn w:val="DefaultParagraphFont"/>
    <w:uiPriority w:val="32"/>
    <w:semiHidden/>
    <w:unhideWhenUsed/>
    <w:qFormat/>
    <w:rsid w:val="002C570C"/>
    <w:rPr>
      <w:b/>
      <w:bCs/>
      <w:smallCaps/>
      <w:color w:val="305291" w:themeColor="accent1"/>
      <w:spacing w:val="5"/>
      <w:lang w:val="en-GB"/>
    </w:rPr>
  </w:style>
  <w:style w:type="paragraph" w:styleId="IntenseQuote">
    <w:name w:val="Intense Quote"/>
    <w:basedOn w:val="Normal"/>
    <w:next w:val="Normal"/>
    <w:link w:val="IntenseQuoteChar"/>
    <w:uiPriority w:val="30"/>
    <w:semiHidden/>
    <w:unhideWhenUsed/>
    <w:qFormat/>
    <w:rsid w:val="002C570C"/>
    <w:pPr>
      <w:pBdr>
        <w:top w:val="single" w:sz="4" w:space="10" w:color="305291" w:themeColor="accent1"/>
        <w:bottom w:val="single" w:sz="4" w:space="10" w:color="305291" w:themeColor="accent1"/>
      </w:pBdr>
      <w:spacing w:before="360" w:after="360"/>
      <w:ind w:left="864" w:right="864"/>
      <w:jc w:val="center"/>
    </w:pPr>
    <w:rPr>
      <w:i/>
      <w:iCs/>
      <w:color w:val="305291" w:themeColor="accent1"/>
    </w:rPr>
  </w:style>
  <w:style w:type="character" w:customStyle="1" w:styleId="IntenseQuoteChar">
    <w:name w:val="Intense Quote Char"/>
    <w:basedOn w:val="DefaultParagraphFont"/>
    <w:link w:val="IntenseQuote"/>
    <w:uiPriority w:val="30"/>
    <w:semiHidden/>
    <w:rsid w:val="002C570C"/>
    <w:rPr>
      <w:rFonts w:ascii="Arial" w:hAnsi="Arial"/>
      <w:i/>
      <w:iCs/>
      <w:color w:val="305291" w:themeColor="accent1"/>
      <w:sz w:val="22"/>
      <w:szCs w:val="22"/>
      <w:lang w:val="en-GB" w:eastAsia="de-DE"/>
    </w:rPr>
  </w:style>
  <w:style w:type="paragraph" w:styleId="NoSpacing">
    <w:name w:val="No Spacing"/>
    <w:uiPriority w:val="5"/>
    <w:semiHidden/>
    <w:unhideWhenUsed/>
    <w:qFormat/>
    <w:rsid w:val="002C570C"/>
    <w:pPr>
      <w:overflowPunct w:val="0"/>
      <w:autoSpaceDE w:val="0"/>
      <w:autoSpaceDN w:val="0"/>
      <w:adjustRightInd w:val="0"/>
      <w:jc w:val="both"/>
      <w:textAlignment w:val="baseline"/>
    </w:pPr>
    <w:rPr>
      <w:rFonts w:ascii="Arial" w:hAnsi="Arial"/>
      <w:sz w:val="22"/>
      <w:szCs w:val="22"/>
      <w:lang w:val="en-GB" w:eastAsia="de-DE"/>
    </w:rPr>
  </w:style>
  <w:style w:type="paragraph" w:styleId="List">
    <w:name w:val="List"/>
    <w:basedOn w:val="Normal"/>
    <w:uiPriority w:val="99"/>
    <w:semiHidden/>
    <w:unhideWhenUsed/>
    <w:rsid w:val="002C570C"/>
    <w:pPr>
      <w:ind w:left="283" w:hanging="283"/>
      <w:contextualSpacing/>
    </w:pPr>
  </w:style>
  <w:style w:type="paragraph" w:styleId="List2">
    <w:name w:val="List 2"/>
    <w:basedOn w:val="Normal"/>
    <w:uiPriority w:val="99"/>
    <w:semiHidden/>
    <w:unhideWhenUsed/>
    <w:rsid w:val="002C570C"/>
    <w:pPr>
      <w:ind w:left="566" w:hanging="283"/>
      <w:contextualSpacing/>
    </w:pPr>
  </w:style>
  <w:style w:type="paragraph" w:styleId="List3">
    <w:name w:val="List 3"/>
    <w:basedOn w:val="Normal"/>
    <w:uiPriority w:val="99"/>
    <w:semiHidden/>
    <w:unhideWhenUsed/>
    <w:rsid w:val="002C570C"/>
    <w:pPr>
      <w:ind w:left="849" w:hanging="283"/>
      <w:contextualSpacing/>
    </w:pPr>
  </w:style>
  <w:style w:type="paragraph" w:styleId="List4">
    <w:name w:val="List 4"/>
    <w:basedOn w:val="Normal"/>
    <w:uiPriority w:val="99"/>
    <w:semiHidden/>
    <w:unhideWhenUsed/>
    <w:rsid w:val="002C570C"/>
    <w:pPr>
      <w:ind w:left="1132" w:hanging="283"/>
      <w:contextualSpacing/>
    </w:pPr>
  </w:style>
  <w:style w:type="paragraph" w:styleId="List5">
    <w:name w:val="List 5"/>
    <w:basedOn w:val="Normal"/>
    <w:uiPriority w:val="99"/>
    <w:semiHidden/>
    <w:unhideWhenUsed/>
    <w:rsid w:val="002C570C"/>
    <w:pPr>
      <w:ind w:left="1415" w:hanging="283"/>
      <w:contextualSpacing/>
    </w:pPr>
  </w:style>
  <w:style w:type="paragraph" w:styleId="ListParagraph">
    <w:name w:val="List Paragraph"/>
    <w:aliases w:val="Bulleted Text"/>
    <w:basedOn w:val="Normal"/>
    <w:link w:val="ListParagraphChar"/>
    <w:uiPriority w:val="34"/>
    <w:unhideWhenUsed/>
    <w:qFormat/>
    <w:rsid w:val="002C570C"/>
    <w:pPr>
      <w:ind w:left="720"/>
      <w:contextualSpacing/>
    </w:pPr>
  </w:style>
  <w:style w:type="paragraph" w:styleId="ListContinue">
    <w:name w:val="List Continue"/>
    <w:basedOn w:val="Normal"/>
    <w:uiPriority w:val="99"/>
    <w:semiHidden/>
    <w:unhideWhenUsed/>
    <w:rsid w:val="002C570C"/>
    <w:pPr>
      <w:spacing w:after="120"/>
      <w:ind w:left="283"/>
      <w:contextualSpacing/>
    </w:pPr>
  </w:style>
  <w:style w:type="paragraph" w:styleId="ListContinue2">
    <w:name w:val="List Continue 2"/>
    <w:basedOn w:val="Normal"/>
    <w:uiPriority w:val="99"/>
    <w:semiHidden/>
    <w:unhideWhenUsed/>
    <w:rsid w:val="002C570C"/>
    <w:pPr>
      <w:spacing w:after="120"/>
      <w:ind w:left="566"/>
      <w:contextualSpacing/>
    </w:pPr>
  </w:style>
  <w:style w:type="paragraph" w:styleId="ListContinue3">
    <w:name w:val="List Continue 3"/>
    <w:basedOn w:val="Normal"/>
    <w:uiPriority w:val="99"/>
    <w:semiHidden/>
    <w:unhideWhenUsed/>
    <w:rsid w:val="002C570C"/>
    <w:pPr>
      <w:spacing w:after="120"/>
      <w:ind w:left="849"/>
      <w:contextualSpacing/>
    </w:pPr>
  </w:style>
  <w:style w:type="paragraph" w:styleId="ListContinue4">
    <w:name w:val="List Continue 4"/>
    <w:basedOn w:val="Normal"/>
    <w:uiPriority w:val="99"/>
    <w:semiHidden/>
    <w:unhideWhenUsed/>
    <w:rsid w:val="002C570C"/>
    <w:pPr>
      <w:spacing w:after="120"/>
      <w:ind w:left="1132"/>
      <w:contextualSpacing/>
    </w:pPr>
  </w:style>
  <w:style w:type="paragraph" w:styleId="ListContinue5">
    <w:name w:val="List Continue 5"/>
    <w:basedOn w:val="Normal"/>
    <w:uiPriority w:val="99"/>
    <w:semiHidden/>
    <w:unhideWhenUsed/>
    <w:rsid w:val="002C570C"/>
    <w:pPr>
      <w:spacing w:after="120"/>
      <w:ind w:left="1415"/>
      <w:contextualSpacing/>
    </w:pPr>
  </w:style>
  <w:style w:type="paragraph" w:styleId="ListNumber">
    <w:name w:val="List Number"/>
    <w:basedOn w:val="Normal"/>
    <w:uiPriority w:val="99"/>
    <w:semiHidden/>
    <w:unhideWhenUsed/>
    <w:rsid w:val="002C570C"/>
    <w:pPr>
      <w:numPr>
        <w:numId w:val="21"/>
      </w:numPr>
      <w:contextualSpacing/>
    </w:pPr>
  </w:style>
  <w:style w:type="paragraph" w:styleId="ListNumber2">
    <w:name w:val="List Number 2"/>
    <w:basedOn w:val="Normal"/>
    <w:uiPriority w:val="99"/>
    <w:semiHidden/>
    <w:unhideWhenUsed/>
    <w:rsid w:val="002C570C"/>
    <w:pPr>
      <w:numPr>
        <w:numId w:val="22"/>
      </w:numPr>
      <w:contextualSpacing/>
    </w:pPr>
  </w:style>
  <w:style w:type="paragraph" w:styleId="ListNumber3">
    <w:name w:val="List Number 3"/>
    <w:basedOn w:val="Normal"/>
    <w:uiPriority w:val="99"/>
    <w:semiHidden/>
    <w:unhideWhenUsed/>
    <w:rsid w:val="002C570C"/>
    <w:pPr>
      <w:numPr>
        <w:numId w:val="23"/>
      </w:numPr>
      <w:contextualSpacing/>
    </w:pPr>
  </w:style>
  <w:style w:type="paragraph" w:styleId="ListNumber4">
    <w:name w:val="List Number 4"/>
    <w:basedOn w:val="Normal"/>
    <w:uiPriority w:val="99"/>
    <w:semiHidden/>
    <w:unhideWhenUsed/>
    <w:rsid w:val="002C570C"/>
    <w:pPr>
      <w:numPr>
        <w:numId w:val="24"/>
      </w:numPr>
      <w:contextualSpacing/>
    </w:pPr>
  </w:style>
  <w:style w:type="paragraph" w:styleId="ListNumber5">
    <w:name w:val="List Number 5"/>
    <w:basedOn w:val="Normal"/>
    <w:uiPriority w:val="99"/>
    <w:semiHidden/>
    <w:unhideWhenUsed/>
    <w:rsid w:val="002C570C"/>
    <w:pPr>
      <w:numPr>
        <w:numId w:val="25"/>
      </w:numPr>
      <w:contextualSpacing/>
    </w:pPr>
  </w:style>
  <w:style w:type="table" w:styleId="ListTable1Light">
    <w:name w:val="List Table 1 Light"/>
    <w:basedOn w:val="TableNormal"/>
    <w:uiPriority w:val="46"/>
    <w:rsid w:val="002C570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C570C"/>
    <w:tblPr>
      <w:tblStyleRowBandSize w:val="1"/>
      <w:tblStyleColBandSize w:val="1"/>
    </w:tblPr>
    <w:tblStylePr w:type="firstRow">
      <w:rPr>
        <w:b/>
        <w:bCs/>
      </w:rPr>
      <w:tblPr/>
      <w:tcPr>
        <w:tcBorders>
          <w:bottom w:val="single" w:sz="4" w:space="0" w:color="7091CF" w:themeColor="accent1" w:themeTint="99"/>
        </w:tcBorders>
      </w:tcPr>
    </w:tblStylePr>
    <w:tblStylePr w:type="lastRow">
      <w:rPr>
        <w:b/>
        <w:bCs/>
      </w:rPr>
      <w:tblPr/>
      <w:tcPr>
        <w:tcBorders>
          <w:top w:val="single" w:sz="4" w:space="0" w:color="7091CF" w:themeColor="accent1" w:themeTint="99"/>
        </w:tcBorders>
      </w:tcPr>
    </w:tblStylePr>
    <w:tblStylePr w:type="firstCol">
      <w:rPr>
        <w:b/>
        <w:bCs/>
      </w:rPr>
    </w:tblStylePr>
    <w:tblStylePr w:type="lastCol">
      <w:rPr>
        <w:b/>
        <w:bCs/>
      </w:rPr>
    </w:tblStylePr>
    <w:tblStylePr w:type="band1Vert">
      <w:tblPr/>
      <w:tcPr>
        <w:shd w:val="clear" w:color="auto" w:fill="CFDAEF" w:themeFill="accent1" w:themeFillTint="33"/>
      </w:tcPr>
    </w:tblStylePr>
    <w:tblStylePr w:type="band1Horz">
      <w:tblPr/>
      <w:tcPr>
        <w:shd w:val="clear" w:color="auto" w:fill="CFDAEF" w:themeFill="accent1" w:themeFillTint="33"/>
      </w:tcPr>
    </w:tblStylePr>
  </w:style>
  <w:style w:type="table" w:styleId="ListTable1Light-Accent2">
    <w:name w:val="List Table 1 Light Accent 2"/>
    <w:basedOn w:val="TableNormal"/>
    <w:uiPriority w:val="46"/>
    <w:rsid w:val="002C570C"/>
    <w:tblPr>
      <w:tblStyleRowBandSize w:val="1"/>
      <w:tblStyleColBandSize w:val="1"/>
    </w:tblPr>
    <w:tblStylePr w:type="firstRow">
      <w:rPr>
        <w:b/>
        <w:bCs/>
      </w:rPr>
      <w:tblPr/>
      <w:tcPr>
        <w:tcBorders>
          <w:bottom w:val="single" w:sz="4" w:space="0" w:color="9AB1D3" w:themeColor="accent2" w:themeTint="99"/>
        </w:tcBorders>
      </w:tcPr>
    </w:tblStylePr>
    <w:tblStylePr w:type="lastRow">
      <w:rPr>
        <w:b/>
        <w:bCs/>
      </w:rPr>
      <w:tblPr/>
      <w:tcPr>
        <w:tcBorders>
          <w:top w:val="single" w:sz="4" w:space="0" w:color="9AB1D3" w:themeColor="accent2" w:themeTint="99"/>
        </w:tcBorders>
      </w:tcPr>
    </w:tblStylePr>
    <w:tblStylePr w:type="firstCol">
      <w:rPr>
        <w:b/>
        <w:bCs/>
      </w:rPr>
    </w:tblStylePr>
    <w:tblStylePr w:type="lastCol">
      <w:rPr>
        <w:b/>
        <w:bCs/>
      </w:rPr>
    </w:tblStylePr>
    <w:tblStylePr w:type="band1Vert">
      <w:tblPr/>
      <w:tcPr>
        <w:shd w:val="clear" w:color="auto" w:fill="DDE5F0" w:themeFill="accent2" w:themeFillTint="33"/>
      </w:tcPr>
    </w:tblStylePr>
    <w:tblStylePr w:type="band1Horz">
      <w:tblPr/>
      <w:tcPr>
        <w:shd w:val="clear" w:color="auto" w:fill="DDE5F0" w:themeFill="accent2" w:themeFillTint="33"/>
      </w:tcPr>
    </w:tblStylePr>
  </w:style>
  <w:style w:type="table" w:styleId="ListTable1Light-Accent3">
    <w:name w:val="List Table 1 Light Accent 3"/>
    <w:basedOn w:val="TableNormal"/>
    <w:uiPriority w:val="46"/>
    <w:rsid w:val="002C570C"/>
    <w:tblPr>
      <w:tblStyleRowBandSize w:val="1"/>
      <w:tblStyleColBandSize w:val="1"/>
    </w:tblPr>
    <w:tblStylePr w:type="firstRow">
      <w:rPr>
        <w:b/>
        <w:bCs/>
      </w:rPr>
      <w:tblPr/>
      <w:tcPr>
        <w:tcBorders>
          <w:bottom w:val="single" w:sz="4" w:space="0" w:color="929291" w:themeColor="accent3" w:themeTint="99"/>
        </w:tcBorders>
      </w:tcPr>
    </w:tblStylePr>
    <w:tblStylePr w:type="lastRow">
      <w:rPr>
        <w:b/>
        <w:bCs/>
      </w:rPr>
      <w:tblPr/>
      <w:tcPr>
        <w:tcBorders>
          <w:top w:val="single" w:sz="4" w:space="0" w:color="929291" w:themeColor="accent3" w:themeTint="99"/>
        </w:tcBorders>
      </w:tcPr>
    </w:tblStylePr>
    <w:tblStylePr w:type="firstCol">
      <w:rPr>
        <w:b/>
        <w:bCs/>
      </w:rPr>
    </w:tblStylePr>
    <w:tblStylePr w:type="lastCol">
      <w:rPr>
        <w:b/>
        <w:bCs/>
      </w:rPr>
    </w:tblStylePr>
    <w:tblStylePr w:type="band1Vert">
      <w:tblPr/>
      <w:tcPr>
        <w:shd w:val="clear" w:color="auto" w:fill="DBDBDA" w:themeFill="accent3" w:themeFillTint="33"/>
      </w:tcPr>
    </w:tblStylePr>
    <w:tblStylePr w:type="band1Horz">
      <w:tblPr/>
      <w:tcPr>
        <w:shd w:val="clear" w:color="auto" w:fill="DBDBDA" w:themeFill="accent3" w:themeFillTint="33"/>
      </w:tcPr>
    </w:tblStylePr>
  </w:style>
  <w:style w:type="table" w:styleId="ListTable1Light-Accent4">
    <w:name w:val="List Table 1 Light Accent 4"/>
    <w:basedOn w:val="TableNormal"/>
    <w:uiPriority w:val="46"/>
    <w:rsid w:val="002C570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C570C"/>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2C570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C570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C570C"/>
    <w:tblPr>
      <w:tblStyleRowBandSize w:val="1"/>
      <w:tblStyleColBandSize w:val="1"/>
      <w:tblBorders>
        <w:top w:val="single" w:sz="4" w:space="0" w:color="7091CF" w:themeColor="accent1" w:themeTint="99"/>
        <w:bottom w:val="single" w:sz="4" w:space="0" w:color="7091CF" w:themeColor="accent1" w:themeTint="99"/>
        <w:insideH w:val="single" w:sz="4" w:space="0" w:color="709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DAEF" w:themeFill="accent1" w:themeFillTint="33"/>
      </w:tcPr>
    </w:tblStylePr>
    <w:tblStylePr w:type="band1Horz">
      <w:tblPr/>
      <w:tcPr>
        <w:shd w:val="clear" w:color="auto" w:fill="CFDAEF" w:themeFill="accent1" w:themeFillTint="33"/>
      </w:tcPr>
    </w:tblStylePr>
  </w:style>
  <w:style w:type="table" w:styleId="ListTable2-Accent2">
    <w:name w:val="List Table 2 Accent 2"/>
    <w:basedOn w:val="TableNormal"/>
    <w:uiPriority w:val="47"/>
    <w:rsid w:val="002C570C"/>
    <w:tblPr>
      <w:tblStyleRowBandSize w:val="1"/>
      <w:tblStyleColBandSize w:val="1"/>
      <w:tblBorders>
        <w:top w:val="single" w:sz="4" w:space="0" w:color="9AB1D3" w:themeColor="accent2" w:themeTint="99"/>
        <w:bottom w:val="single" w:sz="4" w:space="0" w:color="9AB1D3" w:themeColor="accent2" w:themeTint="99"/>
        <w:insideH w:val="single" w:sz="4" w:space="0" w:color="9AB1D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5F0" w:themeFill="accent2" w:themeFillTint="33"/>
      </w:tcPr>
    </w:tblStylePr>
    <w:tblStylePr w:type="band1Horz">
      <w:tblPr/>
      <w:tcPr>
        <w:shd w:val="clear" w:color="auto" w:fill="DDE5F0" w:themeFill="accent2" w:themeFillTint="33"/>
      </w:tcPr>
    </w:tblStylePr>
  </w:style>
  <w:style w:type="table" w:styleId="ListTable2-Accent3">
    <w:name w:val="List Table 2 Accent 3"/>
    <w:basedOn w:val="TableNormal"/>
    <w:uiPriority w:val="47"/>
    <w:rsid w:val="002C570C"/>
    <w:tblPr>
      <w:tblStyleRowBandSize w:val="1"/>
      <w:tblStyleColBandSize w:val="1"/>
      <w:tblBorders>
        <w:top w:val="single" w:sz="4" w:space="0" w:color="929291" w:themeColor="accent3" w:themeTint="99"/>
        <w:bottom w:val="single" w:sz="4" w:space="0" w:color="929291" w:themeColor="accent3" w:themeTint="99"/>
        <w:insideH w:val="single" w:sz="4" w:space="0" w:color="9292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A" w:themeFill="accent3" w:themeFillTint="33"/>
      </w:tcPr>
    </w:tblStylePr>
    <w:tblStylePr w:type="band1Horz">
      <w:tblPr/>
      <w:tcPr>
        <w:shd w:val="clear" w:color="auto" w:fill="DBDBDA" w:themeFill="accent3" w:themeFillTint="33"/>
      </w:tcPr>
    </w:tblStylePr>
  </w:style>
  <w:style w:type="table" w:styleId="ListTable2-Accent4">
    <w:name w:val="List Table 2 Accent 4"/>
    <w:basedOn w:val="TableNormal"/>
    <w:uiPriority w:val="47"/>
    <w:rsid w:val="002C570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C570C"/>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2C570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C570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C570C"/>
    <w:tblPr>
      <w:tblStyleRowBandSize w:val="1"/>
      <w:tblStyleColBandSize w:val="1"/>
      <w:tblBorders>
        <w:top w:val="single" w:sz="4" w:space="0" w:color="305291" w:themeColor="accent1"/>
        <w:left w:val="single" w:sz="4" w:space="0" w:color="305291" w:themeColor="accent1"/>
        <w:bottom w:val="single" w:sz="4" w:space="0" w:color="305291" w:themeColor="accent1"/>
        <w:right w:val="single" w:sz="4" w:space="0" w:color="305291" w:themeColor="accent1"/>
      </w:tblBorders>
    </w:tblPr>
    <w:tblStylePr w:type="firstRow">
      <w:rPr>
        <w:b/>
        <w:bCs/>
        <w:color w:val="FFFFFF" w:themeColor="background1"/>
      </w:rPr>
      <w:tblPr/>
      <w:tcPr>
        <w:shd w:val="clear" w:color="auto" w:fill="305291" w:themeFill="accent1"/>
      </w:tcPr>
    </w:tblStylePr>
    <w:tblStylePr w:type="lastRow">
      <w:rPr>
        <w:b/>
        <w:bCs/>
      </w:rPr>
      <w:tblPr/>
      <w:tcPr>
        <w:tcBorders>
          <w:top w:val="double" w:sz="4" w:space="0" w:color="3052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5291" w:themeColor="accent1"/>
          <w:right w:val="single" w:sz="4" w:space="0" w:color="305291" w:themeColor="accent1"/>
        </w:tcBorders>
      </w:tcPr>
    </w:tblStylePr>
    <w:tblStylePr w:type="band1Horz">
      <w:tblPr/>
      <w:tcPr>
        <w:tcBorders>
          <w:top w:val="single" w:sz="4" w:space="0" w:color="305291" w:themeColor="accent1"/>
          <w:bottom w:val="single" w:sz="4" w:space="0" w:color="3052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5291" w:themeColor="accent1"/>
          <w:left w:val="nil"/>
        </w:tcBorders>
      </w:tcPr>
    </w:tblStylePr>
    <w:tblStylePr w:type="swCell">
      <w:tblPr/>
      <w:tcPr>
        <w:tcBorders>
          <w:top w:val="double" w:sz="4" w:space="0" w:color="305291" w:themeColor="accent1"/>
          <w:right w:val="nil"/>
        </w:tcBorders>
      </w:tcPr>
    </w:tblStylePr>
  </w:style>
  <w:style w:type="table" w:styleId="ListTable3-Accent2">
    <w:name w:val="List Table 3 Accent 2"/>
    <w:basedOn w:val="TableNormal"/>
    <w:uiPriority w:val="48"/>
    <w:rsid w:val="002C570C"/>
    <w:tblPr>
      <w:tblStyleRowBandSize w:val="1"/>
      <w:tblStyleColBandSize w:val="1"/>
      <w:tblBorders>
        <w:top w:val="single" w:sz="4" w:space="0" w:color="577EB7" w:themeColor="accent2"/>
        <w:left w:val="single" w:sz="4" w:space="0" w:color="577EB7" w:themeColor="accent2"/>
        <w:bottom w:val="single" w:sz="4" w:space="0" w:color="577EB7" w:themeColor="accent2"/>
        <w:right w:val="single" w:sz="4" w:space="0" w:color="577EB7" w:themeColor="accent2"/>
      </w:tblBorders>
    </w:tblPr>
    <w:tblStylePr w:type="firstRow">
      <w:rPr>
        <w:b/>
        <w:bCs/>
        <w:color w:val="FFFFFF" w:themeColor="background1"/>
      </w:rPr>
      <w:tblPr/>
      <w:tcPr>
        <w:shd w:val="clear" w:color="auto" w:fill="577EB7" w:themeFill="accent2"/>
      </w:tcPr>
    </w:tblStylePr>
    <w:tblStylePr w:type="lastRow">
      <w:rPr>
        <w:b/>
        <w:bCs/>
      </w:rPr>
      <w:tblPr/>
      <w:tcPr>
        <w:tcBorders>
          <w:top w:val="double" w:sz="4" w:space="0" w:color="577EB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77EB7" w:themeColor="accent2"/>
          <w:right w:val="single" w:sz="4" w:space="0" w:color="577EB7" w:themeColor="accent2"/>
        </w:tcBorders>
      </w:tcPr>
    </w:tblStylePr>
    <w:tblStylePr w:type="band1Horz">
      <w:tblPr/>
      <w:tcPr>
        <w:tcBorders>
          <w:top w:val="single" w:sz="4" w:space="0" w:color="577EB7" w:themeColor="accent2"/>
          <w:bottom w:val="single" w:sz="4" w:space="0" w:color="577EB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77EB7" w:themeColor="accent2"/>
          <w:left w:val="nil"/>
        </w:tcBorders>
      </w:tcPr>
    </w:tblStylePr>
    <w:tblStylePr w:type="swCell">
      <w:tblPr/>
      <w:tcPr>
        <w:tcBorders>
          <w:top w:val="double" w:sz="4" w:space="0" w:color="577EB7" w:themeColor="accent2"/>
          <w:right w:val="nil"/>
        </w:tcBorders>
      </w:tcPr>
    </w:tblStylePr>
  </w:style>
  <w:style w:type="table" w:styleId="ListTable3-Accent3">
    <w:name w:val="List Table 3 Accent 3"/>
    <w:basedOn w:val="TableNormal"/>
    <w:uiPriority w:val="48"/>
    <w:rsid w:val="002C570C"/>
    <w:tblPr>
      <w:tblStyleRowBandSize w:val="1"/>
      <w:tblStyleColBandSize w:val="1"/>
      <w:tblBorders>
        <w:top w:val="single" w:sz="4" w:space="0" w:color="4A4A49" w:themeColor="accent3"/>
        <w:left w:val="single" w:sz="4" w:space="0" w:color="4A4A49" w:themeColor="accent3"/>
        <w:bottom w:val="single" w:sz="4" w:space="0" w:color="4A4A49" w:themeColor="accent3"/>
        <w:right w:val="single" w:sz="4" w:space="0" w:color="4A4A49" w:themeColor="accent3"/>
      </w:tblBorders>
    </w:tblPr>
    <w:tblStylePr w:type="firstRow">
      <w:rPr>
        <w:b/>
        <w:bCs/>
        <w:color w:val="FFFFFF" w:themeColor="background1"/>
      </w:rPr>
      <w:tblPr/>
      <w:tcPr>
        <w:shd w:val="clear" w:color="auto" w:fill="4A4A49" w:themeFill="accent3"/>
      </w:tcPr>
    </w:tblStylePr>
    <w:tblStylePr w:type="lastRow">
      <w:rPr>
        <w:b/>
        <w:bCs/>
      </w:rPr>
      <w:tblPr/>
      <w:tcPr>
        <w:tcBorders>
          <w:top w:val="double" w:sz="4" w:space="0" w:color="4A4A4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4A49" w:themeColor="accent3"/>
          <w:right w:val="single" w:sz="4" w:space="0" w:color="4A4A49" w:themeColor="accent3"/>
        </w:tcBorders>
      </w:tcPr>
    </w:tblStylePr>
    <w:tblStylePr w:type="band1Horz">
      <w:tblPr/>
      <w:tcPr>
        <w:tcBorders>
          <w:top w:val="single" w:sz="4" w:space="0" w:color="4A4A49" w:themeColor="accent3"/>
          <w:bottom w:val="single" w:sz="4" w:space="0" w:color="4A4A4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4A49" w:themeColor="accent3"/>
          <w:left w:val="nil"/>
        </w:tcBorders>
      </w:tcPr>
    </w:tblStylePr>
    <w:tblStylePr w:type="swCell">
      <w:tblPr/>
      <w:tcPr>
        <w:tcBorders>
          <w:top w:val="double" w:sz="4" w:space="0" w:color="4A4A49" w:themeColor="accent3"/>
          <w:right w:val="nil"/>
        </w:tcBorders>
      </w:tcPr>
    </w:tblStylePr>
  </w:style>
  <w:style w:type="table" w:styleId="ListTable3-Accent4">
    <w:name w:val="List Table 3 Accent 4"/>
    <w:basedOn w:val="TableNormal"/>
    <w:uiPriority w:val="48"/>
    <w:rsid w:val="002C570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C570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2C570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C570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C570C"/>
    <w:tblPr>
      <w:tblStyleRowBandSize w:val="1"/>
      <w:tblStyleColBandSize w:val="1"/>
      <w:tblBorders>
        <w:top w:val="single" w:sz="4" w:space="0" w:color="7091CF" w:themeColor="accent1" w:themeTint="99"/>
        <w:left w:val="single" w:sz="4" w:space="0" w:color="7091CF" w:themeColor="accent1" w:themeTint="99"/>
        <w:bottom w:val="single" w:sz="4" w:space="0" w:color="7091CF" w:themeColor="accent1" w:themeTint="99"/>
        <w:right w:val="single" w:sz="4" w:space="0" w:color="7091CF" w:themeColor="accent1" w:themeTint="99"/>
        <w:insideH w:val="single" w:sz="4" w:space="0" w:color="7091CF" w:themeColor="accent1" w:themeTint="99"/>
      </w:tblBorders>
    </w:tblPr>
    <w:tblStylePr w:type="firstRow">
      <w:rPr>
        <w:b/>
        <w:bCs/>
        <w:color w:val="FFFFFF" w:themeColor="background1"/>
      </w:rPr>
      <w:tblPr/>
      <w:tcPr>
        <w:tcBorders>
          <w:top w:val="single" w:sz="4" w:space="0" w:color="305291" w:themeColor="accent1"/>
          <w:left w:val="single" w:sz="4" w:space="0" w:color="305291" w:themeColor="accent1"/>
          <w:bottom w:val="single" w:sz="4" w:space="0" w:color="305291" w:themeColor="accent1"/>
          <w:right w:val="single" w:sz="4" w:space="0" w:color="305291" w:themeColor="accent1"/>
          <w:insideH w:val="nil"/>
        </w:tcBorders>
        <w:shd w:val="clear" w:color="auto" w:fill="305291" w:themeFill="accent1"/>
      </w:tcPr>
    </w:tblStylePr>
    <w:tblStylePr w:type="lastRow">
      <w:rPr>
        <w:b/>
        <w:bCs/>
      </w:rPr>
      <w:tblPr/>
      <w:tcPr>
        <w:tcBorders>
          <w:top w:val="double" w:sz="4" w:space="0" w:color="7091CF" w:themeColor="accent1" w:themeTint="99"/>
        </w:tcBorders>
      </w:tcPr>
    </w:tblStylePr>
    <w:tblStylePr w:type="firstCol">
      <w:rPr>
        <w:b/>
        <w:bCs/>
      </w:rPr>
    </w:tblStylePr>
    <w:tblStylePr w:type="lastCol">
      <w:rPr>
        <w:b/>
        <w:bCs/>
      </w:rPr>
    </w:tblStylePr>
    <w:tblStylePr w:type="band1Vert">
      <w:tblPr/>
      <w:tcPr>
        <w:shd w:val="clear" w:color="auto" w:fill="CFDAEF" w:themeFill="accent1" w:themeFillTint="33"/>
      </w:tcPr>
    </w:tblStylePr>
    <w:tblStylePr w:type="band1Horz">
      <w:tblPr/>
      <w:tcPr>
        <w:shd w:val="clear" w:color="auto" w:fill="CFDAEF" w:themeFill="accent1" w:themeFillTint="33"/>
      </w:tcPr>
    </w:tblStylePr>
  </w:style>
  <w:style w:type="table" w:styleId="ListTable4-Accent2">
    <w:name w:val="List Table 4 Accent 2"/>
    <w:basedOn w:val="TableNormal"/>
    <w:uiPriority w:val="49"/>
    <w:rsid w:val="002C570C"/>
    <w:tblPr>
      <w:tblStyleRowBandSize w:val="1"/>
      <w:tblStyleColBandSize w:val="1"/>
      <w:tblBorders>
        <w:top w:val="single" w:sz="4" w:space="0" w:color="9AB1D3" w:themeColor="accent2" w:themeTint="99"/>
        <w:left w:val="single" w:sz="4" w:space="0" w:color="9AB1D3" w:themeColor="accent2" w:themeTint="99"/>
        <w:bottom w:val="single" w:sz="4" w:space="0" w:color="9AB1D3" w:themeColor="accent2" w:themeTint="99"/>
        <w:right w:val="single" w:sz="4" w:space="0" w:color="9AB1D3" w:themeColor="accent2" w:themeTint="99"/>
        <w:insideH w:val="single" w:sz="4" w:space="0" w:color="9AB1D3" w:themeColor="accent2" w:themeTint="99"/>
      </w:tblBorders>
    </w:tblPr>
    <w:tblStylePr w:type="firstRow">
      <w:rPr>
        <w:b/>
        <w:bCs/>
        <w:color w:val="FFFFFF" w:themeColor="background1"/>
      </w:rPr>
      <w:tblPr/>
      <w:tcPr>
        <w:tcBorders>
          <w:top w:val="single" w:sz="4" w:space="0" w:color="577EB7" w:themeColor="accent2"/>
          <w:left w:val="single" w:sz="4" w:space="0" w:color="577EB7" w:themeColor="accent2"/>
          <w:bottom w:val="single" w:sz="4" w:space="0" w:color="577EB7" w:themeColor="accent2"/>
          <w:right w:val="single" w:sz="4" w:space="0" w:color="577EB7" w:themeColor="accent2"/>
          <w:insideH w:val="nil"/>
        </w:tcBorders>
        <w:shd w:val="clear" w:color="auto" w:fill="577EB7" w:themeFill="accent2"/>
      </w:tcPr>
    </w:tblStylePr>
    <w:tblStylePr w:type="lastRow">
      <w:rPr>
        <w:b/>
        <w:bCs/>
      </w:rPr>
      <w:tblPr/>
      <w:tcPr>
        <w:tcBorders>
          <w:top w:val="double" w:sz="4" w:space="0" w:color="9AB1D3" w:themeColor="accent2" w:themeTint="99"/>
        </w:tcBorders>
      </w:tcPr>
    </w:tblStylePr>
    <w:tblStylePr w:type="firstCol">
      <w:rPr>
        <w:b/>
        <w:bCs/>
      </w:rPr>
    </w:tblStylePr>
    <w:tblStylePr w:type="lastCol">
      <w:rPr>
        <w:b/>
        <w:bCs/>
      </w:rPr>
    </w:tblStylePr>
    <w:tblStylePr w:type="band1Vert">
      <w:tblPr/>
      <w:tcPr>
        <w:shd w:val="clear" w:color="auto" w:fill="DDE5F0" w:themeFill="accent2" w:themeFillTint="33"/>
      </w:tcPr>
    </w:tblStylePr>
    <w:tblStylePr w:type="band1Horz">
      <w:tblPr/>
      <w:tcPr>
        <w:shd w:val="clear" w:color="auto" w:fill="DDE5F0" w:themeFill="accent2" w:themeFillTint="33"/>
      </w:tcPr>
    </w:tblStylePr>
  </w:style>
  <w:style w:type="table" w:styleId="ListTable4-Accent3">
    <w:name w:val="List Table 4 Accent 3"/>
    <w:basedOn w:val="TableNormal"/>
    <w:uiPriority w:val="49"/>
    <w:rsid w:val="002C570C"/>
    <w:tblPr>
      <w:tblStyleRowBandSize w:val="1"/>
      <w:tblStyleColBandSize w:val="1"/>
      <w:tblBorders>
        <w:top w:val="single" w:sz="4" w:space="0" w:color="929291" w:themeColor="accent3" w:themeTint="99"/>
        <w:left w:val="single" w:sz="4" w:space="0" w:color="929291" w:themeColor="accent3" w:themeTint="99"/>
        <w:bottom w:val="single" w:sz="4" w:space="0" w:color="929291" w:themeColor="accent3" w:themeTint="99"/>
        <w:right w:val="single" w:sz="4" w:space="0" w:color="929291" w:themeColor="accent3" w:themeTint="99"/>
        <w:insideH w:val="single" w:sz="4" w:space="0" w:color="929291" w:themeColor="accent3" w:themeTint="99"/>
      </w:tblBorders>
    </w:tblPr>
    <w:tblStylePr w:type="firstRow">
      <w:rPr>
        <w:b/>
        <w:bCs/>
        <w:color w:val="FFFFFF" w:themeColor="background1"/>
      </w:rPr>
      <w:tblPr/>
      <w:tcPr>
        <w:tcBorders>
          <w:top w:val="single" w:sz="4" w:space="0" w:color="4A4A49" w:themeColor="accent3"/>
          <w:left w:val="single" w:sz="4" w:space="0" w:color="4A4A49" w:themeColor="accent3"/>
          <w:bottom w:val="single" w:sz="4" w:space="0" w:color="4A4A49" w:themeColor="accent3"/>
          <w:right w:val="single" w:sz="4" w:space="0" w:color="4A4A49" w:themeColor="accent3"/>
          <w:insideH w:val="nil"/>
        </w:tcBorders>
        <w:shd w:val="clear" w:color="auto" w:fill="4A4A49" w:themeFill="accent3"/>
      </w:tcPr>
    </w:tblStylePr>
    <w:tblStylePr w:type="lastRow">
      <w:rPr>
        <w:b/>
        <w:bCs/>
      </w:rPr>
      <w:tblPr/>
      <w:tcPr>
        <w:tcBorders>
          <w:top w:val="double" w:sz="4" w:space="0" w:color="929291" w:themeColor="accent3" w:themeTint="99"/>
        </w:tcBorders>
      </w:tcPr>
    </w:tblStylePr>
    <w:tblStylePr w:type="firstCol">
      <w:rPr>
        <w:b/>
        <w:bCs/>
      </w:rPr>
    </w:tblStylePr>
    <w:tblStylePr w:type="lastCol">
      <w:rPr>
        <w:b/>
        <w:bCs/>
      </w:rPr>
    </w:tblStylePr>
    <w:tblStylePr w:type="band1Vert">
      <w:tblPr/>
      <w:tcPr>
        <w:shd w:val="clear" w:color="auto" w:fill="DBDBDA" w:themeFill="accent3" w:themeFillTint="33"/>
      </w:tcPr>
    </w:tblStylePr>
    <w:tblStylePr w:type="band1Horz">
      <w:tblPr/>
      <w:tcPr>
        <w:shd w:val="clear" w:color="auto" w:fill="DBDBDA" w:themeFill="accent3" w:themeFillTint="33"/>
      </w:tcPr>
    </w:tblStylePr>
  </w:style>
  <w:style w:type="table" w:styleId="ListTable4-Accent4">
    <w:name w:val="List Table 4 Accent 4"/>
    <w:basedOn w:val="TableNormal"/>
    <w:uiPriority w:val="49"/>
    <w:rsid w:val="002C570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C570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2C570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C570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C570C"/>
    <w:rPr>
      <w:color w:val="FFFFFF" w:themeColor="background1"/>
    </w:rPr>
    <w:tblPr>
      <w:tblStyleRowBandSize w:val="1"/>
      <w:tblStyleColBandSize w:val="1"/>
      <w:tblBorders>
        <w:top w:val="single" w:sz="24" w:space="0" w:color="305291" w:themeColor="accent1"/>
        <w:left w:val="single" w:sz="24" w:space="0" w:color="305291" w:themeColor="accent1"/>
        <w:bottom w:val="single" w:sz="24" w:space="0" w:color="305291" w:themeColor="accent1"/>
        <w:right w:val="single" w:sz="24" w:space="0" w:color="305291" w:themeColor="accent1"/>
      </w:tblBorders>
    </w:tblPr>
    <w:tcPr>
      <w:shd w:val="clear" w:color="auto" w:fill="3052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C570C"/>
    <w:rPr>
      <w:color w:val="FFFFFF" w:themeColor="background1"/>
    </w:rPr>
    <w:tblPr>
      <w:tblStyleRowBandSize w:val="1"/>
      <w:tblStyleColBandSize w:val="1"/>
      <w:tblBorders>
        <w:top w:val="single" w:sz="24" w:space="0" w:color="577EB7" w:themeColor="accent2"/>
        <w:left w:val="single" w:sz="24" w:space="0" w:color="577EB7" w:themeColor="accent2"/>
        <w:bottom w:val="single" w:sz="24" w:space="0" w:color="577EB7" w:themeColor="accent2"/>
        <w:right w:val="single" w:sz="24" w:space="0" w:color="577EB7" w:themeColor="accent2"/>
      </w:tblBorders>
    </w:tblPr>
    <w:tcPr>
      <w:shd w:val="clear" w:color="auto" w:fill="577EB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C570C"/>
    <w:rPr>
      <w:color w:val="FFFFFF" w:themeColor="background1"/>
    </w:rPr>
    <w:tblPr>
      <w:tblStyleRowBandSize w:val="1"/>
      <w:tblStyleColBandSize w:val="1"/>
      <w:tblBorders>
        <w:top w:val="single" w:sz="24" w:space="0" w:color="4A4A49" w:themeColor="accent3"/>
        <w:left w:val="single" w:sz="24" w:space="0" w:color="4A4A49" w:themeColor="accent3"/>
        <w:bottom w:val="single" w:sz="24" w:space="0" w:color="4A4A49" w:themeColor="accent3"/>
        <w:right w:val="single" w:sz="24" w:space="0" w:color="4A4A49" w:themeColor="accent3"/>
      </w:tblBorders>
    </w:tblPr>
    <w:tcPr>
      <w:shd w:val="clear" w:color="auto" w:fill="4A4A4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C570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C570C"/>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C570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C570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C570C"/>
    <w:rPr>
      <w:color w:val="243D6C" w:themeColor="accent1" w:themeShade="BF"/>
    </w:rPr>
    <w:tblPr>
      <w:tblStyleRowBandSize w:val="1"/>
      <w:tblStyleColBandSize w:val="1"/>
      <w:tblBorders>
        <w:top w:val="single" w:sz="4" w:space="0" w:color="305291" w:themeColor="accent1"/>
        <w:bottom w:val="single" w:sz="4" w:space="0" w:color="305291" w:themeColor="accent1"/>
      </w:tblBorders>
    </w:tblPr>
    <w:tblStylePr w:type="firstRow">
      <w:rPr>
        <w:b/>
        <w:bCs/>
      </w:rPr>
      <w:tblPr/>
      <w:tcPr>
        <w:tcBorders>
          <w:bottom w:val="single" w:sz="4" w:space="0" w:color="305291" w:themeColor="accent1"/>
        </w:tcBorders>
      </w:tcPr>
    </w:tblStylePr>
    <w:tblStylePr w:type="lastRow">
      <w:rPr>
        <w:b/>
        <w:bCs/>
      </w:rPr>
      <w:tblPr/>
      <w:tcPr>
        <w:tcBorders>
          <w:top w:val="double" w:sz="4" w:space="0" w:color="305291" w:themeColor="accent1"/>
        </w:tcBorders>
      </w:tcPr>
    </w:tblStylePr>
    <w:tblStylePr w:type="firstCol">
      <w:rPr>
        <w:b/>
        <w:bCs/>
      </w:rPr>
    </w:tblStylePr>
    <w:tblStylePr w:type="lastCol">
      <w:rPr>
        <w:b/>
        <w:bCs/>
      </w:rPr>
    </w:tblStylePr>
    <w:tblStylePr w:type="band1Vert">
      <w:tblPr/>
      <w:tcPr>
        <w:shd w:val="clear" w:color="auto" w:fill="CFDAEF" w:themeFill="accent1" w:themeFillTint="33"/>
      </w:tcPr>
    </w:tblStylePr>
    <w:tblStylePr w:type="band1Horz">
      <w:tblPr/>
      <w:tcPr>
        <w:shd w:val="clear" w:color="auto" w:fill="CFDAEF" w:themeFill="accent1" w:themeFillTint="33"/>
      </w:tcPr>
    </w:tblStylePr>
  </w:style>
  <w:style w:type="table" w:styleId="ListTable6Colorful-Accent2">
    <w:name w:val="List Table 6 Colorful Accent 2"/>
    <w:basedOn w:val="TableNormal"/>
    <w:uiPriority w:val="51"/>
    <w:rsid w:val="002C570C"/>
    <w:rPr>
      <w:color w:val="3C5D8D" w:themeColor="accent2" w:themeShade="BF"/>
    </w:rPr>
    <w:tblPr>
      <w:tblStyleRowBandSize w:val="1"/>
      <w:tblStyleColBandSize w:val="1"/>
      <w:tblBorders>
        <w:top w:val="single" w:sz="4" w:space="0" w:color="577EB7" w:themeColor="accent2"/>
        <w:bottom w:val="single" w:sz="4" w:space="0" w:color="577EB7" w:themeColor="accent2"/>
      </w:tblBorders>
    </w:tblPr>
    <w:tblStylePr w:type="firstRow">
      <w:rPr>
        <w:b/>
        <w:bCs/>
      </w:rPr>
      <w:tblPr/>
      <w:tcPr>
        <w:tcBorders>
          <w:bottom w:val="single" w:sz="4" w:space="0" w:color="577EB7" w:themeColor="accent2"/>
        </w:tcBorders>
      </w:tcPr>
    </w:tblStylePr>
    <w:tblStylePr w:type="lastRow">
      <w:rPr>
        <w:b/>
        <w:bCs/>
      </w:rPr>
      <w:tblPr/>
      <w:tcPr>
        <w:tcBorders>
          <w:top w:val="double" w:sz="4" w:space="0" w:color="577EB7" w:themeColor="accent2"/>
        </w:tcBorders>
      </w:tcPr>
    </w:tblStylePr>
    <w:tblStylePr w:type="firstCol">
      <w:rPr>
        <w:b/>
        <w:bCs/>
      </w:rPr>
    </w:tblStylePr>
    <w:tblStylePr w:type="lastCol">
      <w:rPr>
        <w:b/>
        <w:bCs/>
      </w:rPr>
    </w:tblStylePr>
    <w:tblStylePr w:type="band1Vert">
      <w:tblPr/>
      <w:tcPr>
        <w:shd w:val="clear" w:color="auto" w:fill="DDE5F0" w:themeFill="accent2" w:themeFillTint="33"/>
      </w:tcPr>
    </w:tblStylePr>
    <w:tblStylePr w:type="band1Horz">
      <w:tblPr/>
      <w:tcPr>
        <w:shd w:val="clear" w:color="auto" w:fill="DDE5F0" w:themeFill="accent2" w:themeFillTint="33"/>
      </w:tcPr>
    </w:tblStylePr>
  </w:style>
  <w:style w:type="table" w:styleId="ListTable6Colorful-Accent3">
    <w:name w:val="List Table 6 Colorful Accent 3"/>
    <w:basedOn w:val="TableNormal"/>
    <w:uiPriority w:val="51"/>
    <w:rsid w:val="002C570C"/>
    <w:rPr>
      <w:color w:val="373736" w:themeColor="accent3" w:themeShade="BF"/>
    </w:rPr>
    <w:tblPr>
      <w:tblStyleRowBandSize w:val="1"/>
      <w:tblStyleColBandSize w:val="1"/>
      <w:tblBorders>
        <w:top w:val="single" w:sz="4" w:space="0" w:color="4A4A49" w:themeColor="accent3"/>
        <w:bottom w:val="single" w:sz="4" w:space="0" w:color="4A4A49" w:themeColor="accent3"/>
      </w:tblBorders>
    </w:tblPr>
    <w:tblStylePr w:type="firstRow">
      <w:rPr>
        <w:b/>
        <w:bCs/>
      </w:rPr>
      <w:tblPr/>
      <w:tcPr>
        <w:tcBorders>
          <w:bottom w:val="single" w:sz="4" w:space="0" w:color="4A4A49" w:themeColor="accent3"/>
        </w:tcBorders>
      </w:tcPr>
    </w:tblStylePr>
    <w:tblStylePr w:type="lastRow">
      <w:rPr>
        <w:b/>
        <w:bCs/>
      </w:rPr>
      <w:tblPr/>
      <w:tcPr>
        <w:tcBorders>
          <w:top w:val="double" w:sz="4" w:space="0" w:color="4A4A49" w:themeColor="accent3"/>
        </w:tcBorders>
      </w:tcPr>
    </w:tblStylePr>
    <w:tblStylePr w:type="firstCol">
      <w:rPr>
        <w:b/>
        <w:bCs/>
      </w:rPr>
    </w:tblStylePr>
    <w:tblStylePr w:type="lastCol">
      <w:rPr>
        <w:b/>
        <w:bCs/>
      </w:rPr>
    </w:tblStylePr>
    <w:tblStylePr w:type="band1Vert">
      <w:tblPr/>
      <w:tcPr>
        <w:shd w:val="clear" w:color="auto" w:fill="DBDBDA" w:themeFill="accent3" w:themeFillTint="33"/>
      </w:tcPr>
    </w:tblStylePr>
    <w:tblStylePr w:type="band1Horz">
      <w:tblPr/>
      <w:tcPr>
        <w:shd w:val="clear" w:color="auto" w:fill="DBDBDA" w:themeFill="accent3" w:themeFillTint="33"/>
      </w:tcPr>
    </w:tblStylePr>
  </w:style>
  <w:style w:type="table" w:styleId="ListTable6Colorful-Accent4">
    <w:name w:val="List Table 6 Colorful Accent 4"/>
    <w:basedOn w:val="TableNormal"/>
    <w:uiPriority w:val="51"/>
    <w:rsid w:val="002C570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C570C"/>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2C570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C570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C570C"/>
    <w:rPr>
      <w:color w:val="243D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052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52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52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5291" w:themeColor="accent1"/>
        </w:tcBorders>
        <w:shd w:val="clear" w:color="auto" w:fill="FFFFFF" w:themeFill="background1"/>
      </w:tcPr>
    </w:tblStylePr>
    <w:tblStylePr w:type="band1Vert">
      <w:tblPr/>
      <w:tcPr>
        <w:shd w:val="clear" w:color="auto" w:fill="CFDAEF" w:themeFill="accent1" w:themeFillTint="33"/>
      </w:tcPr>
    </w:tblStylePr>
    <w:tblStylePr w:type="band1Horz">
      <w:tblPr/>
      <w:tcPr>
        <w:shd w:val="clear" w:color="auto" w:fill="CFDA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C570C"/>
    <w:rPr>
      <w:color w:val="3C5D8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77EB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77EB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77EB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77EB7" w:themeColor="accent2"/>
        </w:tcBorders>
        <w:shd w:val="clear" w:color="auto" w:fill="FFFFFF" w:themeFill="background1"/>
      </w:tcPr>
    </w:tblStylePr>
    <w:tblStylePr w:type="band1Vert">
      <w:tblPr/>
      <w:tcPr>
        <w:shd w:val="clear" w:color="auto" w:fill="DDE5F0" w:themeFill="accent2" w:themeFillTint="33"/>
      </w:tcPr>
    </w:tblStylePr>
    <w:tblStylePr w:type="band1Horz">
      <w:tblPr/>
      <w:tcPr>
        <w:shd w:val="clear" w:color="auto" w:fill="DDE5F0"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C570C"/>
    <w:rPr>
      <w:color w:val="37373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4A4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4A4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4A4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4A49" w:themeColor="accent3"/>
        </w:tcBorders>
        <w:shd w:val="clear" w:color="auto" w:fill="FFFFFF" w:themeFill="background1"/>
      </w:tcPr>
    </w:tblStylePr>
    <w:tblStylePr w:type="band1Vert">
      <w:tblPr/>
      <w:tcPr>
        <w:shd w:val="clear" w:color="auto" w:fill="DBDBDA" w:themeFill="accent3" w:themeFillTint="33"/>
      </w:tcPr>
    </w:tblStylePr>
    <w:tblStylePr w:type="band1Horz">
      <w:tblPr/>
      <w:tcPr>
        <w:shd w:val="clear" w:color="auto" w:fill="DBDB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C570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C570C"/>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C570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C570C"/>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jc w:val="both"/>
      <w:textAlignment w:val="baseline"/>
    </w:pPr>
    <w:rPr>
      <w:rFonts w:ascii="Consolas" w:hAnsi="Consolas"/>
      <w:lang w:eastAsia="de-DE"/>
    </w:rPr>
  </w:style>
  <w:style w:type="character" w:customStyle="1" w:styleId="MacroTextChar">
    <w:name w:val="Macro Text Char"/>
    <w:basedOn w:val="DefaultParagraphFont"/>
    <w:link w:val="MacroText"/>
    <w:uiPriority w:val="99"/>
    <w:semiHidden/>
    <w:rsid w:val="002C570C"/>
    <w:rPr>
      <w:rFonts w:ascii="Consolas" w:hAnsi="Consolas"/>
      <w:lang w:eastAsia="de-DE"/>
    </w:rPr>
  </w:style>
  <w:style w:type="table" w:styleId="MediumList1">
    <w:name w:val="Medium List 1"/>
    <w:basedOn w:val="TableNormal"/>
    <w:uiPriority w:val="65"/>
    <w:semiHidden/>
    <w:unhideWhenUsed/>
    <w:rsid w:val="002C570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C570C"/>
    <w:rPr>
      <w:color w:val="000000" w:themeColor="text1"/>
    </w:rPr>
    <w:tblPr>
      <w:tblStyleRowBandSize w:val="1"/>
      <w:tblStyleColBandSize w:val="1"/>
      <w:tblBorders>
        <w:top w:val="single" w:sz="8" w:space="0" w:color="305291" w:themeColor="accent1"/>
        <w:bottom w:val="single" w:sz="8" w:space="0" w:color="305291" w:themeColor="accent1"/>
      </w:tblBorders>
    </w:tblPr>
    <w:tblStylePr w:type="firstRow">
      <w:rPr>
        <w:rFonts w:asciiTheme="majorHAnsi" w:eastAsiaTheme="majorEastAsia" w:hAnsiTheme="majorHAnsi" w:cstheme="majorBidi"/>
      </w:rPr>
      <w:tblPr/>
      <w:tcPr>
        <w:tcBorders>
          <w:top w:val="nil"/>
          <w:bottom w:val="single" w:sz="8" w:space="0" w:color="305291" w:themeColor="accent1"/>
        </w:tcBorders>
      </w:tcPr>
    </w:tblStylePr>
    <w:tblStylePr w:type="lastRow">
      <w:rPr>
        <w:b/>
        <w:bCs/>
        <w:color w:val="44546A" w:themeColor="text2"/>
      </w:rPr>
      <w:tblPr/>
      <w:tcPr>
        <w:tcBorders>
          <w:top w:val="single" w:sz="8" w:space="0" w:color="305291" w:themeColor="accent1"/>
          <w:bottom w:val="single" w:sz="8" w:space="0" w:color="305291" w:themeColor="accent1"/>
        </w:tcBorders>
      </w:tcPr>
    </w:tblStylePr>
    <w:tblStylePr w:type="firstCol">
      <w:rPr>
        <w:b/>
        <w:bCs/>
      </w:rPr>
    </w:tblStylePr>
    <w:tblStylePr w:type="lastCol">
      <w:rPr>
        <w:b/>
        <w:bCs/>
      </w:rPr>
      <w:tblPr/>
      <w:tcPr>
        <w:tcBorders>
          <w:top w:val="single" w:sz="8" w:space="0" w:color="305291" w:themeColor="accent1"/>
          <w:bottom w:val="single" w:sz="8" w:space="0" w:color="305291" w:themeColor="accent1"/>
        </w:tcBorders>
      </w:tcPr>
    </w:tblStylePr>
    <w:tblStylePr w:type="band1Vert">
      <w:tblPr/>
      <w:tcPr>
        <w:shd w:val="clear" w:color="auto" w:fill="C4D1EB" w:themeFill="accent1" w:themeFillTint="3F"/>
      </w:tcPr>
    </w:tblStylePr>
    <w:tblStylePr w:type="band1Horz">
      <w:tblPr/>
      <w:tcPr>
        <w:shd w:val="clear" w:color="auto" w:fill="C4D1EB" w:themeFill="accent1" w:themeFillTint="3F"/>
      </w:tcPr>
    </w:tblStylePr>
  </w:style>
  <w:style w:type="table" w:styleId="MediumList1-Accent2">
    <w:name w:val="Medium List 1 Accent 2"/>
    <w:basedOn w:val="TableNormal"/>
    <w:uiPriority w:val="65"/>
    <w:semiHidden/>
    <w:unhideWhenUsed/>
    <w:rsid w:val="002C570C"/>
    <w:rPr>
      <w:color w:val="000000" w:themeColor="text1"/>
    </w:rPr>
    <w:tblPr>
      <w:tblStyleRowBandSize w:val="1"/>
      <w:tblStyleColBandSize w:val="1"/>
      <w:tblBorders>
        <w:top w:val="single" w:sz="8" w:space="0" w:color="577EB7" w:themeColor="accent2"/>
        <w:bottom w:val="single" w:sz="8" w:space="0" w:color="577EB7" w:themeColor="accent2"/>
      </w:tblBorders>
    </w:tblPr>
    <w:tblStylePr w:type="firstRow">
      <w:rPr>
        <w:rFonts w:asciiTheme="majorHAnsi" w:eastAsiaTheme="majorEastAsia" w:hAnsiTheme="majorHAnsi" w:cstheme="majorBidi"/>
      </w:rPr>
      <w:tblPr/>
      <w:tcPr>
        <w:tcBorders>
          <w:top w:val="nil"/>
          <w:bottom w:val="single" w:sz="8" w:space="0" w:color="577EB7" w:themeColor="accent2"/>
        </w:tcBorders>
      </w:tcPr>
    </w:tblStylePr>
    <w:tblStylePr w:type="lastRow">
      <w:rPr>
        <w:b/>
        <w:bCs/>
        <w:color w:val="44546A" w:themeColor="text2"/>
      </w:rPr>
      <w:tblPr/>
      <w:tcPr>
        <w:tcBorders>
          <w:top w:val="single" w:sz="8" w:space="0" w:color="577EB7" w:themeColor="accent2"/>
          <w:bottom w:val="single" w:sz="8" w:space="0" w:color="577EB7" w:themeColor="accent2"/>
        </w:tcBorders>
      </w:tcPr>
    </w:tblStylePr>
    <w:tblStylePr w:type="firstCol">
      <w:rPr>
        <w:b/>
        <w:bCs/>
      </w:rPr>
    </w:tblStylePr>
    <w:tblStylePr w:type="lastCol">
      <w:rPr>
        <w:b/>
        <w:bCs/>
      </w:rPr>
      <w:tblPr/>
      <w:tcPr>
        <w:tcBorders>
          <w:top w:val="single" w:sz="8" w:space="0" w:color="577EB7" w:themeColor="accent2"/>
          <w:bottom w:val="single" w:sz="8" w:space="0" w:color="577EB7" w:themeColor="accent2"/>
        </w:tcBorders>
      </w:tcPr>
    </w:tblStylePr>
    <w:tblStylePr w:type="band1Vert">
      <w:tblPr/>
      <w:tcPr>
        <w:shd w:val="clear" w:color="auto" w:fill="D5DFED" w:themeFill="accent2" w:themeFillTint="3F"/>
      </w:tcPr>
    </w:tblStylePr>
    <w:tblStylePr w:type="band1Horz">
      <w:tblPr/>
      <w:tcPr>
        <w:shd w:val="clear" w:color="auto" w:fill="D5DFED" w:themeFill="accent2" w:themeFillTint="3F"/>
      </w:tcPr>
    </w:tblStylePr>
  </w:style>
  <w:style w:type="table" w:styleId="MediumList1-Accent3">
    <w:name w:val="Medium List 1 Accent 3"/>
    <w:basedOn w:val="TableNormal"/>
    <w:uiPriority w:val="65"/>
    <w:semiHidden/>
    <w:unhideWhenUsed/>
    <w:rsid w:val="002C570C"/>
    <w:rPr>
      <w:color w:val="000000" w:themeColor="text1"/>
    </w:rPr>
    <w:tblPr>
      <w:tblStyleRowBandSize w:val="1"/>
      <w:tblStyleColBandSize w:val="1"/>
      <w:tblBorders>
        <w:top w:val="single" w:sz="8" w:space="0" w:color="4A4A49" w:themeColor="accent3"/>
        <w:bottom w:val="single" w:sz="8" w:space="0" w:color="4A4A49" w:themeColor="accent3"/>
      </w:tblBorders>
    </w:tblPr>
    <w:tblStylePr w:type="firstRow">
      <w:rPr>
        <w:rFonts w:asciiTheme="majorHAnsi" w:eastAsiaTheme="majorEastAsia" w:hAnsiTheme="majorHAnsi" w:cstheme="majorBidi"/>
      </w:rPr>
      <w:tblPr/>
      <w:tcPr>
        <w:tcBorders>
          <w:top w:val="nil"/>
          <w:bottom w:val="single" w:sz="8" w:space="0" w:color="4A4A49" w:themeColor="accent3"/>
        </w:tcBorders>
      </w:tcPr>
    </w:tblStylePr>
    <w:tblStylePr w:type="lastRow">
      <w:rPr>
        <w:b/>
        <w:bCs/>
        <w:color w:val="44546A" w:themeColor="text2"/>
      </w:rPr>
      <w:tblPr/>
      <w:tcPr>
        <w:tcBorders>
          <w:top w:val="single" w:sz="8" w:space="0" w:color="4A4A49" w:themeColor="accent3"/>
          <w:bottom w:val="single" w:sz="8" w:space="0" w:color="4A4A49" w:themeColor="accent3"/>
        </w:tcBorders>
      </w:tcPr>
    </w:tblStylePr>
    <w:tblStylePr w:type="firstCol">
      <w:rPr>
        <w:b/>
        <w:bCs/>
      </w:rPr>
    </w:tblStylePr>
    <w:tblStylePr w:type="lastCol">
      <w:rPr>
        <w:b/>
        <w:bCs/>
      </w:rPr>
      <w:tblPr/>
      <w:tcPr>
        <w:tcBorders>
          <w:top w:val="single" w:sz="8" w:space="0" w:color="4A4A49" w:themeColor="accent3"/>
          <w:bottom w:val="single" w:sz="8" w:space="0" w:color="4A4A49" w:themeColor="accent3"/>
        </w:tcBorders>
      </w:tcPr>
    </w:tblStylePr>
    <w:tblStylePr w:type="band1Vert">
      <w:tblPr/>
      <w:tcPr>
        <w:shd w:val="clear" w:color="auto" w:fill="D2D2D1" w:themeFill="accent3" w:themeFillTint="3F"/>
      </w:tcPr>
    </w:tblStylePr>
    <w:tblStylePr w:type="band1Horz">
      <w:tblPr/>
      <w:tcPr>
        <w:shd w:val="clear" w:color="auto" w:fill="D2D2D1" w:themeFill="accent3" w:themeFillTint="3F"/>
      </w:tcPr>
    </w:tblStylePr>
  </w:style>
  <w:style w:type="table" w:styleId="MediumList1-Accent4">
    <w:name w:val="Medium List 1 Accent 4"/>
    <w:basedOn w:val="TableNormal"/>
    <w:uiPriority w:val="65"/>
    <w:semiHidden/>
    <w:unhideWhenUsed/>
    <w:rsid w:val="002C570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C570C"/>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2C570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305291" w:themeColor="accent1"/>
        <w:left w:val="single" w:sz="8" w:space="0" w:color="305291" w:themeColor="accent1"/>
        <w:bottom w:val="single" w:sz="8" w:space="0" w:color="305291" w:themeColor="accent1"/>
        <w:right w:val="single" w:sz="8" w:space="0" w:color="305291" w:themeColor="accent1"/>
      </w:tblBorders>
    </w:tblPr>
    <w:tblStylePr w:type="firstRow">
      <w:rPr>
        <w:sz w:val="24"/>
        <w:szCs w:val="24"/>
      </w:rPr>
      <w:tblPr/>
      <w:tcPr>
        <w:tcBorders>
          <w:top w:val="nil"/>
          <w:left w:val="nil"/>
          <w:bottom w:val="single" w:sz="24" w:space="0" w:color="305291"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5291" w:themeColor="accent1"/>
          <w:insideH w:val="nil"/>
          <w:insideV w:val="nil"/>
        </w:tcBorders>
        <w:shd w:val="clear" w:color="auto" w:fill="FFFFFF" w:themeFill="background1"/>
      </w:tcPr>
    </w:tblStylePr>
    <w:tblStylePr w:type="lastCol">
      <w:tblPr/>
      <w:tcPr>
        <w:tcBorders>
          <w:top w:val="nil"/>
          <w:left w:val="single" w:sz="8" w:space="0" w:color="30529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D1EB" w:themeFill="accent1" w:themeFillTint="3F"/>
      </w:tcPr>
    </w:tblStylePr>
    <w:tblStylePr w:type="band1Horz">
      <w:tblPr/>
      <w:tcPr>
        <w:tcBorders>
          <w:top w:val="nil"/>
          <w:bottom w:val="nil"/>
          <w:insideH w:val="nil"/>
          <w:insideV w:val="nil"/>
        </w:tcBorders>
        <w:shd w:val="clear" w:color="auto" w:fill="C4D1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577EB7" w:themeColor="accent2"/>
        <w:left w:val="single" w:sz="8" w:space="0" w:color="577EB7" w:themeColor="accent2"/>
        <w:bottom w:val="single" w:sz="8" w:space="0" w:color="577EB7" w:themeColor="accent2"/>
        <w:right w:val="single" w:sz="8" w:space="0" w:color="577EB7" w:themeColor="accent2"/>
      </w:tblBorders>
    </w:tblPr>
    <w:tblStylePr w:type="firstRow">
      <w:rPr>
        <w:sz w:val="24"/>
        <w:szCs w:val="24"/>
      </w:rPr>
      <w:tblPr/>
      <w:tcPr>
        <w:tcBorders>
          <w:top w:val="nil"/>
          <w:left w:val="nil"/>
          <w:bottom w:val="single" w:sz="24" w:space="0" w:color="577EB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77EB7" w:themeColor="accent2"/>
          <w:insideH w:val="nil"/>
          <w:insideV w:val="nil"/>
        </w:tcBorders>
        <w:shd w:val="clear" w:color="auto" w:fill="FFFFFF" w:themeFill="background1"/>
      </w:tcPr>
    </w:tblStylePr>
    <w:tblStylePr w:type="lastCol">
      <w:tblPr/>
      <w:tcPr>
        <w:tcBorders>
          <w:top w:val="nil"/>
          <w:left w:val="single" w:sz="8" w:space="0" w:color="577EB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FED" w:themeFill="accent2" w:themeFillTint="3F"/>
      </w:tcPr>
    </w:tblStylePr>
    <w:tblStylePr w:type="band1Horz">
      <w:tblPr/>
      <w:tcPr>
        <w:tcBorders>
          <w:top w:val="nil"/>
          <w:bottom w:val="nil"/>
          <w:insideH w:val="nil"/>
          <w:insideV w:val="nil"/>
        </w:tcBorders>
        <w:shd w:val="clear" w:color="auto" w:fill="D5DFE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4A4A49" w:themeColor="accent3"/>
        <w:left w:val="single" w:sz="8" w:space="0" w:color="4A4A49" w:themeColor="accent3"/>
        <w:bottom w:val="single" w:sz="8" w:space="0" w:color="4A4A49" w:themeColor="accent3"/>
        <w:right w:val="single" w:sz="8" w:space="0" w:color="4A4A49" w:themeColor="accent3"/>
      </w:tblBorders>
    </w:tblPr>
    <w:tblStylePr w:type="firstRow">
      <w:rPr>
        <w:sz w:val="24"/>
        <w:szCs w:val="24"/>
      </w:rPr>
      <w:tblPr/>
      <w:tcPr>
        <w:tcBorders>
          <w:top w:val="nil"/>
          <w:left w:val="nil"/>
          <w:bottom w:val="single" w:sz="24" w:space="0" w:color="4A4A4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4A49" w:themeColor="accent3"/>
          <w:insideH w:val="nil"/>
          <w:insideV w:val="nil"/>
        </w:tcBorders>
        <w:shd w:val="clear" w:color="auto" w:fill="FFFFFF" w:themeFill="background1"/>
      </w:tcPr>
    </w:tblStylePr>
    <w:tblStylePr w:type="lastCol">
      <w:tblPr/>
      <w:tcPr>
        <w:tcBorders>
          <w:top w:val="nil"/>
          <w:left w:val="single" w:sz="8" w:space="0" w:color="4A4A4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D2D1" w:themeFill="accent3" w:themeFillTint="3F"/>
      </w:tcPr>
    </w:tblStylePr>
    <w:tblStylePr w:type="band1Horz">
      <w:tblPr/>
      <w:tcPr>
        <w:tcBorders>
          <w:top w:val="nil"/>
          <w:bottom w:val="nil"/>
          <w:insideH w:val="nil"/>
          <w:insideV w:val="nil"/>
        </w:tcBorders>
        <w:shd w:val="clear" w:color="auto" w:fill="D2D2D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C570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C570C"/>
    <w:tblPr>
      <w:tblStyleRowBandSize w:val="1"/>
      <w:tblStyleColBandSize w:val="1"/>
      <w:tblBorders>
        <w:top w:val="single" w:sz="8" w:space="0" w:color="4C76C3" w:themeColor="accent1" w:themeTint="BF"/>
        <w:left w:val="single" w:sz="8" w:space="0" w:color="4C76C3" w:themeColor="accent1" w:themeTint="BF"/>
        <w:bottom w:val="single" w:sz="8" w:space="0" w:color="4C76C3" w:themeColor="accent1" w:themeTint="BF"/>
        <w:right w:val="single" w:sz="8" w:space="0" w:color="4C76C3" w:themeColor="accent1" w:themeTint="BF"/>
        <w:insideH w:val="single" w:sz="8" w:space="0" w:color="4C76C3" w:themeColor="accent1" w:themeTint="BF"/>
      </w:tblBorders>
    </w:tblPr>
    <w:tblStylePr w:type="firstRow">
      <w:pPr>
        <w:spacing w:before="0" w:after="0" w:line="240" w:lineRule="auto"/>
      </w:pPr>
      <w:rPr>
        <w:b/>
        <w:bCs/>
        <w:color w:val="FFFFFF" w:themeColor="background1"/>
      </w:rPr>
      <w:tblPr/>
      <w:tcPr>
        <w:tcBorders>
          <w:top w:val="single" w:sz="8" w:space="0" w:color="4C76C3" w:themeColor="accent1" w:themeTint="BF"/>
          <w:left w:val="single" w:sz="8" w:space="0" w:color="4C76C3" w:themeColor="accent1" w:themeTint="BF"/>
          <w:bottom w:val="single" w:sz="8" w:space="0" w:color="4C76C3" w:themeColor="accent1" w:themeTint="BF"/>
          <w:right w:val="single" w:sz="8" w:space="0" w:color="4C76C3" w:themeColor="accent1" w:themeTint="BF"/>
          <w:insideH w:val="nil"/>
          <w:insideV w:val="nil"/>
        </w:tcBorders>
        <w:shd w:val="clear" w:color="auto" w:fill="305291" w:themeFill="accent1"/>
      </w:tcPr>
    </w:tblStylePr>
    <w:tblStylePr w:type="lastRow">
      <w:pPr>
        <w:spacing w:before="0" w:after="0" w:line="240" w:lineRule="auto"/>
      </w:pPr>
      <w:rPr>
        <w:b/>
        <w:bCs/>
      </w:rPr>
      <w:tblPr/>
      <w:tcPr>
        <w:tcBorders>
          <w:top w:val="double" w:sz="6" w:space="0" w:color="4C76C3" w:themeColor="accent1" w:themeTint="BF"/>
          <w:left w:val="single" w:sz="8" w:space="0" w:color="4C76C3" w:themeColor="accent1" w:themeTint="BF"/>
          <w:bottom w:val="single" w:sz="8" w:space="0" w:color="4C76C3" w:themeColor="accent1" w:themeTint="BF"/>
          <w:right w:val="single" w:sz="8" w:space="0" w:color="4C7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D1EB" w:themeFill="accent1" w:themeFillTint="3F"/>
      </w:tcPr>
    </w:tblStylePr>
    <w:tblStylePr w:type="band1Horz">
      <w:tblPr/>
      <w:tcPr>
        <w:tcBorders>
          <w:insideH w:val="nil"/>
          <w:insideV w:val="nil"/>
        </w:tcBorders>
        <w:shd w:val="clear" w:color="auto" w:fill="C4D1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C570C"/>
    <w:tblPr>
      <w:tblStyleRowBandSize w:val="1"/>
      <w:tblStyleColBandSize w:val="1"/>
      <w:tblBorders>
        <w:top w:val="single" w:sz="8" w:space="0" w:color="819EC9" w:themeColor="accent2" w:themeTint="BF"/>
        <w:left w:val="single" w:sz="8" w:space="0" w:color="819EC9" w:themeColor="accent2" w:themeTint="BF"/>
        <w:bottom w:val="single" w:sz="8" w:space="0" w:color="819EC9" w:themeColor="accent2" w:themeTint="BF"/>
        <w:right w:val="single" w:sz="8" w:space="0" w:color="819EC9" w:themeColor="accent2" w:themeTint="BF"/>
        <w:insideH w:val="single" w:sz="8" w:space="0" w:color="819EC9" w:themeColor="accent2" w:themeTint="BF"/>
      </w:tblBorders>
    </w:tblPr>
    <w:tblStylePr w:type="firstRow">
      <w:pPr>
        <w:spacing w:before="0" w:after="0" w:line="240" w:lineRule="auto"/>
      </w:pPr>
      <w:rPr>
        <w:b/>
        <w:bCs/>
        <w:color w:val="FFFFFF" w:themeColor="background1"/>
      </w:rPr>
      <w:tblPr/>
      <w:tcPr>
        <w:tcBorders>
          <w:top w:val="single" w:sz="8" w:space="0" w:color="819EC9" w:themeColor="accent2" w:themeTint="BF"/>
          <w:left w:val="single" w:sz="8" w:space="0" w:color="819EC9" w:themeColor="accent2" w:themeTint="BF"/>
          <w:bottom w:val="single" w:sz="8" w:space="0" w:color="819EC9" w:themeColor="accent2" w:themeTint="BF"/>
          <w:right w:val="single" w:sz="8" w:space="0" w:color="819EC9" w:themeColor="accent2" w:themeTint="BF"/>
          <w:insideH w:val="nil"/>
          <w:insideV w:val="nil"/>
        </w:tcBorders>
        <w:shd w:val="clear" w:color="auto" w:fill="577EB7" w:themeFill="accent2"/>
      </w:tcPr>
    </w:tblStylePr>
    <w:tblStylePr w:type="lastRow">
      <w:pPr>
        <w:spacing w:before="0" w:after="0" w:line="240" w:lineRule="auto"/>
      </w:pPr>
      <w:rPr>
        <w:b/>
        <w:bCs/>
      </w:rPr>
      <w:tblPr/>
      <w:tcPr>
        <w:tcBorders>
          <w:top w:val="double" w:sz="6" w:space="0" w:color="819EC9" w:themeColor="accent2" w:themeTint="BF"/>
          <w:left w:val="single" w:sz="8" w:space="0" w:color="819EC9" w:themeColor="accent2" w:themeTint="BF"/>
          <w:bottom w:val="single" w:sz="8" w:space="0" w:color="819EC9" w:themeColor="accent2" w:themeTint="BF"/>
          <w:right w:val="single" w:sz="8" w:space="0" w:color="819EC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DFED" w:themeFill="accent2" w:themeFillTint="3F"/>
      </w:tcPr>
    </w:tblStylePr>
    <w:tblStylePr w:type="band1Horz">
      <w:tblPr/>
      <w:tcPr>
        <w:tcBorders>
          <w:insideH w:val="nil"/>
          <w:insideV w:val="nil"/>
        </w:tcBorders>
        <w:shd w:val="clear" w:color="auto" w:fill="D5DFE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C570C"/>
    <w:tblPr>
      <w:tblStyleRowBandSize w:val="1"/>
      <w:tblStyleColBandSize w:val="1"/>
      <w:tblBorders>
        <w:top w:val="single" w:sz="8" w:space="0" w:color="777776" w:themeColor="accent3" w:themeTint="BF"/>
        <w:left w:val="single" w:sz="8" w:space="0" w:color="777776" w:themeColor="accent3" w:themeTint="BF"/>
        <w:bottom w:val="single" w:sz="8" w:space="0" w:color="777776" w:themeColor="accent3" w:themeTint="BF"/>
        <w:right w:val="single" w:sz="8" w:space="0" w:color="777776" w:themeColor="accent3" w:themeTint="BF"/>
        <w:insideH w:val="single" w:sz="8" w:space="0" w:color="777776" w:themeColor="accent3" w:themeTint="BF"/>
      </w:tblBorders>
    </w:tblPr>
    <w:tblStylePr w:type="firstRow">
      <w:pPr>
        <w:spacing w:before="0" w:after="0" w:line="240" w:lineRule="auto"/>
      </w:pPr>
      <w:rPr>
        <w:b/>
        <w:bCs/>
        <w:color w:val="FFFFFF" w:themeColor="background1"/>
      </w:rPr>
      <w:tblPr/>
      <w:tcPr>
        <w:tcBorders>
          <w:top w:val="single" w:sz="8" w:space="0" w:color="777776" w:themeColor="accent3" w:themeTint="BF"/>
          <w:left w:val="single" w:sz="8" w:space="0" w:color="777776" w:themeColor="accent3" w:themeTint="BF"/>
          <w:bottom w:val="single" w:sz="8" w:space="0" w:color="777776" w:themeColor="accent3" w:themeTint="BF"/>
          <w:right w:val="single" w:sz="8" w:space="0" w:color="777776" w:themeColor="accent3" w:themeTint="BF"/>
          <w:insideH w:val="nil"/>
          <w:insideV w:val="nil"/>
        </w:tcBorders>
        <w:shd w:val="clear" w:color="auto" w:fill="4A4A49" w:themeFill="accent3"/>
      </w:tcPr>
    </w:tblStylePr>
    <w:tblStylePr w:type="lastRow">
      <w:pPr>
        <w:spacing w:before="0" w:after="0" w:line="240" w:lineRule="auto"/>
      </w:pPr>
      <w:rPr>
        <w:b/>
        <w:bCs/>
      </w:rPr>
      <w:tblPr/>
      <w:tcPr>
        <w:tcBorders>
          <w:top w:val="double" w:sz="6" w:space="0" w:color="777776" w:themeColor="accent3" w:themeTint="BF"/>
          <w:left w:val="single" w:sz="8" w:space="0" w:color="777776" w:themeColor="accent3" w:themeTint="BF"/>
          <w:bottom w:val="single" w:sz="8" w:space="0" w:color="777776" w:themeColor="accent3" w:themeTint="BF"/>
          <w:right w:val="single" w:sz="8" w:space="0" w:color="777776" w:themeColor="accent3" w:themeTint="BF"/>
          <w:insideH w:val="nil"/>
          <w:insideV w:val="nil"/>
        </w:tcBorders>
      </w:tcPr>
    </w:tblStylePr>
    <w:tblStylePr w:type="firstCol">
      <w:rPr>
        <w:b/>
        <w:bCs/>
      </w:rPr>
    </w:tblStylePr>
    <w:tblStylePr w:type="lastCol">
      <w:rPr>
        <w:b/>
        <w:bCs/>
      </w:rPr>
    </w:tblStylePr>
    <w:tblStylePr w:type="band1Vert">
      <w:tblPr/>
      <w:tcPr>
        <w:shd w:val="clear" w:color="auto" w:fill="D2D2D1" w:themeFill="accent3" w:themeFillTint="3F"/>
      </w:tcPr>
    </w:tblStylePr>
    <w:tblStylePr w:type="band1Horz">
      <w:tblPr/>
      <w:tcPr>
        <w:tcBorders>
          <w:insideH w:val="nil"/>
          <w:insideV w:val="nil"/>
        </w:tcBorders>
        <w:shd w:val="clear" w:color="auto" w:fill="D2D2D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C570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C570C"/>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C570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C570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C570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529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05291" w:themeFill="accent1"/>
      </w:tcPr>
    </w:tblStylePr>
    <w:tblStylePr w:type="lastCol">
      <w:rPr>
        <w:b/>
        <w:bCs/>
        <w:color w:val="FFFFFF" w:themeColor="background1"/>
      </w:rPr>
      <w:tblPr/>
      <w:tcPr>
        <w:tcBorders>
          <w:left w:val="nil"/>
          <w:right w:val="nil"/>
          <w:insideH w:val="nil"/>
          <w:insideV w:val="nil"/>
        </w:tcBorders>
        <w:shd w:val="clear" w:color="auto" w:fill="30529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C570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77EB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77EB7" w:themeFill="accent2"/>
      </w:tcPr>
    </w:tblStylePr>
    <w:tblStylePr w:type="lastCol">
      <w:rPr>
        <w:b/>
        <w:bCs/>
        <w:color w:val="FFFFFF" w:themeColor="background1"/>
      </w:rPr>
      <w:tblPr/>
      <w:tcPr>
        <w:tcBorders>
          <w:left w:val="nil"/>
          <w:right w:val="nil"/>
          <w:insideH w:val="nil"/>
          <w:insideV w:val="nil"/>
        </w:tcBorders>
        <w:shd w:val="clear" w:color="auto" w:fill="577EB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C570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4A4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A4A49" w:themeFill="accent3"/>
      </w:tcPr>
    </w:tblStylePr>
    <w:tblStylePr w:type="lastCol">
      <w:rPr>
        <w:b/>
        <w:bCs/>
        <w:color w:val="FFFFFF" w:themeColor="background1"/>
      </w:rPr>
      <w:tblPr/>
      <w:tcPr>
        <w:tcBorders>
          <w:left w:val="nil"/>
          <w:right w:val="nil"/>
          <w:insideH w:val="nil"/>
          <w:insideV w:val="nil"/>
        </w:tcBorders>
        <w:shd w:val="clear" w:color="auto" w:fill="4A4A4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C570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C570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C570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Grid1">
    <w:name w:val="Medium Grid 1"/>
    <w:basedOn w:val="TableNormal"/>
    <w:uiPriority w:val="67"/>
    <w:semiHidden/>
    <w:unhideWhenUsed/>
    <w:rsid w:val="002C570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C570C"/>
    <w:tblPr>
      <w:tblStyleRowBandSize w:val="1"/>
      <w:tblStyleColBandSize w:val="1"/>
      <w:tblBorders>
        <w:top w:val="single" w:sz="8" w:space="0" w:color="4C76C3" w:themeColor="accent1" w:themeTint="BF"/>
        <w:left w:val="single" w:sz="8" w:space="0" w:color="4C76C3" w:themeColor="accent1" w:themeTint="BF"/>
        <w:bottom w:val="single" w:sz="8" w:space="0" w:color="4C76C3" w:themeColor="accent1" w:themeTint="BF"/>
        <w:right w:val="single" w:sz="8" w:space="0" w:color="4C76C3" w:themeColor="accent1" w:themeTint="BF"/>
        <w:insideH w:val="single" w:sz="8" w:space="0" w:color="4C76C3" w:themeColor="accent1" w:themeTint="BF"/>
        <w:insideV w:val="single" w:sz="8" w:space="0" w:color="4C76C3" w:themeColor="accent1" w:themeTint="BF"/>
      </w:tblBorders>
    </w:tblPr>
    <w:tcPr>
      <w:shd w:val="clear" w:color="auto" w:fill="C4D1EB" w:themeFill="accent1" w:themeFillTint="3F"/>
    </w:tcPr>
    <w:tblStylePr w:type="firstRow">
      <w:rPr>
        <w:b/>
        <w:bCs/>
      </w:rPr>
    </w:tblStylePr>
    <w:tblStylePr w:type="lastRow">
      <w:rPr>
        <w:b/>
        <w:bCs/>
      </w:rPr>
      <w:tblPr/>
      <w:tcPr>
        <w:tcBorders>
          <w:top w:val="single" w:sz="18" w:space="0" w:color="4C76C3" w:themeColor="accent1" w:themeTint="BF"/>
        </w:tcBorders>
      </w:tcPr>
    </w:tblStylePr>
    <w:tblStylePr w:type="firstCol">
      <w:rPr>
        <w:b/>
        <w:bCs/>
      </w:rPr>
    </w:tblStylePr>
    <w:tblStylePr w:type="lastCol">
      <w:rPr>
        <w:b/>
        <w:bCs/>
      </w:rPr>
    </w:tblStylePr>
    <w:tblStylePr w:type="band1Vert">
      <w:tblPr/>
      <w:tcPr>
        <w:shd w:val="clear" w:color="auto" w:fill="88A4D7" w:themeFill="accent1" w:themeFillTint="7F"/>
      </w:tcPr>
    </w:tblStylePr>
    <w:tblStylePr w:type="band1Horz">
      <w:tblPr/>
      <w:tcPr>
        <w:shd w:val="clear" w:color="auto" w:fill="88A4D7" w:themeFill="accent1" w:themeFillTint="7F"/>
      </w:tcPr>
    </w:tblStylePr>
  </w:style>
  <w:style w:type="table" w:styleId="MediumGrid1-Accent2">
    <w:name w:val="Medium Grid 1 Accent 2"/>
    <w:basedOn w:val="TableNormal"/>
    <w:uiPriority w:val="67"/>
    <w:semiHidden/>
    <w:unhideWhenUsed/>
    <w:rsid w:val="002C570C"/>
    <w:tblPr>
      <w:tblStyleRowBandSize w:val="1"/>
      <w:tblStyleColBandSize w:val="1"/>
      <w:tblBorders>
        <w:top w:val="single" w:sz="8" w:space="0" w:color="819EC9" w:themeColor="accent2" w:themeTint="BF"/>
        <w:left w:val="single" w:sz="8" w:space="0" w:color="819EC9" w:themeColor="accent2" w:themeTint="BF"/>
        <w:bottom w:val="single" w:sz="8" w:space="0" w:color="819EC9" w:themeColor="accent2" w:themeTint="BF"/>
        <w:right w:val="single" w:sz="8" w:space="0" w:color="819EC9" w:themeColor="accent2" w:themeTint="BF"/>
        <w:insideH w:val="single" w:sz="8" w:space="0" w:color="819EC9" w:themeColor="accent2" w:themeTint="BF"/>
        <w:insideV w:val="single" w:sz="8" w:space="0" w:color="819EC9" w:themeColor="accent2" w:themeTint="BF"/>
      </w:tblBorders>
    </w:tblPr>
    <w:tcPr>
      <w:shd w:val="clear" w:color="auto" w:fill="D5DFED" w:themeFill="accent2" w:themeFillTint="3F"/>
    </w:tcPr>
    <w:tblStylePr w:type="firstRow">
      <w:rPr>
        <w:b/>
        <w:bCs/>
      </w:rPr>
    </w:tblStylePr>
    <w:tblStylePr w:type="lastRow">
      <w:rPr>
        <w:b/>
        <w:bCs/>
      </w:rPr>
      <w:tblPr/>
      <w:tcPr>
        <w:tcBorders>
          <w:top w:val="single" w:sz="18" w:space="0" w:color="819EC9" w:themeColor="accent2" w:themeTint="BF"/>
        </w:tcBorders>
      </w:tcPr>
    </w:tblStylePr>
    <w:tblStylePr w:type="firstCol">
      <w:rPr>
        <w:b/>
        <w:bCs/>
      </w:rPr>
    </w:tblStylePr>
    <w:tblStylePr w:type="lastCol">
      <w:rPr>
        <w:b/>
        <w:bCs/>
      </w:rPr>
    </w:tblStylePr>
    <w:tblStylePr w:type="band1Vert">
      <w:tblPr/>
      <w:tcPr>
        <w:shd w:val="clear" w:color="auto" w:fill="ABBEDB" w:themeFill="accent2" w:themeFillTint="7F"/>
      </w:tcPr>
    </w:tblStylePr>
    <w:tblStylePr w:type="band1Horz">
      <w:tblPr/>
      <w:tcPr>
        <w:shd w:val="clear" w:color="auto" w:fill="ABBEDB" w:themeFill="accent2" w:themeFillTint="7F"/>
      </w:tcPr>
    </w:tblStylePr>
  </w:style>
  <w:style w:type="table" w:styleId="MediumGrid1-Accent3">
    <w:name w:val="Medium Grid 1 Accent 3"/>
    <w:basedOn w:val="TableNormal"/>
    <w:uiPriority w:val="67"/>
    <w:semiHidden/>
    <w:unhideWhenUsed/>
    <w:rsid w:val="002C570C"/>
    <w:tblPr>
      <w:tblStyleRowBandSize w:val="1"/>
      <w:tblStyleColBandSize w:val="1"/>
      <w:tblBorders>
        <w:top w:val="single" w:sz="8" w:space="0" w:color="777776" w:themeColor="accent3" w:themeTint="BF"/>
        <w:left w:val="single" w:sz="8" w:space="0" w:color="777776" w:themeColor="accent3" w:themeTint="BF"/>
        <w:bottom w:val="single" w:sz="8" w:space="0" w:color="777776" w:themeColor="accent3" w:themeTint="BF"/>
        <w:right w:val="single" w:sz="8" w:space="0" w:color="777776" w:themeColor="accent3" w:themeTint="BF"/>
        <w:insideH w:val="single" w:sz="8" w:space="0" w:color="777776" w:themeColor="accent3" w:themeTint="BF"/>
        <w:insideV w:val="single" w:sz="8" w:space="0" w:color="777776" w:themeColor="accent3" w:themeTint="BF"/>
      </w:tblBorders>
    </w:tblPr>
    <w:tcPr>
      <w:shd w:val="clear" w:color="auto" w:fill="D2D2D1" w:themeFill="accent3" w:themeFillTint="3F"/>
    </w:tcPr>
    <w:tblStylePr w:type="firstRow">
      <w:rPr>
        <w:b/>
        <w:bCs/>
      </w:rPr>
    </w:tblStylePr>
    <w:tblStylePr w:type="lastRow">
      <w:rPr>
        <w:b/>
        <w:bCs/>
      </w:rPr>
      <w:tblPr/>
      <w:tcPr>
        <w:tcBorders>
          <w:top w:val="single" w:sz="18" w:space="0" w:color="777776" w:themeColor="accent3" w:themeTint="BF"/>
        </w:tcBorders>
      </w:tcPr>
    </w:tblStylePr>
    <w:tblStylePr w:type="firstCol">
      <w:rPr>
        <w:b/>
        <w:bCs/>
      </w:rPr>
    </w:tblStylePr>
    <w:tblStylePr w:type="lastCol">
      <w:rPr>
        <w:b/>
        <w:bCs/>
      </w:rPr>
    </w:tblStylePr>
    <w:tblStylePr w:type="band1Vert">
      <w:tblPr/>
      <w:tcPr>
        <w:shd w:val="clear" w:color="auto" w:fill="A5A5A3" w:themeFill="accent3" w:themeFillTint="7F"/>
      </w:tcPr>
    </w:tblStylePr>
    <w:tblStylePr w:type="band1Horz">
      <w:tblPr/>
      <w:tcPr>
        <w:shd w:val="clear" w:color="auto" w:fill="A5A5A3" w:themeFill="accent3" w:themeFillTint="7F"/>
      </w:tcPr>
    </w:tblStylePr>
  </w:style>
  <w:style w:type="table" w:styleId="MediumGrid1-Accent4">
    <w:name w:val="Medium Grid 1 Accent 4"/>
    <w:basedOn w:val="TableNormal"/>
    <w:uiPriority w:val="67"/>
    <w:semiHidden/>
    <w:unhideWhenUsed/>
    <w:rsid w:val="002C570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C570C"/>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2C570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305291" w:themeColor="accent1"/>
        <w:left w:val="single" w:sz="8" w:space="0" w:color="305291" w:themeColor="accent1"/>
        <w:bottom w:val="single" w:sz="8" w:space="0" w:color="305291" w:themeColor="accent1"/>
        <w:right w:val="single" w:sz="8" w:space="0" w:color="305291" w:themeColor="accent1"/>
        <w:insideH w:val="single" w:sz="8" w:space="0" w:color="305291" w:themeColor="accent1"/>
        <w:insideV w:val="single" w:sz="8" w:space="0" w:color="305291" w:themeColor="accent1"/>
      </w:tblBorders>
    </w:tblPr>
    <w:tcPr>
      <w:shd w:val="clear" w:color="auto" w:fill="C4D1EB" w:themeFill="accent1" w:themeFillTint="3F"/>
    </w:tcPr>
    <w:tblStylePr w:type="firstRow">
      <w:rPr>
        <w:b/>
        <w:bCs/>
        <w:color w:val="000000" w:themeColor="text1"/>
      </w:rPr>
      <w:tblPr/>
      <w:tcPr>
        <w:shd w:val="clear" w:color="auto" w:fill="E7EC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DAEF" w:themeFill="accent1" w:themeFillTint="33"/>
      </w:tcPr>
    </w:tblStylePr>
    <w:tblStylePr w:type="band1Vert">
      <w:tblPr/>
      <w:tcPr>
        <w:shd w:val="clear" w:color="auto" w:fill="88A4D7" w:themeFill="accent1" w:themeFillTint="7F"/>
      </w:tcPr>
    </w:tblStylePr>
    <w:tblStylePr w:type="band1Horz">
      <w:tblPr/>
      <w:tcPr>
        <w:tcBorders>
          <w:insideH w:val="single" w:sz="6" w:space="0" w:color="305291" w:themeColor="accent1"/>
          <w:insideV w:val="single" w:sz="6" w:space="0" w:color="305291" w:themeColor="accent1"/>
        </w:tcBorders>
        <w:shd w:val="clear" w:color="auto" w:fill="88A4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577EB7" w:themeColor="accent2"/>
        <w:left w:val="single" w:sz="8" w:space="0" w:color="577EB7" w:themeColor="accent2"/>
        <w:bottom w:val="single" w:sz="8" w:space="0" w:color="577EB7" w:themeColor="accent2"/>
        <w:right w:val="single" w:sz="8" w:space="0" w:color="577EB7" w:themeColor="accent2"/>
        <w:insideH w:val="single" w:sz="8" w:space="0" w:color="577EB7" w:themeColor="accent2"/>
        <w:insideV w:val="single" w:sz="8" w:space="0" w:color="577EB7" w:themeColor="accent2"/>
      </w:tblBorders>
    </w:tblPr>
    <w:tcPr>
      <w:shd w:val="clear" w:color="auto" w:fill="D5DFED" w:themeFill="accent2" w:themeFillTint="3F"/>
    </w:tcPr>
    <w:tblStylePr w:type="firstRow">
      <w:rPr>
        <w:b/>
        <w:bCs/>
        <w:color w:val="000000" w:themeColor="text1"/>
      </w:rPr>
      <w:tblPr/>
      <w:tcPr>
        <w:shd w:val="clear" w:color="auto" w:fill="EEF2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5F0" w:themeFill="accent2" w:themeFillTint="33"/>
      </w:tcPr>
    </w:tblStylePr>
    <w:tblStylePr w:type="band1Vert">
      <w:tblPr/>
      <w:tcPr>
        <w:shd w:val="clear" w:color="auto" w:fill="ABBEDB" w:themeFill="accent2" w:themeFillTint="7F"/>
      </w:tcPr>
    </w:tblStylePr>
    <w:tblStylePr w:type="band1Horz">
      <w:tblPr/>
      <w:tcPr>
        <w:tcBorders>
          <w:insideH w:val="single" w:sz="6" w:space="0" w:color="577EB7" w:themeColor="accent2"/>
          <w:insideV w:val="single" w:sz="6" w:space="0" w:color="577EB7" w:themeColor="accent2"/>
        </w:tcBorders>
        <w:shd w:val="clear" w:color="auto" w:fill="ABBED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4A4A49" w:themeColor="accent3"/>
        <w:left w:val="single" w:sz="8" w:space="0" w:color="4A4A49" w:themeColor="accent3"/>
        <w:bottom w:val="single" w:sz="8" w:space="0" w:color="4A4A49" w:themeColor="accent3"/>
        <w:right w:val="single" w:sz="8" w:space="0" w:color="4A4A49" w:themeColor="accent3"/>
        <w:insideH w:val="single" w:sz="8" w:space="0" w:color="4A4A49" w:themeColor="accent3"/>
        <w:insideV w:val="single" w:sz="8" w:space="0" w:color="4A4A49" w:themeColor="accent3"/>
      </w:tblBorders>
    </w:tblPr>
    <w:tcPr>
      <w:shd w:val="clear" w:color="auto" w:fill="D2D2D1" w:themeFill="accent3" w:themeFillTint="3F"/>
    </w:tcPr>
    <w:tblStylePr w:type="firstRow">
      <w:rPr>
        <w:b/>
        <w:bCs/>
        <w:color w:val="000000" w:themeColor="text1"/>
      </w:rPr>
      <w:tblPr/>
      <w:tcPr>
        <w:shd w:val="clear" w:color="auto" w:fill="EDED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A" w:themeFill="accent3" w:themeFillTint="33"/>
      </w:tcPr>
    </w:tblStylePr>
    <w:tblStylePr w:type="band1Vert">
      <w:tblPr/>
      <w:tcPr>
        <w:shd w:val="clear" w:color="auto" w:fill="A5A5A3" w:themeFill="accent3" w:themeFillTint="7F"/>
      </w:tcPr>
    </w:tblStylePr>
    <w:tblStylePr w:type="band1Horz">
      <w:tblPr/>
      <w:tcPr>
        <w:tcBorders>
          <w:insideH w:val="single" w:sz="6" w:space="0" w:color="4A4A49" w:themeColor="accent3"/>
          <w:insideV w:val="single" w:sz="6" w:space="0" w:color="4A4A49" w:themeColor="accent3"/>
        </w:tcBorders>
        <w:shd w:val="clear" w:color="auto" w:fill="A5A5A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C570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C57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C57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D1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0529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0529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529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529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8A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8A4D7" w:themeFill="accent1" w:themeFillTint="7F"/>
      </w:tcPr>
    </w:tblStylePr>
  </w:style>
  <w:style w:type="table" w:styleId="MediumGrid3-Accent2">
    <w:name w:val="Medium Grid 3 Accent 2"/>
    <w:basedOn w:val="TableNormal"/>
    <w:uiPriority w:val="69"/>
    <w:semiHidden/>
    <w:unhideWhenUsed/>
    <w:rsid w:val="002C57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DFE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77EB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77EB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77EB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77EB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BED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BEDB" w:themeFill="accent2" w:themeFillTint="7F"/>
      </w:tcPr>
    </w:tblStylePr>
  </w:style>
  <w:style w:type="table" w:styleId="MediumGrid3-Accent3">
    <w:name w:val="Medium Grid 3 Accent 3"/>
    <w:basedOn w:val="TableNormal"/>
    <w:uiPriority w:val="69"/>
    <w:semiHidden/>
    <w:unhideWhenUsed/>
    <w:rsid w:val="002C57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D2D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4A4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4A4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4A4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4A4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A5A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A5A3" w:themeFill="accent3" w:themeFillTint="7F"/>
      </w:tcPr>
    </w:tblStylePr>
  </w:style>
  <w:style w:type="table" w:styleId="MediumGrid3-Accent4">
    <w:name w:val="Medium Grid 3 Accent 4"/>
    <w:basedOn w:val="TableNormal"/>
    <w:uiPriority w:val="69"/>
    <w:semiHidden/>
    <w:unhideWhenUsed/>
    <w:rsid w:val="002C57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C57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2C57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MessageHeader">
    <w:name w:val="Message Header"/>
    <w:basedOn w:val="Normal"/>
    <w:link w:val="MessageHeaderChar"/>
    <w:uiPriority w:val="99"/>
    <w:semiHidden/>
    <w:unhideWhenUsed/>
    <w:rsid w:val="002C570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C570C"/>
    <w:rPr>
      <w:rFonts w:asciiTheme="majorHAnsi" w:eastAsiaTheme="majorEastAsia" w:hAnsiTheme="majorHAnsi" w:cstheme="majorBidi"/>
      <w:sz w:val="24"/>
      <w:szCs w:val="24"/>
      <w:shd w:val="pct20" w:color="auto" w:fill="auto"/>
      <w:lang w:eastAsia="de-DE"/>
    </w:rPr>
  </w:style>
  <w:style w:type="paragraph" w:styleId="PlainText">
    <w:name w:val="Plain Text"/>
    <w:basedOn w:val="Normal"/>
    <w:link w:val="PlainTextChar"/>
    <w:uiPriority w:val="99"/>
    <w:semiHidden/>
    <w:unhideWhenUsed/>
    <w:rsid w:val="002C570C"/>
    <w:rPr>
      <w:rFonts w:ascii="Consolas" w:hAnsi="Consolas"/>
      <w:sz w:val="21"/>
      <w:szCs w:val="21"/>
    </w:rPr>
  </w:style>
  <w:style w:type="character" w:customStyle="1" w:styleId="PlainTextChar">
    <w:name w:val="Plain Text Char"/>
    <w:basedOn w:val="DefaultParagraphFont"/>
    <w:link w:val="PlainText"/>
    <w:uiPriority w:val="99"/>
    <w:semiHidden/>
    <w:rsid w:val="002C570C"/>
    <w:rPr>
      <w:rFonts w:ascii="Consolas" w:hAnsi="Consolas"/>
      <w:sz w:val="21"/>
      <w:szCs w:val="21"/>
      <w:lang w:eastAsia="de-DE"/>
    </w:rPr>
  </w:style>
  <w:style w:type="paragraph" w:styleId="TableofAuthorities">
    <w:name w:val="table of authorities"/>
    <w:basedOn w:val="Normal"/>
    <w:next w:val="Normal"/>
    <w:uiPriority w:val="99"/>
    <w:semiHidden/>
    <w:unhideWhenUsed/>
    <w:rsid w:val="002C570C"/>
    <w:pPr>
      <w:ind w:left="220" w:hanging="220"/>
    </w:pPr>
  </w:style>
  <w:style w:type="paragraph" w:styleId="TOAHeading">
    <w:name w:val="toa heading"/>
    <w:basedOn w:val="Normal"/>
    <w:next w:val="Normal"/>
    <w:uiPriority w:val="99"/>
    <w:semiHidden/>
    <w:unhideWhenUsed/>
    <w:rsid w:val="002C570C"/>
    <w:pPr>
      <w:spacing w:before="120"/>
    </w:pPr>
    <w:rPr>
      <w:rFonts w:asciiTheme="majorHAnsi" w:eastAsiaTheme="majorEastAsia" w:hAnsiTheme="majorHAnsi" w:cstheme="majorBidi"/>
      <w:b/>
      <w:bCs/>
      <w:sz w:val="24"/>
      <w:szCs w:val="24"/>
    </w:rPr>
  </w:style>
  <w:style w:type="character" w:styleId="SubtleEmphasis">
    <w:name w:val="Subtle Emphasis"/>
    <w:basedOn w:val="DefaultParagraphFont"/>
    <w:uiPriority w:val="19"/>
    <w:semiHidden/>
    <w:unhideWhenUsed/>
    <w:qFormat/>
    <w:rsid w:val="002C570C"/>
    <w:rPr>
      <w:i/>
      <w:iCs/>
      <w:color w:val="404040" w:themeColor="text1" w:themeTint="BF"/>
      <w:lang w:val="en-GB"/>
    </w:rPr>
  </w:style>
  <w:style w:type="character" w:styleId="SubtleReference">
    <w:name w:val="Subtle Reference"/>
    <w:basedOn w:val="DefaultParagraphFont"/>
    <w:uiPriority w:val="31"/>
    <w:semiHidden/>
    <w:unhideWhenUsed/>
    <w:qFormat/>
    <w:rsid w:val="002C570C"/>
    <w:rPr>
      <w:smallCaps/>
      <w:color w:val="5A5A5A" w:themeColor="text1" w:themeTint="A5"/>
      <w:lang w:val="en-GB"/>
    </w:rPr>
  </w:style>
  <w:style w:type="character" w:styleId="PageNumber">
    <w:name w:val="page number"/>
    <w:basedOn w:val="DefaultParagraphFont"/>
    <w:uiPriority w:val="5"/>
    <w:semiHidden/>
    <w:unhideWhenUsed/>
    <w:rsid w:val="002C570C"/>
  </w:style>
  <w:style w:type="paragraph" w:styleId="NormalWeb">
    <w:name w:val="Normal (Web)"/>
    <w:basedOn w:val="Normal"/>
    <w:uiPriority w:val="99"/>
    <w:semiHidden/>
    <w:unhideWhenUsed/>
    <w:rsid w:val="002C570C"/>
    <w:rPr>
      <w:rFonts w:ascii="Times New Roman" w:hAnsi="Times New Roman"/>
      <w:sz w:val="24"/>
      <w:szCs w:val="24"/>
    </w:rPr>
  </w:style>
  <w:style w:type="paragraph" w:styleId="NormalIndent">
    <w:name w:val="Normal Indent"/>
    <w:basedOn w:val="Normal"/>
    <w:uiPriority w:val="99"/>
    <w:semiHidden/>
    <w:unhideWhenUsed/>
    <w:rsid w:val="002C570C"/>
    <w:pPr>
      <w:ind w:left="709"/>
    </w:pPr>
  </w:style>
  <w:style w:type="table" w:styleId="Table3Deffects1">
    <w:name w:val="Table 3D effects 1"/>
    <w:basedOn w:val="TableNormal"/>
    <w:uiPriority w:val="99"/>
    <w:semiHidden/>
    <w:unhideWhenUsed/>
    <w:rsid w:val="002C570C"/>
    <w:pPr>
      <w:overflowPunct w:val="0"/>
      <w:autoSpaceDE w:val="0"/>
      <w:autoSpaceDN w:val="0"/>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C570C"/>
    <w:pPr>
      <w:overflowPunct w:val="0"/>
      <w:autoSpaceDE w:val="0"/>
      <w:autoSpaceDN w:val="0"/>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C570C"/>
    <w:pPr>
      <w:overflowPunct w:val="0"/>
      <w:autoSpaceDE w:val="0"/>
      <w:autoSpaceDN w:val="0"/>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2C570C"/>
    <w:pPr>
      <w:overflowPunct w:val="0"/>
      <w:autoSpaceDE w:val="0"/>
      <w:autoSpaceDN w:val="0"/>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C570C"/>
    <w:pPr>
      <w:overflowPunct w:val="0"/>
      <w:autoSpaceDE w:val="0"/>
      <w:autoSpaceDN w:val="0"/>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uiPriority w:val="99"/>
    <w:semiHidden/>
    <w:unhideWhenUsed/>
    <w:rsid w:val="002C570C"/>
    <w:pPr>
      <w:overflowPunct w:val="0"/>
      <w:autoSpaceDE w:val="0"/>
      <w:autoSpaceDN w:val="0"/>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C570C"/>
    <w:pPr>
      <w:overflowPunct w:val="0"/>
      <w:autoSpaceDE w:val="0"/>
      <w:autoSpaceDN w:val="0"/>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C570C"/>
    <w:pPr>
      <w:overflowPunct w:val="0"/>
      <w:autoSpaceDE w:val="0"/>
      <w:autoSpaceDN w:val="0"/>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C570C"/>
    <w:pPr>
      <w:overflowPunct w:val="0"/>
      <w:autoSpaceDE w:val="0"/>
      <w:autoSpaceDN w:val="0"/>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C570C"/>
    <w:pPr>
      <w:overflowPunct w:val="0"/>
      <w:autoSpaceDE w:val="0"/>
      <w:autoSpaceDN w:val="0"/>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C570C"/>
    <w:pPr>
      <w:overflowPunct w:val="0"/>
      <w:autoSpaceDE w:val="0"/>
      <w:autoSpaceDN w:val="0"/>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C570C"/>
    <w:pPr>
      <w:overflowPunct w:val="0"/>
      <w:autoSpaceDE w:val="0"/>
      <w:autoSpaceDN w:val="0"/>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C570C"/>
    <w:pPr>
      <w:overflowPunct w:val="0"/>
      <w:autoSpaceDE w:val="0"/>
      <w:autoSpaceDN w:val="0"/>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C570C"/>
    <w:pPr>
      <w:overflowPunct w:val="0"/>
      <w:autoSpaceDE w:val="0"/>
      <w:autoSpaceDN w:val="0"/>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C570C"/>
    <w:pPr>
      <w:overflowPunct w:val="0"/>
      <w:autoSpaceDE w:val="0"/>
      <w:autoSpaceDN w:val="0"/>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C570C"/>
    <w:pPr>
      <w:overflowPunct w:val="0"/>
      <w:autoSpaceDE w:val="0"/>
      <w:autoSpaceDN w:val="0"/>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Light">
    <w:name w:val="Grid Table Light"/>
    <w:basedOn w:val="TableNormal"/>
    <w:uiPriority w:val="40"/>
    <w:rsid w:val="002C570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Professional">
    <w:name w:val="Table Professional"/>
    <w:basedOn w:val="TableNormal"/>
    <w:uiPriority w:val="99"/>
    <w:semiHidden/>
    <w:unhideWhenUsed/>
    <w:rsid w:val="002C570C"/>
    <w:pPr>
      <w:overflowPunct w:val="0"/>
      <w:autoSpaceDE w:val="0"/>
      <w:autoSpaceDN w:val="0"/>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uiPriority w:val="99"/>
    <w:semiHidden/>
    <w:unhideWhenUsed/>
    <w:rsid w:val="002C570C"/>
    <w:pPr>
      <w:overflowPunct w:val="0"/>
      <w:autoSpaceDE w:val="0"/>
      <w:autoSpaceDN w:val="0"/>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C570C"/>
    <w:pPr>
      <w:overflowPunct w:val="0"/>
      <w:autoSpaceDE w:val="0"/>
      <w:autoSpaceDN w:val="0"/>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C570C"/>
    <w:pPr>
      <w:overflowPunct w:val="0"/>
      <w:autoSpaceDE w:val="0"/>
      <w:autoSpaceDN w:val="0"/>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C570C"/>
    <w:pPr>
      <w:overflowPunct w:val="0"/>
      <w:autoSpaceDE w:val="0"/>
      <w:autoSpaceDN w:val="0"/>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C570C"/>
    <w:pPr>
      <w:overflowPunct w:val="0"/>
      <w:autoSpaceDE w:val="0"/>
      <w:autoSpaceDN w:val="0"/>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C570C"/>
    <w:pPr>
      <w:overflowPunct w:val="0"/>
      <w:autoSpaceDE w:val="0"/>
      <w:autoSpaceDN w:val="0"/>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C570C"/>
    <w:pPr>
      <w:overflowPunct w:val="0"/>
      <w:autoSpaceDE w:val="0"/>
      <w:autoSpaceDN w:val="0"/>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2C570C"/>
    <w:pPr>
      <w:overflowPunct w:val="0"/>
      <w:autoSpaceDE w:val="0"/>
      <w:autoSpaceDN w:val="0"/>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C570C"/>
    <w:pPr>
      <w:overflowPunct w:val="0"/>
      <w:autoSpaceDE w:val="0"/>
      <w:autoSpaceDN w:val="0"/>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C570C"/>
    <w:pPr>
      <w:overflowPunct w:val="0"/>
      <w:autoSpaceDE w:val="0"/>
      <w:autoSpaceDN w:val="0"/>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C570C"/>
    <w:pPr>
      <w:overflowPunct w:val="0"/>
      <w:autoSpaceDE w:val="0"/>
      <w:autoSpaceDN w:val="0"/>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C570C"/>
    <w:pPr>
      <w:overflowPunct w:val="0"/>
      <w:autoSpaceDE w:val="0"/>
      <w:autoSpaceDN w:val="0"/>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uiPriority w:val="99"/>
    <w:semiHidden/>
    <w:unhideWhenUsed/>
    <w:rsid w:val="002C570C"/>
    <w:pPr>
      <w:overflowPunct w:val="0"/>
      <w:autoSpaceDE w:val="0"/>
      <w:autoSpaceDN w:val="0"/>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C570C"/>
    <w:pPr>
      <w:overflowPunct w:val="0"/>
      <w:autoSpaceDE w:val="0"/>
      <w:autoSpaceDN w:val="0"/>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2C570C"/>
    <w:pPr>
      <w:overflowPunct w:val="0"/>
      <w:autoSpaceDE w:val="0"/>
      <w:autoSpaceDN w:val="0"/>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C570C"/>
    <w:pPr>
      <w:overflowPunct w:val="0"/>
      <w:autoSpaceDE w:val="0"/>
      <w:autoSpaceDN w:val="0"/>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C570C"/>
    <w:pPr>
      <w:overflowPunct w:val="0"/>
      <w:autoSpaceDE w:val="0"/>
      <w:autoSpaceDN w:val="0"/>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C570C"/>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5"/>
    <w:semiHidden/>
    <w:unhideWhenUsed/>
    <w:qFormat/>
    <w:rsid w:val="002C570C"/>
    <w:pPr>
      <w:spacing w:after="120"/>
    </w:pPr>
  </w:style>
  <w:style w:type="character" w:customStyle="1" w:styleId="BodyTextChar">
    <w:name w:val="Body Text Char"/>
    <w:basedOn w:val="DefaultParagraphFont"/>
    <w:link w:val="BodyText"/>
    <w:uiPriority w:val="5"/>
    <w:semiHidden/>
    <w:rsid w:val="002C570C"/>
    <w:rPr>
      <w:rFonts w:ascii="Arial" w:hAnsi="Arial"/>
      <w:sz w:val="22"/>
      <w:szCs w:val="22"/>
      <w:lang w:val="en-GB" w:eastAsia="de-DE"/>
    </w:rPr>
  </w:style>
  <w:style w:type="paragraph" w:styleId="BodyText2">
    <w:name w:val="Body Text 2"/>
    <w:basedOn w:val="Normal"/>
    <w:link w:val="BodyText2Char"/>
    <w:uiPriority w:val="99"/>
    <w:semiHidden/>
    <w:unhideWhenUsed/>
    <w:rsid w:val="002C570C"/>
    <w:pPr>
      <w:spacing w:after="120" w:line="480" w:lineRule="auto"/>
    </w:pPr>
  </w:style>
  <w:style w:type="character" w:customStyle="1" w:styleId="BodyText2Char">
    <w:name w:val="Body Text 2 Char"/>
    <w:basedOn w:val="DefaultParagraphFont"/>
    <w:link w:val="BodyText2"/>
    <w:uiPriority w:val="99"/>
    <w:semiHidden/>
    <w:rsid w:val="002C570C"/>
    <w:rPr>
      <w:rFonts w:ascii="Arial" w:hAnsi="Arial"/>
      <w:sz w:val="22"/>
      <w:szCs w:val="22"/>
      <w:lang w:val="en-GB" w:eastAsia="de-DE"/>
    </w:rPr>
  </w:style>
  <w:style w:type="paragraph" w:styleId="BodyText3">
    <w:name w:val="Body Text 3"/>
    <w:basedOn w:val="Normal"/>
    <w:link w:val="BodyText3Char"/>
    <w:uiPriority w:val="99"/>
    <w:semiHidden/>
    <w:unhideWhenUsed/>
    <w:rsid w:val="002C570C"/>
    <w:pPr>
      <w:spacing w:after="120"/>
    </w:pPr>
    <w:rPr>
      <w:sz w:val="16"/>
      <w:szCs w:val="16"/>
    </w:rPr>
  </w:style>
  <w:style w:type="character" w:customStyle="1" w:styleId="BodyText3Char">
    <w:name w:val="Body Text 3 Char"/>
    <w:basedOn w:val="DefaultParagraphFont"/>
    <w:link w:val="BodyText3"/>
    <w:uiPriority w:val="99"/>
    <w:semiHidden/>
    <w:rsid w:val="002C570C"/>
    <w:rPr>
      <w:rFonts w:ascii="Arial" w:hAnsi="Arial"/>
      <w:sz w:val="16"/>
      <w:szCs w:val="16"/>
      <w:lang w:val="en-GB" w:eastAsia="de-DE"/>
    </w:rPr>
  </w:style>
  <w:style w:type="paragraph" w:styleId="BodyTextIndent2">
    <w:name w:val="Body Text Indent 2"/>
    <w:basedOn w:val="Normal"/>
    <w:link w:val="BodyTextIndent2Char"/>
    <w:uiPriority w:val="99"/>
    <w:semiHidden/>
    <w:unhideWhenUsed/>
    <w:rsid w:val="002C570C"/>
    <w:pPr>
      <w:spacing w:after="120" w:line="480" w:lineRule="auto"/>
      <w:ind w:left="283"/>
    </w:pPr>
  </w:style>
  <w:style w:type="character" w:customStyle="1" w:styleId="BodyTextIndent2Char">
    <w:name w:val="Body Text Indent 2 Char"/>
    <w:basedOn w:val="DefaultParagraphFont"/>
    <w:link w:val="BodyTextIndent2"/>
    <w:uiPriority w:val="99"/>
    <w:semiHidden/>
    <w:rsid w:val="002C570C"/>
    <w:rPr>
      <w:rFonts w:ascii="Arial" w:hAnsi="Arial"/>
      <w:sz w:val="22"/>
      <w:szCs w:val="22"/>
      <w:lang w:val="en-GB" w:eastAsia="de-DE"/>
    </w:rPr>
  </w:style>
  <w:style w:type="paragraph" w:styleId="BodyTextIndent3">
    <w:name w:val="Body Text Indent 3"/>
    <w:basedOn w:val="Normal"/>
    <w:link w:val="BodyTextIndent3Char"/>
    <w:uiPriority w:val="99"/>
    <w:semiHidden/>
    <w:unhideWhenUsed/>
    <w:rsid w:val="002C570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C570C"/>
    <w:rPr>
      <w:rFonts w:ascii="Arial" w:hAnsi="Arial"/>
      <w:sz w:val="16"/>
      <w:szCs w:val="16"/>
      <w:lang w:val="en-GB" w:eastAsia="de-DE"/>
    </w:rPr>
  </w:style>
  <w:style w:type="paragraph" w:styleId="BodyTextFirstIndent">
    <w:name w:val="Body Text First Indent"/>
    <w:basedOn w:val="BodyText"/>
    <w:link w:val="BodyTextFirstIndentChar"/>
    <w:uiPriority w:val="99"/>
    <w:semiHidden/>
    <w:unhideWhenUsed/>
    <w:rsid w:val="002C570C"/>
    <w:pPr>
      <w:spacing w:after="0"/>
      <w:ind w:firstLine="360"/>
    </w:pPr>
  </w:style>
  <w:style w:type="character" w:customStyle="1" w:styleId="BodyTextFirstIndentChar">
    <w:name w:val="Body Text First Indent Char"/>
    <w:basedOn w:val="BodyTextChar"/>
    <w:link w:val="BodyTextFirstIndent"/>
    <w:uiPriority w:val="99"/>
    <w:semiHidden/>
    <w:rsid w:val="002C570C"/>
    <w:rPr>
      <w:rFonts w:ascii="Arial" w:hAnsi="Arial"/>
      <w:sz w:val="22"/>
      <w:szCs w:val="22"/>
      <w:lang w:val="en-GB" w:eastAsia="de-DE"/>
    </w:rPr>
  </w:style>
  <w:style w:type="paragraph" w:styleId="BodyTextIndent">
    <w:name w:val="Body Text Indent"/>
    <w:basedOn w:val="Normal"/>
    <w:link w:val="BodyTextIndentChar"/>
    <w:uiPriority w:val="99"/>
    <w:semiHidden/>
    <w:unhideWhenUsed/>
    <w:rsid w:val="002C570C"/>
    <w:pPr>
      <w:spacing w:after="120"/>
      <w:ind w:left="283"/>
    </w:pPr>
  </w:style>
  <w:style w:type="character" w:customStyle="1" w:styleId="BodyTextIndentChar">
    <w:name w:val="Body Text Indent Char"/>
    <w:basedOn w:val="DefaultParagraphFont"/>
    <w:link w:val="BodyTextIndent"/>
    <w:uiPriority w:val="99"/>
    <w:semiHidden/>
    <w:rsid w:val="002C570C"/>
    <w:rPr>
      <w:rFonts w:ascii="Arial" w:hAnsi="Arial"/>
      <w:sz w:val="22"/>
      <w:szCs w:val="22"/>
      <w:lang w:val="en-GB" w:eastAsia="de-DE"/>
    </w:rPr>
  </w:style>
  <w:style w:type="paragraph" w:styleId="BodyTextFirstIndent2">
    <w:name w:val="Body Text First Indent 2"/>
    <w:basedOn w:val="BodyTextIndent"/>
    <w:link w:val="BodyTextFirstIndent2Char"/>
    <w:uiPriority w:val="99"/>
    <w:semiHidden/>
    <w:unhideWhenUsed/>
    <w:rsid w:val="002C570C"/>
    <w:pPr>
      <w:spacing w:after="0"/>
      <w:ind w:left="360" w:firstLine="360"/>
    </w:pPr>
  </w:style>
  <w:style w:type="character" w:customStyle="1" w:styleId="BodyTextFirstIndent2Char">
    <w:name w:val="Body Text First Indent 2 Char"/>
    <w:basedOn w:val="BodyTextIndentChar"/>
    <w:link w:val="BodyTextFirstIndent2"/>
    <w:uiPriority w:val="99"/>
    <w:semiHidden/>
    <w:rsid w:val="002C570C"/>
    <w:rPr>
      <w:rFonts w:ascii="Arial" w:hAnsi="Arial"/>
      <w:sz w:val="22"/>
      <w:szCs w:val="22"/>
      <w:lang w:val="en-GB" w:eastAsia="de-DE"/>
    </w:rPr>
  </w:style>
  <w:style w:type="paragraph" w:styleId="Title">
    <w:name w:val="Title"/>
    <w:basedOn w:val="Normal"/>
    <w:next w:val="Normal"/>
    <w:link w:val="TitleChar"/>
    <w:uiPriority w:val="10"/>
    <w:semiHidden/>
    <w:unhideWhenUsed/>
    <w:qFormat/>
    <w:rsid w:val="002C570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2C570C"/>
    <w:rPr>
      <w:rFonts w:asciiTheme="majorHAnsi" w:eastAsiaTheme="majorEastAsia" w:hAnsiTheme="majorHAnsi" w:cstheme="majorBidi"/>
      <w:spacing w:val="-10"/>
      <w:kern w:val="28"/>
      <w:sz w:val="56"/>
      <w:szCs w:val="56"/>
      <w:lang w:val="en-GB" w:eastAsia="de-DE"/>
    </w:rPr>
  </w:style>
  <w:style w:type="paragraph" w:styleId="EnvelopeReturn">
    <w:name w:val="envelope return"/>
    <w:basedOn w:val="Normal"/>
    <w:uiPriority w:val="99"/>
    <w:semiHidden/>
    <w:unhideWhenUsed/>
    <w:rsid w:val="002C570C"/>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2C570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Signature">
    <w:name w:val="Signature"/>
    <w:basedOn w:val="Normal"/>
    <w:link w:val="SignatureChar"/>
    <w:uiPriority w:val="99"/>
    <w:semiHidden/>
    <w:unhideWhenUsed/>
    <w:rsid w:val="002C570C"/>
    <w:pPr>
      <w:ind w:left="4252"/>
    </w:pPr>
  </w:style>
  <w:style w:type="character" w:customStyle="1" w:styleId="SignatureChar">
    <w:name w:val="Signature Char"/>
    <w:basedOn w:val="DefaultParagraphFont"/>
    <w:link w:val="Signature"/>
    <w:uiPriority w:val="99"/>
    <w:semiHidden/>
    <w:rsid w:val="002C570C"/>
    <w:rPr>
      <w:rFonts w:ascii="Arial" w:hAnsi="Arial"/>
      <w:sz w:val="22"/>
      <w:szCs w:val="22"/>
      <w:lang w:val="en-GB" w:eastAsia="de-DE"/>
    </w:rPr>
  </w:style>
  <w:style w:type="paragraph" w:styleId="Subtitle">
    <w:name w:val="Subtitle"/>
    <w:basedOn w:val="Normal"/>
    <w:next w:val="Normal"/>
    <w:link w:val="SubtitleChar"/>
    <w:uiPriority w:val="11"/>
    <w:semiHidden/>
    <w:unhideWhenUsed/>
    <w:qFormat/>
    <w:rsid w:val="002C570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2C570C"/>
    <w:rPr>
      <w:rFonts w:asciiTheme="minorHAnsi" w:eastAsiaTheme="minorEastAsia" w:hAnsiTheme="minorHAnsi" w:cstheme="minorBidi"/>
      <w:color w:val="5A5A5A" w:themeColor="text1" w:themeTint="A5"/>
      <w:spacing w:val="15"/>
      <w:sz w:val="22"/>
      <w:szCs w:val="22"/>
      <w:lang w:val="en-GB" w:eastAsia="de-DE"/>
    </w:rPr>
  </w:style>
  <w:style w:type="paragraph" w:styleId="TOC4">
    <w:name w:val="toc 4"/>
    <w:basedOn w:val="Normal"/>
    <w:next w:val="Normal"/>
    <w:autoRedefine/>
    <w:uiPriority w:val="39"/>
    <w:semiHidden/>
    <w:rsid w:val="002C570C"/>
    <w:pPr>
      <w:spacing w:after="100"/>
      <w:ind w:left="660"/>
    </w:pPr>
  </w:style>
  <w:style w:type="paragraph" w:styleId="TOC5">
    <w:name w:val="toc 5"/>
    <w:basedOn w:val="Normal"/>
    <w:next w:val="Normal"/>
    <w:autoRedefine/>
    <w:uiPriority w:val="39"/>
    <w:semiHidden/>
    <w:rsid w:val="002C570C"/>
    <w:pPr>
      <w:spacing w:after="100"/>
      <w:ind w:left="880"/>
    </w:pPr>
  </w:style>
  <w:style w:type="paragraph" w:styleId="TOC6">
    <w:name w:val="toc 6"/>
    <w:basedOn w:val="Normal"/>
    <w:next w:val="Normal"/>
    <w:autoRedefine/>
    <w:uiPriority w:val="39"/>
    <w:semiHidden/>
    <w:rsid w:val="002C570C"/>
    <w:pPr>
      <w:spacing w:after="100"/>
      <w:ind w:left="1100"/>
    </w:pPr>
  </w:style>
  <w:style w:type="paragraph" w:styleId="TOC7">
    <w:name w:val="toc 7"/>
    <w:basedOn w:val="Normal"/>
    <w:next w:val="Normal"/>
    <w:autoRedefine/>
    <w:uiPriority w:val="39"/>
    <w:semiHidden/>
    <w:rsid w:val="002C570C"/>
    <w:pPr>
      <w:spacing w:after="100"/>
      <w:ind w:left="1320"/>
    </w:pPr>
  </w:style>
  <w:style w:type="paragraph" w:styleId="TOC8">
    <w:name w:val="toc 8"/>
    <w:basedOn w:val="Normal"/>
    <w:next w:val="Normal"/>
    <w:autoRedefine/>
    <w:uiPriority w:val="39"/>
    <w:semiHidden/>
    <w:rsid w:val="002C570C"/>
    <w:pPr>
      <w:spacing w:after="100"/>
      <w:ind w:left="1540"/>
    </w:pPr>
  </w:style>
  <w:style w:type="paragraph" w:styleId="TOC9">
    <w:name w:val="toc 9"/>
    <w:basedOn w:val="Normal"/>
    <w:next w:val="Normal"/>
    <w:autoRedefine/>
    <w:uiPriority w:val="39"/>
    <w:semiHidden/>
    <w:rsid w:val="002C570C"/>
    <w:pPr>
      <w:spacing w:after="100"/>
      <w:ind w:left="1760"/>
    </w:pPr>
  </w:style>
  <w:style w:type="paragraph" w:styleId="Quote">
    <w:name w:val="Quote"/>
    <w:basedOn w:val="Normal"/>
    <w:next w:val="Normal"/>
    <w:link w:val="QuoteChar"/>
    <w:uiPriority w:val="29"/>
    <w:semiHidden/>
    <w:unhideWhenUsed/>
    <w:qFormat/>
    <w:rsid w:val="002C570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2C570C"/>
    <w:rPr>
      <w:rFonts w:ascii="Arial" w:hAnsi="Arial"/>
      <w:i/>
      <w:iCs/>
      <w:color w:val="404040" w:themeColor="text1" w:themeTint="BF"/>
      <w:sz w:val="22"/>
      <w:szCs w:val="22"/>
      <w:lang w:val="en-GB" w:eastAsia="de-DE"/>
    </w:rPr>
  </w:style>
  <w:style w:type="paragraph" w:customStyle="1" w:styleId="Tleft8">
    <w:name w:val="T_left_8"/>
    <w:basedOn w:val="Normal"/>
    <w:rsid w:val="00CF24B4"/>
    <w:pPr>
      <w:overflowPunct/>
      <w:autoSpaceDE/>
      <w:autoSpaceDN/>
      <w:adjustRightInd/>
      <w:spacing w:before="60" w:after="60"/>
      <w:textAlignment w:val="auto"/>
    </w:pPr>
    <w:rPr>
      <w:sz w:val="16"/>
      <w:szCs w:val="20"/>
      <w:lang w:eastAsia="en-US"/>
    </w:rPr>
  </w:style>
  <w:style w:type="paragraph" w:customStyle="1" w:styleId="Ttitle">
    <w:name w:val="T_title"/>
    <w:basedOn w:val="Normal"/>
    <w:qFormat/>
    <w:rsid w:val="00CF24B4"/>
    <w:pPr>
      <w:overflowPunct/>
      <w:autoSpaceDE/>
      <w:autoSpaceDN/>
      <w:adjustRightInd/>
      <w:spacing w:before="60" w:after="60"/>
      <w:textAlignment w:val="auto"/>
    </w:pPr>
    <w:rPr>
      <w:b/>
      <w:sz w:val="20"/>
      <w:szCs w:val="20"/>
      <w:lang w:eastAsia="en-US"/>
    </w:rPr>
  </w:style>
  <w:style w:type="paragraph" w:customStyle="1" w:styleId="Titles">
    <w:name w:val="Titles"/>
    <w:basedOn w:val="Normal"/>
    <w:qFormat/>
    <w:rsid w:val="00CF24B4"/>
    <w:pPr>
      <w:overflowPunct/>
      <w:autoSpaceDE/>
      <w:autoSpaceDN/>
      <w:adjustRightInd/>
      <w:spacing w:before="360" w:after="240" w:line="320" w:lineRule="atLeast"/>
      <w:textAlignment w:val="auto"/>
    </w:pPr>
    <w:rPr>
      <w:b/>
      <w:caps/>
      <w:sz w:val="24"/>
      <w:szCs w:val="20"/>
    </w:rPr>
  </w:style>
  <w:style w:type="paragraph" w:customStyle="1" w:styleId="Textnormal">
    <w:name w:val="Text_normal"/>
    <w:basedOn w:val="Normal"/>
    <w:qFormat/>
    <w:rsid w:val="000672F5"/>
    <w:pPr>
      <w:overflowPunct/>
      <w:autoSpaceDE/>
      <w:autoSpaceDN/>
      <w:adjustRightInd/>
      <w:spacing w:after="120" w:line="360" w:lineRule="auto"/>
      <w:ind w:left="850"/>
      <w:textAlignment w:val="auto"/>
    </w:pPr>
    <w:rPr>
      <w:sz w:val="20"/>
      <w:szCs w:val="20"/>
      <w:lang w:eastAsia="en-US"/>
    </w:rPr>
  </w:style>
  <w:style w:type="paragraph" w:customStyle="1" w:styleId="Bullet1">
    <w:name w:val="Bullet_1"/>
    <w:basedOn w:val="Normal"/>
    <w:qFormat/>
    <w:rsid w:val="00DE6591"/>
    <w:pPr>
      <w:numPr>
        <w:numId w:val="26"/>
      </w:numPr>
      <w:overflowPunct/>
      <w:autoSpaceDE/>
      <w:autoSpaceDN/>
      <w:adjustRightInd/>
      <w:spacing w:after="120" w:line="360" w:lineRule="auto"/>
      <w:textAlignment w:val="auto"/>
    </w:pPr>
    <w:rPr>
      <w:sz w:val="20"/>
      <w:szCs w:val="20"/>
      <w:lang w:eastAsia="en-US"/>
    </w:rPr>
  </w:style>
  <w:style w:type="paragraph" w:customStyle="1" w:styleId="Enuma">
    <w:name w:val="Enum_a"/>
    <w:basedOn w:val="Normal"/>
    <w:rsid w:val="00DE6591"/>
    <w:pPr>
      <w:numPr>
        <w:numId w:val="27"/>
      </w:numPr>
      <w:overflowPunct/>
      <w:autoSpaceDE/>
      <w:autoSpaceDN/>
      <w:adjustRightInd/>
      <w:spacing w:after="120" w:line="360" w:lineRule="auto"/>
      <w:textAlignment w:val="auto"/>
    </w:pPr>
    <w:rPr>
      <w:sz w:val="20"/>
      <w:szCs w:val="20"/>
      <w:lang w:eastAsia="en-US"/>
    </w:rPr>
  </w:style>
  <w:style w:type="paragraph" w:customStyle="1" w:styleId="Tnormal">
    <w:name w:val="T_normal"/>
    <w:basedOn w:val="Textnormal"/>
    <w:rsid w:val="00DE6591"/>
    <w:pPr>
      <w:spacing w:before="60" w:after="60" w:line="240" w:lineRule="auto"/>
    </w:pPr>
  </w:style>
  <w:style w:type="character" w:customStyle="1" w:styleId="E1Char">
    <w:name w:val="E1 Char"/>
    <w:link w:val="E1"/>
    <w:locked/>
    <w:rsid w:val="00DE6591"/>
    <w:rPr>
      <w:rFonts w:ascii="Arial" w:hAnsi="Arial"/>
      <w:sz w:val="22"/>
      <w:szCs w:val="22"/>
      <w:lang w:val="en-GB" w:eastAsia="de-DE"/>
    </w:rPr>
  </w:style>
  <w:style w:type="paragraph" w:customStyle="1" w:styleId="Tmed10">
    <w:name w:val="T_med_10"/>
    <w:basedOn w:val="Normal"/>
    <w:rsid w:val="00F57CDC"/>
    <w:pPr>
      <w:overflowPunct/>
      <w:autoSpaceDE/>
      <w:autoSpaceDN/>
      <w:adjustRightInd/>
      <w:spacing w:before="60" w:after="60"/>
      <w:jc w:val="center"/>
      <w:textAlignment w:val="auto"/>
    </w:pPr>
    <w:rPr>
      <w:sz w:val="20"/>
      <w:szCs w:val="20"/>
      <w:lang w:eastAsia="en-US"/>
    </w:rPr>
  </w:style>
  <w:style w:type="paragraph" w:customStyle="1" w:styleId="Textleft">
    <w:name w:val="Text_left"/>
    <w:basedOn w:val="Textnormal"/>
    <w:rsid w:val="00147B08"/>
    <w:pPr>
      <w:ind w:left="0"/>
    </w:pPr>
  </w:style>
  <w:style w:type="paragraph" w:customStyle="1" w:styleId="Enum1">
    <w:name w:val="Enum_1"/>
    <w:basedOn w:val="Normal"/>
    <w:rsid w:val="00ED73F0"/>
    <w:pPr>
      <w:numPr>
        <w:numId w:val="28"/>
      </w:numPr>
      <w:overflowPunct/>
      <w:autoSpaceDE/>
      <w:autoSpaceDN/>
      <w:adjustRightInd/>
      <w:spacing w:after="120" w:line="360" w:lineRule="auto"/>
      <w:textAlignment w:val="auto"/>
    </w:pPr>
    <w:rPr>
      <w:sz w:val="20"/>
      <w:szCs w:val="20"/>
      <w:lang w:eastAsia="en-US"/>
    </w:rPr>
  </w:style>
  <w:style w:type="paragraph" w:customStyle="1" w:styleId="Tleft10">
    <w:name w:val="T_left_10"/>
    <w:basedOn w:val="Tleft8"/>
    <w:rsid w:val="00434E34"/>
    <w:pPr>
      <w:jc w:val="left"/>
    </w:pPr>
    <w:rPr>
      <w:sz w:val="20"/>
    </w:rPr>
  </w:style>
  <w:style w:type="character" w:customStyle="1" w:styleId="E1Zchn">
    <w:name w:val="E1 Zchn"/>
    <w:aliases w:val="Beschriftung Zchn,Standard + Verdana Zchn,Vor:  3 pt Zchn,Nach:  3 pt Zchn,Zeilenabstand:  Mindestens 16 pt Zchn Zchn,Zeilenabstand:  Mindestens 16 pt Zchn,Beschriftung Char Zchn,E1 Char Char Zchn,E1 Char Zchn"/>
    <w:basedOn w:val="DefaultParagraphFont"/>
    <w:rsid w:val="002D68C6"/>
    <w:rPr>
      <w:lang w:val="de-DE" w:eastAsia="de-DE"/>
    </w:rPr>
  </w:style>
  <w:style w:type="character" w:customStyle="1" w:styleId="CaptionChar">
    <w:name w:val="Caption Char"/>
    <w:aliases w:val="Caracter Caracter Char,Caracter Caracter Caracter Char1,Caracter Caracter Caracter Char Char Char,Caracter Caracter Caracter Char Char1,Didascalia Carattere Char,Didascalia Carattere1 Carattere Char"/>
    <w:basedOn w:val="DefaultParagraphFont"/>
    <w:link w:val="Caption"/>
    <w:rsid w:val="00E7683F"/>
    <w:rPr>
      <w:rFonts w:ascii="Arial" w:hAnsi="Arial"/>
      <w:b/>
      <w:iCs/>
      <w:color w:val="305291" w:themeColor="accent1"/>
      <w:sz w:val="18"/>
      <w:szCs w:val="18"/>
      <w:lang w:val="en-US" w:eastAsia="de-DE"/>
    </w:rPr>
  </w:style>
  <w:style w:type="paragraph" w:customStyle="1" w:styleId="ILFProp-N0">
    <w:name w:val="ILF Prop - N0"/>
    <w:basedOn w:val="Normal"/>
    <w:autoRedefine/>
    <w:rsid w:val="006A1E3D"/>
    <w:pPr>
      <w:widowControl w:val="0"/>
      <w:numPr>
        <w:numId w:val="31"/>
      </w:numPr>
      <w:spacing w:after="120" w:line="240" w:lineRule="atLeast"/>
    </w:pPr>
    <w:rPr>
      <w:lang w:val="en-GB"/>
    </w:rPr>
  </w:style>
  <w:style w:type="paragraph" w:customStyle="1" w:styleId="ILFProp-N1">
    <w:name w:val="ILF Prop - N1"/>
    <w:basedOn w:val="Normal"/>
    <w:autoRedefine/>
    <w:qFormat/>
    <w:rsid w:val="006A1E3D"/>
    <w:pPr>
      <w:numPr>
        <w:numId w:val="32"/>
      </w:numPr>
      <w:spacing w:before="240" w:after="240" w:line="320" w:lineRule="atLeast"/>
      <w:ind w:left="851" w:hanging="851"/>
      <w:jc w:val="left"/>
    </w:pPr>
    <w:rPr>
      <w:rFonts w:cs="Arial"/>
      <w:i/>
      <w:caps/>
      <w:color w:val="000000" w:themeColor="text1"/>
      <w:lang w:val="en-GB"/>
    </w:rPr>
  </w:style>
  <w:style w:type="paragraph" w:customStyle="1" w:styleId="ILFProp-N2">
    <w:name w:val="ILF Prop - N2"/>
    <w:basedOn w:val="Normal"/>
    <w:autoRedefine/>
    <w:qFormat/>
    <w:rsid w:val="006A1E3D"/>
    <w:pPr>
      <w:numPr>
        <w:ilvl w:val="1"/>
        <w:numId w:val="32"/>
      </w:numPr>
      <w:tabs>
        <w:tab w:val="clear" w:pos="2694"/>
        <w:tab w:val="left" w:pos="851"/>
      </w:tabs>
      <w:spacing w:before="240" w:after="240" w:line="320" w:lineRule="atLeast"/>
      <w:ind w:left="851" w:hanging="851"/>
    </w:pPr>
    <w:rPr>
      <w:b/>
      <w:lang w:eastAsia="de-AT"/>
    </w:rPr>
  </w:style>
  <w:style w:type="paragraph" w:customStyle="1" w:styleId="ILFProp-N3">
    <w:name w:val="ILF Prop- N3"/>
    <w:basedOn w:val="Normal"/>
    <w:autoRedefine/>
    <w:qFormat/>
    <w:rsid w:val="006A1E3D"/>
    <w:pPr>
      <w:numPr>
        <w:ilvl w:val="2"/>
        <w:numId w:val="32"/>
      </w:numPr>
      <w:spacing w:before="240" w:after="240" w:line="320" w:lineRule="atLeast"/>
      <w:ind w:left="851" w:hanging="851"/>
    </w:pPr>
    <w:rPr>
      <w:lang w:val="en-GB" w:eastAsia="de-AT"/>
    </w:rPr>
  </w:style>
  <w:style w:type="numbering" w:customStyle="1" w:styleId="ILF-Liste123">
    <w:name w:val="ILF - Liste 1) 2) 3)"/>
    <w:uiPriority w:val="99"/>
    <w:rsid w:val="006A1E3D"/>
    <w:pPr>
      <w:numPr>
        <w:numId w:val="30"/>
      </w:numPr>
    </w:pPr>
  </w:style>
  <w:style w:type="paragraph" w:customStyle="1" w:styleId="ILFProp-E1">
    <w:name w:val="ILF Prop - E1"/>
    <w:basedOn w:val="Normal"/>
    <w:link w:val="ILFProp-E1Char"/>
    <w:autoRedefine/>
    <w:uiPriority w:val="1"/>
    <w:qFormat/>
    <w:rsid w:val="00AC7E2D"/>
    <w:pPr>
      <w:spacing w:after="160" w:line="320" w:lineRule="atLeast"/>
      <w:ind w:left="850"/>
    </w:pPr>
  </w:style>
  <w:style w:type="character" w:customStyle="1" w:styleId="ILFProp-E1Char">
    <w:name w:val="ILF Prop - E1 Char"/>
    <w:link w:val="ILFProp-E1"/>
    <w:uiPriority w:val="1"/>
    <w:rsid w:val="00AC7E2D"/>
    <w:rPr>
      <w:rFonts w:ascii="Arial" w:hAnsi="Arial"/>
      <w:sz w:val="22"/>
      <w:szCs w:val="22"/>
      <w:lang w:val="en-US" w:eastAsia="de-DE"/>
    </w:rPr>
  </w:style>
  <w:style w:type="paragraph" w:customStyle="1" w:styleId="P1">
    <w:name w:val="P1"/>
    <w:basedOn w:val="Normal"/>
    <w:link w:val="P1Zchn"/>
    <w:autoRedefine/>
    <w:qFormat/>
    <w:rsid w:val="001366FC"/>
    <w:pPr>
      <w:numPr>
        <w:numId w:val="36"/>
      </w:numPr>
      <w:overflowPunct/>
      <w:autoSpaceDE/>
      <w:autoSpaceDN/>
      <w:adjustRightInd/>
      <w:spacing w:after="160" w:line="320" w:lineRule="atLeast"/>
      <w:textAlignment w:val="auto"/>
    </w:pPr>
    <w:rPr>
      <w:rFonts w:eastAsia="Arial"/>
      <w:szCs w:val="20"/>
    </w:rPr>
  </w:style>
  <w:style w:type="character" w:customStyle="1" w:styleId="P1Zchn">
    <w:name w:val="P1 Zchn"/>
    <w:basedOn w:val="DefaultParagraphFont"/>
    <w:link w:val="P1"/>
    <w:rsid w:val="001366FC"/>
    <w:rPr>
      <w:rFonts w:ascii="Arial" w:eastAsia="Arial" w:hAnsi="Arial"/>
      <w:sz w:val="22"/>
      <w:lang w:val="en-US" w:eastAsia="de-DE"/>
    </w:rPr>
  </w:style>
  <w:style w:type="paragraph" w:styleId="Revision">
    <w:name w:val="Revision"/>
    <w:hidden/>
    <w:uiPriority w:val="99"/>
    <w:semiHidden/>
    <w:rsid w:val="00E52BE6"/>
    <w:rPr>
      <w:rFonts w:ascii="Arial" w:hAnsi="Arial"/>
      <w:sz w:val="22"/>
      <w:szCs w:val="22"/>
      <w:lang w:val="en-US" w:eastAsia="de-DE"/>
    </w:rPr>
  </w:style>
  <w:style w:type="paragraph" w:customStyle="1" w:styleId="B0">
    <w:name w:val="B0"/>
    <w:basedOn w:val="ILF-Standard"/>
    <w:rsid w:val="004E0675"/>
    <w:pPr>
      <w:numPr>
        <w:numId w:val="33"/>
      </w:numPr>
      <w:overflowPunct/>
      <w:autoSpaceDE/>
      <w:autoSpaceDN/>
      <w:adjustRightInd/>
      <w:spacing w:after="120" w:line="320" w:lineRule="atLeast"/>
      <w:jc w:val="both"/>
      <w:textAlignment w:val="auto"/>
    </w:pPr>
    <w:rPr>
      <w:szCs w:val="20"/>
      <w:lang w:val="en-GB"/>
    </w:rPr>
  </w:style>
  <w:style w:type="character" w:customStyle="1" w:styleId="ILF-StandardChar">
    <w:name w:val="ILF-Standard Char"/>
    <w:basedOn w:val="DefaultParagraphFont"/>
    <w:rsid w:val="00094BCE"/>
    <w:rPr>
      <w:lang w:val="en-US" w:eastAsia="de-DE"/>
    </w:rPr>
  </w:style>
  <w:style w:type="paragraph" w:customStyle="1" w:styleId="ILFBeschriftungTabellen">
    <w:name w:val="ILF Beschriftung Tabellen"/>
    <w:basedOn w:val="Caption"/>
    <w:autoRedefine/>
    <w:rsid w:val="00094BCE"/>
    <w:pPr>
      <w:overflowPunct/>
      <w:autoSpaceDE/>
      <w:autoSpaceDN/>
      <w:adjustRightInd/>
      <w:spacing w:before="0" w:after="160" w:line="320" w:lineRule="atLeast"/>
      <w:ind w:left="1134"/>
      <w:jc w:val="both"/>
      <w:textAlignment w:val="auto"/>
    </w:pPr>
    <w:rPr>
      <w:b w:val="0"/>
      <w:i/>
      <w:iCs w:val="0"/>
      <w:color w:val="auto"/>
      <w:szCs w:val="20"/>
      <w:lang w:val="en-GB"/>
    </w:rPr>
  </w:style>
  <w:style w:type="paragraph" w:customStyle="1" w:styleId="ILFProp-Standard">
    <w:name w:val="ILF Prop - Standard"/>
    <w:link w:val="ILFProp-StandardChar"/>
    <w:rsid w:val="00A42651"/>
    <w:pPr>
      <w:overflowPunct w:val="0"/>
      <w:autoSpaceDE w:val="0"/>
      <w:autoSpaceDN w:val="0"/>
      <w:adjustRightInd w:val="0"/>
      <w:textAlignment w:val="baseline"/>
    </w:pPr>
    <w:rPr>
      <w:rFonts w:ascii="Arial" w:hAnsi="Arial"/>
      <w:sz w:val="22"/>
      <w:szCs w:val="22"/>
      <w:lang w:eastAsia="de-DE"/>
    </w:rPr>
  </w:style>
  <w:style w:type="character" w:customStyle="1" w:styleId="ILFProp-StandardChar">
    <w:name w:val="ILF Prop - Standard Char"/>
    <w:basedOn w:val="DefaultParagraphFont"/>
    <w:link w:val="ILFProp-Standard"/>
    <w:rsid w:val="00A42651"/>
    <w:rPr>
      <w:rFonts w:ascii="Arial" w:hAnsi="Arial"/>
      <w:sz w:val="22"/>
      <w:szCs w:val="22"/>
      <w:lang w:eastAsia="de-DE"/>
    </w:rPr>
  </w:style>
  <w:style w:type="paragraph" w:customStyle="1" w:styleId="ILFStandard">
    <w:name w:val="ILF Standard"/>
    <w:aliases w:val="Einzug"/>
    <w:basedOn w:val="ILF-Standard"/>
    <w:link w:val="ILFStandardZchn"/>
    <w:autoRedefine/>
    <w:qFormat/>
    <w:rsid w:val="00CF5AC9"/>
    <w:pPr>
      <w:overflowPunct/>
      <w:autoSpaceDE/>
      <w:autoSpaceDN/>
      <w:adjustRightInd/>
      <w:spacing w:after="60" w:line="320" w:lineRule="atLeast"/>
      <w:ind w:left="850"/>
      <w:jc w:val="both"/>
      <w:textAlignment w:val="auto"/>
    </w:pPr>
    <w:rPr>
      <w:szCs w:val="20"/>
      <w:lang w:val="en-GB"/>
    </w:rPr>
  </w:style>
  <w:style w:type="character" w:customStyle="1" w:styleId="ILFStandardZchn">
    <w:name w:val="ILF Standard Zchn"/>
    <w:aliases w:val="Einzug Zchn"/>
    <w:link w:val="ILFStandard"/>
    <w:rsid w:val="00CF5AC9"/>
    <w:rPr>
      <w:rFonts w:ascii="Arial" w:hAnsi="Arial"/>
      <w:sz w:val="22"/>
      <w:lang w:val="en-GB" w:eastAsia="de-DE"/>
    </w:rPr>
  </w:style>
  <w:style w:type="paragraph" w:customStyle="1" w:styleId="N2">
    <w:name w:val="N2"/>
    <w:basedOn w:val="ILF-Standard"/>
    <w:rsid w:val="004D4261"/>
    <w:pPr>
      <w:numPr>
        <w:numId w:val="37"/>
      </w:numPr>
      <w:tabs>
        <w:tab w:val="clear" w:pos="1985"/>
      </w:tabs>
      <w:overflowPunct/>
      <w:autoSpaceDE/>
      <w:autoSpaceDN/>
      <w:adjustRightInd/>
      <w:spacing w:after="160" w:line="320" w:lineRule="atLeast"/>
      <w:jc w:val="both"/>
      <w:textAlignment w:val="auto"/>
    </w:pPr>
    <w:rPr>
      <w:szCs w:val="20"/>
      <w:lang w:val="en-GB"/>
    </w:rPr>
  </w:style>
  <w:style w:type="character" w:customStyle="1" w:styleId="ListParagraphChar">
    <w:name w:val="List Paragraph Char"/>
    <w:aliases w:val="Bulleted Text Char"/>
    <w:link w:val="ListParagraph"/>
    <w:uiPriority w:val="34"/>
    <w:locked/>
    <w:rsid w:val="00393190"/>
    <w:rPr>
      <w:rFonts w:ascii="Arial" w:hAnsi="Arial"/>
      <w:sz w:val="22"/>
      <w:szCs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980">
      <w:bodyDiv w:val="1"/>
      <w:marLeft w:val="0"/>
      <w:marRight w:val="0"/>
      <w:marTop w:val="0"/>
      <w:marBottom w:val="0"/>
      <w:divBdr>
        <w:top w:val="none" w:sz="0" w:space="0" w:color="auto"/>
        <w:left w:val="none" w:sz="0" w:space="0" w:color="auto"/>
        <w:bottom w:val="none" w:sz="0" w:space="0" w:color="auto"/>
        <w:right w:val="none" w:sz="0" w:space="0" w:color="auto"/>
      </w:divBdr>
    </w:div>
    <w:div w:id="44648986">
      <w:bodyDiv w:val="1"/>
      <w:marLeft w:val="0"/>
      <w:marRight w:val="0"/>
      <w:marTop w:val="0"/>
      <w:marBottom w:val="0"/>
      <w:divBdr>
        <w:top w:val="none" w:sz="0" w:space="0" w:color="auto"/>
        <w:left w:val="none" w:sz="0" w:space="0" w:color="auto"/>
        <w:bottom w:val="none" w:sz="0" w:space="0" w:color="auto"/>
        <w:right w:val="none" w:sz="0" w:space="0" w:color="auto"/>
      </w:divBdr>
    </w:div>
    <w:div w:id="56245986">
      <w:bodyDiv w:val="1"/>
      <w:marLeft w:val="0"/>
      <w:marRight w:val="0"/>
      <w:marTop w:val="0"/>
      <w:marBottom w:val="0"/>
      <w:divBdr>
        <w:top w:val="none" w:sz="0" w:space="0" w:color="auto"/>
        <w:left w:val="none" w:sz="0" w:space="0" w:color="auto"/>
        <w:bottom w:val="none" w:sz="0" w:space="0" w:color="auto"/>
        <w:right w:val="none" w:sz="0" w:space="0" w:color="auto"/>
      </w:divBdr>
    </w:div>
    <w:div w:id="76750348">
      <w:bodyDiv w:val="1"/>
      <w:marLeft w:val="0"/>
      <w:marRight w:val="0"/>
      <w:marTop w:val="0"/>
      <w:marBottom w:val="0"/>
      <w:divBdr>
        <w:top w:val="none" w:sz="0" w:space="0" w:color="auto"/>
        <w:left w:val="none" w:sz="0" w:space="0" w:color="auto"/>
        <w:bottom w:val="none" w:sz="0" w:space="0" w:color="auto"/>
        <w:right w:val="none" w:sz="0" w:space="0" w:color="auto"/>
      </w:divBdr>
    </w:div>
    <w:div w:id="166752615">
      <w:bodyDiv w:val="1"/>
      <w:marLeft w:val="0"/>
      <w:marRight w:val="0"/>
      <w:marTop w:val="0"/>
      <w:marBottom w:val="0"/>
      <w:divBdr>
        <w:top w:val="none" w:sz="0" w:space="0" w:color="auto"/>
        <w:left w:val="none" w:sz="0" w:space="0" w:color="auto"/>
        <w:bottom w:val="none" w:sz="0" w:space="0" w:color="auto"/>
        <w:right w:val="none" w:sz="0" w:space="0" w:color="auto"/>
      </w:divBdr>
    </w:div>
    <w:div w:id="291253568">
      <w:bodyDiv w:val="1"/>
      <w:marLeft w:val="0"/>
      <w:marRight w:val="0"/>
      <w:marTop w:val="0"/>
      <w:marBottom w:val="0"/>
      <w:divBdr>
        <w:top w:val="none" w:sz="0" w:space="0" w:color="auto"/>
        <w:left w:val="none" w:sz="0" w:space="0" w:color="auto"/>
        <w:bottom w:val="none" w:sz="0" w:space="0" w:color="auto"/>
        <w:right w:val="none" w:sz="0" w:space="0" w:color="auto"/>
      </w:divBdr>
    </w:div>
    <w:div w:id="363946262">
      <w:bodyDiv w:val="1"/>
      <w:marLeft w:val="0"/>
      <w:marRight w:val="0"/>
      <w:marTop w:val="0"/>
      <w:marBottom w:val="0"/>
      <w:divBdr>
        <w:top w:val="none" w:sz="0" w:space="0" w:color="auto"/>
        <w:left w:val="none" w:sz="0" w:space="0" w:color="auto"/>
        <w:bottom w:val="none" w:sz="0" w:space="0" w:color="auto"/>
        <w:right w:val="none" w:sz="0" w:space="0" w:color="auto"/>
      </w:divBdr>
    </w:div>
    <w:div w:id="412623439">
      <w:bodyDiv w:val="1"/>
      <w:marLeft w:val="0"/>
      <w:marRight w:val="0"/>
      <w:marTop w:val="0"/>
      <w:marBottom w:val="0"/>
      <w:divBdr>
        <w:top w:val="none" w:sz="0" w:space="0" w:color="auto"/>
        <w:left w:val="none" w:sz="0" w:space="0" w:color="auto"/>
        <w:bottom w:val="none" w:sz="0" w:space="0" w:color="auto"/>
        <w:right w:val="none" w:sz="0" w:space="0" w:color="auto"/>
      </w:divBdr>
    </w:div>
    <w:div w:id="458186107">
      <w:bodyDiv w:val="1"/>
      <w:marLeft w:val="0"/>
      <w:marRight w:val="0"/>
      <w:marTop w:val="0"/>
      <w:marBottom w:val="0"/>
      <w:divBdr>
        <w:top w:val="none" w:sz="0" w:space="0" w:color="auto"/>
        <w:left w:val="none" w:sz="0" w:space="0" w:color="auto"/>
        <w:bottom w:val="none" w:sz="0" w:space="0" w:color="auto"/>
        <w:right w:val="none" w:sz="0" w:space="0" w:color="auto"/>
      </w:divBdr>
    </w:div>
    <w:div w:id="580942975">
      <w:bodyDiv w:val="1"/>
      <w:marLeft w:val="0"/>
      <w:marRight w:val="0"/>
      <w:marTop w:val="0"/>
      <w:marBottom w:val="0"/>
      <w:divBdr>
        <w:top w:val="none" w:sz="0" w:space="0" w:color="auto"/>
        <w:left w:val="none" w:sz="0" w:space="0" w:color="auto"/>
        <w:bottom w:val="none" w:sz="0" w:space="0" w:color="auto"/>
        <w:right w:val="none" w:sz="0" w:space="0" w:color="auto"/>
      </w:divBdr>
    </w:div>
    <w:div w:id="706837765">
      <w:bodyDiv w:val="1"/>
      <w:marLeft w:val="0"/>
      <w:marRight w:val="0"/>
      <w:marTop w:val="0"/>
      <w:marBottom w:val="0"/>
      <w:divBdr>
        <w:top w:val="none" w:sz="0" w:space="0" w:color="auto"/>
        <w:left w:val="none" w:sz="0" w:space="0" w:color="auto"/>
        <w:bottom w:val="none" w:sz="0" w:space="0" w:color="auto"/>
        <w:right w:val="none" w:sz="0" w:space="0" w:color="auto"/>
      </w:divBdr>
    </w:div>
    <w:div w:id="726801925">
      <w:bodyDiv w:val="1"/>
      <w:marLeft w:val="0"/>
      <w:marRight w:val="0"/>
      <w:marTop w:val="0"/>
      <w:marBottom w:val="0"/>
      <w:divBdr>
        <w:top w:val="none" w:sz="0" w:space="0" w:color="auto"/>
        <w:left w:val="none" w:sz="0" w:space="0" w:color="auto"/>
        <w:bottom w:val="none" w:sz="0" w:space="0" w:color="auto"/>
        <w:right w:val="none" w:sz="0" w:space="0" w:color="auto"/>
      </w:divBdr>
    </w:div>
    <w:div w:id="738017314">
      <w:bodyDiv w:val="1"/>
      <w:marLeft w:val="0"/>
      <w:marRight w:val="0"/>
      <w:marTop w:val="0"/>
      <w:marBottom w:val="0"/>
      <w:divBdr>
        <w:top w:val="none" w:sz="0" w:space="0" w:color="auto"/>
        <w:left w:val="none" w:sz="0" w:space="0" w:color="auto"/>
        <w:bottom w:val="none" w:sz="0" w:space="0" w:color="auto"/>
        <w:right w:val="none" w:sz="0" w:space="0" w:color="auto"/>
      </w:divBdr>
    </w:div>
    <w:div w:id="801464407">
      <w:bodyDiv w:val="1"/>
      <w:marLeft w:val="0"/>
      <w:marRight w:val="0"/>
      <w:marTop w:val="0"/>
      <w:marBottom w:val="0"/>
      <w:divBdr>
        <w:top w:val="none" w:sz="0" w:space="0" w:color="auto"/>
        <w:left w:val="none" w:sz="0" w:space="0" w:color="auto"/>
        <w:bottom w:val="none" w:sz="0" w:space="0" w:color="auto"/>
        <w:right w:val="none" w:sz="0" w:space="0" w:color="auto"/>
      </w:divBdr>
    </w:div>
    <w:div w:id="802701238">
      <w:bodyDiv w:val="1"/>
      <w:marLeft w:val="0"/>
      <w:marRight w:val="0"/>
      <w:marTop w:val="0"/>
      <w:marBottom w:val="0"/>
      <w:divBdr>
        <w:top w:val="none" w:sz="0" w:space="0" w:color="auto"/>
        <w:left w:val="none" w:sz="0" w:space="0" w:color="auto"/>
        <w:bottom w:val="none" w:sz="0" w:space="0" w:color="auto"/>
        <w:right w:val="none" w:sz="0" w:space="0" w:color="auto"/>
      </w:divBdr>
    </w:div>
    <w:div w:id="807747515">
      <w:bodyDiv w:val="1"/>
      <w:marLeft w:val="0"/>
      <w:marRight w:val="0"/>
      <w:marTop w:val="0"/>
      <w:marBottom w:val="0"/>
      <w:divBdr>
        <w:top w:val="none" w:sz="0" w:space="0" w:color="auto"/>
        <w:left w:val="none" w:sz="0" w:space="0" w:color="auto"/>
        <w:bottom w:val="none" w:sz="0" w:space="0" w:color="auto"/>
        <w:right w:val="none" w:sz="0" w:space="0" w:color="auto"/>
      </w:divBdr>
    </w:div>
    <w:div w:id="869494953">
      <w:bodyDiv w:val="1"/>
      <w:marLeft w:val="0"/>
      <w:marRight w:val="0"/>
      <w:marTop w:val="0"/>
      <w:marBottom w:val="0"/>
      <w:divBdr>
        <w:top w:val="none" w:sz="0" w:space="0" w:color="auto"/>
        <w:left w:val="none" w:sz="0" w:space="0" w:color="auto"/>
        <w:bottom w:val="none" w:sz="0" w:space="0" w:color="auto"/>
        <w:right w:val="none" w:sz="0" w:space="0" w:color="auto"/>
      </w:divBdr>
    </w:div>
    <w:div w:id="945161369">
      <w:bodyDiv w:val="1"/>
      <w:marLeft w:val="0"/>
      <w:marRight w:val="0"/>
      <w:marTop w:val="0"/>
      <w:marBottom w:val="0"/>
      <w:divBdr>
        <w:top w:val="none" w:sz="0" w:space="0" w:color="auto"/>
        <w:left w:val="none" w:sz="0" w:space="0" w:color="auto"/>
        <w:bottom w:val="none" w:sz="0" w:space="0" w:color="auto"/>
        <w:right w:val="none" w:sz="0" w:space="0" w:color="auto"/>
      </w:divBdr>
    </w:div>
    <w:div w:id="960769105">
      <w:bodyDiv w:val="1"/>
      <w:marLeft w:val="0"/>
      <w:marRight w:val="0"/>
      <w:marTop w:val="0"/>
      <w:marBottom w:val="0"/>
      <w:divBdr>
        <w:top w:val="none" w:sz="0" w:space="0" w:color="auto"/>
        <w:left w:val="none" w:sz="0" w:space="0" w:color="auto"/>
        <w:bottom w:val="none" w:sz="0" w:space="0" w:color="auto"/>
        <w:right w:val="none" w:sz="0" w:space="0" w:color="auto"/>
      </w:divBdr>
    </w:div>
    <w:div w:id="971865667">
      <w:bodyDiv w:val="1"/>
      <w:marLeft w:val="0"/>
      <w:marRight w:val="0"/>
      <w:marTop w:val="0"/>
      <w:marBottom w:val="0"/>
      <w:divBdr>
        <w:top w:val="none" w:sz="0" w:space="0" w:color="auto"/>
        <w:left w:val="none" w:sz="0" w:space="0" w:color="auto"/>
        <w:bottom w:val="none" w:sz="0" w:space="0" w:color="auto"/>
        <w:right w:val="none" w:sz="0" w:space="0" w:color="auto"/>
      </w:divBdr>
    </w:div>
    <w:div w:id="983050788">
      <w:bodyDiv w:val="1"/>
      <w:marLeft w:val="0"/>
      <w:marRight w:val="0"/>
      <w:marTop w:val="0"/>
      <w:marBottom w:val="0"/>
      <w:divBdr>
        <w:top w:val="none" w:sz="0" w:space="0" w:color="auto"/>
        <w:left w:val="none" w:sz="0" w:space="0" w:color="auto"/>
        <w:bottom w:val="none" w:sz="0" w:space="0" w:color="auto"/>
        <w:right w:val="none" w:sz="0" w:space="0" w:color="auto"/>
      </w:divBdr>
    </w:div>
    <w:div w:id="1011565649">
      <w:bodyDiv w:val="1"/>
      <w:marLeft w:val="0"/>
      <w:marRight w:val="0"/>
      <w:marTop w:val="0"/>
      <w:marBottom w:val="0"/>
      <w:divBdr>
        <w:top w:val="none" w:sz="0" w:space="0" w:color="auto"/>
        <w:left w:val="none" w:sz="0" w:space="0" w:color="auto"/>
        <w:bottom w:val="none" w:sz="0" w:space="0" w:color="auto"/>
        <w:right w:val="none" w:sz="0" w:space="0" w:color="auto"/>
      </w:divBdr>
    </w:div>
    <w:div w:id="1270234342">
      <w:bodyDiv w:val="1"/>
      <w:marLeft w:val="0"/>
      <w:marRight w:val="0"/>
      <w:marTop w:val="0"/>
      <w:marBottom w:val="0"/>
      <w:divBdr>
        <w:top w:val="none" w:sz="0" w:space="0" w:color="auto"/>
        <w:left w:val="none" w:sz="0" w:space="0" w:color="auto"/>
        <w:bottom w:val="none" w:sz="0" w:space="0" w:color="auto"/>
        <w:right w:val="none" w:sz="0" w:space="0" w:color="auto"/>
      </w:divBdr>
    </w:div>
    <w:div w:id="1487479746">
      <w:bodyDiv w:val="1"/>
      <w:marLeft w:val="0"/>
      <w:marRight w:val="0"/>
      <w:marTop w:val="0"/>
      <w:marBottom w:val="0"/>
      <w:divBdr>
        <w:top w:val="none" w:sz="0" w:space="0" w:color="auto"/>
        <w:left w:val="none" w:sz="0" w:space="0" w:color="auto"/>
        <w:bottom w:val="none" w:sz="0" w:space="0" w:color="auto"/>
        <w:right w:val="none" w:sz="0" w:space="0" w:color="auto"/>
      </w:divBdr>
    </w:div>
    <w:div w:id="1551068013">
      <w:bodyDiv w:val="1"/>
      <w:marLeft w:val="0"/>
      <w:marRight w:val="0"/>
      <w:marTop w:val="0"/>
      <w:marBottom w:val="0"/>
      <w:divBdr>
        <w:top w:val="none" w:sz="0" w:space="0" w:color="auto"/>
        <w:left w:val="none" w:sz="0" w:space="0" w:color="auto"/>
        <w:bottom w:val="none" w:sz="0" w:space="0" w:color="auto"/>
        <w:right w:val="none" w:sz="0" w:space="0" w:color="auto"/>
      </w:divBdr>
    </w:div>
    <w:div w:id="1654404265">
      <w:bodyDiv w:val="1"/>
      <w:marLeft w:val="0"/>
      <w:marRight w:val="0"/>
      <w:marTop w:val="0"/>
      <w:marBottom w:val="0"/>
      <w:divBdr>
        <w:top w:val="none" w:sz="0" w:space="0" w:color="auto"/>
        <w:left w:val="none" w:sz="0" w:space="0" w:color="auto"/>
        <w:bottom w:val="none" w:sz="0" w:space="0" w:color="auto"/>
        <w:right w:val="none" w:sz="0" w:space="0" w:color="auto"/>
      </w:divBdr>
    </w:div>
    <w:div w:id="1674797881">
      <w:bodyDiv w:val="1"/>
      <w:marLeft w:val="0"/>
      <w:marRight w:val="0"/>
      <w:marTop w:val="0"/>
      <w:marBottom w:val="0"/>
      <w:divBdr>
        <w:top w:val="none" w:sz="0" w:space="0" w:color="auto"/>
        <w:left w:val="none" w:sz="0" w:space="0" w:color="auto"/>
        <w:bottom w:val="none" w:sz="0" w:space="0" w:color="auto"/>
        <w:right w:val="none" w:sz="0" w:space="0" w:color="auto"/>
      </w:divBdr>
    </w:div>
    <w:div w:id="1696350674">
      <w:bodyDiv w:val="1"/>
      <w:marLeft w:val="0"/>
      <w:marRight w:val="0"/>
      <w:marTop w:val="0"/>
      <w:marBottom w:val="0"/>
      <w:divBdr>
        <w:top w:val="none" w:sz="0" w:space="0" w:color="auto"/>
        <w:left w:val="none" w:sz="0" w:space="0" w:color="auto"/>
        <w:bottom w:val="none" w:sz="0" w:space="0" w:color="auto"/>
        <w:right w:val="none" w:sz="0" w:space="0" w:color="auto"/>
      </w:divBdr>
    </w:div>
    <w:div w:id="1798058597">
      <w:bodyDiv w:val="1"/>
      <w:marLeft w:val="0"/>
      <w:marRight w:val="0"/>
      <w:marTop w:val="0"/>
      <w:marBottom w:val="0"/>
      <w:divBdr>
        <w:top w:val="none" w:sz="0" w:space="0" w:color="auto"/>
        <w:left w:val="none" w:sz="0" w:space="0" w:color="auto"/>
        <w:bottom w:val="none" w:sz="0" w:space="0" w:color="auto"/>
        <w:right w:val="none" w:sz="0" w:space="0" w:color="auto"/>
      </w:divBdr>
    </w:div>
    <w:div w:id="1862621993">
      <w:bodyDiv w:val="1"/>
      <w:marLeft w:val="0"/>
      <w:marRight w:val="0"/>
      <w:marTop w:val="0"/>
      <w:marBottom w:val="0"/>
      <w:divBdr>
        <w:top w:val="none" w:sz="0" w:space="0" w:color="auto"/>
        <w:left w:val="none" w:sz="0" w:space="0" w:color="auto"/>
        <w:bottom w:val="none" w:sz="0" w:space="0" w:color="auto"/>
        <w:right w:val="none" w:sz="0" w:space="0" w:color="auto"/>
      </w:divBdr>
    </w:div>
    <w:div w:id="1958247585">
      <w:bodyDiv w:val="1"/>
      <w:marLeft w:val="0"/>
      <w:marRight w:val="0"/>
      <w:marTop w:val="0"/>
      <w:marBottom w:val="0"/>
      <w:divBdr>
        <w:top w:val="none" w:sz="0" w:space="0" w:color="auto"/>
        <w:left w:val="none" w:sz="0" w:space="0" w:color="auto"/>
        <w:bottom w:val="none" w:sz="0" w:space="0" w:color="auto"/>
        <w:right w:val="none" w:sz="0" w:space="0" w:color="auto"/>
      </w:divBdr>
    </w:div>
    <w:div w:id="1959096087">
      <w:bodyDiv w:val="1"/>
      <w:marLeft w:val="0"/>
      <w:marRight w:val="0"/>
      <w:marTop w:val="0"/>
      <w:marBottom w:val="0"/>
      <w:divBdr>
        <w:top w:val="none" w:sz="0" w:space="0" w:color="auto"/>
        <w:left w:val="none" w:sz="0" w:space="0" w:color="auto"/>
        <w:bottom w:val="none" w:sz="0" w:space="0" w:color="auto"/>
        <w:right w:val="none" w:sz="0" w:space="0" w:color="auto"/>
      </w:divBdr>
    </w:div>
    <w:div w:id="1994554591">
      <w:bodyDiv w:val="1"/>
      <w:marLeft w:val="0"/>
      <w:marRight w:val="0"/>
      <w:marTop w:val="0"/>
      <w:marBottom w:val="0"/>
      <w:divBdr>
        <w:top w:val="none" w:sz="0" w:space="0" w:color="auto"/>
        <w:left w:val="none" w:sz="0" w:space="0" w:color="auto"/>
        <w:bottom w:val="none" w:sz="0" w:space="0" w:color="auto"/>
        <w:right w:val="none" w:sz="0" w:space="0" w:color="auto"/>
      </w:divBdr>
    </w:div>
    <w:div w:id="2129935653">
      <w:bodyDiv w:val="1"/>
      <w:marLeft w:val="0"/>
      <w:marRight w:val="0"/>
      <w:marTop w:val="0"/>
      <w:marBottom w:val="0"/>
      <w:divBdr>
        <w:top w:val="none" w:sz="0" w:space="0" w:color="auto"/>
        <w:left w:val="none" w:sz="0" w:space="0" w:color="auto"/>
        <w:bottom w:val="none" w:sz="0" w:space="0" w:color="auto"/>
        <w:right w:val="none" w:sz="0" w:space="0" w:color="auto"/>
      </w:divBdr>
    </w:div>
    <w:div w:id="2138209360">
      <w:bodyDiv w:val="1"/>
      <w:marLeft w:val="0"/>
      <w:marRight w:val="0"/>
      <w:marTop w:val="0"/>
      <w:marBottom w:val="0"/>
      <w:divBdr>
        <w:top w:val="none" w:sz="0" w:space="0" w:color="auto"/>
        <w:left w:val="none" w:sz="0" w:space="0" w:color="auto"/>
        <w:bottom w:val="none" w:sz="0" w:space="0" w:color="auto"/>
        <w:right w:val="none" w:sz="0" w:space="0" w:color="auto"/>
      </w:divBdr>
    </w:div>
    <w:div w:id="213859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6.jpe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image" Target="media/image14.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11.jpe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file:///C:\Users\Nnaemeka.Nworgu\Desktop\Brickwater%20Proposal\Mytsrose%20Brickwater%20Petroleum%205MMSCFD%20LNG%20Plant%20in%20Epe_MO.docx" TargetMode="Externa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eader" Target="header3.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9.jpeg"/><Relationship Id="rId28" Type="http://schemas.openxmlformats.org/officeDocument/2006/relationships/comments" Target="comments.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Abiodun.Oshodi@ilf.com" TargetMode="External"/><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jpeg"/><Relationship Id="rId30" Type="http://schemas.microsoft.com/office/2016/09/relationships/commentsIds" Target="commentsIds.xml"/><Relationship Id="rId35" Type="http://schemas.openxmlformats.org/officeDocument/2006/relationships/image" Target="media/image15.e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3C88928A0E424ABB2CC5EAAB7FCC65" ma:contentTypeVersion="0" ma:contentTypeDescription="Create a new document." ma:contentTypeScope="" ma:versionID="8e9e446a4779bb01b5edcb6a1492c52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3DCA1F-65DA-4CC9-8813-C175A5B5DD57}">
  <ds:schemaRefs>
    <ds:schemaRef ds:uri="http://schemas.openxmlformats.org/officeDocument/2006/bibliography"/>
  </ds:schemaRefs>
</ds:datastoreItem>
</file>

<file path=customXml/itemProps2.xml><?xml version="1.0" encoding="utf-8"?>
<ds:datastoreItem xmlns:ds="http://schemas.openxmlformats.org/officeDocument/2006/customXml" ds:itemID="{C923738C-8B9B-4213-B13A-4F55D3698D8A}">
  <ds:schemaRefs>
    <ds:schemaRef ds:uri="http://schemas.microsoft.com/sharepoint/v3/contenttype/forms"/>
  </ds:schemaRefs>
</ds:datastoreItem>
</file>

<file path=customXml/itemProps3.xml><?xml version="1.0" encoding="utf-8"?>
<ds:datastoreItem xmlns:ds="http://schemas.openxmlformats.org/officeDocument/2006/customXml" ds:itemID="{7E3FC695-6F57-4264-A03B-B4ADF0749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77E6E1-49F2-4D89-B7AF-E17976A38716}">
  <ds:schemaRef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http://purl.org/dc/dcmityp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6854</Words>
  <Characters>38797</Characters>
  <Application>Microsoft Office Word</Application>
  <DocSecurity>0</DocSecurity>
  <Lines>1436</Lines>
  <Paragraphs>951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Marketing report</vt:lpstr>
      <vt:lpstr>Marketing report</vt:lpstr>
    </vt:vector>
  </TitlesOfParts>
  <Company>ILF Consulting Engineers</Company>
  <LinksUpToDate>false</LinksUpToDate>
  <CharactersWithSpaces>44700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report</dc:title>
  <dc:subject/>
  <dc:creator>Sari, Kimberly</dc:creator>
  <cp:keywords/>
  <dc:description/>
  <cp:lastModifiedBy>Oshodi, Abiodun</cp:lastModifiedBy>
  <cp:revision>5</cp:revision>
  <cp:lastPrinted>2023-05-03T10:59:00Z</cp:lastPrinted>
  <dcterms:created xsi:type="dcterms:W3CDTF">2026-02-07T18:53:00Z</dcterms:created>
  <dcterms:modified xsi:type="dcterms:W3CDTF">2026-03-05T14:38:00Z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0x010100413C88928A0E424ABB2CC5EAAB7FCC65</vt:lpwstr>
  </property>
</Properties>
</file>