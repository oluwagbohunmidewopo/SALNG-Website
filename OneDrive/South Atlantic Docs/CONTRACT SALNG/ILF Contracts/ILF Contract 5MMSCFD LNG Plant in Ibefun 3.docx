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3C0DD" w14:textId="77777777" w:rsidR="00D26C79" w:rsidRDefault="00D26C79" w:rsidP="00D26C79">
      <w:pPr>
        <w:ind w:left="-284" w:right="139"/>
        <w:rPr>
          <w:noProof/>
        </w:rPr>
      </w:pPr>
      <w:r>
        <w:rPr>
          <w:noProof/>
        </w:rPr>
        <w:drawing>
          <wp:inline distT="0" distB="0" distL="0" distR="0" wp14:anchorId="1ADB0716" wp14:editId="5FAB969B">
            <wp:extent cx="6773893" cy="9576000"/>
            <wp:effectExtent l="0" t="0" r="8255" b="635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73893" cy="9576000"/>
                    </a:xfrm>
                    <a:prstGeom prst="rect">
                      <a:avLst/>
                    </a:prstGeom>
                    <a:noFill/>
                    <a:ln>
                      <a:noFill/>
                    </a:ln>
                  </pic:spPr>
                </pic:pic>
              </a:graphicData>
            </a:graphic>
          </wp:inline>
        </w:drawing>
      </w:r>
    </w:p>
    <w:p w14:paraId="546ADB7D" w14:textId="77777777" w:rsidR="00D26C79" w:rsidRDefault="00D26C79" w:rsidP="00D26C79">
      <w:pPr>
        <w:rPr>
          <w:sz w:val="17"/>
          <w:szCs w:val="17"/>
        </w:rPr>
        <w:sectPr w:rsidR="00D26C79" w:rsidSect="00D26C79">
          <w:footerReference w:type="first" r:id="rId9"/>
          <w:pgSz w:w="11906" w:h="16838"/>
          <w:pgMar w:top="851" w:right="851" w:bottom="851" w:left="851" w:header="709" w:footer="709" w:gutter="0"/>
          <w:cols w:space="708"/>
          <w:titlePg/>
          <w:docGrid w:linePitch="360"/>
        </w:sectPr>
      </w:pPr>
    </w:p>
    <w:p w14:paraId="22733855" w14:textId="77777777" w:rsidR="00D26C79" w:rsidRPr="002B0AAC" w:rsidRDefault="00D26C79" w:rsidP="00D26C79">
      <w:pPr>
        <w:ind w:right="281"/>
        <w:rPr>
          <w:rFonts w:cs="Arial"/>
          <w:b/>
          <w:bCs/>
          <w:lang w:val="en-US"/>
          <w:rPrChange w:id="0" w:author="Giwa, Titilayo" w:date="2026-04-27T09:37:00Z" w16du:dateUtc="2026-04-27T08:37:00Z">
            <w:rPr>
              <w:rFonts w:cs="Arial"/>
              <w:b/>
              <w:bCs/>
            </w:rPr>
          </w:rPrChange>
        </w:rPr>
      </w:pPr>
      <w:r w:rsidRPr="002B0AAC">
        <w:rPr>
          <w:rFonts w:cs="Arial"/>
          <w:b/>
          <w:bCs/>
          <w:lang w:val="en-US"/>
          <w:rPrChange w:id="1" w:author="Giwa, Titilayo" w:date="2026-04-27T09:37:00Z" w16du:dateUtc="2026-04-27T08:37:00Z">
            <w:rPr>
              <w:rFonts w:cs="Arial"/>
              <w:b/>
              <w:bCs/>
            </w:rPr>
          </w:rPrChange>
        </w:rPr>
        <w:lastRenderedPageBreak/>
        <w:t>CONTENTS</w:t>
      </w:r>
    </w:p>
    <w:p w14:paraId="3944DA43" w14:textId="77777777" w:rsidR="00D26C79" w:rsidRPr="002B0AAC" w:rsidRDefault="00D26C79" w:rsidP="00D26C79">
      <w:pPr>
        <w:ind w:right="281"/>
        <w:rPr>
          <w:rFonts w:cs="Arial"/>
          <w:b/>
          <w:bCs/>
          <w:lang w:val="en-US"/>
          <w:rPrChange w:id="2" w:author="Giwa, Titilayo" w:date="2026-04-27T09:37:00Z" w16du:dateUtc="2026-04-27T08:37:00Z">
            <w:rPr>
              <w:rFonts w:cs="Arial"/>
              <w:b/>
              <w:bCs/>
            </w:rPr>
          </w:rPrChange>
        </w:rPr>
      </w:pPr>
    </w:p>
    <w:p w14:paraId="21761DD3" w14:textId="77777777" w:rsidR="00D26C79" w:rsidRPr="002B0AAC" w:rsidRDefault="00D26C79" w:rsidP="00D26C79">
      <w:pPr>
        <w:ind w:right="-2"/>
        <w:rPr>
          <w:rFonts w:cs="Arial"/>
          <w:b/>
          <w:bCs/>
          <w:lang w:val="en-US"/>
          <w:rPrChange w:id="3" w:author="Giwa, Titilayo" w:date="2026-04-27T09:37:00Z" w16du:dateUtc="2026-04-27T08:37:00Z">
            <w:rPr>
              <w:rFonts w:cs="Arial"/>
              <w:b/>
              <w:bCs/>
            </w:rPr>
          </w:rPrChange>
        </w:rPr>
      </w:pPr>
      <w:r w:rsidRPr="002B0AAC">
        <w:rPr>
          <w:rFonts w:cs="Arial"/>
          <w:b/>
          <w:bCs/>
          <w:lang w:val="en-US"/>
          <w:rPrChange w:id="4" w:author="Giwa, Titilayo" w:date="2026-04-27T09:37:00Z" w16du:dateUtc="2026-04-27T08:37:00Z">
            <w:rPr>
              <w:rFonts w:cs="Arial"/>
              <w:b/>
              <w:bCs/>
            </w:rPr>
          </w:rPrChange>
        </w:rPr>
        <w:t>Form of Agreement …………………………………………………</w:t>
      </w:r>
      <w:proofErr w:type="gramStart"/>
      <w:r w:rsidRPr="002B0AAC">
        <w:rPr>
          <w:rFonts w:cs="Arial"/>
          <w:b/>
          <w:bCs/>
          <w:lang w:val="en-US"/>
          <w:rPrChange w:id="5" w:author="Giwa, Titilayo" w:date="2026-04-27T09:37:00Z" w16du:dateUtc="2026-04-27T08:37:00Z">
            <w:rPr>
              <w:rFonts w:cs="Arial"/>
              <w:b/>
              <w:bCs/>
            </w:rPr>
          </w:rPrChange>
        </w:rPr>
        <w:t>…..</w:t>
      </w:r>
      <w:proofErr w:type="gramEnd"/>
      <w:r w:rsidRPr="002B0AAC">
        <w:rPr>
          <w:rFonts w:cs="Arial"/>
          <w:b/>
          <w:bCs/>
          <w:lang w:val="en-US"/>
          <w:rPrChange w:id="6" w:author="Giwa, Titilayo" w:date="2026-04-27T09:37:00Z" w16du:dateUtc="2026-04-27T08:37:00Z">
            <w:rPr>
              <w:rFonts w:cs="Arial"/>
              <w:b/>
              <w:bCs/>
            </w:rPr>
          </w:rPrChange>
        </w:rPr>
        <w:t>…………………</w:t>
      </w:r>
      <w:proofErr w:type="gramStart"/>
      <w:r w:rsidRPr="002B0AAC">
        <w:rPr>
          <w:rFonts w:cs="Arial"/>
          <w:b/>
          <w:bCs/>
          <w:lang w:val="en-US"/>
          <w:rPrChange w:id="7" w:author="Giwa, Titilayo" w:date="2026-04-27T09:37:00Z" w16du:dateUtc="2026-04-27T08:37:00Z">
            <w:rPr>
              <w:rFonts w:cs="Arial"/>
              <w:b/>
              <w:bCs/>
            </w:rPr>
          </w:rPrChange>
        </w:rPr>
        <w:t>…..….</w:t>
      </w:r>
      <w:proofErr w:type="spellStart"/>
      <w:r w:rsidRPr="002B0AAC">
        <w:rPr>
          <w:rFonts w:cs="Arial"/>
          <w:b/>
          <w:bCs/>
          <w:lang w:val="en-US"/>
          <w:rPrChange w:id="8" w:author="Giwa, Titilayo" w:date="2026-04-27T09:37:00Z" w16du:dateUtc="2026-04-27T08:37:00Z">
            <w:rPr>
              <w:rFonts w:cs="Arial"/>
              <w:b/>
              <w:bCs/>
            </w:rPr>
          </w:rPrChange>
        </w:rPr>
        <w:t>i</w:t>
      </w:r>
      <w:proofErr w:type="spellEnd"/>
      <w:proofErr w:type="gramEnd"/>
    </w:p>
    <w:p w14:paraId="4B62E731" w14:textId="77777777" w:rsidR="00D26C79" w:rsidRPr="002B0AAC" w:rsidRDefault="00D26C79" w:rsidP="00D26C79">
      <w:pPr>
        <w:ind w:right="-2"/>
        <w:rPr>
          <w:rFonts w:cs="Arial"/>
          <w:b/>
          <w:bCs/>
          <w:lang w:val="en-US"/>
          <w:rPrChange w:id="9" w:author="Giwa, Titilayo" w:date="2026-04-27T09:37:00Z" w16du:dateUtc="2026-04-27T08:37:00Z">
            <w:rPr>
              <w:rFonts w:cs="Arial"/>
              <w:b/>
              <w:bCs/>
            </w:rPr>
          </w:rPrChange>
        </w:rPr>
      </w:pPr>
    </w:p>
    <w:p w14:paraId="2C4C1DD7" w14:textId="77777777" w:rsidR="00D26C79" w:rsidRPr="002B0AAC" w:rsidRDefault="00D26C79" w:rsidP="00D26C79">
      <w:pPr>
        <w:ind w:right="-2"/>
        <w:rPr>
          <w:rFonts w:cs="Arial"/>
          <w:b/>
          <w:bCs/>
          <w:lang w:val="en-US"/>
          <w:rPrChange w:id="10" w:author="Giwa, Titilayo" w:date="2026-04-27T09:37:00Z" w16du:dateUtc="2026-04-27T08:37:00Z">
            <w:rPr>
              <w:rFonts w:cs="Arial"/>
              <w:b/>
              <w:bCs/>
            </w:rPr>
          </w:rPrChange>
        </w:rPr>
      </w:pPr>
      <w:r w:rsidRPr="002B0AAC">
        <w:rPr>
          <w:rFonts w:cs="Arial"/>
          <w:b/>
          <w:bCs/>
          <w:lang w:val="en-US"/>
          <w:rPrChange w:id="11" w:author="Giwa, Titilayo" w:date="2026-04-27T09:37:00Z" w16du:dateUtc="2026-04-27T08:37:00Z">
            <w:rPr>
              <w:rFonts w:cs="Arial"/>
              <w:b/>
              <w:bCs/>
            </w:rPr>
          </w:rPrChange>
        </w:rPr>
        <w:t xml:space="preserve">Particular Conditions </w:t>
      </w:r>
      <w:r w:rsidRPr="002B0AAC">
        <w:rPr>
          <w:rFonts w:cs="Arial"/>
          <w:lang w:val="en-US"/>
          <w:rPrChange w:id="12" w:author="Giwa, Titilayo" w:date="2026-04-27T09:37:00Z" w16du:dateUtc="2026-04-27T08:37:00Z">
            <w:rPr>
              <w:rFonts w:cs="Arial"/>
            </w:rPr>
          </w:rPrChange>
        </w:rPr>
        <w:t>………………………………………………………</w:t>
      </w:r>
      <w:proofErr w:type="gramStart"/>
      <w:r w:rsidRPr="002B0AAC">
        <w:rPr>
          <w:rFonts w:cs="Arial"/>
          <w:lang w:val="en-US"/>
          <w:rPrChange w:id="13" w:author="Giwa, Titilayo" w:date="2026-04-27T09:37:00Z" w16du:dateUtc="2026-04-27T08:37:00Z">
            <w:rPr>
              <w:rFonts w:cs="Arial"/>
            </w:rPr>
          </w:rPrChange>
        </w:rPr>
        <w:t>…..…..</w:t>
      </w:r>
      <w:proofErr w:type="gramEnd"/>
      <w:r w:rsidRPr="002B0AAC">
        <w:rPr>
          <w:rFonts w:cs="Arial"/>
          <w:lang w:val="en-US"/>
          <w:rPrChange w:id="14" w:author="Giwa, Titilayo" w:date="2026-04-27T09:37:00Z" w16du:dateUtc="2026-04-27T08:37:00Z">
            <w:rPr>
              <w:rFonts w:cs="Arial"/>
            </w:rPr>
          </w:rPrChange>
        </w:rPr>
        <w:t>…………</w:t>
      </w:r>
      <w:proofErr w:type="gramStart"/>
      <w:r w:rsidRPr="002B0AAC">
        <w:rPr>
          <w:rFonts w:cs="Arial"/>
          <w:lang w:val="en-US"/>
          <w:rPrChange w:id="15" w:author="Giwa, Titilayo" w:date="2026-04-27T09:37:00Z" w16du:dateUtc="2026-04-27T08:37:00Z">
            <w:rPr>
              <w:rFonts w:cs="Arial"/>
            </w:rPr>
          </w:rPrChange>
        </w:rPr>
        <w:t>….</w:t>
      </w:r>
      <w:r w:rsidRPr="002B0AAC">
        <w:rPr>
          <w:rFonts w:cs="Arial"/>
          <w:b/>
          <w:bCs/>
          <w:lang w:val="en-US"/>
          <w:rPrChange w:id="16" w:author="Giwa, Titilayo" w:date="2026-04-27T09:37:00Z" w16du:dateUtc="2026-04-27T08:37:00Z">
            <w:rPr>
              <w:rFonts w:cs="Arial"/>
              <w:b/>
              <w:bCs/>
            </w:rPr>
          </w:rPrChange>
        </w:rPr>
        <w:t>a</w:t>
      </w:r>
      <w:proofErr w:type="gramEnd"/>
    </w:p>
    <w:p w14:paraId="7F218F2D" w14:textId="77777777" w:rsidR="00D26C79" w:rsidRPr="002B0AAC" w:rsidRDefault="00D26C79" w:rsidP="00D26C79">
      <w:pPr>
        <w:ind w:right="-2"/>
        <w:rPr>
          <w:rFonts w:cs="Arial"/>
          <w:b/>
          <w:bCs/>
          <w:lang w:val="en-US"/>
          <w:rPrChange w:id="17" w:author="Giwa, Titilayo" w:date="2026-04-27T09:37:00Z" w16du:dateUtc="2026-04-27T08:37:00Z">
            <w:rPr>
              <w:rFonts w:cs="Arial"/>
              <w:b/>
              <w:bCs/>
            </w:rPr>
          </w:rPrChange>
        </w:rPr>
      </w:pPr>
    </w:p>
    <w:p w14:paraId="457EBBE4" w14:textId="77777777" w:rsidR="00D26C79" w:rsidRPr="002B0AAC" w:rsidRDefault="00D26C79" w:rsidP="00D26C79">
      <w:pPr>
        <w:ind w:right="-2"/>
        <w:rPr>
          <w:rFonts w:cs="Arial"/>
          <w:b/>
          <w:bCs/>
          <w:lang w:val="en-US"/>
          <w:rPrChange w:id="18" w:author="Giwa, Titilayo" w:date="2026-04-27T09:37:00Z" w16du:dateUtc="2026-04-27T08:37:00Z">
            <w:rPr>
              <w:rFonts w:cs="Arial"/>
              <w:b/>
              <w:bCs/>
            </w:rPr>
          </w:rPrChange>
        </w:rPr>
      </w:pPr>
    </w:p>
    <w:p w14:paraId="29FAEE20" w14:textId="77777777" w:rsidR="00D26C79" w:rsidRPr="002B0AAC" w:rsidRDefault="00D26C79" w:rsidP="00D26C79">
      <w:pPr>
        <w:tabs>
          <w:tab w:val="left" w:pos="1560"/>
        </w:tabs>
        <w:ind w:right="-2"/>
        <w:rPr>
          <w:rFonts w:cs="Arial"/>
          <w:lang w:val="en-US"/>
          <w:rPrChange w:id="19" w:author="Giwa, Titilayo" w:date="2026-04-27T09:37:00Z" w16du:dateUtc="2026-04-27T08:37:00Z">
            <w:rPr>
              <w:rFonts w:cs="Arial"/>
            </w:rPr>
          </w:rPrChange>
        </w:rPr>
      </w:pPr>
      <w:r w:rsidRPr="002B0AAC">
        <w:rPr>
          <w:rFonts w:cs="Arial"/>
          <w:b/>
          <w:lang w:val="en-US"/>
          <w:rPrChange w:id="20" w:author="Giwa, Titilayo" w:date="2026-04-27T09:37:00Z" w16du:dateUtc="2026-04-27T08:37:00Z">
            <w:rPr>
              <w:rFonts w:cs="Arial"/>
              <w:b/>
            </w:rPr>
          </w:rPrChange>
        </w:rPr>
        <w:t>Part A</w:t>
      </w:r>
      <w:r w:rsidRPr="002B0AAC">
        <w:rPr>
          <w:rFonts w:cs="Arial"/>
          <w:lang w:val="en-US"/>
          <w:rPrChange w:id="21" w:author="Giwa, Titilayo" w:date="2026-04-27T09:37:00Z" w16du:dateUtc="2026-04-27T08:37:00Z">
            <w:rPr>
              <w:rFonts w:cs="Arial"/>
            </w:rPr>
          </w:rPrChange>
        </w:rPr>
        <w:t xml:space="preserve"> </w:t>
      </w:r>
      <w:r w:rsidRPr="002B0AAC">
        <w:rPr>
          <w:rFonts w:cs="Arial"/>
          <w:lang w:val="en-US"/>
          <w:rPrChange w:id="22" w:author="Giwa, Titilayo" w:date="2026-04-27T09:37:00Z" w16du:dateUtc="2026-04-27T08:37:00Z">
            <w:rPr>
              <w:rFonts w:cs="Arial"/>
            </w:rPr>
          </w:rPrChange>
        </w:rPr>
        <w:tab/>
        <w:t>References from Clauses in the General Conditions</w:t>
      </w:r>
    </w:p>
    <w:p w14:paraId="1A8E025E" w14:textId="77777777" w:rsidR="00D26C79" w:rsidRPr="002B0AAC" w:rsidRDefault="00D26C79" w:rsidP="00D26C79">
      <w:pPr>
        <w:tabs>
          <w:tab w:val="left" w:pos="1560"/>
        </w:tabs>
        <w:ind w:right="-2"/>
        <w:rPr>
          <w:rFonts w:cs="Arial"/>
          <w:lang w:val="en-US"/>
          <w:rPrChange w:id="23" w:author="Giwa, Titilayo" w:date="2026-04-27T09:37:00Z" w16du:dateUtc="2026-04-27T08:37:00Z">
            <w:rPr>
              <w:rFonts w:cs="Arial"/>
            </w:rPr>
          </w:rPrChange>
        </w:rPr>
      </w:pPr>
    </w:p>
    <w:p w14:paraId="54FD813A" w14:textId="77777777" w:rsidR="00D26C79" w:rsidRPr="002B0AAC" w:rsidRDefault="00D26C79" w:rsidP="00D26C79">
      <w:pPr>
        <w:tabs>
          <w:tab w:val="left" w:pos="1560"/>
        </w:tabs>
        <w:ind w:right="-2"/>
        <w:rPr>
          <w:rFonts w:cs="Arial"/>
          <w:lang w:val="en-US"/>
          <w:rPrChange w:id="24" w:author="Giwa, Titilayo" w:date="2026-04-27T09:37:00Z" w16du:dateUtc="2026-04-27T08:37:00Z">
            <w:rPr>
              <w:rFonts w:cs="Arial"/>
            </w:rPr>
          </w:rPrChange>
        </w:rPr>
      </w:pPr>
      <w:r w:rsidRPr="002B0AAC">
        <w:rPr>
          <w:rFonts w:cs="Arial"/>
          <w:b/>
          <w:lang w:val="en-US"/>
          <w:rPrChange w:id="25" w:author="Giwa, Titilayo" w:date="2026-04-27T09:37:00Z" w16du:dateUtc="2026-04-27T08:37:00Z">
            <w:rPr>
              <w:rFonts w:cs="Arial"/>
              <w:b/>
            </w:rPr>
          </w:rPrChange>
        </w:rPr>
        <w:t>Part B</w:t>
      </w:r>
      <w:r w:rsidRPr="002B0AAC">
        <w:rPr>
          <w:rFonts w:cs="Arial"/>
          <w:lang w:val="en-US"/>
          <w:rPrChange w:id="26" w:author="Giwa, Titilayo" w:date="2026-04-27T09:37:00Z" w16du:dateUtc="2026-04-27T08:37:00Z">
            <w:rPr>
              <w:rFonts w:cs="Arial"/>
            </w:rPr>
          </w:rPrChange>
        </w:rPr>
        <w:t xml:space="preserve"> </w:t>
      </w:r>
      <w:r w:rsidRPr="002B0AAC">
        <w:rPr>
          <w:rFonts w:cs="Arial"/>
          <w:lang w:val="en-US"/>
          <w:rPrChange w:id="27" w:author="Giwa, Titilayo" w:date="2026-04-27T09:37:00Z" w16du:dateUtc="2026-04-27T08:37:00Z">
            <w:rPr>
              <w:rFonts w:cs="Arial"/>
            </w:rPr>
          </w:rPrChange>
        </w:rPr>
        <w:tab/>
        <w:t>Additional or Amended Clauses</w:t>
      </w:r>
    </w:p>
    <w:p w14:paraId="1C5366F0" w14:textId="77777777" w:rsidR="00D26C79" w:rsidRPr="002B0AAC" w:rsidRDefault="00D26C79" w:rsidP="00D26C79">
      <w:pPr>
        <w:tabs>
          <w:tab w:val="left" w:pos="1560"/>
        </w:tabs>
        <w:ind w:right="-2"/>
        <w:rPr>
          <w:rFonts w:cs="Arial"/>
          <w:lang w:val="en-US"/>
          <w:rPrChange w:id="28" w:author="Giwa, Titilayo" w:date="2026-04-27T09:37:00Z" w16du:dateUtc="2026-04-27T08:37:00Z">
            <w:rPr>
              <w:rFonts w:cs="Arial"/>
            </w:rPr>
          </w:rPrChange>
        </w:rPr>
      </w:pPr>
    </w:p>
    <w:p w14:paraId="214BC73D" w14:textId="77777777" w:rsidR="00D26C79" w:rsidRPr="001009C1" w:rsidRDefault="00D26C79" w:rsidP="00D26C79">
      <w:pPr>
        <w:ind w:right="-2"/>
        <w:rPr>
          <w:rFonts w:cs="Arial"/>
          <w:b/>
        </w:rPr>
      </w:pPr>
      <w:r w:rsidRPr="001009C1">
        <w:rPr>
          <w:rFonts w:cs="Arial"/>
          <w:b/>
          <w:lang w:val="en-GB"/>
        </w:rPr>
        <w:t>Appendices</w:t>
      </w:r>
    </w:p>
    <w:p w14:paraId="7149019F" w14:textId="45C8240F" w:rsidR="004B3BAB" w:rsidRDefault="00D26C79">
      <w:pPr>
        <w:pStyle w:val="TOC1"/>
        <w:rPr>
          <w:rFonts w:eastAsiaTheme="minorEastAsia"/>
          <w:caps w:val="0"/>
          <w:noProof/>
        </w:rPr>
      </w:pPr>
      <w:r w:rsidRPr="001009C1">
        <w:rPr>
          <w:rFonts w:cs="Arial"/>
        </w:rPr>
        <w:fldChar w:fldCharType="begin"/>
      </w:r>
      <w:r w:rsidRPr="001009C1">
        <w:rPr>
          <w:rFonts w:cs="Arial"/>
        </w:rPr>
        <w:instrText xml:space="preserve"> TOC \o "1-1" \h \z \u </w:instrText>
      </w:r>
      <w:r w:rsidRPr="001009C1">
        <w:rPr>
          <w:rFonts w:cs="Arial"/>
        </w:rPr>
        <w:fldChar w:fldCharType="separate"/>
      </w:r>
      <w:hyperlink w:anchor="_Toc226987038" w:history="1">
        <w:r w:rsidR="004B3BAB" w:rsidRPr="00083B0E">
          <w:rPr>
            <w:rStyle w:val="Hyperlink"/>
            <w:rFonts w:cs="Arial"/>
            <w:noProof/>
          </w:rPr>
          <w:t>1.</w:t>
        </w:r>
        <w:r w:rsidR="004B3BAB">
          <w:rPr>
            <w:rFonts w:eastAsiaTheme="minorEastAsia"/>
            <w:caps w:val="0"/>
            <w:noProof/>
          </w:rPr>
          <w:tab/>
        </w:r>
        <w:r w:rsidR="004B3BAB" w:rsidRPr="00083B0E">
          <w:rPr>
            <w:rStyle w:val="Hyperlink"/>
            <w:rFonts w:cs="Arial"/>
            <w:noProof/>
          </w:rPr>
          <w:t>Scope of Services</w:t>
        </w:r>
        <w:r w:rsidR="004B3BAB">
          <w:rPr>
            <w:noProof/>
            <w:webHidden/>
          </w:rPr>
          <w:tab/>
        </w:r>
        <w:r w:rsidR="004B3BAB">
          <w:rPr>
            <w:noProof/>
            <w:webHidden/>
          </w:rPr>
          <w:fldChar w:fldCharType="begin"/>
        </w:r>
        <w:r w:rsidR="004B3BAB">
          <w:rPr>
            <w:noProof/>
            <w:webHidden/>
          </w:rPr>
          <w:instrText xml:space="preserve"> PAGEREF _Toc226987038 \h </w:instrText>
        </w:r>
        <w:r w:rsidR="004B3BAB">
          <w:rPr>
            <w:noProof/>
            <w:webHidden/>
          </w:rPr>
        </w:r>
        <w:r w:rsidR="004B3BAB">
          <w:rPr>
            <w:noProof/>
            <w:webHidden/>
          </w:rPr>
          <w:fldChar w:fldCharType="separate"/>
        </w:r>
        <w:r w:rsidR="004B3BAB">
          <w:rPr>
            <w:noProof/>
            <w:webHidden/>
          </w:rPr>
          <w:t>5</w:t>
        </w:r>
        <w:r w:rsidR="004B3BAB">
          <w:rPr>
            <w:noProof/>
            <w:webHidden/>
          </w:rPr>
          <w:fldChar w:fldCharType="end"/>
        </w:r>
      </w:hyperlink>
    </w:p>
    <w:p w14:paraId="18D0164B" w14:textId="187D84FA" w:rsidR="004B3BAB" w:rsidRDefault="004B3BAB">
      <w:pPr>
        <w:pStyle w:val="TOC1"/>
        <w:rPr>
          <w:rFonts w:eastAsiaTheme="minorEastAsia"/>
          <w:caps w:val="0"/>
          <w:noProof/>
        </w:rPr>
      </w:pPr>
      <w:hyperlink w:anchor="_Toc226987039" w:history="1">
        <w:r w:rsidRPr="00083B0E">
          <w:rPr>
            <w:rStyle w:val="Hyperlink"/>
            <w:rFonts w:cs="Arial"/>
            <w:noProof/>
          </w:rPr>
          <w:t>2.</w:t>
        </w:r>
        <w:r>
          <w:rPr>
            <w:rFonts w:eastAsiaTheme="minorEastAsia"/>
            <w:caps w:val="0"/>
            <w:noProof/>
          </w:rPr>
          <w:tab/>
        </w:r>
        <w:r w:rsidRPr="00083B0E">
          <w:rPr>
            <w:rStyle w:val="Hyperlink"/>
            <w:rFonts w:cs="Arial"/>
            <w:noProof/>
          </w:rPr>
          <w:t>Personnel, Equipment, Facilities and Services of Others to be Provided by the Client</w:t>
        </w:r>
        <w:r>
          <w:rPr>
            <w:noProof/>
            <w:webHidden/>
          </w:rPr>
          <w:tab/>
        </w:r>
        <w:r>
          <w:rPr>
            <w:noProof/>
            <w:webHidden/>
          </w:rPr>
          <w:fldChar w:fldCharType="begin"/>
        </w:r>
        <w:r>
          <w:rPr>
            <w:noProof/>
            <w:webHidden/>
          </w:rPr>
          <w:instrText xml:space="preserve"> PAGEREF _Toc226987039 \h </w:instrText>
        </w:r>
        <w:r>
          <w:rPr>
            <w:noProof/>
            <w:webHidden/>
          </w:rPr>
        </w:r>
        <w:r>
          <w:rPr>
            <w:noProof/>
            <w:webHidden/>
          </w:rPr>
          <w:fldChar w:fldCharType="separate"/>
        </w:r>
        <w:r>
          <w:rPr>
            <w:noProof/>
            <w:webHidden/>
          </w:rPr>
          <w:t>7</w:t>
        </w:r>
        <w:r>
          <w:rPr>
            <w:noProof/>
            <w:webHidden/>
          </w:rPr>
          <w:fldChar w:fldCharType="end"/>
        </w:r>
      </w:hyperlink>
    </w:p>
    <w:p w14:paraId="01F3F385" w14:textId="50FB2ADB" w:rsidR="004B3BAB" w:rsidRDefault="004B3BAB">
      <w:pPr>
        <w:pStyle w:val="TOC1"/>
        <w:rPr>
          <w:rFonts w:eastAsiaTheme="minorEastAsia"/>
          <w:caps w:val="0"/>
          <w:noProof/>
        </w:rPr>
      </w:pPr>
      <w:hyperlink w:anchor="_Toc226987040" w:history="1">
        <w:r w:rsidRPr="00083B0E">
          <w:rPr>
            <w:rStyle w:val="Hyperlink"/>
            <w:rFonts w:cs="Arial"/>
            <w:bCs/>
            <w:noProof/>
          </w:rPr>
          <w:t>3.</w:t>
        </w:r>
        <w:r>
          <w:rPr>
            <w:rFonts w:eastAsiaTheme="minorEastAsia"/>
            <w:caps w:val="0"/>
            <w:noProof/>
          </w:rPr>
          <w:tab/>
        </w:r>
        <w:r w:rsidRPr="00083B0E">
          <w:rPr>
            <w:rStyle w:val="Hyperlink"/>
            <w:rFonts w:cs="Arial"/>
            <w:bCs/>
            <w:noProof/>
          </w:rPr>
          <w:t>Remuneration and Payment</w:t>
        </w:r>
        <w:r>
          <w:rPr>
            <w:noProof/>
            <w:webHidden/>
          </w:rPr>
          <w:tab/>
        </w:r>
        <w:r>
          <w:rPr>
            <w:noProof/>
            <w:webHidden/>
          </w:rPr>
          <w:fldChar w:fldCharType="begin"/>
        </w:r>
        <w:r>
          <w:rPr>
            <w:noProof/>
            <w:webHidden/>
          </w:rPr>
          <w:instrText xml:space="preserve"> PAGEREF _Toc226987040 \h </w:instrText>
        </w:r>
        <w:r>
          <w:rPr>
            <w:noProof/>
            <w:webHidden/>
          </w:rPr>
        </w:r>
        <w:r>
          <w:rPr>
            <w:noProof/>
            <w:webHidden/>
          </w:rPr>
          <w:fldChar w:fldCharType="separate"/>
        </w:r>
        <w:r>
          <w:rPr>
            <w:noProof/>
            <w:webHidden/>
          </w:rPr>
          <w:t>8</w:t>
        </w:r>
        <w:r>
          <w:rPr>
            <w:noProof/>
            <w:webHidden/>
          </w:rPr>
          <w:fldChar w:fldCharType="end"/>
        </w:r>
      </w:hyperlink>
    </w:p>
    <w:p w14:paraId="06D1F89B" w14:textId="35F98B31" w:rsidR="004B3BAB" w:rsidRPr="002B0AAC" w:rsidRDefault="004B3BAB">
      <w:pPr>
        <w:pStyle w:val="TOC1"/>
        <w:rPr>
          <w:rFonts w:eastAsiaTheme="minorEastAsia"/>
          <w:caps w:val="0"/>
          <w:noProof/>
          <w:lang w:val="en-US"/>
          <w:rPrChange w:id="29" w:author="Giwa, Titilayo" w:date="2026-04-27T09:37:00Z" w16du:dateUtc="2026-04-27T08:37:00Z">
            <w:rPr>
              <w:rFonts w:eastAsiaTheme="minorEastAsia"/>
              <w:caps w:val="0"/>
              <w:noProof/>
            </w:rPr>
          </w:rPrChange>
        </w:rPr>
      </w:pPr>
      <w:r>
        <w:fldChar w:fldCharType="begin"/>
      </w:r>
      <w:r w:rsidRPr="002B0AAC">
        <w:rPr>
          <w:lang w:val="en-US"/>
          <w:rPrChange w:id="30" w:author="Giwa, Titilayo" w:date="2026-04-27T09:37:00Z" w16du:dateUtc="2026-04-27T08:37:00Z">
            <w:rPr/>
          </w:rPrChange>
        </w:rPr>
        <w:instrText>HYPERLINK \l "_Toc226987041"</w:instrText>
      </w:r>
      <w:r>
        <w:fldChar w:fldCharType="separate"/>
      </w:r>
      <w:r w:rsidRPr="002B0AAC">
        <w:rPr>
          <w:rStyle w:val="Hyperlink"/>
          <w:rFonts w:cs="Arial"/>
          <w:bCs/>
          <w:noProof/>
          <w:lang w:val="en-US"/>
          <w:rPrChange w:id="31" w:author="Giwa, Titilayo" w:date="2026-04-27T09:37:00Z" w16du:dateUtc="2026-04-27T08:37:00Z">
            <w:rPr>
              <w:rStyle w:val="Hyperlink"/>
              <w:rFonts w:cs="Arial"/>
              <w:bCs/>
              <w:noProof/>
            </w:rPr>
          </w:rPrChange>
        </w:rPr>
        <w:t>4.</w:t>
      </w:r>
      <w:r w:rsidRPr="002B0AAC">
        <w:rPr>
          <w:rFonts w:eastAsiaTheme="minorEastAsia"/>
          <w:caps w:val="0"/>
          <w:noProof/>
          <w:lang w:val="en-US"/>
          <w:rPrChange w:id="32" w:author="Giwa, Titilayo" w:date="2026-04-27T09:37:00Z" w16du:dateUtc="2026-04-27T08:37:00Z">
            <w:rPr>
              <w:rFonts w:eastAsiaTheme="minorEastAsia"/>
              <w:caps w:val="0"/>
              <w:noProof/>
            </w:rPr>
          </w:rPrChange>
        </w:rPr>
        <w:tab/>
      </w:r>
      <w:r w:rsidRPr="002B0AAC">
        <w:rPr>
          <w:rStyle w:val="Hyperlink"/>
          <w:rFonts w:cs="Arial"/>
          <w:bCs/>
          <w:noProof/>
          <w:lang w:val="en-US"/>
          <w:rPrChange w:id="33" w:author="Giwa, Titilayo" w:date="2026-04-27T09:37:00Z" w16du:dateUtc="2026-04-27T08:37:00Z">
            <w:rPr>
              <w:rStyle w:val="Hyperlink"/>
              <w:rFonts w:cs="Arial"/>
              <w:bCs/>
              <w:noProof/>
            </w:rPr>
          </w:rPrChange>
        </w:rPr>
        <w:t>Programme</w:t>
      </w:r>
      <w:r w:rsidRPr="002B0AAC">
        <w:rPr>
          <w:noProof/>
          <w:webHidden/>
          <w:lang w:val="en-US"/>
          <w:rPrChange w:id="34" w:author="Giwa, Titilayo" w:date="2026-04-27T09:37:00Z" w16du:dateUtc="2026-04-27T08:37:00Z">
            <w:rPr>
              <w:noProof/>
              <w:webHidden/>
            </w:rPr>
          </w:rPrChange>
        </w:rPr>
        <w:tab/>
      </w:r>
      <w:r>
        <w:rPr>
          <w:noProof/>
          <w:webHidden/>
        </w:rPr>
        <w:fldChar w:fldCharType="begin"/>
      </w:r>
      <w:r w:rsidRPr="002B0AAC">
        <w:rPr>
          <w:noProof/>
          <w:webHidden/>
          <w:lang w:val="en-US"/>
          <w:rPrChange w:id="35" w:author="Giwa, Titilayo" w:date="2026-04-27T09:37:00Z" w16du:dateUtc="2026-04-27T08:37:00Z">
            <w:rPr>
              <w:noProof/>
              <w:webHidden/>
            </w:rPr>
          </w:rPrChange>
        </w:rPr>
        <w:instrText xml:space="preserve"> PAGEREF _Toc226987041 \h </w:instrText>
      </w:r>
      <w:r>
        <w:rPr>
          <w:noProof/>
          <w:webHidden/>
        </w:rPr>
      </w:r>
      <w:r>
        <w:rPr>
          <w:noProof/>
          <w:webHidden/>
        </w:rPr>
        <w:fldChar w:fldCharType="separate"/>
      </w:r>
      <w:r w:rsidRPr="002B0AAC">
        <w:rPr>
          <w:noProof/>
          <w:webHidden/>
          <w:lang w:val="en-US"/>
          <w:rPrChange w:id="36" w:author="Giwa, Titilayo" w:date="2026-04-27T09:37:00Z" w16du:dateUtc="2026-04-27T08:37:00Z">
            <w:rPr>
              <w:noProof/>
              <w:webHidden/>
            </w:rPr>
          </w:rPrChange>
        </w:rPr>
        <w:t>1</w:t>
      </w:r>
      <w:r>
        <w:rPr>
          <w:noProof/>
          <w:webHidden/>
        </w:rPr>
        <w:fldChar w:fldCharType="end"/>
      </w:r>
      <w:r>
        <w:fldChar w:fldCharType="end"/>
      </w:r>
      <w:r w:rsidR="00B46C7E" w:rsidRPr="002B0AAC">
        <w:rPr>
          <w:lang w:val="en-US"/>
          <w:rPrChange w:id="37" w:author="Giwa, Titilayo" w:date="2026-04-27T09:37:00Z" w16du:dateUtc="2026-04-27T08:37:00Z">
            <w:rPr/>
          </w:rPrChange>
        </w:rPr>
        <w:t>0</w:t>
      </w:r>
    </w:p>
    <w:p w14:paraId="66F289C8" w14:textId="403B0A22" w:rsidR="00D26C79" w:rsidRPr="002B0AAC" w:rsidRDefault="00D26C79" w:rsidP="00D26C79">
      <w:pPr>
        <w:ind w:right="-2"/>
        <w:rPr>
          <w:rFonts w:cs="Arial"/>
          <w:lang w:val="en-US"/>
          <w:rPrChange w:id="38" w:author="Giwa, Titilayo" w:date="2026-04-27T09:37:00Z" w16du:dateUtc="2026-04-27T08:37:00Z">
            <w:rPr>
              <w:rFonts w:cs="Arial"/>
            </w:rPr>
          </w:rPrChange>
        </w:rPr>
      </w:pPr>
      <w:r w:rsidRPr="001009C1">
        <w:rPr>
          <w:rFonts w:cs="Arial"/>
          <w:caps/>
        </w:rPr>
        <w:fldChar w:fldCharType="end"/>
      </w:r>
    </w:p>
    <w:p w14:paraId="73ED60F2" w14:textId="77777777" w:rsidR="00D26C79" w:rsidRPr="002B0AAC" w:rsidRDefault="00D26C79" w:rsidP="00D26C79">
      <w:pPr>
        <w:ind w:right="-2"/>
        <w:rPr>
          <w:rFonts w:cs="Arial"/>
          <w:b/>
          <w:bCs/>
          <w:lang w:val="en-US"/>
          <w:rPrChange w:id="39" w:author="Giwa, Titilayo" w:date="2026-04-27T09:37:00Z" w16du:dateUtc="2026-04-27T08:37:00Z">
            <w:rPr>
              <w:rFonts w:cs="Arial"/>
              <w:b/>
              <w:bCs/>
            </w:rPr>
          </w:rPrChange>
        </w:rPr>
      </w:pPr>
      <w:r w:rsidRPr="002B0AAC">
        <w:rPr>
          <w:rFonts w:cs="Arial"/>
          <w:b/>
          <w:bCs/>
          <w:lang w:val="en-US"/>
          <w:rPrChange w:id="40" w:author="Giwa, Titilayo" w:date="2026-04-27T09:37:00Z" w16du:dateUtc="2026-04-27T08:37:00Z">
            <w:rPr>
              <w:rFonts w:cs="Arial"/>
              <w:b/>
              <w:bCs/>
            </w:rPr>
          </w:rPrChange>
        </w:rPr>
        <w:t>Client/Consultant Model Services Agreement</w:t>
      </w:r>
    </w:p>
    <w:p w14:paraId="30CE15EE" w14:textId="77777777" w:rsidR="00D26C79" w:rsidRPr="002B0AAC" w:rsidRDefault="00D26C79" w:rsidP="00D26C79">
      <w:pPr>
        <w:ind w:right="-2"/>
        <w:rPr>
          <w:rFonts w:cs="Arial"/>
          <w:b/>
          <w:bCs/>
          <w:lang w:val="en-US"/>
          <w:rPrChange w:id="41" w:author="Giwa, Titilayo" w:date="2026-04-27T09:37:00Z" w16du:dateUtc="2026-04-27T08:37:00Z">
            <w:rPr>
              <w:rFonts w:cs="Arial"/>
              <w:b/>
              <w:bCs/>
            </w:rPr>
          </w:rPrChange>
        </w:rPr>
      </w:pPr>
      <w:r w:rsidRPr="002B0AAC">
        <w:rPr>
          <w:rFonts w:cs="Arial"/>
          <w:b/>
          <w:bCs/>
          <w:lang w:val="en-US"/>
          <w:rPrChange w:id="42" w:author="Giwa, Titilayo" w:date="2026-04-27T09:37:00Z" w16du:dateUtc="2026-04-27T08:37:00Z">
            <w:rPr>
              <w:rFonts w:cs="Arial"/>
              <w:b/>
              <w:bCs/>
            </w:rPr>
          </w:rPrChange>
        </w:rPr>
        <w:t>General Conditions ……………………………………………………………….………………1</w:t>
      </w:r>
    </w:p>
    <w:p w14:paraId="34FFE246" w14:textId="77777777" w:rsidR="00C70C27" w:rsidRPr="002B0AAC" w:rsidRDefault="00C70C27" w:rsidP="00D26C79">
      <w:pPr>
        <w:ind w:right="281"/>
        <w:rPr>
          <w:rFonts w:cs="Arial"/>
          <w:b/>
          <w:lang w:val="en-US"/>
          <w:rPrChange w:id="43" w:author="Giwa, Titilayo" w:date="2026-04-27T09:37:00Z" w16du:dateUtc="2026-04-27T08:37:00Z">
            <w:rPr>
              <w:rFonts w:cs="Arial"/>
              <w:b/>
            </w:rPr>
          </w:rPrChange>
        </w:rPr>
      </w:pPr>
    </w:p>
    <w:p w14:paraId="2DDFAADA" w14:textId="26D0D81F" w:rsidR="00D26C79" w:rsidRPr="002B0AAC" w:rsidRDefault="00D26C79" w:rsidP="00D26C79">
      <w:pPr>
        <w:ind w:right="281"/>
        <w:rPr>
          <w:rFonts w:cs="Arial"/>
          <w:b/>
          <w:lang w:val="en-US"/>
          <w:rPrChange w:id="44" w:author="Giwa, Titilayo" w:date="2026-04-27T09:37:00Z" w16du:dateUtc="2026-04-27T08:37:00Z">
            <w:rPr>
              <w:rFonts w:cs="Arial"/>
              <w:b/>
            </w:rPr>
          </w:rPrChange>
        </w:rPr>
      </w:pPr>
      <w:r w:rsidRPr="002B0AAC">
        <w:rPr>
          <w:rFonts w:cs="Arial"/>
          <w:b/>
          <w:lang w:val="en-US"/>
          <w:rPrChange w:id="45" w:author="Giwa, Titilayo" w:date="2026-04-27T09:37:00Z" w16du:dateUtc="2026-04-27T08:37:00Z">
            <w:rPr>
              <w:rFonts w:cs="Arial"/>
              <w:b/>
            </w:rPr>
          </w:rPrChange>
        </w:rPr>
        <w:t>CONTENTS</w:t>
      </w:r>
    </w:p>
    <w:p w14:paraId="78AA48C1" w14:textId="77777777" w:rsidR="00D26C79" w:rsidRPr="002B0AAC" w:rsidRDefault="00D26C79" w:rsidP="00D26C79">
      <w:pPr>
        <w:tabs>
          <w:tab w:val="left" w:pos="1560"/>
        </w:tabs>
        <w:ind w:right="281"/>
        <w:rPr>
          <w:rFonts w:cs="Arial"/>
          <w:b/>
          <w:bCs/>
          <w:lang w:val="en-US"/>
          <w:rPrChange w:id="46" w:author="Giwa, Titilayo" w:date="2026-04-27T09:37:00Z" w16du:dateUtc="2026-04-27T08:37:00Z">
            <w:rPr>
              <w:rFonts w:cs="Arial"/>
              <w:b/>
              <w:bCs/>
            </w:rPr>
          </w:rPrChange>
        </w:rPr>
      </w:pPr>
      <w:r w:rsidRPr="002B0AAC">
        <w:rPr>
          <w:rFonts w:cs="Arial"/>
          <w:bCs/>
          <w:lang w:val="en-US"/>
          <w:rPrChange w:id="47" w:author="Giwa, Titilayo" w:date="2026-04-27T09:37:00Z" w16du:dateUtc="2026-04-27T08:37:00Z">
            <w:rPr>
              <w:rFonts w:cs="Arial"/>
              <w:bCs/>
            </w:rPr>
          </w:rPrChange>
        </w:rPr>
        <w:t>1</w:t>
      </w:r>
      <w:r w:rsidRPr="002B0AAC">
        <w:rPr>
          <w:rFonts w:cs="Arial"/>
          <w:lang w:val="en-US"/>
          <w:rPrChange w:id="48" w:author="Giwa, Titilayo" w:date="2026-04-27T09:37:00Z" w16du:dateUtc="2026-04-27T08:37:00Z">
            <w:rPr>
              <w:rFonts w:cs="Arial"/>
            </w:rPr>
          </w:rPrChange>
        </w:rPr>
        <w:tab/>
        <w:t>GENERAL PROVISIONS</w:t>
      </w:r>
    </w:p>
    <w:p w14:paraId="37B612F8" w14:textId="77777777" w:rsidR="00D26C79" w:rsidRPr="002B0AAC" w:rsidRDefault="00D26C79" w:rsidP="00D26C79">
      <w:pPr>
        <w:tabs>
          <w:tab w:val="left" w:pos="1560"/>
        </w:tabs>
        <w:ind w:right="281"/>
        <w:rPr>
          <w:rFonts w:cs="Arial"/>
          <w:lang w:val="en-US"/>
          <w:rPrChange w:id="49" w:author="Giwa, Titilayo" w:date="2026-04-27T09:37:00Z" w16du:dateUtc="2026-04-27T08:37:00Z">
            <w:rPr>
              <w:rFonts w:cs="Arial"/>
            </w:rPr>
          </w:rPrChange>
        </w:rPr>
      </w:pPr>
      <w:r w:rsidRPr="002B0AAC">
        <w:rPr>
          <w:rFonts w:cs="Arial"/>
          <w:lang w:val="en-US"/>
          <w:rPrChange w:id="50" w:author="Giwa, Titilayo" w:date="2026-04-27T09:37:00Z" w16du:dateUtc="2026-04-27T08:37:00Z">
            <w:rPr>
              <w:rFonts w:cs="Arial"/>
            </w:rPr>
          </w:rPrChange>
        </w:rPr>
        <w:t>2</w:t>
      </w:r>
      <w:r w:rsidRPr="002B0AAC">
        <w:rPr>
          <w:rFonts w:cs="Arial"/>
          <w:lang w:val="en-US"/>
          <w:rPrChange w:id="51" w:author="Giwa, Titilayo" w:date="2026-04-27T09:37:00Z" w16du:dateUtc="2026-04-27T08:37:00Z">
            <w:rPr>
              <w:rFonts w:cs="Arial"/>
            </w:rPr>
          </w:rPrChange>
        </w:rPr>
        <w:tab/>
        <w:t>THE CLIENT</w:t>
      </w:r>
    </w:p>
    <w:p w14:paraId="5F027B80" w14:textId="77777777" w:rsidR="00D26C79" w:rsidRPr="002B0AAC" w:rsidRDefault="00D26C79" w:rsidP="00D26C79">
      <w:pPr>
        <w:tabs>
          <w:tab w:val="left" w:pos="1560"/>
        </w:tabs>
        <w:ind w:right="281"/>
        <w:rPr>
          <w:rFonts w:cs="Arial"/>
          <w:lang w:val="en-US"/>
          <w:rPrChange w:id="52" w:author="Giwa, Titilayo" w:date="2026-04-27T09:37:00Z" w16du:dateUtc="2026-04-27T08:37:00Z">
            <w:rPr>
              <w:rFonts w:cs="Arial"/>
            </w:rPr>
          </w:rPrChange>
        </w:rPr>
      </w:pPr>
      <w:r w:rsidRPr="002B0AAC">
        <w:rPr>
          <w:rFonts w:cs="Arial"/>
          <w:lang w:val="en-US"/>
          <w:rPrChange w:id="53" w:author="Giwa, Titilayo" w:date="2026-04-27T09:37:00Z" w16du:dateUtc="2026-04-27T08:37:00Z">
            <w:rPr>
              <w:rFonts w:cs="Arial"/>
            </w:rPr>
          </w:rPrChange>
        </w:rPr>
        <w:t>3</w:t>
      </w:r>
      <w:r w:rsidRPr="002B0AAC">
        <w:rPr>
          <w:rFonts w:cs="Arial"/>
          <w:lang w:val="en-US"/>
          <w:rPrChange w:id="54" w:author="Giwa, Titilayo" w:date="2026-04-27T09:37:00Z" w16du:dateUtc="2026-04-27T08:37:00Z">
            <w:rPr>
              <w:rFonts w:cs="Arial"/>
            </w:rPr>
          </w:rPrChange>
        </w:rPr>
        <w:tab/>
        <w:t>THE CONSULTANT</w:t>
      </w:r>
    </w:p>
    <w:p w14:paraId="7D48BB4F" w14:textId="77777777" w:rsidR="00D26C79" w:rsidRPr="002B0AAC" w:rsidRDefault="00D26C79" w:rsidP="00D26C79">
      <w:pPr>
        <w:tabs>
          <w:tab w:val="left" w:pos="1560"/>
        </w:tabs>
        <w:ind w:right="281"/>
        <w:rPr>
          <w:rFonts w:cs="Arial"/>
          <w:lang w:val="en-US"/>
          <w:rPrChange w:id="55" w:author="Giwa, Titilayo" w:date="2026-04-27T09:37:00Z" w16du:dateUtc="2026-04-27T08:37:00Z">
            <w:rPr>
              <w:rFonts w:cs="Arial"/>
            </w:rPr>
          </w:rPrChange>
        </w:rPr>
      </w:pPr>
      <w:r w:rsidRPr="002B0AAC">
        <w:rPr>
          <w:rFonts w:cs="Arial"/>
          <w:lang w:val="en-US"/>
          <w:rPrChange w:id="56" w:author="Giwa, Titilayo" w:date="2026-04-27T09:37:00Z" w16du:dateUtc="2026-04-27T08:37:00Z">
            <w:rPr>
              <w:rFonts w:cs="Arial"/>
            </w:rPr>
          </w:rPrChange>
        </w:rPr>
        <w:t>4</w:t>
      </w:r>
      <w:r w:rsidRPr="002B0AAC">
        <w:rPr>
          <w:rFonts w:cs="Arial"/>
          <w:lang w:val="en-US"/>
          <w:rPrChange w:id="57" w:author="Giwa, Titilayo" w:date="2026-04-27T09:37:00Z" w16du:dateUtc="2026-04-27T08:37:00Z">
            <w:rPr>
              <w:rFonts w:cs="Arial"/>
            </w:rPr>
          </w:rPrChange>
        </w:rPr>
        <w:tab/>
        <w:t>COMMENCEMENT AND COMPLETION</w:t>
      </w:r>
    </w:p>
    <w:p w14:paraId="6A46AF6C" w14:textId="77777777" w:rsidR="00D26C79" w:rsidRPr="002B0AAC" w:rsidRDefault="00D26C79" w:rsidP="00D26C79">
      <w:pPr>
        <w:tabs>
          <w:tab w:val="left" w:pos="1560"/>
        </w:tabs>
        <w:ind w:right="281"/>
        <w:rPr>
          <w:rFonts w:cs="Arial"/>
          <w:lang w:val="en-US"/>
          <w:rPrChange w:id="58" w:author="Giwa, Titilayo" w:date="2026-04-27T09:37:00Z" w16du:dateUtc="2026-04-27T08:37:00Z">
            <w:rPr>
              <w:rFonts w:cs="Arial"/>
            </w:rPr>
          </w:rPrChange>
        </w:rPr>
      </w:pPr>
      <w:r w:rsidRPr="002B0AAC">
        <w:rPr>
          <w:rFonts w:cs="Arial"/>
          <w:lang w:val="en-US"/>
          <w:rPrChange w:id="59" w:author="Giwa, Titilayo" w:date="2026-04-27T09:37:00Z" w16du:dateUtc="2026-04-27T08:37:00Z">
            <w:rPr>
              <w:rFonts w:cs="Arial"/>
            </w:rPr>
          </w:rPrChange>
        </w:rPr>
        <w:t>5</w:t>
      </w:r>
      <w:r w:rsidRPr="002B0AAC">
        <w:rPr>
          <w:rFonts w:cs="Arial"/>
          <w:lang w:val="en-US"/>
          <w:rPrChange w:id="60" w:author="Giwa, Titilayo" w:date="2026-04-27T09:37:00Z" w16du:dateUtc="2026-04-27T08:37:00Z">
            <w:rPr>
              <w:rFonts w:cs="Arial"/>
            </w:rPr>
          </w:rPrChange>
        </w:rPr>
        <w:tab/>
      </w:r>
      <w:proofErr w:type="gramStart"/>
      <w:r w:rsidRPr="002B0AAC">
        <w:rPr>
          <w:rFonts w:cs="Arial"/>
          <w:lang w:val="en-US"/>
          <w:rPrChange w:id="61" w:author="Giwa, Titilayo" w:date="2026-04-27T09:37:00Z" w16du:dateUtc="2026-04-27T08:37:00Z">
            <w:rPr>
              <w:rFonts w:cs="Arial"/>
            </w:rPr>
          </w:rPrChange>
        </w:rPr>
        <w:t>VARIATION</w:t>
      </w:r>
      <w:proofErr w:type="gramEnd"/>
      <w:r w:rsidRPr="002B0AAC">
        <w:rPr>
          <w:rFonts w:cs="Arial"/>
          <w:lang w:val="en-US"/>
          <w:rPrChange w:id="62" w:author="Giwa, Titilayo" w:date="2026-04-27T09:37:00Z" w16du:dateUtc="2026-04-27T08:37:00Z">
            <w:rPr>
              <w:rFonts w:cs="Arial"/>
            </w:rPr>
          </w:rPrChange>
        </w:rPr>
        <w:t xml:space="preserve"> TO SERVICES</w:t>
      </w:r>
    </w:p>
    <w:p w14:paraId="34C4A777" w14:textId="77777777" w:rsidR="00D26C79" w:rsidRPr="002B0AAC" w:rsidRDefault="00D26C79" w:rsidP="00D26C79">
      <w:pPr>
        <w:tabs>
          <w:tab w:val="left" w:pos="1560"/>
        </w:tabs>
        <w:ind w:right="281"/>
        <w:rPr>
          <w:rFonts w:cs="Arial"/>
          <w:lang w:val="en-US"/>
          <w:rPrChange w:id="63" w:author="Giwa, Titilayo" w:date="2026-04-27T09:37:00Z" w16du:dateUtc="2026-04-27T08:37:00Z">
            <w:rPr>
              <w:rFonts w:cs="Arial"/>
            </w:rPr>
          </w:rPrChange>
        </w:rPr>
      </w:pPr>
      <w:r w:rsidRPr="002B0AAC">
        <w:rPr>
          <w:rFonts w:cs="Arial"/>
          <w:lang w:val="en-US"/>
          <w:rPrChange w:id="64" w:author="Giwa, Titilayo" w:date="2026-04-27T09:37:00Z" w16du:dateUtc="2026-04-27T08:37:00Z">
            <w:rPr>
              <w:rFonts w:cs="Arial"/>
            </w:rPr>
          </w:rPrChange>
        </w:rPr>
        <w:t>6</w:t>
      </w:r>
      <w:r w:rsidRPr="002B0AAC">
        <w:rPr>
          <w:rFonts w:cs="Arial"/>
          <w:lang w:val="en-US"/>
          <w:rPrChange w:id="65" w:author="Giwa, Titilayo" w:date="2026-04-27T09:37:00Z" w16du:dateUtc="2026-04-27T08:37:00Z">
            <w:rPr>
              <w:rFonts w:cs="Arial"/>
            </w:rPr>
          </w:rPrChange>
        </w:rPr>
        <w:tab/>
      </w:r>
      <w:proofErr w:type="gramStart"/>
      <w:r w:rsidRPr="002B0AAC">
        <w:rPr>
          <w:rFonts w:cs="Arial"/>
          <w:lang w:val="en-US"/>
          <w:rPrChange w:id="66" w:author="Giwa, Titilayo" w:date="2026-04-27T09:37:00Z" w16du:dateUtc="2026-04-27T08:37:00Z">
            <w:rPr>
              <w:rFonts w:cs="Arial"/>
            </w:rPr>
          </w:rPrChange>
        </w:rPr>
        <w:t>SUSPENSION</w:t>
      </w:r>
      <w:proofErr w:type="gramEnd"/>
      <w:r w:rsidRPr="002B0AAC">
        <w:rPr>
          <w:rFonts w:cs="Arial"/>
          <w:lang w:val="en-US"/>
          <w:rPrChange w:id="67" w:author="Giwa, Titilayo" w:date="2026-04-27T09:37:00Z" w16du:dateUtc="2026-04-27T08:37:00Z">
            <w:rPr>
              <w:rFonts w:cs="Arial"/>
            </w:rPr>
          </w:rPrChange>
        </w:rPr>
        <w:t xml:space="preserve"> OF SERVICES AND TERMINATION OF AGREEMENT</w:t>
      </w:r>
    </w:p>
    <w:p w14:paraId="775942EA" w14:textId="77777777" w:rsidR="00D26C79" w:rsidRPr="002B0AAC" w:rsidRDefault="00D26C79" w:rsidP="00D26C79">
      <w:pPr>
        <w:tabs>
          <w:tab w:val="left" w:pos="1560"/>
        </w:tabs>
        <w:ind w:right="281"/>
        <w:rPr>
          <w:rFonts w:cs="Arial"/>
          <w:lang w:val="en-US"/>
          <w:rPrChange w:id="68" w:author="Giwa, Titilayo" w:date="2026-04-27T09:37:00Z" w16du:dateUtc="2026-04-27T08:37:00Z">
            <w:rPr>
              <w:rFonts w:cs="Arial"/>
            </w:rPr>
          </w:rPrChange>
        </w:rPr>
      </w:pPr>
      <w:r w:rsidRPr="002B0AAC">
        <w:rPr>
          <w:rFonts w:cs="Arial"/>
          <w:lang w:val="en-US"/>
          <w:rPrChange w:id="69" w:author="Giwa, Titilayo" w:date="2026-04-27T09:37:00Z" w16du:dateUtc="2026-04-27T08:37:00Z">
            <w:rPr>
              <w:rFonts w:cs="Arial"/>
            </w:rPr>
          </w:rPrChange>
        </w:rPr>
        <w:t>7</w:t>
      </w:r>
      <w:r w:rsidRPr="002B0AAC">
        <w:rPr>
          <w:rFonts w:cs="Arial"/>
          <w:lang w:val="en-US"/>
          <w:rPrChange w:id="70" w:author="Giwa, Titilayo" w:date="2026-04-27T09:37:00Z" w16du:dateUtc="2026-04-27T08:37:00Z">
            <w:rPr>
              <w:rFonts w:cs="Arial"/>
            </w:rPr>
          </w:rPrChange>
        </w:rPr>
        <w:tab/>
        <w:t>PAYMENT</w:t>
      </w:r>
    </w:p>
    <w:p w14:paraId="3668FE2C" w14:textId="77777777" w:rsidR="00D26C79" w:rsidRPr="002B0AAC" w:rsidRDefault="00D26C79" w:rsidP="00D26C79">
      <w:pPr>
        <w:tabs>
          <w:tab w:val="left" w:pos="1560"/>
        </w:tabs>
        <w:ind w:right="281"/>
        <w:rPr>
          <w:rFonts w:cs="Arial"/>
          <w:lang w:val="en-US"/>
          <w:rPrChange w:id="71" w:author="Giwa, Titilayo" w:date="2026-04-27T09:37:00Z" w16du:dateUtc="2026-04-27T08:37:00Z">
            <w:rPr>
              <w:rFonts w:cs="Arial"/>
            </w:rPr>
          </w:rPrChange>
        </w:rPr>
      </w:pPr>
      <w:r w:rsidRPr="002B0AAC">
        <w:rPr>
          <w:rFonts w:cs="Arial"/>
          <w:lang w:val="en-US"/>
          <w:rPrChange w:id="72" w:author="Giwa, Titilayo" w:date="2026-04-27T09:37:00Z" w16du:dateUtc="2026-04-27T08:37:00Z">
            <w:rPr>
              <w:rFonts w:cs="Arial"/>
            </w:rPr>
          </w:rPrChange>
        </w:rPr>
        <w:t>8</w:t>
      </w:r>
      <w:r w:rsidRPr="002B0AAC">
        <w:rPr>
          <w:rFonts w:cs="Arial"/>
          <w:lang w:val="en-US"/>
          <w:rPrChange w:id="73" w:author="Giwa, Titilayo" w:date="2026-04-27T09:37:00Z" w16du:dateUtc="2026-04-27T08:37:00Z">
            <w:rPr>
              <w:rFonts w:cs="Arial"/>
            </w:rPr>
          </w:rPrChange>
        </w:rPr>
        <w:tab/>
        <w:t>LIABILITIES</w:t>
      </w:r>
    </w:p>
    <w:p w14:paraId="74EBBEDD" w14:textId="77777777" w:rsidR="00D26C79" w:rsidRPr="002B0AAC" w:rsidRDefault="00D26C79" w:rsidP="00D26C79">
      <w:pPr>
        <w:tabs>
          <w:tab w:val="left" w:pos="1560"/>
        </w:tabs>
        <w:ind w:right="281"/>
        <w:rPr>
          <w:rFonts w:cs="Arial"/>
          <w:lang w:val="en-US"/>
          <w:rPrChange w:id="74" w:author="Giwa, Titilayo" w:date="2026-04-27T09:37:00Z" w16du:dateUtc="2026-04-27T08:37:00Z">
            <w:rPr>
              <w:rFonts w:cs="Arial"/>
            </w:rPr>
          </w:rPrChange>
        </w:rPr>
      </w:pPr>
      <w:r w:rsidRPr="002B0AAC">
        <w:rPr>
          <w:rFonts w:cs="Arial"/>
          <w:lang w:val="en-US"/>
          <w:rPrChange w:id="75" w:author="Giwa, Titilayo" w:date="2026-04-27T09:37:00Z" w16du:dateUtc="2026-04-27T08:37:00Z">
            <w:rPr>
              <w:rFonts w:cs="Arial"/>
            </w:rPr>
          </w:rPrChange>
        </w:rPr>
        <w:t>9</w:t>
      </w:r>
      <w:r w:rsidRPr="002B0AAC">
        <w:rPr>
          <w:rFonts w:cs="Arial"/>
          <w:lang w:val="en-US"/>
          <w:rPrChange w:id="76" w:author="Giwa, Titilayo" w:date="2026-04-27T09:37:00Z" w16du:dateUtc="2026-04-27T08:37:00Z">
            <w:rPr>
              <w:rFonts w:cs="Arial"/>
            </w:rPr>
          </w:rPrChange>
        </w:rPr>
        <w:tab/>
      </w:r>
      <w:proofErr w:type="gramStart"/>
      <w:r w:rsidRPr="002B0AAC">
        <w:rPr>
          <w:rFonts w:cs="Arial"/>
          <w:lang w:val="en-US"/>
          <w:rPrChange w:id="77" w:author="Giwa, Titilayo" w:date="2026-04-27T09:37:00Z" w16du:dateUtc="2026-04-27T08:37:00Z">
            <w:rPr>
              <w:rFonts w:cs="Arial"/>
            </w:rPr>
          </w:rPrChange>
        </w:rPr>
        <w:t>INSURANCE</w:t>
      </w:r>
      <w:proofErr w:type="gramEnd"/>
    </w:p>
    <w:p w14:paraId="13061F2C" w14:textId="77777777" w:rsidR="00D26C79" w:rsidRPr="002B0AAC" w:rsidRDefault="00D26C79" w:rsidP="00D26C79">
      <w:pPr>
        <w:tabs>
          <w:tab w:val="left" w:pos="1560"/>
        </w:tabs>
        <w:ind w:right="281"/>
        <w:rPr>
          <w:rFonts w:cs="Arial"/>
          <w:lang w:val="en-US"/>
          <w:rPrChange w:id="78" w:author="Giwa, Titilayo" w:date="2026-04-27T09:37:00Z" w16du:dateUtc="2026-04-27T08:37:00Z">
            <w:rPr>
              <w:rFonts w:cs="Arial"/>
            </w:rPr>
          </w:rPrChange>
        </w:rPr>
      </w:pPr>
      <w:r w:rsidRPr="002B0AAC">
        <w:rPr>
          <w:rFonts w:cs="Arial"/>
          <w:lang w:val="en-US"/>
          <w:rPrChange w:id="79" w:author="Giwa, Titilayo" w:date="2026-04-27T09:37:00Z" w16du:dateUtc="2026-04-27T08:37:00Z">
            <w:rPr>
              <w:rFonts w:cs="Arial"/>
            </w:rPr>
          </w:rPrChange>
        </w:rPr>
        <w:t>10</w:t>
      </w:r>
      <w:r w:rsidRPr="002B0AAC">
        <w:rPr>
          <w:rFonts w:cs="Arial"/>
          <w:lang w:val="en-US"/>
          <w:rPrChange w:id="80" w:author="Giwa, Titilayo" w:date="2026-04-27T09:37:00Z" w16du:dateUtc="2026-04-27T08:37:00Z">
            <w:rPr>
              <w:rFonts w:cs="Arial"/>
            </w:rPr>
          </w:rPrChange>
        </w:rPr>
        <w:tab/>
        <w:t>DISPUTES AND ARBITRATION</w:t>
      </w:r>
    </w:p>
    <w:p w14:paraId="6CE68A43" w14:textId="77777777" w:rsidR="00D26C79" w:rsidRPr="002B0AAC" w:rsidRDefault="00D26C79" w:rsidP="00D26C79">
      <w:pPr>
        <w:ind w:right="281"/>
        <w:rPr>
          <w:rFonts w:cs="Arial"/>
          <w:lang w:val="en-US"/>
          <w:rPrChange w:id="81" w:author="Giwa, Titilayo" w:date="2026-04-27T09:37:00Z" w16du:dateUtc="2026-04-27T08:37:00Z">
            <w:rPr>
              <w:rFonts w:cs="Arial"/>
            </w:rPr>
          </w:rPrChange>
        </w:rPr>
        <w:sectPr w:rsidR="00D26C79" w:rsidRPr="002B0AAC" w:rsidSect="00D26C79">
          <w:footerReference w:type="default" r:id="rId10"/>
          <w:footerReference w:type="first" r:id="rId11"/>
          <w:pgSz w:w="11906" w:h="16838"/>
          <w:pgMar w:top="851" w:right="851" w:bottom="851" w:left="851" w:header="709" w:footer="454" w:gutter="0"/>
          <w:pgNumType w:start="1"/>
          <w:cols w:space="708"/>
          <w:titlePg/>
          <w:docGrid w:linePitch="360"/>
        </w:sectPr>
      </w:pPr>
    </w:p>
    <w:p w14:paraId="63531DC8" w14:textId="77777777" w:rsidR="00D26C79" w:rsidRPr="002B0AAC" w:rsidRDefault="00D26C79" w:rsidP="00D26C79">
      <w:pPr>
        <w:ind w:right="281"/>
        <w:rPr>
          <w:rFonts w:cs="Arial"/>
          <w:b/>
          <w:bCs/>
          <w:lang w:val="en-US"/>
          <w:rPrChange w:id="82" w:author="Giwa, Titilayo" w:date="2026-04-27T09:37:00Z" w16du:dateUtc="2026-04-27T08:37:00Z">
            <w:rPr>
              <w:rFonts w:cs="Arial"/>
              <w:b/>
              <w:bCs/>
            </w:rPr>
          </w:rPrChange>
        </w:rPr>
      </w:pPr>
      <w:r w:rsidRPr="002B0AAC">
        <w:rPr>
          <w:rFonts w:cs="Arial"/>
          <w:b/>
          <w:bCs/>
          <w:lang w:val="en-US"/>
          <w:rPrChange w:id="83" w:author="Giwa, Titilayo" w:date="2026-04-27T09:37:00Z" w16du:dateUtc="2026-04-27T08:37:00Z">
            <w:rPr>
              <w:rFonts w:cs="Arial"/>
              <w:b/>
              <w:bCs/>
            </w:rPr>
          </w:rPrChange>
        </w:rPr>
        <w:lastRenderedPageBreak/>
        <w:t>Form of Agreement</w:t>
      </w:r>
    </w:p>
    <w:p w14:paraId="06AA5BCC" w14:textId="77777777" w:rsidR="00D26C79" w:rsidRPr="002B0AAC" w:rsidRDefault="00D26C79" w:rsidP="00D26C79">
      <w:pPr>
        <w:ind w:right="281"/>
        <w:rPr>
          <w:rFonts w:cs="Arial"/>
          <w:b/>
          <w:bCs/>
          <w:lang w:val="en-US"/>
          <w:rPrChange w:id="84" w:author="Giwa, Titilayo" w:date="2026-04-27T09:37:00Z" w16du:dateUtc="2026-04-27T08:37:00Z">
            <w:rPr>
              <w:rFonts w:cs="Arial"/>
              <w:b/>
              <w:bCs/>
            </w:rPr>
          </w:rPrChange>
        </w:rPr>
      </w:pPr>
    </w:p>
    <w:p w14:paraId="4EFDCE27" w14:textId="13D600B2" w:rsidR="00D26C79" w:rsidRPr="002B0AAC" w:rsidRDefault="00D26C79" w:rsidP="00D26C79">
      <w:pPr>
        <w:tabs>
          <w:tab w:val="left" w:pos="3402"/>
          <w:tab w:val="left" w:pos="6237"/>
        </w:tabs>
        <w:ind w:right="281"/>
        <w:rPr>
          <w:rFonts w:cs="Arial"/>
          <w:lang w:val="en-US"/>
          <w:rPrChange w:id="85" w:author="Giwa, Titilayo" w:date="2026-04-27T09:37:00Z" w16du:dateUtc="2026-04-27T08:37:00Z">
            <w:rPr>
              <w:rFonts w:cs="Arial"/>
            </w:rPr>
          </w:rPrChange>
        </w:rPr>
      </w:pPr>
      <w:r w:rsidRPr="002B0AAC">
        <w:rPr>
          <w:rFonts w:cs="Arial"/>
          <w:lang w:val="en-US"/>
          <w:rPrChange w:id="86" w:author="Giwa, Titilayo" w:date="2026-04-27T09:37:00Z" w16du:dateUtc="2026-04-27T08:37:00Z">
            <w:rPr>
              <w:rFonts w:cs="Arial"/>
            </w:rPr>
          </w:rPrChange>
        </w:rPr>
        <w:t>Between</w:t>
      </w:r>
      <w:r w:rsidRPr="002B0AAC">
        <w:rPr>
          <w:rFonts w:cs="Arial"/>
          <w:lang w:val="en-US"/>
          <w:rPrChange w:id="87" w:author="Giwa, Titilayo" w:date="2026-04-27T09:37:00Z" w16du:dateUtc="2026-04-27T08:37:00Z">
            <w:rPr>
              <w:rFonts w:cs="Arial"/>
            </w:rPr>
          </w:rPrChange>
        </w:rPr>
        <w:tab/>
        <w:t>[Name of Client]</w:t>
      </w:r>
      <w:r w:rsidRPr="002B0AAC">
        <w:rPr>
          <w:rFonts w:cs="Arial"/>
          <w:lang w:val="en-US"/>
          <w:rPrChange w:id="88" w:author="Giwa, Titilayo" w:date="2026-04-27T09:37:00Z" w16du:dateUtc="2026-04-27T08:37:00Z">
            <w:rPr>
              <w:rFonts w:cs="Arial"/>
            </w:rPr>
          </w:rPrChange>
        </w:rPr>
        <w:tab/>
      </w:r>
      <w:del w:id="89" w:author="Microsoft account" w:date="2026-04-24T09:31:00Z">
        <w:r w:rsidR="00C70C27" w:rsidRPr="002B0AAC" w:rsidDel="00723C9C">
          <w:rPr>
            <w:rFonts w:cs="Arial"/>
            <w:lang w:val="en-US"/>
            <w:rPrChange w:id="90" w:author="Giwa, Titilayo" w:date="2026-04-27T09:37:00Z" w16du:dateUtc="2026-04-27T08:37:00Z">
              <w:rPr>
                <w:rFonts w:cs="Arial"/>
              </w:rPr>
            </w:rPrChange>
          </w:rPr>
          <w:delText>Ele</w:delText>
        </w:r>
      </w:del>
      <w:ins w:id="91" w:author="Microsoft account" w:date="2026-04-24T09:31:00Z">
        <w:r w:rsidR="00723C9C" w:rsidRPr="002B0AAC">
          <w:rPr>
            <w:rFonts w:cs="Arial"/>
            <w:lang w:val="en-US"/>
            <w:rPrChange w:id="92" w:author="Giwa, Titilayo" w:date="2026-04-27T09:37:00Z" w16du:dateUtc="2026-04-27T08:37:00Z">
              <w:rPr>
                <w:rFonts w:cs="Arial"/>
              </w:rPr>
            </w:rPrChange>
          </w:rPr>
          <w:t xml:space="preserve"> </w:t>
        </w:r>
      </w:ins>
      <w:del w:id="93" w:author="Microsoft account" w:date="2026-04-24T09:31:00Z">
        <w:r w:rsidR="00C70C27" w:rsidRPr="002B0AAC" w:rsidDel="00723C9C">
          <w:rPr>
            <w:rFonts w:cs="Arial"/>
            <w:lang w:val="en-US"/>
            <w:rPrChange w:id="94" w:author="Giwa, Titilayo" w:date="2026-04-27T09:37:00Z" w16du:dateUtc="2026-04-27T08:37:00Z">
              <w:rPr>
                <w:rFonts w:cs="Arial"/>
              </w:rPr>
            </w:rPrChange>
          </w:rPr>
          <w:delText xml:space="preserve">ctric Utilities </w:delText>
        </w:r>
        <w:r w:rsidR="00697878" w:rsidRPr="002B0AAC" w:rsidDel="00723C9C">
          <w:rPr>
            <w:rFonts w:cs="Arial"/>
            <w:lang w:val="en-US"/>
            <w:rPrChange w:id="95" w:author="Giwa, Titilayo" w:date="2026-04-27T09:37:00Z" w16du:dateUtc="2026-04-27T08:37:00Z">
              <w:rPr>
                <w:rFonts w:cs="Arial"/>
              </w:rPr>
            </w:rPrChange>
          </w:rPr>
          <w:delText xml:space="preserve">Nigeria </w:delText>
        </w:r>
        <w:r w:rsidR="00C70C27" w:rsidRPr="002B0AAC" w:rsidDel="00723C9C">
          <w:rPr>
            <w:rFonts w:cs="Arial"/>
            <w:lang w:val="en-US"/>
            <w:rPrChange w:id="96" w:author="Giwa, Titilayo" w:date="2026-04-27T09:37:00Z" w16du:dateUtc="2026-04-27T08:37:00Z">
              <w:rPr>
                <w:rFonts w:cs="Arial"/>
              </w:rPr>
            </w:rPrChange>
          </w:rPr>
          <w:delText>Limited</w:delText>
        </w:r>
      </w:del>
      <w:ins w:id="97" w:author="Microsoft account" w:date="2026-04-24T09:31:00Z">
        <w:r w:rsidR="00723C9C" w:rsidRPr="002B0AAC">
          <w:rPr>
            <w:rFonts w:cs="Arial"/>
            <w:lang w:val="en-US"/>
            <w:rPrChange w:id="98" w:author="Giwa, Titilayo" w:date="2026-04-27T09:37:00Z" w16du:dateUtc="2026-04-27T08:37:00Z">
              <w:rPr>
                <w:rFonts w:cs="Arial"/>
              </w:rPr>
            </w:rPrChange>
          </w:rPr>
          <w:t>South</w:t>
        </w:r>
      </w:ins>
      <w:ins w:id="99" w:author="Akintunde Fasuba" w:date="2026-04-24T10:25:00Z" w16du:dateUtc="2026-04-24T09:25:00Z">
        <w:r w:rsidR="006F4FDD" w:rsidRPr="002B0AAC">
          <w:rPr>
            <w:rFonts w:cs="Arial"/>
            <w:lang w:val="en-US"/>
            <w:rPrChange w:id="100" w:author="Giwa, Titilayo" w:date="2026-04-27T09:37:00Z" w16du:dateUtc="2026-04-27T08:37:00Z">
              <w:rPr>
                <w:rFonts w:cs="Arial"/>
              </w:rPr>
            </w:rPrChange>
          </w:rPr>
          <w:t xml:space="preserve"> </w:t>
        </w:r>
      </w:ins>
      <w:del w:id="101" w:author="Microsoft account" w:date="2026-04-24T09:31:00Z">
        <w:r w:rsidR="00C70C27" w:rsidRPr="002B0AAC" w:rsidDel="00723C9C">
          <w:rPr>
            <w:rFonts w:cs="Arial"/>
            <w:lang w:val="en-US"/>
            <w:rPrChange w:id="102" w:author="Giwa, Titilayo" w:date="2026-04-27T09:37:00Z" w16du:dateUtc="2026-04-27T08:37:00Z">
              <w:rPr>
                <w:rFonts w:cs="Arial"/>
              </w:rPr>
            </w:rPrChange>
          </w:rPr>
          <w:delText xml:space="preserve"> </w:delText>
        </w:r>
        <w:r w:rsidRPr="002B0AAC" w:rsidDel="00723C9C">
          <w:rPr>
            <w:rFonts w:cs="Arial"/>
            <w:lang w:val="en-US"/>
            <w:rPrChange w:id="103" w:author="Giwa, Titilayo" w:date="2026-04-27T09:37:00Z" w16du:dateUtc="2026-04-27T08:37:00Z">
              <w:rPr>
                <w:rFonts w:cs="Arial"/>
              </w:rPr>
            </w:rPrChange>
          </w:rPr>
          <w:delText xml:space="preserve"> </w:delText>
        </w:r>
      </w:del>
      <w:ins w:id="104" w:author="Microsoft account" w:date="2026-04-24T09:31:00Z">
        <w:r w:rsidR="00723C9C" w:rsidRPr="002B0AAC">
          <w:rPr>
            <w:rFonts w:cs="Arial"/>
            <w:lang w:val="en-US"/>
            <w:rPrChange w:id="105" w:author="Giwa, Titilayo" w:date="2026-04-27T09:37:00Z" w16du:dateUtc="2026-04-27T08:37:00Z">
              <w:rPr>
                <w:rFonts w:cs="Arial"/>
              </w:rPr>
            </w:rPrChange>
          </w:rPr>
          <w:t>Atlantic LNG</w:t>
        </w:r>
      </w:ins>
      <w:ins w:id="106" w:author="Microsoft account" w:date="2026-04-24T09:32:00Z">
        <w:r w:rsidR="00723C9C" w:rsidRPr="002B0AAC">
          <w:rPr>
            <w:rFonts w:cs="Arial"/>
            <w:lang w:val="en-US"/>
            <w:rPrChange w:id="107" w:author="Giwa, Titilayo" w:date="2026-04-27T09:37:00Z" w16du:dateUtc="2026-04-27T08:37:00Z">
              <w:rPr>
                <w:rFonts w:cs="Arial"/>
              </w:rPr>
            </w:rPrChange>
          </w:rPr>
          <w:t xml:space="preserve"> West Africa Limited</w:t>
        </w:r>
      </w:ins>
    </w:p>
    <w:p w14:paraId="79DA7DE3" w14:textId="77777777" w:rsidR="00D26C79" w:rsidRPr="002B0AAC" w:rsidRDefault="00D26C79" w:rsidP="00D26C79">
      <w:pPr>
        <w:tabs>
          <w:tab w:val="left" w:pos="3402"/>
          <w:tab w:val="left" w:pos="6237"/>
        </w:tabs>
        <w:ind w:right="281"/>
        <w:rPr>
          <w:rFonts w:cs="Arial"/>
          <w:lang w:val="en-US"/>
          <w:rPrChange w:id="108" w:author="Giwa, Titilayo" w:date="2026-04-27T09:37:00Z" w16du:dateUtc="2026-04-27T08:37:00Z">
            <w:rPr>
              <w:rFonts w:cs="Arial"/>
            </w:rPr>
          </w:rPrChange>
        </w:rPr>
      </w:pPr>
    </w:p>
    <w:p w14:paraId="4E1C77DB" w14:textId="7FF43BCB" w:rsidR="00D26C79" w:rsidRPr="002B0AAC" w:rsidRDefault="00D26C79" w:rsidP="00087DB1">
      <w:pPr>
        <w:tabs>
          <w:tab w:val="left" w:pos="3402"/>
          <w:tab w:val="left" w:pos="6237"/>
        </w:tabs>
        <w:ind w:left="6237" w:right="281" w:hanging="5386"/>
        <w:rPr>
          <w:rFonts w:cs="Arial"/>
          <w:lang w:val="en-US"/>
          <w:rPrChange w:id="109" w:author="Giwa, Titilayo" w:date="2026-04-27T09:37:00Z" w16du:dateUtc="2026-04-27T08:37:00Z">
            <w:rPr>
              <w:rFonts w:cs="Arial"/>
            </w:rPr>
          </w:rPrChange>
        </w:rPr>
      </w:pPr>
      <w:r w:rsidRPr="002B0AAC">
        <w:rPr>
          <w:rFonts w:cs="Arial"/>
          <w:lang w:val="en-US"/>
          <w:rPrChange w:id="110" w:author="Giwa, Titilayo" w:date="2026-04-27T09:37:00Z" w16du:dateUtc="2026-04-27T08:37:00Z">
            <w:rPr>
              <w:rFonts w:cs="Arial"/>
            </w:rPr>
          </w:rPrChange>
        </w:rPr>
        <w:t>Of</w:t>
      </w:r>
      <w:r w:rsidRPr="002B0AAC">
        <w:rPr>
          <w:rFonts w:cs="Arial"/>
          <w:lang w:val="en-US"/>
          <w:rPrChange w:id="111" w:author="Giwa, Titilayo" w:date="2026-04-27T09:37:00Z" w16du:dateUtc="2026-04-27T08:37:00Z">
            <w:rPr>
              <w:rFonts w:cs="Arial"/>
            </w:rPr>
          </w:rPrChange>
        </w:rPr>
        <w:tab/>
        <w:t>[Address of Client]</w:t>
      </w:r>
      <w:r w:rsidRPr="002B0AAC">
        <w:rPr>
          <w:rFonts w:cs="Arial"/>
          <w:lang w:val="en-US"/>
          <w:rPrChange w:id="112" w:author="Giwa, Titilayo" w:date="2026-04-27T09:37:00Z" w16du:dateUtc="2026-04-27T08:37:00Z">
            <w:rPr>
              <w:rFonts w:cs="Arial"/>
            </w:rPr>
          </w:rPrChange>
        </w:rPr>
        <w:tab/>
      </w:r>
      <w:bookmarkStart w:id="113" w:name="_Hlk193715156"/>
      <w:ins w:id="114" w:author="Microsoft account" w:date="2026-04-24T09:32:00Z">
        <w:r w:rsidR="00723C9C" w:rsidRPr="002B0AAC">
          <w:rPr>
            <w:rFonts w:cs="Arial"/>
            <w:lang w:val="en-US"/>
            <w:rPrChange w:id="115" w:author="Giwa, Titilayo" w:date="2026-04-27T09:37:00Z" w16du:dateUtc="2026-04-27T08:37:00Z">
              <w:rPr>
                <w:rFonts w:cs="Arial"/>
              </w:rPr>
            </w:rPrChange>
          </w:rPr>
          <w:t xml:space="preserve">No 2/3 </w:t>
        </w:r>
        <w:proofErr w:type="spellStart"/>
        <w:r w:rsidR="00723C9C" w:rsidRPr="002B0AAC">
          <w:rPr>
            <w:rFonts w:cs="Arial"/>
            <w:lang w:val="en-US"/>
            <w:rPrChange w:id="116" w:author="Giwa, Titilayo" w:date="2026-04-27T09:37:00Z" w16du:dateUtc="2026-04-27T08:37:00Z">
              <w:rPr>
                <w:rFonts w:cs="Arial"/>
              </w:rPr>
            </w:rPrChange>
          </w:rPr>
          <w:t>Onikoyi</w:t>
        </w:r>
        <w:proofErr w:type="spellEnd"/>
        <w:r w:rsidR="00723C9C" w:rsidRPr="002B0AAC">
          <w:rPr>
            <w:rFonts w:cs="Arial"/>
            <w:lang w:val="en-US"/>
            <w:rPrChange w:id="117" w:author="Giwa, Titilayo" w:date="2026-04-27T09:37:00Z" w16du:dateUtc="2026-04-27T08:37:00Z">
              <w:rPr>
                <w:rFonts w:cs="Arial"/>
              </w:rPr>
            </w:rPrChange>
          </w:rPr>
          <w:t xml:space="preserve"> Lane, Park View Estate, Ikoyi, Lag</w:t>
        </w:r>
      </w:ins>
      <w:ins w:id="118" w:author="Microsoft account" w:date="2026-04-24T09:33:00Z">
        <w:r w:rsidR="00723C9C" w:rsidRPr="002B0AAC">
          <w:rPr>
            <w:rFonts w:cs="Arial"/>
            <w:lang w:val="en-US"/>
            <w:rPrChange w:id="119" w:author="Giwa, Titilayo" w:date="2026-04-27T09:37:00Z" w16du:dateUtc="2026-04-27T08:37:00Z">
              <w:rPr>
                <w:rFonts w:cs="Arial"/>
              </w:rPr>
            </w:rPrChange>
          </w:rPr>
          <w:t xml:space="preserve">os, Nigeria </w:t>
        </w:r>
      </w:ins>
      <w:del w:id="120" w:author="Microsoft account" w:date="2026-04-24T09:33:00Z">
        <w:r w:rsidR="002F3E2F" w:rsidRPr="002B0AAC" w:rsidDel="00723C9C">
          <w:rPr>
            <w:rFonts w:cs="Arial"/>
            <w:highlight w:val="yellow"/>
            <w:lang w:val="en-US"/>
            <w:rPrChange w:id="121" w:author="Giwa, Titilayo" w:date="2026-04-27T09:37:00Z" w16du:dateUtc="2026-04-27T08:37:00Z">
              <w:rPr>
                <w:rFonts w:cs="Arial"/>
                <w:highlight w:val="yellow"/>
              </w:rPr>
            </w:rPrChange>
          </w:rPr>
          <w:delText>Plot 5, Block X, 2</w:delText>
        </w:r>
        <w:r w:rsidR="002F3E2F" w:rsidRPr="002B0AAC" w:rsidDel="00723C9C">
          <w:rPr>
            <w:rFonts w:cs="Arial"/>
            <w:highlight w:val="yellow"/>
            <w:vertAlign w:val="superscript"/>
            <w:lang w:val="en-US"/>
            <w:rPrChange w:id="122" w:author="Giwa, Titilayo" w:date="2026-04-27T09:37:00Z" w16du:dateUtc="2026-04-27T08:37:00Z">
              <w:rPr>
                <w:rFonts w:cs="Arial"/>
                <w:highlight w:val="yellow"/>
                <w:vertAlign w:val="superscript"/>
              </w:rPr>
            </w:rPrChange>
          </w:rPr>
          <w:delText>nd</w:delText>
        </w:r>
        <w:r w:rsidR="002F3E2F" w:rsidRPr="002B0AAC" w:rsidDel="00723C9C">
          <w:rPr>
            <w:rFonts w:cs="Arial"/>
            <w:highlight w:val="yellow"/>
            <w:lang w:val="en-US"/>
            <w:rPrChange w:id="123" w:author="Giwa, Titilayo" w:date="2026-04-27T09:37:00Z" w16du:dateUtc="2026-04-27T08:37:00Z">
              <w:rPr>
                <w:rFonts w:cs="Arial"/>
                <w:highlight w:val="yellow"/>
              </w:rPr>
            </w:rPrChange>
          </w:rPr>
          <w:delText xml:space="preserve"> Street, Osborne Foreshore Estate, Phase 1, Ikoyi, Lagos, Nigeria</w:delText>
        </w:r>
      </w:del>
      <w:r w:rsidR="002F3E2F" w:rsidRPr="002B0AAC">
        <w:rPr>
          <w:rFonts w:cs="Arial"/>
          <w:lang w:val="en-US"/>
          <w:rPrChange w:id="124" w:author="Giwa, Titilayo" w:date="2026-04-27T09:37:00Z" w16du:dateUtc="2026-04-27T08:37:00Z">
            <w:rPr>
              <w:rFonts w:cs="Arial"/>
            </w:rPr>
          </w:rPrChange>
        </w:rPr>
        <w:t xml:space="preserve"> </w:t>
      </w:r>
      <w:bookmarkEnd w:id="113"/>
      <w:r w:rsidRPr="002B0AAC">
        <w:rPr>
          <w:rFonts w:cs="Arial"/>
          <w:lang w:val="en-US"/>
          <w:rPrChange w:id="125" w:author="Giwa, Titilayo" w:date="2026-04-27T09:37:00Z" w16du:dateUtc="2026-04-27T08:37:00Z">
            <w:rPr>
              <w:rFonts w:cs="Arial"/>
            </w:rPr>
          </w:rPrChange>
        </w:rPr>
        <w:t>(hereinafter called "</w:t>
      </w:r>
      <w:r w:rsidR="002F3E2F" w:rsidRPr="002B0AAC">
        <w:rPr>
          <w:rFonts w:cs="Arial"/>
          <w:lang w:val="en-US"/>
          <w:rPrChange w:id="126" w:author="Giwa, Titilayo" w:date="2026-04-27T09:37:00Z" w16du:dateUtc="2026-04-27T08:37:00Z">
            <w:rPr>
              <w:rFonts w:cs="Arial"/>
            </w:rPr>
          </w:rPrChange>
        </w:rPr>
        <w:t>SA LNG</w:t>
      </w:r>
      <w:r w:rsidR="00C70C27" w:rsidRPr="002B0AAC">
        <w:rPr>
          <w:rFonts w:cs="Arial"/>
          <w:lang w:val="en-US"/>
          <w:rPrChange w:id="127" w:author="Giwa, Titilayo" w:date="2026-04-27T09:37:00Z" w16du:dateUtc="2026-04-27T08:37:00Z">
            <w:rPr>
              <w:rFonts w:cs="Arial"/>
            </w:rPr>
          </w:rPrChange>
        </w:rPr>
        <w:t>” or “</w:t>
      </w:r>
      <w:r w:rsidRPr="002B0AAC">
        <w:rPr>
          <w:rFonts w:cs="Arial"/>
          <w:lang w:val="en-US"/>
          <w:rPrChange w:id="128" w:author="Giwa, Titilayo" w:date="2026-04-27T09:37:00Z" w16du:dateUtc="2026-04-27T08:37:00Z">
            <w:rPr>
              <w:rFonts w:cs="Arial"/>
            </w:rPr>
          </w:rPrChange>
        </w:rPr>
        <w:t>the Client")</w:t>
      </w:r>
    </w:p>
    <w:p w14:paraId="352EF948" w14:textId="77777777" w:rsidR="00D26C79" w:rsidRPr="002B0AAC" w:rsidRDefault="00D26C79" w:rsidP="00D26C79">
      <w:pPr>
        <w:tabs>
          <w:tab w:val="left" w:pos="3402"/>
          <w:tab w:val="left" w:pos="6237"/>
        </w:tabs>
        <w:ind w:right="281"/>
        <w:rPr>
          <w:rFonts w:cs="Arial"/>
          <w:lang w:val="en-US"/>
          <w:rPrChange w:id="129" w:author="Giwa, Titilayo" w:date="2026-04-27T09:37:00Z" w16du:dateUtc="2026-04-27T08:37:00Z">
            <w:rPr>
              <w:rFonts w:cs="Arial"/>
            </w:rPr>
          </w:rPrChange>
        </w:rPr>
      </w:pPr>
    </w:p>
    <w:p w14:paraId="661E0822" w14:textId="77777777" w:rsidR="00D26C79" w:rsidRPr="002B0AAC" w:rsidRDefault="00D26C79" w:rsidP="00D26C79">
      <w:pPr>
        <w:tabs>
          <w:tab w:val="left" w:pos="3402"/>
          <w:tab w:val="left" w:pos="6237"/>
        </w:tabs>
        <w:ind w:right="281"/>
        <w:rPr>
          <w:rFonts w:cs="Arial"/>
          <w:lang w:val="en-US"/>
          <w:rPrChange w:id="130" w:author="Giwa, Titilayo" w:date="2026-04-27T09:37:00Z" w16du:dateUtc="2026-04-27T08:37:00Z">
            <w:rPr>
              <w:rFonts w:cs="Arial"/>
            </w:rPr>
          </w:rPrChange>
        </w:rPr>
      </w:pPr>
    </w:p>
    <w:p w14:paraId="292AFD69" w14:textId="77777777" w:rsidR="00D26C79" w:rsidRPr="002B0AAC" w:rsidRDefault="00D26C79" w:rsidP="00D26C79">
      <w:pPr>
        <w:tabs>
          <w:tab w:val="left" w:pos="3402"/>
          <w:tab w:val="left" w:pos="6237"/>
        </w:tabs>
        <w:ind w:right="281"/>
        <w:rPr>
          <w:rFonts w:cs="Arial"/>
          <w:lang w:val="en-US"/>
          <w:rPrChange w:id="131" w:author="Giwa, Titilayo" w:date="2026-04-27T09:37:00Z" w16du:dateUtc="2026-04-27T08:37:00Z">
            <w:rPr>
              <w:rFonts w:cs="Arial"/>
            </w:rPr>
          </w:rPrChange>
        </w:rPr>
      </w:pPr>
      <w:r w:rsidRPr="002B0AAC">
        <w:rPr>
          <w:rFonts w:cs="Arial"/>
          <w:lang w:val="en-US"/>
          <w:rPrChange w:id="132" w:author="Giwa, Titilayo" w:date="2026-04-27T09:37:00Z" w16du:dateUtc="2026-04-27T08:37:00Z">
            <w:rPr>
              <w:rFonts w:cs="Arial"/>
            </w:rPr>
          </w:rPrChange>
        </w:rPr>
        <w:t>And</w:t>
      </w:r>
      <w:r w:rsidRPr="002B0AAC">
        <w:rPr>
          <w:rFonts w:cs="Arial"/>
          <w:lang w:val="en-US"/>
          <w:rPrChange w:id="133" w:author="Giwa, Titilayo" w:date="2026-04-27T09:37:00Z" w16du:dateUtc="2026-04-27T08:37:00Z">
            <w:rPr>
              <w:rFonts w:cs="Arial"/>
            </w:rPr>
          </w:rPrChange>
        </w:rPr>
        <w:tab/>
        <w:t>[Name of Consultant]</w:t>
      </w:r>
      <w:r w:rsidRPr="002B0AAC">
        <w:rPr>
          <w:rFonts w:cs="Arial"/>
          <w:lang w:val="en-US"/>
          <w:rPrChange w:id="134" w:author="Giwa, Titilayo" w:date="2026-04-27T09:37:00Z" w16du:dateUtc="2026-04-27T08:37:00Z">
            <w:rPr>
              <w:rFonts w:cs="Arial"/>
            </w:rPr>
          </w:rPrChange>
        </w:rPr>
        <w:tab/>
        <w:t xml:space="preserve">ILF Engineers Nigeria Limited </w:t>
      </w:r>
    </w:p>
    <w:p w14:paraId="71485EB0" w14:textId="77777777" w:rsidR="00D26C79" w:rsidRPr="002B0AAC" w:rsidRDefault="00D26C79" w:rsidP="00D26C79">
      <w:pPr>
        <w:tabs>
          <w:tab w:val="left" w:pos="3402"/>
          <w:tab w:val="left" w:pos="6237"/>
        </w:tabs>
        <w:ind w:right="281"/>
        <w:rPr>
          <w:rFonts w:cs="Arial"/>
          <w:lang w:val="en-US"/>
          <w:rPrChange w:id="135" w:author="Giwa, Titilayo" w:date="2026-04-27T09:37:00Z" w16du:dateUtc="2026-04-27T08:37:00Z">
            <w:rPr>
              <w:rFonts w:cs="Arial"/>
            </w:rPr>
          </w:rPrChange>
        </w:rPr>
      </w:pPr>
    </w:p>
    <w:p w14:paraId="006572F6" w14:textId="77777777" w:rsidR="00D26C79" w:rsidRPr="002B0AAC" w:rsidRDefault="00D26C79" w:rsidP="00087DB1">
      <w:pPr>
        <w:tabs>
          <w:tab w:val="left" w:pos="3402"/>
          <w:tab w:val="left" w:pos="6237"/>
        </w:tabs>
        <w:ind w:left="6237" w:right="281" w:hanging="5386"/>
        <w:rPr>
          <w:rFonts w:cs="Arial"/>
          <w:lang w:val="en-US"/>
          <w:rPrChange w:id="136" w:author="Giwa, Titilayo" w:date="2026-04-27T09:37:00Z" w16du:dateUtc="2026-04-27T08:37:00Z">
            <w:rPr>
              <w:rFonts w:cs="Arial"/>
            </w:rPr>
          </w:rPrChange>
        </w:rPr>
      </w:pPr>
      <w:r w:rsidRPr="002B0AAC">
        <w:rPr>
          <w:rFonts w:cs="Arial"/>
          <w:lang w:val="en-US"/>
          <w:rPrChange w:id="137" w:author="Giwa, Titilayo" w:date="2026-04-27T09:37:00Z" w16du:dateUtc="2026-04-27T08:37:00Z">
            <w:rPr>
              <w:rFonts w:cs="Arial"/>
            </w:rPr>
          </w:rPrChange>
        </w:rPr>
        <w:t>Of</w:t>
      </w:r>
      <w:r w:rsidRPr="002B0AAC">
        <w:rPr>
          <w:rFonts w:cs="Arial"/>
          <w:lang w:val="en-US"/>
          <w:rPrChange w:id="138" w:author="Giwa, Titilayo" w:date="2026-04-27T09:37:00Z" w16du:dateUtc="2026-04-27T08:37:00Z">
            <w:rPr>
              <w:rFonts w:cs="Arial"/>
            </w:rPr>
          </w:rPrChange>
        </w:rPr>
        <w:tab/>
        <w:t>[Address of Consultant]</w:t>
      </w:r>
      <w:r w:rsidRPr="002B0AAC">
        <w:rPr>
          <w:rFonts w:cs="Arial"/>
          <w:lang w:val="en-US"/>
          <w:rPrChange w:id="139" w:author="Giwa, Titilayo" w:date="2026-04-27T09:37:00Z" w16du:dateUtc="2026-04-27T08:37:00Z">
            <w:rPr>
              <w:rFonts w:cs="Arial"/>
            </w:rPr>
          </w:rPrChange>
        </w:rPr>
        <w:tab/>
        <w:t>TCF Tower, 33 Adeola Hopewell Street, Victoria Island, Lagos, Nigeria (hereinafter called “ILF” or “the Consultant”)</w:t>
      </w:r>
    </w:p>
    <w:p w14:paraId="4EF805EF" w14:textId="77777777" w:rsidR="00D26C79" w:rsidRPr="002B0AAC" w:rsidRDefault="00D26C79" w:rsidP="00D26C79">
      <w:pPr>
        <w:tabs>
          <w:tab w:val="left" w:pos="3402"/>
          <w:tab w:val="left" w:pos="6237"/>
        </w:tabs>
        <w:ind w:right="281"/>
        <w:rPr>
          <w:rFonts w:cs="Arial"/>
          <w:lang w:val="en-US"/>
          <w:rPrChange w:id="140" w:author="Giwa, Titilayo" w:date="2026-04-27T09:37:00Z" w16du:dateUtc="2026-04-27T08:37:00Z">
            <w:rPr>
              <w:rFonts w:cs="Arial"/>
            </w:rPr>
          </w:rPrChange>
        </w:rPr>
      </w:pPr>
    </w:p>
    <w:p w14:paraId="1C086F01" w14:textId="77777777" w:rsidR="00D26C79" w:rsidRPr="002B0AAC" w:rsidRDefault="00D26C79" w:rsidP="00D26C79">
      <w:pPr>
        <w:ind w:right="281"/>
        <w:rPr>
          <w:rFonts w:cs="Arial"/>
          <w:lang w:val="en-US"/>
          <w:rPrChange w:id="141" w:author="Giwa, Titilayo" w:date="2026-04-27T09:37:00Z" w16du:dateUtc="2026-04-27T08:37:00Z">
            <w:rPr>
              <w:rFonts w:cs="Arial"/>
            </w:rPr>
          </w:rPrChange>
        </w:rPr>
      </w:pPr>
      <w:r w:rsidRPr="002B0AAC">
        <w:rPr>
          <w:rFonts w:cs="Arial"/>
          <w:lang w:val="en-US"/>
          <w:rPrChange w:id="142" w:author="Giwa, Titilayo" w:date="2026-04-27T09:37:00Z" w16du:dateUtc="2026-04-27T08:37:00Z">
            <w:rPr>
              <w:rFonts w:cs="Arial"/>
            </w:rPr>
          </w:rPrChange>
        </w:rPr>
        <w:t>WHEREAS:</w:t>
      </w:r>
    </w:p>
    <w:p w14:paraId="0A973EAD" w14:textId="7017F4F2" w:rsidR="00D26C79" w:rsidRPr="002B0AAC" w:rsidRDefault="00D26C79" w:rsidP="00087DB1">
      <w:pPr>
        <w:ind w:right="281"/>
        <w:rPr>
          <w:rFonts w:cs="Arial"/>
          <w:lang w:val="en-US"/>
          <w:rPrChange w:id="143" w:author="Giwa, Titilayo" w:date="2026-04-27T09:37:00Z" w16du:dateUtc="2026-04-27T08:37:00Z">
            <w:rPr>
              <w:rFonts w:cs="Arial"/>
            </w:rPr>
          </w:rPrChange>
        </w:rPr>
      </w:pPr>
      <w:r w:rsidRPr="002B0AAC">
        <w:rPr>
          <w:rFonts w:cs="Arial"/>
          <w:lang w:val="en-US"/>
          <w:rPrChange w:id="144" w:author="Giwa, Titilayo" w:date="2026-04-27T09:37:00Z" w16du:dateUtc="2026-04-27T08:37:00Z">
            <w:rPr>
              <w:rFonts w:cs="Arial"/>
            </w:rPr>
          </w:rPrChange>
        </w:rPr>
        <w:t xml:space="preserve">The Client desires that certain Services should be performed by the Consultant, namely the provision of </w:t>
      </w:r>
      <w:bookmarkStart w:id="145" w:name="_Hlk197957494"/>
      <w:r w:rsidR="00A27B5F" w:rsidRPr="002B0AAC">
        <w:rPr>
          <w:rFonts w:cs="Arial"/>
          <w:lang w:val="en-US"/>
          <w:rPrChange w:id="146" w:author="Giwa, Titilayo" w:date="2026-04-27T09:37:00Z" w16du:dateUtc="2026-04-27T08:37:00Z">
            <w:rPr>
              <w:rFonts w:cs="Arial"/>
            </w:rPr>
          </w:rPrChange>
        </w:rPr>
        <w:t xml:space="preserve">Technical Advisory services (TA) for the EPCI for the 5MMSCFD Mini-LNG Plant </w:t>
      </w:r>
      <w:commentRangeStart w:id="147"/>
      <w:ins w:id="148" w:author="GELIAS" w:date="2026-04-23T17:08:00Z">
        <w:r w:rsidR="00D171F4" w:rsidRPr="002B0AAC">
          <w:rPr>
            <w:rFonts w:cs="Arial"/>
            <w:lang w:val="en-US"/>
            <w:rPrChange w:id="149" w:author="Giwa, Titilayo" w:date="2026-04-27T09:37:00Z" w16du:dateUtc="2026-04-27T08:37:00Z">
              <w:rPr>
                <w:rFonts w:cs="Arial"/>
              </w:rPr>
            </w:rPrChange>
          </w:rPr>
          <w:t>[.]</w:t>
        </w:r>
      </w:ins>
      <w:del w:id="150" w:author="GELIAS" w:date="2026-04-23T16:41:00Z">
        <w:r w:rsidR="00A27B5F" w:rsidRPr="002B0AAC" w:rsidDel="00E82B0E">
          <w:rPr>
            <w:rFonts w:cs="Arial"/>
            <w:lang w:val="en-US"/>
            <w:rPrChange w:id="151" w:author="Giwa, Titilayo" w:date="2026-04-27T09:37:00Z" w16du:dateUtc="2026-04-27T08:37:00Z">
              <w:rPr>
                <w:rFonts w:cs="Arial"/>
              </w:rPr>
            </w:rPrChange>
          </w:rPr>
          <w:delText xml:space="preserve">in </w:delText>
        </w:r>
      </w:del>
      <w:commentRangeEnd w:id="147"/>
      <w:r w:rsidR="00D171F4" w:rsidRPr="00A27B5F">
        <w:rPr>
          <w:rStyle w:val="CommentReference"/>
          <w:rFonts w:cs="Arial"/>
          <w:sz w:val="24"/>
          <w:szCs w:val="24"/>
        </w:rPr>
        <w:commentReference w:id="147"/>
      </w:r>
      <w:del w:id="152" w:author="GELIAS" w:date="2026-04-23T16:41:00Z">
        <w:r w:rsidR="00A27B5F" w:rsidRPr="002B0AAC" w:rsidDel="00E82B0E">
          <w:rPr>
            <w:rFonts w:cs="Arial"/>
            <w:lang w:val="en-US"/>
            <w:rPrChange w:id="153" w:author="Giwa, Titilayo" w:date="2026-04-27T09:37:00Z" w16du:dateUtc="2026-04-27T08:37:00Z">
              <w:rPr>
                <w:rFonts w:cs="Arial"/>
              </w:rPr>
            </w:rPrChange>
          </w:rPr>
          <w:delText xml:space="preserve">the Ibefun area </w:delText>
        </w:r>
      </w:del>
      <w:bookmarkEnd w:id="145"/>
      <w:ins w:id="154" w:author="GELIAS" w:date="2026-04-23T16:41:00Z">
        <w:r w:rsidR="00E82B0E" w:rsidRPr="002B0AAC">
          <w:rPr>
            <w:rFonts w:cs="Arial"/>
            <w:lang w:val="en-US"/>
            <w:rPrChange w:id="155" w:author="Giwa, Titilayo" w:date="2026-04-27T09:37:00Z" w16du:dateUtc="2026-04-27T08:37:00Z">
              <w:rPr>
                <w:rFonts w:cs="Arial"/>
              </w:rPr>
            </w:rPrChange>
          </w:rPr>
          <w:t>[.]</w:t>
        </w:r>
      </w:ins>
      <w:r w:rsidRPr="002B0AAC">
        <w:rPr>
          <w:rFonts w:cs="Arial"/>
          <w:lang w:val="en-US"/>
          <w:rPrChange w:id="156" w:author="Giwa, Titilayo" w:date="2026-04-27T09:37:00Z" w16du:dateUtc="2026-04-27T08:37:00Z">
            <w:rPr>
              <w:rFonts w:cs="Arial"/>
            </w:rPr>
          </w:rPrChange>
        </w:rPr>
        <w:t>("</w:t>
      </w:r>
      <w:r w:rsidRPr="002B0AAC">
        <w:rPr>
          <w:rFonts w:cs="Arial"/>
          <w:b/>
          <w:bCs/>
          <w:lang w:val="en-US"/>
          <w:rPrChange w:id="157" w:author="Giwa, Titilayo" w:date="2026-04-27T09:37:00Z" w16du:dateUtc="2026-04-27T08:37:00Z">
            <w:rPr>
              <w:rFonts w:cs="Arial"/>
              <w:b/>
              <w:bCs/>
            </w:rPr>
          </w:rPrChange>
        </w:rPr>
        <w:t>Project</w:t>
      </w:r>
      <w:r w:rsidRPr="002B0AAC">
        <w:rPr>
          <w:rFonts w:cs="Arial"/>
          <w:lang w:val="en-US"/>
          <w:rPrChange w:id="158" w:author="Giwa, Titilayo" w:date="2026-04-27T09:37:00Z" w16du:dateUtc="2026-04-27T08:37:00Z">
            <w:rPr>
              <w:rFonts w:cs="Arial"/>
            </w:rPr>
          </w:rPrChange>
        </w:rPr>
        <w:t>”)</w:t>
      </w:r>
      <w:r w:rsidR="00AA6DF1" w:rsidRPr="002B0AAC">
        <w:rPr>
          <w:rFonts w:cs="Arial"/>
          <w:lang w:val="en-US"/>
          <w:rPrChange w:id="159" w:author="Giwa, Titilayo" w:date="2026-04-27T09:37:00Z" w16du:dateUtc="2026-04-27T08:37:00Z">
            <w:rPr>
              <w:rFonts w:cs="Arial"/>
            </w:rPr>
          </w:rPrChange>
        </w:rPr>
        <w:t xml:space="preserve"> </w:t>
      </w:r>
      <w:r w:rsidRPr="002B0AAC">
        <w:rPr>
          <w:rFonts w:cs="Arial"/>
          <w:lang w:val="en-US"/>
          <w:rPrChange w:id="160" w:author="Giwa, Titilayo" w:date="2026-04-27T09:37:00Z" w16du:dateUtc="2026-04-27T08:37:00Z">
            <w:rPr>
              <w:rFonts w:cs="Arial"/>
            </w:rPr>
          </w:rPrChange>
        </w:rPr>
        <w:t>and has accepted an offer/proposal by the Consultant for the performance of such Services.</w:t>
      </w:r>
    </w:p>
    <w:p w14:paraId="674C26FF" w14:textId="77777777" w:rsidR="00D26C79" w:rsidRPr="002B0AAC" w:rsidRDefault="00D26C79" w:rsidP="00D26C79">
      <w:pPr>
        <w:ind w:right="281"/>
        <w:rPr>
          <w:rFonts w:cs="Arial"/>
          <w:lang w:val="en-US"/>
          <w:rPrChange w:id="161" w:author="Giwa, Titilayo" w:date="2026-04-27T09:37:00Z" w16du:dateUtc="2026-04-27T08:37:00Z">
            <w:rPr>
              <w:rFonts w:cs="Arial"/>
            </w:rPr>
          </w:rPrChange>
        </w:rPr>
      </w:pPr>
    </w:p>
    <w:p w14:paraId="6F80EEA8" w14:textId="77777777" w:rsidR="00D26C79" w:rsidRPr="002B0AAC" w:rsidRDefault="00D26C79" w:rsidP="00D26C79">
      <w:pPr>
        <w:ind w:right="281"/>
        <w:rPr>
          <w:rFonts w:cs="Arial"/>
          <w:lang w:val="en-US"/>
          <w:rPrChange w:id="162" w:author="Giwa, Titilayo" w:date="2026-04-27T09:37:00Z" w16du:dateUtc="2026-04-27T08:37:00Z">
            <w:rPr>
              <w:rFonts w:cs="Arial"/>
            </w:rPr>
          </w:rPrChange>
        </w:rPr>
      </w:pPr>
      <w:r w:rsidRPr="002B0AAC">
        <w:rPr>
          <w:rFonts w:cs="Arial"/>
          <w:lang w:val="en-US"/>
          <w:rPrChange w:id="163" w:author="Giwa, Titilayo" w:date="2026-04-27T09:37:00Z" w16du:dateUtc="2026-04-27T08:37:00Z">
            <w:rPr>
              <w:rFonts w:cs="Arial"/>
            </w:rPr>
          </w:rPrChange>
        </w:rPr>
        <w:t>THE CLIENT AND THE CONSULTANT AGREE AS FOLLOWS:</w:t>
      </w:r>
    </w:p>
    <w:p w14:paraId="4050A40F" w14:textId="77777777" w:rsidR="00D26C79" w:rsidRPr="002B0AAC" w:rsidRDefault="00D26C79" w:rsidP="00D26C79">
      <w:pPr>
        <w:ind w:right="281"/>
        <w:rPr>
          <w:rFonts w:cs="Arial"/>
          <w:lang w:val="en-US"/>
          <w:rPrChange w:id="164" w:author="Giwa, Titilayo" w:date="2026-04-27T09:37:00Z" w16du:dateUtc="2026-04-27T08:37:00Z">
            <w:rPr>
              <w:rFonts w:cs="Arial"/>
            </w:rPr>
          </w:rPrChange>
        </w:rPr>
      </w:pPr>
    </w:p>
    <w:p w14:paraId="70B2A531" w14:textId="6E84CA7B" w:rsidR="00D26C79" w:rsidRPr="002B0AAC" w:rsidRDefault="00D26C79" w:rsidP="00087DB1">
      <w:pPr>
        <w:pStyle w:val="ListParagraph"/>
        <w:numPr>
          <w:ilvl w:val="0"/>
          <w:numId w:val="18"/>
        </w:numPr>
        <w:spacing w:before="120" w:after="240"/>
        <w:rPr>
          <w:rFonts w:cs="Arial"/>
          <w:lang w:val="en-US"/>
          <w:rPrChange w:id="165" w:author="Giwa, Titilayo" w:date="2026-04-27T09:37:00Z" w16du:dateUtc="2026-04-27T08:37:00Z">
            <w:rPr>
              <w:rFonts w:cs="Arial"/>
            </w:rPr>
          </w:rPrChange>
        </w:rPr>
      </w:pPr>
      <w:r w:rsidRPr="002B0AAC">
        <w:rPr>
          <w:rFonts w:cs="Arial"/>
          <w:lang w:val="en-US"/>
          <w:rPrChange w:id="166" w:author="Giwa, Titilayo" w:date="2026-04-27T09:37:00Z" w16du:dateUtc="2026-04-27T08:37:00Z">
            <w:rPr>
              <w:rFonts w:cs="Arial"/>
            </w:rPr>
          </w:rPrChange>
        </w:rPr>
        <w:t>In th</w:t>
      </w:r>
      <w:ins w:id="167" w:author="GELIAS" w:date="2026-04-23T13:34:00Z">
        <w:r w:rsidR="00087DB1" w:rsidRPr="002B0AAC">
          <w:rPr>
            <w:rFonts w:cs="Arial"/>
            <w:lang w:val="en-US"/>
            <w:rPrChange w:id="168" w:author="Giwa, Titilayo" w:date="2026-04-27T09:37:00Z" w16du:dateUtc="2026-04-27T08:37:00Z">
              <w:rPr>
                <w:rFonts w:cs="Arial"/>
              </w:rPr>
            </w:rPrChange>
          </w:rPr>
          <w:t>is</w:t>
        </w:r>
      </w:ins>
      <w:del w:id="169" w:author="GELIAS" w:date="2026-04-23T13:34:00Z">
        <w:r w:rsidRPr="002B0AAC" w:rsidDel="00087DB1">
          <w:rPr>
            <w:rFonts w:cs="Arial"/>
            <w:lang w:val="en-US"/>
            <w:rPrChange w:id="170" w:author="Giwa, Titilayo" w:date="2026-04-27T09:37:00Z" w16du:dateUtc="2026-04-27T08:37:00Z">
              <w:rPr>
                <w:rFonts w:cs="Arial"/>
              </w:rPr>
            </w:rPrChange>
          </w:rPr>
          <w:delText>e</w:delText>
        </w:r>
      </w:del>
      <w:r w:rsidRPr="002B0AAC">
        <w:rPr>
          <w:rFonts w:cs="Arial"/>
          <w:lang w:val="en-US"/>
          <w:rPrChange w:id="171" w:author="Giwa, Titilayo" w:date="2026-04-27T09:37:00Z" w16du:dateUtc="2026-04-27T08:37:00Z">
            <w:rPr>
              <w:rFonts w:cs="Arial"/>
            </w:rPr>
          </w:rPrChange>
        </w:rPr>
        <w:t xml:space="preserve"> Agreement words and expressions shall have the same meanings as are respectively assigned to them in Clause 1 .1 of the General Conditions of the Client/Consultant Model Services Agreement.</w:t>
      </w:r>
    </w:p>
    <w:p w14:paraId="10784F86" w14:textId="77777777" w:rsidR="00D26C79" w:rsidRPr="002B0AAC" w:rsidRDefault="00D26C79" w:rsidP="00087DB1">
      <w:pPr>
        <w:pStyle w:val="ListParagraph"/>
        <w:spacing w:before="120" w:after="240"/>
        <w:ind w:left="1440"/>
        <w:rPr>
          <w:rFonts w:cs="Arial"/>
          <w:lang w:val="en-US"/>
          <w:rPrChange w:id="172" w:author="Giwa, Titilayo" w:date="2026-04-27T09:37:00Z" w16du:dateUtc="2026-04-27T08:37:00Z">
            <w:rPr>
              <w:rFonts w:cs="Arial"/>
            </w:rPr>
          </w:rPrChange>
        </w:rPr>
      </w:pPr>
    </w:p>
    <w:p w14:paraId="728F91EE" w14:textId="7494C0BF" w:rsidR="00D26C79" w:rsidRPr="002B0AAC" w:rsidRDefault="00D26C79" w:rsidP="00087DB1">
      <w:pPr>
        <w:pStyle w:val="ListParagraph"/>
        <w:numPr>
          <w:ilvl w:val="0"/>
          <w:numId w:val="18"/>
        </w:numPr>
        <w:spacing w:before="120" w:after="240"/>
        <w:rPr>
          <w:rFonts w:cs="Arial"/>
          <w:lang w:val="en-US"/>
          <w:rPrChange w:id="173" w:author="Giwa, Titilayo" w:date="2026-04-27T09:37:00Z" w16du:dateUtc="2026-04-27T08:37:00Z">
            <w:rPr>
              <w:rFonts w:cs="Arial"/>
            </w:rPr>
          </w:rPrChange>
        </w:rPr>
      </w:pPr>
      <w:r w:rsidRPr="002B0AAC">
        <w:rPr>
          <w:rFonts w:cs="Arial"/>
          <w:lang w:val="en-US"/>
          <w:rPrChange w:id="174" w:author="Giwa, Titilayo" w:date="2026-04-27T09:37:00Z" w16du:dateUtc="2026-04-27T08:37:00Z">
            <w:rPr>
              <w:rFonts w:cs="Arial"/>
            </w:rPr>
          </w:rPrChange>
        </w:rPr>
        <w:t>The following documents shall be deemed to form and be read and construed as part of th</w:t>
      </w:r>
      <w:ins w:id="175" w:author="GELIAS" w:date="2026-04-23T13:34:00Z">
        <w:r w:rsidR="00087DB1" w:rsidRPr="002B0AAC">
          <w:rPr>
            <w:rFonts w:cs="Arial"/>
            <w:lang w:val="en-US"/>
            <w:rPrChange w:id="176" w:author="Giwa, Titilayo" w:date="2026-04-27T09:37:00Z" w16du:dateUtc="2026-04-27T08:37:00Z">
              <w:rPr>
                <w:rFonts w:cs="Arial"/>
              </w:rPr>
            </w:rPrChange>
          </w:rPr>
          <w:t>is</w:t>
        </w:r>
      </w:ins>
      <w:del w:id="177" w:author="GELIAS" w:date="2026-04-23T13:34:00Z">
        <w:r w:rsidRPr="002B0AAC" w:rsidDel="00087DB1">
          <w:rPr>
            <w:rFonts w:cs="Arial"/>
            <w:lang w:val="en-US"/>
            <w:rPrChange w:id="178" w:author="Giwa, Titilayo" w:date="2026-04-27T09:37:00Z" w16du:dateUtc="2026-04-27T08:37:00Z">
              <w:rPr>
                <w:rFonts w:cs="Arial"/>
              </w:rPr>
            </w:rPrChange>
          </w:rPr>
          <w:delText>e</w:delText>
        </w:r>
      </w:del>
      <w:r w:rsidRPr="002B0AAC">
        <w:rPr>
          <w:rFonts w:cs="Arial"/>
          <w:lang w:val="en-US"/>
          <w:rPrChange w:id="179" w:author="Giwa, Titilayo" w:date="2026-04-27T09:37:00Z" w16du:dateUtc="2026-04-27T08:37:00Z">
            <w:rPr>
              <w:rFonts w:cs="Arial"/>
            </w:rPr>
          </w:rPrChange>
        </w:rPr>
        <w:t xml:space="preserve"> Agreement and shall be given the order of precedence as below:</w:t>
      </w:r>
    </w:p>
    <w:p w14:paraId="08DE57E4" w14:textId="77777777" w:rsidR="00D26C79" w:rsidRPr="001009C1" w:rsidRDefault="00D26C79" w:rsidP="00087DB1">
      <w:pPr>
        <w:pStyle w:val="Aufzhlunga"/>
        <w:ind w:left="1843" w:hanging="425"/>
        <w:rPr>
          <w:rFonts w:cs="Arial"/>
        </w:rPr>
      </w:pPr>
      <w:r w:rsidRPr="001009C1">
        <w:rPr>
          <w:rFonts w:cs="Arial"/>
        </w:rPr>
        <w:t>This Form of Agreement;</w:t>
      </w:r>
    </w:p>
    <w:p w14:paraId="54DE8631" w14:textId="77777777" w:rsidR="00D26C79" w:rsidRPr="002B0AAC" w:rsidRDefault="00D26C79" w:rsidP="00087DB1">
      <w:pPr>
        <w:pStyle w:val="Aufzhlunga"/>
        <w:ind w:left="1843" w:hanging="425"/>
        <w:rPr>
          <w:rFonts w:cs="Arial"/>
          <w:lang w:val="en-US"/>
          <w:rPrChange w:id="180" w:author="Giwa, Titilayo" w:date="2026-04-27T09:37:00Z" w16du:dateUtc="2026-04-27T08:37:00Z">
            <w:rPr>
              <w:rFonts w:cs="Arial"/>
            </w:rPr>
          </w:rPrChange>
        </w:rPr>
      </w:pPr>
      <w:r w:rsidRPr="002B0AAC">
        <w:rPr>
          <w:rFonts w:cs="Arial"/>
          <w:lang w:val="en-US"/>
          <w:rPrChange w:id="181" w:author="Giwa, Titilayo" w:date="2026-04-27T09:37:00Z" w16du:dateUtc="2026-04-27T08:37:00Z">
            <w:rPr>
              <w:rFonts w:cs="Arial"/>
            </w:rPr>
          </w:rPrChange>
        </w:rPr>
        <w:t>The Client/Consultant Model Services Agreement;</w:t>
      </w:r>
    </w:p>
    <w:p w14:paraId="77CEE0C3" w14:textId="77777777" w:rsidR="00D26C79" w:rsidRPr="001009C1" w:rsidRDefault="00D26C79" w:rsidP="00087DB1">
      <w:pPr>
        <w:pStyle w:val="Aufzhlungi"/>
        <w:tabs>
          <w:tab w:val="clear" w:pos="360"/>
          <w:tab w:val="clear" w:pos="1985"/>
        </w:tabs>
        <w:ind w:left="2268" w:hanging="283"/>
        <w:rPr>
          <w:rFonts w:cs="Arial"/>
          <w:sz w:val="22"/>
          <w:szCs w:val="22"/>
        </w:rPr>
      </w:pPr>
      <w:r w:rsidRPr="001009C1">
        <w:rPr>
          <w:rFonts w:cs="Arial"/>
          <w:sz w:val="22"/>
          <w:szCs w:val="22"/>
        </w:rPr>
        <w:t xml:space="preserve">Particular </w:t>
      </w:r>
      <w:r w:rsidRPr="001009C1">
        <w:rPr>
          <w:rFonts w:cs="Arial"/>
          <w:sz w:val="22"/>
          <w:szCs w:val="22"/>
          <w:lang w:val="en-GB"/>
        </w:rPr>
        <w:t>Conditions</w:t>
      </w:r>
      <w:r w:rsidRPr="001009C1">
        <w:rPr>
          <w:rFonts w:cs="Arial"/>
          <w:sz w:val="22"/>
          <w:szCs w:val="22"/>
        </w:rPr>
        <w:t>;</w:t>
      </w:r>
    </w:p>
    <w:p w14:paraId="5691864F" w14:textId="77777777" w:rsidR="00D26C79" w:rsidRPr="001009C1" w:rsidRDefault="00D26C79" w:rsidP="00087DB1">
      <w:pPr>
        <w:pStyle w:val="Aufzhlungi"/>
        <w:tabs>
          <w:tab w:val="clear" w:pos="360"/>
          <w:tab w:val="clear" w:pos="1985"/>
        </w:tabs>
        <w:ind w:left="2268" w:hanging="283"/>
        <w:rPr>
          <w:rFonts w:cs="Arial"/>
          <w:sz w:val="22"/>
          <w:szCs w:val="22"/>
        </w:rPr>
      </w:pPr>
      <w:r w:rsidRPr="001009C1">
        <w:rPr>
          <w:rFonts w:cs="Arial"/>
          <w:sz w:val="22"/>
          <w:szCs w:val="22"/>
        </w:rPr>
        <w:t>General Conditions;</w:t>
      </w:r>
    </w:p>
    <w:p w14:paraId="27DA6D13" w14:textId="250A6173" w:rsidR="00D26C79" w:rsidRPr="002B0AAC" w:rsidRDefault="00D26C79" w:rsidP="00087DB1">
      <w:pPr>
        <w:pStyle w:val="Aufzhlunga"/>
        <w:ind w:left="1843" w:hanging="425"/>
        <w:rPr>
          <w:rFonts w:cs="Arial"/>
          <w:lang w:val="en-US"/>
          <w:rPrChange w:id="182" w:author="Giwa, Titilayo" w:date="2026-04-27T09:37:00Z" w16du:dateUtc="2026-04-27T08:37:00Z">
            <w:rPr>
              <w:rFonts w:cs="Arial"/>
            </w:rPr>
          </w:rPrChange>
        </w:rPr>
      </w:pPr>
      <w:r w:rsidRPr="002B0AAC">
        <w:rPr>
          <w:rFonts w:cs="Arial"/>
          <w:lang w:val="en-US"/>
          <w:rPrChange w:id="183" w:author="Giwa, Titilayo" w:date="2026-04-27T09:37:00Z" w16du:dateUtc="2026-04-27T08:37:00Z">
            <w:rPr>
              <w:rFonts w:cs="Arial"/>
            </w:rPr>
          </w:rPrChange>
        </w:rPr>
        <w:t xml:space="preserve">Consultant Proposal </w:t>
      </w:r>
      <w:r w:rsidR="00476F18" w:rsidRPr="002B0AAC">
        <w:rPr>
          <w:rFonts w:cs="Arial"/>
          <w:lang w:val="en-US"/>
          <w:rPrChange w:id="184" w:author="Giwa, Titilayo" w:date="2026-04-27T09:37:00Z" w16du:dateUtc="2026-04-27T08:37:00Z">
            <w:rPr>
              <w:rFonts w:cs="Arial"/>
            </w:rPr>
          </w:rPrChange>
        </w:rPr>
        <w:t>20877-ILF-NGR-OD-00001_Rev0 dated 6</w:t>
      </w:r>
      <w:r w:rsidR="00476F18" w:rsidRPr="002B0AAC">
        <w:rPr>
          <w:rFonts w:cs="Arial"/>
          <w:vertAlign w:val="superscript"/>
          <w:lang w:val="en-US"/>
          <w:rPrChange w:id="185" w:author="Giwa, Titilayo" w:date="2026-04-27T09:37:00Z" w16du:dateUtc="2026-04-27T08:37:00Z">
            <w:rPr>
              <w:rFonts w:cs="Arial"/>
              <w:vertAlign w:val="superscript"/>
            </w:rPr>
          </w:rPrChange>
        </w:rPr>
        <w:t>th</w:t>
      </w:r>
      <w:r w:rsidR="00476F18" w:rsidRPr="002B0AAC">
        <w:rPr>
          <w:rFonts w:cs="Arial"/>
          <w:lang w:val="en-US"/>
          <w:rPrChange w:id="186" w:author="Giwa, Titilayo" w:date="2026-04-27T09:37:00Z" w16du:dateUtc="2026-04-27T08:37:00Z">
            <w:rPr>
              <w:rFonts w:cs="Arial"/>
            </w:rPr>
          </w:rPrChange>
        </w:rPr>
        <w:t xml:space="preserve"> February 2026 </w:t>
      </w:r>
      <w:r w:rsidRPr="002B0AAC">
        <w:rPr>
          <w:rFonts w:cs="Arial"/>
          <w:lang w:val="en-US"/>
          <w:rPrChange w:id="187" w:author="Giwa, Titilayo" w:date="2026-04-27T09:37:00Z" w16du:dateUtc="2026-04-27T08:37:00Z">
            <w:rPr>
              <w:rFonts w:cs="Arial"/>
            </w:rPr>
          </w:rPrChange>
        </w:rPr>
        <w:t>incorporated under the Agreement under Sub-Clause 1.1.1</w:t>
      </w:r>
      <w:ins w:id="188" w:author="GELIAS" w:date="2026-04-23T13:35:00Z">
        <w:r w:rsidR="00087DB1" w:rsidRPr="002B0AAC">
          <w:rPr>
            <w:rFonts w:cs="Arial"/>
            <w:lang w:val="en-US"/>
            <w:rPrChange w:id="189" w:author="Giwa, Titilayo" w:date="2026-04-27T09:37:00Z" w16du:dateUtc="2026-04-27T08:37:00Z">
              <w:rPr>
                <w:rFonts w:cs="Arial"/>
              </w:rPr>
            </w:rPrChange>
          </w:rPr>
          <w:t>;</w:t>
        </w:r>
      </w:ins>
    </w:p>
    <w:p w14:paraId="01974CB8" w14:textId="2EE19831" w:rsidR="00D26C79" w:rsidRPr="001009C1" w:rsidRDefault="00D26C79" w:rsidP="00087DB1">
      <w:pPr>
        <w:pStyle w:val="Aufzhlunga"/>
        <w:ind w:left="1843" w:hanging="425"/>
        <w:rPr>
          <w:rFonts w:cs="Arial"/>
        </w:rPr>
      </w:pPr>
      <w:r w:rsidRPr="001009C1">
        <w:rPr>
          <w:rFonts w:cs="Arial"/>
          <w:lang w:val="en-GB"/>
        </w:rPr>
        <w:t>Appendices</w:t>
      </w:r>
      <w:ins w:id="190" w:author="GELIAS" w:date="2026-04-23T13:35:00Z">
        <w:r w:rsidR="00087DB1">
          <w:rPr>
            <w:rFonts w:cs="Arial"/>
            <w:lang w:val="en-GB"/>
          </w:rPr>
          <w:t xml:space="preserve">; and </w:t>
        </w:r>
      </w:ins>
      <w:r w:rsidRPr="001009C1">
        <w:rPr>
          <w:rFonts w:cs="Arial"/>
        </w:rPr>
        <w:t xml:space="preserve"> </w:t>
      </w:r>
    </w:p>
    <w:p w14:paraId="2466E804" w14:textId="3B13ED16" w:rsidR="00D26C79" w:rsidRPr="002B0AAC" w:rsidRDefault="00D26C79" w:rsidP="00087DB1">
      <w:pPr>
        <w:pStyle w:val="Aufzhlunga"/>
        <w:ind w:left="1843" w:right="281" w:hanging="425"/>
        <w:rPr>
          <w:rFonts w:cs="Arial"/>
          <w:lang w:val="en-US"/>
          <w:rPrChange w:id="191" w:author="Giwa, Titilayo" w:date="2026-04-27T09:37:00Z" w16du:dateUtc="2026-04-27T08:37:00Z">
            <w:rPr>
              <w:rFonts w:cs="Arial"/>
            </w:rPr>
          </w:rPrChange>
        </w:rPr>
      </w:pPr>
      <w:r w:rsidRPr="002B0AAC">
        <w:rPr>
          <w:rFonts w:cs="Arial"/>
          <w:lang w:val="en-US"/>
          <w:rPrChange w:id="192" w:author="Giwa, Titilayo" w:date="2026-04-27T09:37:00Z" w16du:dateUtc="2026-04-27T08:37:00Z">
            <w:rPr>
              <w:rFonts w:cs="Arial"/>
            </w:rPr>
          </w:rPrChange>
        </w:rPr>
        <w:t>Any letter of acceptance by the Client incorporated into the Agreement under Sub-Clause 1.1.1</w:t>
      </w:r>
      <w:ins w:id="193" w:author="GELIAS" w:date="2026-04-23T13:35:00Z">
        <w:r w:rsidR="00087DB1" w:rsidRPr="002B0AAC">
          <w:rPr>
            <w:rFonts w:cs="Arial"/>
            <w:lang w:val="en-US"/>
            <w:rPrChange w:id="194" w:author="Giwa, Titilayo" w:date="2026-04-27T09:37:00Z" w16du:dateUtc="2026-04-27T08:37:00Z">
              <w:rPr>
                <w:rFonts w:cs="Arial"/>
              </w:rPr>
            </w:rPrChange>
          </w:rPr>
          <w:t>.</w:t>
        </w:r>
      </w:ins>
      <w:del w:id="195" w:author="GELIAS" w:date="2026-04-23T13:35:00Z">
        <w:r w:rsidRPr="002B0AAC" w:rsidDel="00087DB1">
          <w:rPr>
            <w:rFonts w:cs="Arial"/>
            <w:lang w:val="en-US"/>
            <w:rPrChange w:id="196" w:author="Giwa, Titilayo" w:date="2026-04-27T09:37:00Z" w16du:dateUtc="2026-04-27T08:37:00Z">
              <w:rPr>
                <w:rFonts w:cs="Arial"/>
              </w:rPr>
            </w:rPrChange>
          </w:rPr>
          <w:delText>; and</w:delText>
        </w:r>
      </w:del>
    </w:p>
    <w:p w14:paraId="1ADFABA3" w14:textId="000AE7CD" w:rsidR="00D26C79" w:rsidRPr="002B0AAC" w:rsidRDefault="00D26C79" w:rsidP="00087DB1">
      <w:pPr>
        <w:pStyle w:val="ListParagraph"/>
        <w:numPr>
          <w:ilvl w:val="0"/>
          <w:numId w:val="18"/>
        </w:numPr>
        <w:spacing w:before="120" w:after="240"/>
        <w:rPr>
          <w:rFonts w:cs="Arial"/>
          <w:lang w:val="en-US"/>
          <w:rPrChange w:id="197" w:author="Giwa, Titilayo" w:date="2026-04-27T09:37:00Z" w16du:dateUtc="2026-04-27T08:37:00Z">
            <w:rPr>
              <w:rFonts w:cs="Arial"/>
            </w:rPr>
          </w:rPrChange>
        </w:rPr>
      </w:pPr>
      <w:r w:rsidRPr="002B0AAC">
        <w:rPr>
          <w:rFonts w:cs="Arial"/>
          <w:lang w:val="en-US"/>
          <w:rPrChange w:id="198" w:author="Giwa, Titilayo" w:date="2026-04-27T09:37:00Z" w16du:dateUtc="2026-04-27T08:37:00Z">
            <w:rPr>
              <w:rFonts w:cs="Arial"/>
            </w:rPr>
          </w:rPrChange>
        </w:rPr>
        <w:t>In consideration of the payments to be made by the Client to the Consultant under the Agreement, the Consultant hereby agrees with the Client to perform the Services in conformity with the provisions of th</w:t>
      </w:r>
      <w:ins w:id="199" w:author="GELIAS" w:date="2026-04-23T13:35:00Z">
        <w:r w:rsidR="00087DB1" w:rsidRPr="002B0AAC">
          <w:rPr>
            <w:rFonts w:cs="Arial"/>
            <w:lang w:val="en-US"/>
            <w:rPrChange w:id="200" w:author="Giwa, Titilayo" w:date="2026-04-27T09:37:00Z" w16du:dateUtc="2026-04-27T08:37:00Z">
              <w:rPr>
                <w:rFonts w:cs="Arial"/>
              </w:rPr>
            </w:rPrChange>
          </w:rPr>
          <w:t>is</w:t>
        </w:r>
      </w:ins>
      <w:del w:id="201" w:author="GELIAS" w:date="2026-04-23T13:35:00Z">
        <w:r w:rsidRPr="002B0AAC" w:rsidDel="00087DB1">
          <w:rPr>
            <w:rFonts w:cs="Arial"/>
            <w:lang w:val="en-US"/>
            <w:rPrChange w:id="202" w:author="Giwa, Titilayo" w:date="2026-04-27T09:37:00Z" w16du:dateUtc="2026-04-27T08:37:00Z">
              <w:rPr>
                <w:rFonts w:cs="Arial"/>
              </w:rPr>
            </w:rPrChange>
          </w:rPr>
          <w:delText>e</w:delText>
        </w:r>
      </w:del>
      <w:r w:rsidRPr="002B0AAC">
        <w:rPr>
          <w:rFonts w:cs="Arial"/>
          <w:lang w:val="en-US"/>
          <w:rPrChange w:id="203" w:author="Giwa, Titilayo" w:date="2026-04-27T09:37:00Z" w16du:dateUtc="2026-04-27T08:37:00Z">
            <w:rPr>
              <w:rFonts w:cs="Arial"/>
            </w:rPr>
          </w:rPrChange>
        </w:rPr>
        <w:t xml:space="preserve"> Agreement.</w:t>
      </w:r>
    </w:p>
    <w:p w14:paraId="11C84474" w14:textId="77777777" w:rsidR="00D26C79" w:rsidRPr="002B0AAC" w:rsidRDefault="00D26C79" w:rsidP="00087DB1">
      <w:pPr>
        <w:pStyle w:val="ListParagraph"/>
        <w:spacing w:before="120" w:after="240"/>
        <w:ind w:left="1440"/>
        <w:rPr>
          <w:rFonts w:cs="Arial"/>
          <w:lang w:val="en-US"/>
          <w:rPrChange w:id="204" w:author="Giwa, Titilayo" w:date="2026-04-27T09:37:00Z" w16du:dateUtc="2026-04-27T08:37:00Z">
            <w:rPr>
              <w:rFonts w:cs="Arial"/>
            </w:rPr>
          </w:rPrChange>
        </w:rPr>
      </w:pPr>
    </w:p>
    <w:p w14:paraId="4AF6C2C3" w14:textId="00C56FF6" w:rsidR="00D26C79" w:rsidRPr="002B0AAC" w:rsidRDefault="00D26C79" w:rsidP="00087DB1">
      <w:pPr>
        <w:pStyle w:val="ListParagraph"/>
        <w:numPr>
          <w:ilvl w:val="0"/>
          <w:numId w:val="18"/>
        </w:numPr>
        <w:spacing w:before="120" w:after="240"/>
        <w:rPr>
          <w:rFonts w:cs="Arial"/>
          <w:lang w:val="en-US"/>
          <w:rPrChange w:id="205" w:author="Giwa, Titilayo" w:date="2026-04-27T09:37:00Z" w16du:dateUtc="2026-04-27T08:37:00Z">
            <w:rPr>
              <w:rFonts w:cs="Arial"/>
            </w:rPr>
          </w:rPrChange>
        </w:rPr>
      </w:pPr>
      <w:r w:rsidRPr="002B0AAC">
        <w:rPr>
          <w:rFonts w:cs="Arial"/>
          <w:lang w:val="en-US"/>
          <w:rPrChange w:id="206" w:author="Giwa, Titilayo" w:date="2026-04-27T09:37:00Z" w16du:dateUtc="2026-04-27T08:37:00Z">
            <w:rPr>
              <w:rFonts w:cs="Arial"/>
            </w:rPr>
          </w:rPrChange>
        </w:rPr>
        <w:t>The Client hereby agrees to pay the Consultant in consideration of the performance of the Services such amounts as may become payable under the provisions of th</w:t>
      </w:r>
      <w:ins w:id="207" w:author="GELIAS" w:date="2026-04-23T13:36:00Z">
        <w:r w:rsidR="00087DB1" w:rsidRPr="002B0AAC">
          <w:rPr>
            <w:rFonts w:cs="Arial"/>
            <w:lang w:val="en-US"/>
            <w:rPrChange w:id="208" w:author="Giwa, Titilayo" w:date="2026-04-27T09:37:00Z" w16du:dateUtc="2026-04-27T08:37:00Z">
              <w:rPr>
                <w:rFonts w:cs="Arial"/>
              </w:rPr>
            </w:rPrChange>
          </w:rPr>
          <w:t>is</w:t>
        </w:r>
      </w:ins>
      <w:del w:id="209" w:author="GELIAS" w:date="2026-04-23T13:36:00Z">
        <w:r w:rsidRPr="002B0AAC" w:rsidDel="00087DB1">
          <w:rPr>
            <w:rFonts w:cs="Arial"/>
            <w:lang w:val="en-US"/>
            <w:rPrChange w:id="210" w:author="Giwa, Titilayo" w:date="2026-04-27T09:37:00Z" w16du:dateUtc="2026-04-27T08:37:00Z">
              <w:rPr>
                <w:rFonts w:cs="Arial"/>
              </w:rPr>
            </w:rPrChange>
          </w:rPr>
          <w:delText>e</w:delText>
        </w:r>
      </w:del>
      <w:r w:rsidRPr="002B0AAC">
        <w:rPr>
          <w:rFonts w:cs="Arial"/>
          <w:lang w:val="en-US"/>
          <w:rPrChange w:id="211" w:author="Giwa, Titilayo" w:date="2026-04-27T09:37:00Z" w16du:dateUtc="2026-04-27T08:37:00Z">
            <w:rPr>
              <w:rFonts w:cs="Arial"/>
            </w:rPr>
          </w:rPrChange>
        </w:rPr>
        <w:t xml:space="preserve"> Agreement at the times and in the manner prescribed by th</w:t>
      </w:r>
      <w:ins w:id="212" w:author="GELIAS" w:date="2026-04-23T13:36:00Z">
        <w:r w:rsidR="00087DB1" w:rsidRPr="002B0AAC">
          <w:rPr>
            <w:rFonts w:cs="Arial"/>
            <w:lang w:val="en-US"/>
            <w:rPrChange w:id="213" w:author="Giwa, Titilayo" w:date="2026-04-27T09:37:00Z" w16du:dateUtc="2026-04-27T08:37:00Z">
              <w:rPr>
                <w:rFonts w:cs="Arial"/>
              </w:rPr>
            </w:rPrChange>
          </w:rPr>
          <w:t>is</w:t>
        </w:r>
      </w:ins>
      <w:del w:id="214" w:author="GELIAS" w:date="2026-04-23T13:36:00Z">
        <w:r w:rsidRPr="002B0AAC" w:rsidDel="00087DB1">
          <w:rPr>
            <w:rFonts w:cs="Arial"/>
            <w:lang w:val="en-US"/>
            <w:rPrChange w:id="215" w:author="Giwa, Titilayo" w:date="2026-04-27T09:37:00Z" w16du:dateUtc="2026-04-27T08:37:00Z">
              <w:rPr>
                <w:rFonts w:cs="Arial"/>
              </w:rPr>
            </w:rPrChange>
          </w:rPr>
          <w:delText>e</w:delText>
        </w:r>
      </w:del>
      <w:r w:rsidRPr="002B0AAC">
        <w:rPr>
          <w:rFonts w:cs="Arial"/>
          <w:lang w:val="en-US"/>
          <w:rPrChange w:id="216" w:author="Giwa, Titilayo" w:date="2026-04-27T09:37:00Z" w16du:dateUtc="2026-04-27T08:37:00Z">
            <w:rPr>
              <w:rFonts w:cs="Arial"/>
            </w:rPr>
          </w:rPrChange>
        </w:rPr>
        <w:t xml:space="preserve"> Agreement</w:t>
      </w:r>
      <w:ins w:id="217" w:author="GELIAS" w:date="2026-04-23T13:35:00Z">
        <w:r w:rsidR="00087DB1" w:rsidRPr="002B0AAC">
          <w:rPr>
            <w:rFonts w:cs="Arial"/>
            <w:lang w:val="en-US"/>
            <w:rPrChange w:id="218" w:author="Giwa, Titilayo" w:date="2026-04-27T09:37:00Z" w16du:dateUtc="2026-04-27T08:37:00Z">
              <w:rPr>
                <w:rFonts w:cs="Arial"/>
              </w:rPr>
            </w:rPrChange>
          </w:rPr>
          <w:t>.</w:t>
        </w:r>
      </w:ins>
    </w:p>
    <w:p w14:paraId="779A7FE7" w14:textId="77777777" w:rsidR="00D26C79" w:rsidRPr="002B0AAC" w:rsidRDefault="00D26C79" w:rsidP="00D26C79">
      <w:pPr>
        <w:ind w:left="1080"/>
        <w:rPr>
          <w:rFonts w:cs="Arial"/>
          <w:lang w:val="en-US"/>
          <w:rPrChange w:id="219" w:author="Giwa, Titilayo" w:date="2026-04-27T09:37:00Z" w16du:dateUtc="2026-04-27T08:37:00Z">
            <w:rPr>
              <w:rFonts w:cs="Arial"/>
            </w:rPr>
          </w:rPrChange>
        </w:rPr>
      </w:pPr>
      <w:r w:rsidRPr="002B0AAC">
        <w:rPr>
          <w:rFonts w:cs="Arial"/>
          <w:lang w:val="en-US"/>
          <w:rPrChange w:id="220" w:author="Giwa, Titilayo" w:date="2026-04-27T09:37:00Z" w16du:dateUtc="2026-04-27T08:37:00Z">
            <w:rPr>
              <w:rFonts w:cs="Arial"/>
            </w:rPr>
          </w:rPrChange>
        </w:rPr>
        <w:t xml:space="preserve">The parties have executed this Agreement as below: </w:t>
      </w:r>
    </w:p>
    <w:tbl>
      <w:tblPr>
        <w:tblStyle w:val="TableGrid"/>
        <w:tblpPr w:leftFromText="180" w:rightFromText="180" w:vertAnchor="text" w:horzAnchor="page" w:tblpX="2011" w:tblpY="30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1"/>
        <w:gridCol w:w="4621"/>
      </w:tblGrid>
      <w:tr w:rsidR="00D26C79" w:rsidRPr="002B0AAC" w14:paraId="177089A4" w14:textId="77777777" w:rsidTr="00CA3D77">
        <w:trPr>
          <w:trHeight w:val="2127"/>
        </w:trPr>
        <w:tc>
          <w:tcPr>
            <w:tcW w:w="4621" w:type="dxa"/>
          </w:tcPr>
          <w:p w14:paraId="7D29A6F8" w14:textId="77777777" w:rsidR="00D26C79" w:rsidRPr="001009C1" w:rsidRDefault="00D26C79" w:rsidP="00CA3D77">
            <w:pPr>
              <w:pStyle w:val="E0"/>
              <w:tabs>
                <w:tab w:val="left" w:pos="5103"/>
              </w:tabs>
              <w:jc w:val="left"/>
              <w:rPr>
                <w:rFonts w:cs="Arial"/>
                <w:b/>
                <w:lang w:val="en-US"/>
              </w:rPr>
            </w:pPr>
          </w:p>
          <w:p w14:paraId="41F76138" w14:textId="77777777" w:rsidR="00D26C79" w:rsidRPr="001009C1" w:rsidRDefault="00D26C79" w:rsidP="00CA3D77">
            <w:pPr>
              <w:pStyle w:val="E0"/>
              <w:tabs>
                <w:tab w:val="left" w:pos="5103"/>
              </w:tabs>
              <w:jc w:val="left"/>
              <w:rPr>
                <w:rFonts w:eastAsiaTheme="minorHAnsi" w:cs="Arial"/>
                <w:lang w:val="en-US"/>
              </w:rPr>
            </w:pPr>
            <w:r w:rsidRPr="001009C1">
              <w:rPr>
                <w:rFonts w:eastAsiaTheme="minorHAnsi" w:cs="Arial"/>
                <w:lang w:val="en-US"/>
              </w:rPr>
              <w:t>AUTHORISED SIGNATURE(S) OF CLIENT:</w:t>
            </w:r>
          </w:p>
          <w:p w14:paraId="4A597530" w14:textId="77777777" w:rsidR="00D26C79" w:rsidRPr="001009C1" w:rsidRDefault="00D26C79" w:rsidP="00CA3D77">
            <w:pPr>
              <w:pStyle w:val="E0"/>
              <w:tabs>
                <w:tab w:val="left" w:pos="5103"/>
              </w:tabs>
              <w:jc w:val="left"/>
              <w:rPr>
                <w:rFonts w:cs="Arial"/>
                <w:b/>
                <w:lang w:val="en-US"/>
              </w:rPr>
            </w:pPr>
          </w:p>
          <w:p w14:paraId="64F19617" w14:textId="77777777" w:rsidR="00D26C79" w:rsidRPr="001009C1" w:rsidRDefault="00D26C79" w:rsidP="00CA3D77">
            <w:pPr>
              <w:pStyle w:val="E0"/>
              <w:tabs>
                <w:tab w:val="left" w:pos="5103"/>
              </w:tabs>
              <w:jc w:val="left"/>
              <w:rPr>
                <w:rFonts w:cs="Arial"/>
                <w:b/>
                <w:lang w:val="en-US"/>
              </w:rPr>
            </w:pPr>
          </w:p>
          <w:p w14:paraId="2317E086" w14:textId="138AD2E8" w:rsidR="00D26C79" w:rsidRPr="001009C1" w:rsidRDefault="00BC72D1" w:rsidP="00CA3D77">
            <w:pPr>
              <w:pStyle w:val="E0"/>
              <w:tabs>
                <w:tab w:val="left" w:pos="5103"/>
              </w:tabs>
              <w:jc w:val="left"/>
              <w:rPr>
                <w:rFonts w:cs="Arial"/>
                <w:b/>
                <w:lang w:val="en-US"/>
              </w:rPr>
            </w:pPr>
            <w:r>
              <w:rPr>
                <w:rFonts w:cs="Arial"/>
                <w:b/>
                <w:lang w:val="en-US"/>
              </w:rPr>
              <w:t>SOUTH ATLANTIC LNG WEST AFRICA LIMITED</w:t>
            </w:r>
          </w:p>
          <w:p w14:paraId="270E7B8D" w14:textId="77777777" w:rsidR="00D26C79" w:rsidRPr="001009C1" w:rsidRDefault="00D26C79" w:rsidP="00CA3D77">
            <w:pPr>
              <w:pStyle w:val="E0"/>
              <w:tabs>
                <w:tab w:val="left" w:pos="5103"/>
              </w:tabs>
              <w:rPr>
                <w:rFonts w:cs="Arial"/>
                <w:lang w:val="en-US"/>
              </w:rPr>
            </w:pPr>
          </w:p>
          <w:p w14:paraId="71A69B00" w14:textId="05100EF8" w:rsidR="00D26C79" w:rsidRPr="001009C1" w:rsidRDefault="00D26C79" w:rsidP="00CA3D77">
            <w:pPr>
              <w:pStyle w:val="E0"/>
              <w:tabs>
                <w:tab w:val="left" w:pos="5103"/>
              </w:tabs>
              <w:rPr>
                <w:rFonts w:cs="Arial"/>
                <w:lang w:val="en-US"/>
              </w:rPr>
            </w:pPr>
            <w:commentRangeStart w:id="221"/>
            <w:r w:rsidRPr="001009C1">
              <w:rPr>
                <w:rFonts w:cs="Arial"/>
                <w:lang w:val="en-US"/>
              </w:rPr>
              <w:t xml:space="preserve">Name: </w:t>
            </w:r>
            <w:ins w:id="222" w:author="Microsoft account" w:date="2026-04-24T09:34:00Z">
              <w:r w:rsidR="00723C9C">
                <w:rPr>
                  <w:rFonts w:cs="Arial"/>
                  <w:lang w:val="en-US"/>
                </w:rPr>
                <w:t>Tunde Adesina</w:t>
              </w:r>
            </w:ins>
          </w:p>
          <w:p w14:paraId="1F95337B" w14:textId="77777777" w:rsidR="00D26C79" w:rsidRPr="001009C1" w:rsidRDefault="00D26C79" w:rsidP="00CA3D77">
            <w:pPr>
              <w:pStyle w:val="E0"/>
              <w:tabs>
                <w:tab w:val="left" w:pos="5103"/>
              </w:tabs>
              <w:rPr>
                <w:rFonts w:cs="Arial"/>
                <w:lang w:val="en-US"/>
              </w:rPr>
            </w:pPr>
          </w:p>
          <w:p w14:paraId="39E4BF7D" w14:textId="5878A842" w:rsidR="00D26C79" w:rsidRPr="001009C1" w:rsidRDefault="00D26C79" w:rsidP="00CA3D77">
            <w:pPr>
              <w:pStyle w:val="E0"/>
              <w:tabs>
                <w:tab w:val="left" w:pos="5103"/>
              </w:tabs>
              <w:rPr>
                <w:rFonts w:cs="Arial"/>
                <w:lang w:val="en-US"/>
              </w:rPr>
            </w:pPr>
            <w:r w:rsidRPr="001009C1">
              <w:rPr>
                <w:rFonts w:cs="Arial"/>
                <w:lang w:val="en-US"/>
              </w:rPr>
              <w:t xml:space="preserve">Designation: </w:t>
            </w:r>
            <w:ins w:id="223" w:author="Microsoft account" w:date="2026-04-24T09:34:00Z">
              <w:r w:rsidR="00723C9C">
                <w:rPr>
                  <w:rFonts w:cs="Arial"/>
                  <w:lang w:val="en-US"/>
                </w:rPr>
                <w:t>M</w:t>
              </w:r>
            </w:ins>
            <w:ins w:id="224" w:author="Microsoft account" w:date="2026-04-24T09:35:00Z">
              <w:r w:rsidR="00723C9C">
                <w:rPr>
                  <w:rFonts w:cs="Arial"/>
                  <w:lang w:val="en-US"/>
                </w:rPr>
                <w:t>anaging Director</w:t>
              </w:r>
            </w:ins>
          </w:p>
          <w:p w14:paraId="1792F508" w14:textId="77777777" w:rsidR="00D26C79" w:rsidRPr="001009C1" w:rsidRDefault="00D26C79" w:rsidP="00CA3D77">
            <w:pPr>
              <w:pStyle w:val="E0"/>
              <w:tabs>
                <w:tab w:val="left" w:pos="5103"/>
              </w:tabs>
              <w:rPr>
                <w:rFonts w:cs="Arial"/>
                <w:lang w:val="en-US"/>
              </w:rPr>
            </w:pPr>
          </w:p>
          <w:p w14:paraId="7BCEE67B" w14:textId="77777777" w:rsidR="00D26C79" w:rsidRPr="001009C1" w:rsidRDefault="00D26C79" w:rsidP="00CA3D77">
            <w:pPr>
              <w:pStyle w:val="E0"/>
              <w:tabs>
                <w:tab w:val="left" w:pos="5103"/>
              </w:tabs>
              <w:rPr>
                <w:rFonts w:cs="Arial"/>
                <w:lang w:val="en-US"/>
              </w:rPr>
            </w:pPr>
            <w:r w:rsidRPr="001009C1">
              <w:rPr>
                <w:rFonts w:cs="Arial"/>
                <w:lang w:val="en-US"/>
              </w:rPr>
              <w:t xml:space="preserve">Signature: </w:t>
            </w:r>
          </w:p>
          <w:p w14:paraId="4B6CEDD3" w14:textId="77777777" w:rsidR="00D26C79" w:rsidRPr="001009C1" w:rsidRDefault="00D26C79" w:rsidP="00CA3D77">
            <w:pPr>
              <w:pStyle w:val="E0"/>
              <w:tabs>
                <w:tab w:val="left" w:pos="5103"/>
              </w:tabs>
              <w:jc w:val="left"/>
              <w:rPr>
                <w:rFonts w:cs="Arial"/>
                <w:lang w:val="en-US"/>
              </w:rPr>
            </w:pPr>
          </w:p>
          <w:p w14:paraId="2CEC9C48" w14:textId="77777777" w:rsidR="00D26C79" w:rsidRPr="001009C1" w:rsidRDefault="00D26C79" w:rsidP="00CA3D77">
            <w:pPr>
              <w:pStyle w:val="E0"/>
              <w:tabs>
                <w:tab w:val="left" w:pos="5103"/>
              </w:tabs>
              <w:jc w:val="left"/>
              <w:rPr>
                <w:rFonts w:cs="Arial"/>
                <w:lang w:val="en-US"/>
              </w:rPr>
            </w:pPr>
            <w:r w:rsidRPr="001009C1">
              <w:rPr>
                <w:rFonts w:cs="Arial"/>
                <w:lang w:val="en-US"/>
              </w:rPr>
              <w:t xml:space="preserve">Date:   </w:t>
            </w:r>
            <w:commentRangeEnd w:id="221"/>
            <w:r w:rsidR="00BC72D1" w:rsidRPr="001009C1">
              <w:rPr>
                <w:rStyle w:val="CommentReference"/>
                <w:rFonts w:cs="Arial"/>
                <w:sz w:val="22"/>
                <w:szCs w:val="22"/>
                <w:lang w:val="en-US"/>
              </w:rPr>
              <w:commentReference w:id="221"/>
            </w:r>
          </w:p>
        </w:tc>
        <w:tc>
          <w:tcPr>
            <w:tcW w:w="4621" w:type="dxa"/>
          </w:tcPr>
          <w:p w14:paraId="0C344DD3" w14:textId="77777777" w:rsidR="00D26C79" w:rsidRPr="001009C1" w:rsidRDefault="00D26C79" w:rsidP="00CA3D77">
            <w:pPr>
              <w:pStyle w:val="E0"/>
              <w:tabs>
                <w:tab w:val="left" w:pos="5103"/>
              </w:tabs>
              <w:jc w:val="left"/>
              <w:rPr>
                <w:rFonts w:cs="Arial"/>
                <w:b/>
                <w:lang w:val="en-US"/>
              </w:rPr>
            </w:pPr>
            <w:r w:rsidRPr="001009C1">
              <w:rPr>
                <w:rFonts w:cs="Arial"/>
                <w:b/>
                <w:lang w:val="en-US"/>
              </w:rPr>
              <w:t xml:space="preserve"> </w:t>
            </w:r>
          </w:p>
          <w:p w14:paraId="4D9A5F0F" w14:textId="77777777" w:rsidR="00D26C79" w:rsidRPr="001009C1" w:rsidRDefault="00D26C79" w:rsidP="00CA3D77">
            <w:pPr>
              <w:pStyle w:val="E0"/>
              <w:tabs>
                <w:tab w:val="left" w:pos="5103"/>
              </w:tabs>
              <w:jc w:val="left"/>
              <w:rPr>
                <w:rFonts w:cs="Arial"/>
                <w:lang w:val="en-US"/>
              </w:rPr>
            </w:pPr>
            <w:r w:rsidRPr="001009C1">
              <w:rPr>
                <w:rFonts w:cs="Arial"/>
                <w:lang w:val="en-US"/>
              </w:rPr>
              <w:t>AUTHORISED SIGNATURE(S) OF CONSULTANT:</w:t>
            </w:r>
          </w:p>
          <w:p w14:paraId="363DA043" w14:textId="77777777" w:rsidR="00D26C79" w:rsidRPr="001009C1" w:rsidRDefault="00D26C79" w:rsidP="00CA3D77">
            <w:pPr>
              <w:pStyle w:val="E0"/>
              <w:tabs>
                <w:tab w:val="left" w:pos="5103"/>
              </w:tabs>
              <w:jc w:val="left"/>
              <w:rPr>
                <w:rFonts w:cs="Arial"/>
                <w:b/>
                <w:lang w:val="en-US"/>
              </w:rPr>
            </w:pPr>
          </w:p>
          <w:p w14:paraId="7539EDB3" w14:textId="77777777" w:rsidR="00D26C79" w:rsidRPr="001009C1" w:rsidRDefault="00D26C79" w:rsidP="00CA3D77">
            <w:pPr>
              <w:pStyle w:val="E0"/>
              <w:tabs>
                <w:tab w:val="left" w:pos="5103"/>
              </w:tabs>
              <w:jc w:val="left"/>
              <w:rPr>
                <w:rFonts w:cs="Arial"/>
                <w:b/>
                <w:lang w:val="en-US"/>
              </w:rPr>
            </w:pPr>
            <w:r w:rsidRPr="001009C1">
              <w:rPr>
                <w:rFonts w:cs="Arial"/>
                <w:b/>
                <w:lang w:val="en-US"/>
              </w:rPr>
              <w:t>ILF ENGINEERS NIGERIA LIMITED</w:t>
            </w:r>
          </w:p>
          <w:p w14:paraId="4A60D12E" w14:textId="77777777" w:rsidR="00D26C79" w:rsidRPr="001009C1" w:rsidRDefault="00D26C79" w:rsidP="00CA3D77">
            <w:pPr>
              <w:pStyle w:val="E0"/>
              <w:tabs>
                <w:tab w:val="left" w:pos="5103"/>
              </w:tabs>
              <w:rPr>
                <w:rFonts w:cs="Arial"/>
                <w:lang w:val="en-US"/>
              </w:rPr>
            </w:pPr>
          </w:p>
          <w:p w14:paraId="7F45B3F0" w14:textId="379392C0" w:rsidR="00D26C79" w:rsidRPr="001009C1" w:rsidRDefault="00D26C79" w:rsidP="00CA3D77">
            <w:pPr>
              <w:pStyle w:val="E0"/>
              <w:tabs>
                <w:tab w:val="left" w:pos="5103"/>
              </w:tabs>
              <w:rPr>
                <w:rFonts w:cs="Arial"/>
                <w:lang w:val="en-US"/>
              </w:rPr>
            </w:pPr>
            <w:r w:rsidRPr="001009C1">
              <w:rPr>
                <w:rFonts w:cs="Arial"/>
                <w:lang w:val="en-US"/>
              </w:rPr>
              <w:t>Name</w:t>
            </w:r>
            <w:r w:rsidR="00F75CD0" w:rsidRPr="001009C1">
              <w:rPr>
                <w:rFonts w:cs="Arial"/>
                <w:lang w:val="en-US"/>
              </w:rPr>
              <w:t>: ABIODUN</w:t>
            </w:r>
            <w:r w:rsidRPr="001009C1">
              <w:rPr>
                <w:rFonts w:cs="Arial"/>
                <w:lang w:val="en-US"/>
              </w:rPr>
              <w:t xml:space="preserve"> OSHODI</w:t>
            </w:r>
          </w:p>
          <w:p w14:paraId="30150369" w14:textId="77777777" w:rsidR="00D26C79" w:rsidRPr="001009C1" w:rsidRDefault="00D26C79" w:rsidP="00CA3D77">
            <w:pPr>
              <w:pStyle w:val="E0"/>
              <w:tabs>
                <w:tab w:val="left" w:pos="5103"/>
              </w:tabs>
              <w:rPr>
                <w:rFonts w:cs="Arial"/>
                <w:lang w:val="en-US"/>
              </w:rPr>
            </w:pPr>
          </w:p>
          <w:p w14:paraId="3130AB7C" w14:textId="77777777" w:rsidR="00D26C79" w:rsidRPr="001009C1" w:rsidRDefault="00D26C79" w:rsidP="00CA3D77">
            <w:pPr>
              <w:pStyle w:val="E0"/>
              <w:tabs>
                <w:tab w:val="left" w:pos="5103"/>
              </w:tabs>
              <w:rPr>
                <w:rFonts w:cs="Arial"/>
                <w:lang w:val="en-US"/>
              </w:rPr>
            </w:pPr>
            <w:r w:rsidRPr="001009C1">
              <w:rPr>
                <w:rFonts w:cs="Arial"/>
                <w:lang w:val="en-US"/>
              </w:rPr>
              <w:t>Designation: Managing Director</w:t>
            </w:r>
          </w:p>
          <w:p w14:paraId="332F93CE" w14:textId="77777777" w:rsidR="00D26C79" w:rsidRPr="001009C1" w:rsidRDefault="00D26C79" w:rsidP="00CA3D77">
            <w:pPr>
              <w:pStyle w:val="E0"/>
              <w:tabs>
                <w:tab w:val="left" w:pos="5103"/>
              </w:tabs>
              <w:rPr>
                <w:rFonts w:cs="Arial"/>
                <w:lang w:val="en-US"/>
              </w:rPr>
            </w:pPr>
          </w:p>
          <w:p w14:paraId="434624EC" w14:textId="77777777" w:rsidR="00D26C79" w:rsidRPr="001009C1" w:rsidRDefault="00D26C79" w:rsidP="00CA3D77">
            <w:pPr>
              <w:pStyle w:val="E0"/>
              <w:tabs>
                <w:tab w:val="left" w:pos="5103"/>
              </w:tabs>
              <w:rPr>
                <w:rFonts w:cs="Arial"/>
                <w:lang w:val="en-US"/>
              </w:rPr>
            </w:pPr>
            <w:r w:rsidRPr="001009C1">
              <w:rPr>
                <w:rFonts w:cs="Arial"/>
                <w:lang w:val="en-US"/>
              </w:rPr>
              <w:t xml:space="preserve">Signature: </w:t>
            </w:r>
          </w:p>
          <w:p w14:paraId="75033877" w14:textId="77777777" w:rsidR="00D26C79" w:rsidRPr="001009C1" w:rsidRDefault="00D26C79" w:rsidP="00CA3D77">
            <w:pPr>
              <w:pStyle w:val="E0"/>
              <w:tabs>
                <w:tab w:val="left" w:pos="5103"/>
              </w:tabs>
              <w:jc w:val="left"/>
              <w:rPr>
                <w:rFonts w:cs="Arial"/>
                <w:lang w:val="en-US"/>
              </w:rPr>
            </w:pPr>
          </w:p>
          <w:p w14:paraId="179A190E" w14:textId="77777777" w:rsidR="00D26C79" w:rsidRPr="001009C1" w:rsidRDefault="00D26C79" w:rsidP="00CA3D77">
            <w:pPr>
              <w:pStyle w:val="E0"/>
              <w:tabs>
                <w:tab w:val="left" w:pos="5103"/>
              </w:tabs>
              <w:jc w:val="left"/>
              <w:rPr>
                <w:rFonts w:cs="Arial"/>
                <w:lang w:val="en-US"/>
              </w:rPr>
            </w:pPr>
            <w:r w:rsidRPr="001009C1">
              <w:rPr>
                <w:rFonts w:cs="Arial"/>
                <w:lang w:val="en-US"/>
              </w:rPr>
              <w:t xml:space="preserve">Date:   </w:t>
            </w:r>
          </w:p>
          <w:p w14:paraId="0DBFF040" w14:textId="77777777" w:rsidR="00D26C79" w:rsidRPr="001009C1" w:rsidRDefault="00D26C79" w:rsidP="00CA3D77">
            <w:pPr>
              <w:pStyle w:val="E0"/>
              <w:tabs>
                <w:tab w:val="left" w:pos="5103"/>
              </w:tabs>
              <w:jc w:val="left"/>
              <w:rPr>
                <w:rFonts w:cs="Arial"/>
                <w:lang w:val="en-US"/>
              </w:rPr>
            </w:pPr>
          </w:p>
        </w:tc>
      </w:tr>
      <w:tr w:rsidR="00D26C79" w:rsidRPr="001009C1" w14:paraId="33428B28" w14:textId="77777777" w:rsidTr="00CA3D77">
        <w:trPr>
          <w:trHeight w:val="426"/>
        </w:trPr>
        <w:tc>
          <w:tcPr>
            <w:tcW w:w="9242" w:type="dxa"/>
            <w:gridSpan w:val="2"/>
          </w:tcPr>
          <w:p w14:paraId="535D0981" w14:textId="77777777" w:rsidR="00D26C79" w:rsidRPr="001009C1" w:rsidRDefault="00D26C79" w:rsidP="00CA3D77">
            <w:pPr>
              <w:pStyle w:val="E0"/>
              <w:tabs>
                <w:tab w:val="left" w:pos="5103"/>
              </w:tabs>
              <w:jc w:val="left"/>
              <w:rPr>
                <w:rFonts w:cs="Arial"/>
                <w:b/>
                <w:lang w:val="en-US"/>
              </w:rPr>
            </w:pPr>
            <w:r w:rsidRPr="001009C1">
              <w:rPr>
                <w:rFonts w:cs="Arial"/>
                <w:b/>
                <w:lang w:val="en-US"/>
              </w:rPr>
              <w:t>WITNESS</w:t>
            </w:r>
          </w:p>
        </w:tc>
      </w:tr>
      <w:tr w:rsidR="00D26C79" w:rsidRPr="001009C1" w14:paraId="4D2ECB02" w14:textId="77777777" w:rsidTr="00CA3D77">
        <w:trPr>
          <w:trHeight w:val="2130"/>
        </w:trPr>
        <w:tc>
          <w:tcPr>
            <w:tcW w:w="4621" w:type="dxa"/>
          </w:tcPr>
          <w:p w14:paraId="1AE14996" w14:textId="77777777" w:rsidR="00D26C79" w:rsidRPr="006906D6" w:rsidRDefault="00D26C79" w:rsidP="00CA3D77">
            <w:pPr>
              <w:pStyle w:val="E0"/>
              <w:tabs>
                <w:tab w:val="left" w:pos="5103"/>
              </w:tabs>
              <w:jc w:val="left"/>
              <w:rPr>
                <w:rFonts w:cs="Arial"/>
                <w:b/>
                <w:highlight w:val="yellow"/>
                <w:lang w:val="en-US"/>
              </w:rPr>
            </w:pPr>
          </w:p>
          <w:p w14:paraId="4FD0C0FB" w14:textId="1E0A23D4" w:rsidR="00D26C79" w:rsidRPr="006906D6" w:rsidRDefault="00D26C79" w:rsidP="00CA3D77">
            <w:pPr>
              <w:pStyle w:val="E0"/>
              <w:tabs>
                <w:tab w:val="left" w:pos="5103"/>
              </w:tabs>
              <w:rPr>
                <w:rFonts w:cs="Arial"/>
                <w:highlight w:val="yellow"/>
                <w:lang w:val="en-US"/>
              </w:rPr>
            </w:pPr>
            <w:r w:rsidRPr="006906D6">
              <w:rPr>
                <w:rFonts w:cs="Arial"/>
                <w:highlight w:val="yellow"/>
                <w:lang w:val="en-US"/>
              </w:rPr>
              <w:t>Name</w:t>
            </w:r>
            <w:proofErr w:type="gramStart"/>
            <w:r w:rsidRPr="006906D6">
              <w:rPr>
                <w:rFonts w:cs="Arial"/>
                <w:highlight w:val="yellow"/>
                <w:lang w:val="en-US"/>
              </w:rPr>
              <w:t xml:space="preserve">:  </w:t>
            </w:r>
            <w:ins w:id="225" w:author="Microsoft account" w:date="2026-04-24T09:43:00Z">
              <w:r w:rsidR="003F1EC9">
                <w:rPr>
                  <w:rFonts w:cs="Arial"/>
                  <w:highlight w:val="yellow"/>
                  <w:lang w:val="en-US"/>
                </w:rPr>
                <w:t>Ademola</w:t>
              </w:r>
              <w:proofErr w:type="gramEnd"/>
              <w:r w:rsidR="003F1EC9">
                <w:rPr>
                  <w:rFonts w:cs="Arial"/>
                  <w:highlight w:val="yellow"/>
                  <w:lang w:val="en-US"/>
                </w:rPr>
                <w:t xml:space="preserve"> Arowolo</w:t>
              </w:r>
            </w:ins>
          </w:p>
          <w:p w14:paraId="16882D96" w14:textId="77777777" w:rsidR="00D26C79" w:rsidRPr="006906D6" w:rsidRDefault="00D26C79" w:rsidP="00CA3D77">
            <w:pPr>
              <w:pStyle w:val="E0"/>
              <w:tabs>
                <w:tab w:val="left" w:pos="5103"/>
              </w:tabs>
              <w:rPr>
                <w:rFonts w:cs="Arial"/>
                <w:highlight w:val="yellow"/>
                <w:lang w:val="en-US"/>
              </w:rPr>
            </w:pPr>
          </w:p>
          <w:p w14:paraId="01498327" w14:textId="4DD1AC36" w:rsidR="00D26C79" w:rsidRPr="006906D6" w:rsidRDefault="00D26C79" w:rsidP="00CA3D77">
            <w:pPr>
              <w:pStyle w:val="E0"/>
              <w:tabs>
                <w:tab w:val="left" w:pos="5103"/>
              </w:tabs>
              <w:rPr>
                <w:rFonts w:cs="Arial"/>
                <w:highlight w:val="yellow"/>
                <w:lang w:val="en-US"/>
              </w:rPr>
            </w:pPr>
            <w:r w:rsidRPr="006906D6">
              <w:rPr>
                <w:rFonts w:cs="Arial"/>
                <w:highlight w:val="yellow"/>
                <w:lang w:val="en-US"/>
              </w:rPr>
              <w:t xml:space="preserve">Designation: </w:t>
            </w:r>
            <w:ins w:id="226" w:author="Microsoft account" w:date="2026-04-24T09:43:00Z">
              <w:r w:rsidR="003F1EC9">
                <w:rPr>
                  <w:rFonts w:cs="Arial"/>
                  <w:highlight w:val="yellow"/>
                  <w:lang w:val="en-US"/>
                </w:rPr>
                <w:t>Project Coordination Manager</w:t>
              </w:r>
            </w:ins>
          </w:p>
          <w:p w14:paraId="7C39105C" w14:textId="77777777" w:rsidR="00D26C79" w:rsidRPr="006906D6" w:rsidRDefault="00D26C79" w:rsidP="00CA3D77">
            <w:pPr>
              <w:pStyle w:val="E0"/>
              <w:tabs>
                <w:tab w:val="left" w:pos="5103"/>
              </w:tabs>
              <w:rPr>
                <w:rFonts w:cs="Arial"/>
                <w:highlight w:val="yellow"/>
                <w:lang w:val="en-US"/>
              </w:rPr>
            </w:pPr>
          </w:p>
          <w:p w14:paraId="3435852C" w14:textId="77777777" w:rsidR="00D26C79" w:rsidRPr="006906D6" w:rsidRDefault="00D26C79" w:rsidP="00CA3D77">
            <w:pPr>
              <w:pStyle w:val="E0"/>
              <w:tabs>
                <w:tab w:val="left" w:pos="5103"/>
              </w:tabs>
              <w:rPr>
                <w:rFonts w:cs="Arial"/>
                <w:highlight w:val="yellow"/>
                <w:lang w:val="en-US"/>
              </w:rPr>
            </w:pPr>
            <w:r w:rsidRPr="006906D6">
              <w:rPr>
                <w:rFonts w:cs="Arial"/>
                <w:highlight w:val="yellow"/>
                <w:lang w:val="en-US"/>
              </w:rPr>
              <w:t xml:space="preserve">Signature: </w:t>
            </w:r>
          </w:p>
          <w:p w14:paraId="0442AFA5" w14:textId="77777777" w:rsidR="00D26C79" w:rsidRPr="006906D6" w:rsidRDefault="00D26C79" w:rsidP="00CA3D77">
            <w:pPr>
              <w:pStyle w:val="E0"/>
              <w:tabs>
                <w:tab w:val="left" w:pos="5103"/>
              </w:tabs>
              <w:jc w:val="left"/>
              <w:rPr>
                <w:rFonts w:cs="Arial"/>
                <w:highlight w:val="yellow"/>
                <w:lang w:val="en-US"/>
              </w:rPr>
            </w:pPr>
          </w:p>
          <w:p w14:paraId="0D590B6F" w14:textId="77777777" w:rsidR="00D26C79" w:rsidRPr="006906D6" w:rsidRDefault="00D26C79" w:rsidP="00CA3D77">
            <w:pPr>
              <w:pStyle w:val="E0"/>
              <w:tabs>
                <w:tab w:val="left" w:pos="5103"/>
              </w:tabs>
              <w:jc w:val="left"/>
              <w:rPr>
                <w:rFonts w:cs="Arial"/>
                <w:b/>
                <w:highlight w:val="yellow"/>
                <w:lang w:val="en-US"/>
              </w:rPr>
            </w:pPr>
            <w:r w:rsidRPr="006906D6">
              <w:rPr>
                <w:rFonts w:cs="Arial"/>
                <w:highlight w:val="yellow"/>
                <w:lang w:val="en-US"/>
              </w:rPr>
              <w:t xml:space="preserve">Date:   </w:t>
            </w:r>
          </w:p>
        </w:tc>
        <w:tc>
          <w:tcPr>
            <w:tcW w:w="4621" w:type="dxa"/>
          </w:tcPr>
          <w:p w14:paraId="2C186789" w14:textId="77777777" w:rsidR="00D26C79" w:rsidRPr="001009C1" w:rsidRDefault="00D26C79" w:rsidP="00CA3D77">
            <w:pPr>
              <w:pStyle w:val="E0"/>
              <w:tabs>
                <w:tab w:val="left" w:pos="5103"/>
              </w:tabs>
              <w:jc w:val="left"/>
              <w:rPr>
                <w:rFonts w:cs="Arial"/>
                <w:b/>
                <w:lang w:val="en-US"/>
              </w:rPr>
            </w:pPr>
          </w:p>
          <w:p w14:paraId="3F48ADD0" w14:textId="683B93B0" w:rsidR="00D26C79" w:rsidRPr="001009C1" w:rsidRDefault="00D26C79" w:rsidP="00CA3D77">
            <w:pPr>
              <w:pStyle w:val="E0"/>
              <w:tabs>
                <w:tab w:val="left" w:pos="5103"/>
              </w:tabs>
              <w:rPr>
                <w:rFonts w:cs="Arial"/>
                <w:lang w:val="en-US"/>
              </w:rPr>
            </w:pPr>
            <w:r w:rsidRPr="001009C1">
              <w:rPr>
                <w:rFonts w:cs="Arial"/>
                <w:lang w:val="en-US"/>
              </w:rPr>
              <w:t>Name</w:t>
            </w:r>
            <w:r w:rsidR="00F75CD0" w:rsidRPr="001009C1">
              <w:rPr>
                <w:rFonts w:cs="Arial"/>
                <w:lang w:val="en-US"/>
              </w:rPr>
              <w:t>: SHEHU</w:t>
            </w:r>
            <w:r w:rsidRPr="001009C1">
              <w:rPr>
                <w:rFonts w:cs="Arial"/>
                <w:lang w:val="en-US"/>
              </w:rPr>
              <w:t xml:space="preserve"> JIBRIL</w:t>
            </w:r>
          </w:p>
          <w:p w14:paraId="6240E37F" w14:textId="77777777" w:rsidR="00D26C79" w:rsidRPr="001009C1" w:rsidRDefault="00D26C79" w:rsidP="00CA3D77">
            <w:pPr>
              <w:pStyle w:val="E0"/>
              <w:tabs>
                <w:tab w:val="left" w:pos="5103"/>
              </w:tabs>
              <w:rPr>
                <w:rFonts w:cs="Arial"/>
                <w:lang w:val="en-US"/>
              </w:rPr>
            </w:pPr>
          </w:p>
          <w:p w14:paraId="6E645E4B" w14:textId="501E5F8D" w:rsidR="00D26C79" w:rsidRPr="001009C1" w:rsidRDefault="00D26C79" w:rsidP="00CA3D77">
            <w:pPr>
              <w:pStyle w:val="E0"/>
              <w:tabs>
                <w:tab w:val="left" w:pos="5103"/>
              </w:tabs>
              <w:rPr>
                <w:rFonts w:cs="Arial"/>
                <w:lang w:val="en-US"/>
              </w:rPr>
            </w:pPr>
            <w:r w:rsidRPr="001009C1">
              <w:rPr>
                <w:rFonts w:cs="Arial"/>
                <w:lang w:val="en-US"/>
              </w:rPr>
              <w:t>Designation</w:t>
            </w:r>
            <w:r w:rsidR="00F75CD0" w:rsidRPr="001009C1">
              <w:rPr>
                <w:rFonts w:cs="Arial"/>
                <w:lang w:val="en-US"/>
              </w:rPr>
              <w:t>: Commercial</w:t>
            </w:r>
            <w:r w:rsidRPr="001009C1">
              <w:rPr>
                <w:rFonts w:cs="Arial"/>
                <w:lang w:val="en-US"/>
              </w:rPr>
              <w:t xml:space="preserve"> Director</w:t>
            </w:r>
          </w:p>
          <w:p w14:paraId="1B825750" w14:textId="77777777" w:rsidR="00D26C79" w:rsidRPr="001009C1" w:rsidRDefault="00D26C79" w:rsidP="00CA3D77">
            <w:pPr>
              <w:pStyle w:val="E0"/>
              <w:tabs>
                <w:tab w:val="left" w:pos="5103"/>
              </w:tabs>
              <w:rPr>
                <w:rFonts w:cs="Arial"/>
                <w:lang w:val="en-US"/>
              </w:rPr>
            </w:pPr>
          </w:p>
          <w:p w14:paraId="725C5979" w14:textId="77777777" w:rsidR="00D26C79" w:rsidRPr="001009C1" w:rsidRDefault="00D26C79" w:rsidP="00CA3D77">
            <w:pPr>
              <w:pStyle w:val="E0"/>
              <w:tabs>
                <w:tab w:val="left" w:pos="5103"/>
              </w:tabs>
              <w:rPr>
                <w:rFonts w:cs="Arial"/>
                <w:lang w:val="en-US"/>
              </w:rPr>
            </w:pPr>
            <w:r w:rsidRPr="001009C1">
              <w:rPr>
                <w:rFonts w:cs="Arial"/>
                <w:lang w:val="en-US"/>
              </w:rPr>
              <w:t xml:space="preserve">Signature: </w:t>
            </w:r>
          </w:p>
          <w:p w14:paraId="5BE166C0" w14:textId="77777777" w:rsidR="00D26C79" w:rsidRPr="001009C1" w:rsidRDefault="00D26C79" w:rsidP="00CA3D77">
            <w:pPr>
              <w:pStyle w:val="E0"/>
              <w:tabs>
                <w:tab w:val="left" w:pos="5103"/>
              </w:tabs>
              <w:jc w:val="left"/>
              <w:rPr>
                <w:rFonts w:cs="Arial"/>
                <w:lang w:val="en-US"/>
              </w:rPr>
            </w:pPr>
          </w:p>
          <w:p w14:paraId="712FADE3" w14:textId="77777777" w:rsidR="00D26C79" w:rsidRPr="001009C1" w:rsidRDefault="00D26C79" w:rsidP="00CA3D77">
            <w:pPr>
              <w:pStyle w:val="E0"/>
              <w:tabs>
                <w:tab w:val="left" w:pos="5103"/>
              </w:tabs>
              <w:jc w:val="left"/>
              <w:rPr>
                <w:rFonts w:cs="Arial"/>
                <w:lang w:val="en-US"/>
              </w:rPr>
            </w:pPr>
            <w:r w:rsidRPr="001009C1">
              <w:rPr>
                <w:rFonts w:cs="Arial"/>
                <w:lang w:val="en-US"/>
              </w:rPr>
              <w:t xml:space="preserve">Date:   </w:t>
            </w:r>
          </w:p>
        </w:tc>
      </w:tr>
    </w:tbl>
    <w:p w14:paraId="172EFB26" w14:textId="77777777" w:rsidR="00D26C79" w:rsidRPr="001009C1" w:rsidRDefault="00D26C79" w:rsidP="00D26C79">
      <w:pPr>
        <w:ind w:right="281"/>
        <w:rPr>
          <w:rFonts w:cs="Arial"/>
        </w:rPr>
      </w:pPr>
    </w:p>
    <w:p w14:paraId="0065981B" w14:textId="77777777" w:rsidR="00D26C79" w:rsidRPr="001009C1" w:rsidRDefault="00D26C79" w:rsidP="00D26C79">
      <w:pPr>
        <w:ind w:right="281"/>
        <w:rPr>
          <w:rFonts w:cs="Arial"/>
        </w:rPr>
      </w:pPr>
    </w:p>
    <w:p w14:paraId="5488F93B" w14:textId="77777777" w:rsidR="00D26C79" w:rsidRPr="001009C1" w:rsidRDefault="00D26C79" w:rsidP="00D26C79">
      <w:pPr>
        <w:ind w:right="281"/>
        <w:rPr>
          <w:rFonts w:cs="Arial"/>
        </w:rPr>
      </w:pPr>
    </w:p>
    <w:p w14:paraId="25CE39D5" w14:textId="77777777" w:rsidR="00D26C79" w:rsidRPr="001009C1" w:rsidRDefault="00D26C79" w:rsidP="00D26C79">
      <w:pPr>
        <w:ind w:right="281"/>
        <w:rPr>
          <w:rFonts w:cs="Arial"/>
        </w:rPr>
      </w:pPr>
    </w:p>
    <w:p w14:paraId="738D69BB" w14:textId="77777777" w:rsidR="00D26C79" w:rsidRPr="001009C1" w:rsidRDefault="00D26C79" w:rsidP="00D26C79">
      <w:pPr>
        <w:tabs>
          <w:tab w:val="left" w:pos="1134"/>
          <w:tab w:val="left" w:pos="5670"/>
          <w:tab w:val="left" w:pos="6379"/>
        </w:tabs>
        <w:ind w:right="281"/>
        <w:rPr>
          <w:rFonts w:cs="Arial"/>
          <w:lang w:val="fr-FR"/>
        </w:rPr>
        <w:sectPr w:rsidR="00D26C79" w:rsidRPr="001009C1" w:rsidSect="00D26C79">
          <w:footerReference w:type="default" r:id="rId16"/>
          <w:pgSz w:w="11906" w:h="16838"/>
          <w:pgMar w:top="851" w:right="851" w:bottom="851" w:left="851" w:header="709" w:footer="454" w:gutter="0"/>
          <w:pgNumType w:start="1"/>
          <w:cols w:space="708"/>
          <w:docGrid w:linePitch="360"/>
        </w:sectPr>
      </w:pPr>
    </w:p>
    <w:p w14:paraId="131E2478" w14:textId="77777777" w:rsidR="00D26C79" w:rsidRPr="001009C1" w:rsidRDefault="00D26C79" w:rsidP="00D26C79">
      <w:pPr>
        <w:ind w:right="281"/>
        <w:rPr>
          <w:rFonts w:cs="Arial"/>
          <w:b/>
          <w:bCs/>
          <w:lang w:val="fr-FR"/>
        </w:rPr>
      </w:pPr>
      <w:proofErr w:type="gramStart"/>
      <w:r w:rsidRPr="001009C1">
        <w:rPr>
          <w:rFonts w:cs="Arial"/>
          <w:b/>
          <w:bCs/>
          <w:lang w:val="en-GB"/>
        </w:rPr>
        <w:lastRenderedPageBreak/>
        <w:t>Particular</w:t>
      </w:r>
      <w:r w:rsidRPr="001009C1">
        <w:rPr>
          <w:rFonts w:cs="Arial"/>
          <w:b/>
          <w:bCs/>
          <w:lang w:val="fr-FR"/>
        </w:rPr>
        <w:t xml:space="preserve"> Conditions</w:t>
      </w:r>
      <w:proofErr w:type="gramEnd"/>
    </w:p>
    <w:p w14:paraId="0669DB0D" w14:textId="77777777" w:rsidR="00D26C79" w:rsidRPr="001009C1" w:rsidRDefault="00D26C79" w:rsidP="00D26C79">
      <w:pPr>
        <w:ind w:right="281"/>
        <w:rPr>
          <w:rFonts w:cs="Arial"/>
          <w:b/>
          <w:bCs/>
          <w:lang w:val="fr-FR"/>
        </w:rPr>
      </w:pPr>
    </w:p>
    <w:p w14:paraId="260531D4" w14:textId="77777777" w:rsidR="00D26C79" w:rsidRPr="002B0AAC" w:rsidRDefault="00D26C79" w:rsidP="00D26C79">
      <w:pPr>
        <w:tabs>
          <w:tab w:val="left" w:pos="1134"/>
        </w:tabs>
        <w:ind w:right="281"/>
        <w:rPr>
          <w:rFonts w:cs="Arial"/>
          <w:b/>
          <w:bCs/>
          <w:lang w:val="en-US"/>
          <w:rPrChange w:id="227" w:author="Giwa, Titilayo" w:date="2026-04-27T09:37:00Z" w16du:dateUtc="2026-04-27T08:37:00Z">
            <w:rPr>
              <w:rFonts w:cs="Arial"/>
              <w:b/>
              <w:bCs/>
            </w:rPr>
          </w:rPrChange>
        </w:rPr>
      </w:pPr>
      <w:r w:rsidRPr="002B0AAC">
        <w:rPr>
          <w:rFonts w:cs="Arial"/>
          <w:b/>
          <w:bCs/>
          <w:lang w:val="en-US"/>
          <w:rPrChange w:id="228" w:author="Giwa, Titilayo" w:date="2026-04-27T09:37:00Z" w16du:dateUtc="2026-04-27T08:37:00Z">
            <w:rPr>
              <w:rFonts w:cs="Arial"/>
              <w:b/>
              <w:bCs/>
            </w:rPr>
          </w:rPrChange>
        </w:rPr>
        <w:t xml:space="preserve">Part A. </w:t>
      </w:r>
      <w:r w:rsidRPr="002B0AAC">
        <w:rPr>
          <w:rFonts w:cs="Arial"/>
          <w:b/>
          <w:bCs/>
          <w:lang w:val="en-US"/>
          <w:rPrChange w:id="229" w:author="Giwa, Titilayo" w:date="2026-04-27T09:37:00Z" w16du:dateUtc="2026-04-27T08:37:00Z">
            <w:rPr>
              <w:rFonts w:cs="Arial"/>
              <w:b/>
              <w:bCs/>
            </w:rPr>
          </w:rPrChange>
        </w:rPr>
        <w:tab/>
        <w:t xml:space="preserve">References from Clauses in </w:t>
      </w:r>
      <w:proofErr w:type="gramStart"/>
      <w:r w:rsidRPr="002B0AAC">
        <w:rPr>
          <w:rFonts w:cs="Arial"/>
          <w:b/>
          <w:bCs/>
          <w:lang w:val="en-US"/>
          <w:rPrChange w:id="230" w:author="Giwa, Titilayo" w:date="2026-04-27T09:37:00Z" w16du:dateUtc="2026-04-27T08:37:00Z">
            <w:rPr>
              <w:rFonts w:cs="Arial"/>
              <w:b/>
              <w:bCs/>
            </w:rPr>
          </w:rPrChange>
        </w:rPr>
        <w:t>the General</w:t>
      </w:r>
      <w:proofErr w:type="gramEnd"/>
      <w:r w:rsidRPr="002B0AAC">
        <w:rPr>
          <w:rFonts w:cs="Arial"/>
          <w:b/>
          <w:bCs/>
          <w:lang w:val="en-US"/>
          <w:rPrChange w:id="231" w:author="Giwa, Titilayo" w:date="2026-04-27T09:37:00Z" w16du:dateUtc="2026-04-27T08:37:00Z">
            <w:rPr>
              <w:rFonts w:cs="Arial"/>
              <w:b/>
              <w:bCs/>
            </w:rPr>
          </w:rPrChange>
        </w:rPr>
        <w:t xml:space="preserve"> Conditions</w:t>
      </w:r>
    </w:p>
    <w:p w14:paraId="30555D05" w14:textId="77777777" w:rsidR="00D26C79" w:rsidRPr="002B0AAC" w:rsidRDefault="00D26C79" w:rsidP="00D26C79">
      <w:pPr>
        <w:tabs>
          <w:tab w:val="left" w:pos="1134"/>
        </w:tabs>
        <w:ind w:right="281"/>
        <w:rPr>
          <w:rFonts w:cs="Arial"/>
          <w:b/>
          <w:bCs/>
          <w:lang w:val="en-US"/>
          <w:rPrChange w:id="232" w:author="Giwa, Titilayo" w:date="2026-04-27T09:37:00Z" w16du:dateUtc="2026-04-27T08:37:00Z">
            <w:rPr>
              <w:rFonts w:cs="Arial"/>
              <w:b/>
              <w:bCs/>
            </w:rPr>
          </w:rPrChange>
        </w:rPr>
      </w:pPr>
    </w:p>
    <w:p w14:paraId="55DE5BD6" w14:textId="77777777" w:rsidR="00D26C79" w:rsidRPr="002B0AAC" w:rsidRDefault="00D26C79" w:rsidP="00D26C79">
      <w:pPr>
        <w:tabs>
          <w:tab w:val="left" w:pos="1418"/>
          <w:tab w:val="left" w:pos="6237"/>
        </w:tabs>
        <w:ind w:right="-2"/>
        <w:rPr>
          <w:rFonts w:cs="Arial"/>
          <w:b/>
          <w:bCs/>
          <w:lang w:val="en-US"/>
          <w:rPrChange w:id="233" w:author="Giwa, Titilayo" w:date="2026-04-27T09:37:00Z" w16du:dateUtc="2026-04-27T08:37:00Z">
            <w:rPr>
              <w:rFonts w:cs="Arial"/>
              <w:b/>
              <w:bCs/>
            </w:rPr>
          </w:rPrChange>
        </w:rPr>
      </w:pPr>
      <w:r w:rsidRPr="002B0AAC">
        <w:rPr>
          <w:rFonts w:cs="Arial"/>
          <w:b/>
          <w:bCs/>
          <w:lang w:val="en-US"/>
          <w:rPrChange w:id="234" w:author="Giwa, Titilayo" w:date="2026-04-27T09:37:00Z" w16du:dateUtc="2026-04-27T08:37:00Z">
            <w:rPr>
              <w:rFonts w:cs="Arial"/>
              <w:b/>
              <w:bCs/>
            </w:rPr>
          </w:rPrChange>
        </w:rPr>
        <w:t>1.1</w:t>
      </w:r>
      <w:r w:rsidRPr="002B0AAC">
        <w:rPr>
          <w:rFonts w:cs="Arial"/>
          <w:b/>
          <w:bCs/>
          <w:lang w:val="en-US"/>
          <w:rPrChange w:id="235" w:author="Giwa, Titilayo" w:date="2026-04-27T09:37:00Z" w16du:dateUtc="2026-04-27T08:37:00Z">
            <w:rPr>
              <w:rFonts w:cs="Arial"/>
              <w:b/>
              <w:bCs/>
            </w:rPr>
          </w:rPrChange>
        </w:rPr>
        <w:tab/>
        <w:t>Definitions</w:t>
      </w:r>
      <w:r w:rsidRPr="002B0AAC">
        <w:rPr>
          <w:rFonts w:cs="Arial"/>
          <w:b/>
          <w:bCs/>
          <w:lang w:val="en-US"/>
          <w:rPrChange w:id="236" w:author="Giwa, Titilayo" w:date="2026-04-27T09:37:00Z" w16du:dateUtc="2026-04-27T08:37:00Z">
            <w:rPr>
              <w:rFonts w:cs="Arial"/>
              <w:b/>
              <w:bCs/>
            </w:rPr>
          </w:rPrChange>
        </w:rPr>
        <w:tab/>
      </w:r>
    </w:p>
    <w:p w14:paraId="4E760479" w14:textId="5CD7D4F3" w:rsidR="00D26C79" w:rsidRPr="002B0AAC" w:rsidRDefault="00D26C79" w:rsidP="00D26C79">
      <w:pPr>
        <w:tabs>
          <w:tab w:val="left" w:pos="1418"/>
          <w:tab w:val="left" w:pos="6237"/>
        </w:tabs>
        <w:spacing w:before="120" w:after="120"/>
        <w:ind w:right="-2"/>
        <w:rPr>
          <w:rFonts w:cs="Arial"/>
          <w:lang w:val="en-US"/>
          <w:rPrChange w:id="237" w:author="Giwa, Titilayo" w:date="2026-04-27T09:37:00Z" w16du:dateUtc="2026-04-27T08:37:00Z">
            <w:rPr>
              <w:rFonts w:cs="Arial"/>
            </w:rPr>
          </w:rPrChange>
        </w:rPr>
      </w:pPr>
      <w:r w:rsidRPr="002B0AAC">
        <w:rPr>
          <w:rFonts w:cs="Arial"/>
          <w:lang w:val="en-US"/>
          <w:rPrChange w:id="238" w:author="Giwa, Titilayo" w:date="2026-04-27T09:37:00Z" w16du:dateUtc="2026-04-27T08:37:00Z">
            <w:rPr>
              <w:rFonts w:cs="Arial"/>
            </w:rPr>
          </w:rPrChange>
        </w:rPr>
        <w:t>1.1.4</w:t>
      </w:r>
      <w:r w:rsidRPr="002B0AAC">
        <w:rPr>
          <w:rFonts w:cs="Arial"/>
          <w:lang w:val="en-US"/>
          <w:rPrChange w:id="239" w:author="Giwa, Titilayo" w:date="2026-04-27T09:37:00Z" w16du:dateUtc="2026-04-27T08:37:00Z">
            <w:rPr>
              <w:rFonts w:cs="Arial"/>
            </w:rPr>
          </w:rPrChange>
        </w:rPr>
        <w:tab/>
        <w:t>Cli</w:t>
      </w:r>
      <w:commentRangeStart w:id="240"/>
      <w:r w:rsidRPr="002B0AAC">
        <w:rPr>
          <w:rFonts w:cs="Arial"/>
          <w:lang w:val="en-US"/>
          <w:rPrChange w:id="241" w:author="Giwa, Titilayo" w:date="2026-04-27T09:37:00Z" w16du:dateUtc="2026-04-27T08:37:00Z">
            <w:rPr>
              <w:rFonts w:cs="Arial"/>
            </w:rPr>
          </w:rPrChange>
        </w:rPr>
        <w:t>ent's Representative</w:t>
      </w:r>
      <w:commentRangeEnd w:id="240"/>
      <w:r w:rsidR="00E46DD0" w:rsidRPr="00E46DD0">
        <w:rPr>
          <w:rStyle w:val="CommentReference"/>
          <w:rFonts w:cs="Arial"/>
          <w:sz w:val="24"/>
          <w:szCs w:val="24"/>
        </w:rPr>
        <w:commentReference w:id="240"/>
      </w:r>
      <w:r w:rsidRPr="002B0AAC">
        <w:rPr>
          <w:rFonts w:cs="Arial"/>
          <w:lang w:val="en-US"/>
          <w:rPrChange w:id="242" w:author="Giwa, Titilayo" w:date="2026-04-27T09:37:00Z" w16du:dateUtc="2026-04-27T08:37:00Z">
            <w:rPr>
              <w:rFonts w:cs="Arial"/>
            </w:rPr>
          </w:rPrChange>
        </w:rPr>
        <w:tab/>
      </w:r>
      <w:proofErr w:type="spellStart"/>
      <w:ins w:id="243" w:author="Microsoft account" w:date="2026-04-24T09:44:00Z">
        <w:r w:rsidR="003F1EC9" w:rsidRPr="002B0AAC">
          <w:rPr>
            <w:rFonts w:cs="Arial"/>
            <w:lang w:val="en-US"/>
            <w:rPrChange w:id="244" w:author="Giwa, Titilayo" w:date="2026-04-27T09:37:00Z" w16du:dateUtc="2026-04-27T08:37:00Z">
              <w:rPr>
                <w:rFonts w:cs="Arial"/>
              </w:rPr>
            </w:rPrChange>
          </w:rPr>
          <w:t>Fasuba</w:t>
        </w:r>
        <w:proofErr w:type="spellEnd"/>
        <w:r w:rsidR="003F1EC9" w:rsidRPr="002B0AAC">
          <w:rPr>
            <w:rFonts w:cs="Arial"/>
            <w:lang w:val="en-US"/>
            <w:rPrChange w:id="245" w:author="Giwa, Titilayo" w:date="2026-04-27T09:37:00Z" w16du:dateUtc="2026-04-27T08:37:00Z">
              <w:rPr>
                <w:rFonts w:cs="Arial"/>
              </w:rPr>
            </w:rPrChange>
          </w:rPr>
          <w:t xml:space="preserve"> Akintunde</w:t>
        </w:r>
      </w:ins>
      <w:del w:id="246" w:author="Akintunde Fasuba" w:date="2026-04-24T10:25:00Z" w16du:dateUtc="2026-04-24T09:25:00Z">
        <w:r w:rsidR="006906D6" w:rsidRPr="002B0AAC" w:rsidDel="006F4FDD">
          <w:rPr>
            <w:rFonts w:cs="Arial"/>
            <w:lang w:val="en-US"/>
            <w:rPrChange w:id="247" w:author="Giwa, Titilayo" w:date="2026-04-27T09:37:00Z" w16du:dateUtc="2026-04-27T08:37:00Z">
              <w:rPr>
                <w:rFonts w:cs="Arial"/>
              </w:rPr>
            </w:rPrChange>
          </w:rPr>
          <w:delText>…………….</w:delText>
        </w:r>
      </w:del>
    </w:p>
    <w:p w14:paraId="209666BB" w14:textId="77777777" w:rsidR="00D26C79" w:rsidRPr="002B0AAC" w:rsidRDefault="00D26C79" w:rsidP="00D26C79">
      <w:pPr>
        <w:tabs>
          <w:tab w:val="left" w:pos="1418"/>
          <w:tab w:val="left" w:pos="6237"/>
        </w:tabs>
        <w:spacing w:before="120" w:after="120"/>
        <w:ind w:right="-2"/>
        <w:rPr>
          <w:rFonts w:cs="Arial"/>
          <w:lang w:val="en-US"/>
          <w:rPrChange w:id="248" w:author="Giwa, Titilayo" w:date="2026-04-27T09:37:00Z" w16du:dateUtc="2026-04-27T08:37:00Z">
            <w:rPr>
              <w:rFonts w:cs="Arial"/>
            </w:rPr>
          </w:rPrChange>
        </w:rPr>
      </w:pPr>
      <w:r w:rsidRPr="002B0AAC">
        <w:rPr>
          <w:rFonts w:cs="Arial"/>
          <w:lang w:val="en-US"/>
          <w:rPrChange w:id="249" w:author="Giwa, Titilayo" w:date="2026-04-27T09:37:00Z" w16du:dateUtc="2026-04-27T08:37:00Z">
            <w:rPr>
              <w:rFonts w:cs="Arial"/>
            </w:rPr>
          </w:rPrChange>
        </w:rPr>
        <w:tab/>
      </w:r>
      <w:r w:rsidRPr="002B0AAC">
        <w:rPr>
          <w:rFonts w:cs="Arial"/>
          <w:lang w:val="en-US"/>
          <w:rPrChange w:id="250" w:author="Giwa, Titilayo" w:date="2026-04-27T09:37:00Z" w16du:dateUtc="2026-04-27T08:37:00Z">
            <w:rPr>
              <w:rFonts w:cs="Arial"/>
            </w:rPr>
          </w:rPrChange>
        </w:rPr>
        <w:tab/>
      </w:r>
    </w:p>
    <w:p w14:paraId="44EFE66E" w14:textId="62DE1CD6" w:rsidR="00D26C79" w:rsidRPr="002B0AAC" w:rsidRDefault="00D26C79" w:rsidP="008C4E65">
      <w:pPr>
        <w:tabs>
          <w:tab w:val="left" w:pos="1418"/>
          <w:tab w:val="left" w:pos="6237"/>
        </w:tabs>
        <w:spacing w:before="120" w:after="120"/>
        <w:ind w:left="6237" w:right="-2" w:hanging="6237"/>
        <w:rPr>
          <w:rFonts w:cs="Arial"/>
          <w:lang w:val="en-US"/>
          <w:rPrChange w:id="251" w:author="Giwa, Titilayo" w:date="2026-04-27T09:37:00Z" w16du:dateUtc="2026-04-27T08:37:00Z">
            <w:rPr>
              <w:rFonts w:cs="Arial"/>
            </w:rPr>
          </w:rPrChange>
        </w:rPr>
      </w:pPr>
      <w:r w:rsidRPr="002B0AAC">
        <w:rPr>
          <w:rFonts w:cs="Arial"/>
          <w:lang w:val="en-US"/>
          <w:rPrChange w:id="252" w:author="Giwa, Titilayo" w:date="2026-04-27T09:37:00Z" w16du:dateUtc="2026-04-27T08:37:00Z">
            <w:rPr>
              <w:rFonts w:cs="Arial"/>
            </w:rPr>
          </w:rPrChange>
        </w:rPr>
        <w:t>1.1.5</w:t>
      </w:r>
      <w:r w:rsidRPr="002B0AAC">
        <w:rPr>
          <w:rFonts w:cs="Arial"/>
          <w:lang w:val="en-US"/>
          <w:rPrChange w:id="253" w:author="Giwa, Titilayo" w:date="2026-04-27T09:37:00Z" w16du:dateUtc="2026-04-27T08:37:00Z">
            <w:rPr>
              <w:rFonts w:cs="Arial"/>
            </w:rPr>
          </w:rPrChange>
        </w:rPr>
        <w:tab/>
        <w:t>Commencement Date</w:t>
      </w:r>
      <w:r w:rsidRPr="002B0AAC">
        <w:rPr>
          <w:rFonts w:cs="Arial"/>
          <w:lang w:val="en-US"/>
          <w:rPrChange w:id="254" w:author="Giwa, Titilayo" w:date="2026-04-27T09:37:00Z" w16du:dateUtc="2026-04-27T08:37:00Z">
            <w:rPr>
              <w:rFonts w:cs="Arial"/>
            </w:rPr>
          </w:rPrChange>
        </w:rPr>
        <w:tab/>
      </w:r>
      <w:del w:id="255" w:author="GELIAS" w:date="2026-04-23T13:41:00Z">
        <w:r w:rsidR="00865044" w:rsidRPr="002B0AAC" w:rsidDel="00087DB1">
          <w:rPr>
            <w:rFonts w:cs="Arial"/>
            <w:lang w:val="en-US"/>
            <w:rPrChange w:id="256" w:author="Giwa, Titilayo" w:date="2026-04-27T09:37:00Z" w16du:dateUtc="2026-04-27T08:37:00Z">
              <w:rPr>
                <w:rFonts w:cs="Arial"/>
              </w:rPr>
            </w:rPrChange>
          </w:rPr>
          <w:delText>Per 4.2.1</w:delText>
        </w:r>
      </w:del>
      <w:ins w:id="257" w:author="GELIAS" w:date="2026-04-23T15:16:00Z">
        <w:r w:rsidR="00AA295A" w:rsidRPr="002B0AAC">
          <w:rPr>
            <w:rFonts w:cs="Arial"/>
            <w:lang w:val="en-US"/>
            <w:rPrChange w:id="258" w:author="Giwa, Titilayo" w:date="2026-04-27T09:37:00Z" w16du:dateUtc="2026-04-27T08:37:00Z">
              <w:rPr>
                <w:rFonts w:cs="Arial"/>
              </w:rPr>
            </w:rPrChange>
          </w:rPr>
          <w:t>[</w:t>
        </w:r>
      </w:ins>
      <w:ins w:id="259" w:author="GELIAS" w:date="2026-04-23T17:10:00Z">
        <w:r w:rsidR="005443C4" w:rsidRPr="002B0AAC">
          <w:rPr>
            <w:rFonts w:cs="Arial"/>
            <w:lang w:val="en-US"/>
            <w:rPrChange w:id="260" w:author="Giwa, Titilayo" w:date="2026-04-27T09:37:00Z" w16du:dateUtc="2026-04-27T08:37:00Z">
              <w:rPr>
                <w:rFonts w:cs="Arial"/>
              </w:rPr>
            </w:rPrChange>
          </w:rPr>
          <w:t>xx</w:t>
        </w:r>
      </w:ins>
      <w:ins w:id="261" w:author="GELIAS" w:date="2026-04-23T15:16:00Z">
        <w:r w:rsidR="00AA295A" w:rsidRPr="002B0AAC">
          <w:rPr>
            <w:rFonts w:cs="Arial"/>
            <w:lang w:val="en-US"/>
            <w:rPrChange w:id="262" w:author="Giwa, Titilayo" w:date="2026-04-27T09:37:00Z" w16du:dateUtc="2026-04-27T08:37:00Z">
              <w:rPr>
                <w:rFonts w:cs="Arial"/>
              </w:rPr>
            </w:rPrChange>
          </w:rPr>
          <w:t>]</w:t>
        </w:r>
      </w:ins>
      <w:ins w:id="263" w:author="GELIAS" w:date="2026-04-23T15:15:00Z">
        <w:r w:rsidR="00AA295A" w:rsidRPr="002B0AAC">
          <w:rPr>
            <w:rFonts w:cs="Arial"/>
            <w:lang w:val="en-US"/>
            <w:rPrChange w:id="264" w:author="Giwa, Titilayo" w:date="2026-04-27T09:37:00Z" w16du:dateUtc="2026-04-27T08:37:00Z">
              <w:rPr>
                <w:rFonts w:cs="Arial"/>
              </w:rPr>
            </w:rPrChange>
          </w:rPr>
          <w:t xml:space="preserve"> day</w:t>
        </w:r>
      </w:ins>
      <w:ins w:id="265" w:author="GELIAS" w:date="2026-04-23T15:16:00Z">
        <w:r w:rsidR="00AA295A" w:rsidRPr="002B0AAC">
          <w:rPr>
            <w:rFonts w:cs="Arial"/>
            <w:lang w:val="en-US"/>
            <w:rPrChange w:id="266" w:author="Giwa, Titilayo" w:date="2026-04-27T09:37:00Z" w16du:dateUtc="2026-04-27T08:37:00Z">
              <w:rPr>
                <w:rFonts w:cs="Arial"/>
              </w:rPr>
            </w:rPrChange>
          </w:rPr>
          <w:t>(</w:t>
        </w:r>
      </w:ins>
      <w:ins w:id="267" w:author="GELIAS" w:date="2026-04-23T15:15:00Z">
        <w:r w:rsidR="00AA295A" w:rsidRPr="002B0AAC">
          <w:rPr>
            <w:rFonts w:cs="Arial"/>
            <w:lang w:val="en-US"/>
            <w:rPrChange w:id="268" w:author="Giwa, Titilayo" w:date="2026-04-27T09:37:00Z" w16du:dateUtc="2026-04-27T08:37:00Z">
              <w:rPr>
                <w:rFonts w:cs="Arial"/>
              </w:rPr>
            </w:rPrChange>
          </w:rPr>
          <w:t>s</w:t>
        </w:r>
      </w:ins>
      <w:ins w:id="269" w:author="GELIAS" w:date="2026-04-23T15:16:00Z">
        <w:r w:rsidR="00AA295A" w:rsidRPr="002B0AAC">
          <w:rPr>
            <w:rFonts w:cs="Arial"/>
            <w:lang w:val="en-US"/>
            <w:rPrChange w:id="270" w:author="Giwa, Titilayo" w:date="2026-04-27T09:37:00Z" w16du:dateUtc="2026-04-27T08:37:00Z">
              <w:rPr>
                <w:rFonts w:cs="Arial"/>
              </w:rPr>
            </w:rPrChange>
          </w:rPr>
          <w:t>)</w:t>
        </w:r>
      </w:ins>
      <w:ins w:id="271" w:author="GELIAS" w:date="2026-04-23T15:15:00Z">
        <w:r w:rsidR="00AA295A" w:rsidRPr="002B0AAC">
          <w:rPr>
            <w:rFonts w:cs="Arial"/>
            <w:lang w:val="en-US"/>
            <w:rPrChange w:id="272" w:author="Giwa, Titilayo" w:date="2026-04-27T09:37:00Z" w16du:dateUtc="2026-04-27T08:37:00Z">
              <w:rPr>
                <w:rFonts w:cs="Arial"/>
              </w:rPr>
            </w:rPrChange>
          </w:rPr>
          <w:t xml:space="preserve"> f</w:t>
        </w:r>
        <w:commentRangeStart w:id="273"/>
        <w:r w:rsidR="00AA295A" w:rsidRPr="002B0AAC">
          <w:rPr>
            <w:rFonts w:cs="Arial"/>
            <w:lang w:val="en-US"/>
            <w:rPrChange w:id="274" w:author="Giwa, Titilayo" w:date="2026-04-27T09:37:00Z" w16du:dateUtc="2026-04-27T08:37:00Z">
              <w:rPr>
                <w:rFonts w:cs="Arial"/>
              </w:rPr>
            </w:rPrChange>
          </w:rPr>
          <w:t xml:space="preserve">rom the </w:t>
        </w:r>
      </w:ins>
      <w:ins w:id="275" w:author="GELIAS" w:date="2026-04-23T15:16:00Z">
        <w:r w:rsidR="00AA295A" w:rsidRPr="002B0AAC">
          <w:rPr>
            <w:rFonts w:cs="Arial"/>
            <w:lang w:val="en-US"/>
            <w:rPrChange w:id="276" w:author="Giwa, Titilayo" w:date="2026-04-27T09:37:00Z" w16du:dateUtc="2026-04-27T08:37:00Z">
              <w:rPr>
                <w:rFonts w:cs="Arial"/>
              </w:rPr>
            </w:rPrChange>
          </w:rPr>
          <w:t>date of Signing the Agreement</w:t>
        </w:r>
      </w:ins>
      <w:commentRangeEnd w:id="273"/>
      <w:r w:rsidR="005C59AC">
        <w:rPr>
          <w:rStyle w:val="CommentReference"/>
        </w:rPr>
        <w:commentReference w:id="273"/>
      </w:r>
    </w:p>
    <w:p w14:paraId="4267E347" w14:textId="77777777" w:rsidR="00D26C79" w:rsidRPr="002B0AAC" w:rsidRDefault="00D26C79" w:rsidP="00D26C79">
      <w:pPr>
        <w:tabs>
          <w:tab w:val="left" w:pos="1418"/>
          <w:tab w:val="left" w:pos="6237"/>
        </w:tabs>
        <w:spacing w:before="120" w:after="120"/>
        <w:ind w:right="-2"/>
        <w:rPr>
          <w:rFonts w:cs="Arial"/>
          <w:lang w:val="en-US"/>
          <w:rPrChange w:id="277" w:author="Giwa, Titilayo" w:date="2026-04-27T09:37:00Z" w16du:dateUtc="2026-04-27T08:37:00Z">
            <w:rPr>
              <w:rFonts w:cs="Arial"/>
            </w:rPr>
          </w:rPrChange>
        </w:rPr>
      </w:pPr>
      <w:r w:rsidRPr="002B0AAC">
        <w:rPr>
          <w:rFonts w:cs="Arial"/>
          <w:lang w:val="en-US"/>
          <w:rPrChange w:id="278" w:author="Giwa, Titilayo" w:date="2026-04-27T09:37:00Z" w16du:dateUtc="2026-04-27T08:37:00Z">
            <w:rPr>
              <w:rFonts w:cs="Arial"/>
            </w:rPr>
          </w:rPrChange>
        </w:rPr>
        <w:tab/>
      </w:r>
      <w:r w:rsidRPr="002B0AAC">
        <w:rPr>
          <w:rFonts w:cs="Arial"/>
          <w:lang w:val="en-US"/>
          <w:rPrChange w:id="279" w:author="Giwa, Titilayo" w:date="2026-04-27T09:37:00Z" w16du:dateUtc="2026-04-27T08:37:00Z">
            <w:rPr>
              <w:rFonts w:cs="Arial"/>
            </w:rPr>
          </w:rPrChange>
        </w:rPr>
        <w:tab/>
      </w:r>
    </w:p>
    <w:p w14:paraId="2686E20D" w14:textId="281D4392" w:rsidR="00D26C79" w:rsidRPr="002B0AAC" w:rsidRDefault="00D26C79" w:rsidP="00D26C79">
      <w:pPr>
        <w:tabs>
          <w:tab w:val="left" w:pos="1418"/>
          <w:tab w:val="left" w:pos="6237"/>
        </w:tabs>
        <w:spacing w:before="120" w:after="120"/>
        <w:ind w:right="-2"/>
        <w:rPr>
          <w:rFonts w:cs="Arial"/>
          <w:lang w:val="en-US"/>
          <w:rPrChange w:id="280" w:author="Giwa, Titilayo" w:date="2026-04-27T09:37:00Z" w16du:dateUtc="2026-04-27T08:37:00Z">
            <w:rPr>
              <w:rFonts w:cs="Arial"/>
            </w:rPr>
          </w:rPrChange>
        </w:rPr>
      </w:pPr>
      <w:r w:rsidRPr="002B0AAC">
        <w:rPr>
          <w:rFonts w:cs="Arial"/>
          <w:lang w:val="en-US"/>
          <w:rPrChange w:id="281" w:author="Giwa, Titilayo" w:date="2026-04-27T09:37:00Z" w16du:dateUtc="2026-04-27T08:37:00Z">
            <w:rPr>
              <w:rFonts w:cs="Arial"/>
            </w:rPr>
          </w:rPrChange>
        </w:rPr>
        <w:t>1.1.8</w:t>
      </w:r>
      <w:r w:rsidRPr="002B0AAC">
        <w:rPr>
          <w:rFonts w:cs="Arial"/>
          <w:lang w:val="en-US"/>
          <w:rPrChange w:id="282" w:author="Giwa, Titilayo" w:date="2026-04-27T09:37:00Z" w16du:dateUtc="2026-04-27T08:37:00Z">
            <w:rPr>
              <w:rFonts w:cs="Arial"/>
            </w:rPr>
          </w:rPrChange>
        </w:rPr>
        <w:tab/>
        <w:t>Consultant's Representative</w:t>
      </w:r>
      <w:r w:rsidRPr="002B0AAC">
        <w:rPr>
          <w:rFonts w:cs="Arial"/>
          <w:lang w:val="en-US"/>
          <w:rPrChange w:id="283" w:author="Giwa, Titilayo" w:date="2026-04-27T09:37:00Z" w16du:dateUtc="2026-04-27T08:37:00Z">
            <w:rPr>
              <w:rFonts w:cs="Arial"/>
            </w:rPr>
          </w:rPrChange>
        </w:rPr>
        <w:tab/>
      </w:r>
      <w:r w:rsidR="00F75CD0" w:rsidRPr="002B0AAC">
        <w:rPr>
          <w:rFonts w:cs="Arial"/>
          <w:lang w:val="en-US"/>
          <w:rPrChange w:id="284" w:author="Giwa, Titilayo" w:date="2026-04-27T09:37:00Z" w16du:dateUtc="2026-04-27T08:37:00Z">
            <w:rPr>
              <w:rFonts w:cs="Arial"/>
            </w:rPr>
          </w:rPrChange>
        </w:rPr>
        <w:t>Seyi Obe</w:t>
      </w:r>
    </w:p>
    <w:p w14:paraId="1F9ADC99" w14:textId="77777777" w:rsidR="00D26C79" w:rsidRPr="002B0AAC" w:rsidRDefault="00D26C79" w:rsidP="00D26C79">
      <w:pPr>
        <w:tabs>
          <w:tab w:val="left" w:pos="1418"/>
          <w:tab w:val="left" w:pos="6237"/>
        </w:tabs>
        <w:spacing w:before="120" w:after="120"/>
        <w:ind w:right="-2"/>
        <w:rPr>
          <w:rFonts w:cs="Arial"/>
          <w:lang w:val="en-US"/>
          <w:rPrChange w:id="285" w:author="Giwa, Titilayo" w:date="2026-04-27T09:37:00Z" w16du:dateUtc="2026-04-27T08:37:00Z">
            <w:rPr>
              <w:rFonts w:cs="Arial"/>
            </w:rPr>
          </w:rPrChange>
        </w:rPr>
      </w:pPr>
      <w:r w:rsidRPr="002B0AAC">
        <w:rPr>
          <w:rFonts w:cs="Arial"/>
          <w:lang w:val="en-US"/>
          <w:rPrChange w:id="286" w:author="Giwa, Titilayo" w:date="2026-04-27T09:37:00Z" w16du:dateUtc="2026-04-27T08:37:00Z">
            <w:rPr>
              <w:rFonts w:cs="Arial"/>
            </w:rPr>
          </w:rPrChange>
        </w:rPr>
        <w:tab/>
      </w:r>
      <w:r w:rsidRPr="002B0AAC">
        <w:rPr>
          <w:rFonts w:cs="Arial"/>
          <w:lang w:val="en-US"/>
          <w:rPrChange w:id="287" w:author="Giwa, Titilayo" w:date="2026-04-27T09:37:00Z" w16du:dateUtc="2026-04-27T08:37:00Z">
            <w:rPr>
              <w:rFonts w:cs="Arial"/>
            </w:rPr>
          </w:rPrChange>
        </w:rPr>
        <w:tab/>
      </w:r>
    </w:p>
    <w:p w14:paraId="45210935" w14:textId="77777777" w:rsidR="00AA6DF1" w:rsidRPr="002B0AAC" w:rsidRDefault="00D26C79" w:rsidP="00D26C79">
      <w:pPr>
        <w:tabs>
          <w:tab w:val="left" w:pos="1418"/>
          <w:tab w:val="left" w:pos="6237"/>
        </w:tabs>
        <w:spacing w:before="120" w:after="120"/>
        <w:ind w:right="-2"/>
        <w:rPr>
          <w:rFonts w:cs="Arial"/>
          <w:lang w:val="en-US"/>
          <w:rPrChange w:id="288" w:author="Giwa, Titilayo" w:date="2026-04-27T09:37:00Z" w16du:dateUtc="2026-04-27T08:37:00Z">
            <w:rPr>
              <w:rFonts w:cs="Arial"/>
            </w:rPr>
          </w:rPrChange>
        </w:rPr>
      </w:pPr>
      <w:r w:rsidRPr="002B0AAC">
        <w:rPr>
          <w:rFonts w:cs="Arial"/>
          <w:lang w:val="en-US"/>
          <w:rPrChange w:id="289" w:author="Giwa, Titilayo" w:date="2026-04-27T09:37:00Z" w16du:dateUtc="2026-04-27T08:37:00Z">
            <w:rPr>
              <w:rFonts w:cs="Arial"/>
            </w:rPr>
          </w:rPrChange>
        </w:rPr>
        <w:t>1.1.9</w:t>
      </w:r>
      <w:r w:rsidRPr="002B0AAC">
        <w:rPr>
          <w:rFonts w:cs="Arial"/>
          <w:lang w:val="en-US"/>
          <w:rPrChange w:id="290" w:author="Giwa, Titilayo" w:date="2026-04-27T09:37:00Z" w16du:dateUtc="2026-04-27T08:37:00Z">
            <w:rPr>
              <w:rFonts w:cs="Arial"/>
            </w:rPr>
          </w:rPrChange>
        </w:rPr>
        <w:tab/>
        <w:t>Country</w:t>
      </w:r>
      <w:r w:rsidRPr="002B0AAC">
        <w:rPr>
          <w:rFonts w:cs="Arial"/>
          <w:lang w:val="en-US"/>
          <w:rPrChange w:id="291" w:author="Giwa, Titilayo" w:date="2026-04-27T09:37:00Z" w16du:dateUtc="2026-04-27T08:37:00Z">
            <w:rPr>
              <w:rFonts w:cs="Arial"/>
            </w:rPr>
          </w:rPrChange>
        </w:rPr>
        <w:tab/>
        <w:t xml:space="preserve">Nigeria </w:t>
      </w:r>
    </w:p>
    <w:p w14:paraId="0D86E07B" w14:textId="146DEC6D" w:rsidR="00D26C79" w:rsidRPr="002B0AAC" w:rsidRDefault="00D26C79" w:rsidP="00D26C79">
      <w:pPr>
        <w:tabs>
          <w:tab w:val="left" w:pos="1418"/>
          <w:tab w:val="left" w:pos="6237"/>
        </w:tabs>
        <w:spacing w:before="120" w:after="120"/>
        <w:ind w:right="-2"/>
        <w:rPr>
          <w:rFonts w:cs="Arial"/>
          <w:lang w:val="en-US"/>
          <w:rPrChange w:id="292" w:author="Giwa, Titilayo" w:date="2026-04-27T09:37:00Z" w16du:dateUtc="2026-04-27T08:37:00Z">
            <w:rPr>
              <w:rFonts w:cs="Arial"/>
            </w:rPr>
          </w:rPrChange>
        </w:rPr>
      </w:pPr>
    </w:p>
    <w:p w14:paraId="0A5E9173" w14:textId="5FB0C9FB" w:rsidR="00D26C79" w:rsidRPr="002B0AAC" w:rsidRDefault="00D26C79" w:rsidP="00E82B0E">
      <w:pPr>
        <w:tabs>
          <w:tab w:val="left" w:pos="1418"/>
        </w:tabs>
        <w:spacing w:before="120" w:after="120"/>
        <w:ind w:right="-2"/>
        <w:jc w:val="center"/>
        <w:rPr>
          <w:rFonts w:cs="Arial"/>
          <w:lang w:val="en-US"/>
          <w:rPrChange w:id="293" w:author="Giwa, Titilayo" w:date="2026-04-27T09:37:00Z" w16du:dateUtc="2026-04-27T08:37:00Z">
            <w:rPr>
              <w:rFonts w:cs="Arial"/>
            </w:rPr>
          </w:rPrChange>
        </w:rPr>
      </w:pPr>
      <w:r w:rsidRPr="002B0AAC">
        <w:rPr>
          <w:rFonts w:cs="Arial"/>
          <w:lang w:val="en-US"/>
          <w:rPrChange w:id="294" w:author="Giwa, Titilayo" w:date="2026-04-27T09:37:00Z" w16du:dateUtc="2026-04-27T08:37:00Z">
            <w:rPr>
              <w:rFonts w:cs="Arial"/>
            </w:rPr>
          </w:rPrChange>
        </w:rPr>
        <w:t>1.1.22</w:t>
      </w:r>
      <w:r w:rsidR="00AA6DF1" w:rsidRPr="002B0AAC">
        <w:rPr>
          <w:rFonts w:cs="Arial"/>
          <w:lang w:val="en-US"/>
          <w:rPrChange w:id="295" w:author="Giwa, Titilayo" w:date="2026-04-27T09:37:00Z" w16du:dateUtc="2026-04-27T08:37:00Z">
            <w:rPr>
              <w:rFonts w:cs="Arial"/>
            </w:rPr>
          </w:rPrChange>
        </w:rPr>
        <w:t xml:space="preserve">     </w:t>
      </w:r>
      <w:del w:id="296" w:author="GELIAS" w:date="2026-04-23T16:42:00Z">
        <w:r w:rsidR="00AA6DF1" w:rsidRPr="002B0AAC" w:rsidDel="00E82B0E">
          <w:rPr>
            <w:rFonts w:cs="Arial"/>
            <w:lang w:val="en-US"/>
            <w:rPrChange w:id="297" w:author="Giwa, Titilayo" w:date="2026-04-27T09:37:00Z" w16du:dateUtc="2026-04-27T08:37:00Z">
              <w:rPr>
                <w:rFonts w:cs="Arial"/>
              </w:rPr>
            </w:rPrChange>
          </w:rPr>
          <w:delText xml:space="preserve">  </w:delText>
        </w:r>
        <w:r w:rsidRPr="002B0AAC" w:rsidDel="00E82B0E">
          <w:rPr>
            <w:rFonts w:cs="Arial"/>
            <w:lang w:val="en-US"/>
            <w:rPrChange w:id="298" w:author="Giwa, Titilayo" w:date="2026-04-27T09:37:00Z" w16du:dateUtc="2026-04-27T08:37:00Z">
              <w:rPr>
                <w:rFonts w:cs="Arial"/>
              </w:rPr>
            </w:rPrChange>
          </w:rPr>
          <w:delText xml:space="preserve"> </w:delText>
        </w:r>
      </w:del>
      <w:r w:rsidRPr="002B0AAC">
        <w:rPr>
          <w:rFonts w:cs="Arial"/>
          <w:lang w:val="en-US"/>
          <w:rPrChange w:id="299" w:author="Giwa, Titilayo" w:date="2026-04-27T09:37:00Z" w16du:dateUtc="2026-04-27T08:37:00Z">
            <w:rPr>
              <w:rFonts w:cs="Arial"/>
            </w:rPr>
          </w:rPrChange>
        </w:rPr>
        <w:t>Project</w:t>
      </w:r>
      <w:proofErr w:type="gramStart"/>
      <w:r w:rsidRPr="002B0AAC">
        <w:rPr>
          <w:rFonts w:cs="Arial"/>
          <w:lang w:val="en-US"/>
          <w:rPrChange w:id="300" w:author="Giwa, Titilayo" w:date="2026-04-27T09:37:00Z" w16du:dateUtc="2026-04-27T08:37:00Z">
            <w:rPr>
              <w:rFonts w:cs="Arial"/>
            </w:rPr>
          </w:rPrChange>
        </w:rPr>
        <w:tab/>
      </w:r>
      <w:r w:rsidR="00B151FA" w:rsidRPr="002B0AAC">
        <w:rPr>
          <w:rFonts w:cs="Arial"/>
          <w:lang w:val="en-US"/>
          <w:rPrChange w:id="301" w:author="Giwa, Titilayo" w:date="2026-04-27T09:37:00Z" w16du:dateUtc="2026-04-27T08:37:00Z">
            <w:rPr>
              <w:rFonts w:cs="Arial"/>
            </w:rPr>
          </w:rPrChange>
        </w:rPr>
        <w:t xml:space="preserve"> </w:t>
      </w:r>
      <w:r w:rsidR="00F75CD0" w:rsidRPr="002B0AAC">
        <w:rPr>
          <w:rFonts w:cs="Arial"/>
          <w:lang w:val="en-US"/>
          <w:rPrChange w:id="302" w:author="Giwa, Titilayo" w:date="2026-04-27T09:37:00Z" w16du:dateUtc="2026-04-27T08:37:00Z">
            <w:rPr>
              <w:rFonts w:cs="Arial"/>
            </w:rPr>
          </w:rPrChange>
        </w:rPr>
        <w:t xml:space="preserve"> </w:t>
      </w:r>
      <w:ins w:id="303" w:author="GELIAS" w:date="2026-04-23T16:42:00Z">
        <w:r w:rsidR="00E82B0E" w:rsidRPr="002B0AAC">
          <w:rPr>
            <w:rFonts w:cs="Arial"/>
            <w:lang w:val="en-US"/>
            <w:rPrChange w:id="304" w:author="Giwa, Titilayo" w:date="2026-04-27T09:37:00Z" w16du:dateUtc="2026-04-27T08:37:00Z">
              <w:rPr>
                <w:rFonts w:cs="Arial"/>
              </w:rPr>
            </w:rPrChange>
          </w:rPr>
          <w:tab/>
        </w:r>
        <w:proofErr w:type="gramEnd"/>
        <w:r w:rsidR="00E82B0E" w:rsidRPr="002B0AAC">
          <w:rPr>
            <w:rFonts w:cs="Arial"/>
            <w:lang w:val="en-US"/>
            <w:rPrChange w:id="305" w:author="Giwa, Titilayo" w:date="2026-04-27T09:37:00Z" w16du:dateUtc="2026-04-27T08:37:00Z">
              <w:rPr>
                <w:rFonts w:cs="Arial"/>
              </w:rPr>
            </w:rPrChange>
          </w:rPr>
          <w:tab/>
        </w:r>
      </w:ins>
      <w:r w:rsidR="00F75CD0" w:rsidRPr="002B0AAC">
        <w:rPr>
          <w:rFonts w:cs="Arial"/>
          <w:lang w:val="en-US"/>
          <w:rPrChange w:id="306" w:author="Giwa, Titilayo" w:date="2026-04-27T09:37:00Z" w16du:dateUtc="2026-04-27T08:37:00Z">
            <w:rPr>
              <w:rFonts w:cs="Arial"/>
            </w:rPr>
          </w:rPrChange>
        </w:rPr>
        <w:t xml:space="preserve"> “</w:t>
      </w:r>
      <w:r w:rsidR="00E46DD0" w:rsidRPr="002B0AAC">
        <w:rPr>
          <w:rFonts w:cs="Arial"/>
          <w:lang w:val="en-US"/>
          <w:rPrChange w:id="307" w:author="Giwa, Titilayo" w:date="2026-04-27T09:37:00Z" w16du:dateUtc="2026-04-27T08:37:00Z">
            <w:rPr>
              <w:rFonts w:cs="Arial"/>
            </w:rPr>
          </w:rPrChange>
        </w:rPr>
        <w:t xml:space="preserve">Technical Advisory services (TA) for the EPCI for the 5MMSCFD Mini-LNG Plant in </w:t>
      </w:r>
      <w:ins w:id="308" w:author="GELIAS" w:date="2026-04-23T16:42:00Z">
        <w:r w:rsidR="00E82B0E" w:rsidRPr="002B0AAC">
          <w:rPr>
            <w:rFonts w:cs="Arial"/>
            <w:lang w:val="en-US"/>
            <w:rPrChange w:id="309" w:author="Giwa, Titilayo" w:date="2026-04-27T09:37:00Z" w16du:dateUtc="2026-04-27T08:37:00Z">
              <w:rPr>
                <w:rFonts w:cs="Arial"/>
              </w:rPr>
            </w:rPrChange>
          </w:rPr>
          <w:t>[.]</w:t>
        </w:r>
      </w:ins>
      <w:del w:id="310" w:author="GELIAS" w:date="2026-04-23T16:42:00Z">
        <w:r w:rsidR="00E46DD0" w:rsidRPr="002B0AAC" w:rsidDel="00E82B0E">
          <w:rPr>
            <w:rFonts w:cs="Arial"/>
            <w:lang w:val="en-US"/>
            <w:rPrChange w:id="311" w:author="Giwa, Titilayo" w:date="2026-04-27T09:37:00Z" w16du:dateUtc="2026-04-27T08:37:00Z">
              <w:rPr>
                <w:rFonts w:cs="Arial"/>
              </w:rPr>
            </w:rPrChange>
          </w:rPr>
          <w:delText>the Ibefun area</w:delText>
        </w:r>
      </w:del>
      <w:r w:rsidR="00E46DD0" w:rsidRPr="002B0AAC">
        <w:rPr>
          <w:rFonts w:cs="Arial"/>
          <w:lang w:val="en-US"/>
          <w:rPrChange w:id="312" w:author="Giwa, Titilayo" w:date="2026-04-27T09:37:00Z" w16du:dateUtc="2026-04-27T08:37:00Z">
            <w:rPr>
              <w:rFonts w:cs="Arial"/>
            </w:rPr>
          </w:rPrChange>
        </w:rPr>
        <w:t xml:space="preserve"> </w:t>
      </w:r>
      <w:r w:rsidR="00AA6DF1" w:rsidRPr="002B0AAC">
        <w:rPr>
          <w:rFonts w:cs="Arial"/>
          <w:lang w:val="en-US"/>
          <w:rPrChange w:id="313" w:author="Giwa, Titilayo" w:date="2026-04-27T09:37:00Z" w16du:dateUtc="2026-04-27T08:37:00Z">
            <w:rPr>
              <w:rFonts w:cs="Arial"/>
            </w:rPr>
          </w:rPrChange>
        </w:rPr>
        <w:t xml:space="preserve"> </w:t>
      </w:r>
    </w:p>
    <w:p w14:paraId="68FE962F" w14:textId="77777777" w:rsidR="00D26C79" w:rsidRPr="002B0AAC" w:rsidRDefault="00D26C79" w:rsidP="00D26C79">
      <w:pPr>
        <w:tabs>
          <w:tab w:val="left" w:pos="1418"/>
          <w:tab w:val="left" w:pos="6237"/>
        </w:tabs>
        <w:spacing w:before="120" w:after="120"/>
        <w:ind w:right="-2"/>
        <w:rPr>
          <w:rFonts w:cs="Arial"/>
          <w:lang w:val="en-US"/>
          <w:rPrChange w:id="314" w:author="Giwa, Titilayo" w:date="2026-04-27T09:37:00Z" w16du:dateUtc="2026-04-27T08:37:00Z">
            <w:rPr>
              <w:rFonts w:cs="Arial"/>
            </w:rPr>
          </w:rPrChange>
        </w:rPr>
      </w:pPr>
      <w:r w:rsidRPr="002B0AAC">
        <w:rPr>
          <w:rFonts w:cs="Arial"/>
          <w:lang w:val="en-US"/>
          <w:rPrChange w:id="315" w:author="Giwa, Titilayo" w:date="2026-04-27T09:37:00Z" w16du:dateUtc="2026-04-27T08:37:00Z">
            <w:rPr>
              <w:rFonts w:cs="Arial"/>
            </w:rPr>
          </w:rPrChange>
        </w:rPr>
        <w:tab/>
      </w:r>
      <w:r w:rsidRPr="002B0AAC">
        <w:rPr>
          <w:rFonts w:cs="Arial"/>
          <w:lang w:val="en-US"/>
          <w:rPrChange w:id="316" w:author="Giwa, Titilayo" w:date="2026-04-27T09:37:00Z" w16du:dateUtc="2026-04-27T08:37:00Z">
            <w:rPr>
              <w:rFonts w:cs="Arial"/>
            </w:rPr>
          </w:rPrChange>
        </w:rPr>
        <w:tab/>
      </w:r>
    </w:p>
    <w:p w14:paraId="09D465C4" w14:textId="20CA2E53" w:rsidR="00D26C79" w:rsidRPr="002B0AAC" w:rsidRDefault="00D26C79" w:rsidP="00D26C79">
      <w:pPr>
        <w:tabs>
          <w:tab w:val="left" w:pos="1418"/>
          <w:tab w:val="left" w:pos="6237"/>
        </w:tabs>
        <w:ind w:left="6237" w:right="-2" w:hanging="6237"/>
        <w:rPr>
          <w:rFonts w:cs="Arial"/>
          <w:lang w:val="en-US"/>
          <w:rPrChange w:id="317" w:author="Giwa, Titilayo" w:date="2026-04-27T09:37:00Z" w16du:dateUtc="2026-04-27T08:37:00Z">
            <w:rPr>
              <w:rFonts w:cs="Arial"/>
            </w:rPr>
          </w:rPrChange>
        </w:rPr>
      </w:pPr>
      <w:r w:rsidRPr="002B0AAC">
        <w:rPr>
          <w:rFonts w:cs="Arial"/>
          <w:lang w:val="en-US"/>
          <w:rPrChange w:id="318" w:author="Giwa, Titilayo" w:date="2026-04-27T09:37:00Z" w16du:dateUtc="2026-04-27T08:37:00Z">
            <w:rPr>
              <w:rFonts w:cs="Arial"/>
            </w:rPr>
          </w:rPrChange>
        </w:rPr>
        <w:t>1.1.24 Time for Completion</w:t>
      </w:r>
      <w:r w:rsidRPr="002B0AAC">
        <w:rPr>
          <w:rFonts w:cs="Arial"/>
          <w:lang w:val="en-US"/>
          <w:rPrChange w:id="319" w:author="Giwa, Titilayo" w:date="2026-04-27T09:37:00Z" w16du:dateUtc="2026-04-27T08:37:00Z">
            <w:rPr>
              <w:rFonts w:cs="Arial"/>
            </w:rPr>
          </w:rPrChange>
        </w:rPr>
        <w:tab/>
        <w:t xml:space="preserve">Shall be </w:t>
      </w:r>
      <w:bookmarkStart w:id="320" w:name="_Hlk193715417"/>
      <w:r w:rsidR="006D6B20" w:rsidRPr="002B0AAC">
        <w:rPr>
          <w:rFonts w:cs="Arial"/>
          <w:lang w:val="en-US"/>
          <w:rPrChange w:id="321" w:author="Giwa, Titilayo" w:date="2026-04-27T09:37:00Z" w16du:dateUtc="2026-04-27T08:37:00Z">
            <w:rPr>
              <w:rFonts w:cs="Arial"/>
            </w:rPr>
          </w:rPrChange>
        </w:rPr>
        <w:t>sixteen (16) months</w:t>
      </w:r>
      <w:r w:rsidR="008C4E65" w:rsidRPr="002B0AAC">
        <w:rPr>
          <w:rFonts w:cs="Arial"/>
          <w:lang w:val="en-US"/>
          <w:rPrChange w:id="322" w:author="Giwa, Titilayo" w:date="2026-04-27T09:37:00Z" w16du:dateUtc="2026-04-27T08:37:00Z">
            <w:rPr>
              <w:rFonts w:cs="Arial"/>
            </w:rPr>
          </w:rPrChange>
        </w:rPr>
        <w:t xml:space="preserve"> from </w:t>
      </w:r>
      <w:ins w:id="323" w:author="GELIAS" w:date="2026-04-23T13:41:00Z">
        <w:r w:rsidR="00087DB1" w:rsidRPr="002B0AAC">
          <w:rPr>
            <w:rFonts w:cs="Arial"/>
            <w:lang w:val="en-US"/>
            <w:rPrChange w:id="324" w:author="Giwa, Titilayo" w:date="2026-04-27T09:37:00Z" w16du:dateUtc="2026-04-27T08:37:00Z">
              <w:rPr>
                <w:rFonts w:cs="Arial"/>
              </w:rPr>
            </w:rPrChange>
          </w:rPr>
          <w:t>C</w:t>
        </w:r>
      </w:ins>
      <w:r w:rsidR="008C4E65" w:rsidRPr="002B0AAC">
        <w:rPr>
          <w:rFonts w:cs="Arial"/>
          <w:lang w:val="en-US"/>
          <w:rPrChange w:id="325" w:author="Giwa, Titilayo" w:date="2026-04-27T09:37:00Z" w16du:dateUtc="2026-04-27T08:37:00Z">
            <w:rPr>
              <w:rFonts w:cs="Arial"/>
            </w:rPr>
          </w:rPrChange>
        </w:rPr>
        <w:t xml:space="preserve">ommencement </w:t>
      </w:r>
      <w:ins w:id="326" w:author="GELIAS" w:date="2026-04-23T13:41:00Z">
        <w:r w:rsidR="00087DB1" w:rsidRPr="002B0AAC">
          <w:rPr>
            <w:rFonts w:cs="Arial"/>
            <w:lang w:val="en-US"/>
            <w:rPrChange w:id="327" w:author="Giwa, Titilayo" w:date="2026-04-27T09:37:00Z" w16du:dateUtc="2026-04-27T08:37:00Z">
              <w:rPr>
                <w:rFonts w:cs="Arial"/>
              </w:rPr>
            </w:rPrChange>
          </w:rPr>
          <w:t>D</w:t>
        </w:r>
      </w:ins>
      <w:del w:id="328" w:author="GELIAS" w:date="2026-04-23T13:41:00Z">
        <w:r w:rsidR="008C4E65" w:rsidRPr="002B0AAC" w:rsidDel="00087DB1">
          <w:rPr>
            <w:rFonts w:cs="Arial"/>
            <w:lang w:val="en-US"/>
            <w:rPrChange w:id="329" w:author="Giwa, Titilayo" w:date="2026-04-27T09:37:00Z" w16du:dateUtc="2026-04-27T08:37:00Z">
              <w:rPr>
                <w:rFonts w:cs="Arial"/>
              </w:rPr>
            </w:rPrChange>
          </w:rPr>
          <w:delText>d</w:delText>
        </w:r>
      </w:del>
      <w:proofErr w:type="gramStart"/>
      <w:r w:rsidR="008C4E65" w:rsidRPr="002B0AAC">
        <w:rPr>
          <w:rFonts w:cs="Arial"/>
          <w:lang w:val="en-US"/>
          <w:rPrChange w:id="330" w:author="Giwa, Titilayo" w:date="2026-04-27T09:37:00Z" w16du:dateUtc="2026-04-27T08:37:00Z">
            <w:rPr>
              <w:rFonts w:cs="Arial"/>
            </w:rPr>
          </w:rPrChange>
        </w:rPr>
        <w:t>ate</w:t>
      </w:r>
      <w:proofErr w:type="gramEnd"/>
      <w:r w:rsidRPr="002B0AAC">
        <w:rPr>
          <w:rFonts w:cs="Arial"/>
          <w:lang w:val="en-US"/>
          <w:rPrChange w:id="331" w:author="Giwa, Titilayo" w:date="2026-04-27T09:37:00Z" w16du:dateUtc="2026-04-27T08:37:00Z">
            <w:rPr>
              <w:rFonts w:cs="Arial"/>
            </w:rPr>
          </w:rPrChange>
        </w:rPr>
        <w:t xml:space="preserve"> </w:t>
      </w:r>
      <w:bookmarkEnd w:id="320"/>
    </w:p>
    <w:p w14:paraId="3450B7C4" w14:textId="77777777" w:rsidR="00D26C79" w:rsidRPr="002B0AAC" w:rsidRDefault="00D26C79" w:rsidP="00D26C79">
      <w:pPr>
        <w:tabs>
          <w:tab w:val="left" w:pos="1418"/>
          <w:tab w:val="left" w:pos="6237"/>
        </w:tabs>
        <w:ind w:left="6237" w:right="-2" w:hanging="6237"/>
        <w:rPr>
          <w:rFonts w:cs="Arial"/>
          <w:lang w:val="en-US"/>
          <w:rPrChange w:id="332" w:author="Giwa, Titilayo" w:date="2026-04-27T09:37:00Z" w16du:dateUtc="2026-04-27T08:37:00Z">
            <w:rPr>
              <w:rFonts w:cs="Arial"/>
            </w:rPr>
          </w:rPrChange>
        </w:rPr>
      </w:pPr>
    </w:p>
    <w:p w14:paraId="17A6B073" w14:textId="77777777" w:rsidR="00D26C79" w:rsidRPr="002B0AAC" w:rsidRDefault="00D26C79" w:rsidP="00D26C79">
      <w:pPr>
        <w:ind w:right="-2"/>
        <w:rPr>
          <w:rFonts w:cs="Arial"/>
          <w:b/>
          <w:bCs/>
          <w:lang w:val="en-US"/>
          <w:rPrChange w:id="333" w:author="Giwa, Titilayo" w:date="2026-04-27T09:37:00Z" w16du:dateUtc="2026-04-27T08:37:00Z">
            <w:rPr>
              <w:rFonts w:cs="Arial"/>
              <w:b/>
              <w:bCs/>
            </w:rPr>
          </w:rPrChange>
        </w:rPr>
      </w:pPr>
      <w:r w:rsidRPr="002B0AAC">
        <w:rPr>
          <w:rFonts w:cs="Arial"/>
          <w:b/>
          <w:bCs/>
          <w:lang w:val="en-US"/>
          <w:rPrChange w:id="334" w:author="Giwa, Titilayo" w:date="2026-04-27T09:37:00Z" w16du:dateUtc="2026-04-27T08:37:00Z">
            <w:rPr>
              <w:rFonts w:cs="Arial"/>
              <w:b/>
              <w:bCs/>
            </w:rPr>
          </w:rPrChange>
        </w:rPr>
        <w:t xml:space="preserve">1 .3 </w:t>
      </w:r>
      <w:r w:rsidRPr="002B0AAC">
        <w:rPr>
          <w:rFonts w:cs="Arial"/>
          <w:b/>
          <w:bCs/>
          <w:lang w:val="en-US"/>
          <w:rPrChange w:id="335" w:author="Giwa, Titilayo" w:date="2026-04-27T09:37:00Z" w16du:dateUtc="2026-04-27T08:37:00Z">
            <w:rPr>
              <w:rFonts w:cs="Arial"/>
              <w:b/>
              <w:bCs/>
            </w:rPr>
          </w:rPrChange>
        </w:rPr>
        <w:tab/>
        <w:t>Notices and other Communications</w:t>
      </w:r>
    </w:p>
    <w:p w14:paraId="70CBE1DF" w14:textId="77777777" w:rsidR="00D26C79" w:rsidRPr="002B0AAC" w:rsidRDefault="00D26C79" w:rsidP="00D26C79">
      <w:pPr>
        <w:tabs>
          <w:tab w:val="left" w:pos="1418"/>
          <w:tab w:val="left" w:pos="6237"/>
        </w:tabs>
        <w:spacing w:before="120" w:after="120"/>
        <w:ind w:right="-2"/>
        <w:rPr>
          <w:rFonts w:cs="Arial"/>
          <w:lang w:val="en-US"/>
          <w:rPrChange w:id="336" w:author="Giwa, Titilayo" w:date="2026-04-27T09:37:00Z" w16du:dateUtc="2026-04-27T08:37:00Z">
            <w:rPr>
              <w:rFonts w:cs="Arial"/>
            </w:rPr>
          </w:rPrChange>
        </w:rPr>
      </w:pPr>
      <w:r w:rsidRPr="002B0AAC">
        <w:rPr>
          <w:rFonts w:cs="Arial"/>
          <w:lang w:val="en-US"/>
          <w:rPrChange w:id="337" w:author="Giwa, Titilayo" w:date="2026-04-27T09:37:00Z" w16du:dateUtc="2026-04-27T08:37:00Z">
            <w:rPr>
              <w:rFonts w:cs="Arial"/>
            </w:rPr>
          </w:rPrChange>
        </w:rPr>
        <w:t>1.3.1 (c) Communication</w:t>
      </w:r>
      <w:r w:rsidRPr="002B0AAC">
        <w:rPr>
          <w:rFonts w:cs="Arial"/>
          <w:lang w:val="en-US"/>
          <w:rPrChange w:id="338" w:author="Giwa, Titilayo" w:date="2026-04-27T09:37:00Z" w16du:dateUtc="2026-04-27T08:37:00Z">
            <w:rPr>
              <w:rFonts w:cs="Arial"/>
            </w:rPr>
          </w:rPrChange>
        </w:rPr>
        <w:tab/>
        <w:t xml:space="preserve">Electronic Communication via e-mail </w:t>
      </w:r>
    </w:p>
    <w:p w14:paraId="58A52DC2" w14:textId="77777777" w:rsidR="00D26C79" w:rsidRPr="002B0AAC" w:rsidRDefault="00D26C79" w:rsidP="00D26C79">
      <w:pPr>
        <w:tabs>
          <w:tab w:val="left" w:pos="1418"/>
          <w:tab w:val="left" w:pos="6237"/>
        </w:tabs>
        <w:spacing w:before="120" w:after="120"/>
        <w:ind w:right="-2"/>
        <w:rPr>
          <w:rFonts w:cs="Arial"/>
          <w:lang w:val="en-US"/>
          <w:rPrChange w:id="339" w:author="Giwa, Titilayo" w:date="2026-04-27T09:37:00Z" w16du:dateUtc="2026-04-27T08:37:00Z">
            <w:rPr>
              <w:rFonts w:cs="Arial"/>
            </w:rPr>
          </w:rPrChange>
        </w:rPr>
      </w:pPr>
      <w:r w:rsidRPr="002B0AAC">
        <w:rPr>
          <w:rFonts w:cs="Arial"/>
          <w:lang w:val="en-US"/>
          <w:rPrChange w:id="340" w:author="Giwa, Titilayo" w:date="2026-04-27T09:37:00Z" w16du:dateUtc="2026-04-27T08:37:00Z">
            <w:rPr>
              <w:rFonts w:cs="Arial"/>
            </w:rPr>
          </w:rPrChange>
        </w:rPr>
        <w:tab/>
      </w:r>
      <w:r w:rsidRPr="002B0AAC">
        <w:rPr>
          <w:rFonts w:cs="Arial"/>
          <w:lang w:val="en-US"/>
          <w:rPrChange w:id="341" w:author="Giwa, Titilayo" w:date="2026-04-27T09:37:00Z" w16du:dateUtc="2026-04-27T08:37:00Z">
            <w:rPr>
              <w:rFonts w:cs="Arial"/>
            </w:rPr>
          </w:rPrChange>
        </w:rPr>
        <w:tab/>
      </w:r>
    </w:p>
    <w:p w14:paraId="53D94E28" w14:textId="77777777" w:rsidR="00D26C79" w:rsidRPr="002B0AAC" w:rsidRDefault="00D26C79" w:rsidP="00D26C79">
      <w:pPr>
        <w:tabs>
          <w:tab w:val="left" w:pos="1418"/>
          <w:tab w:val="left" w:pos="6237"/>
        </w:tabs>
        <w:spacing w:before="120" w:after="120"/>
        <w:ind w:right="-2"/>
        <w:rPr>
          <w:rFonts w:cs="Arial"/>
          <w:lang w:val="en-US"/>
          <w:rPrChange w:id="342" w:author="Giwa, Titilayo" w:date="2026-04-27T09:37:00Z" w16du:dateUtc="2026-04-27T08:37:00Z">
            <w:rPr>
              <w:rFonts w:cs="Arial"/>
            </w:rPr>
          </w:rPrChange>
        </w:rPr>
      </w:pPr>
      <w:r w:rsidRPr="002B0AAC">
        <w:rPr>
          <w:rFonts w:cs="Arial"/>
          <w:lang w:val="en-US"/>
          <w:rPrChange w:id="343" w:author="Giwa, Titilayo" w:date="2026-04-27T09:37:00Z" w16du:dateUtc="2026-04-27T08:37:00Z">
            <w:rPr>
              <w:rFonts w:cs="Arial"/>
            </w:rPr>
          </w:rPrChange>
        </w:rPr>
        <w:t>1.3.1 (d) Address for communications</w:t>
      </w:r>
    </w:p>
    <w:p w14:paraId="529836D6" w14:textId="341EE635" w:rsidR="00D26C79" w:rsidRPr="002B0AAC" w:rsidRDefault="00D26C79" w:rsidP="00D26C79">
      <w:pPr>
        <w:tabs>
          <w:tab w:val="left" w:pos="1418"/>
          <w:tab w:val="left" w:pos="6237"/>
        </w:tabs>
        <w:spacing w:before="120" w:after="120"/>
        <w:ind w:left="6237" w:right="-2" w:hanging="5386"/>
        <w:rPr>
          <w:rFonts w:cs="Arial"/>
          <w:lang w:val="en-US"/>
          <w:rPrChange w:id="344" w:author="Giwa, Titilayo" w:date="2026-04-27T09:37:00Z" w16du:dateUtc="2026-04-27T08:37:00Z">
            <w:rPr>
              <w:rFonts w:cs="Arial"/>
            </w:rPr>
          </w:rPrChange>
        </w:rPr>
      </w:pPr>
      <w:r w:rsidRPr="002B0AAC">
        <w:rPr>
          <w:rFonts w:cs="Arial"/>
          <w:lang w:val="en-US"/>
          <w:rPrChange w:id="345" w:author="Giwa, Titilayo" w:date="2026-04-27T09:37:00Z" w16du:dateUtc="2026-04-27T08:37:00Z">
            <w:rPr>
              <w:rFonts w:cs="Arial"/>
            </w:rPr>
          </w:rPrChange>
        </w:rPr>
        <w:t xml:space="preserve">Client's address: </w:t>
      </w:r>
      <w:r w:rsidRPr="002B0AAC">
        <w:rPr>
          <w:rFonts w:cs="Arial"/>
          <w:lang w:val="en-US"/>
          <w:rPrChange w:id="346" w:author="Giwa, Titilayo" w:date="2026-04-27T09:37:00Z" w16du:dateUtc="2026-04-27T08:37:00Z">
            <w:rPr>
              <w:rFonts w:cs="Arial"/>
            </w:rPr>
          </w:rPrChange>
        </w:rPr>
        <w:tab/>
      </w:r>
      <w:r w:rsidRPr="002B0AAC">
        <w:rPr>
          <w:rFonts w:cs="Arial"/>
          <w:lang w:val="en-US"/>
          <w:rPrChange w:id="347" w:author="Giwa, Titilayo" w:date="2026-04-27T09:37:00Z" w16du:dateUtc="2026-04-27T08:37:00Z">
            <w:rPr>
              <w:rFonts w:cs="Arial"/>
            </w:rPr>
          </w:rPrChange>
        </w:rPr>
        <w:cr/>
      </w:r>
      <w:r w:rsidR="00F32CE7" w:rsidRPr="002B0AAC">
        <w:rPr>
          <w:rFonts w:cs="Arial"/>
          <w:lang w:val="en-US"/>
          <w:rPrChange w:id="348" w:author="Giwa, Titilayo" w:date="2026-04-27T09:37:00Z" w16du:dateUtc="2026-04-27T08:37:00Z">
            <w:rPr>
              <w:rFonts w:cs="Arial"/>
            </w:rPr>
          </w:rPrChange>
        </w:rPr>
        <w:t>Plot 5, Block X, 2</w:t>
      </w:r>
      <w:r w:rsidR="00F32CE7" w:rsidRPr="002B0AAC">
        <w:rPr>
          <w:rFonts w:cs="Arial"/>
          <w:vertAlign w:val="superscript"/>
          <w:lang w:val="en-US"/>
          <w:rPrChange w:id="349" w:author="Giwa, Titilayo" w:date="2026-04-27T09:37:00Z" w16du:dateUtc="2026-04-27T08:37:00Z">
            <w:rPr>
              <w:rFonts w:cs="Arial"/>
              <w:vertAlign w:val="superscript"/>
            </w:rPr>
          </w:rPrChange>
        </w:rPr>
        <w:t>nd</w:t>
      </w:r>
      <w:r w:rsidR="00F32CE7" w:rsidRPr="002B0AAC">
        <w:rPr>
          <w:rFonts w:cs="Arial"/>
          <w:lang w:val="en-US"/>
          <w:rPrChange w:id="350" w:author="Giwa, Titilayo" w:date="2026-04-27T09:37:00Z" w16du:dateUtc="2026-04-27T08:37:00Z">
            <w:rPr>
              <w:rFonts w:cs="Arial"/>
            </w:rPr>
          </w:rPrChange>
        </w:rPr>
        <w:t xml:space="preserve"> Street, Osborne Foreshore Estate, Phase 1, Ikoyi, Lagos, Nigeria</w:t>
      </w:r>
      <w:r w:rsidRPr="002B0AAC">
        <w:rPr>
          <w:rFonts w:cs="Arial"/>
          <w:lang w:val="en-US"/>
          <w:rPrChange w:id="351" w:author="Giwa, Titilayo" w:date="2026-04-27T09:37:00Z" w16du:dateUtc="2026-04-27T08:37:00Z">
            <w:rPr>
              <w:rFonts w:cs="Arial"/>
            </w:rPr>
          </w:rPrChange>
        </w:rPr>
        <w:t>.</w:t>
      </w:r>
    </w:p>
    <w:p w14:paraId="347C9592" w14:textId="77777777" w:rsidR="00D26C79" w:rsidRPr="002B0AAC" w:rsidRDefault="00D26C79" w:rsidP="00D26C79">
      <w:pPr>
        <w:tabs>
          <w:tab w:val="left" w:pos="1418"/>
          <w:tab w:val="left" w:pos="6237"/>
        </w:tabs>
        <w:spacing w:before="120" w:after="120"/>
        <w:ind w:right="-2"/>
        <w:rPr>
          <w:rFonts w:cs="Arial"/>
          <w:lang w:val="en-US"/>
          <w:rPrChange w:id="352" w:author="Giwa, Titilayo" w:date="2026-04-27T09:37:00Z" w16du:dateUtc="2026-04-27T08:37:00Z">
            <w:rPr>
              <w:rFonts w:cs="Arial"/>
            </w:rPr>
          </w:rPrChange>
        </w:rPr>
      </w:pPr>
      <w:r w:rsidRPr="002B0AAC">
        <w:rPr>
          <w:rFonts w:cs="Arial"/>
          <w:lang w:val="en-US"/>
          <w:rPrChange w:id="353" w:author="Giwa, Titilayo" w:date="2026-04-27T09:37:00Z" w16du:dateUtc="2026-04-27T08:37:00Z">
            <w:rPr>
              <w:rFonts w:cs="Arial"/>
            </w:rPr>
          </w:rPrChange>
        </w:rPr>
        <w:t>Email: (only when e-mail is accepted as a valid system for electronic communications)</w:t>
      </w:r>
    </w:p>
    <w:p w14:paraId="2A82D61C" w14:textId="01C1EDC0" w:rsidR="00D26C79" w:rsidRPr="002B0AAC" w:rsidRDefault="00D26C79" w:rsidP="00D26C79">
      <w:pPr>
        <w:tabs>
          <w:tab w:val="left" w:pos="1418"/>
          <w:tab w:val="left" w:pos="6237"/>
        </w:tabs>
        <w:spacing w:before="120" w:after="120"/>
        <w:ind w:right="-2"/>
        <w:rPr>
          <w:rFonts w:cs="Arial"/>
          <w:lang w:val="en-US"/>
          <w:rPrChange w:id="354" w:author="Giwa, Titilayo" w:date="2026-04-27T09:37:00Z" w16du:dateUtc="2026-04-27T08:37:00Z">
            <w:rPr>
              <w:rFonts w:cs="Arial"/>
            </w:rPr>
          </w:rPrChange>
        </w:rPr>
      </w:pPr>
      <w:r w:rsidRPr="002B0AAC">
        <w:rPr>
          <w:rFonts w:cs="Arial"/>
          <w:lang w:val="en-US"/>
          <w:rPrChange w:id="355" w:author="Giwa, Titilayo" w:date="2026-04-27T09:37:00Z" w16du:dateUtc="2026-04-27T08:37:00Z">
            <w:rPr>
              <w:rFonts w:cs="Arial"/>
            </w:rPr>
          </w:rPrChange>
        </w:rPr>
        <w:tab/>
      </w:r>
      <w:r w:rsidRPr="002B0AAC">
        <w:rPr>
          <w:rFonts w:cs="Arial"/>
          <w:lang w:val="en-US"/>
          <w:rPrChange w:id="356" w:author="Giwa, Titilayo" w:date="2026-04-27T09:37:00Z" w16du:dateUtc="2026-04-27T08:37:00Z">
            <w:rPr>
              <w:rFonts w:cs="Arial"/>
            </w:rPr>
          </w:rPrChange>
        </w:rPr>
        <w:tab/>
      </w:r>
      <w:commentRangeStart w:id="357"/>
      <w:r w:rsidRPr="002B0AAC">
        <w:rPr>
          <w:rFonts w:cs="Arial"/>
          <w:lang w:val="en-US"/>
          <w:rPrChange w:id="358" w:author="Giwa, Titilayo" w:date="2026-04-27T09:37:00Z" w16du:dateUtc="2026-04-27T08:37:00Z">
            <w:rPr>
              <w:rFonts w:cs="Arial"/>
            </w:rPr>
          </w:rPrChange>
        </w:rPr>
        <w:t>Email:</w:t>
      </w:r>
      <w:ins w:id="359" w:author="Akintunde Fasuba" w:date="2026-04-24T10:29:00Z" w16du:dateUtc="2026-04-24T09:29:00Z">
        <w:r w:rsidR="002808BB" w:rsidRPr="002B0AAC">
          <w:rPr>
            <w:rFonts w:cs="Arial"/>
            <w:lang w:val="en-US"/>
            <w:rPrChange w:id="360" w:author="Giwa, Titilayo" w:date="2026-04-27T09:37:00Z" w16du:dateUtc="2026-04-27T08:37:00Z">
              <w:rPr>
                <w:rFonts w:cs="Arial"/>
              </w:rPr>
            </w:rPrChange>
          </w:rPr>
          <w:t xml:space="preserve"> </w:t>
        </w:r>
      </w:ins>
      <w:del w:id="361" w:author="Akintunde Fasuba" w:date="2026-04-24T10:29:00Z" w16du:dateUtc="2026-04-24T09:29:00Z">
        <w:r w:rsidRPr="002B0AAC" w:rsidDel="002808BB">
          <w:rPr>
            <w:rFonts w:cs="Arial"/>
            <w:lang w:val="en-US"/>
            <w:rPrChange w:id="362" w:author="Giwa, Titilayo" w:date="2026-04-27T09:37:00Z" w16du:dateUtc="2026-04-27T08:37:00Z">
              <w:rPr>
                <w:rFonts w:cs="Arial"/>
              </w:rPr>
            </w:rPrChange>
          </w:rPr>
          <w:delText xml:space="preserve"> </w:delText>
        </w:r>
      </w:del>
      <w:ins w:id="363" w:author="Akintunde Fasuba" w:date="2026-04-24T10:29:00Z">
        <w:r w:rsidR="002808BB" w:rsidRPr="002B0AAC">
          <w:rPr>
            <w:rFonts w:cs="Arial"/>
            <w:lang w:val="en-US"/>
            <w:rPrChange w:id="364" w:author="Giwa, Titilayo" w:date="2026-04-27T09:37:00Z" w16du:dateUtc="2026-04-27T08:37:00Z">
              <w:rPr>
                <w:rFonts w:cs="Arial"/>
              </w:rPr>
            </w:rPrChange>
          </w:rPr>
          <w:t>fasuba.akintunde@southatlanticlng.com</w:t>
        </w:r>
      </w:ins>
      <w:del w:id="365" w:author="Akintunde Fasuba" w:date="2026-04-24T10:29:00Z" w16du:dateUtc="2026-04-24T09:29:00Z">
        <w:r w:rsidR="006B7E56" w:rsidRPr="002B0AAC" w:rsidDel="002808BB">
          <w:rPr>
            <w:rFonts w:cs="Arial"/>
            <w:lang w:val="en-US"/>
            <w:rPrChange w:id="366" w:author="Giwa, Titilayo" w:date="2026-04-27T09:37:00Z" w16du:dateUtc="2026-04-27T08:37:00Z">
              <w:rPr>
                <w:rFonts w:cs="Arial"/>
              </w:rPr>
            </w:rPrChange>
          </w:rPr>
          <w:delText>………………….</w:delText>
        </w:r>
      </w:del>
    </w:p>
    <w:p w14:paraId="785CC25D" w14:textId="61271FE5" w:rsidR="00D26C79" w:rsidRPr="002B0AAC" w:rsidRDefault="00D26C79" w:rsidP="00D26C79">
      <w:pPr>
        <w:tabs>
          <w:tab w:val="left" w:pos="1418"/>
          <w:tab w:val="left" w:pos="6237"/>
        </w:tabs>
        <w:spacing w:before="120" w:after="120"/>
        <w:ind w:right="-2"/>
        <w:rPr>
          <w:rFonts w:cs="Arial"/>
          <w:lang w:val="en-US"/>
          <w:rPrChange w:id="367" w:author="Giwa, Titilayo" w:date="2026-04-27T09:37:00Z" w16du:dateUtc="2026-04-27T08:37:00Z">
            <w:rPr>
              <w:rFonts w:cs="Arial"/>
            </w:rPr>
          </w:rPrChange>
        </w:rPr>
      </w:pPr>
      <w:r w:rsidRPr="002B0AAC">
        <w:rPr>
          <w:rFonts w:cs="Arial"/>
          <w:lang w:val="en-US"/>
          <w:rPrChange w:id="368" w:author="Giwa, Titilayo" w:date="2026-04-27T09:37:00Z" w16du:dateUtc="2026-04-27T08:37:00Z">
            <w:rPr>
              <w:rFonts w:cs="Arial"/>
            </w:rPr>
          </w:rPrChange>
        </w:rPr>
        <w:tab/>
      </w:r>
      <w:r w:rsidRPr="002B0AAC">
        <w:rPr>
          <w:rFonts w:cs="Arial"/>
          <w:lang w:val="en-US"/>
          <w:rPrChange w:id="369" w:author="Giwa, Titilayo" w:date="2026-04-27T09:37:00Z" w16du:dateUtc="2026-04-27T08:37:00Z">
            <w:rPr>
              <w:rFonts w:cs="Arial"/>
            </w:rPr>
          </w:rPrChange>
        </w:rPr>
        <w:tab/>
        <w:t>Email cc:</w:t>
      </w:r>
      <w:commentRangeEnd w:id="357"/>
      <w:r w:rsidR="00000CE9">
        <w:rPr>
          <w:rStyle w:val="CommentReference"/>
          <w:rFonts w:cs="Arial"/>
          <w:sz w:val="24"/>
          <w:szCs w:val="24"/>
        </w:rPr>
        <w:commentReference w:id="357"/>
      </w:r>
      <w:ins w:id="370" w:author="Akintunde Fasuba" w:date="2026-04-24T10:26:00Z" w16du:dateUtc="2026-04-24T09:26:00Z">
        <w:r w:rsidR="00C6098C" w:rsidRPr="002B0AAC">
          <w:rPr>
            <w:rFonts w:cs="Arial"/>
            <w:lang w:val="en-US"/>
            <w:rPrChange w:id="371" w:author="Giwa, Titilayo" w:date="2026-04-27T09:37:00Z" w16du:dateUtc="2026-04-27T08:37:00Z">
              <w:rPr>
                <w:rFonts w:cs="Arial"/>
              </w:rPr>
            </w:rPrChange>
          </w:rPr>
          <w:t xml:space="preserve"> </w:t>
        </w:r>
      </w:ins>
      <w:ins w:id="372" w:author="Akintunde Fasuba" w:date="2026-04-24T10:28:00Z" w16du:dateUtc="2026-04-24T09:28:00Z">
        <w:r w:rsidR="009C2832">
          <w:rPr>
            <w:rFonts w:cs="Arial"/>
          </w:rPr>
          <w:fldChar w:fldCharType="begin"/>
        </w:r>
        <w:r w:rsidR="009C2832" w:rsidRPr="002B0AAC">
          <w:rPr>
            <w:rFonts w:cs="Arial"/>
            <w:lang w:val="en-US"/>
            <w:rPrChange w:id="373" w:author="Giwa, Titilayo" w:date="2026-04-27T09:37:00Z" w16du:dateUtc="2026-04-27T08:37:00Z">
              <w:rPr>
                <w:rFonts w:cs="Arial"/>
              </w:rPr>
            </w:rPrChange>
          </w:rPr>
          <w:instrText>HYPERLINK "mailto:tunde.adesina@southatlanticlng.com"</w:instrText>
        </w:r>
        <w:r w:rsidR="009C2832">
          <w:rPr>
            <w:rFonts w:cs="Arial"/>
          </w:rPr>
        </w:r>
        <w:r w:rsidR="009C2832">
          <w:rPr>
            <w:rFonts w:cs="Arial"/>
          </w:rPr>
          <w:fldChar w:fldCharType="separate"/>
        </w:r>
        <w:r w:rsidR="009C2832" w:rsidRPr="002B0AAC">
          <w:rPr>
            <w:rStyle w:val="Hyperlink"/>
            <w:rFonts w:cs="Arial"/>
            <w:lang w:val="en-US"/>
            <w:rPrChange w:id="374" w:author="Giwa, Titilayo" w:date="2026-04-27T09:37:00Z" w16du:dateUtc="2026-04-27T08:37:00Z">
              <w:rPr>
                <w:rStyle w:val="Hyperlink"/>
                <w:rFonts w:cs="Arial"/>
              </w:rPr>
            </w:rPrChange>
          </w:rPr>
          <w:t>tunde.adesina@southatlanticlng.com</w:t>
        </w:r>
        <w:r w:rsidR="009C2832">
          <w:rPr>
            <w:rFonts w:cs="Arial"/>
          </w:rPr>
          <w:fldChar w:fldCharType="end"/>
        </w:r>
        <w:r w:rsidR="009C2832" w:rsidRPr="002B0AAC">
          <w:rPr>
            <w:rFonts w:cs="Arial"/>
            <w:lang w:val="en-US"/>
            <w:rPrChange w:id="375" w:author="Giwa, Titilayo" w:date="2026-04-27T09:37:00Z" w16du:dateUtc="2026-04-27T08:37:00Z">
              <w:rPr>
                <w:rFonts w:cs="Arial"/>
              </w:rPr>
            </w:rPrChange>
          </w:rPr>
          <w:t xml:space="preserve">, </w:t>
        </w:r>
        <w:r w:rsidR="009C2832">
          <w:rPr>
            <w:rFonts w:cs="Arial"/>
          </w:rPr>
          <w:fldChar w:fldCharType="begin"/>
        </w:r>
        <w:r w:rsidR="009C2832" w:rsidRPr="002B0AAC">
          <w:rPr>
            <w:rFonts w:cs="Arial"/>
            <w:lang w:val="en-US"/>
            <w:rPrChange w:id="376" w:author="Giwa, Titilayo" w:date="2026-04-27T09:37:00Z" w16du:dateUtc="2026-04-27T08:37:00Z">
              <w:rPr>
                <w:rFonts w:cs="Arial"/>
              </w:rPr>
            </w:rPrChange>
          </w:rPr>
          <w:instrText>HYPERLINK "mailto:</w:instrText>
        </w:r>
      </w:ins>
      <w:ins w:id="377" w:author="Akintunde Fasuba" w:date="2026-04-24T10:27:00Z" w16du:dateUtc="2026-04-24T09:27:00Z">
        <w:r w:rsidR="009C2832" w:rsidRPr="002B0AAC">
          <w:rPr>
            <w:rFonts w:cs="Arial"/>
            <w:lang w:val="en-US"/>
            <w:rPrChange w:id="378" w:author="Giwa, Titilayo" w:date="2026-04-27T09:37:00Z" w16du:dateUtc="2026-04-27T08:37:00Z">
              <w:rPr>
                <w:rFonts w:cs="Arial"/>
              </w:rPr>
            </w:rPrChange>
          </w:rPr>
          <w:instrText>ademola.arowolo@southatlanticlng.com</w:instrText>
        </w:r>
      </w:ins>
      <w:ins w:id="379" w:author="Akintunde Fasuba" w:date="2026-04-24T10:28:00Z" w16du:dateUtc="2026-04-24T09:28:00Z">
        <w:r w:rsidR="009C2832" w:rsidRPr="002B0AAC">
          <w:rPr>
            <w:rFonts w:cs="Arial"/>
            <w:lang w:val="en-US"/>
            <w:rPrChange w:id="380" w:author="Giwa, Titilayo" w:date="2026-04-27T09:37:00Z" w16du:dateUtc="2026-04-27T08:37:00Z">
              <w:rPr>
                <w:rFonts w:cs="Arial"/>
              </w:rPr>
            </w:rPrChange>
          </w:rPr>
          <w:instrText>"</w:instrText>
        </w:r>
        <w:r w:rsidR="009C2832">
          <w:rPr>
            <w:rFonts w:cs="Arial"/>
          </w:rPr>
        </w:r>
        <w:r w:rsidR="009C2832">
          <w:rPr>
            <w:rFonts w:cs="Arial"/>
          </w:rPr>
          <w:fldChar w:fldCharType="separate"/>
        </w:r>
      </w:ins>
      <w:ins w:id="381" w:author="Akintunde Fasuba" w:date="2026-04-24T10:27:00Z" w16du:dateUtc="2026-04-24T09:27:00Z">
        <w:r w:rsidR="009C2832" w:rsidRPr="002B0AAC">
          <w:rPr>
            <w:rStyle w:val="Hyperlink"/>
            <w:rFonts w:cs="Arial"/>
            <w:lang w:val="en-US"/>
            <w:rPrChange w:id="382" w:author="Giwa, Titilayo" w:date="2026-04-27T09:37:00Z" w16du:dateUtc="2026-04-27T08:37:00Z">
              <w:rPr>
                <w:rStyle w:val="Hyperlink"/>
                <w:rFonts w:cs="Arial"/>
              </w:rPr>
            </w:rPrChange>
          </w:rPr>
          <w:t>ademola.arowolo@southatlanticlng.com</w:t>
        </w:r>
      </w:ins>
      <w:ins w:id="383" w:author="Akintunde Fasuba" w:date="2026-04-24T10:28:00Z" w16du:dateUtc="2026-04-24T09:28:00Z">
        <w:r w:rsidR="009C2832">
          <w:rPr>
            <w:rFonts w:cs="Arial"/>
          </w:rPr>
          <w:fldChar w:fldCharType="end"/>
        </w:r>
        <w:r w:rsidR="009C2832" w:rsidRPr="002B0AAC">
          <w:rPr>
            <w:rFonts w:cs="Arial"/>
            <w:lang w:val="en-US"/>
            <w:rPrChange w:id="384" w:author="Giwa, Titilayo" w:date="2026-04-27T09:37:00Z" w16du:dateUtc="2026-04-27T08:37:00Z">
              <w:rPr>
                <w:rFonts w:cs="Arial"/>
              </w:rPr>
            </w:rPrChange>
          </w:rPr>
          <w:t xml:space="preserve">, </w:t>
        </w:r>
      </w:ins>
    </w:p>
    <w:p w14:paraId="199973F5" w14:textId="77777777" w:rsidR="00D26C79" w:rsidRPr="002B0AAC" w:rsidRDefault="00D26C79" w:rsidP="00D26C79">
      <w:pPr>
        <w:tabs>
          <w:tab w:val="left" w:pos="1418"/>
          <w:tab w:val="left" w:pos="6237"/>
        </w:tabs>
        <w:spacing w:before="120" w:after="120"/>
        <w:ind w:left="6236" w:right="-2" w:hanging="5385"/>
        <w:rPr>
          <w:rFonts w:cs="Arial"/>
          <w:lang w:val="en-US"/>
          <w:rPrChange w:id="385" w:author="Giwa, Titilayo" w:date="2026-04-27T09:37:00Z" w16du:dateUtc="2026-04-27T08:37:00Z">
            <w:rPr>
              <w:rFonts w:cs="Arial"/>
            </w:rPr>
          </w:rPrChange>
        </w:rPr>
      </w:pPr>
      <w:r w:rsidRPr="002B0AAC">
        <w:rPr>
          <w:rFonts w:cs="Arial"/>
          <w:lang w:val="en-US"/>
          <w:rPrChange w:id="386" w:author="Giwa, Titilayo" w:date="2026-04-27T09:37:00Z" w16du:dateUtc="2026-04-27T08:37:00Z">
            <w:rPr>
              <w:rFonts w:cs="Arial"/>
            </w:rPr>
          </w:rPrChange>
        </w:rPr>
        <w:t xml:space="preserve">Consultant's address: </w:t>
      </w:r>
      <w:r w:rsidRPr="002B0AAC">
        <w:rPr>
          <w:rFonts w:cs="Arial"/>
          <w:lang w:val="en-US"/>
          <w:rPrChange w:id="387" w:author="Giwa, Titilayo" w:date="2026-04-27T09:37:00Z" w16du:dateUtc="2026-04-27T08:37:00Z">
            <w:rPr>
              <w:rFonts w:cs="Arial"/>
            </w:rPr>
          </w:rPrChange>
        </w:rPr>
        <w:tab/>
        <w:t>TCF Tower, 33 Adeola Hopewell Street, Victoria Island, Lagos, Nigeria</w:t>
      </w:r>
    </w:p>
    <w:p w14:paraId="2F022F62" w14:textId="77777777" w:rsidR="00D26C79" w:rsidRPr="002B0AAC" w:rsidRDefault="00D26C79" w:rsidP="00D26C79">
      <w:pPr>
        <w:tabs>
          <w:tab w:val="left" w:pos="1418"/>
          <w:tab w:val="left" w:pos="6237"/>
        </w:tabs>
        <w:spacing w:before="120" w:after="120"/>
        <w:ind w:right="-2"/>
        <w:rPr>
          <w:rFonts w:cs="Arial"/>
          <w:lang w:val="en-US"/>
          <w:rPrChange w:id="388" w:author="Giwa, Titilayo" w:date="2026-04-27T09:37:00Z" w16du:dateUtc="2026-04-27T08:37:00Z">
            <w:rPr>
              <w:rFonts w:cs="Arial"/>
            </w:rPr>
          </w:rPrChange>
        </w:rPr>
      </w:pPr>
      <w:r w:rsidRPr="002B0AAC">
        <w:rPr>
          <w:rFonts w:cs="Arial"/>
          <w:lang w:val="en-US"/>
          <w:rPrChange w:id="389" w:author="Giwa, Titilayo" w:date="2026-04-27T09:37:00Z" w16du:dateUtc="2026-04-27T08:37:00Z">
            <w:rPr>
              <w:rFonts w:cs="Arial"/>
            </w:rPr>
          </w:rPrChange>
        </w:rPr>
        <w:t>Email: (only when e-mail is accepted as a valid system for electronic communications)</w:t>
      </w:r>
    </w:p>
    <w:p w14:paraId="01E090FB" w14:textId="09638A92" w:rsidR="00D26C79" w:rsidRPr="002B0AAC" w:rsidRDefault="00D26C79" w:rsidP="00D26C79">
      <w:pPr>
        <w:tabs>
          <w:tab w:val="left" w:pos="1418"/>
          <w:tab w:val="left" w:pos="6237"/>
        </w:tabs>
        <w:spacing w:before="120" w:after="120"/>
        <w:ind w:right="-2"/>
        <w:rPr>
          <w:rFonts w:cs="Arial"/>
          <w:lang w:val="en-US"/>
          <w:rPrChange w:id="390" w:author="Giwa, Titilayo" w:date="2026-04-27T09:37:00Z" w16du:dateUtc="2026-04-27T08:37:00Z">
            <w:rPr>
              <w:rFonts w:cs="Arial"/>
            </w:rPr>
          </w:rPrChange>
        </w:rPr>
      </w:pPr>
      <w:r w:rsidRPr="002B0AAC">
        <w:rPr>
          <w:rFonts w:cs="Arial"/>
          <w:lang w:val="en-US"/>
          <w:rPrChange w:id="391" w:author="Giwa, Titilayo" w:date="2026-04-27T09:37:00Z" w16du:dateUtc="2026-04-27T08:37:00Z">
            <w:rPr>
              <w:rFonts w:cs="Arial"/>
            </w:rPr>
          </w:rPrChange>
        </w:rPr>
        <w:tab/>
      </w:r>
      <w:r w:rsidRPr="002B0AAC">
        <w:rPr>
          <w:rFonts w:cs="Arial"/>
          <w:lang w:val="en-US"/>
          <w:rPrChange w:id="392" w:author="Giwa, Titilayo" w:date="2026-04-27T09:37:00Z" w16du:dateUtc="2026-04-27T08:37:00Z">
            <w:rPr>
              <w:rFonts w:cs="Arial"/>
            </w:rPr>
          </w:rPrChange>
        </w:rPr>
        <w:tab/>
        <w:t xml:space="preserve">Email: </w:t>
      </w:r>
      <w:r w:rsidR="00F75CD0">
        <w:fldChar w:fldCharType="begin"/>
      </w:r>
      <w:r w:rsidR="00F75CD0" w:rsidRPr="002B0AAC">
        <w:rPr>
          <w:lang w:val="en-US"/>
          <w:rPrChange w:id="393" w:author="Giwa, Titilayo" w:date="2026-04-27T09:37:00Z" w16du:dateUtc="2026-04-27T08:37:00Z">
            <w:rPr/>
          </w:rPrChange>
        </w:rPr>
        <w:instrText>HYPERLINK "mailto:Seyi.Obe@ilf.com"</w:instrText>
      </w:r>
      <w:r w:rsidR="00F75CD0">
        <w:fldChar w:fldCharType="separate"/>
      </w:r>
      <w:r w:rsidR="00F75CD0" w:rsidRPr="002B0AAC">
        <w:rPr>
          <w:rStyle w:val="Hyperlink"/>
          <w:rFonts w:cs="Arial"/>
          <w:lang w:val="en-US"/>
          <w:rPrChange w:id="394" w:author="Giwa, Titilayo" w:date="2026-04-27T09:37:00Z" w16du:dateUtc="2026-04-27T08:37:00Z">
            <w:rPr>
              <w:rStyle w:val="Hyperlink"/>
              <w:rFonts w:cs="Arial"/>
            </w:rPr>
          </w:rPrChange>
        </w:rPr>
        <w:t>Seyi.Obe@ilf.com</w:t>
      </w:r>
      <w:r w:rsidR="00F75CD0">
        <w:fldChar w:fldCharType="end"/>
      </w:r>
      <w:r w:rsidR="00446A97" w:rsidRPr="002B0AAC">
        <w:rPr>
          <w:rFonts w:cs="Arial"/>
          <w:lang w:val="en-US"/>
          <w:rPrChange w:id="395" w:author="Giwa, Titilayo" w:date="2026-04-27T09:37:00Z" w16du:dateUtc="2026-04-27T08:37:00Z">
            <w:rPr>
              <w:rFonts w:cs="Arial"/>
            </w:rPr>
          </w:rPrChange>
        </w:rPr>
        <w:t>,</w:t>
      </w:r>
    </w:p>
    <w:p w14:paraId="3F36AFB9" w14:textId="77777777" w:rsidR="00E816D1" w:rsidRPr="002B0AAC" w:rsidRDefault="00D26C79" w:rsidP="00C9028F">
      <w:pPr>
        <w:tabs>
          <w:tab w:val="left" w:pos="1418"/>
          <w:tab w:val="left" w:pos="6237"/>
        </w:tabs>
        <w:spacing w:before="120" w:after="120"/>
        <w:ind w:left="6237" w:right="-2"/>
        <w:rPr>
          <w:lang w:val="en-US"/>
          <w:rPrChange w:id="396" w:author="Giwa, Titilayo" w:date="2026-04-27T09:37:00Z" w16du:dateUtc="2026-04-27T08:37:00Z">
            <w:rPr/>
          </w:rPrChange>
        </w:rPr>
      </w:pPr>
      <w:r w:rsidRPr="002B0AAC">
        <w:rPr>
          <w:rFonts w:cs="Arial"/>
          <w:lang w:val="en-US"/>
          <w:rPrChange w:id="397" w:author="Giwa, Titilayo" w:date="2026-04-27T09:37:00Z" w16du:dateUtc="2026-04-27T08:37:00Z">
            <w:rPr>
              <w:rFonts w:cs="Arial"/>
            </w:rPr>
          </w:rPrChange>
        </w:rPr>
        <w:t xml:space="preserve">Email cc: </w:t>
      </w:r>
      <w:r w:rsidR="00C9028F">
        <w:fldChar w:fldCharType="begin"/>
      </w:r>
      <w:r w:rsidR="00C9028F" w:rsidRPr="002B0AAC">
        <w:rPr>
          <w:lang w:val="en-US"/>
          <w:rPrChange w:id="398" w:author="Giwa, Titilayo" w:date="2026-04-27T09:37:00Z" w16du:dateUtc="2026-04-27T08:37:00Z">
            <w:rPr/>
          </w:rPrChange>
        </w:rPr>
        <w:instrText>HYPERLINK "mailto:Abayomi.nelson@ilf.com"</w:instrText>
      </w:r>
      <w:r w:rsidR="00C9028F">
        <w:fldChar w:fldCharType="separate"/>
      </w:r>
      <w:r w:rsidR="00C9028F" w:rsidRPr="002B0AAC">
        <w:rPr>
          <w:rStyle w:val="Hyperlink"/>
          <w:rFonts w:cs="Arial"/>
          <w:lang w:val="en-US"/>
          <w:rPrChange w:id="399" w:author="Giwa, Titilayo" w:date="2026-04-27T09:37:00Z" w16du:dateUtc="2026-04-27T08:37:00Z">
            <w:rPr>
              <w:rStyle w:val="Hyperlink"/>
              <w:rFonts w:cs="Arial"/>
            </w:rPr>
          </w:rPrChange>
        </w:rPr>
        <w:t>Abayomi.nelson@ilf.com</w:t>
      </w:r>
      <w:r w:rsidR="00C9028F">
        <w:fldChar w:fldCharType="end"/>
      </w:r>
    </w:p>
    <w:p w14:paraId="1F26A083" w14:textId="15708BD2" w:rsidR="00D26C79" w:rsidRPr="002B0AAC" w:rsidRDefault="006D6B20" w:rsidP="00C9028F">
      <w:pPr>
        <w:tabs>
          <w:tab w:val="left" w:pos="1418"/>
          <w:tab w:val="left" w:pos="6237"/>
        </w:tabs>
        <w:spacing w:before="120" w:after="120"/>
        <w:ind w:left="6237" w:right="-2"/>
        <w:rPr>
          <w:rFonts w:cs="Arial"/>
          <w:lang w:val="en-US"/>
          <w:rPrChange w:id="400" w:author="Giwa, Titilayo" w:date="2026-04-27T09:37:00Z" w16du:dateUtc="2026-04-27T08:37:00Z">
            <w:rPr>
              <w:rFonts w:cs="Arial"/>
            </w:rPr>
          </w:rPrChange>
        </w:rPr>
      </w:pPr>
      <w:r>
        <w:fldChar w:fldCharType="begin"/>
      </w:r>
      <w:r w:rsidRPr="002B0AAC">
        <w:rPr>
          <w:lang w:val="en-US"/>
          <w:rPrChange w:id="401" w:author="Giwa, Titilayo" w:date="2026-04-27T09:37:00Z" w16du:dateUtc="2026-04-27T08:37:00Z">
            <w:rPr/>
          </w:rPrChange>
        </w:rPr>
        <w:instrText>HYPERLINK "mailto:Oluwole.Sojinrin@ilf.com"</w:instrText>
      </w:r>
      <w:r>
        <w:fldChar w:fldCharType="separate"/>
      </w:r>
      <w:r w:rsidRPr="002B0AAC">
        <w:rPr>
          <w:rStyle w:val="Hyperlink"/>
          <w:lang w:val="en-US"/>
          <w:rPrChange w:id="402" w:author="Giwa, Titilayo" w:date="2026-04-27T09:37:00Z" w16du:dateUtc="2026-04-27T08:37:00Z">
            <w:rPr>
              <w:rStyle w:val="Hyperlink"/>
            </w:rPr>
          </w:rPrChange>
        </w:rPr>
        <w:t>Oluwole.Sojinrin@ilf.com</w:t>
      </w:r>
      <w:r>
        <w:fldChar w:fldCharType="end"/>
      </w:r>
      <w:r w:rsidRPr="002B0AAC">
        <w:rPr>
          <w:lang w:val="en-US"/>
          <w:rPrChange w:id="403" w:author="Giwa, Titilayo" w:date="2026-04-27T09:37:00Z" w16du:dateUtc="2026-04-27T08:37:00Z">
            <w:rPr/>
          </w:rPrChange>
        </w:rPr>
        <w:t xml:space="preserve"> </w:t>
      </w:r>
      <w:r w:rsidR="00D26C79" w:rsidRPr="002B0AAC">
        <w:rPr>
          <w:rFonts w:cs="Arial"/>
          <w:lang w:val="en-US"/>
          <w:rPrChange w:id="404" w:author="Giwa, Titilayo" w:date="2026-04-27T09:37:00Z" w16du:dateUtc="2026-04-27T08:37:00Z">
            <w:rPr>
              <w:rFonts w:cs="Arial"/>
            </w:rPr>
          </w:rPrChange>
        </w:rPr>
        <w:t xml:space="preserve"> </w:t>
      </w:r>
    </w:p>
    <w:p w14:paraId="27E88554" w14:textId="77777777" w:rsidR="00D26C79" w:rsidRPr="002B0AAC" w:rsidRDefault="00D26C79" w:rsidP="00D26C79">
      <w:pPr>
        <w:tabs>
          <w:tab w:val="left" w:pos="1418"/>
          <w:tab w:val="left" w:pos="6237"/>
        </w:tabs>
        <w:spacing w:before="120" w:after="120"/>
        <w:ind w:right="-2"/>
        <w:rPr>
          <w:rFonts w:cs="Arial"/>
          <w:b/>
          <w:bCs/>
          <w:lang w:val="en-US"/>
          <w:rPrChange w:id="405" w:author="Giwa, Titilayo" w:date="2026-04-27T09:37:00Z" w16du:dateUtc="2026-04-27T08:37:00Z">
            <w:rPr>
              <w:rFonts w:cs="Arial"/>
              <w:b/>
              <w:bCs/>
            </w:rPr>
          </w:rPrChange>
        </w:rPr>
      </w:pPr>
    </w:p>
    <w:p w14:paraId="1E4FB9CA" w14:textId="77777777" w:rsidR="00D26C79" w:rsidRPr="002B0AAC" w:rsidRDefault="00D26C79" w:rsidP="00D26C79">
      <w:pPr>
        <w:tabs>
          <w:tab w:val="left" w:pos="1418"/>
          <w:tab w:val="left" w:pos="6237"/>
        </w:tabs>
        <w:ind w:right="-2"/>
        <w:rPr>
          <w:rFonts w:cs="Arial"/>
          <w:b/>
          <w:bCs/>
          <w:lang w:val="en-US"/>
          <w:rPrChange w:id="406" w:author="Giwa, Titilayo" w:date="2026-04-27T09:37:00Z" w16du:dateUtc="2026-04-27T08:37:00Z">
            <w:rPr>
              <w:rFonts w:cs="Arial"/>
              <w:b/>
              <w:bCs/>
            </w:rPr>
          </w:rPrChange>
        </w:rPr>
      </w:pPr>
      <w:r w:rsidRPr="002B0AAC">
        <w:rPr>
          <w:rFonts w:cs="Arial"/>
          <w:b/>
          <w:bCs/>
          <w:lang w:val="en-US"/>
          <w:rPrChange w:id="407" w:author="Giwa, Titilayo" w:date="2026-04-27T09:37:00Z" w16du:dateUtc="2026-04-27T08:37:00Z">
            <w:rPr>
              <w:rFonts w:cs="Arial"/>
              <w:b/>
              <w:bCs/>
            </w:rPr>
          </w:rPrChange>
        </w:rPr>
        <w:t>1.4</w:t>
      </w:r>
      <w:r w:rsidRPr="002B0AAC">
        <w:rPr>
          <w:rFonts w:cs="Arial"/>
          <w:b/>
          <w:bCs/>
          <w:lang w:val="en-US"/>
          <w:rPrChange w:id="408" w:author="Giwa, Titilayo" w:date="2026-04-27T09:37:00Z" w16du:dateUtc="2026-04-27T08:37:00Z">
            <w:rPr>
              <w:rFonts w:cs="Arial"/>
              <w:b/>
              <w:bCs/>
            </w:rPr>
          </w:rPrChange>
        </w:rPr>
        <w:tab/>
        <w:t>Law and Language</w:t>
      </w:r>
    </w:p>
    <w:p w14:paraId="73973ECA" w14:textId="30D0A400" w:rsidR="00D26C79" w:rsidRPr="002B0AAC" w:rsidRDefault="00D26C79" w:rsidP="00D26C79">
      <w:pPr>
        <w:tabs>
          <w:tab w:val="left" w:pos="1418"/>
          <w:tab w:val="left" w:pos="6237"/>
        </w:tabs>
        <w:spacing w:before="120" w:after="120"/>
        <w:ind w:right="-2"/>
        <w:rPr>
          <w:rFonts w:cs="Arial"/>
          <w:lang w:val="en-US"/>
          <w:rPrChange w:id="409" w:author="Giwa, Titilayo" w:date="2026-04-27T09:37:00Z" w16du:dateUtc="2026-04-27T08:37:00Z">
            <w:rPr>
              <w:rFonts w:cs="Arial"/>
            </w:rPr>
          </w:rPrChange>
        </w:rPr>
      </w:pPr>
      <w:r w:rsidRPr="002B0AAC">
        <w:rPr>
          <w:rFonts w:cs="Arial"/>
          <w:lang w:val="en-US"/>
          <w:rPrChange w:id="410" w:author="Giwa, Titilayo" w:date="2026-04-27T09:37:00Z" w16du:dateUtc="2026-04-27T08:37:00Z">
            <w:rPr>
              <w:rFonts w:cs="Arial"/>
            </w:rPr>
          </w:rPrChange>
        </w:rPr>
        <w:t>1.4.1</w:t>
      </w:r>
      <w:r w:rsidRPr="002B0AAC">
        <w:rPr>
          <w:rFonts w:cs="Arial"/>
          <w:lang w:val="en-US"/>
          <w:rPrChange w:id="411" w:author="Giwa, Titilayo" w:date="2026-04-27T09:37:00Z" w16du:dateUtc="2026-04-27T08:37:00Z">
            <w:rPr>
              <w:rFonts w:cs="Arial"/>
            </w:rPr>
          </w:rPrChange>
        </w:rPr>
        <w:tab/>
        <w:t xml:space="preserve">Law governing Agreement </w:t>
      </w:r>
      <w:r w:rsidRPr="002B0AAC">
        <w:rPr>
          <w:rFonts w:cs="Arial"/>
          <w:lang w:val="en-US"/>
          <w:rPrChange w:id="412" w:author="Giwa, Titilayo" w:date="2026-04-27T09:37:00Z" w16du:dateUtc="2026-04-27T08:37:00Z">
            <w:rPr>
              <w:rFonts w:cs="Arial"/>
            </w:rPr>
          </w:rPrChange>
        </w:rPr>
        <w:tab/>
        <w:t>Law</w:t>
      </w:r>
      <w:r w:rsidR="00F75CD0" w:rsidRPr="002B0AAC">
        <w:rPr>
          <w:rFonts w:cs="Arial"/>
          <w:lang w:val="en-US"/>
          <w:rPrChange w:id="413" w:author="Giwa, Titilayo" w:date="2026-04-27T09:37:00Z" w16du:dateUtc="2026-04-27T08:37:00Z">
            <w:rPr>
              <w:rFonts w:cs="Arial"/>
            </w:rPr>
          </w:rPrChange>
        </w:rPr>
        <w:t>s</w:t>
      </w:r>
      <w:r w:rsidRPr="002B0AAC">
        <w:rPr>
          <w:rFonts w:cs="Arial"/>
          <w:lang w:val="en-US"/>
          <w:rPrChange w:id="414" w:author="Giwa, Titilayo" w:date="2026-04-27T09:37:00Z" w16du:dateUtc="2026-04-27T08:37:00Z">
            <w:rPr>
              <w:rFonts w:cs="Arial"/>
            </w:rPr>
          </w:rPrChange>
        </w:rPr>
        <w:t xml:space="preserve"> of</w:t>
      </w:r>
      <w:r w:rsidR="00F75CD0" w:rsidRPr="002B0AAC">
        <w:rPr>
          <w:rFonts w:cs="Arial"/>
          <w:lang w:val="en-US"/>
          <w:rPrChange w:id="415" w:author="Giwa, Titilayo" w:date="2026-04-27T09:37:00Z" w16du:dateUtc="2026-04-27T08:37:00Z">
            <w:rPr>
              <w:rFonts w:cs="Arial"/>
            </w:rPr>
          </w:rPrChange>
        </w:rPr>
        <w:t xml:space="preserve"> the Federal Republic of</w:t>
      </w:r>
      <w:r w:rsidRPr="002B0AAC">
        <w:rPr>
          <w:rFonts w:cs="Arial"/>
          <w:lang w:val="en-US"/>
          <w:rPrChange w:id="416" w:author="Giwa, Titilayo" w:date="2026-04-27T09:37:00Z" w16du:dateUtc="2026-04-27T08:37:00Z">
            <w:rPr>
              <w:rFonts w:cs="Arial"/>
            </w:rPr>
          </w:rPrChange>
        </w:rPr>
        <w:t xml:space="preserve"> Nigeria </w:t>
      </w:r>
    </w:p>
    <w:p w14:paraId="0C50C55F" w14:textId="77777777" w:rsidR="00D26C79" w:rsidRPr="002B0AAC" w:rsidRDefault="00D26C79" w:rsidP="00D26C79">
      <w:pPr>
        <w:tabs>
          <w:tab w:val="left" w:pos="1418"/>
          <w:tab w:val="left" w:pos="6237"/>
        </w:tabs>
        <w:spacing w:before="120" w:after="120"/>
        <w:ind w:right="-2"/>
        <w:rPr>
          <w:rFonts w:cs="Arial"/>
          <w:lang w:val="en-US"/>
          <w:rPrChange w:id="417" w:author="Giwa, Titilayo" w:date="2026-04-27T09:37:00Z" w16du:dateUtc="2026-04-27T08:37:00Z">
            <w:rPr>
              <w:rFonts w:cs="Arial"/>
            </w:rPr>
          </w:rPrChange>
        </w:rPr>
      </w:pPr>
      <w:r w:rsidRPr="002B0AAC">
        <w:rPr>
          <w:rFonts w:cs="Arial"/>
          <w:lang w:val="en-US"/>
          <w:rPrChange w:id="418" w:author="Giwa, Titilayo" w:date="2026-04-27T09:37:00Z" w16du:dateUtc="2026-04-27T08:37:00Z">
            <w:rPr>
              <w:rFonts w:cs="Arial"/>
            </w:rPr>
          </w:rPrChange>
        </w:rPr>
        <w:t>1.4.2</w:t>
      </w:r>
      <w:r w:rsidRPr="002B0AAC">
        <w:rPr>
          <w:rFonts w:cs="Arial"/>
          <w:lang w:val="en-US"/>
          <w:rPrChange w:id="419" w:author="Giwa, Titilayo" w:date="2026-04-27T09:37:00Z" w16du:dateUtc="2026-04-27T08:37:00Z">
            <w:rPr>
              <w:rFonts w:cs="Arial"/>
            </w:rPr>
          </w:rPrChange>
        </w:rPr>
        <w:tab/>
        <w:t xml:space="preserve">Ruling language of Agreement </w:t>
      </w:r>
      <w:r w:rsidRPr="002B0AAC">
        <w:rPr>
          <w:rFonts w:cs="Arial"/>
          <w:lang w:val="en-US"/>
          <w:rPrChange w:id="420" w:author="Giwa, Titilayo" w:date="2026-04-27T09:37:00Z" w16du:dateUtc="2026-04-27T08:37:00Z">
            <w:rPr>
              <w:rFonts w:cs="Arial"/>
            </w:rPr>
          </w:rPrChange>
        </w:rPr>
        <w:tab/>
        <w:t>English</w:t>
      </w:r>
    </w:p>
    <w:p w14:paraId="11B075E7" w14:textId="77777777" w:rsidR="00D26C79" w:rsidRPr="002B0AAC" w:rsidRDefault="00D26C79" w:rsidP="00D26C79">
      <w:pPr>
        <w:tabs>
          <w:tab w:val="left" w:pos="1418"/>
          <w:tab w:val="left" w:pos="6237"/>
        </w:tabs>
        <w:spacing w:before="120" w:after="120"/>
        <w:ind w:right="-2"/>
        <w:rPr>
          <w:rFonts w:cs="Arial"/>
          <w:lang w:val="en-US"/>
          <w:rPrChange w:id="421" w:author="Giwa, Titilayo" w:date="2026-04-27T09:37:00Z" w16du:dateUtc="2026-04-27T08:37:00Z">
            <w:rPr>
              <w:rFonts w:cs="Arial"/>
            </w:rPr>
          </w:rPrChange>
        </w:rPr>
      </w:pPr>
      <w:r w:rsidRPr="002B0AAC">
        <w:rPr>
          <w:rFonts w:cs="Arial"/>
          <w:lang w:val="en-US"/>
          <w:rPrChange w:id="422" w:author="Giwa, Titilayo" w:date="2026-04-27T09:37:00Z" w16du:dateUtc="2026-04-27T08:37:00Z">
            <w:rPr>
              <w:rFonts w:cs="Arial"/>
            </w:rPr>
          </w:rPrChange>
        </w:rPr>
        <w:t>1.4.3</w:t>
      </w:r>
      <w:r w:rsidRPr="002B0AAC">
        <w:rPr>
          <w:rFonts w:cs="Arial"/>
          <w:lang w:val="en-US"/>
          <w:rPrChange w:id="423" w:author="Giwa, Titilayo" w:date="2026-04-27T09:37:00Z" w16du:dateUtc="2026-04-27T08:37:00Z">
            <w:rPr>
              <w:rFonts w:cs="Arial"/>
            </w:rPr>
          </w:rPrChange>
        </w:rPr>
        <w:tab/>
        <w:t xml:space="preserve">Language for communications </w:t>
      </w:r>
      <w:r w:rsidRPr="002B0AAC">
        <w:rPr>
          <w:rFonts w:cs="Arial"/>
          <w:lang w:val="en-US"/>
          <w:rPrChange w:id="424" w:author="Giwa, Titilayo" w:date="2026-04-27T09:37:00Z" w16du:dateUtc="2026-04-27T08:37:00Z">
            <w:rPr>
              <w:rFonts w:cs="Arial"/>
            </w:rPr>
          </w:rPrChange>
        </w:rPr>
        <w:tab/>
        <w:t>English</w:t>
      </w:r>
    </w:p>
    <w:p w14:paraId="39A7CEB9" w14:textId="77777777" w:rsidR="00D26C79" w:rsidRPr="002B0AAC" w:rsidRDefault="00D26C79" w:rsidP="00D26C79">
      <w:pPr>
        <w:tabs>
          <w:tab w:val="left" w:pos="1418"/>
          <w:tab w:val="left" w:pos="6237"/>
        </w:tabs>
        <w:ind w:right="-2"/>
        <w:rPr>
          <w:rFonts w:cs="Arial"/>
          <w:b/>
          <w:bCs/>
          <w:lang w:val="en-US"/>
          <w:rPrChange w:id="425" w:author="Giwa, Titilayo" w:date="2026-04-27T09:37:00Z" w16du:dateUtc="2026-04-27T08:37:00Z">
            <w:rPr>
              <w:rFonts w:cs="Arial"/>
              <w:b/>
              <w:bCs/>
            </w:rPr>
          </w:rPrChange>
        </w:rPr>
      </w:pPr>
    </w:p>
    <w:p w14:paraId="75B264B2" w14:textId="77777777" w:rsidR="00D26C79" w:rsidRPr="002B0AAC" w:rsidRDefault="00D26C79" w:rsidP="00D26C79">
      <w:pPr>
        <w:tabs>
          <w:tab w:val="left" w:pos="1418"/>
          <w:tab w:val="left" w:pos="6237"/>
        </w:tabs>
        <w:ind w:right="-2"/>
        <w:rPr>
          <w:rFonts w:cs="Arial"/>
          <w:b/>
          <w:bCs/>
          <w:lang w:val="en-US"/>
          <w:rPrChange w:id="426" w:author="Giwa, Titilayo" w:date="2026-04-27T09:37:00Z" w16du:dateUtc="2026-04-27T08:37:00Z">
            <w:rPr>
              <w:rFonts w:cs="Arial"/>
              <w:b/>
              <w:bCs/>
            </w:rPr>
          </w:rPrChange>
        </w:rPr>
      </w:pPr>
      <w:r w:rsidRPr="002B0AAC">
        <w:rPr>
          <w:rFonts w:cs="Arial"/>
          <w:b/>
          <w:bCs/>
          <w:lang w:val="en-US"/>
          <w:rPrChange w:id="427" w:author="Giwa, Titilayo" w:date="2026-04-27T09:37:00Z" w16du:dateUtc="2026-04-27T08:37:00Z">
            <w:rPr>
              <w:rFonts w:cs="Arial"/>
              <w:b/>
              <w:bCs/>
            </w:rPr>
          </w:rPrChange>
        </w:rPr>
        <w:lastRenderedPageBreak/>
        <w:t>1.8</w:t>
      </w:r>
      <w:r w:rsidRPr="002B0AAC">
        <w:rPr>
          <w:rFonts w:cs="Arial"/>
          <w:b/>
          <w:bCs/>
          <w:lang w:val="en-US"/>
          <w:rPrChange w:id="428" w:author="Giwa, Titilayo" w:date="2026-04-27T09:37:00Z" w16du:dateUtc="2026-04-27T08:37:00Z">
            <w:rPr>
              <w:rFonts w:cs="Arial"/>
              <w:b/>
              <w:bCs/>
            </w:rPr>
          </w:rPrChange>
        </w:rPr>
        <w:tab/>
        <w:t>Confidentiality</w:t>
      </w:r>
    </w:p>
    <w:p w14:paraId="57CE0A88" w14:textId="109F2B7A" w:rsidR="00D26C79" w:rsidRPr="002B0AAC" w:rsidRDefault="00D26C79" w:rsidP="002B0AAC">
      <w:pPr>
        <w:tabs>
          <w:tab w:val="left" w:pos="1418"/>
        </w:tabs>
        <w:spacing w:before="120" w:after="120"/>
        <w:ind w:left="6237" w:right="-2" w:hanging="5386"/>
        <w:rPr>
          <w:rFonts w:cs="Arial"/>
          <w:lang w:val="en-US"/>
          <w:rPrChange w:id="429" w:author="Giwa, Titilayo" w:date="2026-04-27T09:37:00Z" w16du:dateUtc="2026-04-27T08:37:00Z">
            <w:rPr>
              <w:rFonts w:cs="Arial"/>
            </w:rPr>
          </w:rPrChange>
        </w:rPr>
      </w:pPr>
      <w:r w:rsidRPr="002B0AAC">
        <w:rPr>
          <w:rFonts w:cs="Arial"/>
          <w:lang w:val="en-US"/>
          <w:rPrChange w:id="430" w:author="Giwa, Titilayo" w:date="2026-04-27T09:37:00Z" w16du:dateUtc="2026-04-27T08:37:00Z">
            <w:rPr>
              <w:rFonts w:cs="Arial"/>
            </w:rPr>
          </w:rPrChange>
        </w:rPr>
        <w:t>1.8.3</w:t>
      </w:r>
      <w:r w:rsidRPr="002B0AAC">
        <w:rPr>
          <w:rFonts w:cs="Arial"/>
          <w:lang w:val="en-US"/>
          <w:rPrChange w:id="431" w:author="Giwa, Titilayo" w:date="2026-04-27T09:37:00Z" w16du:dateUtc="2026-04-27T08:37:00Z">
            <w:rPr>
              <w:rFonts w:cs="Arial"/>
            </w:rPr>
          </w:rPrChange>
        </w:rPr>
        <w:tab/>
        <w:t xml:space="preserve">Period for expiry of confidentiality </w:t>
      </w:r>
      <w:r w:rsidRPr="002B0AAC">
        <w:rPr>
          <w:rFonts w:cs="Arial"/>
          <w:lang w:val="en-US"/>
          <w:rPrChange w:id="432" w:author="Giwa, Titilayo" w:date="2026-04-27T09:37:00Z" w16du:dateUtc="2026-04-27T08:37:00Z">
            <w:rPr>
              <w:rFonts w:cs="Arial"/>
            </w:rPr>
          </w:rPrChange>
        </w:rPr>
        <w:tab/>
        <w:t>One year after the completion of Services or termination of the agreement (whichever comes earlier)</w:t>
      </w:r>
    </w:p>
    <w:p w14:paraId="1676E5A4" w14:textId="77777777" w:rsidR="00D26C79" w:rsidRPr="002B0AAC" w:rsidRDefault="00D26C79" w:rsidP="00D26C79">
      <w:pPr>
        <w:tabs>
          <w:tab w:val="left" w:pos="1418"/>
          <w:tab w:val="left" w:pos="6237"/>
        </w:tabs>
        <w:ind w:right="-2"/>
        <w:rPr>
          <w:rFonts w:cs="Arial"/>
          <w:b/>
          <w:bCs/>
          <w:lang w:val="en-US"/>
          <w:rPrChange w:id="433" w:author="Giwa, Titilayo" w:date="2026-04-27T09:37:00Z" w16du:dateUtc="2026-04-27T08:37:00Z">
            <w:rPr>
              <w:rFonts w:cs="Arial"/>
              <w:b/>
              <w:bCs/>
            </w:rPr>
          </w:rPrChange>
        </w:rPr>
      </w:pPr>
      <w:r w:rsidRPr="002B0AAC">
        <w:rPr>
          <w:rFonts w:cs="Arial"/>
          <w:b/>
          <w:bCs/>
          <w:lang w:val="en-US"/>
          <w:rPrChange w:id="434" w:author="Giwa, Titilayo" w:date="2026-04-27T09:37:00Z" w16du:dateUtc="2026-04-27T08:37:00Z">
            <w:rPr>
              <w:rFonts w:cs="Arial"/>
              <w:b/>
              <w:bCs/>
            </w:rPr>
          </w:rPrChange>
        </w:rPr>
        <w:t>2.1</w:t>
      </w:r>
      <w:r w:rsidRPr="002B0AAC">
        <w:rPr>
          <w:rFonts w:cs="Arial"/>
          <w:b/>
          <w:bCs/>
          <w:lang w:val="en-US"/>
          <w:rPrChange w:id="435" w:author="Giwa, Titilayo" w:date="2026-04-27T09:37:00Z" w16du:dateUtc="2026-04-27T08:37:00Z">
            <w:rPr>
              <w:rFonts w:cs="Arial"/>
              <w:b/>
              <w:bCs/>
            </w:rPr>
          </w:rPrChange>
        </w:rPr>
        <w:tab/>
        <w:t xml:space="preserve">Information </w:t>
      </w:r>
    </w:p>
    <w:p w14:paraId="4468D9D0" w14:textId="50EF428E" w:rsidR="00E00090" w:rsidRPr="002B0AAC" w:rsidRDefault="00D26C79" w:rsidP="002B0AAC">
      <w:pPr>
        <w:tabs>
          <w:tab w:val="left" w:pos="1418"/>
        </w:tabs>
        <w:spacing w:before="120" w:after="120"/>
        <w:ind w:left="6237" w:right="-2" w:hanging="5386"/>
        <w:rPr>
          <w:rFonts w:cs="Arial"/>
          <w:lang w:val="en-US"/>
          <w:rPrChange w:id="436" w:author="Giwa, Titilayo" w:date="2026-04-27T09:37:00Z" w16du:dateUtc="2026-04-27T08:37:00Z">
            <w:rPr>
              <w:rFonts w:cs="Arial"/>
            </w:rPr>
          </w:rPrChange>
        </w:rPr>
      </w:pPr>
      <w:r w:rsidRPr="002B0AAC">
        <w:rPr>
          <w:rFonts w:cs="Arial"/>
          <w:lang w:val="en-US"/>
          <w:rPrChange w:id="437" w:author="Giwa, Titilayo" w:date="2026-04-27T09:37:00Z" w16du:dateUtc="2026-04-27T08:37:00Z">
            <w:rPr>
              <w:rFonts w:cs="Arial"/>
            </w:rPr>
          </w:rPrChange>
        </w:rPr>
        <w:t>2.1.1</w:t>
      </w:r>
      <w:r w:rsidRPr="002B0AAC">
        <w:rPr>
          <w:rFonts w:cs="Arial"/>
          <w:lang w:val="en-US"/>
          <w:rPrChange w:id="438" w:author="Giwa, Titilayo" w:date="2026-04-27T09:37:00Z" w16du:dateUtc="2026-04-27T08:37:00Z">
            <w:rPr>
              <w:rFonts w:cs="Arial"/>
            </w:rPr>
          </w:rPrChange>
        </w:rPr>
        <w:tab/>
      </w:r>
      <w:proofErr w:type="gramStart"/>
      <w:r w:rsidRPr="002B0AAC">
        <w:rPr>
          <w:rFonts w:cs="Arial"/>
          <w:lang w:val="en-US"/>
          <w:rPrChange w:id="439" w:author="Giwa, Titilayo" w:date="2026-04-27T09:37:00Z" w16du:dateUtc="2026-04-27T08:37:00Z">
            <w:rPr>
              <w:rFonts w:cs="Arial"/>
            </w:rPr>
          </w:rPrChange>
        </w:rPr>
        <w:t xml:space="preserve">Information  </w:t>
      </w:r>
      <w:r w:rsidRPr="002B0AAC">
        <w:rPr>
          <w:rFonts w:cs="Arial"/>
          <w:lang w:val="en-US"/>
          <w:rPrChange w:id="440" w:author="Giwa, Titilayo" w:date="2026-04-27T09:37:00Z" w16du:dateUtc="2026-04-27T08:37:00Z">
            <w:rPr>
              <w:rFonts w:cs="Arial"/>
            </w:rPr>
          </w:rPrChange>
        </w:rPr>
        <w:tab/>
      </w:r>
      <w:proofErr w:type="gramEnd"/>
      <w:r w:rsidRPr="002B0AAC">
        <w:rPr>
          <w:rFonts w:cs="Arial"/>
          <w:lang w:val="en-US"/>
          <w:rPrChange w:id="441" w:author="Giwa, Titilayo" w:date="2026-04-27T09:37:00Z" w16du:dateUtc="2026-04-27T08:37:00Z">
            <w:rPr>
              <w:rFonts w:cs="Arial"/>
            </w:rPr>
          </w:rPrChange>
        </w:rPr>
        <w:t xml:space="preserve">Clause 2.1.1 is amended as follows:         In order not to delay the Consultant in the performance of the Services, the Client shall </w:t>
      </w:r>
      <w:proofErr w:type="gramStart"/>
      <w:r w:rsidRPr="002B0AAC">
        <w:rPr>
          <w:rFonts w:cs="Arial"/>
          <w:lang w:val="en-US"/>
          <w:rPrChange w:id="442" w:author="Giwa, Titilayo" w:date="2026-04-27T09:37:00Z" w16du:dateUtc="2026-04-27T08:37:00Z">
            <w:rPr>
              <w:rFonts w:cs="Arial"/>
            </w:rPr>
          </w:rPrChange>
        </w:rPr>
        <w:t>have</w:t>
      </w:r>
      <w:proofErr w:type="gramEnd"/>
      <w:r w:rsidRPr="002B0AAC">
        <w:rPr>
          <w:rFonts w:cs="Arial"/>
          <w:lang w:val="en-US"/>
          <w:rPrChange w:id="443" w:author="Giwa, Titilayo" w:date="2026-04-27T09:37:00Z" w16du:dateUtc="2026-04-27T08:37:00Z">
            <w:rPr>
              <w:rFonts w:cs="Arial"/>
            </w:rPr>
          </w:rPrChange>
        </w:rPr>
        <w:t xml:space="preserve"> available by the commencement date and with due regard to the Programme, provide to the Consultant, free of cost, all information, and any further information reasonably requested by the Consultant. Any additional document requested by </w:t>
      </w:r>
      <w:proofErr w:type="gramStart"/>
      <w:r w:rsidRPr="002B0AAC">
        <w:rPr>
          <w:rFonts w:cs="Arial"/>
          <w:lang w:val="en-US"/>
          <w:rPrChange w:id="444" w:author="Giwa, Titilayo" w:date="2026-04-27T09:37:00Z" w16du:dateUtc="2026-04-27T08:37:00Z">
            <w:rPr>
              <w:rFonts w:cs="Arial"/>
            </w:rPr>
          </w:rPrChange>
        </w:rPr>
        <w:t>Consultant</w:t>
      </w:r>
      <w:proofErr w:type="gramEnd"/>
      <w:r w:rsidRPr="002B0AAC">
        <w:rPr>
          <w:rFonts w:cs="Arial"/>
          <w:lang w:val="en-US"/>
          <w:rPrChange w:id="445" w:author="Giwa, Titilayo" w:date="2026-04-27T09:37:00Z" w16du:dateUtc="2026-04-27T08:37:00Z">
            <w:rPr>
              <w:rFonts w:cs="Arial"/>
            </w:rPr>
          </w:rPrChange>
        </w:rPr>
        <w:t xml:space="preserve"> shall be provided by Client within </w:t>
      </w:r>
      <w:r w:rsidR="00C9028F" w:rsidRPr="002B0AAC">
        <w:rPr>
          <w:rFonts w:cs="Arial"/>
          <w:lang w:val="en-US"/>
          <w:rPrChange w:id="446" w:author="Giwa, Titilayo" w:date="2026-04-27T09:37:00Z" w16du:dateUtc="2026-04-27T08:37:00Z">
            <w:rPr>
              <w:rFonts w:cs="Arial"/>
            </w:rPr>
          </w:rPrChange>
        </w:rPr>
        <w:t>24 hours</w:t>
      </w:r>
      <w:r w:rsidRPr="002B0AAC">
        <w:rPr>
          <w:rFonts w:cs="Arial"/>
          <w:lang w:val="en-US"/>
          <w:rPrChange w:id="447" w:author="Giwa, Titilayo" w:date="2026-04-27T09:37:00Z" w16du:dateUtc="2026-04-27T08:37:00Z">
            <w:rPr>
              <w:rFonts w:cs="Arial"/>
            </w:rPr>
          </w:rPrChange>
        </w:rPr>
        <w:t xml:space="preserve"> of the request. </w:t>
      </w:r>
    </w:p>
    <w:p w14:paraId="1F96FAD8" w14:textId="77777777" w:rsidR="00C11910" w:rsidRPr="002B0AAC" w:rsidRDefault="00D26C79" w:rsidP="00C11910">
      <w:pPr>
        <w:tabs>
          <w:tab w:val="left" w:pos="1418"/>
        </w:tabs>
        <w:spacing w:before="120" w:after="120"/>
        <w:ind w:left="6237" w:right="-2" w:hanging="5386"/>
        <w:rPr>
          <w:ins w:id="448" w:author="GELIAS" w:date="2026-04-23T15:33:00Z"/>
          <w:rFonts w:cs="Arial"/>
          <w:lang w:val="en-US"/>
          <w:rPrChange w:id="449" w:author="Giwa, Titilayo" w:date="2026-04-27T09:37:00Z" w16du:dateUtc="2026-04-27T08:37:00Z">
            <w:rPr>
              <w:ins w:id="450" w:author="GELIAS" w:date="2026-04-23T15:33:00Z"/>
              <w:rFonts w:cs="Arial"/>
            </w:rPr>
          </w:rPrChange>
        </w:rPr>
      </w:pPr>
      <w:r w:rsidRPr="002B0AAC">
        <w:rPr>
          <w:rFonts w:cs="Arial"/>
          <w:lang w:val="en-US"/>
          <w:rPrChange w:id="451" w:author="Giwa, Titilayo" w:date="2026-04-27T09:37:00Z" w16du:dateUtc="2026-04-27T08:37:00Z">
            <w:rPr>
              <w:rFonts w:cs="Arial"/>
            </w:rPr>
          </w:rPrChange>
        </w:rPr>
        <w:t>2.2</w:t>
      </w:r>
      <w:del w:id="452" w:author="GELIAS" w:date="2026-04-23T15:34:00Z">
        <w:r w:rsidRPr="002B0AAC" w:rsidDel="00C11910">
          <w:rPr>
            <w:rFonts w:cs="Arial"/>
            <w:lang w:val="en-US"/>
            <w:rPrChange w:id="453" w:author="Giwa, Titilayo" w:date="2026-04-27T09:37:00Z" w16du:dateUtc="2026-04-27T08:37:00Z">
              <w:rPr>
                <w:rFonts w:cs="Arial"/>
              </w:rPr>
            </w:rPrChange>
          </w:rPr>
          <w:delText>.1</w:delText>
        </w:r>
      </w:del>
      <w:r w:rsidRPr="002B0AAC">
        <w:rPr>
          <w:rFonts w:cs="Arial"/>
          <w:lang w:val="en-US"/>
          <w:rPrChange w:id="454" w:author="Giwa, Titilayo" w:date="2026-04-27T09:37:00Z" w16du:dateUtc="2026-04-27T08:37:00Z">
            <w:rPr>
              <w:rFonts w:cs="Arial"/>
            </w:rPr>
          </w:rPrChange>
        </w:rPr>
        <w:tab/>
      </w:r>
      <w:proofErr w:type="gramStart"/>
      <w:r w:rsidRPr="002B0AAC">
        <w:rPr>
          <w:rFonts w:cs="Arial"/>
          <w:lang w:val="en-US"/>
          <w:rPrChange w:id="455" w:author="Giwa, Titilayo" w:date="2026-04-27T09:37:00Z" w16du:dateUtc="2026-04-27T08:37:00Z">
            <w:rPr>
              <w:rFonts w:cs="Arial"/>
            </w:rPr>
          </w:rPrChange>
        </w:rPr>
        <w:t xml:space="preserve">Decisions  </w:t>
      </w:r>
      <w:r w:rsidRPr="002B0AAC">
        <w:rPr>
          <w:rFonts w:cs="Arial"/>
          <w:lang w:val="en-US"/>
          <w:rPrChange w:id="456" w:author="Giwa, Titilayo" w:date="2026-04-27T09:37:00Z" w16du:dateUtc="2026-04-27T08:37:00Z">
            <w:rPr>
              <w:rFonts w:cs="Arial"/>
            </w:rPr>
          </w:rPrChange>
        </w:rPr>
        <w:tab/>
      </w:r>
      <w:proofErr w:type="gramEnd"/>
      <w:r w:rsidRPr="002B0AAC">
        <w:rPr>
          <w:rFonts w:cs="Arial"/>
          <w:lang w:val="en-US"/>
          <w:rPrChange w:id="457" w:author="Giwa, Titilayo" w:date="2026-04-27T09:37:00Z" w16du:dateUtc="2026-04-27T08:37:00Z">
            <w:rPr>
              <w:rFonts w:cs="Arial"/>
            </w:rPr>
          </w:rPrChange>
        </w:rPr>
        <w:t>Clause 2.2</w:t>
      </w:r>
      <w:ins w:id="458" w:author="GELIAS" w:date="2026-04-23T15:33:00Z">
        <w:r w:rsidR="00C11910" w:rsidRPr="002B0AAC">
          <w:rPr>
            <w:rFonts w:cs="Arial"/>
            <w:lang w:val="en-US"/>
            <w:rPrChange w:id="459" w:author="Giwa, Titilayo" w:date="2026-04-27T09:37:00Z" w16du:dateUtc="2026-04-27T08:37:00Z">
              <w:rPr>
                <w:rFonts w:cs="Arial"/>
              </w:rPr>
            </w:rPrChange>
          </w:rPr>
          <w:t xml:space="preserve"> is</w:t>
        </w:r>
      </w:ins>
      <w:del w:id="460" w:author="GELIAS" w:date="2026-04-23T15:33:00Z">
        <w:r w:rsidRPr="002B0AAC" w:rsidDel="00C11910">
          <w:rPr>
            <w:rFonts w:cs="Arial"/>
            <w:lang w:val="en-US"/>
            <w:rPrChange w:id="461" w:author="Giwa, Titilayo" w:date="2026-04-27T09:37:00Z" w16du:dateUtc="2026-04-27T08:37:00Z">
              <w:rPr>
                <w:rFonts w:cs="Arial"/>
              </w:rPr>
            </w:rPrChange>
          </w:rPr>
          <w:delText>.1 is</w:delText>
        </w:r>
      </w:del>
      <w:r w:rsidRPr="002B0AAC">
        <w:rPr>
          <w:rFonts w:cs="Arial"/>
          <w:lang w:val="en-US"/>
          <w:rPrChange w:id="462" w:author="Giwa, Titilayo" w:date="2026-04-27T09:37:00Z" w16du:dateUtc="2026-04-27T08:37:00Z">
            <w:rPr>
              <w:rFonts w:cs="Arial"/>
            </w:rPr>
          </w:rPrChange>
        </w:rPr>
        <w:t xml:space="preserve"> amended </w:t>
      </w:r>
      <w:ins w:id="463" w:author="GELIAS" w:date="2026-04-23T15:33:00Z">
        <w:r w:rsidR="00C11910" w:rsidRPr="002B0AAC">
          <w:rPr>
            <w:rFonts w:cs="Arial"/>
            <w:lang w:val="en-US"/>
            <w:rPrChange w:id="464" w:author="Giwa, Titilayo" w:date="2026-04-27T09:37:00Z" w16du:dateUtc="2026-04-27T08:37:00Z">
              <w:rPr>
                <w:rFonts w:cs="Arial"/>
              </w:rPr>
            </w:rPrChange>
          </w:rPr>
          <w:t>by the insertion of 2.2.2</w:t>
        </w:r>
      </w:ins>
      <w:del w:id="465" w:author="GELIAS" w:date="2026-04-23T15:33:00Z">
        <w:r w:rsidRPr="002B0AAC" w:rsidDel="00C11910">
          <w:rPr>
            <w:rFonts w:cs="Arial"/>
            <w:lang w:val="en-US"/>
            <w:rPrChange w:id="466" w:author="Giwa, Titilayo" w:date="2026-04-27T09:37:00Z" w16du:dateUtc="2026-04-27T08:37:00Z">
              <w:rPr>
                <w:rFonts w:cs="Arial"/>
              </w:rPr>
            </w:rPrChange>
          </w:rPr>
          <w:delText>as fol</w:delText>
        </w:r>
      </w:del>
      <w:commentRangeStart w:id="467"/>
      <w:commentRangeStart w:id="468"/>
    </w:p>
    <w:p w14:paraId="464F1A18" w14:textId="3A8B4C32" w:rsidR="00D26C79" w:rsidRPr="002B0AAC" w:rsidRDefault="00C11910" w:rsidP="002B0AAC">
      <w:pPr>
        <w:tabs>
          <w:tab w:val="left" w:pos="1418"/>
        </w:tabs>
        <w:spacing w:before="120" w:after="120"/>
        <w:ind w:left="6237" w:right="-2" w:hanging="5386"/>
        <w:rPr>
          <w:rFonts w:cs="Arial"/>
          <w:lang w:val="en-US"/>
          <w:rPrChange w:id="469" w:author="Giwa, Titilayo" w:date="2026-04-27T09:37:00Z" w16du:dateUtc="2026-04-27T08:37:00Z">
            <w:rPr>
              <w:rFonts w:cs="Arial"/>
            </w:rPr>
          </w:rPrChange>
        </w:rPr>
      </w:pPr>
      <w:ins w:id="470" w:author="GELIAS" w:date="2026-04-23T15:33:00Z">
        <w:r w:rsidRPr="002B0AAC">
          <w:rPr>
            <w:rFonts w:cs="Arial"/>
            <w:lang w:val="en-US"/>
            <w:rPrChange w:id="471" w:author="Giwa, Titilayo" w:date="2026-04-27T09:37:00Z" w16du:dateUtc="2026-04-27T08:37:00Z">
              <w:rPr>
                <w:rFonts w:cs="Arial"/>
              </w:rPr>
            </w:rPrChange>
          </w:rPr>
          <w:t>Clause 2.2.</w:t>
        </w:r>
      </w:ins>
      <w:ins w:id="472" w:author="GELIAS" w:date="2026-04-23T15:34:00Z">
        <w:r w:rsidRPr="002B0AAC">
          <w:rPr>
            <w:rFonts w:cs="Arial"/>
            <w:lang w:val="en-US"/>
            <w:rPrChange w:id="473" w:author="Giwa, Titilayo" w:date="2026-04-27T09:37:00Z" w16du:dateUtc="2026-04-27T08:37:00Z">
              <w:rPr>
                <w:rFonts w:cs="Arial"/>
              </w:rPr>
            </w:rPrChange>
          </w:rPr>
          <w:t>2</w:t>
        </w:r>
      </w:ins>
      <w:ins w:id="474" w:author="GELIAS" w:date="2026-04-23T15:33:00Z">
        <w:r w:rsidRPr="002B0AAC">
          <w:rPr>
            <w:rFonts w:cs="Arial"/>
            <w:lang w:val="en-US"/>
            <w:rPrChange w:id="475" w:author="Giwa, Titilayo" w:date="2026-04-27T09:37:00Z" w16du:dateUtc="2026-04-27T08:37:00Z">
              <w:rPr>
                <w:rFonts w:cs="Arial"/>
              </w:rPr>
            </w:rPrChange>
          </w:rPr>
          <w:tab/>
        </w:r>
      </w:ins>
      <w:ins w:id="476" w:author="GELIAS" w:date="2026-04-23T15:34:00Z">
        <w:r w:rsidRPr="002B0AAC">
          <w:rPr>
            <w:rFonts w:cs="Arial"/>
            <w:lang w:val="en-US"/>
            <w:rPrChange w:id="477" w:author="Giwa, Titilayo" w:date="2026-04-27T09:37:00Z" w16du:dateUtc="2026-04-27T08:37:00Z">
              <w:rPr>
                <w:rFonts w:cs="Arial"/>
              </w:rPr>
            </w:rPrChange>
          </w:rPr>
          <w:t xml:space="preserve">The </w:t>
        </w:r>
      </w:ins>
      <w:del w:id="478" w:author="GELIAS" w:date="2026-04-23T15:33:00Z">
        <w:r w:rsidR="00D26C79" w:rsidRPr="002B0AAC" w:rsidDel="00C11910">
          <w:rPr>
            <w:rFonts w:cs="Arial"/>
            <w:lang w:val="en-US"/>
            <w:rPrChange w:id="479" w:author="Giwa, Titilayo" w:date="2026-04-27T09:37:00Z" w16du:dateUtc="2026-04-27T08:37:00Z">
              <w:rPr>
                <w:rFonts w:cs="Arial"/>
              </w:rPr>
            </w:rPrChange>
          </w:rPr>
          <w:delText xml:space="preserve">lows:       On all matters </w:delText>
        </w:r>
      </w:del>
      <w:del w:id="480" w:author="GELIAS" w:date="2026-04-23T15:32:00Z">
        <w:r w:rsidR="00D26C79" w:rsidRPr="002B0AAC" w:rsidDel="00C11910">
          <w:rPr>
            <w:rFonts w:cs="Arial"/>
            <w:lang w:val="en-US"/>
            <w:rPrChange w:id="481" w:author="Giwa, Titilayo" w:date="2026-04-27T09:37:00Z" w16du:dateUtc="2026-04-27T08:37:00Z">
              <w:rPr>
                <w:rFonts w:cs="Arial"/>
              </w:rPr>
            </w:rPrChange>
          </w:rPr>
          <w:delText xml:space="preserve">properly </w:delText>
        </w:r>
      </w:del>
      <w:del w:id="482" w:author="GELIAS" w:date="2026-04-23T15:33:00Z">
        <w:r w:rsidR="00D26C79" w:rsidRPr="002B0AAC" w:rsidDel="00C11910">
          <w:rPr>
            <w:rFonts w:cs="Arial"/>
            <w:lang w:val="en-US"/>
            <w:rPrChange w:id="483" w:author="Giwa, Titilayo" w:date="2026-04-27T09:37:00Z" w16du:dateUtc="2026-04-27T08:37:00Z">
              <w:rPr>
                <w:rFonts w:cs="Arial"/>
              </w:rPr>
            </w:rPrChange>
          </w:rPr>
          <w:delText xml:space="preserve">referred to the Client in writing by the Consultant, the Client shall give its </w:delText>
        </w:r>
      </w:del>
      <w:commentRangeEnd w:id="467"/>
      <w:r w:rsidR="00912D5D">
        <w:rPr>
          <w:rStyle w:val="CommentReference"/>
        </w:rPr>
        <w:commentReference w:id="467"/>
      </w:r>
      <w:commentRangeEnd w:id="468"/>
      <w:r w:rsidR="0065409E">
        <w:rPr>
          <w:rStyle w:val="CommentReference"/>
        </w:rPr>
        <w:commentReference w:id="468"/>
      </w:r>
      <w:del w:id="484" w:author="GELIAS" w:date="2026-04-23T15:33:00Z">
        <w:r w:rsidR="00D26C79" w:rsidRPr="002B0AAC" w:rsidDel="00C11910">
          <w:rPr>
            <w:rFonts w:cs="Arial"/>
            <w:lang w:val="en-US"/>
            <w:rPrChange w:id="485" w:author="Giwa, Titilayo" w:date="2026-04-27T09:37:00Z" w16du:dateUtc="2026-04-27T08:37:00Z">
              <w:rPr>
                <w:rFonts w:cs="Arial"/>
              </w:rPr>
            </w:rPrChange>
          </w:rPr>
          <w:delText>decision, approval, consent, instruction or Variation, as the case may be, in writing within a reasonable time and with regard to the Programme so as not to delay the Services</w:delText>
        </w:r>
      </w:del>
      <w:del w:id="486" w:author="GELIAS" w:date="2026-04-23T15:34:00Z">
        <w:r w:rsidR="00D26C79" w:rsidRPr="002B0AAC" w:rsidDel="00C11910">
          <w:rPr>
            <w:rFonts w:cs="Arial"/>
            <w:lang w:val="en-US"/>
            <w:rPrChange w:id="487" w:author="Giwa, Titilayo" w:date="2026-04-27T09:37:00Z" w16du:dateUtc="2026-04-27T08:37:00Z">
              <w:rPr>
                <w:rFonts w:cs="Arial"/>
              </w:rPr>
            </w:rPrChange>
          </w:rPr>
          <w:delText xml:space="preserve">. </w:delText>
        </w:r>
      </w:del>
      <w:r w:rsidR="00D26C79" w:rsidRPr="002B0AAC">
        <w:rPr>
          <w:rFonts w:cs="Arial"/>
          <w:lang w:val="en-US"/>
          <w:rPrChange w:id="488" w:author="Giwa, Titilayo" w:date="2026-04-27T09:37:00Z" w16du:dateUtc="2026-04-27T08:37:00Z">
            <w:rPr>
              <w:rFonts w:cs="Arial"/>
            </w:rPr>
          </w:rPrChange>
        </w:rPr>
        <w:t xml:space="preserve">Client shall give its decision, approval, consent, comments, instruction as the case may be within </w:t>
      </w:r>
      <w:ins w:id="489" w:author="GELIAS" w:date="2026-04-23T17:07:00Z">
        <w:r w:rsidR="00DA45C2" w:rsidRPr="002B0AAC">
          <w:rPr>
            <w:rFonts w:cs="Arial"/>
            <w:lang w:val="en-US"/>
            <w:rPrChange w:id="490" w:author="Giwa, Titilayo" w:date="2026-04-27T09:37:00Z" w16du:dateUtc="2026-04-27T08:37:00Z">
              <w:rPr>
                <w:rFonts w:cs="Arial"/>
              </w:rPr>
            </w:rPrChange>
          </w:rPr>
          <w:t>5</w:t>
        </w:r>
      </w:ins>
      <w:del w:id="491" w:author="GELIAS" w:date="2026-04-23T17:07:00Z">
        <w:r w:rsidR="00D26C79" w:rsidRPr="002B0AAC" w:rsidDel="00DA45C2">
          <w:rPr>
            <w:rFonts w:cs="Arial"/>
            <w:lang w:val="en-US"/>
            <w:rPrChange w:id="492" w:author="Giwa, Titilayo" w:date="2026-04-27T09:37:00Z" w16du:dateUtc="2026-04-27T08:37:00Z">
              <w:rPr>
                <w:rFonts w:cs="Arial"/>
              </w:rPr>
            </w:rPrChange>
          </w:rPr>
          <w:delText>3</w:delText>
        </w:r>
      </w:del>
      <w:r w:rsidR="00C9028F" w:rsidRPr="002B0AAC">
        <w:rPr>
          <w:rFonts w:cs="Arial"/>
          <w:lang w:val="en-US"/>
          <w:rPrChange w:id="493" w:author="Giwa, Titilayo" w:date="2026-04-27T09:37:00Z" w16du:dateUtc="2026-04-27T08:37:00Z">
            <w:rPr>
              <w:rFonts w:cs="Arial"/>
            </w:rPr>
          </w:rPrChange>
        </w:rPr>
        <w:t xml:space="preserve"> </w:t>
      </w:r>
      <w:del w:id="494" w:author="GELIAS" w:date="2026-04-23T15:55:00Z">
        <w:r w:rsidR="00C9028F" w:rsidRPr="002B0AAC" w:rsidDel="005B5C03">
          <w:rPr>
            <w:rFonts w:cs="Arial"/>
            <w:lang w:val="en-US"/>
            <w:rPrChange w:id="495" w:author="Giwa, Titilayo" w:date="2026-04-27T09:37:00Z" w16du:dateUtc="2026-04-27T08:37:00Z">
              <w:rPr>
                <w:rFonts w:cs="Arial"/>
              </w:rPr>
            </w:rPrChange>
          </w:rPr>
          <w:delText>calendar</w:delText>
        </w:r>
        <w:r w:rsidR="00D26C79" w:rsidRPr="002B0AAC" w:rsidDel="005B5C03">
          <w:rPr>
            <w:rFonts w:cs="Arial"/>
            <w:lang w:val="en-US"/>
            <w:rPrChange w:id="496" w:author="Giwa, Titilayo" w:date="2026-04-27T09:37:00Z" w16du:dateUtc="2026-04-27T08:37:00Z">
              <w:rPr>
                <w:rFonts w:cs="Arial"/>
              </w:rPr>
            </w:rPrChange>
          </w:rPr>
          <w:delText xml:space="preserve"> </w:delText>
        </w:r>
      </w:del>
      <w:r w:rsidR="00D26C79" w:rsidRPr="002B0AAC">
        <w:rPr>
          <w:rFonts w:cs="Arial"/>
          <w:lang w:val="en-US"/>
          <w:rPrChange w:id="497" w:author="Giwa, Titilayo" w:date="2026-04-27T09:37:00Z" w16du:dateUtc="2026-04-27T08:37:00Z">
            <w:rPr>
              <w:rFonts w:cs="Arial"/>
            </w:rPr>
          </w:rPrChange>
        </w:rPr>
        <w:t xml:space="preserve">days so as not to delay the </w:t>
      </w:r>
      <w:ins w:id="498" w:author="GELIAS" w:date="2026-04-23T15:35:00Z">
        <w:r w:rsidR="006C1213" w:rsidRPr="002B0AAC">
          <w:rPr>
            <w:rFonts w:cs="Arial"/>
            <w:lang w:val="en-US"/>
            <w:rPrChange w:id="499" w:author="Giwa, Titilayo" w:date="2026-04-27T09:37:00Z" w16du:dateUtc="2026-04-27T08:37:00Z">
              <w:rPr>
                <w:rFonts w:cs="Arial"/>
              </w:rPr>
            </w:rPrChange>
          </w:rPr>
          <w:t>S</w:t>
        </w:r>
      </w:ins>
      <w:del w:id="500" w:author="GELIAS" w:date="2026-04-23T15:34:00Z">
        <w:r w:rsidR="00D26C79" w:rsidRPr="002B0AAC" w:rsidDel="00C11910">
          <w:rPr>
            <w:rFonts w:cs="Arial"/>
            <w:lang w:val="en-US"/>
            <w:rPrChange w:id="501" w:author="Giwa, Titilayo" w:date="2026-04-27T09:37:00Z" w16du:dateUtc="2026-04-27T08:37:00Z">
              <w:rPr>
                <w:rFonts w:cs="Arial"/>
              </w:rPr>
            </w:rPrChange>
          </w:rPr>
          <w:delText>s</w:delText>
        </w:r>
      </w:del>
      <w:r w:rsidR="00D26C79" w:rsidRPr="002B0AAC">
        <w:rPr>
          <w:rFonts w:cs="Arial"/>
          <w:lang w:val="en-US"/>
          <w:rPrChange w:id="502" w:author="Giwa, Titilayo" w:date="2026-04-27T09:37:00Z" w16du:dateUtc="2026-04-27T08:37:00Z">
            <w:rPr>
              <w:rFonts w:cs="Arial"/>
            </w:rPr>
          </w:rPrChange>
        </w:rPr>
        <w:t>ervices.</w:t>
      </w:r>
    </w:p>
    <w:p w14:paraId="60694D8C" w14:textId="77777777" w:rsidR="00DD47BC" w:rsidRPr="002B0AAC" w:rsidRDefault="00DD47BC" w:rsidP="00B128D9">
      <w:pPr>
        <w:tabs>
          <w:tab w:val="left" w:pos="1418"/>
        </w:tabs>
        <w:spacing w:before="120" w:after="120"/>
        <w:ind w:right="-2"/>
        <w:rPr>
          <w:rFonts w:cs="Arial"/>
          <w:lang w:val="en-US"/>
          <w:rPrChange w:id="503" w:author="Giwa, Titilayo" w:date="2026-04-27T09:37:00Z" w16du:dateUtc="2026-04-27T08:37:00Z">
            <w:rPr>
              <w:rFonts w:cs="Arial"/>
            </w:rPr>
          </w:rPrChange>
        </w:rPr>
      </w:pPr>
    </w:p>
    <w:p w14:paraId="007051DB" w14:textId="77777777" w:rsidR="00D26C79" w:rsidRPr="002B0AAC" w:rsidRDefault="00D26C79" w:rsidP="00D26C79">
      <w:pPr>
        <w:tabs>
          <w:tab w:val="left" w:pos="1418"/>
          <w:tab w:val="left" w:pos="6237"/>
        </w:tabs>
        <w:spacing w:before="120" w:after="120"/>
        <w:ind w:right="-2"/>
        <w:rPr>
          <w:rFonts w:cs="Arial"/>
          <w:b/>
          <w:bCs/>
          <w:lang w:val="en-US"/>
          <w:rPrChange w:id="504" w:author="Giwa, Titilayo" w:date="2026-04-27T09:37:00Z" w16du:dateUtc="2026-04-27T08:37:00Z">
            <w:rPr>
              <w:rFonts w:cs="Arial"/>
              <w:b/>
              <w:bCs/>
            </w:rPr>
          </w:rPrChange>
        </w:rPr>
      </w:pPr>
    </w:p>
    <w:p w14:paraId="7000E4B2" w14:textId="77777777" w:rsidR="00D26C79" w:rsidRPr="002B0AAC" w:rsidRDefault="00D26C79" w:rsidP="00D26C79">
      <w:pPr>
        <w:tabs>
          <w:tab w:val="left" w:pos="1418"/>
          <w:tab w:val="left" w:pos="6237"/>
        </w:tabs>
        <w:spacing w:before="120" w:after="120"/>
        <w:ind w:right="-2"/>
        <w:rPr>
          <w:rFonts w:cs="Arial"/>
          <w:b/>
          <w:bCs/>
          <w:lang w:val="en-US"/>
          <w:rPrChange w:id="505" w:author="Giwa, Titilayo" w:date="2026-04-27T09:37:00Z" w16du:dateUtc="2026-04-27T08:37:00Z">
            <w:rPr>
              <w:rFonts w:cs="Arial"/>
              <w:b/>
              <w:bCs/>
            </w:rPr>
          </w:rPrChange>
        </w:rPr>
      </w:pPr>
      <w:r w:rsidRPr="002B0AAC">
        <w:rPr>
          <w:rFonts w:cs="Arial"/>
          <w:b/>
          <w:bCs/>
          <w:lang w:val="en-US"/>
          <w:rPrChange w:id="506" w:author="Giwa, Titilayo" w:date="2026-04-27T09:37:00Z" w16du:dateUtc="2026-04-27T08:37:00Z">
            <w:rPr>
              <w:rFonts w:cs="Arial"/>
              <w:b/>
              <w:bCs/>
            </w:rPr>
          </w:rPrChange>
        </w:rPr>
        <w:t>4.2</w:t>
      </w:r>
      <w:r w:rsidRPr="002B0AAC">
        <w:rPr>
          <w:rFonts w:cs="Arial"/>
          <w:b/>
          <w:bCs/>
          <w:lang w:val="en-US"/>
          <w:rPrChange w:id="507" w:author="Giwa, Titilayo" w:date="2026-04-27T09:37:00Z" w16du:dateUtc="2026-04-27T08:37:00Z">
            <w:rPr>
              <w:rFonts w:cs="Arial"/>
              <w:b/>
              <w:bCs/>
            </w:rPr>
          </w:rPrChange>
        </w:rPr>
        <w:tab/>
        <w:t xml:space="preserve">Commencement and Completion of Services </w:t>
      </w:r>
    </w:p>
    <w:p w14:paraId="6D526BF6" w14:textId="1BA6D1CD" w:rsidR="00D26C79" w:rsidRPr="002B0AAC" w:rsidRDefault="00D26C79" w:rsidP="00D26C79">
      <w:pPr>
        <w:tabs>
          <w:tab w:val="left" w:pos="1418"/>
          <w:tab w:val="left" w:pos="6237"/>
        </w:tabs>
        <w:spacing w:before="120" w:after="120"/>
        <w:ind w:left="6237" w:right="-2" w:hanging="5386"/>
        <w:rPr>
          <w:rFonts w:cs="Arial"/>
          <w:lang w:val="en-US"/>
          <w:rPrChange w:id="508" w:author="Giwa, Titilayo" w:date="2026-04-27T09:37:00Z" w16du:dateUtc="2026-04-27T08:37:00Z">
            <w:rPr>
              <w:rFonts w:cs="Arial"/>
            </w:rPr>
          </w:rPrChange>
        </w:rPr>
      </w:pPr>
      <w:r w:rsidRPr="002B0AAC">
        <w:rPr>
          <w:rFonts w:cs="Arial"/>
          <w:lang w:val="en-US"/>
          <w:rPrChange w:id="509" w:author="Giwa, Titilayo" w:date="2026-04-27T09:37:00Z" w16du:dateUtc="2026-04-27T08:37:00Z">
            <w:rPr>
              <w:rFonts w:cs="Arial"/>
            </w:rPr>
          </w:rPrChange>
        </w:rPr>
        <w:t>4.2.1</w:t>
      </w:r>
      <w:r w:rsidRPr="002B0AAC">
        <w:rPr>
          <w:rFonts w:cs="Arial"/>
          <w:lang w:val="en-US"/>
          <w:rPrChange w:id="510" w:author="Giwa, Titilayo" w:date="2026-04-27T09:37:00Z" w16du:dateUtc="2026-04-27T08:37:00Z">
            <w:rPr>
              <w:rFonts w:cs="Arial"/>
            </w:rPr>
          </w:rPrChange>
        </w:rPr>
        <w:tab/>
      </w:r>
      <w:r w:rsidRPr="002B0AAC">
        <w:rPr>
          <w:rFonts w:cs="Arial"/>
          <w:lang w:val="en-US"/>
          <w:rPrChange w:id="511" w:author="Giwa, Titilayo" w:date="2026-04-27T09:37:00Z" w16du:dateUtc="2026-04-27T08:37:00Z">
            <w:rPr>
              <w:rFonts w:cs="Arial"/>
            </w:rPr>
          </w:rPrChange>
        </w:rPr>
        <w:tab/>
        <w:t xml:space="preserve">Clause 4.2.1 is amended as follows:       </w:t>
      </w:r>
      <w:commentRangeStart w:id="512"/>
      <w:commentRangeStart w:id="513"/>
      <w:r w:rsidRPr="002B0AAC">
        <w:rPr>
          <w:rFonts w:cs="Arial"/>
          <w:highlight w:val="yellow"/>
          <w:lang w:val="en-US"/>
          <w:rPrChange w:id="514" w:author="Giwa, Titilayo" w:date="2026-04-27T09:37:00Z" w16du:dateUtc="2026-04-27T08:37:00Z">
            <w:rPr>
              <w:rFonts w:cs="Arial"/>
              <w:highlight w:val="yellow"/>
            </w:rPr>
          </w:rPrChange>
        </w:rPr>
        <w:t>The Consultant shall commence the performance of the Service</w:t>
      </w:r>
      <w:r w:rsidR="00692F78" w:rsidRPr="002B0AAC">
        <w:rPr>
          <w:rFonts w:cs="Arial"/>
          <w:highlight w:val="yellow"/>
          <w:lang w:val="en-US"/>
          <w:rPrChange w:id="515" w:author="Giwa, Titilayo" w:date="2026-04-27T09:37:00Z" w16du:dateUtc="2026-04-27T08:37:00Z">
            <w:rPr>
              <w:rFonts w:cs="Arial"/>
              <w:highlight w:val="yellow"/>
            </w:rPr>
          </w:rPrChange>
        </w:rPr>
        <w:t xml:space="preserve">s </w:t>
      </w:r>
      <w:proofErr w:type="gramStart"/>
      <w:r w:rsidR="00692F78" w:rsidRPr="002B0AAC">
        <w:rPr>
          <w:rFonts w:cs="Arial"/>
          <w:highlight w:val="yellow"/>
          <w:lang w:val="en-US"/>
          <w:rPrChange w:id="516" w:author="Giwa, Titilayo" w:date="2026-04-27T09:37:00Z" w16du:dateUtc="2026-04-27T08:37:00Z">
            <w:rPr>
              <w:rFonts w:cs="Arial"/>
              <w:highlight w:val="yellow"/>
            </w:rPr>
          </w:rPrChange>
        </w:rPr>
        <w:t>a</w:t>
      </w:r>
      <w:r w:rsidR="00852A15" w:rsidRPr="002B0AAC">
        <w:rPr>
          <w:rFonts w:cs="Arial"/>
          <w:highlight w:val="yellow"/>
          <w:lang w:val="en-US"/>
          <w:rPrChange w:id="517" w:author="Giwa, Titilayo" w:date="2026-04-27T09:37:00Z" w16du:dateUtc="2026-04-27T08:37:00Z">
            <w:rPr>
              <w:rFonts w:cs="Arial"/>
              <w:highlight w:val="yellow"/>
            </w:rPr>
          </w:rPrChange>
        </w:rPr>
        <w:t>fter  the</w:t>
      </w:r>
      <w:proofErr w:type="gramEnd"/>
      <w:r w:rsidR="00852A15" w:rsidRPr="002B0AAC">
        <w:rPr>
          <w:rFonts w:cs="Arial"/>
          <w:highlight w:val="yellow"/>
          <w:lang w:val="en-US"/>
          <w:rPrChange w:id="518" w:author="Giwa, Titilayo" w:date="2026-04-27T09:37:00Z" w16du:dateUtc="2026-04-27T08:37:00Z">
            <w:rPr>
              <w:rFonts w:cs="Arial"/>
              <w:highlight w:val="yellow"/>
            </w:rPr>
          </w:rPrChange>
        </w:rPr>
        <w:t xml:space="preserve"> Kick-off meeting provided that</w:t>
      </w:r>
      <w:r w:rsidR="00852A15" w:rsidRPr="002B0AAC">
        <w:rPr>
          <w:rFonts w:cs="Arial"/>
          <w:lang w:val="en-US"/>
          <w:rPrChange w:id="519" w:author="Giwa, Titilayo" w:date="2026-04-27T09:37:00Z" w16du:dateUtc="2026-04-27T08:37:00Z">
            <w:rPr>
              <w:rFonts w:cs="Arial"/>
            </w:rPr>
          </w:rPrChange>
        </w:rPr>
        <w:t xml:space="preserve"> </w:t>
      </w:r>
      <w:r w:rsidRPr="002B0AAC">
        <w:rPr>
          <w:rFonts w:cs="Arial"/>
          <w:lang w:val="en-US"/>
          <w:rPrChange w:id="520" w:author="Giwa, Titilayo" w:date="2026-04-27T09:37:00Z" w16du:dateUtc="2026-04-27T08:37:00Z">
            <w:rPr>
              <w:rFonts w:cs="Arial"/>
            </w:rPr>
          </w:rPrChange>
        </w:rPr>
        <w:t xml:space="preserve"> </w:t>
      </w:r>
      <w:commentRangeEnd w:id="512"/>
      <w:r w:rsidR="00C53145" w:rsidRPr="008A3A92">
        <w:rPr>
          <w:rStyle w:val="CommentReference"/>
          <w:rFonts w:cs="Arial"/>
          <w:sz w:val="24"/>
          <w:szCs w:val="24"/>
        </w:rPr>
        <w:commentReference w:id="512"/>
      </w:r>
      <w:commentRangeEnd w:id="513"/>
      <w:r w:rsidR="00912D5D">
        <w:rPr>
          <w:rStyle w:val="CommentReference"/>
        </w:rPr>
        <w:commentReference w:id="513"/>
      </w:r>
    </w:p>
    <w:p w14:paraId="0E04A5F2" w14:textId="77777777" w:rsidR="00D26C79" w:rsidRPr="002B0AAC" w:rsidRDefault="00D26C79" w:rsidP="00D26C79">
      <w:pPr>
        <w:rPr>
          <w:rFonts w:cs="Arial"/>
          <w:lang w:val="en-US"/>
          <w:rPrChange w:id="521" w:author="Giwa, Titilayo" w:date="2026-04-27T09:37:00Z" w16du:dateUtc="2026-04-27T08:37:00Z">
            <w:rPr>
              <w:rFonts w:cs="Arial"/>
            </w:rPr>
          </w:rPrChange>
        </w:rPr>
      </w:pPr>
      <w:r w:rsidRPr="002B0AAC">
        <w:rPr>
          <w:rFonts w:cs="Arial"/>
          <w:lang w:val="en-US"/>
          <w:rPrChange w:id="522" w:author="Giwa, Titilayo" w:date="2026-04-27T09:37:00Z" w16du:dateUtc="2026-04-27T08:37:00Z">
            <w:rPr>
              <w:rFonts w:cs="Arial"/>
            </w:rPr>
          </w:rPrChange>
        </w:rPr>
        <w:br w:type="page"/>
      </w:r>
    </w:p>
    <w:p w14:paraId="635EE5D7" w14:textId="77777777" w:rsidR="00D26C79" w:rsidRPr="002B0AAC" w:rsidRDefault="00D26C79" w:rsidP="00D26C79">
      <w:pPr>
        <w:tabs>
          <w:tab w:val="left" w:pos="1418"/>
          <w:tab w:val="left" w:pos="6237"/>
        </w:tabs>
        <w:spacing w:before="120" w:after="120"/>
        <w:ind w:right="-2"/>
        <w:rPr>
          <w:rFonts w:cs="Arial"/>
          <w:b/>
          <w:bCs/>
          <w:lang w:val="en-US"/>
          <w:rPrChange w:id="523" w:author="Giwa, Titilayo" w:date="2026-04-27T09:37:00Z" w16du:dateUtc="2026-04-27T08:37:00Z">
            <w:rPr>
              <w:rFonts w:cs="Arial"/>
              <w:b/>
              <w:bCs/>
            </w:rPr>
          </w:rPrChange>
        </w:rPr>
      </w:pPr>
      <w:r w:rsidRPr="002B0AAC">
        <w:rPr>
          <w:rFonts w:cs="Arial"/>
          <w:b/>
          <w:bCs/>
          <w:lang w:val="en-US"/>
          <w:rPrChange w:id="524" w:author="Giwa, Titilayo" w:date="2026-04-27T09:37:00Z" w16du:dateUtc="2026-04-27T08:37:00Z">
            <w:rPr>
              <w:rFonts w:cs="Arial"/>
              <w:b/>
              <w:bCs/>
            </w:rPr>
          </w:rPrChange>
        </w:rPr>
        <w:lastRenderedPageBreak/>
        <w:t>4.3</w:t>
      </w:r>
      <w:r w:rsidRPr="002B0AAC">
        <w:rPr>
          <w:rFonts w:cs="Arial"/>
          <w:b/>
          <w:bCs/>
          <w:lang w:val="en-US"/>
          <w:rPrChange w:id="525" w:author="Giwa, Titilayo" w:date="2026-04-27T09:37:00Z" w16du:dateUtc="2026-04-27T08:37:00Z">
            <w:rPr>
              <w:rFonts w:cs="Arial"/>
              <w:b/>
              <w:bCs/>
            </w:rPr>
          </w:rPrChange>
        </w:rPr>
        <w:tab/>
        <w:t xml:space="preserve">Programme  </w:t>
      </w:r>
    </w:p>
    <w:p w14:paraId="4AA45A66" w14:textId="5A021E5F" w:rsidR="00D26C79" w:rsidRPr="002B0AAC" w:rsidRDefault="006C1213" w:rsidP="002B0AAC">
      <w:pPr>
        <w:tabs>
          <w:tab w:val="left" w:pos="1418"/>
          <w:tab w:val="left" w:pos="6237"/>
        </w:tabs>
        <w:spacing w:before="120" w:after="120"/>
        <w:ind w:left="6237" w:right="-2" w:hanging="5386"/>
        <w:rPr>
          <w:rFonts w:cs="Arial"/>
          <w:lang w:val="en-US"/>
          <w:rPrChange w:id="526" w:author="Giwa, Titilayo" w:date="2026-04-27T09:37:00Z" w16du:dateUtc="2026-04-27T08:37:00Z">
            <w:rPr>
              <w:rFonts w:cs="Arial"/>
            </w:rPr>
          </w:rPrChange>
        </w:rPr>
      </w:pPr>
      <w:ins w:id="527" w:author="GELIAS" w:date="2026-04-23T15:36:00Z">
        <w:r w:rsidRPr="002B0AAC">
          <w:rPr>
            <w:rFonts w:cs="Arial"/>
            <w:lang w:val="en-US"/>
            <w:rPrChange w:id="528" w:author="Giwa, Titilayo" w:date="2026-04-27T09:37:00Z" w16du:dateUtc="2026-04-27T08:37:00Z">
              <w:rPr>
                <w:rFonts w:cs="Arial"/>
              </w:rPr>
            </w:rPrChange>
          </w:rPr>
          <w:tab/>
        </w:r>
      </w:ins>
      <w:r w:rsidR="00D26C79" w:rsidRPr="002B0AAC">
        <w:rPr>
          <w:rFonts w:cs="Arial"/>
          <w:lang w:val="en-US"/>
          <w:rPrChange w:id="529" w:author="Giwa, Titilayo" w:date="2026-04-27T09:37:00Z" w16du:dateUtc="2026-04-27T08:37:00Z">
            <w:rPr>
              <w:rFonts w:cs="Arial"/>
            </w:rPr>
          </w:rPrChange>
        </w:rPr>
        <w:t>4.3.1</w:t>
      </w:r>
      <w:del w:id="530" w:author="GELIAS" w:date="2026-04-23T15:36:00Z">
        <w:r w:rsidR="00D26C79" w:rsidRPr="002B0AAC" w:rsidDel="006C1213">
          <w:rPr>
            <w:rFonts w:cs="Arial"/>
            <w:lang w:val="en-US"/>
            <w:rPrChange w:id="531" w:author="Giwa, Titilayo" w:date="2026-04-27T09:37:00Z" w16du:dateUtc="2026-04-27T08:37:00Z">
              <w:rPr>
                <w:rFonts w:cs="Arial"/>
              </w:rPr>
            </w:rPrChange>
          </w:rPr>
          <w:tab/>
        </w:r>
      </w:del>
      <w:r w:rsidR="00D26C79" w:rsidRPr="002B0AAC">
        <w:rPr>
          <w:rFonts w:cs="Arial"/>
          <w:lang w:val="en-US"/>
          <w:rPrChange w:id="532" w:author="Giwa, Titilayo" w:date="2026-04-27T09:37:00Z" w16du:dateUtc="2026-04-27T08:37:00Z">
            <w:rPr>
              <w:rFonts w:cs="Arial"/>
            </w:rPr>
          </w:rPrChange>
        </w:rPr>
        <w:tab/>
        <w:t xml:space="preserve">Clause 4.3.1 is amended as follows:       The </w:t>
      </w:r>
      <w:r w:rsidR="00D26C79" w:rsidRPr="00C9028F">
        <w:rPr>
          <w:rFonts w:cs="Arial"/>
          <w:lang w:val="en-GB"/>
        </w:rPr>
        <w:t>Programme</w:t>
      </w:r>
      <w:r w:rsidR="00D26C79" w:rsidRPr="002B0AAC">
        <w:rPr>
          <w:rFonts w:cs="Arial"/>
          <w:lang w:val="en-US"/>
          <w:rPrChange w:id="533" w:author="Giwa, Titilayo" w:date="2026-04-27T09:37:00Z" w16du:dateUtc="2026-04-27T08:37:00Z">
            <w:rPr>
              <w:rFonts w:cs="Arial"/>
            </w:rPr>
          </w:rPrChange>
        </w:rPr>
        <w:t xml:space="preserve"> shall be as stated in Consultant’s</w:t>
      </w:r>
      <w:r w:rsidR="001009C1" w:rsidRPr="002B0AAC">
        <w:rPr>
          <w:rFonts w:cs="Arial"/>
          <w:lang w:val="en-US"/>
          <w:rPrChange w:id="534" w:author="Giwa, Titilayo" w:date="2026-04-27T09:37:00Z" w16du:dateUtc="2026-04-27T08:37:00Z">
            <w:rPr>
              <w:rFonts w:cs="Arial"/>
            </w:rPr>
          </w:rPrChange>
        </w:rPr>
        <w:t xml:space="preserve"> </w:t>
      </w:r>
      <w:r w:rsidR="00D26C79" w:rsidRPr="002B0AAC">
        <w:rPr>
          <w:rFonts w:cs="Arial"/>
          <w:lang w:val="en-US"/>
          <w:rPrChange w:id="535" w:author="Giwa, Titilayo" w:date="2026-04-27T09:37:00Z" w16du:dateUtc="2026-04-27T08:37:00Z">
            <w:rPr>
              <w:rFonts w:cs="Arial"/>
            </w:rPr>
          </w:rPrChange>
        </w:rPr>
        <w:t xml:space="preserve">Proposal contained in </w:t>
      </w:r>
      <w:r w:rsidR="008A3A92" w:rsidRPr="002B0AAC">
        <w:rPr>
          <w:rFonts w:cs="Arial"/>
          <w:lang w:val="en-US"/>
          <w:rPrChange w:id="536" w:author="Giwa, Titilayo" w:date="2026-04-27T09:37:00Z" w16du:dateUtc="2026-04-27T08:37:00Z">
            <w:rPr>
              <w:rFonts w:cs="Arial"/>
            </w:rPr>
          </w:rPrChange>
        </w:rPr>
        <w:t>20877-ILF-NGR-OD-00001_Rev0 dated 6</w:t>
      </w:r>
      <w:r w:rsidR="008A3A92" w:rsidRPr="002B0AAC">
        <w:rPr>
          <w:rFonts w:cs="Arial"/>
          <w:vertAlign w:val="superscript"/>
          <w:lang w:val="en-US"/>
          <w:rPrChange w:id="537" w:author="Giwa, Titilayo" w:date="2026-04-27T09:37:00Z" w16du:dateUtc="2026-04-27T08:37:00Z">
            <w:rPr>
              <w:rFonts w:cs="Arial"/>
              <w:vertAlign w:val="superscript"/>
            </w:rPr>
          </w:rPrChange>
        </w:rPr>
        <w:t>th</w:t>
      </w:r>
      <w:r w:rsidR="008A3A92" w:rsidRPr="002B0AAC">
        <w:rPr>
          <w:rFonts w:cs="Arial"/>
          <w:lang w:val="en-US"/>
          <w:rPrChange w:id="538" w:author="Giwa, Titilayo" w:date="2026-04-27T09:37:00Z" w16du:dateUtc="2026-04-27T08:37:00Z">
            <w:rPr>
              <w:rFonts w:cs="Arial"/>
            </w:rPr>
          </w:rPrChange>
        </w:rPr>
        <w:t xml:space="preserve"> February 2026</w:t>
      </w:r>
      <w:r w:rsidR="00D26C79" w:rsidRPr="002B0AAC">
        <w:rPr>
          <w:rFonts w:cs="Arial"/>
          <w:lang w:val="en-US"/>
          <w:rPrChange w:id="539" w:author="Giwa, Titilayo" w:date="2026-04-27T09:37:00Z" w16du:dateUtc="2026-04-27T08:37:00Z">
            <w:rPr>
              <w:rFonts w:cs="Arial"/>
            </w:rPr>
          </w:rPrChange>
        </w:rPr>
        <w:t>.</w:t>
      </w:r>
    </w:p>
    <w:p w14:paraId="7768B5BE" w14:textId="77777777" w:rsidR="00387034" w:rsidRPr="002B0AAC" w:rsidRDefault="00FD741D" w:rsidP="002B0AAC">
      <w:pPr>
        <w:tabs>
          <w:tab w:val="left" w:pos="1418"/>
          <w:tab w:val="left" w:pos="6237"/>
        </w:tabs>
        <w:spacing w:before="120" w:after="120"/>
        <w:ind w:right="-2"/>
        <w:rPr>
          <w:rFonts w:cs="Arial"/>
          <w:b/>
          <w:bCs/>
          <w:lang w:val="en-US"/>
          <w:rPrChange w:id="540" w:author="Giwa, Titilayo" w:date="2026-04-27T09:37:00Z" w16du:dateUtc="2026-04-27T08:37:00Z">
            <w:rPr>
              <w:rFonts w:cs="Arial"/>
              <w:b/>
              <w:bCs/>
            </w:rPr>
          </w:rPrChange>
        </w:rPr>
      </w:pPr>
      <w:r w:rsidRPr="002B0AAC">
        <w:rPr>
          <w:rFonts w:cs="Arial"/>
          <w:b/>
          <w:bCs/>
          <w:lang w:val="en-US"/>
          <w:rPrChange w:id="541" w:author="Giwa, Titilayo" w:date="2026-04-27T09:37:00Z" w16du:dateUtc="2026-04-27T08:37:00Z">
            <w:rPr>
              <w:rFonts w:cs="Arial"/>
              <w:b/>
              <w:bCs/>
            </w:rPr>
          </w:rPrChange>
        </w:rPr>
        <w:t>4.6</w:t>
      </w:r>
      <w:r w:rsidRPr="002B0AAC">
        <w:rPr>
          <w:rFonts w:cs="Arial"/>
          <w:b/>
          <w:bCs/>
          <w:lang w:val="en-US"/>
          <w:rPrChange w:id="542" w:author="Giwa, Titilayo" w:date="2026-04-27T09:37:00Z" w16du:dateUtc="2026-04-27T08:37:00Z">
            <w:rPr>
              <w:rFonts w:cs="Arial"/>
              <w:b/>
              <w:bCs/>
            </w:rPr>
          </w:rPrChange>
        </w:rPr>
        <w:tab/>
      </w:r>
      <w:r w:rsidR="00387034" w:rsidRPr="002B0AAC">
        <w:rPr>
          <w:rFonts w:cs="Arial"/>
          <w:b/>
          <w:bCs/>
          <w:lang w:val="en-US"/>
          <w:rPrChange w:id="543" w:author="Giwa, Titilayo" w:date="2026-04-27T09:37:00Z" w16du:dateUtc="2026-04-27T08:37:00Z">
            <w:rPr>
              <w:rFonts w:cs="Arial"/>
              <w:b/>
              <w:bCs/>
            </w:rPr>
          </w:rPrChange>
        </w:rPr>
        <w:t>Rate of progress of Services</w:t>
      </w:r>
    </w:p>
    <w:p w14:paraId="3EFD8E4E" w14:textId="7CE764F8" w:rsidR="00FD741D" w:rsidRPr="002B0AAC" w:rsidRDefault="00387034" w:rsidP="002B0AAC">
      <w:pPr>
        <w:tabs>
          <w:tab w:val="left" w:pos="1418"/>
          <w:tab w:val="left" w:pos="6237"/>
        </w:tabs>
        <w:spacing w:before="120" w:after="120"/>
        <w:ind w:right="-2"/>
        <w:rPr>
          <w:rFonts w:cs="Arial"/>
          <w:lang w:val="en-US"/>
          <w:rPrChange w:id="544" w:author="Giwa, Titilayo" w:date="2026-04-27T09:37:00Z" w16du:dateUtc="2026-04-27T08:37:00Z">
            <w:rPr>
              <w:rFonts w:cs="Arial"/>
            </w:rPr>
          </w:rPrChange>
        </w:rPr>
      </w:pPr>
      <w:r w:rsidRPr="002B0AAC">
        <w:rPr>
          <w:rFonts w:cs="Arial"/>
          <w:lang w:val="en-US"/>
          <w:rPrChange w:id="545" w:author="Giwa, Titilayo" w:date="2026-04-27T09:37:00Z" w16du:dateUtc="2026-04-27T08:37:00Z">
            <w:rPr>
              <w:rFonts w:cs="Arial"/>
            </w:rPr>
          </w:rPrChange>
        </w:rPr>
        <w:t xml:space="preserve">     </w:t>
      </w:r>
      <w:ins w:id="546" w:author="GELIAS" w:date="2026-04-23T15:35:00Z">
        <w:r w:rsidR="006C1213" w:rsidRPr="002B0AAC">
          <w:rPr>
            <w:rFonts w:cs="Arial"/>
            <w:lang w:val="en-US"/>
            <w:rPrChange w:id="547" w:author="Giwa, Titilayo" w:date="2026-04-27T09:37:00Z" w16du:dateUtc="2026-04-27T08:37:00Z">
              <w:rPr>
                <w:rFonts w:cs="Arial"/>
              </w:rPr>
            </w:rPrChange>
          </w:rPr>
          <w:tab/>
        </w:r>
      </w:ins>
      <w:r w:rsidRPr="002B0AAC">
        <w:rPr>
          <w:rFonts w:cs="Arial"/>
          <w:lang w:val="en-US"/>
          <w:rPrChange w:id="548" w:author="Giwa, Titilayo" w:date="2026-04-27T09:37:00Z" w16du:dateUtc="2026-04-27T08:37:00Z">
            <w:rPr>
              <w:rFonts w:cs="Arial"/>
            </w:rPr>
          </w:rPrChange>
        </w:rPr>
        <w:t xml:space="preserve"> 4.</w:t>
      </w:r>
      <w:r w:rsidR="00060D79" w:rsidRPr="002B0AAC">
        <w:rPr>
          <w:rFonts w:cs="Arial"/>
          <w:lang w:val="en-US"/>
          <w:rPrChange w:id="549" w:author="Giwa, Titilayo" w:date="2026-04-27T09:37:00Z" w16du:dateUtc="2026-04-27T08:37:00Z">
            <w:rPr>
              <w:rFonts w:cs="Arial"/>
            </w:rPr>
          </w:rPrChange>
        </w:rPr>
        <w:t>6.3</w:t>
      </w:r>
      <w:r w:rsidR="00060D79" w:rsidRPr="002B0AAC">
        <w:rPr>
          <w:rFonts w:cs="Arial"/>
          <w:lang w:val="en-US"/>
          <w:rPrChange w:id="550" w:author="Giwa, Titilayo" w:date="2026-04-27T09:37:00Z" w16du:dateUtc="2026-04-27T08:37:00Z">
            <w:rPr>
              <w:rFonts w:cs="Arial"/>
            </w:rPr>
          </w:rPrChange>
        </w:rPr>
        <w:tab/>
      </w:r>
      <w:del w:id="551" w:author="GELIAS" w:date="2026-04-23T15:36:00Z">
        <w:r w:rsidR="00060D79" w:rsidRPr="002B0AAC" w:rsidDel="006C1213">
          <w:rPr>
            <w:rFonts w:cs="Arial"/>
            <w:lang w:val="en-US"/>
            <w:rPrChange w:id="552" w:author="Giwa, Titilayo" w:date="2026-04-27T09:37:00Z" w16du:dateUtc="2026-04-27T08:37:00Z">
              <w:rPr>
                <w:rFonts w:cs="Arial"/>
              </w:rPr>
            </w:rPrChange>
          </w:rPr>
          <w:tab/>
        </w:r>
      </w:del>
      <w:r w:rsidR="00060D79" w:rsidRPr="002B0AAC">
        <w:rPr>
          <w:rFonts w:cs="Arial"/>
          <w:lang w:val="en-US"/>
          <w:rPrChange w:id="553" w:author="Giwa, Titilayo" w:date="2026-04-27T09:37:00Z" w16du:dateUtc="2026-04-27T08:37:00Z">
            <w:rPr>
              <w:rFonts w:cs="Arial"/>
            </w:rPr>
          </w:rPrChange>
        </w:rPr>
        <w:t>Clause 4.6.3 is amended as follows:</w:t>
      </w:r>
    </w:p>
    <w:p w14:paraId="1E2CC71C" w14:textId="24772042" w:rsidR="00D26C79" w:rsidRPr="002B0AAC" w:rsidRDefault="004624CB" w:rsidP="002B0AAC">
      <w:pPr>
        <w:tabs>
          <w:tab w:val="left" w:pos="1418"/>
          <w:tab w:val="left" w:pos="6237"/>
        </w:tabs>
        <w:spacing w:before="120" w:after="120"/>
        <w:ind w:left="6237" w:right="-2"/>
        <w:rPr>
          <w:rFonts w:cs="Arial"/>
          <w:lang w:val="en-US"/>
          <w:rPrChange w:id="554" w:author="Giwa, Titilayo" w:date="2026-04-27T09:37:00Z" w16du:dateUtc="2026-04-27T08:37:00Z">
            <w:rPr>
              <w:rFonts w:cs="Arial"/>
            </w:rPr>
          </w:rPrChange>
        </w:rPr>
      </w:pPr>
      <w:r w:rsidRPr="002B0AAC">
        <w:rPr>
          <w:rFonts w:cs="Arial"/>
          <w:lang w:val="en-US"/>
          <w:rPrChange w:id="555" w:author="Giwa, Titilayo" w:date="2026-04-27T09:37:00Z" w16du:dateUtc="2026-04-27T08:37:00Z">
            <w:rPr>
              <w:rFonts w:cs="Arial"/>
            </w:rPr>
          </w:rPrChange>
        </w:rPr>
        <w:t>Notwithstanding any other provision of this Clause 4.6, the obligations of either Party to make payments to the other Party in respect of any payment which have become due and owing under the Agreement shall not be excused by an Exceptional Event.</w:t>
      </w:r>
      <w:r w:rsidR="007771F1" w:rsidRPr="002B0AAC">
        <w:rPr>
          <w:rFonts w:cs="Arial"/>
          <w:lang w:val="en-US"/>
          <w:rPrChange w:id="556" w:author="Giwa, Titilayo" w:date="2026-04-27T09:37:00Z" w16du:dateUtc="2026-04-27T08:37:00Z">
            <w:rPr>
              <w:rFonts w:cs="Arial"/>
            </w:rPr>
          </w:rPrChange>
        </w:rPr>
        <w:t xml:space="preserve"> </w:t>
      </w:r>
    </w:p>
    <w:p w14:paraId="36DF3EA9" w14:textId="77777777" w:rsidR="00D26C79" w:rsidRPr="002B0AAC" w:rsidRDefault="00D26C79" w:rsidP="00D26C79">
      <w:pPr>
        <w:tabs>
          <w:tab w:val="left" w:pos="1418"/>
          <w:tab w:val="left" w:pos="6237"/>
        </w:tabs>
        <w:spacing w:before="120" w:after="120"/>
        <w:ind w:right="-2"/>
        <w:rPr>
          <w:rFonts w:cs="Arial"/>
          <w:b/>
          <w:bCs/>
          <w:lang w:val="en-US"/>
          <w:rPrChange w:id="557" w:author="Giwa, Titilayo" w:date="2026-04-27T09:37:00Z" w16du:dateUtc="2026-04-27T08:37:00Z">
            <w:rPr>
              <w:rFonts w:cs="Arial"/>
              <w:b/>
              <w:bCs/>
            </w:rPr>
          </w:rPrChange>
        </w:rPr>
      </w:pPr>
      <w:r w:rsidRPr="002B0AAC">
        <w:rPr>
          <w:rFonts w:cs="Arial"/>
          <w:b/>
          <w:bCs/>
          <w:lang w:val="en-US"/>
          <w:rPrChange w:id="558" w:author="Giwa, Titilayo" w:date="2026-04-27T09:37:00Z" w16du:dateUtc="2026-04-27T08:37:00Z">
            <w:rPr>
              <w:rFonts w:cs="Arial"/>
              <w:b/>
              <w:bCs/>
            </w:rPr>
          </w:rPrChange>
        </w:rPr>
        <w:t>7.2</w:t>
      </w:r>
      <w:r w:rsidRPr="002B0AAC">
        <w:rPr>
          <w:rFonts w:cs="Arial"/>
          <w:b/>
          <w:bCs/>
          <w:lang w:val="en-US"/>
          <w:rPrChange w:id="559" w:author="Giwa, Titilayo" w:date="2026-04-27T09:37:00Z" w16du:dateUtc="2026-04-27T08:37:00Z">
            <w:rPr>
              <w:rFonts w:cs="Arial"/>
              <w:b/>
              <w:bCs/>
            </w:rPr>
          </w:rPrChange>
        </w:rPr>
        <w:tab/>
        <w:t>Time for Payment</w:t>
      </w:r>
    </w:p>
    <w:p w14:paraId="2D73A9CB" w14:textId="00431455" w:rsidR="00D26C79" w:rsidRPr="002B0AAC" w:rsidRDefault="006C1213" w:rsidP="002B0AAC">
      <w:pPr>
        <w:tabs>
          <w:tab w:val="left" w:pos="1418"/>
          <w:tab w:val="left" w:pos="6237"/>
        </w:tabs>
        <w:spacing w:before="120" w:after="120"/>
        <w:ind w:left="6237" w:right="-2" w:hanging="5386"/>
        <w:rPr>
          <w:rFonts w:cs="Arial"/>
          <w:lang w:val="en-US"/>
          <w:rPrChange w:id="560" w:author="Giwa, Titilayo" w:date="2026-04-27T09:37:00Z" w16du:dateUtc="2026-04-27T08:37:00Z">
            <w:rPr>
              <w:rFonts w:cs="Arial"/>
            </w:rPr>
          </w:rPrChange>
        </w:rPr>
      </w:pPr>
      <w:ins w:id="561" w:author="GELIAS" w:date="2026-04-23T15:36:00Z">
        <w:r w:rsidRPr="002B0AAC">
          <w:rPr>
            <w:rFonts w:cs="Arial"/>
            <w:lang w:val="en-US"/>
            <w:rPrChange w:id="562" w:author="Giwa, Titilayo" w:date="2026-04-27T09:37:00Z" w16du:dateUtc="2026-04-27T08:37:00Z">
              <w:rPr>
                <w:rFonts w:cs="Arial"/>
              </w:rPr>
            </w:rPrChange>
          </w:rPr>
          <w:tab/>
        </w:r>
      </w:ins>
      <w:r w:rsidR="00D26C79" w:rsidRPr="002B0AAC">
        <w:rPr>
          <w:rFonts w:cs="Arial"/>
          <w:lang w:val="en-US"/>
          <w:rPrChange w:id="563" w:author="Giwa, Titilayo" w:date="2026-04-27T09:37:00Z" w16du:dateUtc="2026-04-27T08:37:00Z">
            <w:rPr>
              <w:rFonts w:cs="Arial"/>
            </w:rPr>
          </w:rPrChange>
        </w:rPr>
        <w:t>7.2.1</w:t>
      </w:r>
      <w:r w:rsidR="00D26C79" w:rsidRPr="002B0AAC">
        <w:rPr>
          <w:rFonts w:cs="Arial"/>
          <w:lang w:val="en-US"/>
          <w:rPrChange w:id="564" w:author="Giwa, Titilayo" w:date="2026-04-27T09:37:00Z" w16du:dateUtc="2026-04-27T08:37:00Z">
            <w:rPr>
              <w:rFonts w:cs="Arial"/>
            </w:rPr>
          </w:rPrChange>
        </w:rPr>
        <w:tab/>
      </w:r>
      <w:del w:id="565" w:author="GELIAS" w:date="2026-04-23T15:36:00Z">
        <w:r w:rsidR="00D26C79" w:rsidRPr="002B0AAC" w:rsidDel="006C1213">
          <w:rPr>
            <w:rFonts w:cs="Arial"/>
            <w:lang w:val="en-US"/>
            <w:rPrChange w:id="566" w:author="Giwa, Titilayo" w:date="2026-04-27T09:37:00Z" w16du:dateUtc="2026-04-27T08:37:00Z">
              <w:rPr>
                <w:rFonts w:cs="Arial"/>
              </w:rPr>
            </w:rPrChange>
          </w:rPr>
          <w:tab/>
        </w:r>
      </w:del>
      <w:r w:rsidR="00D26C79" w:rsidRPr="002B0AAC">
        <w:rPr>
          <w:rFonts w:cs="Arial"/>
          <w:lang w:val="en-US"/>
          <w:rPrChange w:id="567" w:author="Giwa, Titilayo" w:date="2026-04-27T09:37:00Z" w16du:dateUtc="2026-04-27T08:37:00Z">
            <w:rPr>
              <w:rFonts w:cs="Arial"/>
            </w:rPr>
          </w:rPrChange>
        </w:rPr>
        <w:t xml:space="preserve">Clause 7.2.1 is amended as follows:       Amounts due to the Consultant shall be paid within </w:t>
      </w:r>
      <w:r w:rsidR="008D69BE" w:rsidRPr="002B0AAC">
        <w:rPr>
          <w:rFonts w:cs="Arial"/>
          <w:lang w:val="en-US"/>
          <w:rPrChange w:id="568" w:author="Giwa, Titilayo" w:date="2026-04-27T09:37:00Z" w16du:dateUtc="2026-04-27T08:37:00Z">
            <w:rPr>
              <w:rFonts w:cs="Arial"/>
            </w:rPr>
          </w:rPrChange>
        </w:rPr>
        <w:t>1</w:t>
      </w:r>
      <w:r w:rsidR="00F2687B" w:rsidRPr="002B0AAC">
        <w:rPr>
          <w:rFonts w:cs="Arial"/>
          <w:lang w:val="en-US"/>
          <w:rPrChange w:id="569" w:author="Giwa, Titilayo" w:date="2026-04-27T09:37:00Z" w16du:dateUtc="2026-04-27T08:37:00Z">
            <w:rPr>
              <w:rFonts w:cs="Arial"/>
            </w:rPr>
          </w:rPrChange>
        </w:rPr>
        <w:t>0</w:t>
      </w:r>
      <w:r w:rsidR="008D69BE" w:rsidRPr="002B0AAC">
        <w:rPr>
          <w:rFonts w:cs="Arial"/>
          <w:lang w:val="en-US"/>
          <w:rPrChange w:id="570" w:author="Giwa, Titilayo" w:date="2026-04-27T09:37:00Z" w16du:dateUtc="2026-04-27T08:37:00Z">
            <w:rPr>
              <w:rFonts w:cs="Arial"/>
            </w:rPr>
          </w:rPrChange>
        </w:rPr>
        <w:t xml:space="preserve"> </w:t>
      </w:r>
      <w:r w:rsidR="00D26C79" w:rsidRPr="002B0AAC">
        <w:rPr>
          <w:rFonts w:cs="Arial"/>
          <w:lang w:val="en-US"/>
          <w:rPrChange w:id="571" w:author="Giwa, Titilayo" w:date="2026-04-27T09:37:00Z" w16du:dateUtc="2026-04-27T08:37:00Z">
            <w:rPr>
              <w:rFonts w:cs="Arial"/>
            </w:rPr>
          </w:rPrChange>
        </w:rPr>
        <w:t>days of the date of issue of the Consultant's invoice</w:t>
      </w:r>
      <w:r w:rsidR="00A35367" w:rsidRPr="002B0AAC">
        <w:rPr>
          <w:rFonts w:cs="Arial"/>
          <w:lang w:val="en-US"/>
          <w:rPrChange w:id="572" w:author="Giwa, Titilayo" w:date="2026-04-27T09:37:00Z" w16du:dateUtc="2026-04-27T08:37:00Z">
            <w:rPr>
              <w:rFonts w:cs="Arial"/>
            </w:rPr>
          </w:rPrChange>
        </w:rPr>
        <w:t>.</w:t>
      </w:r>
    </w:p>
    <w:p w14:paraId="4945A6C3" w14:textId="77777777" w:rsidR="00D26C79" w:rsidRPr="002B0AAC" w:rsidRDefault="00D26C79" w:rsidP="00D26C79">
      <w:pPr>
        <w:tabs>
          <w:tab w:val="left" w:pos="1418"/>
          <w:tab w:val="left" w:pos="6237"/>
        </w:tabs>
        <w:spacing w:before="120" w:after="120"/>
        <w:ind w:right="-2"/>
        <w:rPr>
          <w:rFonts w:cs="Arial"/>
          <w:b/>
          <w:bCs/>
          <w:lang w:val="en-US"/>
          <w:rPrChange w:id="573" w:author="Giwa, Titilayo" w:date="2026-04-27T09:37:00Z" w16du:dateUtc="2026-04-27T08:37:00Z">
            <w:rPr>
              <w:rFonts w:cs="Arial"/>
              <w:b/>
              <w:bCs/>
            </w:rPr>
          </w:rPrChange>
        </w:rPr>
      </w:pPr>
      <w:r w:rsidRPr="002B0AAC">
        <w:rPr>
          <w:rFonts w:cs="Arial"/>
          <w:b/>
          <w:bCs/>
          <w:lang w:val="en-US"/>
          <w:rPrChange w:id="574" w:author="Giwa, Titilayo" w:date="2026-04-27T09:37:00Z" w16du:dateUtc="2026-04-27T08:37:00Z">
            <w:rPr>
              <w:rFonts w:cs="Arial"/>
              <w:b/>
              <w:bCs/>
            </w:rPr>
          </w:rPrChange>
        </w:rPr>
        <w:t>8</w:t>
      </w:r>
      <w:r w:rsidRPr="002B0AAC">
        <w:rPr>
          <w:rFonts w:cs="Arial"/>
          <w:b/>
          <w:bCs/>
          <w:lang w:val="en-US"/>
          <w:rPrChange w:id="575" w:author="Giwa, Titilayo" w:date="2026-04-27T09:37:00Z" w16du:dateUtc="2026-04-27T08:37:00Z">
            <w:rPr>
              <w:rFonts w:cs="Arial"/>
              <w:b/>
              <w:bCs/>
            </w:rPr>
          </w:rPrChange>
        </w:rPr>
        <w:tab/>
        <w:t xml:space="preserve">Liabilities </w:t>
      </w:r>
    </w:p>
    <w:p w14:paraId="101B74C3" w14:textId="77777777" w:rsidR="00D26C79" w:rsidRPr="002B0AAC" w:rsidRDefault="00D26C79" w:rsidP="00D26C79">
      <w:pPr>
        <w:tabs>
          <w:tab w:val="left" w:pos="1418"/>
          <w:tab w:val="left" w:pos="6237"/>
        </w:tabs>
        <w:spacing w:before="120" w:after="120"/>
        <w:ind w:right="-2"/>
        <w:rPr>
          <w:rFonts w:cs="Arial"/>
          <w:b/>
          <w:bCs/>
          <w:lang w:val="en-US"/>
          <w:rPrChange w:id="576" w:author="Giwa, Titilayo" w:date="2026-04-27T09:37:00Z" w16du:dateUtc="2026-04-27T08:37:00Z">
            <w:rPr>
              <w:rFonts w:cs="Arial"/>
              <w:b/>
              <w:bCs/>
            </w:rPr>
          </w:rPrChange>
        </w:rPr>
      </w:pPr>
      <w:r w:rsidRPr="002B0AAC">
        <w:rPr>
          <w:rFonts w:cs="Arial"/>
          <w:b/>
          <w:bCs/>
          <w:lang w:val="en-US"/>
          <w:rPrChange w:id="577" w:author="Giwa, Titilayo" w:date="2026-04-27T09:37:00Z" w16du:dateUtc="2026-04-27T08:37:00Z">
            <w:rPr>
              <w:rFonts w:cs="Arial"/>
              <w:b/>
              <w:bCs/>
            </w:rPr>
          </w:rPrChange>
        </w:rPr>
        <w:t>8.2</w:t>
      </w:r>
      <w:r w:rsidRPr="002B0AAC">
        <w:rPr>
          <w:rFonts w:cs="Arial"/>
          <w:b/>
          <w:bCs/>
          <w:lang w:val="en-US"/>
          <w:rPrChange w:id="578" w:author="Giwa, Titilayo" w:date="2026-04-27T09:37:00Z" w16du:dateUtc="2026-04-27T08:37:00Z">
            <w:rPr>
              <w:rFonts w:cs="Arial"/>
              <w:b/>
              <w:bCs/>
            </w:rPr>
          </w:rPrChange>
        </w:rPr>
        <w:tab/>
        <w:t>Duration of Liability</w:t>
      </w:r>
    </w:p>
    <w:p w14:paraId="72F29A72" w14:textId="41ACC2D0" w:rsidR="0017699F" w:rsidRPr="002B0AAC" w:rsidRDefault="006C1213" w:rsidP="0017699F">
      <w:pPr>
        <w:tabs>
          <w:tab w:val="left" w:pos="1418"/>
          <w:tab w:val="left" w:pos="6237"/>
        </w:tabs>
        <w:spacing w:before="120" w:after="120"/>
        <w:ind w:left="6237" w:right="-2" w:hanging="5386"/>
        <w:rPr>
          <w:ins w:id="579" w:author="GELIAS" w:date="2026-04-23T16:29:00Z"/>
          <w:lang w:val="en-US"/>
          <w:rPrChange w:id="580" w:author="Giwa, Titilayo" w:date="2026-04-27T09:37:00Z" w16du:dateUtc="2026-04-27T08:37:00Z">
            <w:rPr>
              <w:ins w:id="581" w:author="GELIAS" w:date="2026-04-23T16:29:00Z"/>
            </w:rPr>
          </w:rPrChange>
        </w:rPr>
      </w:pPr>
      <w:ins w:id="582" w:author="GELIAS" w:date="2026-04-23T15:37:00Z">
        <w:r w:rsidRPr="002B0AAC">
          <w:rPr>
            <w:rFonts w:cs="Arial"/>
            <w:lang w:val="en-US"/>
            <w:rPrChange w:id="583" w:author="Giwa, Titilayo" w:date="2026-04-27T09:37:00Z" w16du:dateUtc="2026-04-27T08:37:00Z">
              <w:rPr>
                <w:rFonts w:cs="Arial"/>
              </w:rPr>
            </w:rPrChange>
          </w:rPr>
          <w:tab/>
        </w:r>
      </w:ins>
      <w:r w:rsidR="00D26C79" w:rsidRPr="002B0AAC">
        <w:rPr>
          <w:rFonts w:cs="Arial"/>
          <w:lang w:val="en-US"/>
          <w:rPrChange w:id="584" w:author="Giwa, Titilayo" w:date="2026-04-27T09:37:00Z" w16du:dateUtc="2026-04-27T08:37:00Z">
            <w:rPr>
              <w:rFonts w:cs="Arial"/>
            </w:rPr>
          </w:rPrChange>
        </w:rPr>
        <w:t>8.2.1</w:t>
      </w:r>
      <w:r w:rsidR="00D26C79" w:rsidRPr="002B0AAC">
        <w:rPr>
          <w:rFonts w:cs="Arial"/>
          <w:lang w:val="en-US"/>
          <w:rPrChange w:id="585" w:author="Giwa, Titilayo" w:date="2026-04-27T09:37:00Z" w16du:dateUtc="2026-04-27T08:37:00Z">
            <w:rPr>
              <w:rFonts w:cs="Arial"/>
            </w:rPr>
          </w:rPrChange>
        </w:rPr>
        <w:tab/>
        <w:t>Period of Liability</w:t>
      </w:r>
      <w:ins w:id="586" w:author="GELIAS" w:date="2026-04-23T15:38:00Z">
        <w:r w:rsidRPr="002B0AAC">
          <w:rPr>
            <w:rFonts w:cs="Arial"/>
            <w:lang w:val="en-US"/>
            <w:rPrChange w:id="587" w:author="Giwa, Titilayo" w:date="2026-04-27T09:37:00Z" w16du:dateUtc="2026-04-27T08:37:00Z">
              <w:rPr>
                <w:rFonts w:cs="Arial"/>
              </w:rPr>
            </w:rPrChange>
          </w:rPr>
          <w:t xml:space="preserve">: </w:t>
        </w:r>
      </w:ins>
      <w:del w:id="588" w:author="GELIAS" w:date="2026-04-23T15:38:00Z">
        <w:r w:rsidR="00D26C79" w:rsidRPr="002B0AAC" w:rsidDel="006C1213">
          <w:rPr>
            <w:rFonts w:cs="Arial"/>
            <w:lang w:val="en-US"/>
            <w:rPrChange w:id="589" w:author="Giwa, Titilayo" w:date="2026-04-27T09:37:00Z" w16du:dateUtc="2026-04-27T08:37:00Z">
              <w:rPr>
                <w:rFonts w:cs="Arial"/>
              </w:rPr>
            </w:rPrChange>
          </w:rPr>
          <w:tab/>
        </w:r>
      </w:del>
      <w:commentRangeStart w:id="590"/>
      <w:commentRangeStart w:id="591"/>
      <w:r w:rsidR="00FB2374" w:rsidRPr="002B0AAC">
        <w:rPr>
          <w:rFonts w:cs="Arial"/>
          <w:lang w:val="en-US"/>
          <w:rPrChange w:id="592" w:author="Giwa, Titilayo" w:date="2026-04-27T09:37:00Z" w16du:dateUtc="2026-04-27T08:37:00Z">
            <w:rPr>
              <w:rFonts w:cs="Arial"/>
            </w:rPr>
          </w:rPrChange>
        </w:rPr>
        <w:t>Th</w:t>
      </w:r>
      <w:r w:rsidR="003244B5" w:rsidRPr="002B0AAC">
        <w:rPr>
          <w:rFonts w:cs="Arial"/>
          <w:lang w:val="en-US"/>
          <w:rPrChange w:id="593" w:author="Giwa, Titilayo" w:date="2026-04-27T09:37:00Z" w16du:dateUtc="2026-04-27T08:37:00Z">
            <w:rPr>
              <w:rFonts w:cs="Arial"/>
            </w:rPr>
          </w:rPrChange>
        </w:rPr>
        <w:t>ree</w:t>
      </w:r>
      <w:r w:rsidR="00D924E6" w:rsidRPr="002B0AAC">
        <w:rPr>
          <w:rFonts w:cs="Arial"/>
          <w:lang w:val="en-US"/>
          <w:rPrChange w:id="594" w:author="Giwa, Titilayo" w:date="2026-04-27T09:37:00Z" w16du:dateUtc="2026-04-27T08:37:00Z">
            <w:rPr>
              <w:rFonts w:cs="Arial"/>
            </w:rPr>
          </w:rPrChange>
        </w:rPr>
        <w:t xml:space="preserve"> (</w:t>
      </w:r>
      <w:r w:rsidR="003244B5" w:rsidRPr="002B0AAC">
        <w:rPr>
          <w:rFonts w:cs="Arial"/>
          <w:lang w:val="en-US"/>
          <w:rPrChange w:id="595" w:author="Giwa, Titilayo" w:date="2026-04-27T09:37:00Z" w16du:dateUtc="2026-04-27T08:37:00Z">
            <w:rPr>
              <w:rFonts w:cs="Arial"/>
            </w:rPr>
          </w:rPrChange>
        </w:rPr>
        <w:t>3</w:t>
      </w:r>
      <w:r w:rsidR="00D924E6" w:rsidRPr="002B0AAC">
        <w:rPr>
          <w:rFonts w:cs="Arial"/>
          <w:lang w:val="en-US"/>
          <w:rPrChange w:id="596" w:author="Giwa, Titilayo" w:date="2026-04-27T09:37:00Z" w16du:dateUtc="2026-04-27T08:37:00Z">
            <w:rPr>
              <w:rFonts w:cs="Arial"/>
            </w:rPr>
          </w:rPrChange>
        </w:rPr>
        <w:t>)</w:t>
      </w:r>
      <w:r w:rsidR="00D26C79" w:rsidRPr="002B0AAC">
        <w:rPr>
          <w:rFonts w:cs="Arial"/>
          <w:lang w:val="en-US"/>
          <w:rPrChange w:id="597" w:author="Giwa, Titilayo" w:date="2026-04-27T09:37:00Z" w16du:dateUtc="2026-04-27T08:37:00Z">
            <w:rPr>
              <w:rFonts w:cs="Arial"/>
            </w:rPr>
          </w:rPrChange>
        </w:rPr>
        <w:t xml:space="preserve"> month</w:t>
      </w:r>
      <w:r w:rsidR="003244B5" w:rsidRPr="002B0AAC">
        <w:rPr>
          <w:rFonts w:cs="Arial"/>
          <w:lang w:val="en-US"/>
          <w:rPrChange w:id="598" w:author="Giwa, Titilayo" w:date="2026-04-27T09:37:00Z" w16du:dateUtc="2026-04-27T08:37:00Z">
            <w:rPr>
              <w:rFonts w:cs="Arial"/>
            </w:rPr>
          </w:rPrChange>
        </w:rPr>
        <w:t>s</w:t>
      </w:r>
      <w:r w:rsidR="00D26C79" w:rsidRPr="002B0AAC">
        <w:rPr>
          <w:rFonts w:cs="Arial"/>
          <w:lang w:val="en-US"/>
          <w:rPrChange w:id="599" w:author="Giwa, Titilayo" w:date="2026-04-27T09:37:00Z" w16du:dateUtc="2026-04-27T08:37:00Z">
            <w:rPr>
              <w:rFonts w:cs="Arial"/>
            </w:rPr>
          </w:rPrChange>
        </w:rPr>
        <w:t xml:space="preserve"> </w:t>
      </w:r>
      <w:commentRangeEnd w:id="590"/>
      <w:r w:rsidR="00E7174B" w:rsidRPr="000947D3">
        <w:rPr>
          <w:rStyle w:val="CommentReference"/>
          <w:rFonts w:cs="Arial"/>
          <w:sz w:val="24"/>
          <w:szCs w:val="24"/>
        </w:rPr>
        <w:commentReference w:id="590"/>
      </w:r>
      <w:commentRangeEnd w:id="591"/>
      <w:r w:rsidR="00912D5D">
        <w:rPr>
          <w:rStyle w:val="CommentReference"/>
        </w:rPr>
        <w:commentReference w:id="591"/>
      </w:r>
      <w:r w:rsidR="00D26C79" w:rsidRPr="002B0AAC">
        <w:rPr>
          <w:rFonts w:cs="Arial"/>
          <w:lang w:val="en-US"/>
          <w:rPrChange w:id="600" w:author="Giwa, Titilayo" w:date="2026-04-27T09:37:00Z" w16du:dateUtc="2026-04-27T08:37:00Z">
            <w:rPr>
              <w:rFonts w:cs="Arial"/>
            </w:rPr>
          </w:rPrChange>
        </w:rPr>
        <w:t xml:space="preserve">after the </w:t>
      </w:r>
      <w:ins w:id="601" w:author="GELIAS" w:date="2026-04-23T16:38:00Z">
        <w:r w:rsidR="0017699F" w:rsidRPr="002B0AAC">
          <w:rPr>
            <w:rFonts w:cs="Arial"/>
            <w:lang w:val="en-US"/>
            <w:rPrChange w:id="602" w:author="Giwa, Titilayo" w:date="2026-04-27T09:37:00Z" w16du:dateUtc="2026-04-27T08:37:00Z">
              <w:rPr>
                <w:rFonts w:cs="Arial"/>
              </w:rPr>
            </w:rPrChange>
          </w:rPr>
          <w:t xml:space="preserve">acceptance of </w:t>
        </w:r>
      </w:ins>
      <w:del w:id="603" w:author="GELIAS" w:date="2026-04-23T16:38:00Z">
        <w:r w:rsidR="00AC0576" w:rsidRPr="002B0AAC" w:rsidDel="0017699F">
          <w:rPr>
            <w:rFonts w:cs="Arial"/>
            <w:lang w:val="en-US"/>
            <w:rPrChange w:id="604" w:author="Giwa, Titilayo" w:date="2026-04-27T09:37:00Z" w16du:dateUtc="2026-04-27T08:37:00Z">
              <w:rPr>
                <w:rFonts w:cs="Arial"/>
              </w:rPr>
            </w:rPrChange>
          </w:rPr>
          <w:delText xml:space="preserve">Submission of </w:delText>
        </w:r>
      </w:del>
      <w:ins w:id="605" w:author="GELIAS" w:date="2026-04-23T16:38:00Z">
        <w:r w:rsidR="0017699F" w:rsidRPr="002B0AAC">
          <w:rPr>
            <w:rFonts w:cs="Arial"/>
            <w:lang w:val="en-US"/>
            <w:rPrChange w:id="606" w:author="Giwa, Titilayo" w:date="2026-04-27T09:37:00Z" w16du:dateUtc="2026-04-27T08:37:00Z">
              <w:rPr>
                <w:rFonts w:cs="Arial"/>
              </w:rPr>
            </w:rPrChange>
          </w:rPr>
          <w:t xml:space="preserve">the </w:t>
        </w:r>
      </w:ins>
      <w:del w:id="607" w:author="Giwa, Titilayo" w:date="2026-04-27T10:57:00Z" w16du:dateUtc="2026-04-27T09:57:00Z">
        <w:r w:rsidR="009D0F0B" w:rsidRPr="002B0AAC" w:rsidDel="009B3AA5">
          <w:rPr>
            <w:rFonts w:cs="Arial"/>
            <w:lang w:val="en-US"/>
            <w:rPrChange w:id="608" w:author="Giwa, Titilayo" w:date="2026-04-27T09:37:00Z" w16du:dateUtc="2026-04-27T08:37:00Z">
              <w:rPr>
                <w:rFonts w:cs="Arial"/>
              </w:rPr>
            </w:rPrChange>
          </w:rPr>
          <w:delText>Project Cl</w:delText>
        </w:r>
        <w:r w:rsidR="006B0686" w:rsidRPr="002B0AAC" w:rsidDel="009B3AA5">
          <w:rPr>
            <w:rFonts w:cs="Arial"/>
            <w:lang w:val="en-US"/>
            <w:rPrChange w:id="609" w:author="Giwa, Titilayo" w:date="2026-04-27T09:37:00Z" w16du:dateUtc="2026-04-27T08:37:00Z">
              <w:rPr>
                <w:rFonts w:cs="Arial"/>
              </w:rPr>
            </w:rPrChange>
          </w:rPr>
          <w:delText xml:space="preserve">ose Out </w:delText>
        </w:r>
        <w:r w:rsidR="00AC0576" w:rsidRPr="002B0AAC" w:rsidDel="009B3AA5">
          <w:rPr>
            <w:rFonts w:cs="Arial"/>
            <w:lang w:val="en-US"/>
            <w:rPrChange w:id="610" w:author="Giwa, Titilayo" w:date="2026-04-27T09:37:00Z" w16du:dateUtc="2026-04-27T08:37:00Z">
              <w:rPr>
                <w:rFonts w:cs="Arial"/>
              </w:rPr>
            </w:rPrChange>
          </w:rPr>
          <w:delText>Report</w:delText>
        </w:r>
      </w:del>
      <w:ins w:id="611" w:author="GELIAS" w:date="2026-04-23T17:02:00Z">
        <w:del w:id="612" w:author="Giwa, Titilayo" w:date="2026-04-27T10:57:00Z" w16du:dateUtc="2026-04-27T09:57:00Z">
          <w:r w:rsidR="00E7174B" w:rsidRPr="002B0AAC" w:rsidDel="009B3AA5">
            <w:rPr>
              <w:rFonts w:cs="Arial"/>
              <w:lang w:val="en-US"/>
              <w:rPrChange w:id="613" w:author="Giwa, Titilayo" w:date="2026-04-27T09:37:00Z" w16du:dateUtc="2026-04-27T08:37:00Z">
                <w:rPr>
                  <w:rFonts w:cs="Arial"/>
                </w:rPr>
              </w:rPrChange>
            </w:rPr>
            <w:delText xml:space="preserve"> or Final Completion Certificate</w:delText>
          </w:r>
        </w:del>
      </w:ins>
      <w:del w:id="614" w:author="Giwa, Titilayo" w:date="2026-04-27T10:57:00Z" w16du:dateUtc="2026-04-27T09:57:00Z">
        <w:r w:rsidR="006B0686" w:rsidRPr="002B0AAC" w:rsidDel="009B3AA5">
          <w:rPr>
            <w:rFonts w:cs="Arial"/>
            <w:lang w:val="en-US"/>
            <w:rPrChange w:id="615" w:author="Giwa, Titilayo" w:date="2026-04-27T09:37:00Z" w16du:dateUtc="2026-04-27T08:37:00Z">
              <w:rPr>
                <w:rFonts w:cs="Arial"/>
              </w:rPr>
            </w:rPrChange>
          </w:rPr>
          <w:delText>.</w:delText>
        </w:r>
      </w:del>
      <w:ins w:id="616" w:author="GELIAS" w:date="2026-04-23T16:29:00Z">
        <w:del w:id="617" w:author="Giwa, Titilayo" w:date="2026-04-27T10:57:00Z" w16du:dateUtc="2026-04-27T09:57:00Z">
          <w:r w:rsidR="0017699F" w:rsidRPr="002B0AAC" w:rsidDel="009B3AA5">
            <w:rPr>
              <w:lang w:val="en-US"/>
              <w:rPrChange w:id="618" w:author="Giwa, Titilayo" w:date="2026-04-27T09:37:00Z" w16du:dateUtc="2026-04-27T08:37:00Z">
                <w:rPr/>
              </w:rPrChange>
            </w:rPr>
            <w:delText xml:space="preserve"> </w:delText>
          </w:r>
        </w:del>
      </w:ins>
      <w:ins w:id="619" w:author="Giwa, Titilayo" w:date="2026-04-27T10:57:00Z" w16du:dateUtc="2026-04-27T09:57:00Z">
        <w:r w:rsidR="009B3AA5">
          <w:rPr>
            <w:rFonts w:cs="Arial"/>
            <w:lang w:val="en-US"/>
          </w:rPr>
          <w:t>Monthly Report No.16</w:t>
        </w:r>
      </w:ins>
    </w:p>
    <w:p w14:paraId="09C6901E" w14:textId="77777777" w:rsidR="0017699F" w:rsidRPr="002B0AAC" w:rsidRDefault="0017699F" w:rsidP="002B0AAC">
      <w:pPr>
        <w:tabs>
          <w:tab w:val="left" w:pos="1418"/>
          <w:tab w:val="left" w:pos="6237"/>
        </w:tabs>
        <w:spacing w:before="120" w:after="120"/>
        <w:ind w:left="6237" w:right="-2" w:hanging="5386"/>
        <w:rPr>
          <w:rFonts w:cs="Arial"/>
          <w:lang w:val="en-US"/>
          <w:rPrChange w:id="620" w:author="Giwa, Titilayo" w:date="2026-04-27T09:37:00Z" w16du:dateUtc="2026-04-27T08:37:00Z">
            <w:rPr>
              <w:rFonts w:cs="Arial"/>
            </w:rPr>
          </w:rPrChange>
        </w:rPr>
      </w:pPr>
    </w:p>
    <w:p w14:paraId="2B3CC631" w14:textId="77777777" w:rsidR="00D26C79" w:rsidRPr="002B0AAC" w:rsidRDefault="00D26C79" w:rsidP="00D26C79">
      <w:pPr>
        <w:tabs>
          <w:tab w:val="left" w:pos="1418"/>
          <w:tab w:val="left" w:pos="6237"/>
        </w:tabs>
        <w:spacing w:before="120" w:after="120"/>
        <w:ind w:right="-2"/>
        <w:rPr>
          <w:rFonts w:cs="Arial"/>
          <w:b/>
          <w:bCs/>
          <w:lang w:val="en-US"/>
          <w:rPrChange w:id="621" w:author="Giwa, Titilayo" w:date="2026-04-27T09:37:00Z" w16du:dateUtc="2026-04-27T08:37:00Z">
            <w:rPr>
              <w:rFonts w:cs="Arial"/>
              <w:b/>
              <w:bCs/>
            </w:rPr>
          </w:rPrChange>
        </w:rPr>
      </w:pPr>
      <w:r w:rsidRPr="002B0AAC">
        <w:rPr>
          <w:rFonts w:cs="Arial"/>
          <w:b/>
          <w:bCs/>
          <w:lang w:val="en-US"/>
          <w:rPrChange w:id="622" w:author="Giwa, Titilayo" w:date="2026-04-27T09:37:00Z" w16du:dateUtc="2026-04-27T08:37:00Z">
            <w:rPr>
              <w:rFonts w:cs="Arial"/>
              <w:b/>
              <w:bCs/>
            </w:rPr>
          </w:rPrChange>
        </w:rPr>
        <w:t>8.3</w:t>
      </w:r>
      <w:r w:rsidRPr="002B0AAC">
        <w:rPr>
          <w:rFonts w:cs="Arial"/>
          <w:b/>
          <w:bCs/>
          <w:lang w:val="en-US"/>
          <w:rPrChange w:id="623" w:author="Giwa, Titilayo" w:date="2026-04-27T09:37:00Z" w16du:dateUtc="2026-04-27T08:37:00Z">
            <w:rPr>
              <w:rFonts w:cs="Arial"/>
              <w:b/>
              <w:bCs/>
            </w:rPr>
          </w:rPrChange>
        </w:rPr>
        <w:tab/>
        <w:t>Limit of Liability</w:t>
      </w:r>
    </w:p>
    <w:p w14:paraId="558C0557" w14:textId="72130C7F" w:rsidR="00D26C79" w:rsidRPr="002B0AAC" w:rsidDel="006C1213" w:rsidRDefault="00D26C79">
      <w:pPr>
        <w:pStyle w:val="BodyTextIndent"/>
        <w:ind w:left="1418"/>
        <w:rPr>
          <w:del w:id="624" w:author="GELIAS" w:date="2026-04-23T15:38:00Z"/>
          <w:rFonts w:cs="Arial"/>
          <w:lang w:val="en-US"/>
          <w:rPrChange w:id="625" w:author="Giwa, Titilayo" w:date="2026-04-27T09:37:00Z" w16du:dateUtc="2026-04-27T08:37:00Z">
            <w:rPr>
              <w:del w:id="626" w:author="GELIAS" w:date="2026-04-23T15:38:00Z"/>
              <w:rFonts w:cs="Arial"/>
            </w:rPr>
          </w:rPrChange>
        </w:rPr>
        <w:pPrChange w:id="627" w:author="GELIAS" w:date="2026-04-23T15:38:00Z">
          <w:pPr>
            <w:pStyle w:val="BodyTextIndent"/>
            <w:ind w:left="1418" w:hanging="567"/>
          </w:pPr>
        </w:pPrChange>
      </w:pPr>
      <w:r w:rsidRPr="002B0AAC">
        <w:rPr>
          <w:rFonts w:cs="Arial"/>
          <w:lang w:val="en-US"/>
          <w:rPrChange w:id="628" w:author="Giwa, Titilayo" w:date="2026-04-27T09:37:00Z" w16du:dateUtc="2026-04-27T08:37:00Z">
            <w:rPr>
              <w:rFonts w:cs="Arial"/>
            </w:rPr>
          </w:rPrChange>
        </w:rPr>
        <w:t>8.3.1</w:t>
      </w:r>
      <w:r w:rsidRPr="002B0AAC">
        <w:rPr>
          <w:rFonts w:cs="Arial"/>
          <w:lang w:val="en-US"/>
          <w:rPrChange w:id="629" w:author="Giwa, Titilayo" w:date="2026-04-27T09:37:00Z" w16du:dateUtc="2026-04-27T08:37:00Z">
            <w:rPr>
              <w:rFonts w:cs="Arial"/>
            </w:rPr>
          </w:rPrChange>
        </w:rPr>
        <w:tab/>
        <w:t>Limit of Liability</w:t>
      </w:r>
      <w:r w:rsidRPr="002B0AAC">
        <w:rPr>
          <w:rFonts w:cs="Arial"/>
          <w:lang w:val="en-US"/>
          <w:rPrChange w:id="630" w:author="Giwa, Titilayo" w:date="2026-04-27T09:37:00Z" w16du:dateUtc="2026-04-27T08:37:00Z">
            <w:rPr>
              <w:rFonts w:cs="Arial"/>
            </w:rPr>
          </w:rPrChange>
        </w:rPr>
        <w:tab/>
      </w:r>
      <w:ins w:id="631" w:author="GELIAS" w:date="2026-04-23T15:38:00Z">
        <w:r w:rsidR="006C1213" w:rsidRPr="002B0AAC">
          <w:rPr>
            <w:rFonts w:cs="Arial"/>
            <w:lang w:val="en-US"/>
            <w:rPrChange w:id="632" w:author="Giwa, Titilayo" w:date="2026-04-27T09:37:00Z" w16du:dateUtc="2026-04-27T08:37:00Z">
              <w:rPr>
                <w:rFonts w:cs="Arial"/>
              </w:rPr>
            </w:rPrChange>
          </w:rPr>
          <w:t xml:space="preserve">: </w:t>
        </w:r>
      </w:ins>
      <w:del w:id="633" w:author="GELIAS" w:date="2026-04-23T15:38:00Z">
        <w:r w:rsidRPr="002B0AAC" w:rsidDel="006C1213">
          <w:rPr>
            <w:rFonts w:cs="Arial"/>
            <w:lang w:val="en-US"/>
            <w:rPrChange w:id="634" w:author="Giwa, Titilayo" w:date="2026-04-27T09:37:00Z" w16du:dateUtc="2026-04-27T08:37:00Z">
              <w:rPr>
                <w:rFonts w:cs="Arial"/>
              </w:rPr>
            </w:rPrChange>
          </w:rPr>
          <w:tab/>
        </w:r>
        <w:r w:rsidRPr="002B0AAC" w:rsidDel="006C1213">
          <w:rPr>
            <w:rFonts w:cs="Arial"/>
            <w:lang w:val="en-US"/>
            <w:rPrChange w:id="635" w:author="Giwa, Titilayo" w:date="2026-04-27T09:37:00Z" w16du:dateUtc="2026-04-27T08:37:00Z">
              <w:rPr>
                <w:rFonts w:cs="Arial"/>
              </w:rPr>
            </w:rPrChange>
          </w:rPr>
          <w:tab/>
        </w:r>
      </w:del>
    </w:p>
    <w:p w14:paraId="77B5B5A4" w14:textId="675144A9" w:rsidR="00D26C79" w:rsidRPr="002B0AAC" w:rsidRDefault="00D26C79" w:rsidP="006C1213">
      <w:pPr>
        <w:pStyle w:val="BodyTextIndent"/>
        <w:ind w:left="6237" w:hanging="4819"/>
        <w:rPr>
          <w:ins w:id="636" w:author="GELIAS" w:date="2026-04-23T16:12:00Z"/>
          <w:lang w:val="en-US"/>
          <w:rPrChange w:id="637" w:author="Giwa, Titilayo" w:date="2026-04-27T09:37:00Z" w16du:dateUtc="2026-04-27T08:37:00Z">
            <w:rPr>
              <w:ins w:id="638" w:author="GELIAS" w:date="2026-04-23T16:12:00Z"/>
            </w:rPr>
          </w:rPrChange>
        </w:rPr>
      </w:pPr>
      <w:r w:rsidRPr="002B0AAC">
        <w:rPr>
          <w:lang w:val="en-US"/>
          <w:rPrChange w:id="639" w:author="Giwa, Titilayo" w:date="2026-04-27T09:37:00Z" w16du:dateUtc="2026-04-27T08:37:00Z">
            <w:rPr/>
          </w:rPrChange>
        </w:rPr>
        <w:t>Maximum liability</w:t>
      </w:r>
      <w:r w:rsidR="00AB1720" w:rsidRPr="002B0AAC">
        <w:rPr>
          <w:lang w:val="en-US"/>
          <w:rPrChange w:id="640" w:author="Giwa, Titilayo" w:date="2026-04-27T09:37:00Z" w16du:dateUtc="2026-04-27T08:37:00Z">
            <w:rPr/>
          </w:rPrChange>
        </w:rPr>
        <w:t xml:space="preserve"> for the Consultant</w:t>
      </w:r>
      <w:r w:rsidRPr="002B0AAC">
        <w:rPr>
          <w:lang w:val="en-US"/>
          <w:rPrChange w:id="641" w:author="Giwa, Titilayo" w:date="2026-04-27T09:37:00Z" w16du:dateUtc="2026-04-27T08:37:00Z">
            <w:rPr/>
          </w:rPrChange>
        </w:rPr>
        <w:t xml:space="preserve"> shall be capped at </w:t>
      </w:r>
      <w:r w:rsidR="00BF4C04" w:rsidRPr="002B0AAC">
        <w:rPr>
          <w:lang w:val="en-US"/>
          <w:rPrChange w:id="642" w:author="Giwa, Titilayo" w:date="2026-04-27T09:37:00Z" w16du:dateUtc="2026-04-27T08:37:00Z">
            <w:rPr/>
          </w:rPrChange>
        </w:rPr>
        <w:t>3</w:t>
      </w:r>
      <w:r w:rsidRPr="002B0AAC">
        <w:rPr>
          <w:lang w:val="en-US"/>
          <w:rPrChange w:id="643" w:author="Giwa, Titilayo" w:date="2026-04-27T09:37:00Z" w16du:dateUtc="2026-04-27T08:37:00Z">
            <w:rPr/>
          </w:rPrChange>
        </w:rPr>
        <w:t xml:space="preserve">0% </w:t>
      </w:r>
      <w:r w:rsidR="00AB1720" w:rsidRPr="002B0AAC">
        <w:rPr>
          <w:lang w:val="en-US"/>
          <w:rPrChange w:id="644" w:author="Giwa, Titilayo" w:date="2026-04-27T09:37:00Z" w16du:dateUtc="2026-04-27T08:37:00Z">
            <w:rPr/>
          </w:rPrChange>
        </w:rPr>
        <w:t>of the</w:t>
      </w:r>
      <w:ins w:id="645" w:author="GELIAS" w:date="2026-04-23T17:03:00Z">
        <w:r w:rsidR="00E7174B" w:rsidRPr="002B0AAC">
          <w:rPr>
            <w:lang w:val="en-US"/>
            <w:rPrChange w:id="646" w:author="Giwa, Titilayo" w:date="2026-04-27T09:37:00Z" w16du:dateUtc="2026-04-27T08:37:00Z">
              <w:rPr/>
            </w:rPrChange>
          </w:rPr>
          <w:t xml:space="preserve"> Contract Price</w:t>
        </w:r>
      </w:ins>
      <w:del w:id="647" w:author="GELIAS" w:date="2026-04-23T17:03:00Z">
        <w:r w:rsidRPr="002B0AAC" w:rsidDel="00E7174B">
          <w:rPr>
            <w:lang w:val="en-US"/>
            <w:rPrChange w:id="648" w:author="Giwa, Titilayo" w:date="2026-04-27T09:37:00Z" w16du:dateUtc="2026-04-27T08:37:00Z">
              <w:rPr/>
            </w:rPrChange>
          </w:rPr>
          <w:delText xml:space="preserve"> </w:delText>
        </w:r>
        <w:commentRangeStart w:id="649"/>
        <w:r w:rsidRPr="002B0AAC" w:rsidDel="00E7174B">
          <w:rPr>
            <w:lang w:val="en-US"/>
            <w:rPrChange w:id="650" w:author="Giwa, Titilayo" w:date="2026-04-27T09:37:00Z" w16du:dateUtc="2026-04-27T08:37:00Z">
              <w:rPr/>
            </w:rPrChange>
          </w:rPr>
          <w:delText>total net remuneration</w:delText>
        </w:r>
        <w:r w:rsidR="00AB1720" w:rsidRPr="002B0AAC" w:rsidDel="00E7174B">
          <w:rPr>
            <w:lang w:val="en-US"/>
            <w:rPrChange w:id="651" w:author="Giwa, Titilayo" w:date="2026-04-27T09:37:00Z" w16du:dateUtc="2026-04-27T08:37:00Z">
              <w:rPr/>
            </w:rPrChange>
          </w:rPr>
          <w:delText xml:space="preserve"> received</w:delText>
        </w:r>
        <w:r w:rsidRPr="002B0AAC" w:rsidDel="00E7174B">
          <w:rPr>
            <w:lang w:val="en-US"/>
            <w:rPrChange w:id="652" w:author="Giwa, Titilayo" w:date="2026-04-27T09:37:00Z" w16du:dateUtc="2026-04-27T08:37:00Z">
              <w:rPr/>
            </w:rPrChange>
          </w:rPr>
          <w:delText xml:space="preserve"> for Services</w:delText>
        </w:r>
      </w:del>
      <w:r w:rsidRPr="002B0AAC">
        <w:rPr>
          <w:lang w:val="en-US"/>
          <w:rPrChange w:id="653" w:author="Giwa, Titilayo" w:date="2026-04-27T09:37:00Z" w16du:dateUtc="2026-04-27T08:37:00Z">
            <w:rPr/>
          </w:rPrChange>
        </w:rPr>
        <w:t xml:space="preserve">. </w:t>
      </w:r>
      <w:commentRangeEnd w:id="649"/>
      <w:r w:rsidR="00912D5D">
        <w:rPr>
          <w:rStyle w:val="CommentReference"/>
        </w:rPr>
        <w:commentReference w:id="649"/>
      </w:r>
    </w:p>
    <w:p w14:paraId="68C1618A" w14:textId="1332E50B" w:rsidR="004B7663" w:rsidRPr="002B0AAC" w:rsidRDefault="004B7663">
      <w:pPr>
        <w:pStyle w:val="BodyTextIndent"/>
        <w:ind w:left="6237" w:hanging="4819"/>
        <w:rPr>
          <w:lang w:val="en-US"/>
          <w:rPrChange w:id="654" w:author="Giwa, Titilayo" w:date="2026-04-27T09:37:00Z" w16du:dateUtc="2026-04-27T08:37:00Z">
            <w:rPr/>
          </w:rPrChange>
        </w:rPr>
        <w:pPrChange w:id="655" w:author="GELIAS" w:date="2026-04-23T15:38:00Z">
          <w:pPr>
            <w:tabs>
              <w:tab w:val="left" w:pos="1418"/>
              <w:tab w:val="left" w:pos="6237"/>
            </w:tabs>
            <w:spacing w:before="120" w:after="120"/>
            <w:ind w:left="6237" w:right="-2"/>
          </w:pPr>
        </w:pPrChange>
      </w:pPr>
      <w:ins w:id="656" w:author="GELIAS" w:date="2026-04-23T16:12:00Z">
        <w:r w:rsidRPr="002B0AAC">
          <w:rPr>
            <w:lang w:val="en-US"/>
            <w:rPrChange w:id="657" w:author="Giwa, Titilayo" w:date="2026-04-27T09:37:00Z" w16du:dateUtc="2026-04-27T08:37:00Z">
              <w:rPr/>
            </w:rPrChange>
          </w:rPr>
          <w:tab/>
        </w:r>
        <w:del w:id="658" w:author="Giwa, Titilayo" w:date="2026-04-27T10:04:00Z" w16du:dateUtc="2026-04-27T09:04:00Z">
          <w:r w:rsidRPr="002B0AAC" w:rsidDel="00912D5D">
            <w:rPr>
              <w:lang w:val="en-US"/>
              <w:rPrChange w:id="659" w:author="Giwa, Titilayo" w:date="2026-04-27T09:37:00Z" w16du:dateUtc="2026-04-27T08:37:00Z">
                <w:rPr/>
              </w:rPrChange>
            </w:rPr>
            <w:delText xml:space="preserve">Article 8.3.1 shall not apply </w:delText>
          </w:r>
          <w:commentRangeStart w:id="660"/>
          <w:r w:rsidRPr="002B0AAC" w:rsidDel="00912D5D">
            <w:rPr>
              <w:lang w:val="en-US"/>
              <w:rPrChange w:id="661" w:author="Giwa, Titilayo" w:date="2026-04-27T09:37:00Z" w16du:dateUtc="2026-04-27T08:37:00Z">
                <w:rPr/>
              </w:rPrChange>
            </w:rPr>
            <w:delText>to claims arising from gross negligence, fraud, bad faith, deliberate default or reckless misconduct.</w:delText>
          </w:r>
        </w:del>
      </w:ins>
      <w:commentRangeEnd w:id="660"/>
      <w:del w:id="662" w:author="Giwa, Titilayo" w:date="2026-04-27T10:04:00Z" w16du:dateUtc="2026-04-27T09:04:00Z">
        <w:r w:rsidR="00912D5D" w:rsidDel="00912D5D">
          <w:rPr>
            <w:rStyle w:val="CommentReference"/>
          </w:rPr>
          <w:commentReference w:id="660"/>
        </w:r>
      </w:del>
    </w:p>
    <w:p w14:paraId="11064905" w14:textId="77777777" w:rsidR="00D26C79" w:rsidRPr="002B0AAC" w:rsidRDefault="00D26C79" w:rsidP="00D26C79">
      <w:pPr>
        <w:tabs>
          <w:tab w:val="left" w:pos="1418"/>
          <w:tab w:val="left" w:pos="6237"/>
        </w:tabs>
        <w:spacing w:before="120" w:after="120"/>
        <w:ind w:right="-2"/>
        <w:rPr>
          <w:rFonts w:cs="Arial"/>
          <w:b/>
          <w:bCs/>
          <w:lang w:val="en-US"/>
          <w:rPrChange w:id="663" w:author="Giwa, Titilayo" w:date="2026-04-27T09:37:00Z" w16du:dateUtc="2026-04-27T08:37:00Z">
            <w:rPr>
              <w:rFonts w:cs="Arial"/>
              <w:b/>
              <w:bCs/>
            </w:rPr>
          </w:rPrChange>
        </w:rPr>
      </w:pPr>
    </w:p>
    <w:p w14:paraId="392C02C8" w14:textId="77777777" w:rsidR="00D26C79" w:rsidRPr="002B0AAC" w:rsidRDefault="00D26C79" w:rsidP="00D26C79">
      <w:pPr>
        <w:tabs>
          <w:tab w:val="left" w:pos="1418"/>
          <w:tab w:val="left" w:pos="6237"/>
        </w:tabs>
        <w:spacing w:before="120" w:after="120"/>
        <w:ind w:right="-2"/>
        <w:rPr>
          <w:rFonts w:cs="Arial"/>
          <w:lang w:val="en-US"/>
          <w:rPrChange w:id="664" w:author="Giwa, Titilayo" w:date="2026-04-27T09:37:00Z" w16du:dateUtc="2026-04-27T08:37:00Z">
            <w:rPr>
              <w:rFonts w:cs="Arial"/>
            </w:rPr>
          </w:rPrChange>
        </w:rPr>
      </w:pPr>
      <w:r w:rsidRPr="002B0AAC">
        <w:rPr>
          <w:rFonts w:cs="Arial"/>
          <w:b/>
          <w:bCs/>
          <w:lang w:val="en-US"/>
          <w:rPrChange w:id="665" w:author="Giwa, Titilayo" w:date="2026-04-27T09:37:00Z" w16du:dateUtc="2026-04-27T08:37:00Z">
            <w:rPr>
              <w:rFonts w:cs="Arial"/>
              <w:b/>
              <w:bCs/>
            </w:rPr>
          </w:rPrChange>
        </w:rPr>
        <w:t>9</w:t>
      </w:r>
      <w:r w:rsidRPr="002B0AAC">
        <w:rPr>
          <w:rFonts w:cs="Arial"/>
          <w:b/>
          <w:bCs/>
          <w:lang w:val="en-US"/>
          <w:rPrChange w:id="666" w:author="Giwa, Titilayo" w:date="2026-04-27T09:37:00Z" w16du:dateUtc="2026-04-27T08:37:00Z">
            <w:rPr>
              <w:rFonts w:cs="Arial"/>
              <w:b/>
              <w:bCs/>
            </w:rPr>
          </w:rPrChange>
        </w:rPr>
        <w:tab/>
        <w:t xml:space="preserve">Insurance </w:t>
      </w:r>
    </w:p>
    <w:p w14:paraId="687394CF" w14:textId="77777777" w:rsidR="00D26C79" w:rsidRPr="002B0AAC" w:rsidRDefault="00D26C79" w:rsidP="00D26C79">
      <w:pPr>
        <w:tabs>
          <w:tab w:val="left" w:pos="1418"/>
          <w:tab w:val="left" w:pos="6237"/>
        </w:tabs>
        <w:spacing w:before="120" w:after="120"/>
        <w:ind w:right="-2"/>
        <w:rPr>
          <w:rFonts w:cs="Arial"/>
          <w:lang w:val="en-US"/>
          <w:rPrChange w:id="667" w:author="Giwa, Titilayo" w:date="2026-04-27T09:37:00Z" w16du:dateUtc="2026-04-27T08:37:00Z">
            <w:rPr>
              <w:rFonts w:cs="Arial"/>
            </w:rPr>
          </w:rPrChange>
        </w:rPr>
      </w:pPr>
      <w:r w:rsidRPr="002B0AAC">
        <w:rPr>
          <w:rFonts w:cs="Arial"/>
          <w:lang w:val="en-US"/>
          <w:rPrChange w:id="668" w:author="Giwa, Titilayo" w:date="2026-04-27T09:37:00Z" w16du:dateUtc="2026-04-27T08:37:00Z">
            <w:rPr>
              <w:rFonts w:cs="Arial"/>
            </w:rPr>
          </w:rPrChange>
        </w:rPr>
        <w:t>9.1.1</w:t>
      </w:r>
      <w:r w:rsidRPr="002B0AAC">
        <w:rPr>
          <w:rFonts w:cs="Arial"/>
          <w:lang w:val="en-US"/>
          <w:rPrChange w:id="669" w:author="Giwa, Titilayo" w:date="2026-04-27T09:37:00Z" w16du:dateUtc="2026-04-27T08:37:00Z">
            <w:rPr>
              <w:rFonts w:cs="Arial"/>
            </w:rPr>
          </w:rPrChange>
        </w:rPr>
        <w:tab/>
        <w:t xml:space="preserve">Insurances to be taken out by </w:t>
      </w:r>
      <w:proofErr w:type="gramStart"/>
      <w:r w:rsidRPr="002B0AAC">
        <w:rPr>
          <w:rFonts w:cs="Arial"/>
          <w:lang w:val="en-US"/>
          <w:rPrChange w:id="670" w:author="Giwa, Titilayo" w:date="2026-04-27T09:37:00Z" w16du:dateUtc="2026-04-27T08:37:00Z">
            <w:rPr>
              <w:rFonts w:cs="Arial"/>
            </w:rPr>
          </w:rPrChange>
        </w:rPr>
        <w:t>Consultant</w:t>
      </w:r>
      <w:proofErr w:type="gramEnd"/>
    </w:p>
    <w:p w14:paraId="3520C774" w14:textId="77777777" w:rsidR="00D26C79" w:rsidRPr="002B0AAC" w:rsidRDefault="00D26C79" w:rsidP="00D26C79">
      <w:pPr>
        <w:tabs>
          <w:tab w:val="left" w:pos="1418"/>
          <w:tab w:val="left" w:pos="6237"/>
        </w:tabs>
        <w:spacing w:before="120" w:after="120"/>
        <w:ind w:left="6236" w:right="-2" w:hanging="5385"/>
        <w:rPr>
          <w:rFonts w:cs="Arial"/>
          <w:lang w:val="en-US"/>
          <w:rPrChange w:id="671" w:author="Giwa, Titilayo" w:date="2026-04-27T09:37:00Z" w16du:dateUtc="2026-04-27T08:37:00Z">
            <w:rPr>
              <w:rFonts w:cs="Arial"/>
            </w:rPr>
          </w:rPrChange>
        </w:rPr>
      </w:pPr>
      <w:r w:rsidRPr="002B0AAC">
        <w:rPr>
          <w:rFonts w:cs="Arial"/>
          <w:lang w:val="en-US"/>
          <w:rPrChange w:id="672" w:author="Giwa, Titilayo" w:date="2026-04-27T09:37:00Z" w16du:dateUtc="2026-04-27T08:37:00Z">
            <w:rPr>
              <w:rFonts w:cs="Arial"/>
            </w:rPr>
          </w:rPrChange>
        </w:rPr>
        <w:tab/>
        <w:t>Professional Indemnity Insurance</w:t>
      </w:r>
      <w:r w:rsidRPr="002B0AAC">
        <w:rPr>
          <w:rFonts w:cs="Arial"/>
          <w:lang w:val="en-US"/>
          <w:rPrChange w:id="673" w:author="Giwa, Titilayo" w:date="2026-04-27T09:37:00Z" w16du:dateUtc="2026-04-27T08:37:00Z">
            <w:rPr>
              <w:rFonts w:cs="Arial"/>
            </w:rPr>
          </w:rPrChange>
        </w:rPr>
        <w:tab/>
        <w:t>Max 1 million USD in respect of property damage or financial losses.</w:t>
      </w:r>
    </w:p>
    <w:p w14:paraId="45908974" w14:textId="77777777" w:rsidR="00D26C79" w:rsidRPr="002B0AAC" w:rsidRDefault="00D26C79" w:rsidP="00D26C79">
      <w:pPr>
        <w:tabs>
          <w:tab w:val="left" w:pos="1418"/>
          <w:tab w:val="left" w:pos="6237"/>
        </w:tabs>
        <w:spacing w:before="120" w:after="120"/>
        <w:ind w:right="-2"/>
        <w:rPr>
          <w:rFonts w:cs="Arial"/>
          <w:b/>
          <w:bCs/>
          <w:lang w:val="en-US"/>
          <w:rPrChange w:id="674" w:author="Giwa, Titilayo" w:date="2026-04-27T09:37:00Z" w16du:dateUtc="2026-04-27T08:37:00Z">
            <w:rPr>
              <w:rFonts w:cs="Arial"/>
              <w:b/>
              <w:bCs/>
            </w:rPr>
          </w:rPrChange>
        </w:rPr>
      </w:pPr>
      <w:r w:rsidRPr="002B0AAC">
        <w:rPr>
          <w:rFonts w:cs="Arial"/>
          <w:b/>
          <w:bCs/>
          <w:lang w:val="en-US"/>
          <w:rPrChange w:id="675" w:author="Giwa, Titilayo" w:date="2026-04-27T09:37:00Z" w16du:dateUtc="2026-04-27T08:37:00Z">
            <w:rPr>
              <w:rFonts w:cs="Arial"/>
              <w:b/>
              <w:bCs/>
            </w:rPr>
          </w:rPrChange>
        </w:rPr>
        <w:t>10</w:t>
      </w:r>
      <w:r w:rsidRPr="002B0AAC">
        <w:rPr>
          <w:rFonts w:cs="Arial"/>
          <w:b/>
          <w:bCs/>
          <w:lang w:val="en-US"/>
          <w:rPrChange w:id="676" w:author="Giwa, Titilayo" w:date="2026-04-27T09:37:00Z" w16du:dateUtc="2026-04-27T08:37:00Z">
            <w:rPr>
              <w:rFonts w:cs="Arial"/>
              <w:b/>
              <w:bCs/>
            </w:rPr>
          </w:rPrChange>
        </w:rPr>
        <w:tab/>
        <w:t>Disputes and Arbitration</w:t>
      </w:r>
    </w:p>
    <w:p w14:paraId="7B99640F" w14:textId="71083467" w:rsidR="00703DE7" w:rsidRPr="002B0AAC" w:rsidRDefault="00703DE7" w:rsidP="00C41624">
      <w:pPr>
        <w:tabs>
          <w:tab w:val="left" w:pos="1418"/>
          <w:tab w:val="left" w:pos="6237"/>
        </w:tabs>
        <w:spacing w:before="120" w:after="120"/>
        <w:ind w:left="6237" w:right="-2"/>
        <w:rPr>
          <w:rFonts w:cs="Arial"/>
          <w:lang w:val="en-US"/>
          <w:rPrChange w:id="677" w:author="Giwa, Titilayo" w:date="2026-04-27T09:37:00Z" w16du:dateUtc="2026-04-27T08:37:00Z">
            <w:rPr>
              <w:rFonts w:cs="Arial"/>
            </w:rPr>
          </w:rPrChange>
        </w:rPr>
      </w:pPr>
      <w:r w:rsidRPr="002B0AAC">
        <w:rPr>
          <w:rFonts w:cs="Arial"/>
          <w:lang w:val="en-US"/>
          <w:rPrChange w:id="678" w:author="Giwa, Titilayo" w:date="2026-04-27T09:37:00Z" w16du:dateUtc="2026-04-27T08:37:00Z">
            <w:rPr>
              <w:rFonts w:cs="Arial"/>
            </w:rPr>
          </w:rPrChange>
        </w:rPr>
        <w:t>Clause 10 is hereby deleted and replaced as follows:</w:t>
      </w:r>
    </w:p>
    <w:p w14:paraId="54F5F896" w14:textId="4D74FBE0" w:rsidR="00D26C79" w:rsidRPr="002B0AAC" w:rsidRDefault="00D26C79" w:rsidP="002B0AAC">
      <w:pPr>
        <w:tabs>
          <w:tab w:val="left" w:pos="1418"/>
        </w:tabs>
        <w:spacing w:before="120" w:after="120"/>
        <w:ind w:left="6237" w:right="-2" w:hanging="5386"/>
        <w:rPr>
          <w:rFonts w:cs="Arial"/>
          <w:b/>
          <w:bCs/>
          <w:lang w:val="en-US"/>
          <w:rPrChange w:id="679" w:author="Giwa, Titilayo" w:date="2026-04-27T09:37:00Z" w16du:dateUtc="2026-04-27T08:37:00Z">
            <w:rPr>
              <w:rFonts w:cs="Arial"/>
              <w:b/>
              <w:bCs/>
            </w:rPr>
          </w:rPrChange>
        </w:rPr>
      </w:pPr>
      <w:r w:rsidRPr="002B0AAC">
        <w:rPr>
          <w:rFonts w:cs="Arial"/>
          <w:lang w:val="en-US"/>
          <w:rPrChange w:id="680" w:author="Giwa, Titilayo" w:date="2026-04-27T09:37:00Z" w16du:dateUtc="2026-04-27T08:37:00Z">
            <w:rPr>
              <w:rFonts w:cs="Arial"/>
            </w:rPr>
          </w:rPrChange>
        </w:rPr>
        <w:t>10.</w:t>
      </w:r>
      <w:r w:rsidR="00703DE7" w:rsidRPr="002B0AAC">
        <w:rPr>
          <w:rFonts w:cs="Arial"/>
          <w:lang w:val="en-US"/>
          <w:rPrChange w:id="681" w:author="Giwa, Titilayo" w:date="2026-04-27T09:37:00Z" w16du:dateUtc="2026-04-27T08:37:00Z">
            <w:rPr>
              <w:rFonts w:cs="Arial"/>
            </w:rPr>
          </w:rPrChange>
        </w:rPr>
        <w:t>1</w:t>
      </w:r>
      <w:r w:rsidRPr="002B0AAC">
        <w:rPr>
          <w:rFonts w:cs="Arial"/>
          <w:lang w:val="en-US"/>
          <w:rPrChange w:id="682" w:author="Giwa, Titilayo" w:date="2026-04-27T09:37:00Z" w16du:dateUtc="2026-04-27T08:37:00Z">
            <w:rPr>
              <w:rFonts w:cs="Arial"/>
            </w:rPr>
          </w:rPrChange>
        </w:rPr>
        <w:tab/>
      </w:r>
      <w:r w:rsidR="00703DE7" w:rsidRPr="002B0AAC">
        <w:rPr>
          <w:rFonts w:cs="Arial"/>
          <w:lang w:val="en-US"/>
          <w:rPrChange w:id="683" w:author="Giwa, Titilayo" w:date="2026-04-27T09:37:00Z" w16du:dateUtc="2026-04-27T08:37:00Z">
            <w:rPr>
              <w:rFonts w:cs="Arial"/>
            </w:rPr>
          </w:rPrChange>
        </w:rPr>
        <w:t>Amicable Dispute Resolution</w:t>
      </w:r>
      <w:r w:rsidRPr="002B0AAC">
        <w:rPr>
          <w:rFonts w:cs="Arial"/>
          <w:b/>
          <w:bCs/>
          <w:lang w:val="en-US"/>
          <w:rPrChange w:id="684" w:author="Giwa, Titilayo" w:date="2026-04-27T09:37:00Z" w16du:dateUtc="2026-04-27T08:37:00Z">
            <w:rPr>
              <w:rFonts w:cs="Arial"/>
              <w:b/>
              <w:bCs/>
            </w:rPr>
          </w:rPrChange>
        </w:rPr>
        <w:tab/>
      </w:r>
      <w:proofErr w:type="gramStart"/>
      <w:r w:rsidRPr="002B0AAC">
        <w:rPr>
          <w:rFonts w:cs="Arial"/>
          <w:lang w:val="en-US"/>
          <w:rPrChange w:id="685" w:author="Giwa, Titilayo" w:date="2026-04-27T09:37:00Z" w16du:dateUtc="2026-04-27T08:37:00Z">
            <w:rPr>
              <w:rFonts w:cs="Arial"/>
            </w:rPr>
          </w:rPrChange>
        </w:rPr>
        <w:t>The</w:t>
      </w:r>
      <w:proofErr w:type="gramEnd"/>
      <w:r w:rsidRPr="002B0AAC">
        <w:rPr>
          <w:rFonts w:cs="Arial"/>
          <w:lang w:val="en-US"/>
          <w:rPrChange w:id="686" w:author="Giwa, Titilayo" w:date="2026-04-27T09:37:00Z" w16du:dateUtc="2026-04-27T08:37:00Z">
            <w:rPr>
              <w:rFonts w:cs="Arial"/>
            </w:rPr>
          </w:rPrChange>
        </w:rPr>
        <w:t xml:space="preserve"> Parties agree that in case of </w:t>
      </w:r>
      <w:r w:rsidR="00703DE7" w:rsidRPr="002B0AAC">
        <w:rPr>
          <w:rFonts w:cs="Arial"/>
          <w:lang w:val="en-US"/>
          <w:rPrChange w:id="687" w:author="Giwa, Titilayo" w:date="2026-04-27T09:37:00Z" w16du:dateUtc="2026-04-27T08:37:00Z">
            <w:rPr>
              <w:rFonts w:cs="Arial"/>
            </w:rPr>
          </w:rPrChange>
        </w:rPr>
        <w:t>any dispute, the</w:t>
      </w:r>
      <w:del w:id="688" w:author="GELIAS" w:date="2026-04-23T15:40:00Z">
        <w:r w:rsidR="00703DE7" w:rsidRPr="002B0AAC" w:rsidDel="006C1213">
          <w:rPr>
            <w:rFonts w:cs="Arial"/>
            <w:lang w:val="en-US"/>
            <w:rPrChange w:id="689" w:author="Giwa, Titilayo" w:date="2026-04-27T09:37:00Z" w16du:dateUtc="2026-04-27T08:37:00Z">
              <w:rPr>
                <w:rFonts w:cs="Arial"/>
              </w:rPr>
            </w:rPrChange>
          </w:rPr>
          <w:delText>n</w:delText>
        </w:r>
      </w:del>
      <w:r w:rsidR="00703DE7" w:rsidRPr="002B0AAC">
        <w:rPr>
          <w:rFonts w:cs="Arial"/>
          <w:lang w:val="en-US"/>
          <w:rPrChange w:id="690" w:author="Giwa, Titilayo" w:date="2026-04-27T09:37:00Z" w16du:dateUtc="2026-04-27T08:37:00Z">
            <w:rPr>
              <w:rFonts w:cs="Arial"/>
            </w:rPr>
          </w:rPrChange>
        </w:rPr>
        <w:t xml:space="preserve"> senior representatives of the Parties with authority to settle the dispute shall meet in order to attempt to resolve the dispute. Where Parties </w:t>
      </w:r>
      <w:proofErr w:type="gramStart"/>
      <w:r w:rsidRPr="002B0AAC">
        <w:rPr>
          <w:rFonts w:cs="Arial"/>
          <w:lang w:val="en-US"/>
          <w:rPrChange w:id="691" w:author="Giwa, Titilayo" w:date="2026-04-27T09:37:00Z" w16du:dateUtc="2026-04-27T08:37:00Z">
            <w:rPr>
              <w:rFonts w:cs="Arial"/>
            </w:rPr>
          </w:rPrChange>
        </w:rPr>
        <w:t xml:space="preserve">fail </w:t>
      </w:r>
      <w:r w:rsidR="00703DE7" w:rsidRPr="002B0AAC">
        <w:rPr>
          <w:rFonts w:cs="Arial"/>
          <w:lang w:val="en-US"/>
          <w:rPrChange w:id="692" w:author="Giwa, Titilayo" w:date="2026-04-27T09:37:00Z" w16du:dateUtc="2026-04-27T08:37:00Z">
            <w:rPr>
              <w:rFonts w:cs="Arial"/>
            </w:rPr>
          </w:rPrChange>
        </w:rPr>
        <w:t xml:space="preserve"> </w:t>
      </w:r>
      <w:r w:rsidR="00703DE7" w:rsidRPr="002B0AAC">
        <w:rPr>
          <w:rFonts w:cs="Arial"/>
          <w:lang w:val="en-US"/>
          <w:rPrChange w:id="693" w:author="Giwa, Titilayo" w:date="2026-04-27T09:37:00Z" w16du:dateUtc="2026-04-27T08:37:00Z">
            <w:rPr>
              <w:rFonts w:cs="Arial"/>
            </w:rPr>
          </w:rPrChange>
        </w:rPr>
        <w:lastRenderedPageBreak/>
        <w:t>to</w:t>
      </w:r>
      <w:proofErr w:type="gramEnd"/>
      <w:r w:rsidR="00703DE7" w:rsidRPr="002B0AAC">
        <w:rPr>
          <w:rFonts w:cs="Arial"/>
          <w:lang w:val="en-US"/>
          <w:rPrChange w:id="694" w:author="Giwa, Titilayo" w:date="2026-04-27T09:37:00Z" w16du:dateUtc="2026-04-27T08:37:00Z">
            <w:rPr>
              <w:rFonts w:cs="Arial"/>
            </w:rPr>
          </w:rPrChange>
        </w:rPr>
        <w:t xml:space="preserve"> </w:t>
      </w:r>
      <w:proofErr w:type="gramStart"/>
      <w:r w:rsidR="00703DE7" w:rsidRPr="002B0AAC">
        <w:rPr>
          <w:rFonts w:cs="Arial"/>
          <w:lang w:val="en-US"/>
          <w:rPrChange w:id="695" w:author="Giwa, Titilayo" w:date="2026-04-27T09:37:00Z" w16du:dateUtc="2026-04-27T08:37:00Z">
            <w:rPr>
              <w:rFonts w:cs="Arial"/>
            </w:rPr>
          </w:rPrChange>
        </w:rPr>
        <w:t xml:space="preserve">reach </w:t>
      </w:r>
      <w:r w:rsidRPr="002B0AAC">
        <w:rPr>
          <w:rFonts w:cs="Arial"/>
          <w:lang w:val="en-US"/>
          <w:rPrChange w:id="696" w:author="Giwa, Titilayo" w:date="2026-04-27T09:37:00Z" w16du:dateUtc="2026-04-27T08:37:00Z">
            <w:rPr>
              <w:rFonts w:cs="Arial"/>
            </w:rPr>
          </w:rPrChange>
        </w:rPr>
        <w:t xml:space="preserve"> amicable</w:t>
      </w:r>
      <w:proofErr w:type="gramEnd"/>
      <w:r w:rsidRPr="002B0AAC">
        <w:rPr>
          <w:rFonts w:cs="Arial"/>
          <w:lang w:val="en-US"/>
          <w:rPrChange w:id="697" w:author="Giwa, Titilayo" w:date="2026-04-27T09:37:00Z" w16du:dateUtc="2026-04-27T08:37:00Z">
            <w:rPr>
              <w:rFonts w:cs="Arial"/>
            </w:rPr>
          </w:rPrChange>
        </w:rPr>
        <w:t xml:space="preserve"> settlement</w:t>
      </w:r>
      <w:r w:rsidR="00703DE7" w:rsidRPr="002B0AAC">
        <w:rPr>
          <w:rFonts w:cs="Arial"/>
          <w:lang w:val="en-US"/>
          <w:rPrChange w:id="698" w:author="Giwa, Titilayo" w:date="2026-04-27T09:37:00Z" w16du:dateUtc="2026-04-27T08:37:00Z">
            <w:rPr>
              <w:rFonts w:cs="Arial"/>
            </w:rPr>
          </w:rPrChange>
        </w:rPr>
        <w:t xml:space="preserve"> within withing 10 business days</w:t>
      </w:r>
      <w:r w:rsidR="00BE359B" w:rsidRPr="002B0AAC">
        <w:rPr>
          <w:rFonts w:cs="Arial"/>
          <w:lang w:val="en-US"/>
          <w:rPrChange w:id="699" w:author="Giwa, Titilayo" w:date="2026-04-27T09:37:00Z" w16du:dateUtc="2026-04-27T08:37:00Z">
            <w:rPr>
              <w:rFonts w:cs="Arial"/>
            </w:rPr>
          </w:rPrChange>
        </w:rPr>
        <w:t>,</w:t>
      </w:r>
      <w:r w:rsidR="00703DE7" w:rsidRPr="002B0AAC">
        <w:rPr>
          <w:rFonts w:cs="Arial"/>
          <w:lang w:val="en-US"/>
          <w:rPrChange w:id="700" w:author="Giwa, Titilayo" w:date="2026-04-27T09:37:00Z" w16du:dateUtc="2026-04-27T08:37:00Z">
            <w:rPr>
              <w:rFonts w:cs="Arial"/>
            </w:rPr>
          </w:rPrChange>
        </w:rPr>
        <w:t xml:space="preserve"> </w:t>
      </w:r>
      <w:r w:rsidRPr="002B0AAC">
        <w:rPr>
          <w:rFonts w:cs="Arial"/>
          <w:lang w:val="en-US"/>
          <w:rPrChange w:id="701" w:author="Giwa, Titilayo" w:date="2026-04-27T09:37:00Z" w16du:dateUtc="2026-04-27T08:37:00Z">
            <w:rPr>
              <w:rFonts w:cs="Arial"/>
            </w:rPr>
          </w:rPrChange>
        </w:rPr>
        <w:t>any disputes shall be settled by arbitration according to Clause 10.</w:t>
      </w:r>
      <w:r w:rsidR="00703DE7" w:rsidRPr="002B0AAC">
        <w:rPr>
          <w:rFonts w:cs="Arial"/>
          <w:lang w:val="en-US"/>
          <w:rPrChange w:id="702" w:author="Giwa, Titilayo" w:date="2026-04-27T09:37:00Z" w16du:dateUtc="2026-04-27T08:37:00Z">
            <w:rPr>
              <w:rFonts w:cs="Arial"/>
            </w:rPr>
          </w:rPrChange>
        </w:rPr>
        <w:t xml:space="preserve">2 </w:t>
      </w:r>
      <w:r w:rsidRPr="002B0AAC">
        <w:rPr>
          <w:rFonts w:cs="Arial"/>
          <w:lang w:val="en-US"/>
          <w:rPrChange w:id="703" w:author="Giwa, Titilayo" w:date="2026-04-27T09:37:00Z" w16du:dateUtc="2026-04-27T08:37:00Z">
            <w:rPr>
              <w:rFonts w:cs="Arial"/>
            </w:rPr>
          </w:rPrChange>
        </w:rPr>
        <w:t>[Arbitration]</w:t>
      </w:r>
      <w:ins w:id="704" w:author="GELIAS" w:date="2026-04-23T15:41:00Z">
        <w:r w:rsidR="006C1213" w:rsidRPr="002B0AAC">
          <w:rPr>
            <w:rFonts w:cs="Arial"/>
            <w:lang w:val="en-US"/>
            <w:rPrChange w:id="705" w:author="Giwa, Titilayo" w:date="2026-04-27T09:37:00Z" w16du:dateUtc="2026-04-27T08:37:00Z">
              <w:rPr>
                <w:rFonts w:cs="Arial"/>
              </w:rPr>
            </w:rPrChange>
          </w:rPr>
          <w:t xml:space="preserve">. </w:t>
        </w:r>
      </w:ins>
    </w:p>
    <w:p w14:paraId="7CD31C5D" w14:textId="77777777" w:rsidR="005B5C03" w:rsidRPr="002B0AAC" w:rsidRDefault="00D26C79" w:rsidP="006C1213">
      <w:pPr>
        <w:tabs>
          <w:tab w:val="left" w:pos="1418"/>
          <w:tab w:val="left" w:pos="6237"/>
        </w:tabs>
        <w:spacing w:before="120" w:after="120"/>
        <w:ind w:left="6237" w:right="-2" w:hanging="5386"/>
        <w:rPr>
          <w:ins w:id="706" w:author="GELIAS" w:date="2026-04-23T15:46:00Z"/>
          <w:rFonts w:cs="Arial"/>
          <w:lang w:val="en-US"/>
          <w:rPrChange w:id="707" w:author="Giwa, Titilayo" w:date="2026-04-27T09:37:00Z" w16du:dateUtc="2026-04-27T08:37:00Z">
            <w:rPr>
              <w:ins w:id="708" w:author="GELIAS" w:date="2026-04-23T15:46:00Z"/>
              <w:rFonts w:cs="Arial"/>
            </w:rPr>
          </w:rPrChange>
        </w:rPr>
      </w:pPr>
      <w:r w:rsidRPr="002B0AAC">
        <w:rPr>
          <w:rFonts w:cs="Arial"/>
          <w:lang w:val="en-US"/>
          <w:rPrChange w:id="709" w:author="Giwa, Titilayo" w:date="2026-04-27T09:37:00Z" w16du:dateUtc="2026-04-27T08:37:00Z">
            <w:rPr>
              <w:rFonts w:cs="Arial"/>
            </w:rPr>
          </w:rPrChange>
        </w:rPr>
        <w:t>10.</w:t>
      </w:r>
      <w:r w:rsidR="00703DE7" w:rsidRPr="002B0AAC">
        <w:rPr>
          <w:rFonts w:cs="Arial"/>
          <w:lang w:val="en-US"/>
          <w:rPrChange w:id="710" w:author="Giwa, Titilayo" w:date="2026-04-27T09:37:00Z" w16du:dateUtc="2026-04-27T08:37:00Z">
            <w:rPr>
              <w:rFonts w:cs="Arial"/>
            </w:rPr>
          </w:rPrChange>
        </w:rPr>
        <w:t>2</w:t>
      </w:r>
      <w:r w:rsidR="00703DE7" w:rsidRPr="002B0AAC" w:rsidDel="00703DE7">
        <w:rPr>
          <w:rFonts w:cs="Arial"/>
          <w:lang w:val="en-US"/>
          <w:rPrChange w:id="711" w:author="Giwa, Titilayo" w:date="2026-04-27T09:37:00Z" w16du:dateUtc="2026-04-27T08:37:00Z">
            <w:rPr>
              <w:rFonts w:cs="Arial"/>
            </w:rPr>
          </w:rPrChange>
        </w:rPr>
        <w:t xml:space="preserve"> </w:t>
      </w:r>
      <w:r w:rsidRPr="002B0AAC">
        <w:rPr>
          <w:rFonts w:cs="Arial"/>
          <w:lang w:val="en-US"/>
          <w:rPrChange w:id="712" w:author="Giwa, Titilayo" w:date="2026-04-27T09:37:00Z" w16du:dateUtc="2026-04-27T08:37:00Z">
            <w:rPr>
              <w:rFonts w:cs="Arial"/>
            </w:rPr>
          </w:rPrChange>
        </w:rPr>
        <w:t>Arbitration</w:t>
      </w:r>
      <w:r w:rsidRPr="002B0AAC">
        <w:rPr>
          <w:rFonts w:cs="Arial"/>
          <w:lang w:val="en-US"/>
          <w:rPrChange w:id="713" w:author="Giwa, Titilayo" w:date="2026-04-27T09:37:00Z" w16du:dateUtc="2026-04-27T08:37:00Z">
            <w:rPr>
              <w:rFonts w:cs="Arial"/>
            </w:rPr>
          </w:rPrChange>
        </w:rPr>
        <w:tab/>
        <w:t xml:space="preserve">Any dispute which cannot be settled in accordance with Clause 10.1 above within a period of </w:t>
      </w:r>
      <w:r w:rsidR="00703DE7" w:rsidRPr="002B0AAC">
        <w:rPr>
          <w:rFonts w:cs="Arial"/>
          <w:lang w:val="en-US"/>
          <w:rPrChange w:id="714" w:author="Giwa, Titilayo" w:date="2026-04-27T09:37:00Z" w16du:dateUtc="2026-04-27T08:37:00Z">
            <w:rPr>
              <w:rFonts w:cs="Arial"/>
            </w:rPr>
          </w:rPrChange>
        </w:rPr>
        <w:t>ten</w:t>
      </w:r>
      <w:r w:rsidRPr="002B0AAC">
        <w:rPr>
          <w:rFonts w:cs="Arial"/>
          <w:lang w:val="en-US"/>
          <w:rPrChange w:id="715" w:author="Giwa, Titilayo" w:date="2026-04-27T09:37:00Z" w16du:dateUtc="2026-04-27T08:37:00Z">
            <w:rPr>
              <w:rFonts w:cs="Arial"/>
            </w:rPr>
          </w:rPrChange>
        </w:rPr>
        <w:t xml:space="preserve"> (</w:t>
      </w:r>
      <w:r w:rsidR="00703DE7" w:rsidRPr="002B0AAC">
        <w:rPr>
          <w:rFonts w:cs="Arial"/>
          <w:lang w:val="en-US"/>
          <w:rPrChange w:id="716" w:author="Giwa, Titilayo" w:date="2026-04-27T09:37:00Z" w16du:dateUtc="2026-04-27T08:37:00Z">
            <w:rPr>
              <w:rFonts w:cs="Arial"/>
            </w:rPr>
          </w:rPrChange>
        </w:rPr>
        <w:t>10</w:t>
      </w:r>
      <w:r w:rsidRPr="002B0AAC">
        <w:rPr>
          <w:rFonts w:cs="Arial"/>
          <w:lang w:val="en-US"/>
          <w:rPrChange w:id="717" w:author="Giwa, Titilayo" w:date="2026-04-27T09:37:00Z" w16du:dateUtc="2026-04-27T08:37:00Z">
            <w:rPr>
              <w:rFonts w:cs="Arial"/>
            </w:rPr>
          </w:rPrChange>
        </w:rPr>
        <w:t xml:space="preserve">) </w:t>
      </w:r>
      <w:r w:rsidR="00703DE7" w:rsidRPr="002B0AAC">
        <w:rPr>
          <w:rFonts w:cs="Arial"/>
          <w:lang w:val="en-US"/>
          <w:rPrChange w:id="718" w:author="Giwa, Titilayo" w:date="2026-04-27T09:37:00Z" w16du:dateUtc="2026-04-27T08:37:00Z">
            <w:rPr>
              <w:rFonts w:cs="Arial"/>
            </w:rPr>
          </w:rPrChange>
        </w:rPr>
        <w:t xml:space="preserve">business </w:t>
      </w:r>
      <w:r w:rsidRPr="002B0AAC">
        <w:rPr>
          <w:rFonts w:cs="Arial"/>
          <w:lang w:val="en-US"/>
          <w:rPrChange w:id="719" w:author="Giwa, Titilayo" w:date="2026-04-27T09:37:00Z" w16du:dateUtc="2026-04-27T08:37:00Z">
            <w:rPr>
              <w:rFonts w:cs="Arial"/>
            </w:rPr>
          </w:rPrChange>
        </w:rPr>
        <w:t xml:space="preserve">days shall be settled before a Sole Arbitrator to be appointed by the mutual agreement of the Parties in accordance with the Lagos State Arbitration Law 2009, and the award rendered by the arbitrator may be entered in any court having jurisdiction. A dispute shall be deemed to have arisen when any Party notifies the other Party in writing to that effect. In the event that the Parties are unable to agree on a sole arbitrator within fourteen (14) </w:t>
      </w:r>
      <w:commentRangeStart w:id="720"/>
      <w:r w:rsidRPr="002B0AAC">
        <w:rPr>
          <w:rFonts w:cs="Arial"/>
          <w:lang w:val="en-US"/>
          <w:rPrChange w:id="721" w:author="Giwa, Titilayo" w:date="2026-04-27T09:37:00Z" w16du:dateUtc="2026-04-27T08:37:00Z">
            <w:rPr>
              <w:rFonts w:cs="Arial"/>
            </w:rPr>
          </w:rPrChange>
        </w:rPr>
        <w:t>days</w:t>
      </w:r>
      <w:commentRangeEnd w:id="720"/>
      <w:r w:rsidR="006C1213" w:rsidRPr="00AC655C">
        <w:rPr>
          <w:rStyle w:val="CommentReference"/>
          <w:rFonts w:cs="Arial"/>
          <w:sz w:val="24"/>
          <w:szCs w:val="24"/>
        </w:rPr>
        <w:commentReference w:id="720"/>
      </w:r>
      <w:r w:rsidRPr="002B0AAC">
        <w:rPr>
          <w:rFonts w:cs="Arial"/>
          <w:lang w:val="en-US"/>
          <w:rPrChange w:id="722" w:author="Giwa, Titilayo" w:date="2026-04-27T09:37:00Z" w16du:dateUtc="2026-04-27T08:37:00Z">
            <w:rPr>
              <w:rFonts w:cs="Arial"/>
            </w:rPr>
          </w:rPrChange>
        </w:rPr>
        <w:t xml:space="preserve"> after the declaration of a dispute, such sole arbitrator shall be appointed by the Chairman, Chartered Institute of Arbitrators UK (Nigeria Branch). The place of arbitration shall be Lagos, Nigeria. </w:t>
      </w:r>
    </w:p>
    <w:p w14:paraId="7B6F87E3" w14:textId="118D249F" w:rsidR="006C1213" w:rsidRPr="002B0AAC" w:rsidRDefault="005B5C03" w:rsidP="006C1213">
      <w:pPr>
        <w:tabs>
          <w:tab w:val="left" w:pos="1418"/>
          <w:tab w:val="left" w:pos="6237"/>
        </w:tabs>
        <w:spacing w:before="120" w:after="120"/>
        <w:ind w:left="6237" w:right="-2" w:hanging="5386"/>
        <w:rPr>
          <w:ins w:id="723" w:author="GELIAS" w:date="2026-04-23T15:44:00Z"/>
          <w:rFonts w:cs="Arial"/>
          <w:lang w:val="en-US"/>
          <w:rPrChange w:id="724" w:author="Giwa, Titilayo" w:date="2026-04-27T09:37:00Z" w16du:dateUtc="2026-04-27T08:37:00Z">
            <w:rPr>
              <w:ins w:id="725" w:author="GELIAS" w:date="2026-04-23T15:44:00Z"/>
              <w:rFonts w:cs="Arial"/>
            </w:rPr>
          </w:rPrChange>
        </w:rPr>
      </w:pPr>
      <w:ins w:id="726" w:author="GELIAS" w:date="2026-04-23T15:46:00Z">
        <w:r w:rsidRPr="002B0AAC">
          <w:rPr>
            <w:rFonts w:cs="Arial"/>
            <w:lang w:val="en-US"/>
            <w:rPrChange w:id="727" w:author="Giwa, Titilayo" w:date="2026-04-27T09:37:00Z" w16du:dateUtc="2026-04-27T08:37:00Z">
              <w:rPr>
                <w:rFonts w:cs="Arial"/>
              </w:rPr>
            </w:rPrChange>
          </w:rPr>
          <w:tab/>
        </w:r>
        <w:r w:rsidRPr="002B0AAC">
          <w:rPr>
            <w:rFonts w:cs="Arial"/>
            <w:lang w:val="en-US"/>
            <w:rPrChange w:id="728" w:author="Giwa, Titilayo" w:date="2026-04-27T09:37:00Z" w16du:dateUtc="2026-04-27T08:37:00Z">
              <w:rPr>
                <w:rFonts w:cs="Arial"/>
              </w:rPr>
            </w:rPrChange>
          </w:rPr>
          <w:tab/>
        </w:r>
      </w:ins>
      <w:ins w:id="729" w:author="GELIAS" w:date="2026-04-23T15:44:00Z">
        <w:r w:rsidR="006C1213" w:rsidRPr="002B0AAC">
          <w:rPr>
            <w:rFonts w:cs="Arial"/>
            <w:lang w:val="en-US"/>
            <w:rPrChange w:id="730" w:author="Giwa, Titilayo" w:date="2026-04-27T09:37:00Z" w16du:dateUtc="2026-04-27T08:37:00Z">
              <w:rPr>
                <w:rFonts w:cs="Arial"/>
              </w:rPr>
            </w:rPrChange>
          </w:rPr>
          <w:t>An award of the Arbitral tribunal shall be final and binding on the Parties. Each Party shall bear its cost of arbitration. Notwithstanding any reference to arbitration herein;</w:t>
        </w:r>
      </w:ins>
    </w:p>
    <w:p w14:paraId="7B4E7D56" w14:textId="25305833" w:rsidR="00D26C79" w:rsidRPr="002B0AAC" w:rsidRDefault="006C1213" w:rsidP="002B0AAC">
      <w:pPr>
        <w:tabs>
          <w:tab w:val="left" w:pos="1418"/>
          <w:tab w:val="left" w:pos="6237"/>
        </w:tabs>
        <w:spacing w:before="120" w:after="120"/>
        <w:ind w:left="6237" w:right="-2" w:hanging="5386"/>
        <w:rPr>
          <w:rFonts w:cs="Arial"/>
          <w:lang w:val="en-US"/>
          <w:rPrChange w:id="731" w:author="Giwa, Titilayo" w:date="2026-04-27T09:37:00Z" w16du:dateUtc="2026-04-27T08:37:00Z">
            <w:rPr>
              <w:rFonts w:cs="Arial"/>
            </w:rPr>
          </w:rPrChange>
        </w:rPr>
      </w:pPr>
      <w:ins w:id="732" w:author="GELIAS" w:date="2026-04-23T15:44:00Z">
        <w:r w:rsidRPr="002B0AAC">
          <w:rPr>
            <w:rFonts w:cs="Arial"/>
            <w:lang w:val="en-US"/>
            <w:rPrChange w:id="733" w:author="Giwa, Titilayo" w:date="2026-04-27T09:37:00Z" w16du:dateUtc="2026-04-27T08:37:00Z">
              <w:rPr>
                <w:rFonts w:cs="Arial"/>
              </w:rPr>
            </w:rPrChange>
          </w:rPr>
          <w:tab/>
        </w:r>
        <w:r w:rsidRPr="002B0AAC">
          <w:rPr>
            <w:rFonts w:cs="Arial"/>
            <w:lang w:val="en-US"/>
            <w:rPrChange w:id="734" w:author="Giwa, Titilayo" w:date="2026-04-27T09:37:00Z" w16du:dateUtc="2026-04-27T08:37:00Z">
              <w:rPr>
                <w:rFonts w:cs="Arial"/>
              </w:rPr>
            </w:rPrChange>
          </w:rPr>
          <w:tab/>
        </w:r>
        <w:commentRangeStart w:id="735"/>
        <w:r w:rsidRPr="002B0AAC">
          <w:rPr>
            <w:rFonts w:cs="Arial"/>
            <w:lang w:val="en-US"/>
            <w:rPrChange w:id="736" w:author="Giwa, Titilayo" w:date="2026-04-27T09:37:00Z" w16du:dateUtc="2026-04-27T08:37:00Z">
              <w:rPr>
                <w:rFonts w:cs="Arial"/>
              </w:rPr>
            </w:rPrChange>
          </w:rPr>
          <w:t>the Parties shall continue to perform their respective obligations under this Agreement unless they otherwise agree; and</w:t>
        </w:r>
      </w:ins>
      <w:ins w:id="737" w:author="GELIAS" w:date="2026-04-23T15:45:00Z">
        <w:r w:rsidRPr="002B0AAC">
          <w:rPr>
            <w:rFonts w:cs="Arial"/>
            <w:lang w:val="en-US"/>
            <w:rPrChange w:id="738" w:author="Giwa, Titilayo" w:date="2026-04-27T09:37:00Z" w16du:dateUtc="2026-04-27T08:37:00Z">
              <w:rPr>
                <w:rFonts w:cs="Arial"/>
              </w:rPr>
            </w:rPrChange>
          </w:rPr>
          <w:t xml:space="preserve"> </w:t>
        </w:r>
      </w:ins>
      <w:commentRangeEnd w:id="735"/>
      <w:r w:rsidR="00BC755B">
        <w:rPr>
          <w:rStyle w:val="CommentReference"/>
        </w:rPr>
        <w:commentReference w:id="735"/>
      </w:r>
      <w:ins w:id="739" w:author="GELIAS" w:date="2026-04-23T15:45:00Z">
        <w:r w:rsidRPr="002B0AAC">
          <w:rPr>
            <w:rFonts w:cs="Arial"/>
            <w:lang w:val="en-US"/>
            <w:rPrChange w:id="740" w:author="Giwa, Titilayo" w:date="2026-04-27T09:37:00Z" w16du:dateUtc="2026-04-27T08:37:00Z">
              <w:rPr>
                <w:rFonts w:cs="Arial"/>
              </w:rPr>
            </w:rPrChange>
          </w:rPr>
          <w:t xml:space="preserve">the Client </w:t>
        </w:r>
      </w:ins>
      <w:ins w:id="741" w:author="GELIAS" w:date="2026-04-23T15:44:00Z">
        <w:r w:rsidRPr="002B0AAC">
          <w:rPr>
            <w:rFonts w:cs="Arial"/>
            <w:lang w:val="en-US"/>
            <w:rPrChange w:id="742" w:author="Giwa, Titilayo" w:date="2026-04-27T09:37:00Z" w16du:dateUtc="2026-04-27T08:37:00Z">
              <w:rPr>
                <w:rFonts w:cs="Arial"/>
              </w:rPr>
            </w:rPrChange>
          </w:rPr>
          <w:t xml:space="preserve">shall pay the </w:t>
        </w:r>
      </w:ins>
      <w:ins w:id="743" w:author="GELIAS" w:date="2026-04-23T15:45:00Z">
        <w:r w:rsidRPr="002B0AAC">
          <w:rPr>
            <w:rFonts w:cs="Arial"/>
            <w:lang w:val="en-US"/>
            <w:rPrChange w:id="744" w:author="Giwa, Titilayo" w:date="2026-04-27T09:37:00Z" w16du:dateUtc="2026-04-27T08:37:00Z">
              <w:rPr>
                <w:rFonts w:cs="Arial"/>
              </w:rPr>
            </w:rPrChange>
          </w:rPr>
          <w:t>Consultant</w:t>
        </w:r>
      </w:ins>
      <w:ins w:id="745" w:author="GELIAS" w:date="2026-04-23T15:44:00Z">
        <w:r w:rsidRPr="002B0AAC">
          <w:rPr>
            <w:rFonts w:cs="Arial"/>
            <w:lang w:val="en-US"/>
            <w:rPrChange w:id="746" w:author="Giwa, Titilayo" w:date="2026-04-27T09:37:00Z" w16du:dateUtc="2026-04-27T08:37:00Z">
              <w:rPr>
                <w:rFonts w:cs="Arial"/>
              </w:rPr>
            </w:rPrChange>
          </w:rPr>
          <w:t xml:space="preserve"> any undisputed monies due t</w:t>
        </w:r>
      </w:ins>
      <w:ins w:id="747" w:author="GELIAS" w:date="2026-04-23T15:45:00Z">
        <w:r w:rsidRPr="002B0AAC">
          <w:rPr>
            <w:rFonts w:cs="Arial"/>
            <w:lang w:val="en-US"/>
            <w:rPrChange w:id="748" w:author="Giwa, Titilayo" w:date="2026-04-27T09:37:00Z" w16du:dateUtc="2026-04-27T08:37:00Z">
              <w:rPr>
                <w:rFonts w:cs="Arial"/>
              </w:rPr>
            </w:rPrChange>
          </w:rPr>
          <w:t xml:space="preserve">o the Consultant. </w:t>
        </w:r>
      </w:ins>
    </w:p>
    <w:p w14:paraId="0D2B4D32" w14:textId="1C6F8276" w:rsidR="00D26C79" w:rsidRPr="002B0AAC" w:rsidRDefault="00D26C79" w:rsidP="002B0AAC">
      <w:pPr>
        <w:tabs>
          <w:tab w:val="left" w:pos="1418"/>
          <w:tab w:val="left" w:pos="6237"/>
        </w:tabs>
        <w:spacing w:before="120" w:after="120"/>
        <w:ind w:left="6236" w:right="-2" w:hanging="5385"/>
        <w:rPr>
          <w:rFonts w:cs="Arial"/>
          <w:lang w:val="en-US"/>
          <w:rPrChange w:id="749" w:author="Giwa, Titilayo" w:date="2026-04-27T09:37:00Z" w16du:dateUtc="2026-04-27T08:37:00Z">
            <w:rPr>
              <w:rFonts w:cs="Arial"/>
            </w:rPr>
          </w:rPrChange>
        </w:rPr>
      </w:pPr>
      <w:r w:rsidRPr="002B0AAC">
        <w:rPr>
          <w:rFonts w:cs="Arial"/>
          <w:lang w:val="en-US"/>
          <w:rPrChange w:id="750" w:author="Giwa, Titilayo" w:date="2026-04-27T09:37:00Z" w16du:dateUtc="2026-04-27T08:37:00Z">
            <w:rPr>
              <w:rFonts w:cs="Arial"/>
            </w:rPr>
          </w:rPrChange>
        </w:rPr>
        <w:t>10.</w:t>
      </w:r>
      <w:r w:rsidR="00C41624" w:rsidRPr="002B0AAC">
        <w:rPr>
          <w:rFonts w:cs="Arial"/>
          <w:lang w:val="en-US"/>
          <w:rPrChange w:id="751" w:author="Giwa, Titilayo" w:date="2026-04-27T09:37:00Z" w16du:dateUtc="2026-04-27T08:37:00Z">
            <w:rPr>
              <w:rFonts w:cs="Arial"/>
            </w:rPr>
          </w:rPrChange>
        </w:rPr>
        <w:t>3</w:t>
      </w:r>
      <w:r w:rsidR="00C41624" w:rsidRPr="002B0AAC" w:rsidDel="00C41624">
        <w:rPr>
          <w:rFonts w:cs="Arial"/>
          <w:lang w:val="en-US"/>
          <w:rPrChange w:id="752" w:author="Giwa, Titilayo" w:date="2026-04-27T09:37:00Z" w16du:dateUtc="2026-04-27T08:37:00Z">
            <w:rPr>
              <w:rFonts w:cs="Arial"/>
            </w:rPr>
          </w:rPrChange>
        </w:rPr>
        <w:t xml:space="preserve"> </w:t>
      </w:r>
      <w:r w:rsidRPr="002B0AAC">
        <w:rPr>
          <w:rFonts w:cs="Arial"/>
          <w:lang w:val="en-US"/>
          <w:rPrChange w:id="753" w:author="Giwa, Titilayo" w:date="2026-04-27T09:37:00Z" w16du:dateUtc="2026-04-27T08:37:00Z">
            <w:rPr>
              <w:rFonts w:cs="Arial"/>
            </w:rPr>
          </w:rPrChange>
        </w:rPr>
        <w:t>Language of arbitration</w:t>
      </w:r>
      <w:r w:rsidRPr="002B0AAC">
        <w:rPr>
          <w:rFonts w:cs="Arial"/>
          <w:lang w:val="en-US"/>
          <w:rPrChange w:id="754" w:author="Giwa, Titilayo" w:date="2026-04-27T09:37:00Z" w16du:dateUtc="2026-04-27T08:37:00Z">
            <w:rPr>
              <w:rFonts w:cs="Arial"/>
            </w:rPr>
          </w:rPrChange>
        </w:rPr>
        <w:tab/>
      </w:r>
      <w:proofErr w:type="gramStart"/>
      <w:r w:rsidRPr="002B0AAC">
        <w:rPr>
          <w:rFonts w:cs="Arial"/>
          <w:lang w:val="en-US"/>
          <w:rPrChange w:id="755" w:author="Giwa, Titilayo" w:date="2026-04-27T09:37:00Z" w16du:dateUtc="2026-04-27T08:37:00Z">
            <w:rPr>
              <w:rFonts w:cs="Arial"/>
            </w:rPr>
          </w:rPrChange>
        </w:rPr>
        <w:t>The</w:t>
      </w:r>
      <w:proofErr w:type="gramEnd"/>
      <w:r w:rsidRPr="002B0AAC">
        <w:rPr>
          <w:rFonts w:cs="Arial"/>
          <w:lang w:val="en-US"/>
          <w:rPrChange w:id="756" w:author="Giwa, Titilayo" w:date="2026-04-27T09:37:00Z" w16du:dateUtc="2026-04-27T08:37:00Z">
            <w:rPr>
              <w:rFonts w:cs="Arial"/>
            </w:rPr>
          </w:rPrChange>
        </w:rPr>
        <w:t xml:space="preserve"> language of Arbitration shall be English.</w:t>
      </w:r>
    </w:p>
    <w:p w14:paraId="513D41DE" w14:textId="77777777" w:rsidR="00D26C79" w:rsidRPr="002B0AAC" w:rsidRDefault="00D26C79" w:rsidP="00D26C79">
      <w:pPr>
        <w:ind w:right="281"/>
        <w:rPr>
          <w:rFonts w:cs="Arial"/>
          <w:lang w:val="en-US"/>
          <w:rPrChange w:id="757" w:author="Giwa, Titilayo" w:date="2026-04-27T09:37:00Z" w16du:dateUtc="2026-04-27T08:37:00Z">
            <w:rPr>
              <w:rFonts w:cs="Arial"/>
            </w:rPr>
          </w:rPrChange>
        </w:rPr>
      </w:pPr>
    </w:p>
    <w:p w14:paraId="3614BF29" w14:textId="77777777" w:rsidR="00D26C79" w:rsidRPr="002B0AAC" w:rsidRDefault="00D26C79" w:rsidP="00D26C79">
      <w:pPr>
        <w:ind w:right="281"/>
        <w:rPr>
          <w:rFonts w:cs="Arial"/>
          <w:b/>
          <w:bCs/>
          <w:lang w:val="en-US"/>
          <w:rPrChange w:id="758" w:author="Giwa, Titilayo" w:date="2026-04-27T09:37:00Z" w16du:dateUtc="2026-04-27T08:37:00Z">
            <w:rPr>
              <w:rFonts w:cs="Arial"/>
              <w:b/>
              <w:bCs/>
            </w:rPr>
          </w:rPrChange>
        </w:rPr>
      </w:pPr>
    </w:p>
    <w:p w14:paraId="09444FAA" w14:textId="77777777" w:rsidR="00D26C79" w:rsidRPr="002B0AAC" w:rsidRDefault="00D26C79" w:rsidP="00D26C79">
      <w:pPr>
        <w:ind w:right="281"/>
        <w:rPr>
          <w:rFonts w:cs="Arial"/>
          <w:b/>
          <w:bCs/>
          <w:lang w:val="en-US"/>
          <w:rPrChange w:id="759" w:author="Giwa, Titilayo" w:date="2026-04-27T09:37:00Z" w16du:dateUtc="2026-04-27T08:37:00Z">
            <w:rPr>
              <w:rFonts w:cs="Arial"/>
              <w:b/>
              <w:bCs/>
            </w:rPr>
          </w:rPrChange>
        </w:rPr>
      </w:pPr>
    </w:p>
    <w:p w14:paraId="1CB0E6FB" w14:textId="77777777" w:rsidR="00D26C79" w:rsidRPr="002B0AAC" w:rsidRDefault="00D26C79" w:rsidP="00D26C79">
      <w:pPr>
        <w:ind w:right="281"/>
        <w:rPr>
          <w:rFonts w:cs="Arial"/>
          <w:b/>
          <w:bCs/>
          <w:lang w:val="en-US"/>
          <w:rPrChange w:id="760" w:author="Giwa, Titilayo" w:date="2026-04-27T09:37:00Z" w16du:dateUtc="2026-04-27T08:37:00Z">
            <w:rPr>
              <w:rFonts w:cs="Arial"/>
              <w:b/>
              <w:bCs/>
            </w:rPr>
          </w:rPrChange>
        </w:rPr>
      </w:pPr>
      <w:r w:rsidRPr="002B0AAC">
        <w:rPr>
          <w:rFonts w:cs="Arial"/>
          <w:b/>
          <w:bCs/>
          <w:lang w:val="en-US"/>
          <w:rPrChange w:id="761" w:author="Giwa, Titilayo" w:date="2026-04-27T09:37:00Z" w16du:dateUtc="2026-04-27T08:37:00Z">
            <w:rPr>
              <w:rFonts w:cs="Arial"/>
              <w:b/>
              <w:bCs/>
            </w:rPr>
          </w:rPrChange>
        </w:rPr>
        <w:t>Part B Additional or Amended Clauses</w:t>
      </w:r>
    </w:p>
    <w:p w14:paraId="2FC62225" w14:textId="77777777" w:rsidR="00D26C79" w:rsidRPr="002B0AAC" w:rsidRDefault="00D26C79" w:rsidP="00D26C79">
      <w:pPr>
        <w:ind w:right="281"/>
        <w:rPr>
          <w:rFonts w:cs="Arial"/>
          <w:lang w:val="en-US"/>
          <w:rPrChange w:id="762" w:author="Giwa, Titilayo" w:date="2026-04-27T09:37:00Z" w16du:dateUtc="2026-04-27T08:37:00Z">
            <w:rPr>
              <w:rFonts w:cs="Arial"/>
            </w:rPr>
          </w:rPrChange>
        </w:rPr>
      </w:pPr>
      <w:r w:rsidRPr="002B0AAC">
        <w:rPr>
          <w:rFonts w:cs="Arial"/>
          <w:lang w:val="en-US"/>
          <w:rPrChange w:id="763" w:author="Giwa, Titilayo" w:date="2026-04-27T09:37:00Z" w16du:dateUtc="2026-04-27T08:37:00Z">
            <w:rPr>
              <w:rFonts w:cs="Arial"/>
            </w:rPr>
          </w:rPrChange>
        </w:rPr>
        <w:t>The parties are to include in this section any variations, omissions and/or additions to the General Conditions.</w:t>
      </w:r>
    </w:p>
    <w:p w14:paraId="50FF3AE4" w14:textId="77777777" w:rsidR="00D26C79" w:rsidRPr="002B0AAC" w:rsidRDefault="00D26C79" w:rsidP="00D26C79">
      <w:pPr>
        <w:ind w:right="281"/>
        <w:rPr>
          <w:rFonts w:cs="Arial"/>
          <w:b/>
          <w:lang w:val="en-US"/>
          <w:rPrChange w:id="764" w:author="Giwa, Titilayo" w:date="2026-04-27T09:37:00Z" w16du:dateUtc="2026-04-27T08:37:00Z">
            <w:rPr>
              <w:rFonts w:cs="Arial"/>
              <w:b/>
            </w:rPr>
          </w:rPrChange>
        </w:rPr>
      </w:pPr>
      <w:r w:rsidRPr="002B0AAC">
        <w:rPr>
          <w:rFonts w:cs="Arial"/>
          <w:b/>
          <w:lang w:val="en-US"/>
          <w:rPrChange w:id="765" w:author="Giwa, Titilayo" w:date="2026-04-27T09:37:00Z" w16du:dateUtc="2026-04-27T08:37:00Z">
            <w:rPr>
              <w:rFonts w:cs="Arial"/>
              <w:b/>
            </w:rPr>
          </w:rPrChange>
        </w:rPr>
        <w:t>11</w:t>
      </w:r>
      <w:r w:rsidRPr="002B0AAC">
        <w:rPr>
          <w:rFonts w:cs="Arial"/>
          <w:b/>
          <w:lang w:val="en-US"/>
          <w:rPrChange w:id="766" w:author="Giwa, Titilayo" w:date="2026-04-27T09:37:00Z" w16du:dateUtc="2026-04-27T08:37:00Z">
            <w:rPr>
              <w:rFonts w:cs="Arial"/>
              <w:b/>
            </w:rPr>
          </w:rPrChange>
        </w:rPr>
        <w:tab/>
        <w:t>Additional Clauses</w:t>
      </w:r>
    </w:p>
    <w:p w14:paraId="43C13C02" w14:textId="77777777" w:rsidR="00D26C79" w:rsidRPr="002B0AAC" w:rsidRDefault="00D26C79" w:rsidP="00D26C79">
      <w:pPr>
        <w:tabs>
          <w:tab w:val="left" w:pos="709"/>
        </w:tabs>
        <w:rPr>
          <w:rFonts w:cs="Arial"/>
          <w:lang w:val="en-US"/>
          <w:rPrChange w:id="767" w:author="Giwa, Titilayo" w:date="2026-04-27T09:37:00Z" w16du:dateUtc="2026-04-27T08:37:00Z">
            <w:rPr>
              <w:rFonts w:cs="Arial"/>
            </w:rPr>
          </w:rPrChange>
        </w:rPr>
      </w:pPr>
      <w:r w:rsidRPr="002B0AAC">
        <w:rPr>
          <w:rFonts w:cs="Arial"/>
          <w:lang w:val="en-US"/>
          <w:rPrChange w:id="768" w:author="Giwa, Titilayo" w:date="2026-04-27T09:37:00Z" w16du:dateUtc="2026-04-27T08:37:00Z">
            <w:rPr>
              <w:rFonts w:cs="Arial"/>
            </w:rPr>
          </w:rPrChange>
        </w:rPr>
        <w:t xml:space="preserve">11.1 </w:t>
      </w:r>
      <w:r w:rsidRPr="002B0AAC">
        <w:rPr>
          <w:rFonts w:cs="Arial"/>
          <w:lang w:val="en-US"/>
          <w:rPrChange w:id="769" w:author="Giwa, Titilayo" w:date="2026-04-27T09:37:00Z" w16du:dateUtc="2026-04-27T08:37:00Z">
            <w:rPr>
              <w:rFonts w:cs="Arial"/>
            </w:rPr>
          </w:rPrChange>
        </w:rPr>
        <w:tab/>
        <w:t>Acceptance of the Services</w:t>
      </w:r>
    </w:p>
    <w:p w14:paraId="6727E168" w14:textId="4C8AE7BF" w:rsidR="00D26C79" w:rsidRPr="002B0AAC" w:rsidRDefault="00D26C79" w:rsidP="00D26C79">
      <w:pPr>
        <w:ind w:left="1416"/>
        <w:rPr>
          <w:rFonts w:cs="Arial"/>
          <w:lang w:val="en-US"/>
          <w:rPrChange w:id="770" w:author="Giwa, Titilayo" w:date="2026-04-27T09:37:00Z" w16du:dateUtc="2026-04-27T08:37:00Z">
            <w:rPr>
              <w:rFonts w:cs="Arial"/>
            </w:rPr>
          </w:rPrChange>
        </w:rPr>
      </w:pPr>
      <w:r w:rsidRPr="002B0AAC">
        <w:rPr>
          <w:rFonts w:cs="Arial"/>
          <w:lang w:val="en-US"/>
          <w:rPrChange w:id="771" w:author="Giwa, Titilayo" w:date="2026-04-27T09:37:00Z" w16du:dateUtc="2026-04-27T08:37:00Z">
            <w:rPr>
              <w:rFonts w:cs="Arial"/>
            </w:rPr>
          </w:rPrChange>
        </w:rPr>
        <w:t xml:space="preserve">The Services shall be considered to be accepted by the Client in whole or in part, as the case may be, if they were taken over by the Client and the Client did not officially reject them including reasonable rectification measures within </w:t>
      </w:r>
      <w:r w:rsidR="00C4318D" w:rsidRPr="002B0AAC">
        <w:rPr>
          <w:rFonts w:cs="Arial"/>
          <w:lang w:val="en-US"/>
          <w:rPrChange w:id="772" w:author="Giwa, Titilayo" w:date="2026-04-27T09:37:00Z" w16du:dateUtc="2026-04-27T08:37:00Z">
            <w:rPr>
              <w:rFonts w:cs="Arial"/>
            </w:rPr>
          </w:rPrChange>
        </w:rPr>
        <w:t>5</w:t>
      </w:r>
      <w:r w:rsidRPr="002B0AAC">
        <w:rPr>
          <w:rFonts w:cs="Arial"/>
          <w:lang w:val="en-US"/>
          <w:rPrChange w:id="773" w:author="Giwa, Titilayo" w:date="2026-04-27T09:37:00Z" w16du:dateUtc="2026-04-27T08:37:00Z">
            <w:rPr>
              <w:rFonts w:cs="Arial"/>
            </w:rPr>
          </w:rPrChange>
        </w:rPr>
        <w:t xml:space="preserve"> days upon its </w:t>
      </w:r>
      <w:commentRangeStart w:id="774"/>
      <w:commentRangeStart w:id="775"/>
      <w:r w:rsidRPr="002B0AAC">
        <w:rPr>
          <w:rFonts w:cs="Arial"/>
          <w:lang w:val="en-US"/>
          <w:rPrChange w:id="776" w:author="Giwa, Titilayo" w:date="2026-04-27T09:37:00Z" w16du:dateUtc="2026-04-27T08:37:00Z">
            <w:rPr>
              <w:rFonts w:cs="Arial"/>
            </w:rPr>
          </w:rPrChange>
        </w:rPr>
        <w:t>submission.</w:t>
      </w:r>
      <w:commentRangeEnd w:id="774"/>
      <w:r w:rsidR="00AB6348" w:rsidRPr="006D6B20">
        <w:rPr>
          <w:rStyle w:val="CommentReference"/>
          <w:rFonts w:cs="Arial"/>
          <w:sz w:val="24"/>
          <w:szCs w:val="24"/>
        </w:rPr>
        <w:commentReference w:id="774"/>
      </w:r>
      <w:commentRangeEnd w:id="775"/>
      <w:r w:rsidR="003C0CC6">
        <w:rPr>
          <w:rStyle w:val="CommentReference"/>
        </w:rPr>
        <w:commentReference w:id="775"/>
      </w:r>
    </w:p>
    <w:p w14:paraId="1A56BB6C" w14:textId="77777777" w:rsidR="000C539A" w:rsidRPr="002B0AAC" w:rsidRDefault="000C539A" w:rsidP="00D26C79">
      <w:pPr>
        <w:ind w:left="1416"/>
        <w:rPr>
          <w:rFonts w:cs="Arial"/>
          <w:lang w:val="en-US"/>
          <w:rPrChange w:id="777" w:author="Giwa, Titilayo" w:date="2026-04-27T09:37:00Z" w16du:dateUtc="2026-04-27T08:37:00Z">
            <w:rPr>
              <w:rFonts w:cs="Arial"/>
            </w:rPr>
          </w:rPrChange>
        </w:rPr>
      </w:pPr>
    </w:p>
    <w:p w14:paraId="7C7954C2" w14:textId="77777777" w:rsidR="00D26C79" w:rsidRPr="002B0AAC" w:rsidRDefault="00D26C79" w:rsidP="00D26C79">
      <w:pPr>
        <w:tabs>
          <w:tab w:val="left" w:pos="709"/>
        </w:tabs>
        <w:rPr>
          <w:rFonts w:cs="Arial"/>
          <w:lang w:val="en-US"/>
          <w:rPrChange w:id="778" w:author="Giwa, Titilayo" w:date="2026-04-27T09:37:00Z" w16du:dateUtc="2026-04-27T08:37:00Z">
            <w:rPr>
              <w:rFonts w:cs="Arial"/>
            </w:rPr>
          </w:rPrChange>
        </w:rPr>
      </w:pPr>
      <w:r w:rsidRPr="002B0AAC">
        <w:rPr>
          <w:rFonts w:cs="Arial"/>
          <w:lang w:val="en-US"/>
          <w:rPrChange w:id="779" w:author="Giwa, Titilayo" w:date="2026-04-27T09:37:00Z" w16du:dateUtc="2026-04-27T08:37:00Z">
            <w:rPr>
              <w:rFonts w:cs="Arial"/>
            </w:rPr>
          </w:rPrChange>
        </w:rPr>
        <w:t xml:space="preserve">11.2 </w:t>
      </w:r>
      <w:r w:rsidRPr="002B0AAC">
        <w:rPr>
          <w:rFonts w:cs="Arial"/>
          <w:lang w:val="en-US"/>
          <w:rPrChange w:id="780" w:author="Giwa, Titilayo" w:date="2026-04-27T09:37:00Z" w16du:dateUtc="2026-04-27T08:37:00Z">
            <w:rPr>
              <w:rFonts w:cs="Arial"/>
            </w:rPr>
          </w:rPrChange>
        </w:rPr>
        <w:tab/>
        <w:t>Approvals</w:t>
      </w:r>
    </w:p>
    <w:p w14:paraId="55B581FF" w14:textId="77088BEB" w:rsidR="00D26C79" w:rsidRPr="002B0AAC" w:rsidRDefault="00D26C79" w:rsidP="002B0AAC">
      <w:pPr>
        <w:ind w:left="1416"/>
        <w:rPr>
          <w:rFonts w:cs="Arial"/>
          <w:lang w:val="en-US"/>
          <w:rPrChange w:id="781" w:author="Giwa, Titilayo" w:date="2026-04-27T09:37:00Z" w16du:dateUtc="2026-04-27T08:37:00Z">
            <w:rPr>
              <w:rFonts w:cs="Arial"/>
            </w:rPr>
          </w:rPrChange>
        </w:rPr>
      </w:pPr>
      <w:r w:rsidRPr="002B0AAC">
        <w:rPr>
          <w:rFonts w:cs="Arial"/>
          <w:lang w:val="en-US"/>
          <w:rPrChange w:id="782" w:author="Giwa, Titilayo" w:date="2026-04-27T09:37:00Z" w16du:dateUtc="2026-04-27T08:37:00Z">
            <w:rPr>
              <w:rFonts w:cs="Arial"/>
            </w:rPr>
          </w:rPrChange>
        </w:rPr>
        <w:t xml:space="preserve">Any comment on, or approval to the Consultant’s submissions </w:t>
      </w:r>
      <w:ins w:id="783" w:author="Giwa, Titilayo" w:date="2026-04-27T10:41:00Z" w16du:dateUtc="2026-04-27T09:41:00Z">
        <w:r w:rsidR="003C0CC6">
          <w:rPr>
            <w:rFonts w:cs="Arial"/>
            <w:lang w:val="en-US"/>
          </w:rPr>
          <w:t xml:space="preserve">of the milestone deliverables </w:t>
        </w:r>
      </w:ins>
      <w:r w:rsidRPr="002B0AAC">
        <w:rPr>
          <w:rFonts w:cs="Arial"/>
          <w:lang w:val="en-US"/>
          <w:rPrChange w:id="784" w:author="Giwa, Titilayo" w:date="2026-04-27T09:37:00Z" w16du:dateUtc="2026-04-27T08:37:00Z">
            <w:rPr>
              <w:rFonts w:cs="Arial"/>
            </w:rPr>
          </w:rPrChange>
        </w:rPr>
        <w:t xml:space="preserve">to Client shall be in writing, and completed </w:t>
      </w:r>
      <w:commentRangeStart w:id="785"/>
      <w:commentRangeStart w:id="786"/>
      <w:r w:rsidRPr="002B0AAC">
        <w:rPr>
          <w:rFonts w:cs="Arial"/>
          <w:lang w:val="en-US"/>
          <w:rPrChange w:id="787" w:author="Giwa, Titilayo" w:date="2026-04-27T09:37:00Z" w16du:dateUtc="2026-04-27T08:37:00Z">
            <w:rPr>
              <w:rFonts w:cs="Arial"/>
            </w:rPr>
          </w:rPrChange>
        </w:rPr>
        <w:t xml:space="preserve">within </w:t>
      </w:r>
      <w:r w:rsidR="006D6B20" w:rsidRPr="002B0AAC">
        <w:rPr>
          <w:rFonts w:cs="Arial"/>
          <w:lang w:val="en-US"/>
          <w:rPrChange w:id="788" w:author="Giwa, Titilayo" w:date="2026-04-27T09:37:00Z" w16du:dateUtc="2026-04-27T08:37:00Z">
            <w:rPr>
              <w:rFonts w:cs="Arial"/>
            </w:rPr>
          </w:rPrChange>
        </w:rPr>
        <w:t>5</w:t>
      </w:r>
      <w:del w:id="789" w:author="GELIAS" w:date="2026-04-23T15:47:00Z">
        <w:r w:rsidR="008D69BE" w:rsidRPr="002B0AAC" w:rsidDel="005B5C03">
          <w:rPr>
            <w:rFonts w:cs="Arial"/>
            <w:lang w:val="en-US"/>
            <w:rPrChange w:id="790" w:author="Giwa, Titilayo" w:date="2026-04-27T09:37:00Z" w16du:dateUtc="2026-04-27T08:37:00Z">
              <w:rPr>
                <w:rFonts w:cs="Arial"/>
              </w:rPr>
            </w:rPrChange>
          </w:rPr>
          <w:delText xml:space="preserve"> calendar</w:delText>
        </w:r>
        <w:r w:rsidR="00C4318D" w:rsidRPr="002B0AAC" w:rsidDel="005B5C03">
          <w:rPr>
            <w:rFonts w:cs="Arial"/>
            <w:lang w:val="en-US"/>
            <w:rPrChange w:id="791" w:author="Giwa, Titilayo" w:date="2026-04-27T09:37:00Z" w16du:dateUtc="2026-04-27T08:37:00Z">
              <w:rPr>
                <w:rFonts w:cs="Arial"/>
              </w:rPr>
            </w:rPrChange>
          </w:rPr>
          <w:delText xml:space="preserve"> </w:delText>
        </w:r>
      </w:del>
      <w:r w:rsidR="00C4318D" w:rsidRPr="002B0AAC">
        <w:rPr>
          <w:rFonts w:cs="Arial"/>
          <w:lang w:val="en-US"/>
          <w:rPrChange w:id="792" w:author="Giwa, Titilayo" w:date="2026-04-27T09:37:00Z" w16du:dateUtc="2026-04-27T08:37:00Z">
            <w:rPr>
              <w:rFonts w:cs="Arial"/>
            </w:rPr>
          </w:rPrChange>
        </w:rPr>
        <w:t xml:space="preserve"> days</w:t>
      </w:r>
      <w:r w:rsidRPr="002B0AAC">
        <w:rPr>
          <w:rFonts w:cs="Arial"/>
          <w:lang w:val="en-US"/>
          <w:rPrChange w:id="793" w:author="Giwa, Titilayo" w:date="2026-04-27T09:37:00Z" w16du:dateUtc="2026-04-27T08:37:00Z">
            <w:rPr>
              <w:rFonts w:cs="Arial"/>
            </w:rPr>
          </w:rPrChange>
        </w:rPr>
        <w:t xml:space="preserve">. </w:t>
      </w:r>
      <w:commentRangeEnd w:id="785"/>
      <w:r w:rsidR="00AB6348" w:rsidRPr="006D6B20">
        <w:rPr>
          <w:rStyle w:val="CommentReference"/>
          <w:rFonts w:cs="Arial"/>
          <w:sz w:val="24"/>
          <w:szCs w:val="24"/>
        </w:rPr>
        <w:commentReference w:id="785"/>
      </w:r>
      <w:commentRangeEnd w:id="786"/>
      <w:r w:rsidR="00BC755B">
        <w:rPr>
          <w:rStyle w:val="CommentReference"/>
        </w:rPr>
        <w:commentReference w:id="786"/>
      </w:r>
      <w:r w:rsidRPr="002B0AAC">
        <w:rPr>
          <w:rFonts w:cs="Arial"/>
          <w:lang w:val="en-US"/>
          <w:rPrChange w:id="794" w:author="Giwa, Titilayo" w:date="2026-04-27T09:37:00Z" w16du:dateUtc="2026-04-27T08:37:00Z">
            <w:rPr>
              <w:rFonts w:cs="Arial"/>
            </w:rPr>
          </w:rPrChange>
        </w:rPr>
        <w:t>Extended review</w:t>
      </w:r>
      <w:ins w:id="795" w:author="GELIAS" w:date="2026-04-23T15:47:00Z">
        <w:r w:rsidR="005B5C03" w:rsidRPr="002B0AAC">
          <w:rPr>
            <w:rFonts w:cs="Arial"/>
            <w:lang w:val="en-US"/>
            <w:rPrChange w:id="796" w:author="Giwa, Titilayo" w:date="2026-04-27T09:37:00Z" w16du:dateUtc="2026-04-27T08:37:00Z">
              <w:rPr>
                <w:rFonts w:cs="Arial"/>
              </w:rPr>
            </w:rPrChange>
          </w:rPr>
          <w:t>s</w:t>
        </w:r>
      </w:ins>
      <w:r w:rsidRPr="002B0AAC">
        <w:rPr>
          <w:rFonts w:cs="Arial"/>
          <w:lang w:val="en-US"/>
          <w:rPrChange w:id="797" w:author="Giwa, Titilayo" w:date="2026-04-27T09:37:00Z" w16du:dateUtc="2026-04-27T08:37:00Z">
            <w:rPr>
              <w:rFonts w:cs="Arial"/>
            </w:rPr>
          </w:rPrChange>
        </w:rPr>
        <w:t xml:space="preserve"> which have impact on the </w:t>
      </w:r>
      <w:ins w:id="798" w:author="GELIAS" w:date="2026-04-23T15:47:00Z">
        <w:r w:rsidR="005B5C03" w:rsidRPr="002B0AAC">
          <w:rPr>
            <w:rFonts w:cs="Arial"/>
            <w:lang w:val="en-US"/>
            <w:rPrChange w:id="799" w:author="Giwa, Titilayo" w:date="2026-04-27T09:37:00Z" w16du:dateUtc="2026-04-27T08:37:00Z">
              <w:rPr>
                <w:rFonts w:cs="Arial"/>
              </w:rPr>
            </w:rPrChange>
          </w:rPr>
          <w:t>T</w:t>
        </w:r>
      </w:ins>
      <w:del w:id="800" w:author="GELIAS" w:date="2026-04-23T15:47:00Z">
        <w:r w:rsidRPr="002B0AAC" w:rsidDel="005B5C03">
          <w:rPr>
            <w:rFonts w:cs="Arial"/>
            <w:lang w:val="en-US"/>
            <w:rPrChange w:id="801" w:author="Giwa, Titilayo" w:date="2026-04-27T09:37:00Z" w16du:dateUtc="2026-04-27T08:37:00Z">
              <w:rPr>
                <w:rFonts w:cs="Arial"/>
              </w:rPr>
            </w:rPrChange>
          </w:rPr>
          <w:delText>t</w:delText>
        </w:r>
      </w:del>
      <w:r w:rsidRPr="002B0AAC">
        <w:rPr>
          <w:rFonts w:cs="Arial"/>
          <w:lang w:val="en-US"/>
          <w:rPrChange w:id="802" w:author="Giwa, Titilayo" w:date="2026-04-27T09:37:00Z" w16du:dateUtc="2026-04-27T08:37:00Z">
            <w:rPr>
              <w:rFonts w:cs="Arial"/>
            </w:rPr>
          </w:rPrChange>
        </w:rPr>
        <w:t xml:space="preserve">ime for Completion shall entitle Consultant to a Variation. The comments shall be in </w:t>
      </w:r>
      <w:commentRangeStart w:id="803"/>
      <w:r w:rsidRPr="002B0AAC">
        <w:rPr>
          <w:rFonts w:cs="Arial"/>
          <w:lang w:val="en-US"/>
          <w:rPrChange w:id="804" w:author="Giwa, Titilayo" w:date="2026-04-27T09:37:00Z" w16du:dateUtc="2026-04-27T08:37:00Z">
            <w:rPr>
              <w:rFonts w:cs="Arial"/>
            </w:rPr>
          </w:rPrChange>
        </w:rPr>
        <w:t xml:space="preserve">one single set of comments per set of documents submitted </w:t>
      </w:r>
      <w:commentRangeEnd w:id="803"/>
      <w:r w:rsidR="00AB6348" w:rsidRPr="00AC655C">
        <w:rPr>
          <w:rStyle w:val="CommentReference"/>
          <w:rFonts w:cs="Arial"/>
          <w:sz w:val="24"/>
          <w:szCs w:val="24"/>
        </w:rPr>
        <w:commentReference w:id="803"/>
      </w:r>
      <w:r w:rsidRPr="002B0AAC">
        <w:rPr>
          <w:rFonts w:cs="Arial"/>
          <w:lang w:val="en-US"/>
          <w:rPrChange w:id="805" w:author="Giwa, Titilayo" w:date="2026-04-27T09:37:00Z" w16du:dateUtc="2026-04-27T08:37:00Z">
            <w:rPr>
              <w:rFonts w:cs="Arial"/>
            </w:rPr>
          </w:rPrChange>
        </w:rPr>
        <w:t xml:space="preserve">for such comment or approval. The Client’s comments are assumed to be internally coordinated within the Client’s organization and any third parties for which the Client is responsible prior to submission to the Consultant. </w:t>
      </w:r>
      <w:commentRangeStart w:id="806"/>
      <w:commentRangeStart w:id="807"/>
      <w:r w:rsidRPr="002B0AAC">
        <w:rPr>
          <w:rFonts w:cs="Arial"/>
          <w:lang w:val="en-US"/>
          <w:rPrChange w:id="808" w:author="Giwa, Titilayo" w:date="2026-04-27T09:37:00Z" w16du:dateUtc="2026-04-27T08:37:00Z">
            <w:rPr>
              <w:rFonts w:cs="Arial"/>
            </w:rPr>
          </w:rPrChange>
        </w:rPr>
        <w:t xml:space="preserve">Subsequent alterations or partial, not aligned comments </w:t>
      </w:r>
      <w:r w:rsidRPr="002B0AAC">
        <w:rPr>
          <w:rFonts w:cs="Arial"/>
          <w:lang w:val="en-US"/>
          <w:rPrChange w:id="809" w:author="Giwa, Titilayo" w:date="2026-04-27T09:37:00Z" w16du:dateUtc="2026-04-27T08:37:00Z">
            <w:rPr>
              <w:rFonts w:cs="Arial"/>
            </w:rPr>
          </w:rPrChange>
        </w:rPr>
        <w:lastRenderedPageBreak/>
        <w:t xml:space="preserve">are not considered in the present scope of services and may either result in delays not attributable to </w:t>
      </w:r>
      <w:proofErr w:type="gramStart"/>
      <w:r w:rsidRPr="002B0AAC">
        <w:rPr>
          <w:rFonts w:cs="Arial"/>
          <w:lang w:val="en-US"/>
          <w:rPrChange w:id="810" w:author="Giwa, Titilayo" w:date="2026-04-27T09:37:00Z" w16du:dateUtc="2026-04-27T08:37:00Z">
            <w:rPr>
              <w:rFonts w:cs="Arial"/>
            </w:rPr>
          </w:rPrChange>
        </w:rPr>
        <w:t>Consultant</w:t>
      </w:r>
      <w:proofErr w:type="gramEnd"/>
      <w:r w:rsidRPr="002B0AAC">
        <w:rPr>
          <w:rFonts w:cs="Arial"/>
          <w:lang w:val="en-US"/>
          <w:rPrChange w:id="811" w:author="Giwa, Titilayo" w:date="2026-04-27T09:37:00Z" w16du:dateUtc="2026-04-27T08:37:00Z">
            <w:rPr>
              <w:rFonts w:cs="Arial"/>
            </w:rPr>
          </w:rPrChange>
        </w:rPr>
        <w:t xml:space="preserve"> and/or additional services.</w:t>
      </w:r>
      <w:commentRangeEnd w:id="806"/>
      <w:r w:rsidR="00AB6348" w:rsidRPr="00AC655C">
        <w:rPr>
          <w:rStyle w:val="CommentReference"/>
          <w:rFonts w:cs="Arial"/>
          <w:sz w:val="24"/>
          <w:szCs w:val="24"/>
        </w:rPr>
        <w:commentReference w:id="806"/>
      </w:r>
      <w:commentRangeEnd w:id="807"/>
      <w:r w:rsidR="009B3AA5">
        <w:rPr>
          <w:rStyle w:val="CommentReference"/>
        </w:rPr>
        <w:commentReference w:id="807"/>
      </w:r>
    </w:p>
    <w:p w14:paraId="2F4906A7" w14:textId="77777777" w:rsidR="00D26C79" w:rsidRPr="002B0AAC" w:rsidRDefault="00D26C79" w:rsidP="00D26C79">
      <w:pPr>
        <w:rPr>
          <w:rFonts w:cs="Arial"/>
          <w:lang w:val="en-US"/>
          <w:rPrChange w:id="812" w:author="Giwa, Titilayo" w:date="2026-04-27T09:37:00Z" w16du:dateUtc="2026-04-27T08:37:00Z">
            <w:rPr>
              <w:rFonts w:cs="Arial"/>
            </w:rPr>
          </w:rPrChange>
        </w:rPr>
      </w:pPr>
    </w:p>
    <w:p w14:paraId="1F91078A" w14:textId="77777777" w:rsidR="00D26C79" w:rsidRPr="002B0AAC" w:rsidRDefault="00D26C79" w:rsidP="00D26C79">
      <w:pPr>
        <w:rPr>
          <w:rFonts w:cs="Arial"/>
          <w:lang w:val="en-US"/>
          <w:rPrChange w:id="813" w:author="Giwa, Titilayo" w:date="2026-04-27T09:37:00Z" w16du:dateUtc="2026-04-27T08:37:00Z">
            <w:rPr>
              <w:rFonts w:cs="Arial"/>
            </w:rPr>
          </w:rPrChange>
        </w:rPr>
      </w:pPr>
      <w:r w:rsidRPr="002B0AAC">
        <w:rPr>
          <w:rFonts w:cs="Arial"/>
          <w:lang w:val="en-US"/>
          <w:rPrChange w:id="814" w:author="Giwa, Titilayo" w:date="2026-04-27T09:37:00Z" w16du:dateUtc="2026-04-27T08:37:00Z">
            <w:rPr>
              <w:rFonts w:cs="Arial"/>
            </w:rPr>
          </w:rPrChange>
        </w:rPr>
        <w:t xml:space="preserve"> </w:t>
      </w:r>
      <w:r w:rsidRPr="002B0AAC">
        <w:rPr>
          <w:rFonts w:cs="Arial"/>
          <w:lang w:val="en-US"/>
          <w:rPrChange w:id="815" w:author="Giwa, Titilayo" w:date="2026-04-27T09:37:00Z" w16du:dateUtc="2026-04-27T08:37:00Z">
            <w:rPr>
              <w:rFonts w:cs="Arial"/>
            </w:rPr>
          </w:rPrChange>
        </w:rPr>
        <w:br w:type="page"/>
      </w:r>
    </w:p>
    <w:p w14:paraId="19DB0EEE" w14:textId="77777777" w:rsidR="00D26C79" w:rsidRPr="002B0AAC" w:rsidRDefault="00D26C79" w:rsidP="00D26C79">
      <w:pPr>
        <w:ind w:right="281"/>
        <w:rPr>
          <w:rFonts w:cs="Arial"/>
          <w:b/>
          <w:lang w:val="en-US"/>
          <w:rPrChange w:id="816" w:author="Giwa, Titilayo" w:date="2026-04-27T09:37:00Z" w16du:dateUtc="2026-04-27T08:37:00Z">
            <w:rPr>
              <w:rFonts w:cs="Arial"/>
              <w:b/>
            </w:rPr>
          </w:rPrChange>
        </w:rPr>
      </w:pPr>
      <w:r w:rsidRPr="002B0AAC">
        <w:rPr>
          <w:rFonts w:cs="Arial"/>
          <w:b/>
          <w:lang w:val="en-US"/>
          <w:rPrChange w:id="817" w:author="Giwa, Titilayo" w:date="2026-04-27T09:37:00Z" w16du:dateUtc="2026-04-27T08:37:00Z">
            <w:rPr>
              <w:rFonts w:cs="Arial"/>
              <w:b/>
            </w:rPr>
          </w:rPrChange>
        </w:rPr>
        <w:lastRenderedPageBreak/>
        <w:t>APPENDICES</w:t>
      </w:r>
    </w:p>
    <w:p w14:paraId="21C4F149" w14:textId="77777777" w:rsidR="00D26C79" w:rsidRPr="002B0AAC" w:rsidRDefault="00D26C79" w:rsidP="00D26C79">
      <w:pPr>
        <w:ind w:right="281"/>
        <w:rPr>
          <w:rFonts w:cs="Arial"/>
          <w:lang w:val="en-US"/>
          <w:rPrChange w:id="818" w:author="Giwa, Titilayo" w:date="2026-04-27T09:37:00Z" w16du:dateUtc="2026-04-27T08:37:00Z">
            <w:rPr>
              <w:rFonts w:cs="Arial"/>
            </w:rPr>
          </w:rPrChange>
        </w:rPr>
      </w:pPr>
      <w:r w:rsidRPr="002B0AAC">
        <w:rPr>
          <w:rFonts w:cs="Arial"/>
          <w:lang w:val="en-US"/>
          <w:rPrChange w:id="819" w:author="Giwa, Titilayo" w:date="2026-04-27T09:37:00Z" w16du:dateUtc="2026-04-27T08:37:00Z">
            <w:rPr>
              <w:rFonts w:cs="Arial"/>
            </w:rPr>
          </w:rPrChange>
        </w:rPr>
        <w:t>These Appendices form part of the Agreement.</w:t>
      </w:r>
    </w:p>
    <w:p w14:paraId="1B693784" w14:textId="33EFDF83" w:rsidR="00D26C79" w:rsidRPr="002B0AAC" w:rsidRDefault="001009C1" w:rsidP="0002772A">
      <w:pPr>
        <w:ind w:right="281"/>
        <w:rPr>
          <w:rFonts w:cs="Arial"/>
          <w:lang w:val="en-US"/>
          <w:rPrChange w:id="820" w:author="Giwa, Titilayo" w:date="2026-04-27T09:37:00Z" w16du:dateUtc="2026-04-27T08:37:00Z">
            <w:rPr>
              <w:rFonts w:cs="Arial"/>
            </w:rPr>
          </w:rPrChange>
        </w:rPr>
      </w:pPr>
      <w:r w:rsidRPr="002B0AAC">
        <w:rPr>
          <w:rFonts w:cs="Arial"/>
          <w:lang w:val="en-US"/>
          <w:rPrChange w:id="821" w:author="Giwa, Titilayo" w:date="2026-04-27T09:37:00Z" w16du:dateUtc="2026-04-27T08:37:00Z">
            <w:rPr>
              <w:rFonts w:cs="Arial"/>
            </w:rPr>
          </w:rPrChange>
        </w:rPr>
        <w:t xml:space="preserve">  </w:t>
      </w:r>
    </w:p>
    <w:p w14:paraId="2E838D0F" w14:textId="77777777" w:rsidR="00D26C79" w:rsidRPr="00C9028F" w:rsidRDefault="00D26C79" w:rsidP="00D26C79">
      <w:pPr>
        <w:pStyle w:val="Heading1"/>
        <w:numPr>
          <w:ilvl w:val="0"/>
          <w:numId w:val="16"/>
        </w:numPr>
        <w:ind w:left="567" w:hanging="567"/>
        <w:rPr>
          <w:rFonts w:eastAsiaTheme="minorHAnsi" w:cs="Arial"/>
          <w:sz w:val="22"/>
          <w:lang w:val="en-US"/>
        </w:rPr>
      </w:pPr>
      <w:bookmarkStart w:id="822" w:name="_Toc226987038"/>
      <w:r w:rsidRPr="00C9028F">
        <w:rPr>
          <w:rFonts w:eastAsiaTheme="minorHAnsi" w:cs="Arial"/>
          <w:sz w:val="22"/>
          <w:lang w:val="en-US"/>
        </w:rPr>
        <w:t>Scope of Services</w:t>
      </w:r>
      <w:bookmarkEnd w:id="822"/>
    </w:p>
    <w:p w14:paraId="4C20A4A7" w14:textId="787BBC26" w:rsidR="00A01633" w:rsidRPr="002B0AAC" w:rsidRDefault="001F3783" w:rsidP="00A01633">
      <w:pPr>
        <w:ind w:left="567" w:right="281"/>
        <w:rPr>
          <w:rFonts w:cs="Arial"/>
          <w:iCs/>
          <w:lang w:val="en-US"/>
          <w:rPrChange w:id="823" w:author="Giwa, Titilayo" w:date="2026-04-27T09:37:00Z" w16du:dateUtc="2026-04-27T08:37:00Z">
            <w:rPr>
              <w:rFonts w:cs="Arial"/>
              <w:iCs/>
            </w:rPr>
          </w:rPrChange>
        </w:rPr>
      </w:pPr>
      <w:bookmarkStart w:id="824" w:name="_Hlk193717054"/>
      <w:r w:rsidRPr="002B0AAC">
        <w:rPr>
          <w:rFonts w:cs="Arial"/>
          <w:iCs/>
          <w:lang w:val="en-US"/>
          <w:rPrChange w:id="825" w:author="Giwa, Titilayo" w:date="2026-04-27T09:37:00Z" w16du:dateUtc="2026-04-27T08:37:00Z">
            <w:rPr>
              <w:rFonts w:cs="Arial"/>
              <w:iCs/>
            </w:rPr>
          </w:rPrChange>
        </w:rPr>
        <w:t xml:space="preserve">This shall be as defined in Consultant Proposal </w:t>
      </w:r>
      <w:r w:rsidR="00311779" w:rsidRPr="002B0AAC">
        <w:rPr>
          <w:rFonts w:cs="Arial"/>
          <w:lang w:val="en-US"/>
          <w:rPrChange w:id="826" w:author="Giwa, Titilayo" w:date="2026-04-27T09:37:00Z" w16du:dateUtc="2026-04-27T08:37:00Z">
            <w:rPr>
              <w:rFonts w:cs="Arial"/>
            </w:rPr>
          </w:rPrChange>
        </w:rPr>
        <w:t>20877-ILF-NGR-OD-00001_Rev0 dated 6</w:t>
      </w:r>
      <w:r w:rsidR="00311779" w:rsidRPr="002B0AAC">
        <w:rPr>
          <w:rFonts w:cs="Arial"/>
          <w:vertAlign w:val="superscript"/>
          <w:lang w:val="en-US"/>
          <w:rPrChange w:id="827" w:author="Giwa, Titilayo" w:date="2026-04-27T09:37:00Z" w16du:dateUtc="2026-04-27T08:37:00Z">
            <w:rPr>
              <w:rFonts w:cs="Arial"/>
              <w:vertAlign w:val="superscript"/>
            </w:rPr>
          </w:rPrChange>
        </w:rPr>
        <w:t>th</w:t>
      </w:r>
      <w:r w:rsidR="00311779" w:rsidRPr="002B0AAC">
        <w:rPr>
          <w:rFonts w:cs="Arial"/>
          <w:lang w:val="en-US"/>
          <w:rPrChange w:id="828" w:author="Giwa, Titilayo" w:date="2026-04-27T09:37:00Z" w16du:dateUtc="2026-04-27T08:37:00Z">
            <w:rPr>
              <w:rFonts w:cs="Arial"/>
            </w:rPr>
          </w:rPrChange>
        </w:rPr>
        <w:t xml:space="preserve"> February 2026</w:t>
      </w:r>
      <w:r w:rsidRPr="002B0AAC">
        <w:rPr>
          <w:rFonts w:cs="Arial"/>
          <w:lang w:val="en-US"/>
          <w:rPrChange w:id="829" w:author="Giwa, Titilayo" w:date="2026-04-27T09:37:00Z" w16du:dateUtc="2026-04-27T08:37:00Z">
            <w:rPr>
              <w:rFonts w:cs="Arial"/>
            </w:rPr>
          </w:rPrChange>
        </w:rPr>
        <w:t xml:space="preserve"> </w:t>
      </w:r>
      <w:r w:rsidRPr="002B0AAC">
        <w:rPr>
          <w:rFonts w:cs="Arial"/>
          <w:iCs/>
          <w:lang w:val="en-US"/>
          <w:rPrChange w:id="830" w:author="Giwa, Titilayo" w:date="2026-04-27T09:37:00Z" w16du:dateUtc="2026-04-27T08:37:00Z">
            <w:rPr>
              <w:rFonts w:cs="Arial"/>
              <w:iCs/>
            </w:rPr>
          </w:rPrChange>
        </w:rPr>
        <w:t xml:space="preserve">which </w:t>
      </w:r>
      <w:proofErr w:type="gramStart"/>
      <w:r w:rsidRPr="002B0AAC">
        <w:rPr>
          <w:rFonts w:cs="Arial"/>
          <w:iCs/>
          <w:lang w:val="en-US"/>
          <w:rPrChange w:id="831" w:author="Giwa, Titilayo" w:date="2026-04-27T09:37:00Z" w16du:dateUtc="2026-04-27T08:37:00Z">
            <w:rPr>
              <w:rFonts w:cs="Arial"/>
              <w:iCs/>
            </w:rPr>
          </w:rPrChange>
        </w:rPr>
        <w:t>apply</w:t>
      </w:r>
      <w:proofErr w:type="gramEnd"/>
      <w:r w:rsidRPr="002B0AAC">
        <w:rPr>
          <w:rFonts w:cs="Arial"/>
          <w:iCs/>
          <w:lang w:val="en-US"/>
          <w:rPrChange w:id="832" w:author="Giwa, Titilayo" w:date="2026-04-27T09:37:00Z" w16du:dateUtc="2026-04-27T08:37:00Z">
            <w:rPr>
              <w:rFonts w:cs="Arial"/>
              <w:iCs/>
            </w:rPr>
          </w:rPrChange>
        </w:rPr>
        <w:t xml:space="preserve"> in full and partly reproduced below: </w:t>
      </w:r>
    </w:p>
    <w:p w14:paraId="7EFDB263" w14:textId="77777777" w:rsidR="00C02F29" w:rsidRPr="002B0AAC" w:rsidRDefault="00C02F29" w:rsidP="00A01633">
      <w:pPr>
        <w:ind w:left="567" w:right="281"/>
        <w:rPr>
          <w:rFonts w:cs="Arial"/>
          <w:iCs/>
          <w:lang w:val="en-US"/>
          <w:rPrChange w:id="833" w:author="Giwa, Titilayo" w:date="2026-04-27T09:37:00Z" w16du:dateUtc="2026-04-27T08:37:00Z">
            <w:rPr>
              <w:rFonts w:cs="Arial"/>
              <w:iCs/>
            </w:rPr>
          </w:rPrChange>
        </w:rPr>
      </w:pPr>
    </w:p>
    <w:p w14:paraId="62AEE479" w14:textId="47B8EC15" w:rsidR="00C02F29" w:rsidRPr="002F61E0" w:rsidRDefault="00C02F29" w:rsidP="00C02F29">
      <w:pPr>
        <w:pStyle w:val="ListParagraph"/>
        <w:numPr>
          <w:ilvl w:val="1"/>
          <w:numId w:val="16"/>
        </w:numPr>
        <w:ind w:right="281"/>
        <w:rPr>
          <w:rFonts w:cs="Arial"/>
          <w:b/>
          <w:bCs/>
          <w:iCs/>
        </w:rPr>
      </w:pPr>
      <w:r w:rsidRPr="002F61E0">
        <w:rPr>
          <w:rFonts w:cs="Arial"/>
          <w:b/>
          <w:bCs/>
          <w:iCs/>
        </w:rPr>
        <w:t>General Outline</w:t>
      </w:r>
    </w:p>
    <w:p w14:paraId="23DB696C" w14:textId="45E4626F" w:rsidR="002F61E0" w:rsidRPr="002B0AAC" w:rsidRDefault="002F61E0" w:rsidP="002B0AAC">
      <w:pPr>
        <w:pStyle w:val="ListParagraph"/>
        <w:numPr>
          <w:ilvl w:val="0"/>
          <w:numId w:val="32"/>
        </w:numPr>
        <w:ind w:right="281"/>
        <w:rPr>
          <w:rFonts w:cs="Arial"/>
          <w:iCs/>
          <w:lang w:val="en-US"/>
          <w:rPrChange w:id="834" w:author="Giwa, Titilayo" w:date="2026-04-27T09:37:00Z" w16du:dateUtc="2026-04-27T08:37:00Z">
            <w:rPr>
              <w:rFonts w:cs="Arial"/>
              <w:iCs/>
            </w:rPr>
          </w:rPrChange>
        </w:rPr>
      </w:pPr>
      <w:r w:rsidRPr="002B0AAC">
        <w:rPr>
          <w:rFonts w:cs="Arial"/>
          <w:iCs/>
          <w:lang w:val="en-US"/>
          <w:rPrChange w:id="835" w:author="Giwa, Titilayo" w:date="2026-04-27T09:37:00Z" w16du:dateUtc="2026-04-27T08:37:00Z">
            <w:rPr>
              <w:rFonts w:cs="Arial"/>
              <w:iCs/>
            </w:rPr>
          </w:rPrChange>
        </w:rPr>
        <w:t>The TA (Technical Advisor) shall review the projected construction programme, expenditure schedule and adequacy of the arrangements made at the site to achieve the projected construction schedule on a monthly basis;</w:t>
      </w:r>
    </w:p>
    <w:p w14:paraId="33681A38" w14:textId="77777777" w:rsidR="002F61E0" w:rsidRPr="002B0AAC" w:rsidRDefault="002F61E0" w:rsidP="002B0AAC">
      <w:pPr>
        <w:pStyle w:val="ListParagraph"/>
        <w:ind w:left="2007"/>
        <w:rPr>
          <w:rFonts w:cs="Arial"/>
          <w:iCs/>
          <w:lang w:val="en-US"/>
          <w:rPrChange w:id="836" w:author="Giwa, Titilayo" w:date="2026-04-27T09:37:00Z" w16du:dateUtc="2026-04-27T08:37:00Z">
            <w:rPr>
              <w:rFonts w:cs="Arial"/>
              <w:iCs/>
            </w:rPr>
          </w:rPrChange>
        </w:rPr>
      </w:pPr>
    </w:p>
    <w:p w14:paraId="2E9EAB81" w14:textId="664C3F3D" w:rsidR="005B5C03" w:rsidRPr="002B0AAC" w:rsidRDefault="005B5C03" w:rsidP="005B5C03">
      <w:pPr>
        <w:pStyle w:val="ListParagraph"/>
        <w:numPr>
          <w:ilvl w:val="0"/>
          <w:numId w:val="32"/>
        </w:numPr>
        <w:rPr>
          <w:ins w:id="837" w:author="GELIAS" w:date="2026-04-23T15:51:00Z"/>
          <w:rFonts w:cs="Arial"/>
          <w:iCs/>
          <w:lang w:val="en-US"/>
          <w:rPrChange w:id="838" w:author="Giwa, Titilayo" w:date="2026-04-27T09:37:00Z" w16du:dateUtc="2026-04-27T08:37:00Z">
            <w:rPr>
              <w:ins w:id="839" w:author="GELIAS" w:date="2026-04-23T15:51:00Z"/>
              <w:rFonts w:cs="Arial"/>
              <w:iCs/>
            </w:rPr>
          </w:rPrChange>
        </w:rPr>
      </w:pPr>
      <w:commentRangeStart w:id="840"/>
      <w:commentRangeStart w:id="841"/>
      <w:ins w:id="842" w:author="GELIAS" w:date="2026-04-23T15:51:00Z">
        <w:r w:rsidRPr="002B0AAC">
          <w:rPr>
            <w:rFonts w:cs="Arial"/>
            <w:iCs/>
            <w:lang w:val="en-US"/>
            <w:rPrChange w:id="843" w:author="Giwa, Titilayo" w:date="2026-04-27T09:37:00Z" w16du:dateUtc="2026-04-27T08:37:00Z">
              <w:rPr>
                <w:rFonts w:cs="Arial"/>
                <w:iCs/>
              </w:rPr>
            </w:rPrChange>
          </w:rPr>
          <w:t xml:space="preserve">Perform the functions of the Owner’s Representative under the </w:t>
        </w:r>
      </w:ins>
      <w:ins w:id="844" w:author="GELIAS" w:date="2026-04-23T17:09:00Z">
        <w:r w:rsidR="00D171F4" w:rsidRPr="002B0AAC">
          <w:rPr>
            <w:rFonts w:cs="Arial"/>
            <w:iCs/>
            <w:lang w:val="en-US"/>
            <w:rPrChange w:id="845" w:author="Giwa, Titilayo" w:date="2026-04-27T09:37:00Z" w16du:dateUtc="2026-04-27T08:37:00Z">
              <w:rPr>
                <w:rFonts w:cs="Arial"/>
                <w:iCs/>
              </w:rPr>
            </w:rPrChange>
          </w:rPr>
          <w:t>EPCI</w:t>
        </w:r>
      </w:ins>
      <w:ins w:id="846" w:author="GELIAS" w:date="2026-04-23T15:51:00Z">
        <w:r w:rsidRPr="002B0AAC">
          <w:rPr>
            <w:rFonts w:cs="Arial"/>
            <w:iCs/>
            <w:lang w:val="en-US"/>
            <w:rPrChange w:id="847" w:author="Giwa, Titilayo" w:date="2026-04-27T09:37:00Z" w16du:dateUtc="2026-04-27T08:37:00Z">
              <w:rPr>
                <w:rFonts w:cs="Arial"/>
                <w:iCs/>
              </w:rPr>
            </w:rPrChange>
          </w:rPr>
          <w:t xml:space="preserve"> Agreement; </w:t>
        </w:r>
      </w:ins>
      <w:commentRangeEnd w:id="840"/>
      <w:r w:rsidR="00AB6348">
        <w:rPr>
          <w:rStyle w:val="CommentReference"/>
          <w:rFonts w:cs="Arial"/>
          <w:iCs/>
          <w:sz w:val="24"/>
          <w:szCs w:val="24"/>
        </w:rPr>
        <w:commentReference w:id="840"/>
      </w:r>
      <w:commentRangeEnd w:id="841"/>
      <w:r w:rsidR="003C0CC6">
        <w:rPr>
          <w:rStyle w:val="CommentReference"/>
        </w:rPr>
        <w:commentReference w:id="841"/>
      </w:r>
    </w:p>
    <w:p w14:paraId="18264F94" w14:textId="77777777" w:rsidR="005B5C03" w:rsidRPr="002B0AAC" w:rsidRDefault="005B5C03">
      <w:pPr>
        <w:pStyle w:val="ListParagraph"/>
        <w:jc w:val="left"/>
        <w:rPr>
          <w:ins w:id="848" w:author="GELIAS" w:date="2026-04-23T15:51:00Z"/>
          <w:rFonts w:cs="Arial"/>
          <w:iCs/>
          <w:lang w:val="en-US"/>
          <w:rPrChange w:id="849" w:author="Giwa, Titilayo" w:date="2026-04-27T09:37:00Z" w16du:dateUtc="2026-04-27T08:37:00Z">
            <w:rPr>
              <w:ins w:id="850" w:author="GELIAS" w:date="2026-04-23T15:51:00Z"/>
              <w:rFonts w:cs="Arial"/>
              <w:iCs/>
            </w:rPr>
          </w:rPrChange>
        </w:rPr>
        <w:pPrChange w:id="851" w:author="GELIAS" w:date="2026-04-23T15:51:00Z">
          <w:pPr>
            <w:pStyle w:val="ListParagraph"/>
            <w:numPr>
              <w:numId w:val="32"/>
            </w:numPr>
            <w:ind w:left="2007" w:hanging="360"/>
          </w:pPr>
        </w:pPrChange>
      </w:pPr>
    </w:p>
    <w:p w14:paraId="3BC2A2D9" w14:textId="5179D333" w:rsidR="002F61E0" w:rsidRPr="002B0AAC" w:rsidRDefault="002F61E0" w:rsidP="002B0AAC">
      <w:pPr>
        <w:pStyle w:val="ListParagraph"/>
        <w:numPr>
          <w:ilvl w:val="0"/>
          <w:numId w:val="32"/>
        </w:numPr>
        <w:rPr>
          <w:rFonts w:cs="Arial"/>
          <w:iCs/>
          <w:lang w:val="en-US"/>
          <w:rPrChange w:id="852" w:author="Giwa, Titilayo" w:date="2026-04-27T09:37:00Z" w16du:dateUtc="2026-04-27T08:37:00Z">
            <w:rPr>
              <w:rFonts w:cs="Arial"/>
              <w:iCs/>
            </w:rPr>
          </w:rPrChange>
        </w:rPr>
      </w:pPr>
      <w:r w:rsidRPr="002B0AAC">
        <w:rPr>
          <w:rFonts w:cs="Arial"/>
          <w:iCs/>
          <w:lang w:val="en-US"/>
          <w:rPrChange w:id="853" w:author="Giwa, Titilayo" w:date="2026-04-27T09:37:00Z" w16du:dateUtc="2026-04-27T08:37:00Z">
            <w:rPr>
              <w:rFonts w:cs="Arial"/>
              <w:iCs/>
            </w:rPr>
          </w:rPrChange>
        </w:rPr>
        <w:t xml:space="preserve">The TA shall review, assist, advise and report to the client on the progress of work on a monthly basis, vis-à-vis program of construction and milestone dates specified in the various construction and procurement agreements related to the development of the </w:t>
      </w:r>
      <w:del w:id="854" w:author="GELIAS" w:date="2026-04-23T16:03:00Z">
        <w:r w:rsidRPr="002B0AAC" w:rsidDel="00AB6348">
          <w:rPr>
            <w:rFonts w:cs="Arial"/>
            <w:iCs/>
            <w:lang w:val="en-US"/>
            <w:rPrChange w:id="855" w:author="Giwa, Titilayo" w:date="2026-04-27T09:37:00Z" w16du:dateUtc="2026-04-27T08:37:00Z">
              <w:rPr>
                <w:rFonts w:cs="Arial"/>
                <w:iCs/>
              </w:rPr>
            </w:rPrChange>
          </w:rPr>
          <w:delText>p</w:delText>
        </w:r>
      </w:del>
      <w:ins w:id="856" w:author="GELIAS" w:date="2026-04-23T16:03:00Z">
        <w:r w:rsidR="00AB6348" w:rsidRPr="002B0AAC">
          <w:rPr>
            <w:rFonts w:cs="Arial"/>
            <w:iCs/>
            <w:lang w:val="en-US"/>
            <w:rPrChange w:id="857" w:author="Giwa, Titilayo" w:date="2026-04-27T09:37:00Z" w16du:dateUtc="2026-04-27T08:37:00Z">
              <w:rPr>
                <w:rFonts w:cs="Arial"/>
                <w:iCs/>
              </w:rPr>
            </w:rPrChange>
          </w:rPr>
          <w:t>P</w:t>
        </w:r>
      </w:ins>
      <w:r w:rsidRPr="002B0AAC">
        <w:rPr>
          <w:rFonts w:cs="Arial"/>
          <w:iCs/>
          <w:lang w:val="en-US"/>
          <w:rPrChange w:id="858" w:author="Giwa, Titilayo" w:date="2026-04-27T09:37:00Z" w16du:dateUtc="2026-04-27T08:37:00Z">
            <w:rPr>
              <w:rFonts w:cs="Arial"/>
              <w:iCs/>
            </w:rPr>
          </w:rPrChange>
        </w:rPr>
        <w:t>roject;</w:t>
      </w:r>
    </w:p>
    <w:p w14:paraId="34EE23C4" w14:textId="77777777" w:rsidR="002F61E0" w:rsidRPr="002B0AAC" w:rsidRDefault="002F61E0" w:rsidP="002B0AAC">
      <w:pPr>
        <w:pStyle w:val="ListParagraph"/>
        <w:ind w:left="2007"/>
        <w:rPr>
          <w:rFonts w:cs="Arial"/>
          <w:iCs/>
          <w:lang w:val="en-US"/>
          <w:rPrChange w:id="859" w:author="Giwa, Titilayo" w:date="2026-04-27T09:37:00Z" w16du:dateUtc="2026-04-27T08:37:00Z">
            <w:rPr>
              <w:rFonts w:cs="Arial"/>
              <w:iCs/>
            </w:rPr>
          </w:rPrChange>
        </w:rPr>
      </w:pPr>
    </w:p>
    <w:p w14:paraId="2EDEF43D" w14:textId="77777777" w:rsidR="002F61E0" w:rsidRPr="002B0AAC" w:rsidRDefault="002F61E0" w:rsidP="002B0AAC">
      <w:pPr>
        <w:pStyle w:val="ListParagraph"/>
        <w:numPr>
          <w:ilvl w:val="0"/>
          <w:numId w:val="32"/>
        </w:numPr>
        <w:rPr>
          <w:rFonts w:cs="Arial"/>
          <w:iCs/>
          <w:lang w:val="en-US"/>
          <w:rPrChange w:id="860" w:author="Giwa, Titilayo" w:date="2026-04-27T09:37:00Z" w16du:dateUtc="2026-04-27T08:37:00Z">
            <w:rPr>
              <w:rFonts w:cs="Arial"/>
              <w:iCs/>
            </w:rPr>
          </w:rPrChange>
        </w:rPr>
      </w:pPr>
      <w:r w:rsidRPr="002B0AAC">
        <w:rPr>
          <w:rFonts w:cs="Arial"/>
          <w:iCs/>
          <w:lang w:val="en-US"/>
          <w:rPrChange w:id="861" w:author="Giwa, Titilayo" w:date="2026-04-27T09:37:00Z" w16du:dateUtc="2026-04-27T08:37:00Z">
            <w:rPr>
              <w:rFonts w:cs="Arial"/>
              <w:iCs/>
            </w:rPr>
          </w:rPrChange>
        </w:rPr>
        <w:t>Engineering vetting for FEED and Detailed Design – define certain milestones for which the FEED and DED packages will be reviewed.</w:t>
      </w:r>
    </w:p>
    <w:p w14:paraId="3A4CA06D" w14:textId="77777777" w:rsidR="002F61E0" w:rsidRPr="002B0AAC" w:rsidRDefault="002F61E0" w:rsidP="002B0AAC">
      <w:pPr>
        <w:pStyle w:val="ListParagraph"/>
        <w:ind w:left="2007" w:right="281"/>
        <w:rPr>
          <w:rFonts w:cs="Arial"/>
          <w:iCs/>
          <w:lang w:val="en-US"/>
          <w:rPrChange w:id="862" w:author="Giwa, Titilayo" w:date="2026-04-27T09:37:00Z" w16du:dateUtc="2026-04-27T08:37:00Z">
            <w:rPr>
              <w:rFonts w:cs="Arial"/>
              <w:iCs/>
            </w:rPr>
          </w:rPrChange>
        </w:rPr>
      </w:pPr>
    </w:p>
    <w:p w14:paraId="28B34E64" w14:textId="77777777" w:rsidR="002F61E0" w:rsidRPr="002B0AAC" w:rsidRDefault="002F61E0" w:rsidP="002B0AAC">
      <w:pPr>
        <w:pStyle w:val="ListParagraph"/>
        <w:numPr>
          <w:ilvl w:val="0"/>
          <w:numId w:val="32"/>
        </w:numPr>
        <w:rPr>
          <w:rFonts w:cs="Arial"/>
          <w:iCs/>
          <w:lang w:val="en-US"/>
          <w:rPrChange w:id="863" w:author="Giwa, Titilayo" w:date="2026-04-27T09:37:00Z" w16du:dateUtc="2026-04-27T08:37:00Z">
            <w:rPr>
              <w:rFonts w:cs="Arial"/>
              <w:iCs/>
            </w:rPr>
          </w:rPrChange>
        </w:rPr>
      </w:pPr>
      <w:r w:rsidRPr="002B0AAC">
        <w:rPr>
          <w:rFonts w:cs="Arial"/>
          <w:iCs/>
          <w:lang w:val="en-US"/>
          <w:rPrChange w:id="864" w:author="Giwa, Titilayo" w:date="2026-04-27T09:37:00Z" w16du:dateUtc="2026-04-27T08:37:00Z">
            <w:rPr>
              <w:rFonts w:cs="Arial"/>
              <w:iCs/>
            </w:rPr>
          </w:rPrChange>
        </w:rPr>
        <w:t>Procurement Support – review of procurement packages</w:t>
      </w:r>
    </w:p>
    <w:p w14:paraId="01D30F2D" w14:textId="77777777" w:rsidR="002F61E0" w:rsidRPr="002B0AAC" w:rsidRDefault="002F61E0" w:rsidP="002B0AAC">
      <w:pPr>
        <w:pStyle w:val="ListParagraph"/>
        <w:ind w:left="2007" w:right="281"/>
        <w:rPr>
          <w:rFonts w:cs="Arial"/>
          <w:iCs/>
          <w:lang w:val="en-US"/>
          <w:rPrChange w:id="865" w:author="Giwa, Titilayo" w:date="2026-04-27T09:37:00Z" w16du:dateUtc="2026-04-27T08:37:00Z">
            <w:rPr>
              <w:rFonts w:cs="Arial"/>
              <w:iCs/>
            </w:rPr>
          </w:rPrChange>
        </w:rPr>
      </w:pPr>
    </w:p>
    <w:p w14:paraId="18F9D158" w14:textId="77777777" w:rsidR="002F61E0" w:rsidRPr="002B0AAC" w:rsidRDefault="002F61E0" w:rsidP="002B0AAC">
      <w:pPr>
        <w:pStyle w:val="ListParagraph"/>
        <w:numPr>
          <w:ilvl w:val="0"/>
          <w:numId w:val="32"/>
        </w:numPr>
        <w:rPr>
          <w:rFonts w:cs="Arial"/>
          <w:iCs/>
          <w:lang w:val="en-US"/>
          <w:rPrChange w:id="866" w:author="Giwa, Titilayo" w:date="2026-04-27T09:37:00Z" w16du:dateUtc="2026-04-27T08:37:00Z">
            <w:rPr>
              <w:rFonts w:cs="Arial"/>
              <w:iCs/>
            </w:rPr>
          </w:rPrChange>
        </w:rPr>
      </w:pPr>
      <w:r w:rsidRPr="002B0AAC">
        <w:rPr>
          <w:rFonts w:cs="Arial"/>
          <w:iCs/>
          <w:lang w:val="en-US"/>
          <w:rPrChange w:id="867" w:author="Giwa, Titilayo" w:date="2026-04-27T09:37:00Z" w16du:dateUtc="2026-04-27T08:37:00Z">
            <w:rPr>
              <w:rFonts w:cs="Arial"/>
              <w:iCs/>
            </w:rPr>
          </w:rPrChange>
        </w:rPr>
        <w:t xml:space="preserve">The TA shall carry out spot verification of the quality of the various components of Project </w:t>
      </w:r>
      <w:proofErr w:type="gramStart"/>
      <w:r w:rsidRPr="002B0AAC">
        <w:rPr>
          <w:rFonts w:cs="Arial"/>
          <w:iCs/>
          <w:lang w:val="en-US"/>
          <w:rPrChange w:id="868" w:author="Giwa, Titilayo" w:date="2026-04-27T09:37:00Z" w16du:dateUtc="2026-04-27T08:37:00Z">
            <w:rPr>
              <w:rFonts w:cs="Arial"/>
              <w:iCs/>
            </w:rPr>
          </w:rPrChange>
        </w:rPr>
        <w:t>vis-à-vis</w:t>
      </w:r>
      <w:proofErr w:type="gramEnd"/>
      <w:r w:rsidRPr="002B0AAC">
        <w:rPr>
          <w:rFonts w:cs="Arial"/>
          <w:iCs/>
          <w:lang w:val="en-US"/>
          <w:rPrChange w:id="869" w:author="Giwa, Titilayo" w:date="2026-04-27T09:37:00Z" w16du:dateUtc="2026-04-27T08:37:00Z">
            <w:rPr>
              <w:rFonts w:cs="Arial"/>
              <w:iCs/>
            </w:rPr>
          </w:rPrChange>
        </w:rPr>
        <w:t xml:space="preserve"> approved specifications;</w:t>
      </w:r>
    </w:p>
    <w:p w14:paraId="42E0E5F4" w14:textId="77777777" w:rsidR="002F61E0" w:rsidRPr="002B0AAC" w:rsidRDefault="002F61E0" w:rsidP="002B0AAC">
      <w:pPr>
        <w:pStyle w:val="ListParagraph"/>
        <w:ind w:left="2007" w:right="281"/>
        <w:rPr>
          <w:rFonts w:cs="Arial"/>
          <w:iCs/>
          <w:lang w:val="en-US"/>
          <w:rPrChange w:id="870" w:author="Giwa, Titilayo" w:date="2026-04-27T09:37:00Z" w16du:dateUtc="2026-04-27T08:37:00Z">
            <w:rPr>
              <w:rFonts w:cs="Arial"/>
              <w:iCs/>
            </w:rPr>
          </w:rPrChange>
        </w:rPr>
      </w:pPr>
    </w:p>
    <w:p w14:paraId="48E288F9" w14:textId="77777777" w:rsidR="002F61E0" w:rsidRPr="002B0AAC" w:rsidRDefault="002F61E0" w:rsidP="002B0AAC">
      <w:pPr>
        <w:pStyle w:val="ListParagraph"/>
        <w:numPr>
          <w:ilvl w:val="0"/>
          <w:numId w:val="32"/>
        </w:numPr>
        <w:rPr>
          <w:rFonts w:cs="Arial"/>
          <w:iCs/>
          <w:lang w:val="en-US"/>
          <w:rPrChange w:id="871" w:author="Giwa, Titilayo" w:date="2026-04-27T09:37:00Z" w16du:dateUtc="2026-04-27T08:37:00Z">
            <w:rPr>
              <w:rFonts w:cs="Arial"/>
              <w:iCs/>
            </w:rPr>
          </w:rPrChange>
        </w:rPr>
      </w:pPr>
      <w:r w:rsidRPr="002B0AAC">
        <w:rPr>
          <w:rFonts w:cs="Arial"/>
          <w:iCs/>
          <w:lang w:val="en-US"/>
          <w:rPrChange w:id="872" w:author="Giwa, Titilayo" w:date="2026-04-27T09:37:00Z" w16du:dateUtc="2026-04-27T08:37:00Z">
            <w:rPr>
              <w:rFonts w:cs="Arial"/>
              <w:iCs/>
            </w:rPr>
          </w:rPrChange>
        </w:rPr>
        <w:t>The TA shall review quality control tests carried out;</w:t>
      </w:r>
    </w:p>
    <w:p w14:paraId="35AD8F4D" w14:textId="77777777" w:rsidR="002F61E0" w:rsidRPr="002B0AAC" w:rsidRDefault="002F61E0" w:rsidP="002B0AAC">
      <w:pPr>
        <w:pStyle w:val="ListParagraph"/>
        <w:ind w:left="2007" w:right="281"/>
        <w:rPr>
          <w:rFonts w:cs="Arial"/>
          <w:iCs/>
          <w:lang w:val="en-US"/>
          <w:rPrChange w:id="873" w:author="Giwa, Titilayo" w:date="2026-04-27T09:37:00Z" w16du:dateUtc="2026-04-27T08:37:00Z">
            <w:rPr>
              <w:rFonts w:cs="Arial"/>
              <w:iCs/>
            </w:rPr>
          </w:rPrChange>
        </w:rPr>
      </w:pPr>
    </w:p>
    <w:p w14:paraId="5E5F4474" w14:textId="77777777" w:rsidR="002F61E0" w:rsidRPr="002B0AAC" w:rsidRDefault="002F61E0" w:rsidP="002B0AAC">
      <w:pPr>
        <w:pStyle w:val="ListParagraph"/>
        <w:numPr>
          <w:ilvl w:val="0"/>
          <w:numId w:val="32"/>
        </w:numPr>
        <w:rPr>
          <w:rFonts w:cs="Arial"/>
          <w:iCs/>
          <w:lang w:val="en-US"/>
          <w:rPrChange w:id="874" w:author="Giwa, Titilayo" w:date="2026-04-27T09:37:00Z" w16du:dateUtc="2026-04-27T08:37:00Z">
            <w:rPr>
              <w:rFonts w:cs="Arial"/>
              <w:iCs/>
            </w:rPr>
          </w:rPrChange>
        </w:rPr>
      </w:pPr>
      <w:r w:rsidRPr="002B0AAC">
        <w:rPr>
          <w:rFonts w:cs="Arial"/>
          <w:iCs/>
          <w:lang w:val="en-US"/>
          <w:rPrChange w:id="875" w:author="Giwa, Titilayo" w:date="2026-04-27T09:37:00Z" w16du:dateUtc="2026-04-27T08:37:00Z">
            <w:rPr>
              <w:rFonts w:cs="Arial"/>
              <w:iCs/>
            </w:rPr>
          </w:rPrChange>
        </w:rPr>
        <w:t>The TA shall review and assess variation orders;</w:t>
      </w:r>
    </w:p>
    <w:p w14:paraId="07D1FAEC" w14:textId="77777777" w:rsidR="002F61E0" w:rsidRPr="002B0AAC" w:rsidRDefault="002F61E0" w:rsidP="002B0AAC">
      <w:pPr>
        <w:pStyle w:val="ListParagraph"/>
        <w:ind w:left="2007" w:right="281"/>
        <w:rPr>
          <w:rFonts w:cs="Arial"/>
          <w:iCs/>
          <w:lang w:val="en-US"/>
          <w:rPrChange w:id="876" w:author="Giwa, Titilayo" w:date="2026-04-27T09:37:00Z" w16du:dateUtc="2026-04-27T08:37:00Z">
            <w:rPr>
              <w:rFonts w:cs="Arial"/>
              <w:iCs/>
            </w:rPr>
          </w:rPrChange>
        </w:rPr>
      </w:pPr>
    </w:p>
    <w:p w14:paraId="1D93EEFA" w14:textId="77777777" w:rsidR="002F61E0" w:rsidRPr="002B0AAC" w:rsidRDefault="002F61E0" w:rsidP="002B0AAC">
      <w:pPr>
        <w:pStyle w:val="ListParagraph"/>
        <w:numPr>
          <w:ilvl w:val="0"/>
          <w:numId w:val="32"/>
        </w:numPr>
        <w:rPr>
          <w:rFonts w:cs="Arial"/>
          <w:iCs/>
          <w:lang w:val="en-US"/>
          <w:rPrChange w:id="877" w:author="Giwa, Titilayo" w:date="2026-04-27T09:37:00Z" w16du:dateUtc="2026-04-27T08:37:00Z">
            <w:rPr>
              <w:rFonts w:cs="Arial"/>
              <w:iCs/>
            </w:rPr>
          </w:rPrChange>
        </w:rPr>
      </w:pPr>
      <w:r w:rsidRPr="002B0AAC">
        <w:rPr>
          <w:rFonts w:cs="Arial"/>
          <w:iCs/>
          <w:lang w:val="en-US"/>
          <w:rPrChange w:id="878" w:author="Giwa, Titilayo" w:date="2026-04-27T09:37:00Z" w16du:dateUtc="2026-04-27T08:37:00Z">
            <w:rPr>
              <w:rFonts w:cs="Arial"/>
              <w:iCs/>
            </w:rPr>
          </w:rPrChange>
        </w:rPr>
        <w:t>The TA shall review adherence to environmental regulations and report on any present / future risks that arise during Project implementation; assess compliance with HSE and environment and social management plan specified in the Facility agreement</w:t>
      </w:r>
    </w:p>
    <w:p w14:paraId="4F43ABFC" w14:textId="77777777" w:rsidR="002F61E0" w:rsidRPr="002B0AAC" w:rsidRDefault="002F61E0" w:rsidP="002B0AAC">
      <w:pPr>
        <w:pStyle w:val="ListParagraph"/>
        <w:ind w:left="2007" w:right="281"/>
        <w:rPr>
          <w:rFonts w:cs="Arial"/>
          <w:iCs/>
          <w:lang w:val="en-US"/>
          <w:rPrChange w:id="879" w:author="Giwa, Titilayo" w:date="2026-04-27T09:37:00Z" w16du:dateUtc="2026-04-27T08:37:00Z">
            <w:rPr>
              <w:rFonts w:cs="Arial"/>
              <w:iCs/>
            </w:rPr>
          </w:rPrChange>
        </w:rPr>
      </w:pPr>
    </w:p>
    <w:p w14:paraId="7229C11B" w14:textId="77777777" w:rsidR="002F61E0" w:rsidRPr="002B0AAC" w:rsidRDefault="002F61E0" w:rsidP="002B0AAC">
      <w:pPr>
        <w:pStyle w:val="ListParagraph"/>
        <w:numPr>
          <w:ilvl w:val="0"/>
          <w:numId w:val="32"/>
        </w:numPr>
        <w:rPr>
          <w:rFonts w:cs="Arial"/>
          <w:iCs/>
          <w:lang w:val="en-US"/>
          <w:rPrChange w:id="880" w:author="Giwa, Titilayo" w:date="2026-04-27T09:37:00Z" w16du:dateUtc="2026-04-27T08:37:00Z">
            <w:rPr>
              <w:rFonts w:cs="Arial"/>
              <w:iCs/>
            </w:rPr>
          </w:rPrChange>
        </w:rPr>
      </w:pPr>
      <w:r w:rsidRPr="002B0AAC">
        <w:rPr>
          <w:rFonts w:cs="Arial"/>
          <w:iCs/>
          <w:lang w:val="en-US"/>
          <w:rPrChange w:id="881" w:author="Giwa, Titilayo" w:date="2026-04-27T09:37:00Z" w16du:dateUtc="2026-04-27T08:37:00Z">
            <w:rPr>
              <w:rFonts w:cs="Arial"/>
              <w:iCs/>
            </w:rPr>
          </w:rPrChange>
        </w:rPr>
        <w:t xml:space="preserve">The TA shall bring </w:t>
      </w:r>
      <w:proofErr w:type="gramStart"/>
      <w:r w:rsidRPr="002B0AAC">
        <w:rPr>
          <w:rFonts w:cs="Arial"/>
          <w:iCs/>
          <w:lang w:val="en-US"/>
          <w:rPrChange w:id="882" w:author="Giwa, Titilayo" w:date="2026-04-27T09:37:00Z" w16du:dateUtc="2026-04-27T08:37:00Z">
            <w:rPr>
              <w:rFonts w:cs="Arial"/>
              <w:iCs/>
            </w:rPr>
          </w:rPrChange>
        </w:rPr>
        <w:t>to</w:t>
      </w:r>
      <w:proofErr w:type="gramEnd"/>
      <w:r w:rsidRPr="002B0AAC">
        <w:rPr>
          <w:rFonts w:cs="Arial"/>
          <w:iCs/>
          <w:lang w:val="en-US"/>
          <w:rPrChange w:id="883" w:author="Giwa, Titilayo" w:date="2026-04-27T09:37:00Z" w16du:dateUtc="2026-04-27T08:37:00Z">
            <w:rPr>
              <w:rFonts w:cs="Arial"/>
              <w:iCs/>
            </w:rPr>
          </w:rPrChange>
        </w:rPr>
        <w:t xml:space="preserve"> the notice of the client any event, which may lead to a Force Majeure event as laid down under contracts related to construction and </w:t>
      </w:r>
      <w:proofErr w:type="gramStart"/>
      <w:r w:rsidRPr="002B0AAC">
        <w:rPr>
          <w:rFonts w:cs="Arial"/>
          <w:iCs/>
          <w:lang w:val="en-US"/>
          <w:rPrChange w:id="884" w:author="Giwa, Titilayo" w:date="2026-04-27T09:37:00Z" w16du:dateUtc="2026-04-27T08:37:00Z">
            <w:rPr>
              <w:rFonts w:cs="Arial"/>
              <w:iCs/>
            </w:rPr>
          </w:rPrChange>
        </w:rPr>
        <w:t>procurements</w:t>
      </w:r>
      <w:proofErr w:type="gramEnd"/>
      <w:r w:rsidRPr="002B0AAC">
        <w:rPr>
          <w:rFonts w:cs="Arial"/>
          <w:iCs/>
          <w:lang w:val="en-US"/>
          <w:rPrChange w:id="885" w:author="Giwa, Titilayo" w:date="2026-04-27T09:37:00Z" w16du:dateUtc="2026-04-27T08:37:00Z">
            <w:rPr>
              <w:rFonts w:cs="Arial"/>
              <w:iCs/>
            </w:rPr>
          </w:rPrChange>
        </w:rPr>
        <w:t xml:space="preserve"> of various components of the Project, which may lead to time or cost overrun;</w:t>
      </w:r>
    </w:p>
    <w:p w14:paraId="46E20B7D" w14:textId="77777777" w:rsidR="002F61E0" w:rsidRPr="002B0AAC" w:rsidRDefault="002F61E0" w:rsidP="002B0AAC">
      <w:pPr>
        <w:pStyle w:val="ListParagraph"/>
        <w:ind w:left="2007" w:right="281"/>
        <w:rPr>
          <w:rFonts w:cs="Arial"/>
          <w:iCs/>
          <w:lang w:val="en-US"/>
          <w:rPrChange w:id="886" w:author="Giwa, Titilayo" w:date="2026-04-27T09:37:00Z" w16du:dateUtc="2026-04-27T08:37:00Z">
            <w:rPr>
              <w:rFonts w:cs="Arial"/>
              <w:iCs/>
            </w:rPr>
          </w:rPrChange>
        </w:rPr>
      </w:pPr>
    </w:p>
    <w:p w14:paraId="68DF9CCA" w14:textId="77777777" w:rsidR="002F61E0" w:rsidRPr="002B0AAC" w:rsidRDefault="002F61E0" w:rsidP="002B0AAC">
      <w:pPr>
        <w:pStyle w:val="ListParagraph"/>
        <w:numPr>
          <w:ilvl w:val="0"/>
          <w:numId w:val="32"/>
        </w:numPr>
        <w:rPr>
          <w:rFonts w:cs="Arial"/>
          <w:iCs/>
          <w:lang w:val="en-US"/>
          <w:rPrChange w:id="887" w:author="Giwa, Titilayo" w:date="2026-04-27T09:37:00Z" w16du:dateUtc="2026-04-27T08:37:00Z">
            <w:rPr>
              <w:rFonts w:cs="Arial"/>
              <w:iCs/>
            </w:rPr>
          </w:rPrChange>
        </w:rPr>
      </w:pPr>
      <w:r w:rsidRPr="002B0AAC">
        <w:rPr>
          <w:rFonts w:cs="Arial"/>
          <w:iCs/>
          <w:lang w:val="en-US"/>
          <w:rPrChange w:id="888" w:author="Giwa, Titilayo" w:date="2026-04-27T09:37:00Z" w16du:dateUtc="2026-04-27T08:37:00Z">
            <w:rPr>
              <w:rFonts w:cs="Arial"/>
              <w:iCs/>
            </w:rPr>
          </w:rPrChange>
        </w:rPr>
        <w:t>The TA shall review the status of necessary approvals, permits, licenses, notifications, Project completion certificates, etc. as may be required for implementation of the Project;</w:t>
      </w:r>
    </w:p>
    <w:p w14:paraId="658EDE2D" w14:textId="77777777" w:rsidR="002F61E0" w:rsidRPr="002B0AAC" w:rsidRDefault="002F61E0" w:rsidP="002B0AAC">
      <w:pPr>
        <w:pStyle w:val="ListParagraph"/>
        <w:ind w:left="2007" w:right="281"/>
        <w:rPr>
          <w:rFonts w:cs="Arial"/>
          <w:iCs/>
          <w:lang w:val="en-US"/>
          <w:rPrChange w:id="889" w:author="Giwa, Titilayo" w:date="2026-04-27T09:37:00Z" w16du:dateUtc="2026-04-27T08:37:00Z">
            <w:rPr>
              <w:rFonts w:cs="Arial"/>
              <w:iCs/>
            </w:rPr>
          </w:rPrChange>
        </w:rPr>
      </w:pPr>
    </w:p>
    <w:p w14:paraId="34EE5AA9" w14:textId="77777777" w:rsidR="002F61E0" w:rsidRPr="002B0AAC" w:rsidRDefault="002F61E0" w:rsidP="002B0AAC">
      <w:pPr>
        <w:pStyle w:val="ListParagraph"/>
        <w:numPr>
          <w:ilvl w:val="0"/>
          <w:numId w:val="32"/>
        </w:numPr>
        <w:rPr>
          <w:rFonts w:cs="Arial"/>
          <w:iCs/>
          <w:lang w:val="en-US"/>
          <w:rPrChange w:id="890" w:author="Giwa, Titilayo" w:date="2026-04-27T09:37:00Z" w16du:dateUtc="2026-04-27T08:37:00Z">
            <w:rPr>
              <w:rFonts w:cs="Arial"/>
              <w:iCs/>
            </w:rPr>
          </w:rPrChange>
        </w:rPr>
      </w:pPr>
      <w:r w:rsidRPr="002B0AAC">
        <w:rPr>
          <w:rFonts w:cs="Arial"/>
          <w:iCs/>
          <w:lang w:val="en-US"/>
          <w:rPrChange w:id="891" w:author="Giwa, Titilayo" w:date="2026-04-27T09:37:00Z" w16du:dateUtc="2026-04-27T08:37:00Z">
            <w:rPr>
              <w:rFonts w:cs="Arial"/>
              <w:iCs/>
            </w:rPr>
          </w:rPrChange>
        </w:rPr>
        <w:t>Identification and review of cost overruns (if any) and on time over runs (if any) and make recommendation.</w:t>
      </w:r>
    </w:p>
    <w:p w14:paraId="3718D7F7" w14:textId="77777777" w:rsidR="002F61E0" w:rsidRPr="002B0AAC" w:rsidRDefault="002F61E0" w:rsidP="002B0AAC">
      <w:pPr>
        <w:pStyle w:val="ListParagraph"/>
        <w:ind w:left="2007" w:right="281"/>
        <w:rPr>
          <w:rFonts w:cs="Arial"/>
          <w:iCs/>
          <w:lang w:val="en-US"/>
          <w:rPrChange w:id="892" w:author="Giwa, Titilayo" w:date="2026-04-27T09:37:00Z" w16du:dateUtc="2026-04-27T08:37:00Z">
            <w:rPr>
              <w:rFonts w:cs="Arial"/>
              <w:iCs/>
            </w:rPr>
          </w:rPrChange>
        </w:rPr>
      </w:pPr>
    </w:p>
    <w:p w14:paraId="4F21FF03" w14:textId="77777777" w:rsidR="002F61E0" w:rsidRPr="002B0AAC" w:rsidRDefault="002F61E0" w:rsidP="002B0AAC">
      <w:pPr>
        <w:pStyle w:val="ListParagraph"/>
        <w:numPr>
          <w:ilvl w:val="0"/>
          <w:numId w:val="32"/>
        </w:numPr>
        <w:rPr>
          <w:rFonts w:cs="Arial"/>
          <w:bCs/>
          <w:iCs/>
          <w:lang w:val="en-US"/>
          <w:rPrChange w:id="893" w:author="Giwa, Titilayo" w:date="2026-04-27T09:37:00Z" w16du:dateUtc="2026-04-27T08:37:00Z">
            <w:rPr>
              <w:rFonts w:cs="Arial"/>
              <w:bCs/>
              <w:iCs/>
            </w:rPr>
          </w:rPrChange>
        </w:rPr>
      </w:pPr>
      <w:r w:rsidRPr="002B0AAC">
        <w:rPr>
          <w:rFonts w:cs="Arial"/>
          <w:iCs/>
          <w:lang w:val="en-US"/>
          <w:rPrChange w:id="894" w:author="Giwa, Titilayo" w:date="2026-04-27T09:37:00Z" w16du:dateUtc="2026-04-27T08:37:00Z">
            <w:rPr>
              <w:rFonts w:cs="Arial"/>
              <w:iCs/>
            </w:rPr>
          </w:rPrChange>
        </w:rPr>
        <w:t xml:space="preserve">The TA </w:t>
      </w:r>
      <w:proofErr w:type="gramStart"/>
      <w:r w:rsidRPr="002B0AAC">
        <w:rPr>
          <w:rFonts w:cs="Arial"/>
          <w:iCs/>
          <w:lang w:val="en-US"/>
          <w:rPrChange w:id="895" w:author="Giwa, Titilayo" w:date="2026-04-27T09:37:00Z" w16du:dateUtc="2026-04-27T08:37:00Z">
            <w:rPr>
              <w:rFonts w:cs="Arial"/>
              <w:iCs/>
            </w:rPr>
          </w:rPrChange>
        </w:rPr>
        <w:t>shall</w:t>
      </w:r>
      <w:proofErr w:type="gramEnd"/>
      <w:r w:rsidRPr="002B0AAC">
        <w:rPr>
          <w:rFonts w:cs="Arial"/>
          <w:iCs/>
          <w:lang w:val="en-US"/>
          <w:rPrChange w:id="896" w:author="Giwa, Titilayo" w:date="2026-04-27T09:37:00Z" w16du:dateUtc="2026-04-27T08:37:00Z">
            <w:rPr>
              <w:rFonts w:cs="Arial"/>
              <w:iCs/>
            </w:rPr>
          </w:rPrChange>
        </w:rPr>
        <w:t xml:space="preserve"> from PMC’s and EPC’s monthly report, provide a report to the client. </w:t>
      </w:r>
    </w:p>
    <w:bookmarkEnd w:id="824"/>
    <w:p w14:paraId="029EAA3A" w14:textId="64511635" w:rsidR="00D26C79" w:rsidRPr="000B6898" w:rsidDel="005B5C03" w:rsidRDefault="00D26C79">
      <w:pPr>
        <w:pStyle w:val="ListBullet"/>
        <w:rPr>
          <w:del w:id="897" w:author="GELIAS" w:date="2026-04-23T15:52:00Z"/>
        </w:rPr>
        <w:pPrChange w:id="898" w:author="GELIAS" w:date="2026-04-23T15:52:00Z">
          <w:pPr>
            <w:ind w:right="281"/>
          </w:pPr>
        </w:pPrChange>
      </w:pPr>
    </w:p>
    <w:p w14:paraId="2FADA734" w14:textId="58F94394" w:rsidR="0002772A" w:rsidRPr="000B6898" w:rsidDel="005B5C03" w:rsidRDefault="0002772A">
      <w:pPr>
        <w:pStyle w:val="ListBullet"/>
        <w:rPr>
          <w:del w:id="899" w:author="GELIAS" w:date="2026-04-23T15:52:00Z"/>
          <w:rFonts w:eastAsia="Aptos"/>
          <w:color w:val="305291"/>
        </w:rPr>
        <w:pPrChange w:id="900" w:author="GELIAS" w:date="2026-04-23T15:52:00Z">
          <w:pPr/>
        </w:pPrChange>
      </w:pPr>
    </w:p>
    <w:p w14:paraId="3CDA7B3F" w14:textId="6E464176" w:rsidR="0002772A" w:rsidRDefault="0002772A">
      <w:pPr>
        <w:pStyle w:val="ListBullet"/>
        <w:rPr>
          <w:b/>
          <w:bCs/>
          <w:lang w:val="en-GB"/>
        </w:rPr>
        <w:pPrChange w:id="901" w:author="GELIAS" w:date="2026-04-23T15:52:00Z">
          <w:pPr>
            <w:ind w:left="425"/>
          </w:pPr>
        </w:pPrChange>
      </w:pPr>
      <w:r w:rsidRPr="0002772A">
        <w:rPr>
          <w:b/>
          <w:bCs/>
          <w:lang w:val="en-GB"/>
        </w:rPr>
        <w:t xml:space="preserve">SCOPE </w:t>
      </w:r>
      <w:r w:rsidR="00E816D1">
        <w:rPr>
          <w:b/>
          <w:bCs/>
          <w:lang w:val="en-GB"/>
        </w:rPr>
        <w:t>EXCLUSIONS</w:t>
      </w:r>
    </w:p>
    <w:p w14:paraId="1C6ACB01" w14:textId="5F34566C" w:rsidR="00421929" w:rsidRPr="0002772A" w:rsidDel="005B5C03" w:rsidRDefault="00421929" w:rsidP="002B0AAC">
      <w:pPr>
        <w:ind w:left="425"/>
        <w:rPr>
          <w:del w:id="902" w:author="GELIAS" w:date="2026-04-23T15:52:00Z"/>
          <w:rFonts w:cs="Arial"/>
        </w:rPr>
      </w:pPr>
    </w:p>
    <w:p w14:paraId="0DFC77BB" w14:textId="77777777" w:rsidR="004F1C87" w:rsidRPr="002B0AAC" w:rsidRDefault="004F1C87">
      <w:pPr>
        <w:numPr>
          <w:ilvl w:val="0"/>
          <w:numId w:val="21"/>
        </w:numPr>
        <w:spacing w:line="216" w:lineRule="auto"/>
        <w:ind w:hanging="11"/>
        <w:contextualSpacing/>
        <w:rPr>
          <w:rFonts w:cs="Arial"/>
          <w:iCs/>
          <w:lang w:val="en-US"/>
          <w:rPrChange w:id="903" w:author="Giwa, Titilayo" w:date="2026-04-27T09:37:00Z" w16du:dateUtc="2026-04-27T08:37:00Z">
            <w:rPr>
              <w:rFonts w:cs="Arial"/>
              <w:iCs/>
            </w:rPr>
          </w:rPrChange>
        </w:rPr>
        <w:pPrChange w:id="904" w:author="GELIAS" w:date="2026-04-23T15:52:00Z">
          <w:pPr>
            <w:numPr>
              <w:numId w:val="21"/>
            </w:numPr>
            <w:spacing w:line="216" w:lineRule="auto"/>
            <w:ind w:left="720" w:hanging="360"/>
            <w:contextualSpacing/>
          </w:pPr>
        </w:pPrChange>
      </w:pPr>
      <w:r w:rsidRPr="002B0AAC">
        <w:rPr>
          <w:rFonts w:cs="Arial"/>
          <w:iCs/>
          <w:lang w:val="en-US"/>
          <w:rPrChange w:id="905" w:author="Giwa, Titilayo" w:date="2026-04-27T09:37:00Z" w16du:dateUtc="2026-04-27T08:37:00Z">
            <w:rPr>
              <w:rFonts w:cs="Arial"/>
              <w:iCs/>
            </w:rPr>
          </w:rPrChange>
        </w:rPr>
        <w:t xml:space="preserve">Purchase / supply of any equipment; </w:t>
      </w:r>
    </w:p>
    <w:p w14:paraId="0A2E2A7B" w14:textId="77777777" w:rsidR="00421929" w:rsidRPr="002B0AAC" w:rsidRDefault="00421929">
      <w:pPr>
        <w:spacing w:line="216" w:lineRule="auto"/>
        <w:ind w:left="720" w:hanging="11"/>
        <w:contextualSpacing/>
        <w:rPr>
          <w:rFonts w:cs="Arial"/>
          <w:iCs/>
          <w:lang w:val="en-US"/>
          <w:rPrChange w:id="906" w:author="Giwa, Titilayo" w:date="2026-04-27T09:37:00Z" w16du:dateUtc="2026-04-27T08:37:00Z">
            <w:rPr>
              <w:rFonts w:cs="Arial"/>
              <w:iCs/>
            </w:rPr>
          </w:rPrChange>
        </w:rPr>
        <w:pPrChange w:id="907" w:author="GELIAS" w:date="2026-04-23T15:52:00Z">
          <w:pPr>
            <w:spacing w:line="216" w:lineRule="auto"/>
            <w:ind w:left="720"/>
            <w:contextualSpacing/>
          </w:pPr>
        </w:pPrChange>
      </w:pPr>
    </w:p>
    <w:p w14:paraId="2989F755" w14:textId="168C69B4" w:rsidR="004F1C87" w:rsidRPr="002B0AAC" w:rsidRDefault="004F1C87">
      <w:pPr>
        <w:numPr>
          <w:ilvl w:val="0"/>
          <w:numId w:val="21"/>
        </w:numPr>
        <w:spacing w:line="216" w:lineRule="auto"/>
        <w:ind w:hanging="11"/>
        <w:contextualSpacing/>
        <w:rPr>
          <w:rFonts w:cs="Arial"/>
          <w:iCs/>
          <w:lang w:val="en-US"/>
          <w:rPrChange w:id="908" w:author="Giwa, Titilayo" w:date="2026-04-27T09:37:00Z" w16du:dateUtc="2026-04-27T08:37:00Z">
            <w:rPr>
              <w:rFonts w:cs="Arial"/>
              <w:iCs/>
            </w:rPr>
          </w:rPrChange>
        </w:rPr>
        <w:pPrChange w:id="909" w:author="GELIAS" w:date="2026-04-23T15:52:00Z">
          <w:pPr>
            <w:numPr>
              <w:numId w:val="21"/>
            </w:numPr>
            <w:spacing w:line="216" w:lineRule="auto"/>
            <w:ind w:left="720" w:hanging="360"/>
            <w:contextualSpacing/>
          </w:pPr>
        </w:pPrChange>
      </w:pPr>
      <w:r w:rsidRPr="002B0AAC">
        <w:rPr>
          <w:rFonts w:cs="Arial"/>
          <w:iCs/>
          <w:lang w:val="en-US"/>
          <w:rPrChange w:id="910" w:author="Giwa, Titilayo" w:date="2026-04-27T09:37:00Z" w16du:dateUtc="2026-04-27T08:37:00Z">
            <w:rPr>
              <w:rFonts w:cs="Arial"/>
              <w:iCs/>
            </w:rPr>
          </w:rPrChange>
        </w:rPr>
        <w:t xml:space="preserve">Any kind of procurement activities or procurement documents; </w:t>
      </w:r>
    </w:p>
    <w:p w14:paraId="4AF5AA50" w14:textId="0DAF3506" w:rsidR="00421929" w:rsidRPr="002B0AAC" w:rsidDel="005B5C03" w:rsidRDefault="00421929">
      <w:pPr>
        <w:pStyle w:val="ListParagraph"/>
        <w:ind w:hanging="11"/>
        <w:rPr>
          <w:del w:id="911" w:author="GELIAS" w:date="2026-04-23T15:52:00Z"/>
          <w:rFonts w:cs="Arial"/>
          <w:iCs/>
          <w:lang w:val="en-US"/>
          <w:rPrChange w:id="912" w:author="Giwa, Titilayo" w:date="2026-04-27T09:37:00Z" w16du:dateUtc="2026-04-27T08:37:00Z">
            <w:rPr>
              <w:del w:id="913" w:author="GELIAS" w:date="2026-04-23T15:52:00Z"/>
              <w:rFonts w:cs="Arial"/>
              <w:iCs/>
            </w:rPr>
          </w:rPrChange>
        </w:rPr>
        <w:pPrChange w:id="914" w:author="GELIAS" w:date="2026-04-23T15:52:00Z">
          <w:pPr>
            <w:pStyle w:val="ListParagraph"/>
          </w:pPr>
        </w:pPrChange>
      </w:pPr>
    </w:p>
    <w:p w14:paraId="1DEDE84E" w14:textId="77777777" w:rsidR="00421929" w:rsidRPr="002B0AAC" w:rsidRDefault="00421929">
      <w:pPr>
        <w:spacing w:line="216" w:lineRule="auto"/>
        <w:ind w:left="720" w:hanging="11"/>
        <w:contextualSpacing/>
        <w:rPr>
          <w:rFonts w:cs="Arial"/>
          <w:iCs/>
          <w:lang w:val="en-US"/>
          <w:rPrChange w:id="915" w:author="Giwa, Titilayo" w:date="2026-04-27T09:37:00Z" w16du:dateUtc="2026-04-27T08:37:00Z">
            <w:rPr>
              <w:rFonts w:cs="Arial"/>
              <w:iCs/>
            </w:rPr>
          </w:rPrChange>
        </w:rPr>
        <w:pPrChange w:id="916" w:author="GELIAS" w:date="2026-04-23T15:52:00Z">
          <w:pPr>
            <w:spacing w:line="216" w:lineRule="auto"/>
            <w:ind w:left="720"/>
            <w:contextualSpacing/>
          </w:pPr>
        </w:pPrChange>
      </w:pPr>
    </w:p>
    <w:p w14:paraId="3340BD60" w14:textId="77777777" w:rsidR="00421929" w:rsidRPr="002B0AAC" w:rsidRDefault="004F1C87">
      <w:pPr>
        <w:numPr>
          <w:ilvl w:val="0"/>
          <w:numId w:val="21"/>
        </w:numPr>
        <w:spacing w:line="216" w:lineRule="auto"/>
        <w:ind w:left="1418" w:hanging="709"/>
        <w:contextualSpacing/>
        <w:rPr>
          <w:rFonts w:cs="Arial"/>
          <w:iCs/>
          <w:lang w:val="en-US"/>
          <w:rPrChange w:id="917" w:author="Giwa, Titilayo" w:date="2026-04-27T09:37:00Z" w16du:dateUtc="2026-04-27T08:37:00Z">
            <w:rPr>
              <w:rFonts w:cs="Arial"/>
              <w:iCs/>
            </w:rPr>
          </w:rPrChange>
        </w:rPr>
        <w:pPrChange w:id="918" w:author="GELIAS" w:date="2026-04-23T15:52:00Z">
          <w:pPr>
            <w:numPr>
              <w:numId w:val="21"/>
            </w:numPr>
            <w:spacing w:line="216" w:lineRule="auto"/>
            <w:ind w:left="720" w:hanging="360"/>
            <w:contextualSpacing/>
          </w:pPr>
        </w:pPrChange>
      </w:pPr>
      <w:r w:rsidRPr="002B0AAC">
        <w:rPr>
          <w:rFonts w:cs="Arial"/>
          <w:iCs/>
          <w:lang w:val="en-US"/>
          <w:rPrChange w:id="919" w:author="Giwa, Titilayo" w:date="2026-04-27T09:37:00Z" w16du:dateUtc="2026-04-27T08:37:00Z">
            <w:rPr>
              <w:rFonts w:cs="Arial"/>
              <w:iCs/>
            </w:rPr>
          </w:rPrChange>
        </w:rPr>
        <w:lastRenderedPageBreak/>
        <w:t xml:space="preserve">Any costs of the Company, licensors, authorities or third parties (incl. endorsement of documentation, personnel costs and applicable fees for permits, etc.) as well as their travel expenses and allowances; </w:t>
      </w:r>
    </w:p>
    <w:p w14:paraId="4BFC418F" w14:textId="4D939ED2" w:rsidR="004F1C87" w:rsidRPr="002B0AAC" w:rsidRDefault="004F1C87">
      <w:pPr>
        <w:spacing w:line="216" w:lineRule="auto"/>
        <w:ind w:left="720" w:hanging="11"/>
        <w:contextualSpacing/>
        <w:rPr>
          <w:rFonts w:cs="Arial"/>
          <w:iCs/>
          <w:lang w:val="en-US"/>
          <w:rPrChange w:id="920" w:author="Giwa, Titilayo" w:date="2026-04-27T09:37:00Z" w16du:dateUtc="2026-04-27T08:37:00Z">
            <w:rPr>
              <w:rFonts w:cs="Arial"/>
              <w:iCs/>
            </w:rPr>
          </w:rPrChange>
        </w:rPr>
        <w:pPrChange w:id="921" w:author="GELIAS" w:date="2026-04-23T15:52:00Z">
          <w:pPr>
            <w:spacing w:line="216" w:lineRule="auto"/>
            <w:ind w:left="720"/>
            <w:contextualSpacing/>
          </w:pPr>
        </w:pPrChange>
      </w:pPr>
      <w:r w:rsidRPr="002B0AAC">
        <w:rPr>
          <w:rFonts w:cs="Arial"/>
          <w:iCs/>
          <w:lang w:val="en-US"/>
          <w:rPrChange w:id="922" w:author="Giwa, Titilayo" w:date="2026-04-27T09:37:00Z" w16du:dateUtc="2026-04-27T08:37:00Z">
            <w:rPr>
              <w:rFonts w:cs="Arial"/>
              <w:iCs/>
            </w:rPr>
          </w:rPrChange>
        </w:rPr>
        <w:t xml:space="preserve"> </w:t>
      </w:r>
    </w:p>
    <w:p w14:paraId="276BE6D0" w14:textId="305395E8" w:rsidR="004F1C87" w:rsidRDefault="004F1C87">
      <w:pPr>
        <w:numPr>
          <w:ilvl w:val="0"/>
          <w:numId w:val="21"/>
        </w:numPr>
        <w:spacing w:line="216" w:lineRule="auto"/>
        <w:ind w:hanging="11"/>
        <w:contextualSpacing/>
        <w:rPr>
          <w:rFonts w:cs="Arial"/>
          <w:iCs/>
        </w:rPr>
        <w:pPrChange w:id="923" w:author="GELIAS" w:date="2026-04-23T15:52:00Z">
          <w:pPr>
            <w:numPr>
              <w:numId w:val="21"/>
            </w:numPr>
            <w:spacing w:line="216" w:lineRule="auto"/>
            <w:ind w:left="720" w:hanging="360"/>
            <w:contextualSpacing/>
          </w:pPr>
        </w:pPrChange>
      </w:pPr>
      <w:r w:rsidRPr="00421929">
        <w:rPr>
          <w:rFonts w:cs="Arial"/>
          <w:iCs/>
        </w:rPr>
        <w:t xml:space="preserve">Authority </w:t>
      </w:r>
      <w:proofErr w:type="spellStart"/>
      <w:r w:rsidRPr="00421929">
        <w:rPr>
          <w:rFonts w:cs="Arial"/>
          <w:iCs/>
        </w:rPr>
        <w:t>engineering</w:t>
      </w:r>
      <w:proofErr w:type="spellEnd"/>
      <w:r w:rsidRPr="00421929">
        <w:rPr>
          <w:rFonts w:cs="Arial"/>
          <w:iCs/>
        </w:rPr>
        <w:t xml:space="preserve">; </w:t>
      </w:r>
    </w:p>
    <w:p w14:paraId="1C5B8A71" w14:textId="77777777" w:rsidR="00421929" w:rsidRDefault="00421929">
      <w:pPr>
        <w:pStyle w:val="ListParagraph"/>
        <w:ind w:hanging="11"/>
        <w:rPr>
          <w:rFonts w:cs="Arial"/>
          <w:iCs/>
        </w:rPr>
        <w:pPrChange w:id="924" w:author="GELIAS" w:date="2026-04-23T15:52:00Z">
          <w:pPr>
            <w:pStyle w:val="ListParagraph"/>
          </w:pPr>
        </w:pPrChange>
      </w:pPr>
    </w:p>
    <w:p w14:paraId="31A6425E" w14:textId="17BAC7B4" w:rsidR="004F1C87" w:rsidRPr="002B0AAC" w:rsidRDefault="004F1C87">
      <w:pPr>
        <w:numPr>
          <w:ilvl w:val="0"/>
          <w:numId w:val="21"/>
        </w:numPr>
        <w:spacing w:line="216" w:lineRule="auto"/>
        <w:ind w:hanging="11"/>
        <w:contextualSpacing/>
        <w:rPr>
          <w:rFonts w:eastAsia="+mn-ea" w:cs="Arial"/>
          <w:kern w:val="24"/>
          <w:lang w:val="en-US"/>
          <w:rPrChange w:id="925" w:author="Giwa, Titilayo" w:date="2026-04-27T09:37:00Z" w16du:dateUtc="2026-04-27T08:37:00Z">
            <w:rPr>
              <w:rFonts w:eastAsia="+mn-ea" w:cs="Arial"/>
              <w:kern w:val="24"/>
            </w:rPr>
          </w:rPrChange>
        </w:rPr>
        <w:pPrChange w:id="926" w:author="GELIAS" w:date="2026-04-23T15:52:00Z">
          <w:pPr>
            <w:numPr>
              <w:numId w:val="21"/>
            </w:numPr>
            <w:spacing w:line="216" w:lineRule="auto"/>
            <w:ind w:left="720" w:hanging="360"/>
            <w:contextualSpacing/>
          </w:pPr>
        </w:pPrChange>
      </w:pPr>
      <w:r w:rsidRPr="002B0AAC">
        <w:rPr>
          <w:rFonts w:cs="Arial"/>
          <w:iCs/>
          <w:lang w:val="en-US"/>
          <w:rPrChange w:id="927" w:author="Giwa, Titilayo" w:date="2026-04-27T09:37:00Z" w16du:dateUtc="2026-04-27T08:37:00Z">
            <w:rPr>
              <w:rFonts w:cs="Arial"/>
              <w:iCs/>
            </w:rPr>
          </w:rPrChange>
        </w:rPr>
        <w:t>Costs arising from participation of a third party are excluded from our services. Such costs are based on national principles</w:t>
      </w:r>
      <w:r w:rsidRPr="002B0AAC">
        <w:rPr>
          <w:rFonts w:eastAsia="+mn-ea" w:cs="Arial"/>
          <w:kern w:val="24"/>
          <w:lang w:val="en-US"/>
          <w:rPrChange w:id="928" w:author="Giwa, Titilayo" w:date="2026-04-27T09:37:00Z" w16du:dateUtc="2026-04-27T08:37:00Z">
            <w:rPr>
              <w:rFonts w:eastAsia="+mn-ea" w:cs="Arial"/>
              <w:kern w:val="24"/>
            </w:rPr>
          </w:rPrChange>
        </w:rPr>
        <w:t xml:space="preserve"> and cannot be estimated yet (e.g. certified bodies, etc.); </w:t>
      </w:r>
    </w:p>
    <w:p w14:paraId="5F915E47" w14:textId="77777777" w:rsidR="00421929" w:rsidRPr="002B0AAC" w:rsidRDefault="00421929">
      <w:pPr>
        <w:pStyle w:val="ListParagraph"/>
        <w:ind w:hanging="11"/>
        <w:rPr>
          <w:rFonts w:eastAsia="+mn-ea" w:cs="Arial"/>
          <w:kern w:val="24"/>
          <w:lang w:val="en-US"/>
          <w:rPrChange w:id="929" w:author="Giwa, Titilayo" w:date="2026-04-27T09:37:00Z" w16du:dateUtc="2026-04-27T08:37:00Z">
            <w:rPr>
              <w:rFonts w:eastAsia="+mn-ea" w:cs="Arial"/>
              <w:kern w:val="24"/>
            </w:rPr>
          </w:rPrChange>
        </w:rPr>
        <w:pPrChange w:id="930" w:author="GELIAS" w:date="2026-04-23T15:52:00Z">
          <w:pPr>
            <w:pStyle w:val="ListParagraph"/>
          </w:pPr>
        </w:pPrChange>
      </w:pPr>
    </w:p>
    <w:p w14:paraId="6ABF4BD5" w14:textId="3D312830" w:rsidR="004F1C87" w:rsidRPr="002B0AAC" w:rsidRDefault="004F1C87">
      <w:pPr>
        <w:numPr>
          <w:ilvl w:val="0"/>
          <w:numId w:val="21"/>
        </w:numPr>
        <w:spacing w:line="216" w:lineRule="auto"/>
        <w:ind w:hanging="11"/>
        <w:contextualSpacing/>
        <w:rPr>
          <w:rFonts w:eastAsia="+mn-ea" w:cs="Arial"/>
          <w:kern w:val="24"/>
          <w:lang w:val="en-US"/>
          <w:rPrChange w:id="931" w:author="Giwa, Titilayo" w:date="2026-04-27T09:37:00Z" w16du:dateUtc="2026-04-27T08:37:00Z">
            <w:rPr>
              <w:rFonts w:eastAsia="+mn-ea" w:cs="Arial"/>
              <w:kern w:val="24"/>
            </w:rPr>
          </w:rPrChange>
        </w:rPr>
        <w:pPrChange w:id="932" w:author="GELIAS" w:date="2026-04-23T15:52:00Z">
          <w:pPr>
            <w:numPr>
              <w:numId w:val="21"/>
            </w:numPr>
            <w:spacing w:line="216" w:lineRule="auto"/>
            <w:ind w:left="720" w:hanging="360"/>
            <w:contextualSpacing/>
          </w:pPr>
        </w:pPrChange>
      </w:pPr>
      <w:r w:rsidRPr="002B0AAC">
        <w:rPr>
          <w:rFonts w:eastAsia="+mn-ea" w:cs="Arial"/>
          <w:kern w:val="24"/>
          <w:lang w:val="en-US"/>
          <w:rPrChange w:id="933" w:author="Giwa, Titilayo" w:date="2026-04-27T09:37:00Z" w16du:dateUtc="2026-04-27T08:37:00Z">
            <w:rPr>
              <w:rFonts w:eastAsia="+mn-ea" w:cs="Arial"/>
              <w:kern w:val="24"/>
            </w:rPr>
          </w:rPrChange>
        </w:rPr>
        <w:t xml:space="preserve">Supply of any equipment (exempted from this are those facilities which are necessary for carrying out the services); </w:t>
      </w:r>
    </w:p>
    <w:p w14:paraId="199D532D" w14:textId="77777777" w:rsidR="00421929" w:rsidRPr="002B0AAC" w:rsidRDefault="00421929">
      <w:pPr>
        <w:pStyle w:val="ListParagraph"/>
        <w:ind w:hanging="11"/>
        <w:rPr>
          <w:rFonts w:eastAsia="+mn-ea" w:cs="Arial"/>
          <w:kern w:val="24"/>
          <w:lang w:val="en-US"/>
          <w:rPrChange w:id="934" w:author="Giwa, Titilayo" w:date="2026-04-27T09:37:00Z" w16du:dateUtc="2026-04-27T08:37:00Z">
            <w:rPr>
              <w:rFonts w:eastAsia="+mn-ea" w:cs="Arial"/>
              <w:kern w:val="24"/>
            </w:rPr>
          </w:rPrChange>
        </w:rPr>
        <w:pPrChange w:id="935" w:author="GELIAS" w:date="2026-04-23T15:52:00Z">
          <w:pPr>
            <w:pStyle w:val="ListParagraph"/>
          </w:pPr>
        </w:pPrChange>
      </w:pPr>
    </w:p>
    <w:p w14:paraId="47CD1108" w14:textId="4A4F9603" w:rsidR="004F1C87" w:rsidRPr="002B0AAC" w:rsidRDefault="004F1C87">
      <w:pPr>
        <w:numPr>
          <w:ilvl w:val="0"/>
          <w:numId w:val="21"/>
        </w:numPr>
        <w:spacing w:line="216" w:lineRule="auto"/>
        <w:ind w:hanging="11"/>
        <w:contextualSpacing/>
        <w:rPr>
          <w:rFonts w:eastAsia="+mn-ea" w:cs="Arial"/>
          <w:kern w:val="24"/>
          <w:lang w:val="en-US"/>
          <w:rPrChange w:id="936" w:author="Giwa, Titilayo" w:date="2026-04-27T09:37:00Z" w16du:dateUtc="2026-04-27T08:37:00Z">
            <w:rPr>
              <w:rFonts w:eastAsia="+mn-ea" w:cs="Arial"/>
              <w:kern w:val="24"/>
            </w:rPr>
          </w:rPrChange>
        </w:rPr>
        <w:pPrChange w:id="937" w:author="GELIAS" w:date="2026-04-23T15:52:00Z">
          <w:pPr>
            <w:numPr>
              <w:numId w:val="21"/>
            </w:numPr>
            <w:spacing w:line="216" w:lineRule="auto"/>
            <w:ind w:left="720" w:hanging="360"/>
            <w:contextualSpacing/>
          </w:pPr>
        </w:pPrChange>
      </w:pPr>
      <w:r w:rsidRPr="002B0AAC">
        <w:rPr>
          <w:rFonts w:eastAsia="+mn-ea" w:cs="Arial"/>
          <w:kern w:val="24"/>
          <w:lang w:val="en-US"/>
          <w:rPrChange w:id="938" w:author="Giwa, Titilayo" w:date="2026-04-27T09:37:00Z" w16du:dateUtc="2026-04-27T08:37:00Z">
            <w:rPr>
              <w:rFonts w:eastAsia="+mn-ea" w:cs="Arial"/>
              <w:kern w:val="24"/>
            </w:rPr>
          </w:rPrChange>
        </w:rPr>
        <w:t xml:space="preserve">Local fees and charges that may be associated with the execution of the work on site; </w:t>
      </w:r>
    </w:p>
    <w:p w14:paraId="06C8C681" w14:textId="77777777" w:rsidR="00421929" w:rsidRPr="002B0AAC" w:rsidRDefault="00421929">
      <w:pPr>
        <w:pStyle w:val="ListParagraph"/>
        <w:ind w:hanging="11"/>
        <w:rPr>
          <w:rFonts w:eastAsia="+mn-ea" w:cs="Arial"/>
          <w:kern w:val="24"/>
          <w:lang w:val="en-US"/>
          <w:rPrChange w:id="939" w:author="Giwa, Titilayo" w:date="2026-04-27T09:37:00Z" w16du:dateUtc="2026-04-27T08:37:00Z">
            <w:rPr>
              <w:rFonts w:eastAsia="+mn-ea" w:cs="Arial"/>
              <w:kern w:val="24"/>
            </w:rPr>
          </w:rPrChange>
        </w:rPr>
        <w:pPrChange w:id="940" w:author="GELIAS" w:date="2026-04-23T15:52:00Z">
          <w:pPr>
            <w:pStyle w:val="ListParagraph"/>
          </w:pPr>
        </w:pPrChange>
      </w:pPr>
    </w:p>
    <w:p w14:paraId="78BAF025" w14:textId="0DBE0BCA" w:rsidR="004F1C87" w:rsidRPr="002B0AAC" w:rsidRDefault="004F1C87">
      <w:pPr>
        <w:numPr>
          <w:ilvl w:val="0"/>
          <w:numId w:val="21"/>
        </w:numPr>
        <w:spacing w:line="216" w:lineRule="auto"/>
        <w:ind w:hanging="11"/>
        <w:contextualSpacing/>
        <w:rPr>
          <w:rFonts w:eastAsia="+mn-ea" w:cs="Arial"/>
          <w:kern w:val="24"/>
          <w:lang w:val="en-US"/>
          <w:rPrChange w:id="941" w:author="Giwa, Titilayo" w:date="2026-04-27T09:37:00Z" w16du:dateUtc="2026-04-27T08:37:00Z">
            <w:rPr>
              <w:rFonts w:eastAsia="+mn-ea" w:cs="Arial"/>
              <w:kern w:val="24"/>
            </w:rPr>
          </w:rPrChange>
        </w:rPr>
        <w:pPrChange w:id="942" w:author="GELIAS" w:date="2026-04-23T15:52:00Z">
          <w:pPr>
            <w:numPr>
              <w:numId w:val="21"/>
            </w:numPr>
            <w:spacing w:line="216" w:lineRule="auto"/>
            <w:ind w:left="720" w:hanging="360"/>
            <w:contextualSpacing/>
          </w:pPr>
        </w:pPrChange>
      </w:pPr>
      <w:r w:rsidRPr="002B0AAC">
        <w:rPr>
          <w:rFonts w:eastAsia="+mn-ea" w:cs="Arial"/>
          <w:kern w:val="24"/>
          <w:lang w:val="en-US"/>
          <w:rPrChange w:id="943" w:author="Giwa, Titilayo" w:date="2026-04-27T09:37:00Z" w16du:dateUtc="2026-04-27T08:37:00Z">
            <w:rPr>
              <w:rFonts w:eastAsia="+mn-ea" w:cs="Arial"/>
              <w:kern w:val="24"/>
            </w:rPr>
          </w:rPrChange>
        </w:rPr>
        <w:t>Adaption of existing documentation in case of missing or incorrect data, conversion of the existing documentation into editable files (e.g. AutoCAD).</w:t>
      </w:r>
    </w:p>
    <w:p w14:paraId="65BF203C" w14:textId="77777777" w:rsidR="00421929" w:rsidRPr="002B0AAC" w:rsidRDefault="00421929">
      <w:pPr>
        <w:pStyle w:val="ListParagraph"/>
        <w:ind w:hanging="11"/>
        <w:rPr>
          <w:rFonts w:eastAsia="+mn-ea" w:cs="Arial"/>
          <w:kern w:val="24"/>
          <w:lang w:val="en-US"/>
          <w:rPrChange w:id="944" w:author="Giwa, Titilayo" w:date="2026-04-27T09:37:00Z" w16du:dateUtc="2026-04-27T08:37:00Z">
            <w:rPr>
              <w:rFonts w:eastAsia="+mn-ea" w:cs="Arial"/>
              <w:kern w:val="24"/>
            </w:rPr>
          </w:rPrChange>
        </w:rPr>
        <w:pPrChange w:id="945" w:author="GELIAS" w:date="2026-04-23T15:52:00Z">
          <w:pPr>
            <w:pStyle w:val="ListParagraph"/>
          </w:pPr>
        </w:pPrChange>
      </w:pPr>
    </w:p>
    <w:p w14:paraId="2ED09FB6" w14:textId="074B81C6" w:rsidR="0002772A" w:rsidRPr="002B0AAC" w:rsidRDefault="004F1C87">
      <w:pPr>
        <w:numPr>
          <w:ilvl w:val="0"/>
          <w:numId w:val="21"/>
        </w:numPr>
        <w:spacing w:line="216" w:lineRule="auto"/>
        <w:ind w:hanging="11"/>
        <w:contextualSpacing/>
        <w:rPr>
          <w:rFonts w:cs="Arial"/>
          <w:lang w:val="en-US"/>
          <w:rPrChange w:id="946" w:author="Giwa, Titilayo" w:date="2026-04-27T09:37:00Z" w16du:dateUtc="2026-04-27T08:37:00Z">
            <w:rPr>
              <w:rFonts w:cs="Arial"/>
            </w:rPr>
          </w:rPrChange>
        </w:rPr>
        <w:pPrChange w:id="947" w:author="GELIAS" w:date="2026-04-23T15:52:00Z">
          <w:pPr>
            <w:numPr>
              <w:numId w:val="21"/>
            </w:numPr>
            <w:spacing w:line="216" w:lineRule="auto"/>
            <w:ind w:left="720" w:hanging="360"/>
            <w:contextualSpacing/>
          </w:pPr>
        </w:pPrChange>
      </w:pPr>
      <w:r w:rsidRPr="002B0AAC">
        <w:rPr>
          <w:rFonts w:eastAsia="+mn-ea" w:cs="Arial"/>
          <w:kern w:val="24"/>
          <w:lang w:val="en-US"/>
          <w:rPrChange w:id="948" w:author="Giwa, Titilayo" w:date="2026-04-27T09:37:00Z" w16du:dateUtc="2026-04-27T08:37:00Z">
            <w:rPr>
              <w:rFonts w:eastAsia="+mn-ea" w:cs="Arial"/>
              <w:kern w:val="24"/>
            </w:rPr>
          </w:rPrChange>
        </w:rPr>
        <w:t xml:space="preserve">Any travel costs for Company’s personnel (e.g. visas, tickets, accommodation, meals, daily allowance, insurance, etc.) </w:t>
      </w:r>
    </w:p>
    <w:p w14:paraId="24CC51F2" w14:textId="1125E092" w:rsidR="00D26C79" w:rsidRPr="002B0AAC" w:rsidRDefault="00D26C79">
      <w:pPr>
        <w:ind w:hanging="11"/>
        <w:rPr>
          <w:lang w:val="en-US"/>
          <w:rPrChange w:id="949" w:author="Giwa, Titilayo" w:date="2026-04-27T09:37:00Z" w16du:dateUtc="2026-04-27T08:37:00Z">
            <w:rPr/>
          </w:rPrChange>
        </w:rPr>
        <w:pPrChange w:id="950" w:author="GELIAS" w:date="2026-04-23T15:52:00Z">
          <w:pPr/>
        </w:pPrChange>
      </w:pPr>
      <w:r w:rsidRPr="002B0AAC">
        <w:rPr>
          <w:lang w:val="en-US"/>
          <w:rPrChange w:id="951" w:author="Giwa, Titilayo" w:date="2026-04-27T09:37:00Z" w16du:dateUtc="2026-04-27T08:37:00Z">
            <w:rPr/>
          </w:rPrChange>
        </w:rPr>
        <w:br w:type="page"/>
      </w:r>
    </w:p>
    <w:p w14:paraId="380C076B" w14:textId="77777777" w:rsidR="0002772A" w:rsidRPr="002B0AAC" w:rsidRDefault="0002772A" w:rsidP="002B0AAC">
      <w:pPr>
        <w:rPr>
          <w:lang w:val="en-US"/>
          <w:rPrChange w:id="952" w:author="Giwa, Titilayo" w:date="2026-04-27T09:37:00Z" w16du:dateUtc="2026-04-27T08:37:00Z">
            <w:rPr/>
          </w:rPrChange>
        </w:rPr>
      </w:pPr>
    </w:p>
    <w:p w14:paraId="5A10CDD0" w14:textId="77777777" w:rsidR="0002772A" w:rsidRPr="002B0AAC" w:rsidRDefault="0002772A" w:rsidP="002B0AAC">
      <w:pPr>
        <w:rPr>
          <w:lang w:val="en-US"/>
          <w:rPrChange w:id="953" w:author="Giwa, Titilayo" w:date="2026-04-27T09:37:00Z" w16du:dateUtc="2026-04-27T08:37:00Z">
            <w:rPr/>
          </w:rPrChange>
        </w:rPr>
      </w:pPr>
    </w:p>
    <w:p w14:paraId="4D706597" w14:textId="77777777" w:rsidR="00D26C79" w:rsidRPr="001635DB" w:rsidRDefault="00D26C79" w:rsidP="005B5C03">
      <w:pPr>
        <w:pStyle w:val="Heading1"/>
        <w:numPr>
          <w:ilvl w:val="0"/>
          <w:numId w:val="16"/>
        </w:numPr>
        <w:ind w:left="1134" w:hanging="1134"/>
        <w:jc w:val="both"/>
        <w:rPr>
          <w:rFonts w:eastAsiaTheme="minorHAnsi" w:cs="Arial"/>
          <w:sz w:val="22"/>
          <w:lang w:val="en-US"/>
        </w:rPr>
      </w:pPr>
      <w:bookmarkStart w:id="954" w:name="_Toc226987039"/>
      <w:r w:rsidRPr="001635DB">
        <w:rPr>
          <w:rFonts w:eastAsiaTheme="minorHAnsi" w:cs="Arial"/>
          <w:sz w:val="22"/>
          <w:lang w:val="en-US"/>
        </w:rPr>
        <w:t>Personnel, Equipment, Facilities and Services of Others to be Provided by the Client</w:t>
      </w:r>
      <w:bookmarkEnd w:id="954"/>
    </w:p>
    <w:p w14:paraId="6BF61FEE" w14:textId="5F706E7F" w:rsidR="00D26C79" w:rsidRPr="002B0AAC" w:rsidRDefault="00D26C79" w:rsidP="002B0AAC">
      <w:pPr>
        <w:ind w:left="1134"/>
        <w:rPr>
          <w:lang w:val="en-US"/>
          <w:rPrChange w:id="955" w:author="Giwa, Titilayo" w:date="2026-04-27T09:37:00Z" w16du:dateUtc="2026-04-27T08:37:00Z">
            <w:rPr/>
          </w:rPrChange>
        </w:rPr>
      </w:pPr>
      <w:r w:rsidRPr="002B0AAC">
        <w:rPr>
          <w:rFonts w:cs="Arial"/>
          <w:iCs/>
          <w:kern w:val="28"/>
          <w:lang w:val="en-US"/>
          <w:rPrChange w:id="956" w:author="Giwa, Titilayo" w:date="2026-04-27T09:37:00Z" w16du:dateUtc="2026-04-27T08:37:00Z">
            <w:rPr>
              <w:rFonts w:cs="Arial"/>
              <w:iCs/>
              <w:kern w:val="28"/>
            </w:rPr>
          </w:rPrChange>
        </w:rPr>
        <w:t xml:space="preserve">This shall be limited to services contained in Consultant’s Proposal </w:t>
      </w:r>
      <w:r w:rsidR="00BC72D1" w:rsidRPr="002B0AAC">
        <w:rPr>
          <w:rFonts w:cs="Arial"/>
          <w:iCs/>
          <w:kern w:val="28"/>
          <w:lang w:val="en-US"/>
          <w:rPrChange w:id="957" w:author="Giwa, Titilayo" w:date="2026-04-27T09:37:00Z" w16du:dateUtc="2026-04-27T08:37:00Z">
            <w:rPr>
              <w:rFonts w:cs="Arial"/>
              <w:iCs/>
              <w:kern w:val="28"/>
            </w:rPr>
          </w:rPrChange>
        </w:rPr>
        <w:t>20877-ILF-NGR-OD-00001_Rev0 dated 6</w:t>
      </w:r>
      <w:r w:rsidR="00BC72D1" w:rsidRPr="002B0AAC">
        <w:rPr>
          <w:rFonts w:cs="Arial"/>
          <w:iCs/>
          <w:kern w:val="28"/>
          <w:vertAlign w:val="superscript"/>
          <w:lang w:val="en-US"/>
          <w:rPrChange w:id="958" w:author="Giwa, Titilayo" w:date="2026-04-27T09:37:00Z" w16du:dateUtc="2026-04-27T08:37:00Z">
            <w:rPr>
              <w:rFonts w:cs="Arial"/>
              <w:iCs/>
              <w:kern w:val="28"/>
              <w:vertAlign w:val="superscript"/>
            </w:rPr>
          </w:rPrChange>
        </w:rPr>
        <w:t>th</w:t>
      </w:r>
      <w:r w:rsidR="00BC72D1" w:rsidRPr="002B0AAC">
        <w:rPr>
          <w:rFonts w:cs="Arial"/>
          <w:iCs/>
          <w:kern w:val="28"/>
          <w:lang w:val="en-US"/>
          <w:rPrChange w:id="959" w:author="Giwa, Titilayo" w:date="2026-04-27T09:37:00Z" w16du:dateUtc="2026-04-27T08:37:00Z">
            <w:rPr>
              <w:rFonts w:cs="Arial"/>
              <w:iCs/>
              <w:kern w:val="28"/>
            </w:rPr>
          </w:rPrChange>
        </w:rPr>
        <w:t xml:space="preserve"> February 2026</w:t>
      </w:r>
      <w:r w:rsidRPr="002B0AAC">
        <w:rPr>
          <w:rFonts w:cs="Arial"/>
          <w:iCs/>
          <w:kern w:val="28"/>
          <w:lang w:val="en-US"/>
          <w:rPrChange w:id="960" w:author="Giwa, Titilayo" w:date="2026-04-27T09:37:00Z" w16du:dateUtc="2026-04-27T08:37:00Z">
            <w:rPr>
              <w:rFonts w:cs="Arial"/>
              <w:iCs/>
              <w:kern w:val="28"/>
            </w:rPr>
          </w:rPrChange>
        </w:rPr>
        <w:t>.</w:t>
      </w:r>
      <w:r w:rsidRPr="002B0AAC">
        <w:rPr>
          <w:lang w:val="en-US"/>
          <w:rPrChange w:id="961" w:author="Giwa, Titilayo" w:date="2026-04-27T09:37:00Z" w16du:dateUtc="2026-04-27T08:37:00Z">
            <w:rPr/>
          </w:rPrChange>
        </w:rPr>
        <w:br w:type="page"/>
      </w:r>
    </w:p>
    <w:p w14:paraId="5C33D1A4" w14:textId="77777777" w:rsidR="00D26C79" w:rsidRPr="00AC0576" w:rsidRDefault="00D26C79" w:rsidP="00D26C79">
      <w:pPr>
        <w:pStyle w:val="Heading1"/>
        <w:numPr>
          <w:ilvl w:val="0"/>
          <w:numId w:val="16"/>
        </w:numPr>
        <w:ind w:left="1134" w:hanging="1134"/>
        <w:rPr>
          <w:rFonts w:cs="Arial"/>
          <w:b w:val="0"/>
          <w:bCs/>
          <w:sz w:val="22"/>
        </w:rPr>
      </w:pPr>
      <w:bookmarkStart w:id="962" w:name="_Toc226987040"/>
      <w:r w:rsidRPr="00AC0576">
        <w:rPr>
          <w:rFonts w:cs="Arial"/>
          <w:bCs/>
          <w:sz w:val="22"/>
        </w:rPr>
        <w:lastRenderedPageBreak/>
        <w:t>Remuneration and Payment</w:t>
      </w:r>
      <w:bookmarkEnd w:id="962"/>
    </w:p>
    <w:p w14:paraId="7F991618" w14:textId="34F330E3" w:rsidR="00AB2E03" w:rsidRPr="002B0AAC" w:rsidRDefault="00AB2E03" w:rsidP="00D26C79">
      <w:pPr>
        <w:rPr>
          <w:rFonts w:cs="Arial"/>
          <w:lang w:val="en-US"/>
          <w:rPrChange w:id="963" w:author="Giwa, Titilayo" w:date="2026-04-27T09:37:00Z" w16du:dateUtc="2026-04-27T08:37:00Z">
            <w:rPr>
              <w:rFonts w:cs="Arial"/>
            </w:rPr>
          </w:rPrChange>
        </w:rPr>
      </w:pPr>
      <w:r w:rsidRPr="002B0AAC">
        <w:rPr>
          <w:rFonts w:cs="Arial"/>
          <w:lang w:val="en-US"/>
          <w:rPrChange w:id="964" w:author="Giwa, Titilayo" w:date="2026-04-27T09:37:00Z" w16du:dateUtc="2026-04-27T08:37:00Z">
            <w:rPr>
              <w:rFonts w:cs="Arial"/>
            </w:rPr>
          </w:rPrChange>
        </w:rPr>
        <w:t xml:space="preserve">The </w:t>
      </w:r>
      <w:r w:rsidR="002A60C8" w:rsidRPr="002B0AAC">
        <w:rPr>
          <w:rFonts w:cs="Arial"/>
          <w:lang w:val="en-US"/>
          <w:rPrChange w:id="965" w:author="Giwa, Titilayo" w:date="2026-04-27T09:37:00Z" w16du:dateUtc="2026-04-27T08:37:00Z">
            <w:rPr>
              <w:rFonts w:cs="Arial"/>
            </w:rPr>
          </w:rPrChange>
        </w:rPr>
        <w:t>contract</w:t>
      </w:r>
      <w:r w:rsidR="003D5963" w:rsidRPr="002B0AAC">
        <w:rPr>
          <w:rFonts w:cs="Arial"/>
          <w:lang w:val="en-US"/>
          <w:rPrChange w:id="966" w:author="Giwa, Titilayo" w:date="2026-04-27T09:37:00Z" w16du:dateUtc="2026-04-27T08:37:00Z">
            <w:rPr>
              <w:rFonts w:cs="Arial"/>
            </w:rPr>
          </w:rPrChange>
        </w:rPr>
        <w:t xml:space="preserve"> price shall be a lump-sum fee</w:t>
      </w:r>
      <w:r w:rsidR="002A60C8" w:rsidRPr="002B0AAC">
        <w:rPr>
          <w:rFonts w:cs="Arial"/>
          <w:lang w:val="en-US"/>
          <w:rPrChange w:id="967" w:author="Giwa, Titilayo" w:date="2026-04-27T09:37:00Z" w16du:dateUtc="2026-04-27T08:37:00Z">
            <w:rPr>
              <w:rFonts w:cs="Arial"/>
            </w:rPr>
          </w:rPrChange>
        </w:rPr>
        <w:t xml:space="preserve"> of</w:t>
      </w:r>
      <w:r w:rsidR="005139EE" w:rsidRPr="002B0AAC">
        <w:rPr>
          <w:rFonts w:cs="Arial"/>
          <w:iCs/>
          <w:lang w:val="en-US"/>
          <w:rPrChange w:id="968" w:author="Giwa, Titilayo" w:date="2026-04-27T09:37:00Z" w16du:dateUtc="2026-04-27T08:37:00Z">
            <w:rPr>
              <w:rFonts w:cs="Arial"/>
              <w:iCs/>
            </w:rPr>
          </w:rPrChange>
        </w:rPr>
        <w:t xml:space="preserve"> </w:t>
      </w:r>
      <w:r w:rsidR="005139EE" w:rsidRPr="002B0AAC">
        <w:rPr>
          <w:rFonts w:cs="Arial"/>
          <w:b/>
          <w:bCs/>
          <w:iCs/>
          <w:lang w:val="en-US"/>
          <w:rPrChange w:id="969" w:author="Giwa, Titilayo" w:date="2026-04-27T09:37:00Z" w16du:dateUtc="2026-04-27T08:37:00Z">
            <w:rPr>
              <w:rFonts w:cs="Arial"/>
              <w:b/>
              <w:bCs/>
              <w:iCs/>
            </w:rPr>
          </w:rPrChange>
        </w:rPr>
        <w:t xml:space="preserve">USD$160,950 </w:t>
      </w:r>
      <w:proofErr w:type="gramStart"/>
      <w:r w:rsidR="005139EE" w:rsidRPr="002B0AAC">
        <w:rPr>
          <w:rFonts w:cs="Arial"/>
          <w:b/>
          <w:bCs/>
          <w:iCs/>
          <w:lang w:val="en-US"/>
          <w:rPrChange w:id="970" w:author="Giwa, Titilayo" w:date="2026-04-27T09:37:00Z" w16du:dateUtc="2026-04-27T08:37:00Z">
            <w:rPr>
              <w:rFonts w:cs="Arial"/>
              <w:b/>
              <w:bCs/>
              <w:iCs/>
            </w:rPr>
          </w:rPrChange>
        </w:rPr>
        <w:t>( One</w:t>
      </w:r>
      <w:proofErr w:type="gramEnd"/>
      <w:r w:rsidR="005139EE" w:rsidRPr="002B0AAC">
        <w:rPr>
          <w:rFonts w:cs="Arial"/>
          <w:b/>
          <w:bCs/>
          <w:iCs/>
          <w:lang w:val="en-US"/>
          <w:rPrChange w:id="971" w:author="Giwa, Titilayo" w:date="2026-04-27T09:37:00Z" w16du:dateUtc="2026-04-27T08:37:00Z">
            <w:rPr>
              <w:rFonts w:cs="Arial"/>
              <w:b/>
              <w:bCs/>
              <w:iCs/>
            </w:rPr>
          </w:rPrChange>
        </w:rPr>
        <w:t xml:space="preserve"> Hundred and Sixty Thousand, Nine Hundred and Fifty United States Dollars)</w:t>
      </w:r>
      <w:r w:rsidR="005139EE" w:rsidRPr="002B0AAC">
        <w:rPr>
          <w:rFonts w:cs="Arial"/>
          <w:iCs/>
          <w:lang w:val="en-US"/>
          <w:rPrChange w:id="972" w:author="Giwa, Titilayo" w:date="2026-04-27T09:37:00Z" w16du:dateUtc="2026-04-27T08:37:00Z">
            <w:rPr>
              <w:rFonts w:cs="Arial"/>
              <w:iCs/>
            </w:rPr>
          </w:rPrChange>
        </w:rPr>
        <w:t xml:space="preserve"> </w:t>
      </w:r>
      <w:r w:rsidR="00A11390" w:rsidRPr="002B0AAC">
        <w:rPr>
          <w:rFonts w:cs="Arial"/>
          <w:lang w:val="en-US"/>
          <w:rPrChange w:id="973" w:author="Giwa, Titilayo" w:date="2026-04-27T09:37:00Z" w16du:dateUtc="2026-04-27T08:37:00Z">
            <w:rPr>
              <w:rFonts w:cs="Arial"/>
            </w:rPr>
          </w:rPrChange>
        </w:rPr>
        <w:t>as reproduced</w:t>
      </w:r>
      <w:r w:rsidR="00A06F94" w:rsidRPr="002B0AAC">
        <w:rPr>
          <w:rFonts w:cs="Arial"/>
          <w:lang w:val="en-US"/>
          <w:rPrChange w:id="974" w:author="Giwa, Titilayo" w:date="2026-04-27T09:37:00Z" w16du:dateUtc="2026-04-27T08:37:00Z">
            <w:rPr>
              <w:rFonts w:cs="Arial"/>
            </w:rPr>
          </w:rPrChange>
        </w:rPr>
        <w:t xml:space="preserve"> below</w:t>
      </w:r>
      <w:r w:rsidR="00A11390" w:rsidRPr="002B0AAC">
        <w:rPr>
          <w:rFonts w:cs="Arial"/>
          <w:lang w:val="en-US"/>
          <w:rPrChange w:id="975" w:author="Giwa, Titilayo" w:date="2026-04-27T09:37:00Z" w16du:dateUtc="2026-04-27T08:37:00Z">
            <w:rPr>
              <w:rFonts w:cs="Arial"/>
            </w:rPr>
          </w:rPrChange>
        </w:rPr>
        <w:t xml:space="preserve"> f</w:t>
      </w:r>
      <w:r w:rsidR="00A06F94" w:rsidRPr="002B0AAC">
        <w:rPr>
          <w:rFonts w:cs="Arial"/>
          <w:lang w:val="en-US"/>
          <w:rPrChange w:id="976" w:author="Giwa, Titilayo" w:date="2026-04-27T09:37:00Z" w16du:dateUtc="2026-04-27T08:37:00Z">
            <w:rPr>
              <w:rFonts w:cs="Arial"/>
            </w:rPr>
          </w:rPrChange>
        </w:rPr>
        <w:t>ro</w:t>
      </w:r>
      <w:r w:rsidR="00A11390" w:rsidRPr="002B0AAC">
        <w:rPr>
          <w:rFonts w:cs="Arial"/>
          <w:lang w:val="en-US"/>
          <w:rPrChange w:id="977" w:author="Giwa, Titilayo" w:date="2026-04-27T09:37:00Z" w16du:dateUtc="2026-04-27T08:37:00Z">
            <w:rPr>
              <w:rFonts w:cs="Arial"/>
            </w:rPr>
          </w:rPrChange>
        </w:rPr>
        <w:t>m the Consultants proposal</w:t>
      </w:r>
      <w:r w:rsidR="0020380F" w:rsidRPr="002B0AAC">
        <w:rPr>
          <w:rFonts w:cs="Arial"/>
          <w:lang w:val="en-US"/>
          <w:rPrChange w:id="978" w:author="Giwa, Titilayo" w:date="2026-04-27T09:37:00Z" w16du:dateUtc="2026-04-27T08:37:00Z">
            <w:rPr>
              <w:rFonts w:cs="Arial"/>
            </w:rPr>
          </w:rPrChange>
        </w:rPr>
        <w:t>:</w:t>
      </w:r>
    </w:p>
    <w:p w14:paraId="229EE691" w14:textId="77777777" w:rsidR="0020380F" w:rsidRPr="002B0AAC" w:rsidRDefault="0020380F" w:rsidP="00D26C79">
      <w:pPr>
        <w:rPr>
          <w:rFonts w:cs="Arial"/>
          <w:lang w:val="en-US"/>
          <w:rPrChange w:id="979" w:author="Giwa, Titilayo" w:date="2026-04-27T09:37:00Z" w16du:dateUtc="2026-04-27T08:37:00Z">
            <w:rPr>
              <w:rFonts w:cs="Arial"/>
            </w:rPr>
          </w:rPrChange>
        </w:rPr>
      </w:pPr>
    </w:p>
    <w:p w14:paraId="7CE44520" w14:textId="77777777" w:rsidR="00D63FE6" w:rsidRPr="00BC4AC3" w:rsidRDefault="003C2798" w:rsidP="009407A8">
      <w:pPr>
        <w:pStyle w:val="ListParagraph"/>
        <w:numPr>
          <w:ilvl w:val="0"/>
          <w:numId w:val="31"/>
        </w:numPr>
        <w:rPr>
          <w:rFonts w:cs="Arial"/>
        </w:rPr>
      </w:pPr>
      <w:r w:rsidRPr="00BC4AC3">
        <w:rPr>
          <w:rFonts w:cs="Arial"/>
        </w:rPr>
        <w:t>Labour Costs</w:t>
      </w:r>
      <w:r w:rsidR="00AC0445" w:rsidRPr="00BC4AC3">
        <w:rPr>
          <w:rFonts w:cs="Arial"/>
        </w:rPr>
        <w:t xml:space="preserve"> </w:t>
      </w:r>
      <w:r w:rsidR="00D63FE6" w:rsidRPr="00BC4AC3">
        <w:rPr>
          <w:rFonts w:cs="Arial"/>
        </w:rPr>
        <w:t>–</w:t>
      </w:r>
      <w:r w:rsidR="00AC0445" w:rsidRPr="00BC4AC3">
        <w:rPr>
          <w:rFonts w:cs="Arial"/>
        </w:rPr>
        <w:t xml:space="preserve"> </w:t>
      </w:r>
      <w:r w:rsidR="00A06F94" w:rsidRPr="00BC4AC3">
        <w:rPr>
          <w:rFonts w:cs="Arial"/>
        </w:rPr>
        <w:t>USD</w:t>
      </w:r>
      <w:r w:rsidR="00D63FE6" w:rsidRPr="00BC4AC3">
        <w:rPr>
          <w:rFonts w:cs="Arial"/>
        </w:rPr>
        <w:t xml:space="preserve"> 151,350</w:t>
      </w:r>
    </w:p>
    <w:p w14:paraId="60E53EB8" w14:textId="69E2D42F" w:rsidR="002A60C8" w:rsidRPr="002B0AAC" w:rsidRDefault="00D63FE6" w:rsidP="001529F6">
      <w:pPr>
        <w:pStyle w:val="ListParagraph"/>
        <w:numPr>
          <w:ilvl w:val="0"/>
          <w:numId w:val="31"/>
        </w:numPr>
        <w:rPr>
          <w:rFonts w:cs="Arial"/>
          <w:lang w:val="en-US"/>
          <w:rPrChange w:id="980" w:author="Giwa, Titilayo" w:date="2026-04-27T09:37:00Z" w16du:dateUtc="2026-04-27T08:37:00Z">
            <w:rPr>
              <w:rFonts w:cs="Arial"/>
            </w:rPr>
          </w:rPrChange>
        </w:rPr>
      </w:pPr>
      <w:r w:rsidRPr="002B0AAC">
        <w:rPr>
          <w:rFonts w:cs="Arial"/>
          <w:lang w:val="en-US"/>
          <w:rPrChange w:id="981" w:author="Giwa, Titilayo" w:date="2026-04-27T09:37:00Z" w16du:dateUtc="2026-04-27T08:37:00Z">
            <w:rPr>
              <w:rFonts w:cs="Arial"/>
            </w:rPr>
          </w:rPrChange>
        </w:rPr>
        <w:t>Non-Labour Costs (</w:t>
      </w:r>
      <w:r w:rsidR="00E4630A" w:rsidRPr="002B0AAC">
        <w:rPr>
          <w:rFonts w:cs="Arial"/>
          <w:lang w:val="en-US"/>
          <w:rPrChange w:id="982" w:author="Giwa, Titilayo" w:date="2026-04-27T09:37:00Z" w16du:dateUtc="2026-04-27T08:37:00Z">
            <w:rPr>
              <w:rFonts w:cs="Arial"/>
            </w:rPr>
          </w:rPrChange>
        </w:rPr>
        <w:t>Transport</w:t>
      </w:r>
      <w:r w:rsidRPr="002B0AAC">
        <w:rPr>
          <w:rFonts w:cs="Arial"/>
          <w:lang w:val="en-US"/>
          <w:rPrChange w:id="983" w:author="Giwa, Titilayo" w:date="2026-04-27T09:37:00Z" w16du:dateUtc="2026-04-27T08:37:00Z">
            <w:rPr>
              <w:rFonts w:cs="Arial"/>
            </w:rPr>
          </w:rPrChange>
        </w:rPr>
        <w:t xml:space="preserve"> and Accommodation)</w:t>
      </w:r>
      <w:r w:rsidR="00AC0445" w:rsidRPr="002B0AAC">
        <w:rPr>
          <w:rFonts w:cs="Arial"/>
          <w:lang w:val="en-US"/>
          <w:rPrChange w:id="984" w:author="Giwa, Titilayo" w:date="2026-04-27T09:37:00Z" w16du:dateUtc="2026-04-27T08:37:00Z">
            <w:rPr>
              <w:rFonts w:cs="Arial"/>
            </w:rPr>
          </w:rPrChange>
        </w:rPr>
        <w:t xml:space="preserve"> – </w:t>
      </w:r>
      <w:r w:rsidR="00A06F94" w:rsidRPr="002B0AAC">
        <w:rPr>
          <w:rFonts w:cs="Arial"/>
          <w:lang w:val="en-US"/>
          <w:rPrChange w:id="985" w:author="Giwa, Titilayo" w:date="2026-04-27T09:37:00Z" w16du:dateUtc="2026-04-27T08:37:00Z">
            <w:rPr>
              <w:rFonts w:cs="Arial"/>
            </w:rPr>
          </w:rPrChange>
        </w:rPr>
        <w:t>USD</w:t>
      </w:r>
      <w:r w:rsidRPr="002B0AAC">
        <w:rPr>
          <w:rFonts w:cs="Arial"/>
          <w:lang w:val="en-US"/>
          <w:rPrChange w:id="986" w:author="Giwa, Titilayo" w:date="2026-04-27T09:37:00Z" w16du:dateUtc="2026-04-27T08:37:00Z">
            <w:rPr>
              <w:rFonts w:cs="Arial"/>
            </w:rPr>
          </w:rPrChange>
        </w:rPr>
        <w:t xml:space="preserve"> 9,600</w:t>
      </w:r>
    </w:p>
    <w:p w14:paraId="49A738F8" w14:textId="77777777" w:rsidR="00D63FE6" w:rsidRPr="002B0AAC" w:rsidRDefault="00D63FE6" w:rsidP="00D63FE6">
      <w:pPr>
        <w:rPr>
          <w:rFonts w:cs="Arial"/>
          <w:lang w:val="en-US"/>
          <w:rPrChange w:id="987" w:author="Giwa, Titilayo" w:date="2026-04-27T09:37:00Z" w16du:dateUtc="2026-04-27T08:37:00Z">
            <w:rPr>
              <w:rFonts w:cs="Arial"/>
            </w:rPr>
          </w:rPrChange>
        </w:rPr>
      </w:pPr>
    </w:p>
    <w:p w14:paraId="449B6F19" w14:textId="77777777" w:rsidR="00D63FE6" w:rsidRPr="002B0AAC" w:rsidRDefault="00D63FE6" w:rsidP="00D63FE6">
      <w:pPr>
        <w:rPr>
          <w:rFonts w:cs="Arial"/>
          <w:highlight w:val="yellow"/>
          <w:lang w:val="en-US"/>
          <w:rPrChange w:id="988" w:author="Giwa, Titilayo" w:date="2026-04-27T09:37:00Z" w16du:dateUtc="2026-04-27T08:37:00Z">
            <w:rPr>
              <w:rFonts w:cs="Arial"/>
              <w:highlight w:val="yellow"/>
            </w:rPr>
          </w:rPrChange>
        </w:rPr>
      </w:pPr>
    </w:p>
    <w:tbl>
      <w:tblPr>
        <w:tblStyle w:val="TableGrid"/>
        <w:tblW w:w="0" w:type="auto"/>
        <w:tblLook w:val="04A0" w:firstRow="1" w:lastRow="0" w:firstColumn="1" w:lastColumn="0" w:noHBand="0" w:noVBand="1"/>
      </w:tblPr>
      <w:tblGrid>
        <w:gridCol w:w="4034"/>
        <w:gridCol w:w="2482"/>
        <w:gridCol w:w="1984"/>
        <w:gridCol w:w="1694"/>
      </w:tblGrid>
      <w:tr w:rsidR="00607605" w14:paraId="4FF695D2" w14:textId="77777777" w:rsidTr="00D464A7">
        <w:trPr>
          <w:trHeight w:val="960"/>
        </w:trPr>
        <w:tc>
          <w:tcPr>
            <w:tcW w:w="4034" w:type="dxa"/>
          </w:tcPr>
          <w:p w14:paraId="6E292FA4" w14:textId="69D07317" w:rsidR="00607605" w:rsidRDefault="00607605" w:rsidP="00D26C79">
            <w:pPr>
              <w:rPr>
                <w:rFonts w:cs="Arial"/>
                <w:b/>
                <w:bCs/>
              </w:rPr>
            </w:pPr>
            <w:r>
              <w:rPr>
                <w:rFonts w:cs="Arial"/>
                <w:b/>
                <w:bCs/>
              </w:rPr>
              <w:t>Milestone Description</w:t>
            </w:r>
          </w:p>
        </w:tc>
        <w:tc>
          <w:tcPr>
            <w:tcW w:w="2482" w:type="dxa"/>
          </w:tcPr>
          <w:p w14:paraId="3D15A9DA" w14:textId="21474AAE" w:rsidR="00607605" w:rsidRDefault="00607605" w:rsidP="00D26C79">
            <w:pPr>
              <w:rPr>
                <w:rFonts w:cs="Arial"/>
                <w:b/>
                <w:bCs/>
              </w:rPr>
            </w:pPr>
            <w:proofErr w:type="spellStart"/>
            <w:r>
              <w:rPr>
                <w:rFonts w:cs="Arial"/>
                <w:b/>
                <w:bCs/>
              </w:rPr>
              <w:t>Percentage</w:t>
            </w:r>
            <w:proofErr w:type="spellEnd"/>
            <w:r>
              <w:rPr>
                <w:rFonts w:cs="Arial"/>
                <w:b/>
                <w:bCs/>
              </w:rPr>
              <w:t xml:space="preserve"> of lump-</w:t>
            </w:r>
            <w:proofErr w:type="spellStart"/>
            <w:r>
              <w:rPr>
                <w:rFonts w:cs="Arial"/>
                <w:b/>
                <w:bCs/>
              </w:rPr>
              <w:t>sum</w:t>
            </w:r>
            <w:proofErr w:type="spellEnd"/>
          </w:p>
        </w:tc>
        <w:tc>
          <w:tcPr>
            <w:tcW w:w="1984" w:type="dxa"/>
          </w:tcPr>
          <w:p w14:paraId="0321F308" w14:textId="36943F73" w:rsidR="00607605" w:rsidRDefault="00607605" w:rsidP="00D26C79">
            <w:pPr>
              <w:rPr>
                <w:rFonts w:cs="Arial"/>
                <w:b/>
                <w:bCs/>
              </w:rPr>
            </w:pPr>
            <w:r>
              <w:rPr>
                <w:rFonts w:cs="Arial"/>
                <w:b/>
                <w:bCs/>
              </w:rPr>
              <w:t>Amount</w:t>
            </w:r>
          </w:p>
        </w:tc>
        <w:tc>
          <w:tcPr>
            <w:tcW w:w="1694" w:type="dxa"/>
          </w:tcPr>
          <w:p w14:paraId="48751D6C" w14:textId="17F6C815" w:rsidR="00607605" w:rsidRDefault="00607605" w:rsidP="00D26C79">
            <w:pPr>
              <w:rPr>
                <w:rFonts w:cs="Arial"/>
                <w:b/>
                <w:bCs/>
              </w:rPr>
            </w:pPr>
            <w:r>
              <w:rPr>
                <w:rFonts w:cs="Arial"/>
                <w:b/>
                <w:bCs/>
              </w:rPr>
              <w:t>Payment Timeline</w:t>
            </w:r>
          </w:p>
        </w:tc>
      </w:tr>
      <w:tr w:rsidR="00607605" w14:paraId="2AAC7C33" w14:textId="77777777" w:rsidTr="00D464A7">
        <w:trPr>
          <w:trHeight w:val="599"/>
        </w:trPr>
        <w:tc>
          <w:tcPr>
            <w:tcW w:w="4034" w:type="dxa"/>
          </w:tcPr>
          <w:p w14:paraId="41DE851C" w14:textId="2643E259" w:rsidR="00607605" w:rsidRDefault="00E4630A" w:rsidP="003C1A20">
            <w:pPr>
              <w:rPr>
                <w:rFonts w:cs="Arial"/>
                <w:b/>
                <w:bCs/>
              </w:rPr>
            </w:pPr>
            <w:r>
              <w:rPr>
                <w:rFonts w:cs="Arial"/>
                <w:b/>
                <w:bCs/>
              </w:rPr>
              <w:t>Mobilisation Fee</w:t>
            </w:r>
          </w:p>
        </w:tc>
        <w:tc>
          <w:tcPr>
            <w:tcW w:w="2482" w:type="dxa"/>
          </w:tcPr>
          <w:p w14:paraId="10A56BA0" w14:textId="6B39A995" w:rsidR="00607605" w:rsidRPr="00821559" w:rsidRDefault="00821559" w:rsidP="00D26C79">
            <w:pPr>
              <w:rPr>
                <w:rFonts w:cs="Arial"/>
              </w:rPr>
            </w:pPr>
            <w:r>
              <w:rPr>
                <w:rFonts w:cs="Arial"/>
              </w:rPr>
              <w:t>22.5%</w:t>
            </w:r>
          </w:p>
        </w:tc>
        <w:tc>
          <w:tcPr>
            <w:tcW w:w="1984" w:type="dxa"/>
          </w:tcPr>
          <w:p w14:paraId="351E948B" w14:textId="35D824FF" w:rsidR="00607605" w:rsidRPr="003C1A20" w:rsidRDefault="009D16DA" w:rsidP="00D26C79">
            <w:pPr>
              <w:rPr>
                <w:rFonts w:cs="Arial"/>
              </w:rPr>
            </w:pPr>
            <w:r w:rsidRPr="009D16DA">
              <w:rPr>
                <w:rFonts w:cs="Arial"/>
                <w:lang w:val="en-GB"/>
              </w:rPr>
              <w:t>36,213.75</w:t>
            </w:r>
          </w:p>
        </w:tc>
        <w:tc>
          <w:tcPr>
            <w:tcW w:w="1694" w:type="dxa"/>
          </w:tcPr>
          <w:p w14:paraId="713573E8" w14:textId="1CACA961" w:rsidR="00607605" w:rsidRPr="003C1A20" w:rsidRDefault="003C1A20" w:rsidP="00D26C79">
            <w:pPr>
              <w:rPr>
                <w:rFonts w:cs="Arial"/>
              </w:rPr>
            </w:pPr>
            <w:r>
              <w:rPr>
                <w:rFonts w:cs="Arial"/>
              </w:rPr>
              <w:t xml:space="preserve">10 </w:t>
            </w:r>
            <w:proofErr w:type="spellStart"/>
            <w:r>
              <w:rPr>
                <w:rFonts w:cs="Arial"/>
              </w:rPr>
              <w:t>days</w:t>
            </w:r>
            <w:proofErr w:type="spellEnd"/>
          </w:p>
        </w:tc>
      </w:tr>
      <w:tr w:rsidR="00607605" w14:paraId="34F3AD42" w14:textId="77777777" w:rsidTr="00D464A7">
        <w:trPr>
          <w:trHeight w:val="692"/>
        </w:trPr>
        <w:tc>
          <w:tcPr>
            <w:tcW w:w="4034" w:type="dxa"/>
          </w:tcPr>
          <w:p w14:paraId="3625802D" w14:textId="145C5C50" w:rsidR="00607605" w:rsidRDefault="00BC4AC3" w:rsidP="00D26C79">
            <w:pPr>
              <w:rPr>
                <w:rFonts w:cs="Arial"/>
                <w:b/>
                <w:bCs/>
              </w:rPr>
            </w:pPr>
            <w:proofErr w:type="spellStart"/>
            <w:r>
              <w:rPr>
                <w:rFonts w:cs="Arial"/>
                <w:b/>
                <w:bCs/>
              </w:rPr>
              <w:t>Comp</w:t>
            </w:r>
            <w:r w:rsidR="0085199A">
              <w:rPr>
                <w:rFonts w:cs="Arial"/>
                <w:b/>
                <w:bCs/>
              </w:rPr>
              <w:t>l</w:t>
            </w:r>
            <w:r>
              <w:rPr>
                <w:rFonts w:cs="Arial"/>
                <w:b/>
                <w:bCs/>
              </w:rPr>
              <w:t>etion</w:t>
            </w:r>
            <w:proofErr w:type="spellEnd"/>
            <w:r>
              <w:rPr>
                <w:rFonts w:cs="Arial"/>
                <w:b/>
                <w:bCs/>
              </w:rPr>
              <w:t xml:space="preserve"> of </w:t>
            </w:r>
            <w:proofErr w:type="gramStart"/>
            <w:r>
              <w:rPr>
                <w:rFonts w:cs="Arial"/>
                <w:b/>
                <w:bCs/>
              </w:rPr>
              <w:t>FEED</w:t>
            </w:r>
            <w:r w:rsidR="008016B5">
              <w:rPr>
                <w:rFonts w:cs="Arial"/>
                <w:b/>
                <w:bCs/>
              </w:rPr>
              <w:t xml:space="preserve"> Re</w:t>
            </w:r>
            <w:r w:rsidR="000D52F0">
              <w:rPr>
                <w:rFonts w:cs="Arial"/>
                <w:b/>
                <w:bCs/>
              </w:rPr>
              <w:t>view</w:t>
            </w:r>
            <w:proofErr w:type="gramEnd"/>
          </w:p>
        </w:tc>
        <w:tc>
          <w:tcPr>
            <w:tcW w:w="2482" w:type="dxa"/>
          </w:tcPr>
          <w:p w14:paraId="57B31B68" w14:textId="09B932BA" w:rsidR="00607605" w:rsidRPr="00821559" w:rsidRDefault="00821559" w:rsidP="00D26C79">
            <w:pPr>
              <w:rPr>
                <w:rFonts w:cs="Arial"/>
              </w:rPr>
            </w:pPr>
            <w:r>
              <w:rPr>
                <w:rFonts w:cs="Arial"/>
              </w:rPr>
              <w:t>7.5%</w:t>
            </w:r>
          </w:p>
        </w:tc>
        <w:tc>
          <w:tcPr>
            <w:tcW w:w="1984" w:type="dxa"/>
          </w:tcPr>
          <w:p w14:paraId="0D2F558D" w14:textId="302208B2" w:rsidR="00607605" w:rsidRPr="00821559" w:rsidRDefault="00827344" w:rsidP="00D26C79">
            <w:pPr>
              <w:rPr>
                <w:rFonts w:cs="Arial"/>
              </w:rPr>
            </w:pPr>
            <w:r w:rsidRPr="00827344">
              <w:rPr>
                <w:rFonts w:cs="Arial"/>
                <w:lang w:val="en-GB"/>
              </w:rPr>
              <w:t>12,071.25</w:t>
            </w:r>
          </w:p>
        </w:tc>
        <w:tc>
          <w:tcPr>
            <w:tcW w:w="1694" w:type="dxa"/>
          </w:tcPr>
          <w:p w14:paraId="6BF1C3DC" w14:textId="59E1849F" w:rsidR="00607605" w:rsidRPr="00821559" w:rsidRDefault="003C1A20" w:rsidP="00D26C79">
            <w:pPr>
              <w:rPr>
                <w:rFonts w:cs="Arial"/>
              </w:rPr>
            </w:pPr>
            <w:r>
              <w:rPr>
                <w:rFonts w:cs="Arial"/>
              </w:rPr>
              <w:t xml:space="preserve">10 </w:t>
            </w:r>
            <w:proofErr w:type="spellStart"/>
            <w:r>
              <w:rPr>
                <w:rFonts w:cs="Arial"/>
              </w:rPr>
              <w:t>days</w:t>
            </w:r>
            <w:proofErr w:type="spellEnd"/>
          </w:p>
        </w:tc>
      </w:tr>
      <w:tr w:rsidR="00607605" w14:paraId="0C736396" w14:textId="77777777" w:rsidTr="00D464A7">
        <w:trPr>
          <w:trHeight w:val="702"/>
        </w:trPr>
        <w:tc>
          <w:tcPr>
            <w:tcW w:w="4034" w:type="dxa"/>
          </w:tcPr>
          <w:p w14:paraId="034A8AD5" w14:textId="3C446865" w:rsidR="00607605" w:rsidRPr="006D6B20" w:rsidRDefault="000D52F0" w:rsidP="00D26C79">
            <w:pPr>
              <w:rPr>
                <w:rFonts w:cs="Arial"/>
                <w:b/>
                <w:bCs/>
              </w:rPr>
            </w:pPr>
            <w:proofErr w:type="spellStart"/>
            <w:r w:rsidRPr="006D6B20">
              <w:rPr>
                <w:rFonts w:cs="Arial"/>
                <w:b/>
                <w:bCs/>
              </w:rPr>
              <w:t>Completion</w:t>
            </w:r>
            <w:proofErr w:type="spellEnd"/>
            <w:r w:rsidRPr="006D6B20">
              <w:rPr>
                <w:rFonts w:cs="Arial"/>
                <w:b/>
                <w:bCs/>
              </w:rPr>
              <w:t xml:space="preserve"> of </w:t>
            </w:r>
            <w:proofErr w:type="gramStart"/>
            <w:r w:rsidRPr="006D6B20">
              <w:rPr>
                <w:rFonts w:cs="Arial"/>
                <w:b/>
                <w:bCs/>
              </w:rPr>
              <w:t>DED Review</w:t>
            </w:r>
            <w:proofErr w:type="gramEnd"/>
          </w:p>
        </w:tc>
        <w:tc>
          <w:tcPr>
            <w:tcW w:w="2482" w:type="dxa"/>
          </w:tcPr>
          <w:p w14:paraId="5DBCB64A" w14:textId="22D07FE7" w:rsidR="00607605" w:rsidRPr="00821559" w:rsidRDefault="00285629" w:rsidP="00D26C79">
            <w:pPr>
              <w:rPr>
                <w:rFonts w:cs="Arial"/>
              </w:rPr>
            </w:pPr>
            <w:r>
              <w:rPr>
                <w:rFonts w:cs="Arial"/>
              </w:rPr>
              <w:t>10%</w:t>
            </w:r>
          </w:p>
        </w:tc>
        <w:tc>
          <w:tcPr>
            <w:tcW w:w="1984" w:type="dxa"/>
          </w:tcPr>
          <w:p w14:paraId="2BAA1578" w14:textId="20C55999" w:rsidR="00607605" w:rsidRPr="00821559" w:rsidRDefault="00670D92" w:rsidP="00D26C79">
            <w:pPr>
              <w:rPr>
                <w:rFonts w:cs="Arial"/>
              </w:rPr>
            </w:pPr>
            <w:r w:rsidRPr="00670D92">
              <w:rPr>
                <w:rFonts w:cs="Arial"/>
                <w:lang w:val="en-GB"/>
              </w:rPr>
              <w:t>16,095.00</w:t>
            </w:r>
          </w:p>
        </w:tc>
        <w:tc>
          <w:tcPr>
            <w:tcW w:w="1694" w:type="dxa"/>
          </w:tcPr>
          <w:p w14:paraId="37066C3E" w14:textId="3053F60C" w:rsidR="00607605" w:rsidRPr="00821559" w:rsidRDefault="003C1A20" w:rsidP="00D26C79">
            <w:pPr>
              <w:rPr>
                <w:rFonts w:cs="Arial"/>
              </w:rPr>
            </w:pPr>
            <w:r>
              <w:rPr>
                <w:rFonts w:cs="Arial"/>
              </w:rPr>
              <w:t xml:space="preserve">10 </w:t>
            </w:r>
            <w:proofErr w:type="spellStart"/>
            <w:r>
              <w:rPr>
                <w:rFonts w:cs="Arial"/>
              </w:rPr>
              <w:t>days</w:t>
            </w:r>
            <w:proofErr w:type="spellEnd"/>
          </w:p>
        </w:tc>
      </w:tr>
      <w:tr w:rsidR="00607605" w:rsidRPr="0085199A" w14:paraId="6453B414" w14:textId="77777777" w:rsidTr="00D464A7">
        <w:trPr>
          <w:trHeight w:val="698"/>
        </w:trPr>
        <w:tc>
          <w:tcPr>
            <w:tcW w:w="4034" w:type="dxa"/>
          </w:tcPr>
          <w:p w14:paraId="41C03BE5" w14:textId="2E1C725E" w:rsidR="00607605" w:rsidRPr="002B0AAC" w:rsidRDefault="000D52F0" w:rsidP="00D26C79">
            <w:pPr>
              <w:rPr>
                <w:rFonts w:cs="Arial"/>
                <w:b/>
                <w:bCs/>
                <w:lang w:val="en-US"/>
                <w:rPrChange w:id="989" w:author="Giwa, Titilayo" w:date="2026-04-27T09:37:00Z" w16du:dateUtc="2026-04-27T08:37:00Z">
                  <w:rPr>
                    <w:rFonts w:cs="Arial"/>
                    <w:b/>
                    <w:bCs/>
                  </w:rPr>
                </w:rPrChange>
              </w:rPr>
            </w:pPr>
            <w:r w:rsidRPr="002B0AAC">
              <w:rPr>
                <w:rFonts w:cs="Arial"/>
                <w:b/>
                <w:bCs/>
                <w:lang w:val="en-US"/>
                <w:rPrChange w:id="990" w:author="Giwa, Titilayo" w:date="2026-04-27T09:37:00Z" w16du:dateUtc="2026-04-27T08:37:00Z">
                  <w:rPr>
                    <w:rFonts w:cs="Arial"/>
                    <w:b/>
                    <w:bCs/>
                  </w:rPr>
                </w:rPrChange>
              </w:rPr>
              <w:t xml:space="preserve">Submission of </w:t>
            </w:r>
            <w:r w:rsidR="0085199A" w:rsidRPr="002B0AAC">
              <w:rPr>
                <w:rFonts w:cs="Arial"/>
                <w:b/>
                <w:bCs/>
                <w:lang w:val="en-US"/>
                <w:rPrChange w:id="991" w:author="Giwa, Titilayo" w:date="2026-04-27T09:37:00Z" w16du:dateUtc="2026-04-27T08:37:00Z">
                  <w:rPr>
                    <w:rFonts w:cs="Arial"/>
                    <w:b/>
                    <w:bCs/>
                  </w:rPr>
                </w:rPrChange>
              </w:rPr>
              <w:t>Monthly Report No.7</w:t>
            </w:r>
          </w:p>
        </w:tc>
        <w:tc>
          <w:tcPr>
            <w:tcW w:w="2482" w:type="dxa"/>
          </w:tcPr>
          <w:p w14:paraId="06C6A832" w14:textId="29A8D02F" w:rsidR="00607605" w:rsidRPr="00821559" w:rsidRDefault="00B2575E" w:rsidP="00D26C79">
            <w:pPr>
              <w:rPr>
                <w:rFonts w:cs="Arial"/>
              </w:rPr>
            </w:pPr>
            <w:r>
              <w:rPr>
                <w:rFonts w:cs="Arial"/>
              </w:rPr>
              <w:t>10%</w:t>
            </w:r>
          </w:p>
        </w:tc>
        <w:tc>
          <w:tcPr>
            <w:tcW w:w="1984" w:type="dxa"/>
          </w:tcPr>
          <w:p w14:paraId="0E2F3E24" w14:textId="01930C21" w:rsidR="00607605" w:rsidRPr="00821559" w:rsidRDefault="00D464A7" w:rsidP="00D26C79">
            <w:pPr>
              <w:rPr>
                <w:rFonts w:cs="Arial"/>
              </w:rPr>
            </w:pPr>
            <w:r w:rsidRPr="00D464A7">
              <w:rPr>
                <w:rFonts w:cs="Arial"/>
                <w:lang w:val="en-GB"/>
              </w:rPr>
              <w:t>9,657.00</w:t>
            </w:r>
          </w:p>
        </w:tc>
        <w:tc>
          <w:tcPr>
            <w:tcW w:w="1694" w:type="dxa"/>
          </w:tcPr>
          <w:p w14:paraId="456F927E" w14:textId="625424F2" w:rsidR="00607605" w:rsidRPr="00821559" w:rsidRDefault="003C1A20" w:rsidP="00D26C79">
            <w:pPr>
              <w:rPr>
                <w:rFonts w:cs="Arial"/>
              </w:rPr>
            </w:pPr>
            <w:r>
              <w:rPr>
                <w:rFonts w:cs="Arial"/>
              </w:rPr>
              <w:t xml:space="preserve">10 </w:t>
            </w:r>
            <w:proofErr w:type="spellStart"/>
            <w:r>
              <w:rPr>
                <w:rFonts w:cs="Arial"/>
              </w:rPr>
              <w:t>days</w:t>
            </w:r>
            <w:proofErr w:type="spellEnd"/>
          </w:p>
        </w:tc>
      </w:tr>
      <w:tr w:rsidR="00607605" w:rsidRPr="0085199A" w14:paraId="328C7549" w14:textId="77777777" w:rsidTr="00D464A7">
        <w:trPr>
          <w:trHeight w:val="659"/>
        </w:trPr>
        <w:tc>
          <w:tcPr>
            <w:tcW w:w="4034" w:type="dxa"/>
          </w:tcPr>
          <w:p w14:paraId="7A3047F7" w14:textId="30AA32AE" w:rsidR="00607605" w:rsidRPr="002B0AAC" w:rsidRDefault="0085199A" w:rsidP="00D26C79">
            <w:pPr>
              <w:rPr>
                <w:rFonts w:cs="Arial"/>
                <w:b/>
                <w:bCs/>
                <w:lang w:val="en-US"/>
                <w:rPrChange w:id="992" w:author="Giwa, Titilayo" w:date="2026-04-27T09:37:00Z" w16du:dateUtc="2026-04-27T08:37:00Z">
                  <w:rPr>
                    <w:rFonts w:cs="Arial"/>
                    <w:b/>
                    <w:bCs/>
                  </w:rPr>
                </w:rPrChange>
              </w:rPr>
            </w:pPr>
            <w:r w:rsidRPr="002B0AAC">
              <w:rPr>
                <w:rFonts w:cs="Arial"/>
                <w:b/>
                <w:bCs/>
                <w:lang w:val="en-US"/>
                <w:rPrChange w:id="993" w:author="Giwa, Titilayo" w:date="2026-04-27T09:37:00Z" w16du:dateUtc="2026-04-27T08:37:00Z">
                  <w:rPr>
                    <w:rFonts w:cs="Arial"/>
                    <w:b/>
                    <w:bCs/>
                  </w:rPr>
                </w:rPrChange>
              </w:rPr>
              <w:t>Submission of Monthly Report No.8</w:t>
            </w:r>
          </w:p>
        </w:tc>
        <w:tc>
          <w:tcPr>
            <w:tcW w:w="2482" w:type="dxa"/>
          </w:tcPr>
          <w:p w14:paraId="2945D3BB" w14:textId="01AA70CF" w:rsidR="00607605" w:rsidRPr="00821559" w:rsidRDefault="00B2575E" w:rsidP="00D26C79">
            <w:pPr>
              <w:rPr>
                <w:rFonts w:cs="Arial"/>
              </w:rPr>
            </w:pPr>
            <w:r>
              <w:rPr>
                <w:rFonts w:cs="Arial"/>
              </w:rPr>
              <w:t>10%</w:t>
            </w:r>
          </w:p>
        </w:tc>
        <w:tc>
          <w:tcPr>
            <w:tcW w:w="1984" w:type="dxa"/>
          </w:tcPr>
          <w:p w14:paraId="76D8704B" w14:textId="6C22C36A" w:rsidR="00607605" w:rsidRPr="00821559" w:rsidRDefault="00D464A7" w:rsidP="00D26C79">
            <w:pPr>
              <w:rPr>
                <w:rFonts w:cs="Arial"/>
              </w:rPr>
            </w:pPr>
            <w:r w:rsidRPr="00D464A7">
              <w:rPr>
                <w:rFonts w:cs="Arial"/>
                <w:lang w:val="en-GB"/>
              </w:rPr>
              <w:t>9,657.00</w:t>
            </w:r>
          </w:p>
        </w:tc>
        <w:tc>
          <w:tcPr>
            <w:tcW w:w="1694" w:type="dxa"/>
          </w:tcPr>
          <w:p w14:paraId="6858D266" w14:textId="6F95E6F7" w:rsidR="00607605" w:rsidRPr="00821559" w:rsidRDefault="003C1A20" w:rsidP="00D26C79">
            <w:pPr>
              <w:rPr>
                <w:rFonts w:cs="Arial"/>
              </w:rPr>
            </w:pPr>
            <w:r>
              <w:rPr>
                <w:rFonts w:cs="Arial"/>
              </w:rPr>
              <w:t xml:space="preserve">10 </w:t>
            </w:r>
            <w:proofErr w:type="spellStart"/>
            <w:r>
              <w:rPr>
                <w:rFonts w:cs="Arial"/>
              </w:rPr>
              <w:t>days</w:t>
            </w:r>
            <w:proofErr w:type="spellEnd"/>
          </w:p>
        </w:tc>
      </w:tr>
      <w:tr w:rsidR="00607605" w:rsidRPr="0085199A" w14:paraId="60C8055D" w14:textId="77777777" w:rsidTr="00D464A7">
        <w:trPr>
          <w:trHeight w:val="654"/>
        </w:trPr>
        <w:tc>
          <w:tcPr>
            <w:tcW w:w="4034" w:type="dxa"/>
          </w:tcPr>
          <w:p w14:paraId="4D29A13C" w14:textId="3F4DED20" w:rsidR="00607605" w:rsidRPr="002B0AAC" w:rsidRDefault="0085199A" w:rsidP="00D26C79">
            <w:pPr>
              <w:rPr>
                <w:rFonts w:cs="Arial"/>
                <w:b/>
                <w:bCs/>
                <w:lang w:val="en-US"/>
                <w:rPrChange w:id="994" w:author="Giwa, Titilayo" w:date="2026-04-27T09:37:00Z" w16du:dateUtc="2026-04-27T08:37:00Z">
                  <w:rPr>
                    <w:rFonts w:cs="Arial"/>
                    <w:b/>
                    <w:bCs/>
                  </w:rPr>
                </w:rPrChange>
              </w:rPr>
            </w:pPr>
            <w:r w:rsidRPr="002B0AAC">
              <w:rPr>
                <w:rFonts w:cs="Arial"/>
                <w:b/>
                <w:bCs/>
                <w:lang w:val="en-US"/>
                <w:rPrChange w:id="995" w:author="Giwa, Titilayo" w:date="2026-04-27T09:37:00Z" w16du:dateUtc="2026-04-27T08:37:00Z">
                  <w:rPr>
                    <w:rFonts w:cs="Arial"/>
                    <w:b/>
                    <w:bCs/>
                  </w:rPr>
                </w:rPrChange>
              </w:rPr>
              <w:t>Submission of Monthly Report No.9</w:t>
            </w:r>
          </w:p>
        </w:tc>
        <w:tc>
          <w:tcPr>
            <w:tcW w:w="2482" w:type="dxa"/>
          </w:tcPr>
          <w:p w14:paraId="511B645F" w14:textId="340C1D3E" w:rsidR="00607605" w:rsidRPr="00821559" w:rsidRDefault="00B2575E" w:rsidP="00D26C79">
            <w:pPr>
              <w:rPr>
                <w:rFonts w:cs="Arial"/>
              </w:rPr>
            </w:pPr>
            <w:r>
              <w:rPr>
                <w:rFonts w:cs="Arial"/>
              </w:rPr>
              <w:t>10%</w:t>
            </w:r>
          </w:p>
        </w:tc>
        <w:tc>
          <w:tcPr>
            <w:tcW w:w="1984" w:type="dxa"/>
          </w:tcPr>
          <w:p w14:paraId="22E667BB" w14:textId="64DD0E11" w:rsidR="00607605" w:rsidRPr="00821559" w:rsidRDefault="00D464A7" w:rsidP="00D26C79">
            <w:pPr>
              <w:rPr>
                <w:rFonts w:cs="Arial"/>
              </w:rPr>
            </w:pPr>
            <w:r w:rsidRPr="00D464A7">
              <w:rPr>
                <w:rFonts w:cs="Arial"/>
                <w:lang w:val="en-GB"/>
              </w:rPr>
              <w:t>9,657.00</w:t>
            </w:r>
          </w:p>
        </w:tc>
        <w:tc>
          <w:tcPr>
            <w:tcW w:w="1694" w:type="dxa"/>
          </w:tcPr>
          <w:p w14:paraId="7C2634E4" w14:textId="13257DF1" w:rsidR="00607605" w:rsidRPr="00821559" w:rsidRDefault="003C1A20" w:rsidP="00D26C79">
            <w:pPr>
              <w:rPr>
                <w:rFonts w:cs="Arial"/>
              </w:rPr>
            </w:pPr>
            <w:r>
              <w:rPr>
                <w:rFonts w:cs="Arial"/>
              </w:rPr>
              <w:t xml:space="preserve">10 </w:t>
            </w:r>
            <w:proofErr w:type="spellStart"/>
            <w:r>
              <w:rPr>
                <w:rFonts w:cs="Arial"/>
              </w:rPr>
              <w:t>days</w:t>
            </w:r>
            <w:proofErr w:type="spellEnd"/>
          </w:p>
        </w:tc>
      </w:tr>
      <w:tr w:rsidR="00607605" w:rsidRPr="0085199A" w14:paraId="53435674" w14:textId="77777777" w:rsidTr="00D464A7">
        <w:trPr>
          <w:trHeight w:val="684"/>
        </w:trPr>
        <w:tc>
          <w:tcPr>
            <w:tcW w:w="4034" w:type="dxa"/>
          </w:tcPr>
          <w:p w14:paraId="737316BD" w14:textId="7BD57645" w:rsidR="00607605" w:rsidRPr="002B0AAC" w:rsidRDefault="0085199A" w:rsidP="00D26C79">
            <w:pPr>
              <w:rPr>
                <w:rFonts w:cs="Arial"/>
                <w:b/>
                <w:bCs/>
                <w:lang w:val="en-US"/>
                <w:rPrChange w:id="996" w:author="Giwa, Titilayo" w:date="2026-04-27T09:37:00Z" w16du:dateUtc="2026-04-27T08:37:00Z">
                  <w:rPr>
                    <w:rFonts w:cs="Arial"/>
                    <w:b/>
                    <w:bCs/>
                  </w:rPr>
                </w:rPrChange>
              </w:rPr>
            </w:pPr>
            <w:r w:rsidRPr="002B0AAC">
              <w:rPr>
                <w:rFonts w:cs="Arial"/>
                <w:b/>
                <w:bCs/>
                <w:lang w:val="en-US"/>
                <w:rPrChange w:id="997" w:author="Giwa, Titilayo" w:date="2026-04-27T09:37:00Z" w16du:dateUtc="2026-04-27T08:37:00Z">
                  <w:rPr>
                    <w:rFonts w:cs="Arial"/>
                    <w:b/>
                    <w:bCs/>
                  </w:rPr>
                </w:rPrChange>
              </w:rPr>
              <w:t>Submission of Monthly Report No.</w:t>
            </w:r>
            <w:r w:rsidR="00876E3A" w:rsidRPr="002B0AAC">
              <w:rPr>
                <w:rFonts w:cs="Arial"/>
                <w:b/>
                <w:bCs/>
                <w:lang w:val="en-US"/>
                <w:rPrChange w:id="998" w:author="Giwa, Titilayo" w:date="2026-04-27T09:37:00Z" w16du:dateUtc="2026-04-27T08:37:00Z">
                  <w:rPr>
                    <w:rFonts w:cs="Arial"/>
                    <w:b/>
                    <w:bCs/>
                  </w:rPr>
                </w:rPrChange>
              </w:rPr>
              <w:t>10</w:t>
            </w:r>
          </w:p>
        </w:tc>
        <w:tc>
          <w:tcPr>
            <w:tcW w:w="2482" w:type="dxa"/>
          </w:tcPr>
          <w:p w14:paraId="213C4CAB" w14:textId="29839A74" w:rsidR="00607605" w:rsidRPr="00821559" w:rsidRDefault="00B2575E" w:rsidP="00D26C79">
            <w:pPr>
              <w:rPr>
                <w:rFonts w:cs="Arial"/>
              </w:rPr>
            </w:pPr>
            <w:r>
              <w:rPr>
                <w:rFonts w:cs="Arial"/>
              </w:rPr>
              <w:t>10%</w:t>
            </w:r>
          </w:p>
        </w:tc>
        <w:tc>
          <w:tcPr>
            <w:tcW w:w="1984" w:type="dxa"/>
          </w:tcPr>
          <w:p w14:paraId="21560747" w14:textId="09C99A80" w:rsidR="00607605" w:rsidRPr="00821559" w:rsidRDefault="00D464A7" w:rsidP="00D26C79">
            <w:pPr>
              <w:rPr>
                <w:rFonts w:cs="Arial"/>
              </w:rPr>
            </w:pPr>
            <w:r w:rsidRPr="00D464A7">
              <w:rPr>
                <w:rFonts w:cs="Arial"/>
                <w:lang w:val="en-GB"/>
              </w:rPr>
              <w:t>9,657.00</w:t>
            </w:r>
          </w:p>
        </w:tc>
        <w:tc>
          <w:tcPr>
            <w:tcW w:w="1694" w:type="dxa"/>
          </w:tcPr>
          <w:p w14:paraId="7C61E962" w14:textId="5238BFAE" w:rsidR="00607605" w:rsidRPr="00821559" w:rsidRDefault="003C1A20" w:rsidP="00D26C79">
            <w:pPr>
              <w:rPr>
                <w:rFonts w:cs="Arial"/>
              </w:rPr>
            </w:pPr>
            <w:r>
              <w:rPr>
                <w:rFonts w:cs="Arial"/>
              </w:rPr>
              <w:t xml:space="preserve">10 </w:t>
            </w:r>
            <w:proofErr w:type="spellStart"/>
            <w:r>
              <w:rPr>
                <w:rFonts w:cs="Arial"/>
              </w:rPr>
              <w:t>days</w:t>
            </w:r>
            <w:proofErr w:type="spellEnd"/>
          </w:p>
        </w:tc>
      </w:tr>
      <w:tr w:rsidR="00607605" w:rsidRPr="0085199A" w14:paraId="54729AA4" w14:textId="77777777" w:rsidTr="00D464A7">
        <w:trPr>
          <w:trHeight w:val="566"/>
        </w:trPr>
        <w:tc>
          <w:tcPr>
            <w:tcW w:w="4034" w:type="dxa"/>
          </w:tcPr>
          <w:p w14:paraId="49AE2896" w14:textId="1CA3ADE1" w:rsidR="00607605" w:rsidRPr="002B0AAC" w:rsidRDefault="00876E3A" w:rsidP="00D26C79">
            <w:pPr>
              <w:rPr>
                <w:rFonts w:cs="Arial"/>
                <w:b/>
                <w:bCs/>
                <w:lang w:val="en-US"/>
                <w:rPrChange w:id="999" w:author="Giwa, Titilayo" w:date="2026-04-27T09:37:00Z" w16du:dateUtc="2026-04-27T08:37:00Z">
                  <w:rPr>
                    <w:rFonts w:cs="Arial"/>
                    <w:b/>
                    <w:bCs/>
                  </w:rPr>
                </w:rPrChange>
              </w:rPr>
            </w:pPr>
            <w:r w:rsidRPr="002B0AAC">
              <w:rPr>
                <w:rFonts w:cs="Arial"/>
                <w:b/>
                <w:bCs/>
                <w:lang w:val="en-US"/>
                <w:rPrChange w:id="1000" w:author="Giwa, Titilayo" w:date="2026-04-27T09:37:00Z" w16du:dateUtc="2026-04-27T08:37:00Z">
                  <w:rPr>
                    <w:rFonts w:cs="Arial"/>
                    <w:b/>
                    <w:bCs/>
                  </w:rPr>
                </w:rPrChange>
              </w:rPr>
              <w:t>Submission of Monthly Report No.11</w:t>
            </w:r>
          </w:p>
        </w:tc>
        <w:tc>
          <w:tcPr>
            <w:tcW w:w="2482" w:type="dxa"/>
          </w:tcPr>
          <w:p w14:paraId="3957F189" w14:textId="4666A005" w:rsidR="00607605" w:rsidRPr="00821559" w:rsidRDefault="00B2575E" w:rsidP="00D26C79">
            <w:pPr>
              <w:rPr>
                <w:rFonts w:cs="Arial"/>
              </w:rPr>
            </w:pPr>
            <w:r>
              <w:rPr>
                <w:rFonts w:cs="Arial"/>
              </w:rPr>
              <w:t>10%</w:t>
            </w:r>
          </w:p>
        </w:tc>
        <w:tc>
          <w:tcPr>
            <w:tcW w:w="1984" w:type="dxa"/>
          </w:tcPr>
          <w:p w14:paraId="7DD9F5F3" w14:textId="03BEE298" w:rsidR="00607605" w:rsidRPr="00821559" w:rsidRDefault="00D464A7" w:rsidP="00D26C79">
            <w:pPr>
              <w:rPr>
                <w:rFonts w:cs="Arial"/>
              </w:rPr>
            </w:pPr>
            <w:r w:rsidRPr="00D464A7">
              <w:rPr>
                <w:rFonts w:cs="Arial"/>
                <w:lang w:val="en-GB"/>
              </w:rPr>
              <w:t>9,657.00</w:t>
            </w:r>
          </w:p>
        </w:tc>
        <w:tc>
          <w:tcPr>
            <w:tcW w:w="1694" w:type="dxa"/>
          </w:tcPr>
          <w:p w14:paraId="2DBD5BAC" w14:textId="14B65FF1" w:rsidR="00607605" w:rsidRPr="00821559" w:rsidRDefault="003C1A20" w:rsidP="00D26C79">
            <w:pPr>
              <w:rPr>
                <w:rFonts w:cs="Arial"/>
              </w:rPr>
            </w:pPr>
            <w:r>
              <w:rPr>
                <w:rFonts w:cs="Arial"/>
              </w:rPr>
              <w:t xml:space="preserve">10 </w:t>
            </w:r>
            <w:proofErr w:type="spellStart"/>
            <w:r>
              <w:rPr>
                <w:rFonts w:cs="Arial"/>
              </w:rPr>
              <w:t>days</w:t>
            </w:r>
            <w:proofErr w:type="spellEnd"/>
          </w:p>
        </w:tc>
      </w:tr>
      <w:tr w:rsidR="00607605" w:rsidRPr="0085199A" w14:paraId="4802851D" w14:textId="77777777" w:rsidTr="00D464A7">
        <w:trPr>
          <w:trHeight w:val="702"/>
        </w:trPr>
        <w:tc>
          <w:tcPr>
            <w:tcW w:w="4034" w:type="dxa"/>
          </w:tcPr>
          <w:p w14:paraId="2FFEB722" w14:textId="7E5B8DFE" w:rsidR="00607605" w:rsidRPr="002B0AAC" w:rsidRDefault="00876E3A" w:rsidP="00D26C79">
            <w:pPr>
              <w:rPr>
                <w:rFonts w:cs="Arial"/>
                <w:b/>
                <w:bCs/>
                <w:lang w:val="en-US"/>
                <w:rPrChange w:id="1001" w:author="Giwa, Titilayo" w:date="2026-04-27T09:37:00Z" w16du:dateUtc="2026-04-27T08:37:00Z">
                  <w:rPr>
                    <w:rFonts w:cs="Arial"/>
                    <w:b/>
                    <w:bCs/>
                  </w:rPr>
                </w:rPrChange>
              </w:rPr>
            </w:pPr>
            <w:r w:rsidRPr="002B0AAC">
              <w:rPr>
                <w:rFonts w:cs="Arial"/>
                <w:b/>
                <w:bCs/>
                <w:lang w:val="en-US"/>
                <w:rPrChange w:id="1002" w:author="Giwa, Titilayo" w:date="2026-04-27T09:37:00Z" w16du:dateUtc="2026-04-27T08:37:00Z">
                  <w:rPr>
                    <w:rFonts w:cs="Arial"/>
                    <w:b/>
                    <w:bCs/>
                  </w:rPr>
                </w:rPrChange>
              </w:rPr>
              <w:t>Submission of Monthly Report No.12</w:t>
            </w:r>
          </w:p>
        </w:tc>
        <w:tc>
          <w:tcPr>
            <w:tcW w:w="2482" w:type="dxa"/>
          </w:tcPr>
          <w:p w14:paraId="59C46133" w14:textId="3B0D80BF" w:rsidR="00607605" w:rsidRPr="00821559" w:rsidRDefault="00B2575E" w:rsidP="00D26C79">
            <w:pPr>
              <w:rPr>
                <w:rFonts w:cs="Arial"/>
              </w:rPr>
            </w:pPr>
            <w:r>
              <w:rPr>
                <w:rFonts w:cs="Arial"/>
              </w:rPr>
              <w:t>10%</w:t>
            </w:r>
          </w:p>
        </w:tc>
        <w:tc>
          <w:tcPr>
            <w:tcW w:w="1984" w:type="dxa"/>
          </w:tcPr>
          <w:p w14:paraId="5DD1D72A" w14:textId="46914BC9" w:rsidR="00607605" w:rsidRPr="00821559" w:rsidRDefault="00D464A7" w:rsidP="00D26C79">
            <w:pPr>
              <w:rPr>
                <w:rFonts w:cs="Arial"/>
              </w:rPr>
            </w:pPr>
            <w:r w:rsidRPr="00D464A7">
              <w:rPr>
                <w:rFonts w:cs="Arial"/>
                <w:lang w:val="en-GB"/>
              </w:rPr>
              <w:t>9,657.00</w:t>
            </w:r>
          </w:p>
        </w:tc>
        <w:tc>
          <w:tcPr>
            <w:tcW w:w="1694" w:type="dxa"/>
          </w:tcPr>
          <w:p w14:paraId="563846D7" w14:textId="38AC48B3" w:rsidR="00607605" w:rsidRPr="00821559" w:rsidRDefault="003C1A20" w:rsidP="00D26C79">
            <w:pPr>
              <w:rPr>
                <w:rFonts w:cs="Arial"/>
              </w:rPr>
            </w:pPr>
            <w:r>
              <w:rPr>
                <w:rFonts w:cs="Arial"/>
              </w:rPr>
              <w:t xml:space="preserve">10 </w:t>
            </w:r>
            <w:proofErr w:type="spellStart"/>
            <w:r>
              <w:rPr>
                <w:rFonts w:cs="Arial"/>
              </w:rPr>
              <w:t>days</w:t>
            </w:r>
            <w:proofErr w:type="spellEnd"/>
          </w:p>
        </w:tc>
      </w:tr>
      <w:tr w:rsidR="00607605" w:rsidRPr="0085199A" w14:paraId="1B767C14" w14:textId="77777777" w:rsidTr="00D464A7">
        <w:trPr>
          <w:trHeight w:val="618"/>
        </w:trPr>
        <w:tc>
          <w:tcPr>
            <w:tcW w:w="4034" w:type="dxa"/>
          </w:tcPr>
          <w:p w14:paraId="1D92DC76" w14:textId="6E79494C" w:rsidR="00607605" w:rsidRPr="002B0AAC" w:rsidRDefault="00876E3A" w:rsidP="00D26C79">
            <w:pPr>
              <w:rPr>
                <w:rFonts w:cs="Arial"/>
                <w:b/>
                <w:bCs/>
                <w:lang w:val="en-US"/>
                <w:rPrChange w:id="1003" w:author="Giwa, Titilayo" w:date="2026-04-27T09:37:00Z" w16du:dateUtc="2026-04-27T08:37:00Z">
                  <w:rPr>
                    <w:rFonts w:cs="Arial"/>
                    <w:b/>
                    <w:bCs/>
                  </w:rPr>
                </w:rPrChange>
              </w:rPr>
            </w:pPr>
            <w:r w:rsidRPr="002B0AAC">
              <w:rPr>
                <w:rFonts w:cs="Arial"/>
                <w:b/>
                <w:bCs/>
                <w:lang w:val="en-US"/>
                <w:rPrChange w:id="1004" w:author="Giwa, Titilayo" w:date="2026-04-27T09:37:00Z" w16du:dateUtc="2026-04-27T08:37:00Z">
                  <w:rPr>
                    <w:rFonts w:cs="Arial"/>
                    <w:b/>
                    <w:bCs/>
                  </w:rPr>
                </w:rPrChange>
              </w:rPr>
              <w:t>Submission of Monthly Report No.13</w:t>
            </w:r>
          </w:p>
        </w:tc>
        <w:tc>
          <w:tcPr>
            <w:tcW w:w="2482" w:type="dxa"/>
          </w:tcPr>
          <w:p w14:paraId="26205D68" w14:textId="7EC8464B" w:rsidR="00607605" w:rsidRPr="00821559" w:rsidRDefault="00B2575E" w:rsidP="00D26C79">
            <w:pPr>
              <w:rPr>
                <w:rFonts w:cs="Arial"/>
              </w:rPr>
            </w:pPr>
            <w:r>
              <w:rPr>
                <w:rFonts w:cs="Arial"/>
              </w:rPr>
              <w:t>10%</w:t>
            </w:r>
          </w:p>
        </w:tc>
        <w:tc>
          <w:tcPr>
            <w:tcW w:w="1984" w:type="dxa"/>
          </w:tcPr>
          <w:p w14:paraId="42AC1DA5" w14:textId="0930A131" w:rsidR="00607605" w:rsidRPr="00821559" w:rsidRDefault="00D464A7" w:rsidP="00D26C79">
            <w:pPr>
              <w:rPr>
                <w:rFonts w:cs="Arial"/>
              </w:rPr>
            </w:pPr>
            <w:r w:rsidRPr="00D464A7">
              <w:rPr>
                <w:rFonts w:cs="Arial"/>
                <w:lang w:val="en-GB"/>
              </w:rPr>
              <w:t>9,657.00</w:t>
            </w:r>
          </w:p>
        </w:tc>
        <w:tc>
          <w:tcPr>
            <w:tcW w:w="1694" w:type="dxa"/>
          </w:tcPr>
          <w:p w14:paraId="5FFA2BFD" w14:textId="75A3F0AF" w:rsidR="00607605" w:rsidRPr="003C1A20" w:rsidRDefault="003C1A20" w:rsidP="00D26C79">
            <w:pPr>
              <w:rPr>
                <w:rFonts w:cs="Arial"/>
                <w:b/>
                <w:bCs/>
              </w:rPr>
            </w:pPr>
            <w:r>
              <w:rPr>
                <w:rFonts w:cs="Arial"/>
              </w:rPr>
              <w:t xml:space="preserve">10 </w:t>
            </w:r>
            <w:proofErr w:type="spellStart"/>
            <w:r>
              <w:rPr>
                <w:rFonts w:cs="Arial"/>
              </w:rPr>
              <w:t>days</w:t>
            </w:r>
            <w:proofErr w:type="spellEnd"/>
          </w:p>
        </w:tc>
      </w:tr>
      <w:tr w:rsidR="00607605" w:rsidRPr="0085199A" w14:paraId="1C60CE74" w14:textId="77777777" w:rsidTr="00D464A7">
        <w:trPr>
          <w:trHeight w:val="698"/>
        </w:trPr>
        <w:tc>
          <w:tcPr>
            <w:tcW w:w="4034" w:type="dxa"/>
          </w:tcPr>
          <w:p w14:paraId="389509EB" w14:textId="06F5A422" w:rsidR="00607605" w:rsidRPr="002B0AAC" w:rsidRDefault="00876E3A" w:rsidP="00D26C79">
            <w:pPr>
              <w:rPr>
                <w:rFonts w:cs="Arial"/>
                <w:b/>
                <w:bCs/>
                <w:lang w:val="en-US"/>
                <w:rPrChange w:id="1005" w:author="Giwa, Titilayo" w:date="2026-04-27T09:37:00Z" w16du:dateUtc="2026-04-27T08:37:00Z">
                  <w:rPr>
                    <w:rFonts w:cs="Arial"/>
                    <w:b/>
                    <w:bCs/>
                  </w:rPr>
                </w:rPrChange>
              </w:rPr>
            </w:pPr>
            <w:r w:rsidRPr="002B0AAC">
              <w:rPr>
                <w:rFonts w:cs="Arial"/>
                <w:b/>
                <w:bCs/>
                <w:lang w:val="en-US"/>
                <w:rPrChange w:id="1006" w:author="Giwa, Titilayo" w:date="2026-04-27T09:37:00Z" w16du:dateUtc="2026-04-27T08:37:00Z">
                  <w:rPr>
                    <w:rFonts w:cs="Arial"/>
                    <w:b/>
                    <w:bCs/>
                  </w:rPr>
                </w:rPrChange>
              </w:rPr>
              <w:t>Submission of Monthly Report No.14</w:t>
            </w:r>
          </w:p>
        </w:tc>
        <w:tc>
          <w:tcPr>
            <w:tcW w:w="2482" w:type="dxa"/>
          </w:tcPr>
          <w:p w14:paraId="48AA45E0" w14:textId="69D4DB3C" w:rsidR="00607605" w:rsidRPr="00821559" w:rsidRDefault="00B2575E" w:rsidP="00D26C79">
            <w:pPr>
              <w:rPr>
                <w:rFonts w:cs="Arial"/>
              </w:rPr>
            </w:pPr>
            <w:r>
              <w:rPr>
                <w:rFonts w:cs="Arial"/>
              </w:rPr>
              <w:t>10%</w:t>
            </w:r>
          </w:p>
        </w:tc>
        <w:tc>
          <w:tcPr>
            <w:tcW w:w="1984" w:type="dxa"/>
          </w:tcPr>
          <w:p w14:paraId="4747837B" w14:textId="748430CC" w:rsidR="00607605" w:rsidRPr="00821559" w:rsidRDefault="00D464A7" w:rsidP="00D26C79">
            <w:pPr>
              <w:rPr>
                <w:rFonts w:cs="Arial"/>
              </w:rPr>
            </w:pPr>
            <w:r w:rsidRPr="00D464A7">
              <w:rPr>
                <w:rFonts w:cs="Arial"/>
                <w:lang w:val="en-GB"/>
              </w:rPr>
              <w:t>9,657.00</w:t>
            </w:r>
          </w:p>
        </w:tc>
        <w:tc>
          <w:tcPr>
            <w:tcW w:w="1694" w:type="dxa"/>
          </w:tcPr>
          <w:p w14:paraId="1D8BEF1C" w14:textId="6B242AAB" w:rsidR="00607605" w:rsidRPr="00821559" w:rsidRDefault="003C1A20" w:rsidP="00D26C79">
            <w:pPr>
              <w:rPr>
                <w:rFonts w:cs="Arial"/>
              </w:rPr>
            </w:pPr>
            <w:r>
              <w:rPr>
                <w:rFonts w:cs="Arial"/>
              </w:rPr>
              <w:t xml:space="preserve">10 </w:t>
            </w:r>
            <w:proofErr w:type="spellStart"/>
            <w:r>
              <w:rPr>
                <w:rFonts w:cs="Arial"/>
              </w:rPr>
              <w:t>days</w:t>
            </w:r>
            <w:proofErr w:type="spellEnd"/>
          </w:p>
        </w:tc>
      </w:tr>
      <w:tr w:rsidR="00607605" w:rsidRPr="0085199A" w14:paraId="52D3BE46" w14:textId="77777777" w:rsidTr="00D464A7">
        <w:trPr>
          <w:trHeight w:val="558"/>
        </w:trPr>
        <w:tc>
          <w:tcPr>
            <w:tcW w:w="4034" w:type="dxa"/>
          </w:tcPr>
          <w:p w14:paraId="5A12E12A" w14:textId="1D6E5ED3" w:rsidR="00607605" w:rsidRPr="002B0AAC" w:rsidRDefault="00876E3A" w:rsidP="00D26C79">
            <w:pPr>
              <w:rPr>
                <w:rFonts w:cs="Arial"/>
                <w:b/>
                <w:bCs/>
                <w:lang w:val="en-US"/>
                <w:rPrChange w:id="1007" w:author="Giwa, Titilayo" w:date="2026-04-27T09:37:00Z" w16du:dateUtc="2026-04-27T08:37:00Z">
                  <w:rPr>
                    <w:rFonts w:cs="Arial"/>
                    <w:b/>
                    <w:bCs/>
                  </w:rPr>
                </w:rPrChange>
              </w:rPr>
            </w:pPr>
            <w:r w:rsidRPr="002B0AAC">
              <w:rPr>
                <w:rFonts w:cs="Arial"/>
                <w:b/>
                <w:bCs/>
                <w:lang w:val="en-US"/>
                <w:rPrChange w:id="1008" w:author="Giwa, Titilayo" w:date="2026-04-27T09:37:00Z" w16du:dateUtc="2026-04-27T08:37:00Z">
                  <w:rPr>
                    <w:rFonts w:cs="Arial"/>
                    <w:b/>
                    <w:bCs/>
                  </w:rPr>
                </w:rPrChange>
              </w:rPr>
              <w:t>Submission of Monthly Report No.15</w:t>
            </w:r>
          </w:p>
        </w:tc>
        <w:tc>
          <w:tcPr>
            <w:tcW w:w="2482" w:type="dxa"/>
          </w:tcPr>
          <w:p w14:paraId="2154DC41" w14:textId="47E7430E" w:rsidR="00607605" w:rsidRPr="00821559" w:rsidRDefault="00B2575E" w:rsidP="00D26C79">
            <w:pPr>
              <w:rPr>
                <w:rFonts w:cs="Arial"/>
              </w:rPr>
            </w:pPr>
            <w:r>
              <w:rPr>
                <w:rFonts w:cs="Arial"/>
              </w:rPr>
              <w:t>10%</w:t>
            </w:r>
          </w:p>
        </w:tc>
        <w:tc>
          <w:tcPr>
            <w:tcW w:w="1984" w:type="dxa"/>
          </w:tcPr>
          <w:p w14:paraId="4F9274D7" w14:textId="49D8FCE9" w:rsidR="00607605" w:rsidRPr="00821559" w:rsidRDefault="00D464A7" w:rsidP="00D26C79">
            <w:pPr>
              <w:rPr>
                <w:rFonts w:cs="Arial"/>
              </w:rPr>
            </w:pPr>
            <w:r w:rsidRPr="00D464A7">
              <w:rPr>
                <w:rFonts w:cs="Arial"/>
                <w:lang w:val="en-GB"/>
              </w:rPr>
              <w:t>9,657.00</w:t>
            </w:r>
          </w:p>
        </w:tc>
        <w:tc>
          <w:tcPr>
            <w:tcW w:w="1694" w:type="dxa"/>
          </w:tcPr>
          <w:p w14:paraId="40994408" w14:textId="5C90DE43" w:rsidR="00607605" w:rsidRPr="00821559" w:rsidRDefault="003C1A20" w:rsidP="00D26C79">
            <w:pPr>
              <w:rPr>
                <w:rFonts w:cs="Arial"/>
              </w:rPr>
            </w:pPr>
            <w:r>
              <w:rPr>
                <w:rFonts w:cs="Arial"/>
              </w:rPr>
              <w:t xml:space="preserve">10 </w:t>
            </w:r>
            <w:proofErr w:type="spellStart"/>
            <w:r>
              <w:rPr>
                <w:rFonts w:cs="Arial"/>
              </w:rPr>
              <w:t>days</w:t>
            </w:r>
            <w:proofErr w:type="spellEnd"/>
          </w:p>
        </w:tc>
      </w:tr>
      <w:tr w:rsidR="00607605" w:rsidRPr="0085199A" w14:paraId="17DF87E0" w14:textId="77777777" w:rsidTr="00D464A7">
        <w:trPr>
          <w:trHeight w:val="530"/>
        </w:trPr>
        <w:tc>
          <w:tcPr>
            <w:tcW w:w="4034" w:type="dxa"/>
          </w:tcPr>
          <w:p w14:paraId="74FB6E29" w14:textId="76AFCD14" w:rsidR="00607605" w:rsidRPr="002B0AAC" w:rsidRDefault="00876E3A" w:rsidP="00D26C79">
            <w:pPr>
              <w:rPr>
                <w:rFonts w:cs="Arial"/>
                <w:b/>
                <w:bCs/>
                <w:lang w:val="en-US"/>
                <w:rPrChange w:id="1009" w:author="Giwa, Titilayo" w:date="2026-04-27T09:37:00Z" w16du:dateUtc="2026-04-27T08:37:00Z">
                  <w:rPr>
                    <w:rFonts w:cs="Arial"/>
                    <w:b/>
                    <w:bCs/>
                  </w:rPr>
                </w:rPrChange>
              </w:rPr>
            </w:pPr>
            <w:r w:rsidRPr="002B0AAC">
              <w:rPr>
                <w:rFonts w:cs="Arial"/>
                <w:b/>
                <w:bCs/>
                <w:lang w:val="en-US"/>
                <w:rPrChange w:id="1010" w:author="Giwa, Titilayo" w:date="2026-04-27T09:37:00Z" w16du:dateUtc="2026-04-27T08:37:00Z">
                  <w:rPr>
                    <w:rFonts w:cs="Arial"/>
                    <w:b/>
                    <w:bCs/>
                  </w:rPr>
                </w:rPrChange>
              </w:rPr>
              <w:t>Submission of Monthly Report No.16</w:t>
            </w:r>
          </w:p>
        </w:tc>
        <w:tc>
          <w:tcPr>
            <w:tcW w:w="2482" w:type="dxa"/>
          </w:tcPr>
          <w:p w14:paraId="6CBE164D" w14:textId="2AC037B3" w:rsidR="00607605" w:rsidRPr="00821559" w:rsidRDefault="00B2575E" w:rsidP="00D26C79">
            <w:pPr>
              <w:rPr>
                <w:rFonts w:cs="Arial"/>
              </w:rPr>
            </w:pPr>
            <w:r>
              <w:rPr>
                <w:rFonts w:cs="Arial"/>
              </w:rPr>
              <w:t>10%</w:t>
            </w:r>
          </w:p>
        </w:tc>
        <w:tc>
          <w:tcPr>
            <w:tcW w:w="1984" w:type="dxa"/>
          </w:tcPr>
          <w:p w14:paraId="536A681B" w14:textId="4BF90CC2" w:rsidR="00607605" w:rsidRPr="00821559" w:rsidRDefault="00D464A7" w:rsidP="00D26C79">
            <w:pPr>
              <w:rPr>
                <w:rFonts w:cs="Arial"/>
              </w:rPr>
            </w:pPr>
            <w:r w:rsidRPr="00D464A7">
              <w:rPr>
                <w:rFonts w:cs="Arial"/>
                <w:lang w:val="en-GB"/>
              </w:rPr>
              <w:t>9,657.00</w:t>
            </w:r>
          </w:p>
        </w:tc>
        <w:tc>
          <w:tcPr>
            <w:tcW w:w="1694" w:type="dxa"/>
          </w:tcPr>
          <w:p w14:paraId="3428AF72" w14:textId="4B239046" w:rsidR="00607605" w:rsidRPr="00821559" w:rsidRDefault="003C1A20" w:rsidP="00D26C79">
            <w:pPr>
              <w:rPr>
                <w:rFonts w:cs="Arial"/>
              </w:rPr>
            </w:pPr>
            <w:r>
              <w:rPr>
                <w:rFonts w:cs="Arial"/>
              </w:rPr>
              <w:t xml:space="preserve">10 </w:t>
            </w:r>
            <w:proofErr w:type="spellStart"/>
            <w:r>
              <w:rPr>
                <w:rFonts w:cs="Arial"/>
              </w:rPr>
              <w:t>days</w:t>
            </w:r>
            <w:proofErr w:type="spellEnd"/>
          </w:p>
        </w:tc>
      </w:tr>
    </w:tbl>
    <w:p w14:paraId="25667DFB" w14:textId="77777777" w:rsidR="003853F3" w:rsidRPr="0085199A" w:rsidRDefault="003853F3" w:rsidP="00D26C79">
      <w:pPr>
        <w:rPr>
          <w:rFonts w:cs="Arial"/>
          <w:b/>
          <w:bCs/>
        </w:rPr>
      </w:pPr>
    </w:p>
    <w:p w14:paraId="7F1413EB" w14:textId="77777777" w:rsidR="0035466D" w:rsidRDefault="0035466D" w:rsidP="00AC0576">
      <w:pPr>
        <w:rPr>
          <w:ins w:id="1011" w:author="GELIAS" w:date="2026-04-23T15:48:00Z"/>
          <w:rFonts w:cs="Arial"/>
          <w:b/>
          <w:bCs/>
          <w:i/>
          <w:iCs/>
        </w:rPr>
      </w:pPr>
    </w:p>
    <w:p w14:paraId="76507FF1" w14:textId="77777777" w:rsidR="005B5C03" w:rsidRDefault="005B5C03" w:rsidP="00AC0576">
      <w:pPr>
        <w:rPr>
          <w:rFonts w:cs="Arial"/>
          <w:b/>
          <w:bCs/>
          <w:i/>
          <w:iCs/>
        </w:rPr>
      </w:pPr>
    </w:p>
    <w:p w14:paraId="1628BFEA" w14:textId="63886EFD" w:rsidR="00F24AB7" w:rsidRPr="00A462EC" w:rsidRDefault="00AC0576" w:rsidP="00AC0576">
      <w:pPr>
        <w:rPr>
          <w:rFonts w:cs="Arial"/>
          <w:b/>
          <w:bCs/>
          <w:u w:val="single"/>
        </w:rPr>
      </w:pPr>
      <w:r w:rsidRPr="00A462EC">
        <w:rPr>
          <w:rFonts w:cs="Arial"/>
          <w:b/>
          <w:bCs/>
          <w:u w:val="single"/>
        </w:rPr>
        <w:t>Note</w:t>
      </w:r>
      <w:r w:rsidR="00A462EC" w:rsidRPr="00A462EC">
        <w:rPr>
          <w:rFonts w:cs="Arial"/>
          <w:b/>
          <w:bCs/>
          <w:u w:val="single"/>
        </w:rPr>
        <w:t>s</w:t>
      </w:r>
    </w:p>
    <w:p w14:paraId="4F464F09" w14:textId="77777777" w:rsidR="00B23924" w:rsidRPr="002B0AAC" w:rsidRDefault="00B23924" w:rsidP="002B0AAC">
      <w:pPr>
        <w:pStyle w:val="ListParagraph"/>
        <w:numPr>
          <w:ilvl w:val="0"/>
          <w:numId w:val="29"/>
        </w:numPr>
        <w:spacing w:line="276" w:lineRule="auto"/>
        <w:rPr>
          <w:rFonts w:cs="Arial"/>
          <w:lang w:val="en-US"/>
          <w:rPrChange w:id="1012" w:author="Giwa, Titilayo" w:date="2026-04-27T09:37:00Z" w16du:dateUtc="2026-04-27T08:37:00Z">
            <w:rPr>
              <w:rFonts w:cs="Arial"/>
            </w:rPr>
          </w:rPrChange>
        </w:rPr>
      </w:pPr>
      <w:r w:rsidRPr="002B0AAC">
        <w:rPr>
          <w:rFonts w:cs="Arial"/>
          <w:lang w:val="en-US"/>
          <w:rPrChange w:id="1013" w:author="Giwa, Titilayo" w:date="2026-04-27T09:37:00Z" w16du:dateUtc="2026-04-27T08:37:00Z">
            <w:rPr>
              <w:rFonts w:cs="Arial"/>
            </w:rPr>
          </w:rPrChange>
        </w:rPr>
        <w:t>Payment price is based on the scope of work identified in the Proposal, and is exclusive of VAT</w:t>
      </w:r>
    </w:p>
    <w:p w14:paraId="5752EA61" w14:textId="7E278755" w:rsidR="00B23924" w:rsidRPr="002B0AAC" w:rsidRDefault="00B23924" w:rsidP="002B0AAC">
      <w:pPr>
        <w:pStyle w:val="ListParagraph"/>
        <w:numPr>
          <w:ilvl w:val="0"/>
          <w:numId w:val="29"/>
        </w:numPr>
        <w:spacing w:line="276" w:lineRule="auto"/>
        <w:rPr>
          <w:rFonts w:cs="Arial"/>
          <w:lang w:val="en-US"/>
          <w:rPrChange w:id="1014" w:author="Giwa, Titilayo" w:date="2026-04-27T09:37:00Z" w16du:dateUtc="2026-04-27T08:37:00Z">
            <w:rPr>
              <w:rFonts w:cs="Arial"/>
            </w:rPr>
          </w:rPrChange>
        </w:rPr>
      </w:pPr>
      <w:r w:rsidRPr="002B0AAC">
        <w:rPr>
          <w:rFonts w:cs="Arial"/>
          <w:lang w:val="en-US"/>
          <w:rPrChange w:id="1015" w:author="Giwa, Titilayo" w:date="2026-04-27T09:37:00Z" w16du:dateUtc="2026-04-27T08:37:00Z">
            <w:rPr>
              <w:rFonts w:cs="Arial"/>
            </w:rPr>
          </w:rPrChange>
        </w:rPr>
        <w:t xml:space="preserve">Payments shall be made in Naira at the prevailing NAFEX (Nigerian Foreign Exchange </w:t>
      </w:r>
      <w:r w:rsidR="00421929" w:rsidRPr="002B0AAC">
        <w:rPr>
          <w:rFonts w:cs="Arial"/>
          <w:lang w:val="en-US"/>
          <w:rPrChange w:id="1016" w:author="Giwa, Titilayo" w:date="2026-04-27T09:37:00Z" w16du:dateUtc="2026-04-27T08:37:00Z">
            <w:rPr>
              <w:rFonts w:cs="Arial"/>
            </w:rPr>
          </w:rPrChange>
        </w:rPr>
        <w:t>Market) exchange</w:t>
      </w:r>
      <w:r w:rsidRPr="002B0AAC">
        <w:rPr>
          <w:rFonts w:cs="Arial"/>
          <w:lang w:val="en-US"/>
          <w:rPrChange w:id="1017" w:author="Giwa, Titilayo" w:date="2026-04-27T09:37:00Z" w16du:dateUtc="2026-04-27T08:37:00Z">
            <w:rPr>
              <w:rFonts w:cs="Arial"/>
            </w:rPr>
          </w:rPrChange>
        </w:rPr>
        <w:t xml:space="preserve"> rate on the day of payment. </w:t>
      </w:r>
    </w:p>
    <w:p w14:paraId="54FD4DC7" w14:textId="4E0373A9" w:rsidR="00F24AB7" w:rsidRPr="002B0AAC" w:rsidRDefault="009047DC" w:rsidP="002B0AAC">
      <w:pPr>
        <w:pStyle w:val="ListParagraph"/>
        <w:numPr>
          <w:ilvl w:val="0"/>
          <w:numId w:val="29"/>
        </w:numPr>
        <w:rPr>
          <w:rFonts w:cs="Arial"/>
          <w:lang w:val="en-US"/>
          <w:rPrChange w:id="1018" w:author="Giwa, Titilayo" w:date="2026-04-27T09:37:00Z" w16du:dateUtc="2026-04-27T08:37:00Z">
            <w:rPr>
              <w:rFonts w:cs="Arial"/>
            </w:rPr>
          </w:rPrChange>
        </w:rPr>
      </w:pPr>
      <w:r w:rsidRPr="002B0AAC">
        <w:rPr>
          <w:rFonts w:cs="Arial"/>
          <w:lang w:val="en-US"/>
          <w:rPrChange w:id="1019" w:author="Giwa, Titilayo" w:date="2026-04-27T09:37:00Z" w16du:dateUtc="2026-04-27T08:37:00Z">
            <w:rPr>
              <w:rFonts w:cs="Arial"/>
            </w:rPr>
          </w:rPrChange>
        </w:rPr>
        <w:t xml:space="preserve">The </w:t>
      </w:r>
      <w:ins w:id="1020" w:author="GELIAS" w:date="2026-04-23T15:53:00Z">
        <w:r w:rsidR="005B5C03" w:rsidRPr="002B0AAC">
          <w:rPr>
            <w:rFonts w:cs="Arial"/>
            <w:lang w:val="en-US"/>
            <w:rPrChange w:id="1021" w:author="Giwa, Titilayo" w:date="2026-04-27T09:37:00Z" w16du:dateUtc="2026-04-27T08:37:00Z">
              <w:rPr>
                <w:rFonts w:cs="Arial"/>
              </w:rPr>
            </w:rPrChange>
          </w:rPr>
          <w:t>C</w:t>
        </w:r>
      </w:ins>
      <w:del w:id="1022" w:author="GELIAS" w:date="2026-04-23T15:53:00Z">
        <w:r w:rsidR="002D2A78" w:rsidRPr="002B0AAC" w:rsidDel="005B5C03">
          <w:rPr>
            <w:rFonts w:cs="Arial"/>
            <w:lang w:val="en-US"/>
            <w:rPrChange w:id="1023" w:author="Giwa, Titilayo" w:date="2026-04-27T09:37:00Z" w16du:dateUtc="2026-04-27T08:37:00Z">
              <w:rPr>
                <w:rFonts w:cs="Arial"/>
              </w:rPr>
            </w:rPrChange>
          </w:rPr>
          <w:delText>c</w:delText>
        </w:r>
      </w:del>
      <w:r w:rsidR="002D2A78" w:rsidRPr="002B0AAC">
        <w:rPr>
          <w:rFonts w:cs="Arial"/>
          <w:lang w:val="en-US"/>
          <w:rPrChange w:id="1024" w:author="Giwa, Titilayo" w:date="2026-04-27T09:37:00Z" w16du:dateUtc="2026-04-27T08:37:00Z">
            <w:rPr>
              <w:rFonts w:cs="Arial"/>
            </w:rPr>
          </w:rPrChange>
        </w:rPr>
        <w:t>ontract</w:t>
      </w:r>
      <w:r w:rsidRPr="002B0AAC">
        <w:rPr>
          <w:rFonts w:cs="Arial"/>
          <w:lang w:val="en-US"/>
          <w:rPrChange w:id="1025" w:author="Giwa, Titilayo" w:date="2026-04-27T09:37:00Z" w16du:dateUtc="2026-04-27T08:37:00Z">
            <w:rPr>
              <w:rFonts w:cs="Arial"/>
            </w:rPr>
          </w:rPrChange>
        </w:rPr>
        <w:t xml:space="preserve"> </w:t>
      </w:r>
      <w:ins w:id="1026" w:author="GELIAS" w:date="2026-04-23T15:53:00Z">
        <w:r w:rsidR="005B5C03" w:rsidRPr="002B0AAC">
          <w:rPr>
            <w:rFonts w:cs="Arial"/>
            <w:lang w:val="en-US"/>
            <w:rPrChange w:id="1027" w:author="Giwa, Titilayo" w:date="2026-04-27T09:37:00Z" w16du:dateUtc="2026-04-27T08:37:00Z">
              <w:rPr>
                <w:rFonts w:cs="Arial"/>
              </w:rPr>
            </w:rPrChange>
          </w:rPr>
          <w:t>P</w:t>
        </w:r>
      </w:ins>
      <w:del w:id="1028" w:author="GELIAS" w:date="2026-04-23T15:53:00Z">
        <w:r w:rsidRPr="002B0AAC" w:rsidDel="005B5C03">
          <w:rPr>
            <w:rFonts w:cs="Arial"/>
            <w:lang w:val="en-US"/>
            <w:rPrChange w:id="1029" w:author="Giwa, Titilayo" w:date="2026-04-27T09:37:00Z" w16du:dateUtc="2026-04-27T08:37:00Z">
              <w:rPr>
                <w:rFonts w:cs="Arial"/>
              </w:rPr>
            </w:rPrChange>
          </w:rPr>
          <w:delText>p</w:delText>
        </w:r>
      </w:del>
      <w:r w:rsidRPr="002B0AAC">
        <w:rPr>
          <w:rFonts w:cs="Arial"/>
          <w:lang w:val="en-US"/>
          <w:rPrChange w:id="1030" w:author="Giwa, Titilayo" w:date="2026-04-27T09:37:00Z" w16du:dateUtc="2026-04-27T08:37:00Z">
            <w:rPr>
              <w:rFonts w:cs="Arial"/>
            </w:rPr>
          </w:rPrChange>
        </w:rPr>
        <w:t xml:space="preserve">rice is limited to the number of and duration of site visits </w:t>
      </w:r>
      <w:r w:rsidR="00057BE5" w:rsidRPr="002B0AAC">
        <w:rPr>
          <w:rFonts w:cs="Arial"/>
          <w:lang w:val="en-US"/>
          <w:rPrChange w:id="1031" w:author="Giwa, Titilayo" w:date="2026-04-27T09:37:00Z" w16du:dateUtc="2026-04-27T08:37:00Z">
            <w:rPr>
              <w:rFonts w:cs="Arial"/>
            </w:rPr>
          </w:rPrChange>
        </w:rPr>
        <w:t>consisting of monthly visit (one (1) trip of five days each in every month)</w:t>
      </w:r>
      <w:r w:rsidRPr="002B0AAC">
        <w:rPr>
          <w:rFonts w:cs="Arial"/>
          <w:lang w:val="en-US"/>
          <w:rPrChange w:id="1032" w:author="Giwa, Titilayo" w:date="2026-04-27T09:37:00Z" w16du:dateUtc="2026-04-27T08:37:00Z">
            <w:rPr>
              <w:rFonts w:cs="Arial"/>
            </w:rPr>
          </w:rPrChange>
        </w:rPr>
        <w:t>.</w:t>
      </w:r>
      <w:r w:rsidR="00405343" w:rsidRPr="002B0AAC">
        <w:rPr>
          <w:rFonts w:cs="Arial"/>
          <w:lang w:val="en-US"/>
          <w:rPrChange w:id="1033" w:author="Giwa, Titilayo" w:date="2026-04-27T09:37:00Z" w16du:dateUtc="2026-04-27T08:37:00Z">
            <w:rPr>
              <w:rFonts w:cs="Arial"/>
            </w:rPr>
          </w:rPrChange>
        </w:rPr>
        <w:t xml:space="preserve"> </w:t>
      </w:r>
      <w:r w:rsidRPr="002B0AAC">
        <w:rPr>
          <w:rFonts w:cs="Arial"/>
          <w:lang w:val="en-US"/>
          <w:rPrChange w:id="1034" w:author="Giwa, Titilayo" w:date="2026-04-27T09:37:00Z" w16du:dateUtc="2026-04-27T08:37:00Z">
            <w:rPr>
              <w:rFonts w:cs="Arial"/>
            </w:rPr>
          </w:rPrChange>
        </w:rPr>
        <w:t>Additional site visits shall be reimbursed. The above prices do not contain any travel</w:t>
      </w:r>
      <w:r w:rsidR="00405343" w:rsidRPr="002B0AAC">
        <w:rPr>
          <w:rFonts w:cs="Arial"/>
          <w:lang w:val="en-US"/>
          <w:rPrChange w:id="1035" w:author="Giwa, Titilayo" w:date="2026-04-27T09:37:00Z" w16du:dateUtc="2026-04-27T08:37:00Z">
            <w:rPr>
              <w:rFonts w:cs="Arial"/>
            </w:rPr>
          </w:rPrChange>
        </w:rPr>
        <w:t xml:space="preserve"> </w:t>
      </w:r>
      <w:r w:rsidRPr="002B0AAC">
        <w:rPr>
          <w:rFonts w:cs="Arial"/>
          <w:lang w:val="en-US"/>
          <w:rPrChange w:id="1036" w:author="Giwa, Titilayo" w:date="2026-04-27T09:37:00Z" w16du:dateUtc="2026-04-27T08:37:00Z">
            <w:rPr>
              <w:rFonts w:cs="Arial"/>
            </w:rPr>
          </w:rPrChange>
        </w:rPr>
        <w:t>expenses and accommodation outside Nigeria</w:t>
      </w:r>
      <w:r w:rsidR="00624737" w:rsidRPr="002B0AAC">
        <w:rPr>
          <w:rFonts w:cs="Arial"/>
          <w:lang w:val="en-US"/>
          <w:rPrChange w:id="1037" w:author="Giwa, Titilayo" w:date="2026-04-27T09:37:00Z" w16du:dateUtc="2026-04-27T08:37:00Z">
            <w:rPr>
              <w:rFonts w:cs="Arial"/>
            </w:rPr>
          </w:rPrChange>
        </w:rPr>
        <w:t>.</w:t>
      </w:r>
    </w:p>
    <w:p w14:paraId="30D4E71E" w14:textId="00728F27" w:rsidR="00624737" w:rsidRPr="002B0AAC" w:rsidRDefault="00624737" w:rsidP="002B0AAC">
      <w:pPr>
        <w:pStyle w:val="ListParagraph"/>
        <w:numPr>
          <w:ilvl w:val="0"/>
          <w:numId w:val="29"/>
        </w:numPr>
        <w:rPr>
          <w:rFonts w:cs="Arial"/>
          <w:lang w:val="en-US"/>
          <w:rPrChange w:id="1038" w:author="Giwa, Titilayo" w:date="2026-04-27T09:37:00Z" w16du:dateUtc="2026-04-27T08:37:00Z">
            <w:rPr>
              <w:rFonts w:cs="Arial"/>
            </w:rPr>
          </w:rPrChange>
        </w:rPr>
      </w:pPr>
      <w:r w:rsidRPr="002B0AAC">
        <w:rPr>
          <w:rFonts w:cs="Arial"/>
          <w:lang w:val="en-US"/>
          <w:rPrChange w:id="1039" w:author="Giwa, Titilayo" w:date="2026-04-27T09:37:00Z" w16du:dateUtc="2026-04-27T08:37:00Z">
            <w:rPr>
              <w:rFonts w:cs="Arial"/>
            </w:rPr>
          </w:rPrChange>
        </w:rPr>
        <w:t>The Price does not contain any cost for services to be provided by third party inspection services.</w:t>
      </w:r>
    </w:p>
    <w:p w14:paraId="5E576124" w14:textId="67AA5FB3" w:rsidR="00216F7A" w:rsidRPr="00446A97" w:rsidRDefault="00216F7A" w:rsidP="005B5C03">
      <w:pPr>
        <w:pStyle w:val="E1"/>
        <w:numPr>
          <w:ilvl w:val="0"/>
          <w:numId w:val="29"/>
        </w:numPr>
        <w:spacing w:after="0" w:line="240" w:lineRule="auto"/>
        <w:textAlignment w:val="auto"/>
        <w:rPr>
          <w:rFonts w:cs="Arial"/>
          <w:lang w:val="en-US"/>
        </w:rPr>
      </w:pPr>
      <w:r w:rsidRPr="00446A97">
        <w:rPr>
          <w:rFonts w:cs="Arial"/>
          <w:lang w:val="en-US"/>
        </w:rPr>
        <w:t>ILF expects that all Regulatory permits should have been secured by Client</w:t>
      </w:r>
    </w:p>
    <w:p w14:paraId="58A79B37" w14:textId="0884FF49" w:rsidR="00216F7A" w:rsidRPr="002B0AAC" w:rsidRDefault="00137B7A" w:rsidP="002B0AAC">
      <w:pPr>
        <w:pStyle w:val="ListParagraph"/>
        <w:numPr>
          <w:ilvl w:val="0"/>
          <w:numId w:val="29"/>
        </w:numPr>
        <w:rPr>
          <w:rFonts w:cs="Arial"/>
          <w:lang w:val="en-US"/>
          <w:rPrChange w:id="1040" w:author="Giwa, Titilayo" w:date="2026-04-27T09:37:00Z" w16du:dateUtc="2026-04-27T08:37:00Z">
            <w:rPr>
              <w:rFonts w:cs="Arial"/>
            </w:rPr>
          </w:rPrChange>
        </w:rPr>
      </w:pPr>
      <w:r w:rsidRPr="002B0AAC">
        <w:rPr>
          <w:rFonts w:cs="Arial"/>
          <w:lang w:val="en-US"/>
          <w:rPrChange w:id="1041" w:author="Giwa, Titilayo" w:date="2026-04-27T09:37:00Z" w16du:dateUtc="2026-04-27T08:37:00Z">
            <w:rPr>
              <w:rFonts w:cs="Arial"/>
            </w:rPr>
          </w:rPrChange>
        </w:rPr>
        <w:lastRenderedPageBreak/>
        <w:t>ILF-Rates for 2026 are valid until December 31st, 2026.</w:t>
      </w:r>
    </w:p>
    <w:p w14:paraId="7AC328F3" w14:textId="3D15F52E" w:rsidR="00F24AB7" w:rsidRPr="002B0AAC" w:rsidRDefault="00F24AB7" w:rsidP="002B0AAC">
      <w:pPr>
        <w:pStyle w:val="ListParagraph"/>
        <w:numPr>
          <w:ilvl w:val="0"/>
          <w:numId w:val="29"/>
        </w:numPr>
        <w:rPr>
          <w:rFonts w:cs="Arial"/>
          <w:lang w:val="en-US"/>
          <w:rPrChange w:id="1042" w:author="Giwa, Titilayo" w:date="2026-04-27T09:37:00Z" w16du:dateUtc="2026-04-27T08:37:00Z">
            <w:rPr>
              <w:rFonts w:cs="Arial"/>
            </w:rPr>
          </w:rPrChange>
        </w:rPr>
      </w:pPr>
      <w:r w:rsidRPr="002B0AAC">
        <w:rPr>
          <w:rFonts w:cs="Arial"/>
          <w:lang w:val="en-US"/>
          <w:rPrChange w:id="1043" w:author="Giwa, Titilayo" w:date="2026-04-27T09:37:00Z" w16du:dateUtc="2026-04-27T08:37:00Z">
            <w:rPr>
              <w:rFonts w:cs="Arial"/>
            </w:rPr>
          </w:rPrChange>
        </w:rPr>
        <w:t xml:space="preserve">Payment shall be made within </w:t>
      </w:r>
      <w:r w:rsidR="00252978" w:rsidRPr="002B0AAC">
        <w:rPr>
          <w:rFonts w:cs="Arial"/>
          <w:lang w:val="en-US"/>
          <w:rPrChange w:id="1044" w:author="Giwa, Titilayo" w:date="2026-04-27T09:37:00Z" w16du:dateUtc="2026-04-27T08:37:00Z">
            <w:rPr>
              <w:rFonts w:cs="Arial"/>
            </w:rPr>
          </w:rPrChange>
        </w:rPr>
        <w:t>ten</w:t>
      </w:r>
      <w:r w:rsidR="004B3BAB" w:rsidRPr="002B0AAC">
        <w:rPr>
          <w:rFonts w:cs="Arial"/>
          <w:lang w:val="en-US"/>
          <w:rPrChange w:id="1045" w:author="Giwa, Titilayo" w:date="2026-04-27T09:37:00Z" w16du:dateUtc="2026-04-27T08:37:00Z">
            <w:rPr>
              <w:rFonts w:cs="Arial"/>
            </w:rPr>
          </w:rPrChange>
        </w:rPr>
        <w:t xml:space="preserve"> </w:t>
      </w:r>
      <w:r w:rsidRPr="002B0AAC">
        <w:rPr>
          <w:rFonts w:cs="Arial"/>
          <w:lang w:val="en-US"/>
          <w:rPrChange w:id="1046" w:author="Giwa, Titilayo" w:date="2026-04-27T09:37:00Z" w16du:dateUtc="2026-04-27T08:37:00Z">
            <w:rPr>
              <w:rFonts w:cs="Arial"/>
            </w:rPr>
          </w:rPrChange>
        </w:rPr>
        <w:t>(1</w:t>
      </w:r>
      <w:r w:rsidR="00252978" w:rsidRPr="002B0AAC">
        <w:rPr>
          <w:rFonts w:cs="Arial"/>
          <w:lang w:val="en-US"/>
          <w:rPrChange w:id="1047" w:author="Giwa, Titilayo" w:date="2026-04-27T09:37:00Z" w16du:dateUtc="2026-04-27T08:37:00Z">
            <w:rPr>
              <w:rFonts w:cs="Arial"/>
            </w:rPr>
          </w:rPrChange>
        </w:rPr>
        <w:t>0</w:t>
      </w:r>
      <w:r w:rsidRPr="002B0AAC">
        <w:rPr>
          <w:rFonts w:cs="Arial"/>
          <w:lang w:val="en-US"/>
          <w:rPrChange w:id="1048" w:author="Giwa, Titilayo" w:date="2026-04-27T09:37:00Z" w16du:dateUtc="2026-04-27T08:37:00Z">
            <w:rPr>
              <w:rFonts w:cs="Arial"/>
            </w:rPr>
          </w:rPrChange>
        </w:rPr>
        <w:t>) calendar days after submission of each invoice.</w:t>
      </w:r>
    </w:p>
    <w:p w14:paraId="77165BC0" w14:textId="67E4A7D1" w:rsidR="00EC6F1E" w:rsidRPr="002B0AAC" w:rsidRDefault="00EC6F1E" w:rsidP="002B0AAC">
      <w:pPr>
        <w:pStyle w:val="ListParagraph"/>
        <w:numPr>
          <w:ilvl w:val="0"/>
          <w:numId w:val="29"/>
        </w:numPr>
        <w:rPr>
          <w:rFonts w:cs="Arial"/>
          <w:lang w:val="en-US"/>
          <w:rPrChange w:id="1049" w:author="Giwa, Titilayo" w:date="2026-04-27T09:37:00Z" w16du:dateUtc="2026-04-27T08:37:00Z">
            <w:rPr>
              <w:rFonts w:cs="Arial"/>
            </w:rPr>
          </w:rPrChange>
        </w:rPr>
      </w:pPr>
      <w:r w:rsidRPr="002B0AAC">
        <w:rPr>
          <w:rFonts w:cs="Arial"/>
          <w:lang w:val="en-US"/>
          <w:rPrChange w:id="1050" w:author="Giwa, Titilayo" w:date="2026-04-27T09:37:00Z" w16du:dateUtc="2026-04-27T08:37:00Z">
            <w:rPr>
              <w:rFonts w:cs="Arial"/>
            </w:rPr>
          </w:rPrChange>
        </w:rPr>
        <w:t>The non-labour costs such as travel, accommodation, messing, etc., if applicable, are to be invoiced at documented cost plus 15% mark-up.</w:t>
      </w:r>
    </w:p>
    <w:p w14:paraId="19A5891A" w14:textId="18F7E096" w:rsidR="00446A97" w:rsidRPr="002B0AAC" w:rsidRDefault="00446A97" w:rsidP="002B0AAC">
      <w:pPr>
        <w:pStyle w:val="ListParagraph"/>
        <w:numPr>
          <w:ilvl w:val="0"/>
          <w:numId w:val="29"/>
        </w:numPr>
        <w:rPr>
          <w:rFonts w:cs="Arial"/>
          <w:lang w:val="en-US"/>
          <w:rPrChange w:id="1051" w:author="Giwa, Titilayo" w:date="2026-04-27T09:37:00Z" w16du:dateUtc="2026-04-27T08:37:00Z">
            <w:rPr>
              <w:rFonts w:cs="Arial"/>
            </w:rPr>
          </w:rPrChange>
        </w:rPr>
      </w:pPr>
      <w:r w:rsidRPr="002B0AAC">
        <w:rPr>
          <w:rFonts w:cs="Arial"/>
          <w:lang w:val="en-US"/>
          <w:rPrChange w:id="1052" w:author="Giwa, Titilayo" w:date="2026-04-27T09:37:00Z" w16du:dateUtc="2026-04-27T08:37:00Z">
            <w:rPr>
              <w:rFonts w:cs="Arial"/>
            </w:rPr>
          </w:rPrChange>
        </w:rPr>
        <w:t>Regular working time in ILF Nigerian offices is 5 days per week, 8h per day.</w:t>
      </w:r>
    </w:p>
    <w:p w14:paraId="6D667514" w14:textId="16BD6556" w:rsidR="00446A97" w:rsidRPr="002B0AAC" w:rsidRDefault="00446A97" w:rsidP="002B0AAC">
      <w:pPr>
        <w:pStyle w:val="ListParagraph"/>
        <w:numPr>
          <w:ilvl w:val="0"/>
          <w:numId w:val="29"/>
        </w:numPr>
        <w:rPr>
          <w:rFonts w:cs="Arial"/>
          <w:lang w:val="en-US"/>
          <w:rPrChange w:id="1053" w:author="Giwa, Titilayo" w:date="2026-04-27T09:37:00Z" w16du:dateUtc="2026-04-27T08:37:00Z">
            <w:rPr>
              <w:rFonts w:cs="Arial"/>
            </w:rPr>
          </w:rPrChange>
        </w:rPr>
      </w:pPr>
      <w:r w:rsidRPr="002B0AAC">
        <w:rPr>
          <w:rFonts w:cs="Arial"/>
          <w:lang w:val="en-US"/>
          <w:rPrChange w:id="1054" w:author="Giwa, Titilayo" w:date="2026-04-27T09:37:00Z" w16du:dateUtc="2026-04-27T08:37:00Z">
            <w:rPr>
              <w:rFonts w:cs="Arial"/>
            </w:rPr>
          </w:rPrChange>
        </w:rPr>
        <w:t>Regular working time onsite during site surveys is 6 days per week, 10h per day.</w:t>
      </w:r>
    </w:p>
    <w:p w14:paraId="0EEEE8E6" w14:textId="4113EB2F" w:rsidR="00196AA4" w:rsidRPr="002B0AAC" w:rsidRDefault="00196AA4" w:rsidP="002B0AAC">
      <w:pPr>
        <w:pStyle w:val="ListParagraph"/>
        <w:numPr>
          <w:ilvl w:val="0"/>
          <w:numId w:val="29"/>
        </w:numPr>
        <w:rPr>
          <w:rFonts w:cs="Arial"/>
          <w:lang w:val="en-US"/>
          <w:rPrChange w:id="1055" w:author="Giwa, Titilayo" w:date="2026-04-27T09:37:00Z" w16du:dateUtc="2026-04-27T08:37:00Z">
            <w:rPr>
              <w:rFonts w:cs="Arial"/>
            </w:rPr>
          </w:rPrChange>
        </w:rPr>
      </w:pPr>
      <w:r w:rsidRPr="002B0AAC">
        <w:rPr>
          <w:rFonts w:cs="Arial"/>
          <w:lang w:val="en-US"/>
          <w:rPrChange w:id="1056" w:author="Giwa, Titilayo" w:date="2026-04-27T09:37:00Z" w16du:dateUtc="2026-04-27T08:37:00Z">
            <w:rPr>
              <w:rFonts w:cs="Arial"/>
            </w:rPr>
          </w:rPrChange>
        </w:rPr>
        <w:t>The working time in Nigeria for Expat staff is limited to 6 days per week, 10h per day.</w:t>
      </w:r>
    </w:p>
    <w:p w14:paraId="11C2ED53" w14:textId="478EE968" w:rsidR="00AC655C" w:rsidRPr="002B0AAC" w:rsidRDefault="00AC655C" w:rsidP="002B0AAC">
      <w:pPr>
        <w:pStyle w:val="ListParagraph"/>
        <w:numPr>
          <w:ilvl w:val="0"/>
          <w:numId w:val="29"/>
        </w:numPr>
        <w:rPr>
          <w:rFonts w:cs="Arial"/>
          <w:lang w:val="en-US"/>
          <w:rPrChange w:id="1057" w:author="Giwa, Titilayo" w:date="2026-04-27T09:37:00Z" w16du:dateUtc="2026-04-27T08:37:00Z">
            <w:rPr>
              <w:rFonts w:cs="Arial"/>
            </w:rPr>
          </w:rPrChange>
        </w:rPr>
      </w:pPr>
      <w:r w:rsidRPr="002B0AAC">
        <w:rPr>
          <w:rFonts w:cs="Arial"/>
          <w:lang w:val="en-US"/>
          <w:rPrChange w:id="1058" w:author="Giwa, Titilayo" w:date="2026-04-27T09:37:00Z" w16du:dateUtc="2026-04-27T08:37:00Z">
            <w:rPr>
              <w:rFonts w:cs="Arial"/>
            </w:rPr>
          </w:rPrChange>
        </w:rPr>
        <w:t>If any special software is required, it will be acquired by ILF Engineers Nigeria at documented cost plus 15% mark-up or directly by client.</w:t>
      </w:r>
    </w:p>
    <w:p w14:paraId="2CC4EDFA" w14:textId="77777777" w:rsidR="00D26C79" w:rsidRPr="002B0AAC" w:rsidRDefault="00D26C79" w:rsidP="00D26C79">
      <w:pPr>
        <w:rPr>
          <w:rFonts w:cs="Arial"/>
          <w:lang w:val="en-US"/>
          <w:rPrChange w:id="1059" w:author="Giwa, Titilayo" w:date="2026-04-27T09:37:00Z" w16du:dateUtc="2026-04-27T08:37:00Z">
            <w:rPr>
              <w:rFonts w:cs="Arial"/>
            </w:rPr>
          </w:rPrChange>
        </w:rPr>
      </w:pPr>
    </w:p>
    <w:p w14:paraId="19EA68B0" w14:textId="7B64BDA3" w:rsidR="00D26C79" w:rsidRPr="002B0AAC" w:rsidRDefault="00D26C79" w:rsidP="00D26C79">
      <w:pPr>
        <w:rPr>
          <w:lang w:val="en-US"/>
          <w:rPrChange w:id="1060" w:author="Giwa, Titilayo" w:date="2026-04-27T09:37:00Z" w16du:dateUtc="2026-04-27T08:37:00Z">
            <w:rPr/>
          </w:rPrChange>
        </w:rPr>
      </w:pPr>
    </w:p>
    <w:p w14:paraId="50BEEBBF" w14:textId="77777777" w:rsidR="00D26C79" w:rsidRPr="002B0AAC" w:rsidRDefault="00D26C79" w:rsidP="00D26C79">
      <w:pPr>
        <w:rPr>
          <w:lang w:val="en-US"/>
          <w:rPrChange w:id="1061" w:author="Giwa, Titilayo" w:date="2026-04-27T09:37:00Z" w16du:dateUtc="2026-04-27T08:37:00Z">
            <w:rPr/>
          </w:rPrChange>
        </w:rPr>
      </w:pPr>
    </w:p>
    <w:p w14:paraId="4766E6FD" w14:textId="77777777" w:rsidR="00D26C79" w:rsidRPr="002B0AAC" w:rsidRDefault="00D26C79" w:rsidP="00D26C79">
      <w:pPr>
        <w:rPr>
          <w:lang w:val="en-US"/>
          <w:rPrChange w:id="1062" w:author="Giwa, Titilayo" w:date="2026-04-27T09:37:00Z" w16du:dateUtc="2026-04-27T08:37:00Z">
            <w:rPr/>
          </w:rPrChange>
        </w:rPr>
      </w:pPr>
    </w:p>
    <w:p w14:paraId="51B84144" w14:textId="77777777" w:rsidR="00D26C79" w:rsidRPr="002B0AAC" w:rsidRDefault="00D26C79" w:rsidP="00D26C79">
      <w:pPr>
        <w:rPr>
          <w:lang w:val="en-US"/>
          <w:rPrChange w:id="1063" w:author="Giwa, Titilayo" w:date="2026-04-27T09:37:00Z" w16du:dateUtc="2026-04-27T08:37:00Z">
            <w:rPr/>
          </w:rPrChange>
        </w:rPr>
      </w:pPr>
    </w:p>
    <w:p w14:paraId="24ACA0E0" w14:textId="77777777" w:rsidR="00D26C79" w:rsidRPr="002B0AAC" w:rsidRDefault="00D26C79" w:rsidP="00D26C79">
      <w:pPr>
        <w:rPr>
          <w:lang w:val="en-US"/>
          <w:rPrChange w:id="1064" w:author="Giwa, Titilayo" w:date="2026-04-27T09:37:00Z" w16du:dateUtc="2026-04-27T08:37:00Z">
            <w:rPr/>
          </w:rPrChange>
        </w:rPr>
      </w:pPr>
    </w:p>
    <w:p w14:paraId="0DA47CAE" w14:textId="77777777" w:rsidR="00D26C79" w:rsidRPr="002B0AAC" w:rsidRDefault="00D26C79" w:rsidP="00D26C79">
      <w:pPr>
        <w:rPr>
          <w:lang w:val="en-US"/>
          <w:rPrChange w:id="1065" w:author="Giwa, Titilayo" w:date="2026-04-27T09:37:00Z" w16du:dateUtc="2026-04-27T08:37:00Z">
            <w:rPr/>
          </w:rPrChange>
        </w:rPr>
      </w:pPr>
    </w:p>
    <w:p w14:paraId="7A4FE7BD" w14:textId="77777777" w:rsidR="00D26C79" w:rsidRPr="002B0AAC" w:rsidRDefault="00D26C79" w:rsidP="00D26C79">
      <w:pPr>
        <w:rPr>
          <w:lang w:val="en-US"/>
          <w:rPrChange w:id="1066" w:author="Giwa, Titilayo" w:date="2026-04-27T09:37:00Z" w16du:dateUtc="2026-04-27T08:37:00Z">
            <w:rPr/>
          </w:rPrChange>
        </w:rPr>
      </w:pPr>
    </w:p>
    <w:p w14:paraId="667A3744" w14:textId="77777777" w:rsidR="00D26C79" w:rsidRPr="002B0AAC" w:rsidRDefault="00D26C79" w:rsidP="00D26C79">
      <w:pPr>
        <w:rPr>
          <w:lang w:val="en-US"/>
          <w:rPrChange w:id="1067" w:author="Giwa, Titilayo" w:date="2026-04-27T09:37:00Z" w16du:dateUtc="2026-04-27T08:37:00Z">
            <w:rPr/>
          </w:rPrChange>
        </w:rPr>
      </w:pPr>
    </w:p>
    <w:p w14:paraId="79A72469" w14:textId="77777777" w:rsidR="00D26C79" w:rsidRPr="002B0AAC" w:rsidRDefault="00D26C79" w:rsidP="00D26C79">
      <w:pPr>
        <w:rPr>
          <w:lang w:val="en-US"/>
          <w:rPrChange w:id="1068" w:author="Giwa, Titilayo" w:date="2026-04-27T09:37:00Z" w16du:dateUtc="2026-04-27T08:37:00Z">
            <w:rPr/>
          </w:rPrChange>
        </w:rPr>
      </w:pPr>
    </w:p>
    <w:p w14:paraId="1C2CC1E3" w14:textId="77777777" w:rsidR="00D26C79" w:rsidRPr="002B0AAC" w:rsidRDefault="00D26C79" w:rsidP="00D26C79">
      <w:pPr>
        <w:rPr>
          <w:lang w:val="en-US"/>
          <w:rPrChange w:id="1069" w:author="Giwa, Titilayo" w:date="2026-04-27T09:37:00Z" w16du:dateUtc="2026-04-27T08:37:00Z">
            <w:rPr/>
          </w:rPrChange>
        </w:rPr>
      </w:pPr>
    </w:p>
    <w:p w14:paraId="7C16F11C" w14:textId="77777777" w:rsidR="00D26C79" w:rsidRPr="002B0AAC" w:rsidRDefault="00D26C79" w:rsidP="00D26C79">
      <w:pPr>
        <w:rPr>
          <w:lang w:val="en-US"/>
          <w:rPrChange w:id="1070" w:author="Giwa, Titilayo" w:date="2026-04-27T09:37:00Z" w16du:dateUtc="2026-04-27T08:37:00Z">
            <w:rPr/>
          </w:rPrChange>
        </w:rPr>
      </w:pPr>
    </w:p>
    <w:p w14:paraId="172CC299" w14:textId="77777777" w:rsidR="00D26C79" w:rsidRPr="002B0AAC" w:rsidRDefault="00D26C79" w:rsidP="00D26C79">
      <w:pPr>
        <w:rPr>
          <w:lang w:val="en-US"/>
          <w:rPrChange w:id="1071" w:author="Giwa, Titilayo" w:date="2026-04-27T09:37:00Z" w16du:dateUtc="2026-04-27T08:37:00Z">
            <w:rPr/>
          </w:rPrChange>
        </w:rPr>
      </w:pPr>
    </w:p>
    <w:p w14:paraId="2B323223" w14:textId="77777777" w:rsidR="00D26C79" w:rsidRPr="002B0AAC" w:rsidRDefault="00D26C79" w:rsidP="00D26C79">
      <w:pPr>
        <w:jc w:val="right"/>
        <w:rPr>
          <w:lang w:val="en-US"/>
          <w:rPrChange w:id="1072" w:author="Giwa, Titilayo" w:date="2026-04-27T09:37:00Z" w16du:dateUtc="2026-04-27T08:37:00Z">
            <w:rPr/>
          </w:rPrChange>
        </w:rPr>
      </w:pPr>
    </w:p>
    <w:p w14:paraId="3FBA384A" w14:textId="77777777" w:rsidR="00D26C79" w:rsidRPr="002B0AAC" w:rsidRDefault="00D26C79" w:rsidP="00D26C79">
      <w:pPr>
        <w:rPr>
          <w:lang w:val="en-US"/>
          <w:rPrChange w:id="1073" w:author="Giwa, Titilayo" w:date="2026-04-27T09:37:00Z" w16du:dateUtc="2026-04-27T08:37:00Z">
            <w:rPr/>
          </w:rPrChange>
        </w:rPr>
      </w:pPr>
    </w:p>
    <w:p w14:paraId="384EFDE3" w14:textId="77777777" w:rsidR="001635DB" w:rsidRPr="002B0AAC" w:rsidRDefault="001635DB" w:rsidP="00D26C79">
      <w:pPr>
        <w:rPr>
          <w:lang w:val="en-US"/>
          <w:rPrChange w:id="1074" w:author="Giwa, Titilayo" w:date="2026-04-27T09:37:00Z" w16du:dateUtc="2026-04-27T08:37:00Z">
            <w:rPr/>
          </w:rPrChange>
        </w:rPr>
      </w:pPr>
    </w:p>
    <w:p w14:paraId="3B0BBF8F" w14:textId="77777777" w:rsidR="001635DB" w:rsidRPr="002B0AAC" w:rsidRDefault="001635DB" w:rsidP="00D26C79">
      <w:pPr>
        <w:rPr>
          <w:lang w:val="en-US"/>
          <w:rPrChange w:id="1075" w:author="Giwa, Titilayo" w:date="2026-04-27T09:37:00Z" w16du:dateUtc="2026-04-27T08:37:00Z">
            <w:rPr/>
          </w:rPrChange>
        </w:rPr>
      </w:pPr>
    </w:p>
    <w:p w14:paraId="0D87EEEE" w14:textId="77777777" w:rsidR="001635DB" w:rsidRPr="002B0AAC" w:rsidRDefault="001635DB" w:rsidP="00D26C79">
      <w:pPr>
        <w:rPr>
          <w:lang w:val="en-US"/>
          <w:rPrChange w:id="1076" w:author="Giwa, Titilayo" w:date="2026-04-27T09:37:00Z" w16du:dateUtc="2026-04-27T08:37:00Z">
            <w:rPr/>
          </w:rPrChange>
        </w:rPr>
      </w:pPr>
    </w:p>
    <w:p w14:paraId="0BB2864E" w14:textId="77777777" w:rsidR="00C24D23" w:rsidRPr="002B0AAC" w:rsidRDefault="00C24D23">
      <w:pPr>
        <w:spacing w:after="200" w:line="276" w:lineRule="auto"/>
        <w:rPr>
          <w:rFonts w:cs="Arial"/>
          <w:b/>
          <w:bCs/>
          <w:caps/>
          <w:color w:val="305291" w:themeColor="accent1"/>
          <w:kern w:val="28"/>
          <w:lang w:val="en-US"/>
          <w:rPrChange w:id="1077" w:author="Giwa, Titilayo" w:date="2026-04-27T09:37:00Z" w16du:dateUtc="2026-04-27T08:37:00Z">
            <w:rPr>
              <w:rFonts w:cs="Arial"/>
              <w:b/>
              <w:bCs/>
              <w:caps/>
              <w:color w:val="305291" w:themeColor="accent1"/>
              <w:kern w:val="28"/>
            </w:rPr>
          </w:rPrChange>
        </w:rPr>
      </w:pPr>
      <w:r w:rsidRPr="002B0AAC">
        <w:rPr>
          <w:rFonts w:cs="Arial"/>
          <w:bCs/>
          <w:lang w:val="en-US"/>
          <w:rPrChange w:id="1078" w:author="Giwa, Titilayo" w:date="2026-04-27T09:37:00Z" w16du:dateUtc="2026-04-27T08:37:00Z">
            <w:rPr>
              <w:rFonts w:cs="Arial"/>
              <w:bCs/>
            </w:rPr>
          </w:rPrChange>
        </w:rPr>
        <w:br w:type="page"/>
      </w:r>
    </w:p>
    <w:p w14:paraId="660E44F9" w14:textId="7D219087" w:rsidR="00D26C79" w:rsidRPr="001635DB" w:rsidRDefault="00D26C79" w:rsidP="00D26C79">
      <w:pPr>
        <w:pStyle w:val="Heading1"/>
        <w:numPr>
          <w:ilvl w:val="0"/>
          <w:numId w:val="16"/>
        </w:numPr>
        <w:ind w:left="1134" w:hanging="1134"/>
        <w:rPr>
          <w:rFonts w:cs="Arial"/>
          <w:b w:val="0"/>
          <w:bCs/>
          <w:sz w:val="22"/>
        </w:rPr>
      </w:pPr>
      <w:bookmarkStart w:id="1079" w:name="_Toc226987041"/>
      <w:r w:rsidRPr="001635DB">
        <w:rPr>
          <w:rFonts w:cs="Arial"/>
          <w:bCs/>
          <w:sz w:val="22"/>
        </w:rPr>
        <w:lastRenderedPageBreak/>
        <w:t>Programme</w:t>
      </w:r>
      <w:bookmarkEnd w:id="1079"/>
    </w:p>
    <w:p w14:paraId="4C78F958" w14:textId="77777777" w:rsidR="00D26C79" w:rsidRPr="001635DB" w:rsidRDefault="00D26C79" w:rsidP="00D26C79">
      <w:pPr>
        <w:ind w:left="709" w:right="281"/>
        <w:rPr>
          <w:rFonts w:cs="Arial"/>
        </w:rPr>
      </w:pPr>
    </w:p>
    <w:p w14:paraId="1E72F14F" w14:textId="79045754" w:rsidR="00B623C8" w:rsidRPr="002B0AAC" w:rsidRDefault="00D26C79" w:rsidP="004B3BAB">
      <w:pPr>
        <w:ind w:left="1134"/>
        <w:rPr>
          <w:rFonts w:cs="Arial"/>
          <w:iCs/>
          <w:kern w:val="28"/>
          <w:lang w:val="en-US"/>
          <w:rPrChange w:id="1080" w:author="Giwa, Titilayo" w:date="2026-04-27T09:37:00Z" w16du:dateUtc="2026-04-27T08:37:00Z">
            <w:rPr>
              <w:rFonts w:cs="Arial"/>
              <w:iCs/>
              <w:kern w:val="28"/>
            </w:rPr>
          </w:rPrChange>
        </w:rPr>
      </w:pPr>
      <w:r w:rsidRPr="002B0AAC">
        <w:rPr>
          <w:rFonts w:cs="Arial"/>
          <w:iCs/>
          <w:lang w:val="en-US"/>
          <w:rPrChange w:id="1081" w:author="Giwa, Titilayo" w:date="2026-04-27T09:37:00Z" w16du:dateUtc="2026-04-27T08:37:00Z">
            <w:rPr>
              <w:rFonts w:cs="Arial"/>
              <w:iCs/>
            </w:rPr>
          </w:rPrChange>
        </w:rPr>
        <w:t xml:space="preserve">This shall be limited to activities as stated in </w:t>
      </w:r>
      <w:r w:rsidR="001635DB" w:rsidRPr="002B0AAC">
        <w:rPr>
          <w:rFonts w:cs="Arial"/>
          <w:iCs/>
          <w:kern w:val="28"/>
          <w:lang w:val="en-US"/>
          <w:rPrChange w:id="1082" w:author="Giwa, Titilayo" w:date="2026-04-27T09:37:00Z" w16du:dateUtc="2026-04-27T08:37:00Z">
            <w:rPr>
              <w:rFonts w:cs="Arial"/>
              <w:iCs/>
              <w:kern w:val="28"/>
            </w:rPr>
          </w:rPrChange>
        </w:rPr>
        <w:t xml:space="preserve">Consultant’s Proposal </w:t>
      </w:r>
      <w:r w:rsidR="00BC72D1" w:rsidRPr="002B0AAC">
        <w:rPr>
          <w:rFonts w:cs="Arial"/>
          <w:iCs/>
          <w:kern w:val="28"/>
          <w:lang w:val="en-US"/>
          <w:rPrChange w:id="1083" w:author="Giwa, Titilayo" w:date="2026-04-27T09:37:00Z" w16du:dateUtc="2026-04-27T08:37:00Z">
            <w:rPr>
              <w:rFonts w:cs="Arial"/>
              <w:iCs/>
              <w:kern w:val="28"/>
            </w:rPr>
          </w:rPrChange>
        </w:rPr>
        <w:t>20877-ILF-NGR-OD-00001_Rev0 dated 6</w:t>
      </w:r>
      <w:r w:rsidR="00BC72D1" w:rsidRPr="002B0AAC">
        <w:rPr>
          <w:rFonts w:cs="Arial"/>
          <w:iCs/>
          <w:kern w:val="28"/>
          <w:vertAlign w:val="superscript"/>
          <w:lang w:val="en-US"/>
          <w:rPrChange w:id="1084" w:author="Giwa, Titilayo" w:date="2026-04-27T09:37:00Z" w16du:dateUtc="2026-04-27T08:37:00Z">
            <w:rPr>
              <w:rFonts w:cs="Arial"/>
              <w:iCs/>
              <w:kern w:val="28"/>
              <w:vertAlign w:val="superscript"/>
            </w:rPr>
          </w:rPrChange>
        </w:rPr>
        <w:t>th</w:t>
      </w:r>
      <w:r w:rsidR="00BC72D1" w:rsidRPr="002B0AAC">
        <w:rPr>
          <w:rFonts w:cs="Arial"/>
          <w:iCs/>
          <w:kern w:val="28"/>
          <w:lang w:val="en-US"/>
          <w:rPrChange w:id="1085" w:author="Giwa, Titilayo" w:date="2026-04-27T09:37:00Z" w16du:dateUtc="2026-04-27T08:37:00Z">
            <w:rPr>
              <w:rFonts w:cs="Arial"/>
              <w:iCs/>
              <w:kern w:val="28"/>
            </w:rPr>
          </w:rPrChange>
        </w:rPr>
        <w:t xml:space="preserve"> February 2026</w:t>
      </w:r>
      <w:r w:rsidR="006A7288" w:rsidRPr="002B0AAC">
        <w:rPr>
          <w:rFonts w:cs="Arial"/>
          <w:iCs/>
          <w:kern w:val="28"/>
          <w:lang w:val="en-US"/>
          <w:rPrChange w:id="1086" w:author="Giwa, Titilayo" w:date="2026-04-27T09:37:00Z" w16du:dateUtc="2026-04-27T08:37:00Z">
            <w:rPr>
              <w:rFonts w:cs="Arial"/>
              <w:iCs/>
              <w:kern w:val="28"/>
            </w:rPr>
          </w:rPrChange>
        </w:rPr>
        <w:t>.</w:t>
      </w:r>
    </w:p>
    <w:sectPr w:rsidR="00B623C8" w:rsidRPr="002B0AAC" w:rsidSect="00D26C79">
      <w:footerReference w:type="default" r:id="rId17"/>
      <w:pgSz w:w="11906" w:h="16838"/>
      <w:pgMar w:top="851" w:right="851" w:bottom="851" w:left="851" w:header="709" w:footer="454"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7" w:author="GELIAS" w:date="2026-04-23T17:08:00Z" w:initials="GE">
    <w:p w14:paraId="04612090" w14:textId="77777777" w:rsidR="00D171F4" w:rsidRDefault="00D171F4" w:rsidP="00D171F4">
      <w:pPr>
        <w:pStyle w:val="CommentText"/>
      </w:pPr>
      <w:r>
        <w:rPr>
          <w:rStyle w:val="CommentReference"/>
        </w:rPr>
        <w:annotationRef/>
      </w:r>
      <w:r>
        <w:t xml:space="preserve">Based on the email to us today, we understand this is likely to change </w:t>
      </w:r>
    </w:p>
  </w:comment>
  <w:comment w:id="221" w:author="Obasi, Sochima" w:date="2026-04-21T12:22:00Z" w:initials="SO">
    <w:p w14:paraId="41D9A9C5" w14:textId="77777777" w:rsidR="00BC72D1" w:rsidRDefault="00BC72D1" w:rsidP="00BC72D1">
      <w:pPr>
        <w:pStyle w:val="CommentText"/>
      </w:pPr>
      <w:r>
        <w:rPr>
          <w:rStyle w:val="CommentReference"/>
        </w:rPr>
        <w:annotationRef/>
      </w:r>
      <w:r>
        <w:t>Please fill in the details</w:t>
      </w:r>
    </w:p>
  </w:comment>
  <w:comment w:id="240" w:author="Obasi, Sochima" w:date="2026-04-21T12:24:00Z" w:initials="SO">
    <w:p w14:paraId="30A457C9" w14:textId="77777777" w:rsidR="00E46DD0" w:rsidRDefault="00E46DD0" w:rsidP="00E46DD0">
      <w:pPr>
        <w:pStyle w:val="CommentText"/>
      </w:pPr>
      <w:r>
        <w:rPr>
          <w:rStyle w:val="CommentReference"/>
        </w:rPr>
        <w:annotationRef/>
      </w:r>
      <w:r>
        <w:t>Client to provide details</w:t>
      </w:r>
    </w:p>
  </w:comment>
  <w:comment w:id="273" w:author="Giwa, Titilayo" w:date="2026-04-27T09:56:00Z" w:initials="TG">
    <w:p w14:paraId="6529EE52" w14:textId="77777777" w:rsidR="005C59AC" w:rsidRDefault="005C59AC" w:rsidP="005C59AC">
      <w:pPr>
        <w:pStyle w:val="CommentText"/>
        <w:jc w:val="left"/>
      </w:pPr>
      <w:r>
        <w:rPr>
          <w:rStyle w:val="CommentReference"/>
        </w:rPr>
        <w:annotationRef/>
      </w:r>
      <w:r>
        <w:t>Parties to agree on a specific date to avoid confusion. If the date is stated here , we would delete 4.2.1 from the PC</w:t>
      </w:r>
    </w:p>
  </w:comment>
  <w:comment w:id="357" w:author="Obasi, Sochima" w:date="2026-04-21T12:28:00Z" w:initials="SO">
    <w:p w14:paraId="72833A15" w14:textId="4AA39BF5" w:rsidR="00000CE9" w:rsidRDefault="00000CE9" w:rsidP="00000CE9">
      <w:pPr>
        <w:pStyle w:val="CommentText"/>
      </w:pPr>
      <w:r>
        <w:rPr>
          <w:rStyle w:val="CommentReference"/>
        </w:rPr>
        <w:annotationRef/>
      </w:r>
      <w:r>
        <w:t>Please fill in</w:t>
      </w:r>
    </w:p>
  </w:comment>
  <w:comment w:id="467" w:author="Giwa, Titilayo" w:date="2026-04-27T10:00:00Z" w:initials="TG">
    <w:p w14:paraId="71FEA570" w14:textId="77777777" w:rsidR="0065409E" w:rsidRDefault="00912D5D" w:rsidP="0065409E">
      <w:pPr>
        <w:pStyle w:val="CommentText"/>
        <w:jc w:val="left"/>
      </w:pPr>
      <w:r>
        <w:rPr>
          <w:rStyle w:val="CommentReference"/>
        </w:rPr>
        <w:annotationRef/>
      </w:r>
      <w:r w:rsidR="0065409E">
        <w:t>This amendment is rejected. There is no need for a new clause 2.2.2 when addressing the same issue. The deleted portion is vital as all requests, instructions, approvals etc must be in writing.  5 days is rejected. Clause to be reinstated with amendment to reflect 3 days.</w:t>
      </w:r>
    </w:p>
  </w:comment>
  <w:comment w:id="468" w:author="Giwa, Titilayo" w:date="2026-04-27T10:51:00Z" w:initials="TG">
    <w:p w14:paraId="59FB8D14" w14:textId="2C729B51" w:rsidR="0065409E" w:rsidRDefault="0065409E" w:rsidP="0065409E">
      <w:pPr>
        <w:pStyle w:val="CommentText"/>
        <w:jc w:val="left"/>
      </w:pPr>
      <w:r>
        <w:rPr>
          <w:rStyle w:val="CommentReference"/>
        </w:rPr>
        <w:annotationRef/>
      </w:r>
      <w:r>
        <w:t>For clarity this deals with requests for all relevant data, reports and background information needed from client to enable Consultant provide services. Instructions and decisions required for consultant to proceed and access to existing studies/data room</w:t>
      </w:r>
    </w:p>
  </w:comment>
  <w:comment w:id="512" w:author="Obasi, Sochima" w:date="2026-04-21T12:29:00Z" w:initials="SO">
    <w:p w14:paraId="7750008E" w14:textId="7CD7C43F" w:rsidR="00434011" w:rsidRDefault="00C53145" w:rsidP="00434011">
      <w:pPr>
        <w:pStyle w:val="CommentText"/>
      </w:pPr>
      <w:r>
        <w:rPr>
          <w:rStyle w:val="CommentReference"/>
        </w:rPr>
        <w:annotationRef/>
      </w:r>
      <w:r w:rsidR="00434011">
        <w:t>Parties to agree on Commencement date</w:t>
      </w:r>
    </w:p>
  </w:comment>
  <w:comment w:id="513" w:author="Giwa, Titilayo" w:date="2026-04-27T10:02:00Z" w:initials="TG">
    <w:p w14:paraId="404CBEE5" w14:textId="77777777" w:rsidR="00912D5D" w:rsidRDefault="00912D5D" w:rsidP="00912D5D">
      <w:pPr>
        <w:pStyle w:val="CommentText"/>
        <w:jc w:val="left"/>
      </w:pPr>
      <w:r>
        <w:rPr>
          <w:rStyle w:val="CommentReference"/>
        </w:rPr>
        <w:annotationRef/>
      </w:r>
      <w:r>
        <w:t>See comment on commencement above. We either reflect it here or above and delete here. I suggest we retain this clause and do a cross reference above.</w:t>
      </w:r>
    </w:p>
  </w:comment>
  <w:comment w:id="590" w:author="GELIAS" w:date="2026-04-23T17:00:00Z" w:initials="GE">
    <w:p w14:paraId="7C5D446B" w14:textId="4ABA6B58" w:rsidR="00E7174B" w:rsidRDefault="00E7174B" w:rsidP="00E7174B">
      <w:pPr>
        <w:pStyle w:val="CommentText"/>
      </w:pPr>
      <w:r>
        <w:rPr>
          <w:rStyle w:val="CommentReference"/>
        </w:rPr>
        <w:annotationRef/>
      </w:r>
      <w:r>
        <w:t xml:space="preserve">This timeline is too short for issues arising from the TA’s certifications and services to manifest. </w:t>
      </w:r>
    </w:p>
    <w:p w14:paraId="2116B25C" w14:textId="77777777" w:rsidR="00E7174B" w:rsidRDefault="00E7174B" w:rsidP="00E7174B">
      <w:pPr>
        <w:pStyle w:val="CommentText"/>
      </w:pPr>
    </w:p>
    <w:p w14:paraId="3D647F0B" w14:textId="77777777" w:rsidR="00E7174B" w:rsidRDefault="00E7174B" w:rsidP="00E7174B">
      <w:pPr>
        <w:pStyle w:val="CommentText"/>
      </w:pPr>
      <w:r>
        <w:t xml:space="preserve">Similarly, tying the liability period to the submission of the Project Close-Out Report is problematic, as this is a consultant-controlled trigger and does not necessarily coincide with actual project completion. </w:t>
      </w:r>
    </w:p>
  </w:comment>
  <w:comment w:id="591" w:author="Giwa, Titilayo" w:date="2026-04-27T10:02:00Z" w:initials="TG">
    <w:p w14:paraId="12974D03" w14:textId="77777777" w:rsidR="009B3AA5" w:rsidRDefault="00912D5D" w:rsidP="009B3AA5">
      <w:pPr>
        <w:pStyle w:val="CommentText"/>
        <w:jc w:val="left"/>
      </w:pPr>
      <w:r>
        <w:rPr>
          <w:rStyle w:val="CommentReference"/>
        </w:rPr>
        <w:annotationRef/>
      </w:r>
      <w:r w:rsidR="009B3AA5">
        <w:t>See update</w:t>
      </w:r>
    </w:p>
  </w:comment>
  <w:comment w:id="649" w:author="Giwa, Titilayo" w:date="2026-04-27T10:04:00Z" w:initials="TG">
    <w:p w14:paraId="259932B7" w14:textId="0321C952" w:rsidR="00912D5D" w:rsidRDefault="00912D5D" w:rsidP="00912D5D">
      <w:pPr>
        <w:pStyle w:val="CommentText"/>
        <w:jc w:val="left"/>
      </w:pPr>
      <w:r>
        <w:rPr>
          <w:rStyle w:val="CommentReference"/>
        </w:rPr>
        <w:annotationRef/>
      </w:r>
      <w:r>
        <w:t>This is agreed</w:t>
      </w:r>
    </w:p>
  </w:comment>
  <w:comment w:id="660" w:author="Giwa, Titilayo" w:date="2026-04-27T10:04:00Z" w:initials="TG">
    <w:p w14:paraId="7D74FCDD" w14:textId="046950AB" w:rsidR="00912D5D" w:rsidRDefault="00912D5D" w:rsidP="00912D5D">
      <w:pPr>
        <w:pStyle w:val="CommentText"/>
        <w:jc w:val="left"/>
      </w:pPr>
      <w:r>
        <w:rPr>
          <w:rStyle w:val="CommentReference"/>
        </w:rPr>
        <w:annotationRef/>
      </w:r>
      <w:r>
        <w:t>Please delete insertion. 9.1.1 covers this under professional indemnity insurance capped at USD1m</w:t>
      </w:r>
    </w:p>
  </w:comment>
  <w:comment w:id="720" w:author="GELIAS" w:date="2026-04-23T15:42:00Z" w:initials="GE">
    <w:p w14:paraId="161D258A" w14:textId="526C1C79" w:rsidR="006C1213" w:rsidRDefault="006C1213" w:rsidP="006C1213">
      <w:pPr>
        <w:pStyle w:val="CommentText"/>
      </w:pPr>
      <w:r>
        <w:rPr>
          <w:rStyle w:val="CommentReference"/>
        </w:rPr>
        <w:annotationRef/>
      </w:r>
      <w:r>
        <w:t xml:space="preserve">Business days or days. For consistency, we should retain either days or business days. Business days is not defined in the document. </w:t>
      </w:r>
    </w:p>
  </w:comment>
  <w:comment w:id="735" w:author="Giwa, Titilayo" w:date="2026-04-27T10:22:00Z" w:initials="TG">
    <w:p w14:paraId="162B69CC" w14:textId="77777777" w:rsidR="00BC755B" w:rsidRDefault="00BC755B" w:rsidP="00BC755B">
      <w:pPr>
        <w:pStyle w:val="CommentText"/>
        <w:jc w:val="left"/>
      </w:pPr>
      <w:r>
        <w:rPr>
          <w:rStyle w:val="CommentReference"/>
        </w:rPr>
        <w:annotationRef/>
      </w:r>
      <w:r>
        <w:t>This is not acceptable. Please delete. This exposes us to undue commercial and professional risks especially in situations where the dispute involves non-payment or matters affecting professional judgment/liability</w:t>
      </w:r>
    </w:p>
  </w:comment>
  <w:comment w:id="774" w:author="GELIAS" w:date="2026-04-23T15:59:00Z" w:initials="GE">
    <w:p w14:paraId="25C801FF" w14:textId="2400C258" w:rsidR="00AB6348" w:rsidRDefault="00AB6348" w:rsidP="00AB6348">
      <w:pPr>
        <w:pStyle w:val="CommentText"/>
      </w:pPr>
      <w:r>
        <w:rPr>
          <w:rStyle w:val="CommentReference"/>
        </w:rPr>
        <w:annotationRef/>
      </w:r>
      <w:r>
        <w:t xml:space="preserve">Please clarify, upon submission of what? A monthly report? Please clarify. </w:t>
      </w:r>
    </w:p>
  </w:comment>
  <w:comment w:id="775" w:author="Giwa, Titilayo" w:date="2026-04-27T10:42:00Z" w:initials="TG">
    <w:p w14:paraId="56ABE3D6" w14:textId="77777777" w:rsidR="003C0CC6" w:rsidRDefault="003C0CC6" w:rsidP="003C0CC6">
      <w:pPr>
        <w:pStyle w:val="CommentText"/>
        <w:jc w:val="left"/>
      </w:pPr>
      <w:r>
        <w:rPr>
          <w:rStyle w:val="CommentReference"/>
        </w:rPr>
        <w:annotationRef/>
      </w:r>
      <w:r>
        <w:t>Yes. These are the deliverables listed on the milestone payment schedule.</w:t>
      </w:r>
    </w:p>
  </w:comment>
  <w:comment w:id="785" w:author="GELIAS" w:date="2026-04-23T16:07:00Z" w:initials="GE">
    <w:p w14:paraId="4E3C661B" w14:textId="309DEB5F" w:rsidR="00AB6348" w:rsidRDefault="00AB6348" w:rsidP="00AB6348">
      <w:pPr>
        <w:pStyle w:val="CommentText"/>
      </w:pPr>
      <w:r>
        <w:rPr>
          <w:rStyle w:val="CommentReference"/>
        </w:rPr>
        <w:annotationRef/>
      </w:r>
      <w:r>
        <w:t xml:space="preserve">This conflicts with Clause 2.2 of the PC which says 3 days. We should maintain 5 days in 2.2.  </w:t>
      </w:r>
    </w:p>
  </w:comment>
  <w:comment w:id="786" w:author="Giwa, Titilayo" w:date="2026-04-27T10:28:00Z" w:initials="TG">
    <w:p w14:paraId="2DB5EB50" w14:textId="77777777" w:rsidR="0065409E" w:rsidRDefault="00BC755B" w:rsidP="0065409E">
      <w:pPr>
        <w:pStyle w:val="CommentText"/>
        <w:jc w:val="left"/>
      </w:pPr>
      <w:r>
        <w:rPr>
          <w:rStyle w:val="CommentReference"/>
        </w:rPr>
        <w:annotationRef/>
      </w:r>
      <w:r w:rsidR="0065409E">
        <w:t>There is no conflict. This clause deals particularly with submissions of deliverables as stated earlier. If there are any client comments or clarifications, all of these need to be consolidated in a single set, so consultant can address the comments and update the receivable if need be</w:t>
      </w:r>
    </w:p>
  </w:comment>
  <w:comment w:id="803" w:author="GELIAS" w:date="2026-04-23T16:00:00Z" w:initials="GE">
    <w:p w14:paraId="40B6B63F" w14:textId="03C35A69" w:rsidR="00AB6348" w:rsidRDefault="00AB6348" w:rsidP="00AB6348">
      <w:pPr>
        <w:pStyle w:val="CommentText"/>
      </w:pPr>
      <w:r>
        <w:rPr>
          <w:rStyle w:val="CommentReference"/>
        </w:rPr>
        <w:annotationRef/>
      </w:r>
      <w:r>
        <w:t xml:space="preserve">Please confirm this. </w:t>
      </w:r>
    </w:p>
  </w:comment>
  <w:comment w:id="806" w:author="GELIAS" w:date="2026-04-23T16:02:00Z" w:initials="GE">
    <w:p w14:paraId="0AA4567C" w14:textId="77777777" w:rsidR="00AB6348" w:rsidRDefault="00AB6348" w:rsidP="00AB6348">
      <w:pPr>
        <w:pStyle w:val="CommentText"/>
      </w:pPr>
      <w:r>
        <w:rPr>
          <w:rStyle w:val="CommentReference"/>
        </w:rPr>
        <w:annotationRef/>
      </w:r>
      <w:r>
        <w:t xml:space="preserve">This sentence seems incomplete. Where the Client has subsequent comments how will it be handled within the framework of this Agreement. </w:t>
      </w:r>
    </w:p>
  </w:comment>
  <w:comment w:id="807" w:author="Giwa, Titilayo" w:date="2026-04-27T10:56:00Z" w:initials="TG">
    <w:p w14:paraId="1A8FF103" w14:textId="77777777" w:rsidR="009B3AA5" w:rsidRDefault="009B3AA5" w:rsidP="009B3AA5">
      <w:pPr>
        <w:pStyle w:val="CommentText"/>
        <w:jc w:val="left"/>
      </w:pPr>
      <w:r>
        <w:rPr>
          <w:rStyle w:val="CommentReference"/>
        </w:rPr>
        <w:annotationRef/>
      </w:r>
      <w:r>
        <w:t>Subsequent alterations or partial, uncoordinated comments shall be treated as new or revised instructions. To the extent that such instructions materially affect Consultant’s performance, they may give rise to adjustment of time for completion and/or additional services to be compensated.</w:t>
      </w:r>
    </w:p>
  </w:comment>
  <w:comment w:id="840" w:author="GELIAS" w:date="2026-04-23T16:03:00Z" w:initials="GE">
    <w:p w14:paraId="689E9A03" w14:textId="3C123A76" w:rsidR="00AB6348" w:rsidRDefault="00AB6348" w:rsidP="00AB6348">
      <w:pPr>
        <w:pStyle w:val="CommentText"/>
      </w:pPr>
      <w:r>
        <w:rPr>
          <w:rStyle w:val="CommentReference"/>
        </w:rPr>
        <w:annotationRef/>
      </w:r>
      <w:r>
        <w:t xml:space="preserve">To be Confirmed. </w:t>
      </w:r>
    </w:p>
  </w:comment>
  <w:comment w:id="841" w:author="Giwa, Titilayo" w:date="2026-04-27T10:39:00Z" w:initials="TG">
    <w:p w14:paraId="46C14270" w14:textId="77777777" w:rsidR="003C0CC6" w:rsidRDefault="003C0CC6" w:rsidP="003C0CC6">
      <w:pPr>
        <w:pStyle w:val="CommentText"/>
        <w:jc w:val="left"/>
      </w:pPr>
      <w:r>
        <w:rPr>
          <w:rStyle w:val="CommentReference"/>
        </w:rPr>
        <w:annotationRef/>
      </w:r>
      <w:r>
        <w:t>Functions to be clearly defined. We are owner’s advisers, is this  contemplating a PMC? If so, parties need to discuss and agree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612090" w15:done="0"/>
  <w15:commentEx w15:paraId="41D9A9C5" w15:done="0"/>
  <w15:commentEx w15:paraId="30A457C9" w15:done="0"/>
  <w15:commentEx w15:paraId="6529EE52" w15:done="0"/>
  <w15:commentEx w15:paraId="72833A15" w15:done="0"/>
  <w15:commentEx w15:paraId="71FEA570" w15:done="0"/>
  <w15:commentEx w15:paraId="59FB8D14" w15:paraIdParent="71FEA570" w15:done="0"/>
  <w15:commentEx w15:paraId="7750008E" w15:done="0"/>
  <w15:commentEx w15:paraId="404CBEE5" w15:paraIdParent="7750008E" w15:done="0"/>
  <w15:commentEx w15:paraId="3D647F0B" w15:done="0"/>
  <w15:commentEx w15:paraId="12974D03" w15:paraIdParent="3D647F0B" w15:done="0"/>
  <w15:commentEx w15:paraId="259932B7" w15:done="0"/>
  <w15:commentEx w15:paraId="7D74FCDD" w15:done="0"/>
  <w15:commentEx w15:paraId="161D258A" w15:done="0"/>
  <w15:commentEx w15:paraId="162B69CC" w15:done="0"/>
  <w15:commentEx w15:paraId="25C801FF" w15:done="0"/>
  <w15:commentEx w15:paraId="56ABE3D6" w15:paraIdParent="25C801FF" w15:done="0"/>
  <w15:commentEx w15:paraId="4E3C661B" w15:done="0"/>
  <w15:commentEx w15:paraId="2DB5EB50" w15:paraIdParent="4E3C661B" w15:done="0"/>
  <w15:commentEx w15:paraId="40B6B63F" w15:done="0"/>
  <w15:commentEx w15:paraId="0AA4567C" w15:done="0"/>
  <w15:commentEx w15:paraId="1A8FF103" w15:paraIdParent="0AA4567C" w15:done="0"/>
  <w15:commentEx w15:paraId="689E9A03" w15:done="0"/>
  <w15:commentEx w15:paraId="46C14270" w15:paraIdParent="689E9A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8AE6E0" w16cex:dateUtc="2026-04-23T16:08:00Z"/>
  <w16cex:commentExtensible w16cex:durableId="29C6D5AD" w16cex:dateUtc="2026-04-21T11:22:00Z"/>
  <w16cex:commentExtensible w16cex:durableId="497DB520" w16cex:dateUtc="2026-04-21T11:24:00Z"/>
  <w16cex:commentExtensible w16cex:durableId="54AB7546" w16cex:dateUtc="2026-04-27T08:56:00Z"/>
  <w16cex:commentExtensible w16cex:durableId="504276E8" w16cex:dateUtc="2026-04-21T11:28:00Z"/>
  <w16cex:commentExtensible w16cex:durableId="7DF926D8" w16cex:dateUtc="2026-04-27T09:00:00Z"/>
  <w16cex:commentExtensible w16cex:durableId="032BD0BA" w16cex:dateUtc="2026-04-27T09:51:00Z"/>
  <w16cex:commentExtensible w16cex:durableId="05AF394B" w16cex:dateUtc="2026-04-21T11:29:00Z"/>
  <w16cex:commentExtensible w16cex:durableId="27FFBDE3" w16cex:dateUtc="2026-04-27T09:02:00Z"/>
  <w16cex:commentExtensible w16cex:durableId="00E65523" w16cex:dateUtc="2026-04-23T16:00:00Z"/>
  <w16cex:commentExtensible w16cex:durableId="3B84A9FF" w16cex:dateUtc="2026-04-27T09:02:00Z"/>
  <w16cex:commentExtensible w16cex:durableId="5B09473E" w16cex:dateUtc="2026-04-27T09:04:00Z"/>
  <w16cex:commentExtensible w16cex:durableId="3675258F" w16cex:dateUtc="2026-04-27T09:04:00Z"/>
  <w16cex:commentExtensible w16cex:durableId="3E6281FC" w16cex:dateUtc="2026-04-23T14:42:00Z"/>
  <w16cex:commentExtensible w16cex:durableId="1852AA23" w16cex:dateUtc="2026-04-27T09:22:00Z"/>
  <w16cex:commentExtensible w16cex:durableId="0509EEB4" w16cex:dateUtc="2026-04-23T14:59:00Z"/>
  <w16cex:commentExtensible w16cex:durableId="03FB74D3" w16cex:dateUtc="2026-04-27T09:42:00Z"/>
  <w16cex:commentExtensible w16cex:durableId="1F8349DE" w16cex:dateUtc="2026-04-23T15:07:00Z"/>
  <w16cex:commentExtensible w16cex:durableId="4B193313" w16cex:dateUtc="2026-04-27T09:28:00Z"/>
  <w16cex:commentExtensible w16cex:durableId="1FA89020" w16cex:dateUtc="2026-04-23T15:00:00Z"/>
  <w16cex:commentExtensible w16cex:durableId="65EDA248" w16cex:dateUtc="2026-04-23T15:02:00Z"/>
  <w16cex:commentExtensible w16cex:durableId="7F01E378" w16cex:dateUtc="2026-04-27T09:56:00Z"/>
  <w16cex:commentExtensible w16cex:durableId="24C2EA55" w16cex:dateUtc="2026-04-23T15:03:00Z"/>
  <w16cex:commentExtensible w16cex:durableId="25566DA6" w16cex:dateUtc="2026-04-27T09: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612090" w16cid:durableId="178AE6E0"/>
  <w16cid:commentId w16cid:paraId="41D9A9C5" w16cid:durableId="29C6D5AD"/>
  <w16cid:commentId w16cid:paraId="30A457C9" w16cid:durableId="497DB520"/>
  <w16cid:commentId w16cid:paraId="6529EE52" w16cid:durableId="54AB7546"/>
  <w16cid:commentId w16cid:paraId="72833A15" w16cid:durableId="504276E8"/>
  <w16cid:commentId w16cid:paraId="71FEA570" w16cid:durableId="7DF926D8"/>
  <w16cid:commentId w16cid:paraId="59FB8D14" w16cid:durableId="032BD0BA"/>
  <w16cid:commentId w16cid:paraId="7750008E" w16cid:durableId="05AF394B"/>
  <w16cid:commentId w16cid:paraId="404CBEE5" w16cid:durableId="27FFBDE3"/>
  <w16cid:commentId w16cid:paraId="3D647F0B" w16cid:durableId="00E65523"/>
  <w16cid:commentId w16cid:paraId="12974D03" w16cid:durableId="3B84A9FF"/>
  <w16cid:commentId w16cid:paraId="259932B7" w16cid:durableId="5B09473E"/>
  <w16cid:commentId w16cid:paraId="7D74FCDD" w16cid:durableId="3675258F"/>
  <w16cid:commentId w16cid:paraId="161D258A" w16cid:durableId="3E6281FC"/>
  <w16cid:commentId w16cid:paraId="162B69CC" w16cid:durableId="1852AA23"/>
  <w16cid:commentId w16cid:paraId="25C801FF" w16cid:durableId="0509EEB4"/>
  <w16cid:commentId w16cid:paraId="56ABE3D6" w16cid:durableId="03FB74D3"/>
  <w16cid:commentId w16cid:paraId="4E3C661B" w16cid:durableId="1F8349DE"/>
  <w16cid:commentId w16cid:paraId="2DB5EB50" w16cid:durableId="4B193313"/>
  <w16cid:commentId w16cid:paraId="40B6B63F" w16cid:durableId="1FA89020"/>
  <w16cid:commentId w16cid:paraId="0AA4567C" w16cid:durableId="65EDA248"/>
  <w16cid:commentId w16cid:paraId="1A8FF103" w16cid:durableId="7F01E378"/>
  <w16cid:commentId w16cid:paraId="689E9A03" w16cid:durableId="24C2EA55"/>
  <w16cid:commentId w16cid:paraId="46C14270" w16cid:durableId="25566D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2A738" w14:textId="77777777" w:rsidR="00937718" w:rsidRDefault="00937718">
      <w:r>
        <w:separator/>
      </w:r>
    </w:p>
  </w:endnote>
  <w:endnote w:type="continuationSeparator" w:id="0">
    <w:p w14:paraId="63870DA4" w14:textId="77777777" w:rsidR="00937718" w:rsidRDefault="009377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n-e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38524" w14:textId="77777777" w:rsidR="00D26C79" w:rsidRPr="00E75F8A" w:rsidRDefault="00D26C79" w:rsidP="00E75F8A">
    <w:pPr>
      <w:pStyle w:val="Footer"/>
      <w:tabs>
        <w:tab w:val="clear" w:pos="9072"/>
        <w:tab w:val="right" w:pos="9923"/>
      </w:tabs>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D510D" w14:textId="77777777" w:rsidR="00D26C79" w:rsidRDefault="00D26C79">
    <w:pPr>
      <w:pStyle w:val="Footer"/>
      <w:jc w:val="right"/>
    </w:pPr>
    <w:r>
      <w:t>i</w:t>
    </w:r>
  </w:p>
  <w:p w14:paraId="318B342B" w14:textId="77777777" w:rsidR="00D26C79" w:rsidRPr="003E3DE0" w:rsidRDefault="00D26C79" w:rsidP="003E3DE0">
    <w:pPr>
      <w:pStyle w:val="Footer"/>
      <w:tabs>
        <w:tab w:val="clear" w:pos="4536"/>
        <w:tab w:val="clear" w:pos="9072"/>
        <w:tab w:val="right" w:pos="9923"/>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646CF" w14:textId="77777777" w:rsidR="00D26C79" w:rsidRPr="00E75F8A" w:rsidRDefault="00D26C79" w:rsidP="00E75F8A">
    <w:pPr>
      <w:pStyle w:val="Footer"/>
      <w:tabs>
        <w:tab w:val="clear" w:pos="9072"/>
        <w:tab w:val="right" w:pos="9923"/>
      </w:tabs>
    </w:pPr>
    <w:r>
      <w:tab/>
    </w:r>
    <w:r>
      <w:tab/>
      <w:t>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AAAB2" w14:textId="77777777" w:rsidR="00D26C79" w:rsidRDefault="00D26C79">
    <w:pPr>
      <w:pStyle w:val="Footer"/>
      <w:jc w:val="right"/>
    </w:pPr>
    <w:proofErr w:type="spellStart"/>
    <w:r>
      <w:t>page</w:t>
    </w:r>
    <w:proofErr w:type="spellEnd"/>
    <w:r>
      <w:t xml:space="preserve"> </w:t>
    </w:r>
    <w:sdt>
      <w:sdtPr>
        <w:id w:val="-1865287115"/>
        <w:docPartObj>
          <w:docPartGallery w:val="Page Numbers (Bottom of Page)"/>
          <w:docPartUnique/>
        </w:docPartObj>
      </w:sdtPr>
      <w:sdtEndPr/>
      <w:sdtContent>
        <w:r>
          <w:fldChar w:fldCharType="begin"/>
        </w:r>
        <w:r>
          <w:instrText xml:space="preserve"> PAGE  \* roman  \* MERGEFORMAT </w:instrText>
        </w:r>
        <w:r>
          <w:fldChar w:fldCharType="separate"/>
        </w:r>
        <w:r w:rsidR="00CF2605">
          <w:rPr>
            <w:noProof/>
          </w:rPr>
          <w:t>ii</w:t>
        </w:r>
        <w:r>
          <w:fldChar w:fldCharType="end"/>
        </w:r>
      </w:sdtContent>
    </w:sdt>
  </w:p>
  <w:p w14:paraId="4CA32E0E" w14:textId="77777777" w:rsidR="00D26C79" w:rsidRPr="003E3DE0" w:rsidRDefault="00D26C79" w:rsidP="003E3DE0">
    <w:pPr>
      <w:pStyle w:val="Footer"/>
      <w:tabs>
        <w:tab w:val="clear" w:pos="4536"/>
        <w:tab w:val="clear" w:pos="9072"/>
        <w:tab w:val="right" w:pos="9923"/>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6B3C2" w14:textId="77777777" w:rsidR="001635DB" w:rsidRDefault="001635DB">
    <w:pPr>
      <w:pStyle w:val="Footer"/>
      <w:jc w:val="right"/>
    </w:pPr>
    <w:r w:rsidRPr="00D8082A">
      <w:rPr>
        <w:lang w:val="en-GB"/>
      </w:rPr>
      <w:t>page</w:t>
    </w:r>
    <w:r>
      <w:t xml:space="preserve"> </w:t>
    </w:r>
    <w:sdt>
      <w:sdtPr>
        <w:id w:val="-1360658013"/>
        <w:docPartObj>
          <w:docPartGallery w:val="Page Numbers (Bottom of Page)"/>
          <w:docPartUnique/>
        </w:docPartObj>
      </w:sdtPr>
      <w:sdtEndPr/>
      <w:sdtContent>
        <w:r>
          <w:fldChar w:fldCharType="begin"/>
        </w:r>
        <w:r>
          <w:instrText xml:space="preserve"> PAGE  \* alphabetic  \* MERGEFORMAT </w:instrText>
        </w:r>
        <w:r>
          <w:fldChar w:fldCharType="separate"/>
        </w:r>
        <w:r w:rsidR="00CF2605">
          <w:rPr>
            <w:noProof/>
          </w:rPr>
          <w:t>k</w:t>
        </w:r>
        <w:r>
          <w:fldChar w:fldCharType="end"/>
        </w:r>
      </w:sdtContent>
    </w:sdt>
  </w:p>
  <w:p w14:paraId="281AD68B" w14:textId="77777777" w:rsidR="001635DB" w:rsidRPr="003E3DE0" w:rsidRDefault="001635DB" w:rsidP="003E3DE0">
    <w:pPr>
      <w:pStyle w:val="Footer"/>
      <w:tabs>
        <w:tab w:val="clear" w:pos="4536"/>
        <w:tab w:val="clear" w:pos="9072"/>
        <w:tab w:val="right" w:pos="992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F20B5" w14:textId="77777777" w:rsidR="00937718" w:rsidRDefault="00937718">
      <w:r>
        <w:separator/>
      </w:r>
    </w:p>
  </w:footnote>
  <w:footnote w:type="continuationSeparator" w:id="0">
    <w:p w14:paraId="09B363B2" w14:textId="77777777" w:rsidR="00937718" w:rsidRDefault="009377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49D4AC50"/>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38124B0"/>
    <w:multiLevelType w:val="hybridMultilevel"/>
    <w:tmpl w:val="078ABDD0"/>
    <w:lvl w:ilvl="0" w:tplc="6AE8DA72">
      <w:start w:val="1"/>
      <w:numFmt w:val="lowerLetter"/>
      <w:pStyle w:val="B1"/>
      <w:lvlText w:val="%1)"/>
      <w:lvlJc w:val="left"/>
      <w:pPr>
        <w:ind w:left="1559" w:hanging="425"/>
      </w:pPr>
      <w:rPr>
        <w:rFonts w:hint="default"/>
        <w:color w:val="305291" w:themeColor="accent1"/>
      </w:rPr>
    </w:lvl>
    <w:lvl w:ilvl="1" w:tplc="04070019" w:tentative="1">
      <w:start w:val="1"/>
      <w:numFmt w:val="lowerLetter"/>
      <w:lvlText w:val="%2."/>
      <w:lvlJc w:val="left"/>
      <w:pPr>
        <w:ind w:left="2149" w:hanging="360"/>
      </w:pPr>
    </w:lvl>
    <w:lvl w:ilvl="2" w:tplc="0407001B" w:tentative="1">
      <w:start w:val="1"/>
      <w:numFmt w:val="lowerRoman"/>
      <w:lvlText w:val="%3."/>
      <w:lvlJc w:val="right"/>
      <w:pPr>
        <w:ind w:left="2869" w:hanging="180"/>
      </w:pPr>
    </w:lvl>
    <w:lvl w:ilvl="3" w:tplc="0407000F" w:tentative="1">
      <w:start w:val="1"/>
      <w:numFmt w:val="decimal"/>
      <w:lvlText w:val="%4."/>
      <w:lvlJc w:val="left"/>
      <w:pPr>
        <w:ind w:left="3589" w:hanging="360"/>
      </w:pPr>
    </w:lvl>
    <w:lvl w:ilvl="4" w:tplc="04070019" w:tentative="1">
      <w:start w:val="1"/>
      <w:numFmt w:val="lowerLetter"/>
      <w:lvlText w:val="%5."/>
      <w:lvlJc w:val="left"/>
      <w:pPr>
        <w:ind w:left="4309" w:hanging="360"/>
      </w:pPr>
    </w:lvl>
    <w:lvl w:ilvl="5" w:tplc="0407001B" w:tentative="1">
      <w:start w:val="1"/>
      <w:numFmt w:val="lowerRoman"/>
      <w:lvlText w:val="%6."/>
      <w:lvlJc w:val="right"/>
      <w:pPr>
        <w:ind w:left="5029" w:hanging="180"/>
      </w:pPr>
    </w:lvl>
    <w:lvl w:ilvl="6" w:tplc="0407000F" w:tentative="1">
      <w:start w:val="1"/>
      <w:numFmt w:val="decimal"/>
      <w:lvlText w:val="%7."/>
      <w:lvlJc w:val="left"/>
      <w:pPr>
        <w:ind w:left="5749" w:hanging="360"/>
      </w:pPr>
    </w:lvl>
    <w:lvl w:ilvl="7" w:tplc="04070019" w:tentative="1">
      <w:start w:val="1"/>
      <w:numFmt w:val="lowerLetter"/>
      <w:lvlText w:val="%8."/>
      <w:lvlJc w:val="left"/>
      <w:pPr>
        <w:ind w:left="6469" w:hanging="360"/>
      </w:pPr>
    </w:lvl>
    <w:lvl w:ilvl="8" w:tplc="0407001B" w:tentative="1">
      <w:start w:val="1"/>
      <w:numFmt w:val="lowerRoman"/>
      <w:lvlText w:val="%9."/>
      <w:lvlJc w:val="right"/>
      <w:pPr>
        <w:ind w:left="7189" w:hanging="180"/>
      </w:pPr>
    </w:lvl>
  </w:abstractNum>
  <w:abstractNum w:abstractNumId="2" w15:restartNumberingAfterBreak="0">
    <w:nsid w:val="05257D98"/>
    <w:multiLevelType w:val="hybridMultilevel"/>
    <w:tmpl w:val="F9782D88"/>
    <w:lvl w:ilvl="0" w:tplc="0C000001">
      <w:start w:val="1"/>
      <w:numFmt w:val="bullet"/>
      <w:lvlText w:val=""/>
      <w:lvlJc w:val="left"/>
      <w:pPr>
        <w:ind w:left="2007" w:hanging="360"/>
      </w:pPr>
      <w:rPr>
        <w:rFonts w:ascii="Symbol" w:hAnsi="Symbol" w:hint="default"/>
      </w:rPr>
    </w:lvl>
    <w:lvl w:ilvl="1" w:tplc="0C000003" w:tentative="1">
      <w:start w:val="1"/>
      <w:numFmt w:val="bullet"/>
      <w:lvlText w:val="o"/>
      <w:lvlJc w:val="left"/>
      <w:pPr>
        <w:ind w:left="2727" w:hanging="360"/>
      </w:pPr>
      <w:rPr>
        <w:rFonts w:ascii="Courier New" w:hAnsi="Courier New" w:cs="Courier New" w:hint="default"/>
      </w:rPr>
    </w:lvl>
    <w:lvl w:ilvl="2" w:tplc="0C000005" w:tentative="1">
      <w:start w:val="1"/>
      <w:numFmt w:val="bullet"/>
      <w:lvlText w:val=""/>
      <w:lvlJc w:val="left"/>
      <w:pPr>
        <w:ind w:left="3447" w:hanging="360"/>
      </w:pPr>
      <w:rPr>
        <w:rFonts w:ascii="Wingdings" w:hAnsi="Wingdings" w:hint="default"/>
      </w:rPr>
    </w:lvl>
    <w:lvl w:ilvl="3" w:tplc="0C000001" w:tentative="1">
      <w:start w:val="1"/>
      <w:numFmt w:val="bullet"/>
      <w:lvlText w:val=""/>
      <w:lvlJc w:val="left"/>
      <w:pPr>
        <w:ind w:left="4167" w:hanging="360"/>
      </w:pPr>
      <w:rPr>
        <w:rFonts w:ascii="Symbol" w:hAnsi="Symbol" w:hint="default"/>
      </w:rPr>
    </w:lvl>
    <w:lvl w:ilvl="4" w:tplc="0C000003" w:tentative="1">
      <w:start w:val="1"/>
      <w:numFmt w:val="bullet"/>
      <w:lvlText w:val="o"/>
      <w:lvlJc w:val="left"/>
      <w:pPr>
        <w:ind w:left="4887" w:hanging="360"/>
      </w:pPr>
      <w:rPr>
        <w:rFonts w:ascii="Courier New" w:hAnsi="Courier New" w:cs="Courier New" w:hint="default"/>
      </w:rPr>
    </w:lvl>
    <w:lvl w:ilvl="5" w:tplc="0C000005" w:tentative="1">
      <w:start w:val="1"/>
      <w:numFmt w:val="bullet"/>
      <w:lvlText w:val=""/>
      <w:lvlJc w:val="left"/>
      <w:pPr>
        <w:ind w:left="5607" w:hanging="360"/>
      </w:pPr>
      <w:rPr>
        <w:rFonts w:ascii="Wingdings" w:hAnsi="Wingdings" w:hint="default"/>
      </w:rPr>
    </w:lvl>
    <w:lvl w:ilvl="6" w:tplc="0C000001" w:tentative="1">
      <w:start w:val="1"/>
      <w:numFmt w:val="bullet"/>
      <w:lvlText w:val=""/>
      <w:lvlJc w:val="left"/>
      <w:pPr>
        <w:ind w:left="6327" w:hanging="360"/>
      </w:pPr>
      <w:rPr>
        <w:rFonts w:ascii="Symbol" w:hAnsi="Symbol" w:hint="default"/>
      </w:rPr>
    </w:lvl>
    <w:lvl w:ilvl="7" w:tplc="0C000003" w:tentative="1">
      <w:start w:val="1"/>
      <w:numFmt w:val="bullet"/>
      <w:lvlText w:val="o"/>
      <w:lvlJc w:val="left"/>
      <w:pPr>
        <w:ind w:left="7047" w:hanging="360"/>
      </w:pPr>
      <w:rPr>
        <w:rFonts w:ascii="Courier New" w:hAnsi="Courier New" w:cs="Courier New" w:hint="default"/>
      </w:rPr>
    </w:lvl>
    <w:lvl w:ilvl="8" w:tplc="0C000005" w:tentative="1">
      <w:start w:val="1"/>
      <w:numFmt w:val="bullet"/>
      <w:lvlText w:val=""/>
      <w:lvlJc w:val="left"/>
      <w:pPr>
        <w:ind w:left="7767" w:hanging="360"/>
      </w:pPr>
      <w:rPr>
        <w:rFonts w:ascii="Wingdings" w:hAnsi="Wingdings" w:hint="default"/>
      </w:rPr>
    </w:lvl>
  </w:abstractNum>
  <w:abstractNum w:abstractNumId="3" w15:restartNumberingAfterBreak="0">
    <w:nsid w:val="06232387"/>
    <w:multiLevelType w:val="hybridMultilevel"/>
    <w:tmpl w:val="53B2339C"/>
    <w:lvl w:ilvl="0" w:tplc="4D564AE0">
      <w:start w:val="1"/>
      <w:numFmt w:val="bullet"/>
      <w:lvlText w:val="»"/>
      <w:lvlJc w:val="left"/>
      <w:pPr>
        <w:tabs>
          <w:tab w:val="num" w:pos="720"/>
        </w:tabs>
        <w:ind w:left="720" w:hanging="360"/>
      </w:pPr>
      <w:rPr>
        <w:rFonts w:ascii="Arial Narrow" w:hAnsi="Arial Narrow" w:hint="default"/>
      </w:rPr>
    </w:lvl>
    <w:lvl w:ilvl="1" w:tplc="07F6C972">
      <w:start w:val="1"/>
      <w:numFmt w:val="bullet"/>
      <w:lvlText w:val="»"/>
      <w:lvlJc w:val="left"/>
      <w:pPr>
        <w:tabs>
          <w:tab w:val="num" w:pos="1440"/>
        </w:tabs>
        <w:ind w:left="1440" w:hanging="360"/>
      </w:pPr>
      <w:rPr>
        <w:rFonts w:ascii="Arial Narrow" w:hAnsi="Arial Narrow" w:hint="default"/>
      </w:rPr>
    </w:lvl>
    <w:lvl w:ilvl="2" w:tplc="9A0EAB4E" w:tentative="1">
      <w:start w:val="1"/>
      <w:numFmt w:val="bullet"/>
      <w:lvlText w:val="»"/>
      <w:lvlJc w:val="left"/>
      <w:pPr>
        <w:tabs>
          <w:tab w:val="num" w:pos="2160"/>
        </w:tabs>
        <w:ind w:left="2160" w:hanging="360"/>
      </w:pPr>
      <w:rPr>
        <w:rFonts w:ascii="Arial Narrow" w:hAnsi="Arial Narrow" w:hint="default"/>
      </w:rPr>
    </w:lvl>
    <w:lvl w:ilvl="3" w:tplc="39BC6D16" w:tentative="1">
      <w:start w:val="1"/>
      <w:numFmt w:val="bullet"/>
      <w:lvlText w:val="»"/>
      <w:lvlJc w:val="left"/>
      <w:pPr>
        <w:tabs>
          <w:tab w:val="num" w:pos="2880"/>
        </w:tabs>
        <w:ind w:left="2880" w:hanging="360"/>
      </w:pPr>
      <w:rPr>
        <w:rFonts w:ascii="Arial Narrow" w:hAnsi="Arial Narrow" w:hint="default"/>
      </w:rPr>
    </w:lvl>
    <w:lvl w:ilvl="4" w:tplc="5E08DCE6" w:tentative="1">
      <w:start w:val="1"/>
      <w:numFmt w:val="bullet"/>
      <w:lvlText w:val="»"/>
      <w:lvlJc w:val="left"/>
      <w:pPr>
        <w:tabs>
          <w:tab w:val="num" w:pos="3600"/>
        </w:tabs>
        <w:ind w:left="3600" w:hanging="360"/>
      </w:pPr>
      <w:rPr>
        <w:rFonts w:ascii="Arial Narrow" w:hAnsi="Arial Narrow" w:hint="default"/>
      </w:rPr>
    </w:lvl>
    <w:lvl w:ilvl="5" w:tplc="FC0E5602" w:tentative="1">
      <w:start w:val="1"/>
      <w:numFmt w:val="bullet"/>
      <w:lvlText w:val="»"/>
      <w:lvlJc w:val="left"/>
      <w:pPr>
        <w:tabs>
          <w:tab w:val="num" w:pos="4320"/>
        </w:tabs>
        <w:ind w:left="4320" w:hanging="360"/>
      </w:pPr>
      <w:rPr>
        <w:rFonts w:ascii="Arial Narrow" w:hAnsi="Arial Narrow" w:hint="default"/>
      </w:rPr>
    </w:lvl>
    <w:lvl w:ilvl="6" w:tplc="E28489D0" w:tentative="1">
      <w:start w:val="1"/>
      <w:numFmt w:val="bullet"/>
      <w:lvlText w:val="»"/>
      <w:lvlJc w:val="left"/>
      <w:pPr>
        <w:tabs>
          <w:tab w:val="num" w:pos="5040"/>
        </w:tabs>
        <w:ind w:left="5040" w:hanging="360"/>
      </w:pPr>
      <w:rPr>
        <w:rFonts w:ascii="Arial Narrow" w:hAnsi="Arial Narrow" w:hint="default"/>
      </w:rPr>
    </w:lvl>
    <w:lvl w:ilvl="7" w:tplc="78221B3A" w:tentative="1">
      <w:start w:val="1"/>
      <w:numFmt w:val="bullet"/>
      <w:lvlText w:val="»"/>
      <w:lvlJc w:val="left"/>
      <w:pPr>
        <w:tabs>
          <w:tab w:val="num" w:pos="5760"/>
        </w:tabs>
        <w:ind w:left="5760" w:hanging="360"/>
      </w:pPr>
      <w:rPr>
        <w:rFonts w:ascii="Arial Narrow" w:hAnsi="Arial Narrow" w:hint="default"/>
      </w:rPr>
    </w:lvl>
    <w:lvl w:ilvl="8" w:tplc="EF6E1318" w:tentative="1">
      <w:start w:val="1"/>
      <w:numFmt w:val="bullet"/>
      <w:lvlText w:val="»"/>
      <w:lvlJc w:val="left"/>
      <w:pPr>
        <w:tabs>
          <w:tab w:val="num" w:pos="6480"/>
        </w:tabs>
        <w:ind w:left="6480" w:hanging="360"/>
      </w:pPr>
      <w:rPr>
        <w:rFonts w:ascii="Arial Narrow" w:hAnsi="Arial Narrow" w:hint="default"/>
      </w:rPr>
    </w:lvl>
  </w:abstractNum>
  <w:abstractNum w:abstractNumId="4" w15:restartNumberingAfterBreak="0">
    <w:nsid w:val="08F96796"/>
    <w:multiLevelType w:val="hybridMultilevel"/>
    <w:tmpl w:val="081ECBB0"/>
    <w:lvl w:ilvl="0" w:tplc="2940E620">
      <w:start w:val="1"/>
      <w:numFmt w:val="lowerLetter"/>
      <w:pStyle w:val="B2"/>
      <w:lvlText w:val="%1)"/>
      <w:lvlJc w:val="left"/>
      <w:pPr>
        <w:ind w:left="1985" w:hanging="426"/>
      </w:pPr>
      <w:rPr>
        <w:rFonts w:hint="default"/>
        <w:color w:val="305291" w:themeColor="accent1"/>
      </w:rPr>
    </w:lvl>
    <w:lvl w:ilvl="1" w:tplc="04070019" w:tentative="1">
      <w:start w:val="1"/>
      <w:numFmt w:val="lowerLetter"/>
      <w:lvlText w:val="%2."/>
      <w:lvlJc w:val="left"/>
      <w:pPr>
        <w:ind w:left="2999" w:hanging="360"/>
      </w:pPr>
    </w:lvl>
    <w:lvl w:ilvl="2" w:tplc="0407001B" w:tentative="1">
      <w:start w:val="1"/>
      <w:numFmt w:val="lowerRoman"/>
      <w:lvlText w:val="%3."/>
      <w:lvlJc w:val="right"/>
      <w:pPr>
        <w:ind w:left="3719" w:hanging="180"/>
      </w:pPr>
    </w:lvl>
    <w:lvl w:ilvl="3" w:tplc="0407000F" w:tentative="1">
      <w:start w:val="1"/>
      <w:numFmt w:val="decimal"/>
      <w:lvlText w:val="%4."/>
      <w:lvlJc w:val="left"/>
      <w:pPr>
        <w:ind w:left="4439" w:hanging="360"/>
      </w:pPr>
    </w:lvl>
    <w:lvl w:ilvl="4" w:tplc="04070019" w:tentative="1">
      <w:start w:val="1"/>
      <w:numFmt w:val="lowerLetter"/>
      <w:lvlText w:val="%5."/>
      <w:lvlJc w:val="left"/>
      <w:pPr>
        <w:ind w:left="5159" w:hanging="360"/>
      </w:pPr>
    </w:lvl>
    <w:lvl w:ilvl="5" w:tplc="0407001B" w:tentative="1">
      <w:start w:val="1"/>
      <w:numFmt w:val="lowerRoman"/>
      <w:lvlText w:val="%6."/>
      <w:lvlJc w:val="right"/>
      <w:pPr>
        <w:ind w:left="5879" w:hanging="180"/>
      </w:pPr>
    </w:lvl>
    <w:lvl w:ilvl="6" w:tplc="0407000F" w:tentative="1">
      <w:start w:val="1"/>
      <w:numFmt w:val="decimal"/>
      <w:lvlText w:val="%7."/>
      <w:lvlJc w:val="left"/>
      <w:pPr>
        <w:ind w:left="6599" w:hanging="360"/>
      </w:pPr>
    </w:lvl>
    <w:lvl w:ilvl="7" w:tplc="04070019" w:tentative="1">
      <w:start w:val="1"/>
      <w:numFmt w:val="lowerLetter"/>
      <w:lvlText w:val="%8."/>
      <w:lvlJc w:val="left"/>
      <w:pPr>
        <w:ind w:left="7319" w:hanging="360"/>
      </w:pPr>
    </w:lvl>
    <w:lvl w:ilvl="8" w:tplc="0407001B" w:tentative="1">
      <w:start w:val="1"/>
      <w:numFmt w:val="lowerRoman"/>
      <w:lvlText w:val="%9."/>
      <w:lvlJc w:val="right"/>
      <w:pPr>
        <w:ind w:left="8039" w:hanging="180"/>
      </w:pPr>
    </w:lvl>
  </w:abstractNum>
  <w:abstractNum w:abstractNumId="5" w15:restartNumberingAfterBreak="0">
    <w:nsid w:val="0AFA3DA4"/>
    <w:multiLevelType w:val="hybridMultilevel"/>
    <w:tmpl w:val="1FBE34BA"/>
    <w:lvl w:ilvl="0" w:tplc="153845A8">
      <w:start w:val="1"/>
      <w:numFmt w:val="bullet"/>
      <w:lvlText w:val="»"/>
      <w:lvlJc w:val="left"/>
      <w:pPr>
        <w:tabs>
          <w:tab w:val="num" w:pos="720"/>
        </w:tabs>
        <w:ind w:left="720" w:hanging="360"/>
      </w:pPr>
      <w:rPr>
        <w:rFonts w:ascii="Arial Narrow" w:hAnsi="Arial Narrow" w:hint="default"/>
      </w:rPr>
    </w:lvl>
    <w:lvl w:ilvl="1" w:tplc="92B6D6B2" w:tentative="1">
      <w:start w:val="1"/>
      <w:numFmt w:val="bullet"/>
      <w:lvlText w:val="»"/>
      <w:lvlJc w:val="left"/>
      <w:pPr>
        <w:tabs>
          <w:tab w:val="num" w:pos="1440"/>
        </w:tabs>
        <w:ind w:left="1440" w:hanging="360"/>
      </w:pPr>
      <w:rPr>
        <w:rFonts w:ascii="Arial Narrow" w:hAnsi="Arial Narrow" w:hint="default"/>
      </w:rPr>
    </w:lvl>
    <w:lvl w:ilvl="2" w:tplc="E468087A" w:tentative="1">
      <w:start w:val="1"/>
      <w:numFmt w:val="bullet"/>
      <w:lvlText w:val="»"/>
      <w:lvlJc w:val="left"/>
      <w:pPr>
        <w:tabs>
          <w:tab w:val="num" w:pos="2160"/>
        </w:tabs>
        <w:ind w:left="2160" w:hanging="360"/>
      </w:pPr>
      <w:rPr>
        <w:rFonts w:ascii="Arial Narrow" w:hAnsi="Arial Narrow" w:hint="default"/>
      </w:rPr>
    </w:lvl>
    <w:lvl w:ilvl="3" w:tplc="B0A4F872" w:tentative="1">
      <w:start w:val="1"/>
      <w:numFmt w:val="bullet"/>
      <w:lvlText w:val="»"/>
      <w:lvlJc w:val="left"/>
      <w:pPr>
        <w:tabs>
          <w:tab w:val="num" w:pos="2880"/>
        </w:tabs>
        <w:ind w:left="2880" w:hanging="360"/>
      </w:pPr>
      <w:rPr>
        <w:rFonts w:ascii="Arial Narrow" w:hAnsi="Arial Narrow" w:hint="default"/>
      </w:rPr>
    </w:lvl>
    <w:lvl w:ilvl="4" w:tplc="C30C481E" w:tentative="1">
      <w:start w:val="1"/>
      <w:numFmt w:val="bullet"/>
      <w:lvlText w:val="»"/>
      <w:lvlJc w:val="left"/>
      <w:pPr>
        <w:tabs>
          <w:tab w:val="num" w:pos="3600"/>
        </w:tabs>
        <w:ind w:left="3600" w:hanging="360"/>
      </w:pPr>
      <w:rPr>
        <w:rFonts w:ascii="Arial Narrow" w:hAnsi="Arial Narrow" w:hint="default"/>
      </w:rPr>
    </w:lvl>
    <w:lvl w:ilvl="5" w:tplc="FBEC1C8E" w:tentative="1">
      <w:start w:val="1"/>
      <w:numFmt w:val="bullet"/>
      <w:lvlText w:val="»"/>
      <w:lvlJc w:val="left"/>
      <w:pPr>
        <w:tabs>
          <w:tab w:val="num" w:pos="4320"/>
        </w:tabs>
        <w:ind w:left="4320" w:hanging="360"/>
      </w:pPr>
      <w:rPr>
        <w:rFonts w:ascii="Arial Narrow" w:hAnsi="Arial Narrow" w:hint="default"/>
      </w:rPr>
    </w:lvl>
    <w:lvl w:ilvl="6" w:tplc="F4DE98DA" w:tentative="1">
      <w:start w:val="1"/>
      <w:numFmt w:val="bullet"/>
      <w:lvlText w:val="»"/>
      <w:lvlJc w:val="left"/>
      <w:pPr>
        <w:tabs>
          <w:tab w:val="num" w:pos="5040"/>
        </w:tabs>
        <w:ind w:left="5040" w:hanging="360"/>
      </w:pPr>
      <w:rPr>
        <w:rFonts w:ascii="Arial Narrow" w:hAnsi="Arial Narrow" w:hint="default"/>
      </w:rPr>
    </w:lvl>
    <w:lvl w:ilvl="7" w:tplc="6EB0EAE8" w:tentative="1">
      <w:start w:val="1"/>
      <w:numFmt w:val="bullet"/>
      <w:lvlText w:val="»"/>
      <w:lvlJc w:val="left"/>
      <w:pPr>
        <w:tabs>
          <w:tab w:val="num" w:pos="5760"/>
        </w:tabs>
        <w:ind w:left="5760" w:hanging="360"/>
      </w:pPr>
      <w:rPr>
        <w:rFonts w:ascii="Arial Narrow" w:hAnsi="Arial Narrow" w:hint="default"/>
      </w:rPr>
    </w:lvl>
    <w:lvl w:ilvl="8" w:tplc="63F07C4A" w:tentative="1">
      <w:start w:val="1"/>
      <w:numFmt w:val="bullet"/>
      <w:lvlText w:val="»"/>
      <w:lvlJc w:val="left"/>
      <w:pPr>
        <w:tabs>
          <w:tab w:val="num" w:pos="6480"/>
        </w:tabs>
        <w:ind w:left="6480" w:hanging="360"/>
      </w:pPr>
      <w:rPr>
        <w:rFonts w:ascii="Arial Narrow" w:hAnsi="Arial Narrow" w:hint="default"/>
      </w:rPr>
    </w:lvl>
  </w:abstractNum>
  <w:abstractNum w:abstractNumId="6" w15:restartNumberingAfterBreak="0">
    <w:nsid w:val="0B9D4A40"/>
    <w:multiLevelType w:val="hybridMultilevel"/>
    <w:tmpl w:val="F01E6202"/>
    <w:lvl w:ilvl="0" w:tplc="84E6D0E8">
      <w:start w:val="1"/>
      <w:numFmt w:val="lowerRoman"/>
      <w:pStyle w:val="Aufzhlungi"/>
      <w:lvlText w:val="%1."/>
      <w:lvlJc w:val="right"/>
      <w:pPr>
        <w:ind w:left="2062" w:hanging="360"/>
      </w:pPr>
    </w:lvl>
    <w:lvl w:ilvl="1" w:tplc="04070019" w:tentative="1">
      <w:start w:val="1"/>
      <w:numFmt w:val="lowerLetter"/>
      <w:lvlText w:val="%2."/>
      <w:lvlJc w:val="left"/>
      <w:pPr>
        <w:ind w:left="2291" w:hanging="360"/>
      </w:pPr>
    </w:lvl>
    <w:lvl w:ilvl="2" w:tplc="0407001B" w:tentative="1">
      <w:start w:val="1"/>
      <w:numFmt w:val="lowerRoman"/>
      <w:lvlText w:val="%3."/>
      <w:lvlJc w:val="right"/>
      <w:pPr>
        <w:ind w:left="3011" w:hanging="180"/>
      </w:pPr>
    </w:lvl>
    <w:lvl w:ilvl="3" w:tplc="0407000F" w:tentative="1">
      <w:start w:val="1"/>
      <w:numFmt w:val="decimal"/>
      <w:lvlText w:val="%4."/>
      <w:lvlJc w:val="left"/>
      <w:pPr>
        <w:ind w:left="3731" w:hanging="360"/>
      </w:pPr>
    </w:lvl>
    <w:lvl w:ilvl="4" w:tplc="04070019" w:tentative="1">
      <w:start w:val="1"/>
      <w:numFmt w:val="lowerLetter"/>
      <w:lvlText w:val="%5."/>
      <w:lvlJc w:val="left"/>
      <w:pPr>
        <w:ind w:left="4451" w:hanging="360"/>
      </w:pPr>
    </w:lvl>
    <w:lvl w:ilvl="5" w:tplc="0407001B" w:tentative="1">
      <w:start w:val="1"/>
      <w:numFmt w:val="lowerRoman"/>
      <w:lvlText w:val="%6."/>
      <w:lvlJc w:val="right"/>
      <w:pPr>
        <w:ind w:left="5171" w:hanging="180"/>
      </w:pPr>
    </w:lvl>
    <w:lvl w:ilvl="6" w:tplc="0407000F" w:tentative="1">
      <w:start w:val="1"/>
      <w:numFmt w:val="decimal"/>
      <w:lvlText w:val="%7."/>
      <w:lvlJc w:val="left"/>
      <w:pPr>
        <w:ind w:left="5891" w:hanging="360"/>
      </w:pPr>
    </w:lvl>
    <w:lvl w:ilvl="7" w:tplc="04070019" w:tentative="1">
      <w:start w:val="1"/>
      <w:numFmt w:val="lowerLetter"/>
      <w:lvlText w:val="%8."/>
      <w:lvlJc w:val="left"/>
      <w:pPr>
        <w:ind w:left="6611" w:hanging="360"/>
      </w:pPr>
    </w:lvl>
    <w:lvl w:ilvl="8" w:tplc="0407001B" w:tentative="1">
      <w:start w:val="1"/>
      <w:numFmt w:val="lowerRoman"/>
      <w:lvlText w:val="%9."/>
      <w:lvlJc w:val="right"/>
      <w:pPr>
        <w:ind w:left="7331" w:hanging="180"/>
      </w:pPr>
    </w:lvl>
  </w:abstractNum>
  <w:abstractNum w:abstractNumId="7" w15:restartNumberingAfterBreak="0">
    <w:nsid w:val="0D8C539D"/>
    <w:multiLevelType w:val="hybridMultilevel"/>
    <w:tmpl w:val="FF46D7CE"/>
    <w:lvl w:ilvl="0" w:tplc="0C000001">
      <w:start w:val="1"/>
      <w:numFmt w:val="bullet"/>
      <w:lvlText w:val=""/>
      <w:lvlJc w:val="left"/>
      <w:pPr>
        <w:ind w:left="810" w:hanging="360"/>
      </w:pPr>
      <w:rPr>
        <w:rFonts w:ascii="Symbol" w:hAnsi="Symbol" w:hint="default"/>
      </w:rPr>
    </w:lvl>
    <w:lvl w:ilvl="1" w:tplc="0C000003" w:tentative="1">
      <w:start w:val="1"/>
      <w:numFmt w:val="bullet"/>
      <w:lvlText w:val="o"/>
      <w:lvlJc w:val="left"/>
      <w:pPr>
        <w:ind w:left="1530" w:hanging="360"/>
      </w:pPr>
      <w:rPr>
        <w:rFonts w:ascii="Courier New" w:hAnsi="Courier New" w:cs="Courier New" w:hint="default"/>
      </w:rPr>
    </w:lvl>
    <w:lvl w:ilvl="2" w:tplc="0C000005" w:tentative="1">
      <w:start w:val="1"/>
      <w:numFmt w:val="bullet"/>
      <w:lvlText w:val=""/>
      <w:lvlJc w:val="left"/>
      <w:pPr>
        <w:ind w:left="2250" w:hanging="360"/>
      </w:pPr>
      <w:rPr>
        <w:rFonts w:ascii="Wingdings" w:hAnsi="Wingdings" w:hint="default"/>
      </w:rPr>
    </w:lvl>
    <w:lvl w:ilvl="3" w:tplc="0C000001" w:tentative="1">
      <w:start w:val="1"/>
      <w:numFmt w:val="bullet"/>
      <w:lvlText w:val=""/>
      <w:lvlJc w:val="left"/>
      <w:pPr>
        <w:ind w:left="2970" w:hanging="360"/>
      </w:pPr>
      <w:rPr>
        <w:rFonts w:ascii="Symbol" w:hAnsi="Symbol" w:hint="default"/>
      </w:rPr>
    </w:lvl>
    <w:lvl w:ilvl="4" w:tplc="0C000003" w:tentative="1">
      <w:start w:val="1"/>
      <w:numFmt w:val="bullet"/>
      <w:lvlText w:val="o"/>
      <w:lvlJc w:val="left"/>
      <w:pPr>
        <w:ind w:left="3690" w:hanging="360"/>
      </w:pPr>
      <w:rPr>
        <w:rFonts w:ascii="Courier New" w:hAnsi="Courier New" w:cs="Courier New" w:hint="default"/>
      </w:rPr>
    </w:lvl>
    <w:lvl w:ilvl="5" w:tplc="0C000005" w:tentative="1">
      <w:start w:val="1"/>
      <w:numFmt w:val="bullet"/>
      <w:lvlText w:val=""/>
      <w:lvlJc w:val="left"/>
      <w:pPr>
        <w:ind w:left="4410" w:hanging="360"/>
      </w:pPr>
      <w:rPr>
        <w:rFonts w:ascii="Wingdings" w:hAnsi="Wingdings" w:hint="default"/>
      </w:rPr>
    </w:lvl>
    <w:lvl w:ilvl="6" w:tplc="0C000001" w:tentative="1">
      <w:start w:val="1"/>
      <w:numFmt w:val="bullet"/>
      <w:lvlText w:val=""/>
      <w:lvlJc w:val="left"/>
      <w:pPr>
        <w:ind w:left="5130" w:hanging="360"/>
      </w:pPr>
      <w:rPr>
        <w:rFonts w:ascii="Symbol" w:hAnsi="Symbol" w:hint="default"/>
      </w:rPr>
    </w:lvl>
    <w:lvl w:ilvl="7" w:tplc="0C000003" w:tentative="1">
      <w:start w:val="1"/>
      <w:numFmt w:val="bullet"/>
      <w:lvlText w:val="o"/>
      <w:lvlJc w:val="left"/>
      <w:pPr>
        <w:ind w:left="5850" w:hanging="360"/>
      </w:pPr>
      <w:rPr>
        <w:rFonts w:ascii="Courier New" w:hAnsi="Courier New" w:cs="Courier New" w:hint="default"/>
      </w:rPr>
    </w:lvl>
    <w:lvl w:ilvl="8" w:tplc="0C000005" w:tentative="1">
      <w:start w:val="1"/>
      <w:numFmt w:val="bullet"/>
      <w:lvlText w:val=""/>
      <w:lvlJc w:val="left"/>
      <w:pPr>
        <w:ind w:left="6570" w:hanging="360"/>
      </w:pPr>
      <w:rPr>
        <w:rFonts w:ascii="Wingdings" w:hAnsi="Wingdings" w:hint="default"/>
      </w:rPr>
    </w:lvl>
  </w:abstractNum>
  <w:abstractNum w:abstractNumId="8" w15:restartNumberingAfterBreak="0">
    <w:nsid w:val="10745EE7"/>
    <w:multiLevelType w:val="hybridMultilevel"/>
    <w:tmpl w:val="4F144730"/>
    <w:lvl w:ilvl="0" w:tplc="351E24AC">
      <w:start w:val="1"/>
      <w:numFmt w:val="bullet"/>
      <w:pStyle w:val="P1"/>
      <w:lvlText w:val=""/>
      <w:lvlJc w:val="left"/>
      <w:pPr>
        <w:ind w:left="1559" w:hanging="425"/>
      </w:pPr>
      <w:rPr>
        <w:rFonts w:ascii="Wingdings" w:hAnsi="Wingdings" w:hint="default"/>
        <w:color w:val="305291" w:themeColor="accent1"/>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9" w15:restartNumberingAfterBreak="0">
    <w:nsid w:val="122C6776"/>
    <w:multiLevelType w:val="hybridMultilevel"/>
    <w:tmpl w:val="E0000300"/>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start w:val="1"/>
      <w:numFmt w:val="bullet"/>
      <w:lvlText w:val=""/>
      <w:lvlJc w:val="left"/>
      <w:pPr>
        <w:ind w:left="2160" w:hanging="360"/>
      </w:pPr>
      <w:rPr>
        <w:rFonts w:ascii="Wingdings" w:hAnsi="Wingdings" w:hint="default"/>
      </w:rPr>
    </w:lvl>
    <w:lvl w:ilvl="3" w:tplc="0C000001">
      <w:start w:val="1"/>
      <w:numFmt w:val="bullet"/>
      <w:lvlText w:val=""/>
      <w:lvlJc w:val="left"/>
      <w:pPr>
        <w:ind w:left="2880" w:hanging="360"/>
      </w:pPr>
      <w:rPr>
        <w:rFonts w:ascii="Symbol" w:hAnsi="Symbol" w:hint="default"/>
      </w:rPr>
    </w:lvl>
    <w:lvl w:ilvl="4" w:tplc="0C000003">
      <w:start w:val="1"/>
      <w:numFmt w:val="bullet"/>
      <w:lvlText w:val="o"/>
      <w:lvlJc w:val="left"/>
      <w:pPr>
        <w:ind w:left="3600" w:hanging="360"/>
      </w:pPr>
      <w:rPr>
        <w:rFonts w:ascii="Courier New" w:hAnsi="Courier New" w:cs="Courier New" w:hint="default"/>
      </w:rPr>
    </w:lvl>
    <w:lvl w:ilvl="5" w:tplc="0C000005">
      <w:start w:val="1"/>
      <w:numFmt w:val="bullet"/>
      <w:lvlText w:val=""/>
      <w:lvlJc w:val="left"/>
      <w:pPr>
        <w:ind w:left="4320" w:hanging="360"/>
      </w:pPr>
      <w:rPr>
        <w:rFonts w:ascii="Wingdings" w:hAnsi="Wingdings" w:hint="default"/>
      </w:rPr>
    </w:lvl>
    <w:lvl w:ilvl="6" w:tplc="0C000001">
      <w:start w:val="1"/>
      <w:numFmt w:val="bullet"/>
      <w:lvlText w:val=""/>
      <w:lvlJc w:val="left"/>
      <w:pPr>
        <w:ind w:left="5040" w:hanging="360"/>
      </w:pPr>
      <w:rPr>
        <w:rFonts w:ascii="Symbol" w:hAnsi="Symbol" w:hint="default"/>
      </w:rPr>
    </w:lvl>
    <w:lvl w:ilvl="7" w:tplc="0C000003">
      <w:start w:val="1"/>
      <w:numFmt w:val="bullet"/>
      <w:lvlText w:val="o"/>
      <w:lvlJc w:val="left"/>
      <w:pPr>
        <w:ind w:left="5760" w:hanging="360"/>
      </w:pPr>
      <w:rPr>
        <w:rFonts w:ascii="Courier New" w:hAnsi="Courier New" w:cs="Courier New" w:hint="default"/>
      </w:rPr>
    </w:lvl>
    <w:lvl w:ilvl="8" w:tplc="0C000005">
      <w:start w:val="1"/>
      <w:numFmt w:val="bullet"/>
      <w:lvlText w:val=""/>
      <w:lvlJc w:val="left"/>
      <w:pPr>
        <w:ind w:left="6480" w:hanging="360"/>
      </w:pPr>
      <w:rPr>
        <w:rFonts w:ascii="Wingdings" w:hAnsi="Wingdings" w:hint="default"/>
      </w:rPr>
    </w:lvl>
  </w:abstractNum>
  <w:abstractNum w:abstractNumId="10" w15:restartNumberingAfterBreak="0">
    <w:nsid w:val="17246811"/>
    <w:multiLevelType w:val="hybridMultilevel"/>
    <w:tmpl w:val="FA588F4C"/>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1" w15:restartNumberingAfterBreak="0">
    <w:nsid w:val="173F77AD"/>
    <w:multiLevelType w:val="hybridMultilevel"/>
    <w:tmpl w:val="C1427F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AF30446"/>
    <w:multiLevelType w:val="hybridMultilevel"/>
    <w:tmpl w:val="D7E62EE2"/>
    <w:lvl w:ilvl="0" w:tplc="0A9C8118">
      <w:start w:val="1"/>
      <w:numFmt w:val="lowerLetter"/>
      <w:pStyle w:val="B3"/>
      <w:lvlText w:val="%1)"/>
      <w:lvlJc w:val="left"/>
      <w:pPr>
        <w:ind w:left="2410" w:hanging="425"/>
      </w:pPr>
      <w:rPr>
        <w:rFonts w:hint="default"/>
        <w:color w:val="305291" w:themeColor="accent1"/>
      </w:rPr>
    </w:lvl>
    <w:lvl w:ilvl="1" w:tplc="04070019" w:tentative="1">
      <w:start w:val="1"/>
      <w:numFmt w:val="lowerLetter"/>
      <w:lvlText w:val="%2."/>
      <w:lvlJc w:val="left"/>
      <w:pPr>
        <w:ind w:left="3283" w:hanging="360"/>
      </w:pPr>
    </w:lvl>
    <w:lvl w:ilvl="2" w:tplc="0407001B" w:tentative="1">
      <w:start w:val="1"/>
      <w:numFmt w:val="lowerRoman"/>
      <w:lvlText w:val="%3."/>
      <w:lvlJc w:val="right"/>
      <w:pPr>
        <w:ind w:left="4003" w:hanging="180"/>
      </w:pPr>
    </w:lvl>
    <w:lvl w:ilvl="3" w:tplc="0407000F" w:tentative="1">
      <w:start w:val="1"/>
      <w:numFmt w:val="decimal"/>
      <w:lvlText w:val="%4."/>
      <w:lvlJc w:val="left"/>
      <w:pPr>
        <w:ind w:left="4723" w:hanging="360"/>
      </w:pPr>
    </w:lvl>
    <w:lvl w:ilvl="4" w:tplc="04070019" w:tentative="1">
      <w:start w:val="1"/>
      <w:numFmt w:val="lowerLetter"/>
      <w:lvlText w:val="%5."/>
      <w:lvlJc w:val="left"/>
      <w:pPr>
        <w:ind w:left="5443" w:hanging="360"/>
      </w:pPr>
    </w:lvl>
    <w:lvl w:ilvl="5" w:tplc="0407001B" w:tentative="1">
      <w:start w:val="1"/>
      <w:numFmt w:val="lowerRoman"/>
      <w:lvlText w:val="%6."/>
      <w:lvlJc w:val="right"/>
      <w:pPr>
        <w:ind w:left="6163" w:hanging="180"/>
      </w:pPr>
    </w:lvl>
    <w:lvl w:ilvl="6" w:tplc="0407000F" w:tentative="1">
      <w:start w:val="1"/>
      <w:numFmt w:val="decimal"/>
      <w:lvlText w:val="%7."/>
      <w:lvlJc w:val="left"/>
      <w:pPr>
        <w:ind w:left="6883" w:hanging="360"/>
      </w:pPr>
    </w:lvl>
    <w:lvl w:ilvl="7" w:tplc="04070019" w:tentative="1">
      <w:start w:val="1"/>
      <w:numFmt w:val="lowerLetter"/>
      <w:lvlText w:val="%8."/>
      <w:lvlJc w:val="left"/>
      <w:pPr>
        <w:ind w:left="7603" w:hanging="360"/>
      </w:pPr>
    </w:lvl>
    <w:lvl w:ilvl="8" w:tplc="0407001B" w:tentative="1">
      <w:start w:val="1"/>
      <w:numFmt w:val="lowerRoman"/>
      <w:lvlText w:val="%9."/>
      <w:lvlJc w:val="right"/>
      <w:pPr>
        <w:ind w:left="8323" w:hanging="180"/>
      </w:pPr>
    </w:lvl>
  </w:abstractNum>
  <w:abstractNum w:abstractNumId="13" w15:restartNumberingAfterBreak="0">
    <w:nsid w:val="1E6E137A"/>
    <w:multiLevelType w:val="hybridMultilevel"/>
    <w:tmpl w:val="B94632B6"/>
    <w:lvl w:ilvl="0" w:tplc="0C000001">
      <w:start w:val="1"/>
      <w:numFmt w:val="bullet"/>
      <w:lvlText w:val=""/>
      <w:lvlJc w:val="left"/>
      <w:pPr>
        <w:ind w:left="2007" w:hanging="360"/>
      </w:pPr>
      <w:rPr>
        <w:rFonts w:ascii="Symbol" w:hAnsi="Symbol" w:hint="default"/>
      </w:rPr>
    </w:lvl>
    <w:lvl w:ilvl="1" w:tplc="0C000003" w:tentative="1">
      <w:start w:val="1"/>
      <w:numFmt w:val="bullet"/>
      <w:lvlText w:val="o"/>
      <w:lvlJc w:val="left"/>
      <w:pPr>
        <w:ind w:left="2727" w:hanging="360"/>
      </w:pPr>
      <w:rPr>
        <w:rFonts w:ascii="Courier New" w:hAnsi="Courier New" w:cs="Courier New" w:hint="default"/>
      </w:rPr>
    </w:lvl>
    <w:lvl w:ilvl="2" w:tplc="0C000005" w:tentative="1">
      <w:start w:val="1"/>
      <w:numFmt w:val="bullet"/>
      <w:lvlText w:val=""/>
      <w:lvlJc w:val="left"/>
      <w:pPr>
        <w:ind w:left="3447" w:hanging="360"/>
      </w:pPr>
      <w:rPr>
        <w:rFonts w:ascii="Wingdings" w:hAnsi="Wingdings" w:hint="default"/>
      </w:rPr>
    </w:lvl>
    <w:lvl w:ilvl="3" w:tplc="0C000001" w:tentative="1">
      <w:start w:val="1"/>
      <w:numFmt w:val="bullet"/>
      <w:lvlText w:val=""/>
      <w:lvlJc w:val="left"/>
      <w:pPr>
        <w:ind w:left="4167" w:hanging="360"/>
      </w:pPr>
      <w:rPr>
        <w:rFonts w:ascii="Symbol" w:hAnsi="Symbol" w:hint="default"/>
      </w:rPr>
    </w:lvl>
    <w:lvl w:ilvl="4" w:tplc="0C000003" w:tentative="1">
      <w:start w:val="1"/>
      <w:numFmt w:val="bullet"/>
      <w:lvlText w:val="o"/>
      <w:lvlJc w:val="left"/>
      <w:pPr>
        <w:ind w:left="4887" w:hanging="360"/>
      </w:pPr>
      <w:rPr>
        <w:rFonts w:ascii="Courier New" w:hAnsi="Courier New" w:cs="Courier New" w:hint="default"/>
      </w:rPr>
    </w:lvl>
    <w:lvl w:ilvl="5" w:tplc="0C000005" w:tentative="1">
      <w:start w:val="1"/>
      <w:numFmt w:val="bullet"/>
      <w:lvlText w:val=""/>
      <w:lvlJc w:val="left"/>
      <w:pPr>
        <w:ind w:left="5607" w:hanging="360"/>
      </w:pPr>
      <w:rPr>
        <w:rFonts w:ascii="Wingdings" w:hAnsi="Wingdings" w:hint="default"/>
      </w:rPr>
    </w:lvl>
    <w:lvl w:ilvl="6" w:tplc="0C000001" w:tentative="1">
      <w:start w:val="1"/>
      <w:numFmt w:val="bullet"/>
      <w:lvlText w:val=""/>
      <w:lvlJc w:val="left"/>
      <w:pPr>
        <w:ind w:left="6327" w:hanging="360"/>
      </w:pPr>
      <w:rPr>
        <w:rFonts w:ascii="Symbol" w:hAnsi="Symbol" w:hint="default"/>
      </w:rPr>
    </w:lvl>
    <w:lvl w:ilvl="7" w:tplc="0C000003" w:tentative="1">
      <w:start w:val="1"/>
      <w:numFmt w:val="bullet"/>
      <w:lvlText w:val="o"/>
      <w:lvlJc w:val="left"/>
      <w:pPr>
        <w:ind w:left="7047" w:hanging="360"/>
      </w:pPr>
      <w:rPr>
        <w:rFonts w:ascii="Courier New" w:hAnsi="Courier New" w:cs="Courier New" w:hint="default"/>
      </w:rPr>
    </w:lvl>
    <w:lvl w:ilvl="8" w:tplc="0C000005" w:tentative="1">
      <w:start w:val="1"/>
      <w:numFmt w:val="bullet"/>
      <w:lvlText w:val=""/>
      <w:lvlJc w:val="left"/>
      <w:pPr>
        <w:ind w:left="7767" w:hanging="360"/>
      </w:pPr>
      <w:rPr>
        <w:rFonts w:ascii="Wingdings" w:hAnsi="Wingdings" w:hint="default"/>
      </w:rPr>
    </w:lvl>
  </w:abstractNum>
  <w:abstractNum w:abstractNumId="14" w15:restartNumberingAfterBreak="0">
    <w:nsid w:val="29FA1A11"/>
    <w:multiLevelType w:val="hybridMultilevel"/>
    <w:tmpl w:val="E9502B4C"/>
    <w:lvl w:ilvl="0" w:tplc="9E1AC0FA">
      <w:start w:val="1"/>
      <w:numFmt w:val="decimal"/>
      <w:pStyle w:val="N2"/>
      <w:lvlText w:val="%1."/>
      <w:lvlJc w:val="left"/>
      <w:pPr>
        <w:ind w:left="1985" w:hanging="426"/>
      </w:pPr>
      <w:rPr>
        <w:rFonts w:hint="default"/>
        <w:color w:val="305291" w:themeColor="accent1"/>
      </w:rPr>
    </w:lvl>
    <w:lvl w:ilvl="1" w:tplc="04070019" w:tentative="1">
      <w:start w:val="1"/>
      <w:numFmt w:val="lowerLetter"/>
      <w:lvlText w:val="%2."/>
      <w:lvlJc w:val="left"/>
      <w:pPr>
        <w:ind w:left="2574" w:hanging="360"/>
      </w:pPr>
    </w:lvl>
    <w:lvl w:ilvl="2" w:tplc="0407001B" w:tentative="1">
      <w:start w:val="1"/>
      <w:numFmt w:val="lowerRoman"/>
      <w:lvlText w:val="%3."/>
      <w:lvlJc w:val="right"/>
      <w:pPr>
        <w:ind w:left="3294" w:hanging="180"/>
      </w:pPr>
    </w:lvl>
    <w:lvl w:ilvl="3" w:tplc="0407000F" w:tentative="1">
      <w:start w:val="1"/>
      <w:numFmt w:val="decimal"/>
      <w:lvlText w:val="%4."/>
      <w:lvlJc w:val="left"/>
      <w:pPr>
        <w:ind w:left="4014" w:hanging="360"/>
      </w:pPr>
    </w:lvl>
    <w:lvl w:ilvl="4" w:tplc="04070019" w:tentative="1">
      <w:start w:val="1"/>
      <w:numFmt w:val="lowerLetter"/>
      <w:lvlText w:val="%5."/>
      <w:lvlJc w:val="left"/>
      <w:pPr>
        <w:ind w:left="4734" w:hanging="360"/>
      </w:pPr>
    </w:lvl>
    <w:lvl w:ilvl="5" w:tplc="0407001B" w:tentative="1">
      <w:start w:val="1"/>
      <w:numFmt w:val="lowerRoman"/>
      <w:lvlText w:val="%6."/>
      <w:lvlJc w:val="right"/>
      <w:pPr>
        <w:ind w:left="5454" w:hanging="180"/>
      </w:pPr>
    </w:lvl>
    <w:lvl w:ilvl="6" w:tplc="0407000F" w:tentative="1">
      <w:start w:val="1"/>
      <w:numFmt w:val="decimal"/>
      <w:lvlText w:val="%7."/>
      <w:lvlJc w:val="left"/>
      <w:pPr>
        <w:ind w:left="6174" w:hanging="360"/>
      </w:pPr>
    </w:lvl>
    <w:lvl w:ilvl="7" w:tplc="04070019" w:tentative="1">
      <w:start w:val="1"/>
      <w:numFmt w:val="lowerLetter"/>
      <w:lvlText w:val="%8."/>
      <w:lvlJc w:val="left"/>
      <w:pPr>
        <w:ind w:left="6894" w:hanging="360"/>
      </w:pPr>
    </w:lvl>
    <w:lvl w:ilvl="8" w:tplc="0407001B" w:tentative="1">
      <w:start w:val="1"/>
      <w:numFmt w:val="lowerRoman"/>
      <w:lvlText w:val="%9."/>
      <w:lvlJc w:val="right"/>
      <w:pPr>
        <w:ind w:left="7614" w:hanging="180"/>
      </w:pPr>
    </w:lvl>
  </w:abstractNum>
  <w:abstractNum w:abstractNumId="15" w15:restartNumberingAfterBreak="0">
    <w:nsid w:val="2A3F77A7"/>
    <w:multiLevelType w:val="hybridMultilevel"/>
    <w:tmpl w:val="189EB868"/>
    <w:lvl w:ilvl="0" w:tplc="E5F6C362">
      <w:start w:val="1"/>
      <w:numFmt w:val="decimal"/>
      <w:pStyle w:val="N1"/>
      <w:lvlText w:val="%1."/>
      <w:lvlJc w:val="left"/>
      <w:pPr>
        <w:ind w:left="1559" w:hanging="425"/>
      </w:pPr>
      <w:rPr>
        <w:rFonts w:hint="default"/>
        <w:color w:val="305291" w:themeColor="accent1"/>
      </w:rPr>
    </w:lvl>
    <w:lvl w:ilvl="1" w:tplc="04070019" w:tentative="1">
      <w:start w:val="1"/>
      <w:numFmt w:val="lowerLetter"/>
      <w:lvlText w:val="%2."/>
      <w:lvlJc w:val="left"/>
      <w:pPr>
        <w:ind w:left="2149" w:hanging="360"/>
      </w:pPr>
    </w:lvl>
    <w:lvl w:ilvl="2" w:tplc="0407001B" w:tentative="1">
      <w:start w:val="1"/>
      <w:numFmt w:val="lowerRoman"/>
      <w:lvlText w:val="%3."/>
      <w:lvlJc w:val="right"/>
      <w:pPr>
        <w:ind w:left="2869" w:hanging="180"/>
      </w:pPr>
    </w:lvl>
    <w:lvl w:ilvl="3" w:tplc="0407000F" w:tentative="1">
      <w:start w:val="1"/>
      <w:numFmt w:val="decimal"/>
      <w:lvlText w:val="%4."/>
      <w:lvlJc w:val="left"/>
      <w:pPr>
        <w:ind w:left="3589" w:hanging="360"/>
      </w:pPr>
    </w:lvl>
    <w:lvl w:ilvl="4" w:tplc="04070019" w:tentative="1">
      <w:start w:val="1"/>
      <w:numFmt w:val="lowerLetter"/>
      <w:lvlText w:val="%5."/>
      <w:lvlJc w:val="left"/>
      <w:pPr>
        <w:ind w:left="4309" w:hanging="360"/>
      </w:pPr>
    </w:lvl>
    <w:lvl w:ilvl="5" w:tplc="0407001B" w:tentative="1">
      <w:start w:val="1"/>
      <w:numFmt w:val="lowerRoman"/>
      <w:lvlText w:val="%6."/>
      <w:lvlJc w:val="right"/>
      <w:pPr>
        <w:ind w:left="5029" w:hanging="180"/>
      </w:pPr>
    </w:lvl>
    <w:lvl w:ilvl="6" w:tplc="0407000F" w:tentative="1">
      <w:start w:val="1"/>
      <w:numFmt w:val="decimal"/>
      <w:lvlText w:val="%7."/>
      <w:lvlJc w:val="left"/>
      <w:pPr>
        <w:ind w:left="5749" w:hanging="360"/>
      </w:pPr>
    </w:lvl>
    <w:lvl w:ilvl="7" w:tplc="04070019" w:tentative="1">
      <w:start w:val="1"/>
      <w:numFmt w:val="lowerLetter"/>
      <w:lvlText w:val="%8."/>
      <w:lvlJc w:val="left"/>
      <w:pPr>
        <w:ind w:left="6469" w:hanging="360"/>
      </w:pPr>
    </w:lvl>
    <w:lvl w:ilvl="8" w:tplc="0407001B" w:tentative="1">
      <w:start w:val="1"/>
      <w:numFmt w:val="lowerRoman"/>
      <w:lvlText w:val="%9."/>
      <w:lvlJc w:val="right"/>
      <w:pPr>
        <w:ind w:left="7189" w:hanging="180"/>
      </w:pPr>
    </w:lvl>
  </w:abstractNum>
  <w:abstractNum w:abstractNumId="16" w15:restartNumberingAfterBreak="0">
    <w:nsid w:val="2E37279B"/>
    <w:multiLevelType w:val="hybridMultilevel"/>
    <w:tmpl w:val="43FECC64"/>
    <w:lvl w:ilvl="0" w:tplc="0C000001">
      <w:start w:val="1"/>
      <w:numFmt w:val="bullet"/>
      <w:lvlText w:val=""/>
      <w:lvlJc w:val="left"/>
      <w:pPr>
        <w:ind w:left="1440" w:hanging="360"/>
      </w:pPr>
      <w:rPr>
        <w:rFonts w:ascii="Symbol" w:hAnsi="Symbol" w:hint="default"/>
      </w:rPr>
    </w:lvl>
    <w:lvl w:ilvl="1" w:tplc="0C000003">
      <w:start w:val="1"/>
      <w:numFmt w:val="bullet"/>
      <w:lvlText w:val="o"/>
      <w:lvlJc w:val="left"/>
      <w:pPr>
        <w:ind w:left="2160" w:hanging="360"/>
      </w:pPr>
      <w:rPr>
        <w:rFonts w:ascii="Courier New" w:hAnsi="Courier New" w:cs="Courier New" w:hint="default"/>
      </w:rPr>
    </w:lvl>
    <w:lvl w:ilvl="2" w:tplc="0C000005">
      <w:start w:val="1"/>
      <w:numFmt w:val="bullet"/>
      <w:lvlText w:val=""/>
      <w:lvlJc w:val="left"/>
      <w:pPr>
        <w:ind w:left="2880" w:hanging="360"/>
      </w:pPr>
      <w:rPr>
        <w:rFonts w:ascii="Wingdings" w:hAnsi="Wingdings" w:hint="default"/>
      </w:rPr>
    </w:lvl>
    <w:lvl w:ilvl="3" w:tplc="0C000001">
      <w:start w:val="1"/>
      <w:numFmt w:val="bullet"/>
      <w:lvlText w:val=""/>
      <w:lvlJc w:val="left"/>
      <w:pPr>
        <w:ind w:left="3600" w:hanging="360"/>
      </w:pPr>
      <w:rPr>
        <w:rFonts w:ascii="Symbol" w:hAnsi="Symbol" w:hint="default"/>
      </w:rPr>
    </w:lvl>
    <w:lvl w:ilvl="4" w:tplc="0C000003">
      <w:start w:val="1"/>
      <w:numFmt w:val="bullet"/>
      <w:lvlText w:val="o"/>
      <w:lvlJc w:val="left"/>
      <w:pPr>
        <w:ind w:left="4320" w:hanging="360"/>
      </w:pPr>
      <w:rPr>
        <w:rFonts w:ascii="Courier New" w:hAnsi="Courier New" w:cs="Courier New" w:hint="default"/>
      </w:rPr>
    </w:lvl>
    <w:lvl w:ilvl="5" w:tplc="0C000005">
      <w:start w:val="1"/>
      <w:numFmt w:val="bullet"/>
      <w:lvlText w:val=""/>
      <w:lvlJc w:val="left"/>
      <w:pPr>
        <w:ind w:left="5040" w:hanging="360"/>
      </w:pPr>
      <w:rPr>
        <w:rFonts w:ascii="Wingdings" w:hAnsi="Wingdings" w:hint="default"/>
      </w:rPr>
    </w:lvl>
    <w:lvl w:ilvl="6" w:tplc="0C000001">
      <w:start w:val="1"/>
      <w:numFmt w:val="bullet"/>
      <w:lvlText w:val=""/>
      <w:lvlJc w:val="left"/>
      <w:pPr>
        <w:ind w:left="5760" w:hanging="360"/>
      </w:pPr>
      <w:rPr>
        <w:rFonts w:ascii="Symbol" w:hAnsi="Symbol" w:hint="default"/>
      </w:rPr>
    </w:lvl>
    <w:lvl w:ilvl="7" w:tplc="0C000003">
      <w:start w:val="1"/>
      <w:numFmt w:val="bullet"/>
      <w:lvlText w:val="o"/>
      <w:lvlJc w:val="left"/>
      <w:pPr>
        <w:ind w:left="6480" w:hanging="360"/>
      </w:pPr>
      <w:rPr>
        <w:rFonts w:ascii="Courier New" w:hAnsi="Courier New" w:cs="Courier New" w:hint="default"/>
      </w:rPr>
    </w:lvl>
    <w:lvl w:ilvl="8" w:tplc="0C000005">
      <w:start w:val="1"/>
      <w:numFmt w:val="bullet"/>
      <w:lvlText w:val=""/>
      <w:lvlJc w:val="left"/>
      <w:pPr>
        <w:ind w:left="7200" w:hanging="360"/>
      </w:pPr>
      <w:rPr>
        <w:rFonts w:ascii="Wingdings" w:hAnsi="Wingdings" w:hint="default"/>
      </w:rPr>
    </w:lvl>
  </w:abstractNum>
  <w:abstractNum w:abstractNumId="17" w15:restartNumberingAfterBreak="0">
    <w:nsid w:val="3BE20CA4"/>
    <w:multiLevelType w:val="hybridMultilevel"/>
    <w:tmpl w:val="6BEA7CC6"/>
    <w:lvl w:ilvl="0" w:tplc="EBC0E254">
      <w:start w:val="1"/>
      <w:numFmt w:val="lowerLetter"/>
      <w:pStyle w:val="B0"/>
      <w:lvlText w:val="%1)"/>
      <w:lvlJc w:val="left"/>
      <w:pPr>
        <w:ind w:left="425" w:hanging="425"/>
      </w:pPr>
      <w:rPr>
        <w:rFonts w:hint="default"/>
        <w:color w:val="305291" w:themeColor="accent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3CC222FB"/>
    <w:multiLevelType w:val="hybridMultilevel"/>
    <w:tmpl w:val="685876D8"/>
    <w:lvl w:ilvl="0" w:tplc="AE48A930">
      <w:start w:val="1"/>
      <w:numFmt w:val="bullet"/>
      <w:lvlText w:val="»"/>
      <w:lvlJc w:val="left"/>
      <w:pPr>
        <w:tabs>
          <w:tab w:val="num" w:pos="720"/>
        </w:tabs>
        <w:ind w:left="720" w:hanging="360"/>
      </w:pPr>
      <w:rPr>
        <w:rFonts w:ascii="Arial Narrow" w:hAnsi="Arial Narrow" w:hint="default"/>
      </w:rPr>
    </w:lvl>
    <w:lvl w:ilvl="1" w:tplc="2C10E278">
      <w:start w:val="1"/>
      <w:numFmt w:val="bullet"/>
      <w:lvlText w:val="»"/>
      <w:lvlJc w:val="left"/>
      <w:pPr>
        <w:tabs>
          <w:tab w:val="num" w:pos="1440"/>
        </w:tabs>
        <w:ind w:left="1440" w:hanging="360"/>
      </w:pPr>
      <w:rPr>
        <w:rFonts w:ascii="Arial Narrow" w:hAnsi="Arial Narrow" w:hint="default"/>
      </w:rPr>
    </w:lvl>
    <w:lvl w:ilvl="2" w:tplc="93E089D4" w:tentative="1">
      <w:start w:val="1"/>
      <w:numFmt w:val="bullet"/>
      <w:lvlText w:val="»"/>
      <w:lvlJc w:val="left"/>
      <w:pPr>
        <w:tabs>
          <w:tab w:val="num" w:pos="2160"/>
        </w:tabs>
        <w:ind w:left="2160" w:hanging="360"/>
      </w:pPr>
      <w:rPr>
        <w:rFonts w:ascii="Arial Narrow" w:hAnsi="Arial Narrow" w:hint="default"/>
      </w:rPr>
    </w:lvl>
    <w:lvl w:ilvl="3" w:tplc="ED2C5CEC" w:tentative="1">
      <w:start w:val="1"/>
      <w:numFmt w:val="bullet"/>
      <w:lvlText w:val="»"/>
      <w:lvlJc w:val="left"/>
      <w:pPr>
        <w:tabs>
          <w:tab w:val="num" w:pos="2880"/>
        </w:tabs>
        <w:ind w:left="2880" w:hanging="360"/>
      </w:pPr>
      <w:rPr>
        <w:rFonts w:ascii="Arial Narrow" w:hAnsi="Arial Narrow" w:hint="default"/>
      </w:rPr>
    </w:lvl>
    <w:lvl w:ilvl="4" w:tplc="3B104B9E" w:tentative="1">
      <w:start w:val="1"/>
      <w:numFmt w:val="bullet"/>
      <w:lvlText w:val="»"/>
      <w:lvlJc w:val="left"/>
      <w:pPr>
        <w:tabs>
          <w:tab w:val="num" w:pos="3600"/>
        </w:tabs>
        <w:ind w:left="3600" w:hanging="360"/>
      </w:pPr>
      <w:rPr>
        <w:rFonts w:ascii="Arial Narrow" w:hAnsi="Arial Narrow" w:hint="default"/>
      </w:rPr>
    </w:lvl>
    <w:lvl w:ilvl="5" w:tplc="535A0F2A" w:tentative="1">
      <w:start w:val="1"/>
      <w:numFmt w:val="bullet"/>
      <w:lvlText w:val="»"/>
      <w:lvlJc w:val="left"/>
      <w:pPr>
        <w:tabs>
          <w:tab w:val="num" w:pos="4320"/>
        </w:tabs>
        <w:ind w:left="4320" w:hanging="360"/>
      </w:pPr>
      <w:rPr>
        <w:rFonts w:ascii="Arial Narrow" w:hAnsi="Arial Narrow" w:hint="default"/>
      </w:rPr>
    </w:lvl>
    <w:lvl w:ilvl="6" w:tplc="2EF014DA" w:tentative="1">
      <w:start w:val="1"/>
      <w:numFmt w:val="bullet"/>
      <w:lvlText w:val="»"/>
      <w:lvlJc w:val="left"/>
      <w:pPr>
        <w:tabs>
          <w:tab w:val="num" w:pos="5040"/>
        </w:tabs>
        <w:ind w:left="5040" w:hanging="360"/>
      </w:pPr>
      <w:rPr>
        <w:rFonts w:ascii="Arial Narrow" w:hAnsi="Arial Narrow" w:hint="default"/>
      </w:rPr>
    </w:lvl>
    <w:lvl w:ilvl="7" w:tplc="5DAE5F6C" w:tentative="1">
      <w:start w:val="1"/>
      <w:numFmt w:val="bullet"/>
      <w:lvlText w:val="»"/>
      <w:lvlJc w:val="left"/>
      <w:pPr>
        <w:tabs>
          <w:tab w:val="num" w:pos="5760"/>
        </w:tabs>
        <w:ind w:left="5760" w:hanging="360"/>
      </w:pPr>
      <w:rPr>
        <w:rFonts w:ascii="Arial Narrow" w:hAnsi="Arial Narrow" w:hint="default"/>
      </w:rPr>
    </w:lvl>
    <w:lvl w:ilvl="8" w:tplc="2B140734" w:tentative="1">
      <w:start w:val="1"/>
      <w:numFmt w:val="bullet"/>
      <w:lvlText w:val="»"/>
      <w:lvlJc w:val="left"/>
      <w:pPr>
        <w:tabs>
          <w:tab w:val="num" w:pos="6480"/>
        </w:tabs>
        <w:ind w:left="6480" w:hanging="360"/>
      </w:pPr>
      <w:rPr>
        <w:rFonts w:ascii="Arial Narrow" w:hAnsi="Arial Narrow" w:hint="default"/>
      </w:rPr>
    </w:lvl>
  </w:abstractNum>
  <w:abstractNum w:abstractNumId="19" w15:restartNumberingAfterBreak="0">
    <w:nsid w:val="3EBB4839"/>
    <w:multiLevelType w:val="multilevel"/>
    <w:tmpl w:val="40348A3A"/>
    <w:lvl w:ilvl="0">
      <w:start w:val="1"/>
      <w:numFmt w:val="decimal"/>
      <w:pStyle w:val="ListBullet"/>
      <w:lvlText w:val="%1."/>
      <w:lvlJc w:val="left"/>
      <w:pPr>
        <w:ind w:left="720" w:hanging="360"/>
      </w:pPr>
    </w:lvl>
    <w:lvl w:ilvl="1">
      <w:numFmt w:val="decimal"/>
      <w:isLgl/>
      <w:lvlText w:val="%1.%2."/>
      <w:lvlJc w:val="left"/>
      <w:pPr>
        <w:ind w:left="1287" w:hanging="7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20" w15:restartNumberingAfterBreak="0">
    <w:nsid w:val="44B81A7E"/>
    <w:multiLevelType w:val="hybridMultilevel"/>
    <w:tmpl w:val="AE406144"/>
    <w:lvl w:ilvl="0" w:tplc="97541862">
      <w:start w:val="1"/>
      <w:numFmt w:val="bullet"/>
      <w:pStyle w:val="P3"/>
      <w:lvlText w:val=""/>
      <w:lvlJc w:val="left"/>
      <w:pPr>
        <w:ind w:left="2410" w:hanging="425"/>
      </w:pPr>
      <w:rPr>
        <w:rFonts w:ascii="Symbol" w:hAnsi="Symbol" w:hint="default"/>
        <w:color w:val="305291" w:themeColor="accent1"/>
      </w:rPr>
    </w:lvl>
    <w:lvl w:ilvl="1" w:tplc="04070003" w:tentative="1">
      <w:start w:val="1"/>
      <w:numFmt w:val="bullet"/>
      <w:lvlText w:val="o"/>
      <w:lvlJc w:val="left"/>
      <w:pPr>
        <w:ind w:left="2999" w:hanging="360"/>
      </w:pPr>
      <w:rPr>
        <w:rFonts w:ascii="Courier New" w:hAnsi="Courier New" w:cs="Courier New" w:hint="default"/>
      </w:rPr>
    </w:lvl>
    <w:lvl w:ilvl="2" w:tplc="04070005" w:tentative="1">
      <w:start w:val="1"/>
      <w:numFmt w:val="bullet"/>
      <w:lvlText w:val=""/>
      <w:lvlJc w:val="left"/>
      <w:pPr>
        <w:ind w:left="3719" w:hanging="360"/>
      </w:pPr>
      <w:rPr>
        <w:rFonts w:ascii="Wingdings" w:hAnsi="Wingdings" w:hint="default"/>
      </w:rPr>
    </w:lvl>
    <w:lvl w:ilvl="3" w:tplc="04070001" w:tentative="1">
      <w:start w:val="1"/>
      <w:numFmt w:val="bullet"/>
      <w:lvlText w:val=""/>
      <w:lvlJc w:val="left"/>
      <w:pPr>
        <w:ind w:left="4439" w:hanging="360"/>
      </w:pPr>
      <w:rPr>
        <w:rFonts w:ascii="Symbol" w:hAnsi="Symbol" w:hint="default"/>
      </w:rPr>
    </w:lvl>
    <w:lvl w:ilvl="4" w:tplc="04070003" w:tentative="1">
      <w:start w:val="1"/>
      <w:numFmt w:val="bullet"/>
      <w:lvlText w:val="o"/>
      <w:lvlJc w:val="left"/>
      <w:pPr>
        <w:ind w:left="5159" w:hanging="360"/>
      </w:pPr>
      <w:rPr>
        <w:rFonts w:ascii="Courier New" w:hAnsi="Courier New" w:cs="Courier New" w:hint="default"/>
      </w:rPr>
    </w:lvl>
    <w:lvl w:ilvl="5" w:tplc="04070005" w:tentative="1">
      <w:start w:val="1"/>
      <w:numFmt w:val="bullet"/>
      <w:lvlText w:val=""/>
      <w:lvlJc w:val="left"/>
      <w:pPr>
        <w:ind w:left="5879" w:hanging="360"/>
      </w:pPr>
      <w:rPr>
        <w:rFonts w:ascii="Wingdings" w:hAnsi="Wingdings" w:hint="default"/>
      </w:rPr>
    </w:lvl>
    <w:lvl w:ilvl="6" w:tplc="04070001" w:tentative="1">
      <w:start w:val="1"/>
      <w:numFmt w:val="bullet"/>
      <w:lvlText w:val=""/>
      <w:lvlJc w:val="left"/>
      <w:pPr>
        <w:ind w:left="6599" w:hanging="360"/>
      </w:pPr>
      <w:rPr>
        <w:rFonts w:ascii="Symbol" w:hAnsi="Symbol" w:hint="default"/>
      </w:rPr>
    </w:lvl>
    <w:lvl w:ilvl="7" w:tplc="04070003" w:tentative="1">
      <w:start w:val="1"/>
      <w:numFmt w:val="bullet"/>
      <w:lvlText w:val="o"/>
      <w:lvlJc w:val="left"/>
      <w:pPr>
        <w:ind w:left="7319" w:hanging="360"/>
      </w:pPr>
      <w:rPr>
        <w:rFonts w:ascii="Courier New" w:hAnsi="Courier New" w:cs="Courier New" w:hint="default"/>
      </w:rPr>
    </w:lvl>
    <w:lvl w:ilvl="8" w:tplc="04070005" w:tentative="1">
      <w:start w:val="1"/>
      <w:numFmt w:val="bullet"/>
      <w:lvlText w:val=""/>
      <w:lvlJc w:val="left"/>
      <w:pPr>
        <w:ind w:left="8039" w:hanging="360"/>
      </w:pPr>
      <w:rPr>
        <w:rFonts w:ascii="Wingdings" w:hAnsi="Wingdings" w:hint="default"/>
      </w:rPr>
    </w:lvl>
  </w:abstractNum>
  <w:abstractNum w:abstractNumId="21" w15:restartNumberingAfterBreak="0">
    <w:nsid w:val="48B74743"/>
    <w:multiLevelType w:val="hybridMultilevel"/>
    <w:tmpl w:val="507C3F24"/>
    <w:lvl w:ilvl="0" w:tplc="0C000001">
      <w:start w:val="1"/>
      <w:numFmt w:val="bullet"/>
      <w:lvlText w:val=""/>
      <w:lvlJc w:val="left"/>
      <w:pPr>
        <w:ind w:left="2007" w:hanging="360"/>
      </w:pPr>
      <w:rPr>
        <w:rFonts w:ascii="Symbol" w:hAnsi="Symbol" w:hint="default"/>
      </w:rPr>
    </w:lvl>
    <w:lvl w:ilvl="1" w:tplc="0C000003" w:tentative="1">
      <w:start w:val="1"/>
      <w:numFmt w:val="bullet"/>
      <w:lvlText w:val="o"/>
      <w:lvlJc w:val="left"/>
      <w:pPr>
        <w:ind w:left="2727" w:hanging="360"/>
      </w:pPr>
      <w:rPr>
        <w:rFonts w:ascii="Courier New" w:hAnsi="Courier New" w:cs="Courier New" w:hint="default"/>
      </w:rPr>
    </w:lvl>
    <w:lvl w:ilvl="2" w:tplc="0C000005" w:tentative="1">
      <w:start w:val="1"/>
      <w:numFmt w:val="bullet"/>
      <w:lvlText w:val=""/>
      <w:lvlJc w:val="left"/>
      <w:pPr>
        <w:ind w:left="3447" w:hanging="360"/>
      </w:pPr>
      <w:rPr>
        <w:rFonts w:ascii="Wingdings" w:hAnsi="Wingdings" w:hint="default"/>
      </w:rPr>
    </w:lvl>
    <w:lvl w:ilvl="3" w:tplc="0C000001" w:tentative="1">
      <w:start w:val="1"/>
      <w:numFmt w:val="bullet"/>
      <w:lvlText w:val=""/>
      <w:lvlJc w:val="left"/>
      <w:pPr>
        <w:ind w:left="4167" w:hanging="360"/>
      </w:pPr>
      <w:rPr>
        <w:rFonts w:ascii="Symbol" w:hAnsi="Symbol" w:hint="default"/>
      </w:rPr>
    </w:lvl>
    <w:lvl w:ilvl="4" w:tplc="0C000003" w:tentative="1">
      <w:start w:val="1"/>
      <w:numFmt w:val="bullet"/>
      <w:lvlText w:val="o"/>
      <w:lvlJc w:val="left"/>
      <w:pPr>
        <w:ind w:left="4887" w:hanging="360"/>
      </w:pPr>
      <w:rPr>
        <w:rFonts w:ascii="Courier New" w:hAnsi="Courier New" w:cs="Courier New" w:hint="default"/>
      </w:rPr>
    </w:lvl>
    <w:lvl w:ilvl="5" w:tplc="0C000005" w:tentative="1">
      <w:start w:val="1"/>
      <w:numFmt w:val="bullet"/>
      <w:lvlText w:val=""/>
      <w:lvlJc w:val="left"/>
      <w:pPr>
        <w:ind w:left="5607" w:hanging="360"/>
      </w:pPr>
      <w:rPr>
        <w:rFonts w:ascii="Wingdings" w:hAnsi="Wingdings" w:hint="default"/>
      </w:rPr>
    </w:lvl>
    <w:lvl w:ilvl="6" w:tplc="0C000001" w:tentative="1">
      <w:start w:val="1"/>
      <w:numFmt w:val="bullet"/>
      <w:lvlText w:val=""/>
      <w:lvlJc w:val="left"/>
      <w:pPr>
        <w:ind w:left="6327" w:hanging="360"/>
      </w:pPr>
      <w:rPr>
        <w:rFonts w:ascii="Symbol" w:hAnsi="Symbol" w:hint="default"/>
      </w:rPr>
    </w:lvl>
    <w:lvl w:ilvl="7" w:tplc="0C000003" w:tentative="1">
      <w:start w:val="1"/>
      <w:numFmt w:val="bullet"/>
      <w:lvlText w:val="o"/>
      <w:lvlJc w:val="left"/>
      <w:pPr>
        <w:ind w:left="7047" w:hanging="360"/>
      </w:pPr>
      <w:rPr>
        <w:rFonts w:ascii="Courier New" w:hAnsi="Courier New" w:cs="Courier New" w:hint="default"/>
      </w:rPr>
    </w:lvl>
    <w:lvl w:ilvl="8" w:tplc="0C000005" w:tentative="1">
      <w:start w:val="1"/>
      <w:numFmt w:val="bullet"/>
      <w:lvlText w:val=""/>
      <w:lvlJc w:val="left"/>
      <w:pPr>
        <w:ind w:left="7767" w:hanging="360"/>
      </w:pPr>
      <w:rPr>
        <w:rFonts w:ascii="Wingdings" w:hAnsi="Wingdings" w:hint="default"/>
      </w:rPr>
    </w:lvl>
  </w:abstractNum>
  <w:abstractNum w:abstractNumId="22" w15:restartNumberingAfterBreak="0">
    <w:nsid w:val="4B7E7801"/>
    <w:multiLevelType w:val="hybridMultilevel"/>
    <w:tmpl w:val="067E6FD4"/>
    <w:lvl w:ilvl="0" w:tplc="04090001">
      <w:start w:val="1"/>
      <w:numFmt w:val="bullet"/>
      <w:lvlText w:val=""/>
      <w:lvlJc w:val="left"/>
      <w:pPr>
        <w:ind w:left="1854" w:hanging="360"/>
      </w:pPr>
      <w:rPr>
        <w:rFonts w:ascii="Symbol" w:hAnsi="Symbol" w:hint="default"/>
      </w:rPr>
    </w:lvl>
    <w:lvl w:ilvl="1" w:tplc="04090003">
      <w:start w:val="1"/>
      <w:numFmt w:val="bullet"/>
      <w:lvlText w:val="o"/>
      <w:lvlJc w:val="left"/>
      <w:pPr>
        <w:ind w:left="2574" w:hanging="360"/>
      </w:pPr>
      <w:rPr>
        <w:rFonts w:ascii="Courier New" w:hAnsi="Courier New" w:cs="Courier New" w:hint="default"/>
      </w:rPr>
    </w:lvl>
    <w:lvl w:ilvl="2" w:tplc="04090005">
      <w:start w:val="1"/>
      <w:numFmt w:val="bullet"/>
      <w:lvlText w:val=""/>
      <w:lvlJc w:val="left"/>
      <w:pPr>
        <w:ind w:left="3294" w:hanging="360"/>
      </w:pPr>
      <w:rPr>
        <w:rFonts w:ascii="Wingdings" w:hAnsi="Wingdings" w:hint="default"/>
      </w:rPr>
    </w:lvl>
    <w:lvl w:ilvl="3" w:tplc="04090001">
      <w:start w:val="1"/>
      <w:numFmt w:val="bullet"/>
      <w:lvlText w:val=""/>
      <w:lvlJc w:val="left"/>
      <w:pPr>
        <w:ind w:left="4014" w:hanging="360"/>
      </w:pPr>
      <w:rPr>
        <w:rFonts w:ascii="Symbol" w:hAnsi="Symbol" w:hint="default"/>
      </w:rPr>
    </w:lvl>
    <w:lvl w:ilvl="4" w:tplc="04090003">
      <w:start w:val="1"/>
      <w:numFmt w:val="bullet"/>
      <w:lvlText w:val="o"/>
      <w:lvlJc w:val="left"/>
      <w:pPr>
        <w:ind w:left="4734" w:hanging="360"/>
      </w:pPr>
      <w:rPr>
        <w:rFonts w:ascii="Courier New" w:hAnsi="Courier New" w:cs="Courier New" w:hint="default"/>
      </w:rPr>
    </w:lvl>
    <w:lvl w:ilvl="5" w:tplc="04090005">
      <w:start w:val="1"/>
      <w:numFmt w:val="bullet"/>
      <w:lvlText w:val=""/>
      <w:lvlJc w:val="left"/>
      <w:pPr>
        <w:ind w:left="5454" w:hanging="360"/>
      </w:pPr>
      <w:rPr>
        <w:rFonts w:ascii="Wingdings" w:hAnsi="Wingdings" w:hint="default"/>
      </w:rPr>
    </w:lvl>
    <w:lvl w:ilvl="6" w:tplc="04090001">
      <w:start w:val="1"/>
      <w:numFmt w:val="bullet"/>
      <w:lvlText w:val=""/>
      <w:lvlJc w:val="left"/>
      <w:pPr>
        <w:ind w:left="6174" w:hanging="360"/>
      </w:pPr>
      <w:rPr>
        <w:rFonts w:ascii="Symbol" w:hAnsi="Symbol" w:hint="default"/>
      </w:rPr>
    </w:lvl>
    <w:lvl w:ilvl="7" w:tplc="04090003">
      <w:start w:val="1"/>
      <w:numFmt w:val="bullet"/>
      <w:lvlText w:val="o"/>
      <w:lvlJc w:val="left"/>
      <w:pPr>
        <w:ind w:left="6894" w:hanging="360"/>
      </w:pPr>
      <w:rPr>
        <w:rFonts w:ascii="Courier New" w:hAnsi="Courier New" w:cs="Courier New" w:hint="default"/>
      </w:rPr>
    </w:lvl>
    <w:lvl w:ilvl="8" w:tplc="04090005">
      <w:start w:val="1"/>
      <w:numFmt w:val="bullet"/>
      <w:lvlText w:val=""/>
      <w:lvlJc w:val="left"/>
      <w:pPr>
        <w:ind w:left="7614" w:hanging="360"/>
      </w:pPr>
      <w:rPr>
        <w:rFonts w:ascii="Wingdings" w:hAnsi="Wingdings" w:hint="default"/>
      </w:rPr>
    </w:lvl>
  </w:abstractNum>
  <w:abstractNum w:abstractNumId="23" w15:restartNumberingAfterBreak="0">
    <w:nsid w:val="520842B7"/>
    <w:multiLevelType w:val="hybridMultilevel"/>
    <w:tmpl w:val="8C2E4D72"/>
    <w:lvl w:ilvl="0" w:tplc="D446FDAE">
      <w:start w:val="1"/>
      <w:numFmt w:val="bullet"/>
      <w:pStyle w:val="P0"/>
      <w:lvlText w:val=""/>
      <w:lvlJc w:val="left"/>
      <w:pPr>
        <w:ind w:left="425" w:hanging="425"/>
      </w:pPr>
      <w:rPr>
        <w:rFonts w:ascii="Symbol" w:hAnsi="Symbol" w:hint="default"/>
        <w:color w:val="305291" w:themeColor="accent1"/>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542C5EC4"/>
    <w:multiLevelType w:val="multilevel"/>
    <w:tmpl w:val="FCAE2286"/>
    <w:styleLink w:val="Formatvorlage1"/>
    <w:lvl w:ilvl="0">
      <w:start w:val="1"/>
      <w:numFmt w:val="decimal"/>
      <w:lvlText w:val="%1"/>
      <w:lvlJc w:val="left"/>
      <w:pPr>
        <w:tabs>
          <w:tab w:val="num" w:pos="0"/>
        </w:tabs>
        <w:ind w:left="0" w:firstLine="0"/>
      </w:pPr>
      <w:rPr>
        <w:rFonts w:hint="default"/>
      </w:rPr>
    </w:lvl>
    <w:lvl w:ilvl="1">
      <w:start w:val="1"/>
      <w:numFmt w:val="decimal"/>
      <w:lvlText w:val="%1.%2"/>
      <w:lvlJc w:val="left"/>
      <w:pPr>
        <w:tabs>
          <w:tab w:val="num" w:pos="1134"/>
        </w:tabs>
        <w:ind w:left="1134" w:hanging="1134"/>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5" w15:restartNumberingAfterBreak="0">
    <w:nsid w:val="59F55C38"/>
    <w:multiLevelType w:val="hybridMultilevel"/>
    <w:tmpl w:val="96C209B2"/>
    <w:lvl w:ilvl="0" w:tplc="42B0CBCA">
      <w:start w:val="1"/>
      <w:numFmt w:val="decimal"/>
      <w:pStyle w:val="N3"/>
      <w:lvlText w:val="%1."/>
      <w:lvlJc w:val="left"/>
      <w:pPr>
        <w:ind w:left="2410" w:hanging="425"/>
      </w:pPr>
      <w:rPr>
        <w:rFonts w:hint="default"/>
        <w:color w:val="305291" w:themeColor="accent1"/>
      </w:rPr>
    </w:lvl>
    <w:lvl w:ilvl="1" w:tplc="04070019" w:tentative="1">
      <w:start w:val="1"/>
      <w:numFmt w:val="lowerLetter"/>
      <w:lvlText w:val="%2."/>
      <w:lvlJc w:val="left"/>
      <w:pPr>
        <w:ind w:left="2999" w:hanging="360"/>
      </w:pPr>
    </w:lvl>
    <w:lvl w:ilvl="2" w:tplc="0407001B" w:tentative="1">
      <w:start w:val="1"/>
      <w:numFmt w:val="lowerRoman"/>
      <w:lvlText w:val="%3."/>
      <w:lvlJc w:val="right"/>
      <w:pPr>
        <w:ind w:left="3719" w:hanging="180"/>
      </w:pPr>
    </w:lvl>
    <w:lvl w:ilvl="3" w:tplc="0407000F" w:tentative="1">
      <w:start w:val="1"/>
      <w:numFmt w:val="decimal"/>
      <w:lvlText w:val="%4."/>
      <w:lvlJc w:val="left"/>
      <w:pPr>
        <w:ind w:left="4439" w:hanging="360"/>
      </w:pPr>
    </w:lvl>
    <w:lvl w:ilvl="4" w:tplc="04070019" w:tentative="1">
      <w:start w:val="1"/>
      <w:numFmt w:val="lowerLetter"/>
      <w:lvlText w:val="%5."/>
      <w:lvlJc w:val="left"/>
      <w:pPr>
        <w:ind w:left="5159" w:hanging="360"/>
      </w:pPr>
    </w:lvl>
    <w:lvl w:ilvl="5" w:tplc="0407001B" w:tentative="1">
      <w:start w:val="1"/>
      <w:numFmt w:val="lowerRoman"/>
      <w:lvlText w:val="%6."/>
      <w:lvlJc w:val="right"/>
      <w:pPr>
        <w:ind w:left="5879" w:hanging="180"/>
      </w:pPr>
    </w:lvl>
    <w:lvl w:ilvl="6" w:tplc="0407000F" w:tentative="1">
      <w:start w:val="1"/>
      <w:numFmt w:val="decimal"/>
      <w:lvlText w:val="%7."/>
      <w:lvlJc w:val="left"/>
      <w:pPr>
        <w:ind w:left="6599" w:hanging="360"/>
      </w:pPr>
    </w:lvl>
    <w:lvl w:ilvl="7" w:tplc="04070019" w:tentative="1">
      <w:start w:val="1"/>
      <w:numFmt w:val="lowerLetter"/>
      <w:lvlText w:val="%8."/>
      <w:lvlJc w:val="left"/>
      <w:pPr>
        <w:ind w:left="7319" w:hanging="360"/>
      </w:pPr>
    </w:lvl>
    <w:lvl w:ilvl="8" w:tplc="0407001B" w:tentative="1">
      <w:start w:val="1"/>
      <w:numFmt w:val="lowerRoman"/>
      <w:lvlText w:val="%9."/>
      <w:lvlJc w:val="right"/>
      <w:pPr>
        <w:ind w:left="8039" w:hanging="180"/>
      </w:pPr>
    </w:lvl>
  </w:abstractNum>
  <w:abstractNum w:abstractNumId="26" w15:restartNumberingAfterBreak="0">
    <w:nsid w:val="647951C2"/>
    <w:multiLevelType w:val="hybridMultilevel"/>
    <w:tmpl w:val="630C434C"/>
    <w:lvl w:ilvl="0" w:tplc="A1085432">
      <w:start w:val="1"/>
      <w:numFmt w:val="lowerLetter"/>
      <w:pStyle w:val="Aufzhlunga"/>
      <w:lvlText w:val="%1)"/>
      <w:lvlJc w:val="left"/>
      <w:pPr>
        <w:ind w:left="2138" w:hanging="360"/>
      </w:pPr>
    </w:lvl>
    <w:lvl w:ilvl="1" w:tplc="04070019" w:tentative="1">
      <w:start w:val="1"/>
      <w:numFmt w:val="lowerLetter"/>
      <w:lvlText w:val="%2."/>
      <w:lvlJc w:val="left"/>
      <w:pPr>
        <w:ind w:left="2858" w:hanging="360"/>
      </w:pPr>
    </w:lvl>
    <w:lvl w:ilvl="2" w:tplc="0407001B" w:tentative="1">
      <w:start w:val="1"/>
      <w:numFmt w:val="lowerRoman"/>
      <w:lvlText w:val="%3."/>
      <w:lvlJc w:val="right"/>
      <w:pPr>
        <w:ind w:left="3578" w:hanging="180"/>
      </w:pPr>
    </w:lvl>
    <w:lvl w:ilvl="3" w:tplc="0407000F" w:tentative="1">
      <w:start w:val="1"/>
      <w:numFmt w:val="decimal"/>
      <w:lvlText w:val="%4."/>
      <w:lvlJc w:val="left"/>
      <w:pPr>
        <w:ind w:left="4298" w:hanging="360"/>
      </w:pPr>
    </w:lvl>
    <w:lvl w:ilvl="4" w:tplc="04070019" w:tentative="1">
      <w:start w:val="1"/>
      <w:numFmt w:val="lowerLetter"/>
      <w:lvlText w:val="%5."/>
      <w:lvlJc w:val="left"/>
      <w:pPr>
        <w:ind w:left="5018" w:hanging="360"/>
      </w:pPr>
    </w:lvl>
    <w:lvl w:ilvl="5" w:tplc="0407001B" w:tentative="1">
      <w:start w:val="1"/>
      <w:numFmt w:val="lowerRoman"/>
      <w:lvlText w:val="%6."/>
      <w:lvlJc w:val="right"/>
      <w:pPr>
        <w:ind w:left="5738" w:hanging="180"/>
      </w:pPr>
    </w:lvl>
    <w:lvl w:ilvl="6" w:tplc="0407000F" w:tentative="1">
      <w:start w:val="1"/>
      <w:numFmt w:val="decimal"/>
      <w:lvlText w:val="%7."/>
      <w:lvlJc w:val="left"/>
      <w:pPr>
        <w:ind w:left="6458" w:hanging="360"/>
      </w:pPr>
    </w:lvl>
    <w:lvl w:ilvl="7" w:tplc="04070019" w:tentative="1">
      <w:start w:val="1"/>
      <w:numFmt w:val="lowerLetter"/>
      <w:lvlText w:val="%8."/>
      <w:lvlJc w:val="left"/>
      <w:pPr>
        <w:ind w:left="7178" w:hanging="360"/>
      </w:pPr>
    </w:lvl>
    <w:lvl w:ilvl="8" w:tplc="0407001B" w:tentative="1">
      <w:start w:val="1"/>
      <w:numFmt w:val="lowerRoman"/>
      <w:lvlText w:val="%9."/>
      <w:lvlJc w:val="right"/>
      <w:pPr>
        <w:ind w:left="7898" w:hanging="180"/>
      </w:pPr>
    </w:lvl>
  </w:abstractNum>
  <w:abstractNum w:abstractNumId="27" w15:restartNumberingAfterBreak="0">
    <w:nsid w:val="66F6287A"/>
    <w:multiLevelType w:val="hybridMultilevel"/>
    <w:tmpl w:val="238C09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696471F4"/>
    <w:multiLevelType w:val="hybridMultilevel"/>
    <w:tmpl w:val="4240122C"/>
    <w:lvl w:ilvl="0" w:tplc="9B488002">
      <w:start w:val="1"/>
      <w:numFmt w:val="decimal"/>
      <w:lvlText w:val="%1."/>
      <w:lvlJc w:val="left"/>
      <w:pPr>
        <w:ind w:left="1440" w:hanging="360"/>
      </w:pPr>
      <w:rPr>
        <w:rFonts w:hint="default"/>
      </w:r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29" w15:restartNumberingAfterBreak="0">
    <w:nsid w:val="69CA48C2"/>
    <w:multiLevelType w:val="hybridMultilevel"/>
    <w:tmpl w:val="0C489A82"/>
    <w:lvl w:ilvl="0" w:tplc="E8BC329C">
      <w:start w:val="1"/>
      <w:numFmt w:val="decimal"/>
      <w:pStyle w:val="N0"/>
      <w:lvlText w:val="%1."/>
      <w:lvlJc w:val="left"/>
      <w:pPr>
        <w:ind w:left="425" w:hanging="425"/>
      </w:pPr>
      <w:rPr>
        <w:rFonts w:hint="default"/>
        <w:color w:val="305291" w:themeColor="accent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7138437A"/>
    <w:multiLevelType w:val="hybridMultilevel"/>
    <w:tmpl w:val="8CB0CAC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1" w15:restartNumberingAfterBreak="0">
    <w:nsid w:val="7252732E"/>
    <w:multiLevelType w:val="hybridMultilevel"/>
    <w:tmpl w:val="4D52A1BA"/>
    <w:lvl w:ilvl="0" w:tplc="66F07C76">
      <w:start w:val="1"/>
      <w:numFmt w:val="bullet"/>
      <w:pStyle w:val="P2"/>
      <w:lvlText w:val="»"/>
      <w:lvlJc w:val="left"/>
      <w:pPr>
        <w:ind w:left="1985" w:hanging="426"/>
      </w:pPr>
      <w:rPr>
        <w:rFonts w:ascii="Arial" w:hAnsi="Arial" w:hint="default"/>
        <w:b/>
        <w:i w:val="0"/>
        <w:color w:val="305291" w:themeColor="accent1"/>
      </w:rPr>
    </w:lvl>
    <w:lvl w:ilvl="1" w:tplc="04070003" w:tentative="1">
      <w:start w:val="1"/>
      <w:numFmt w:val="bullet"/>
      <w:lvlText w:val="o"/>
      <w:lvlJc w:val="left"/>
      <w:pPr>
        <w:ind w:left="2574" w:hanging="360"/>
      </w:pPr>
      <w:rPr>
        <w:rFonts w:ascii="Courier New" w:hAnsi="Courier New" w:cs="Courier New" w:hint="default"/>
      </w:rPr>
    </w:lvl>
    <w:lvl w:ilvl="2" w:tplc="04070005" w:tentative="1">
      <w:start w:val="1"/>
      <w:numFmt w:val="bullet"/>
      <w:lvlText w:val=""/>
      <w:lvlJc w:val="left"/>
      <w:pPr>
        <w:ind w:left="3294" w:hanging="360"/>
      </w:pPr>
      <w:rPr>
        <w:rFonts w:ascii="Wingdings" w:hAnsi="Wingdings" w:hint="default"/>
      </w:rPr>
    </w:lvl>
    <w:lvl w:ilvl="3" w:tplc="04070001" w:tentative="1">
      <w:start w:val="1"/>
      <w:numFmt w:val="bullet"/>
      <w:lvlText w:val=""/>
      <w:lvlJc w:val="left"/>
      <w:pPr>
        <w:ind w:left="4014" w:hanging="360"/>
      </w:pPr>
      <w:rPr>
        <w:rFonts w:ascii="Symbol" w:hAnsi="Symbol" w:hint="default"/>
      </w:rPr>
    </w:lvl>
    <w:lvl w:ilvl="4" w:tplc="04070003" w:tentative="1">
      <w:start w:val="1"/>
      <w:numFmt w:val="bullet"/>
      <w:lvlText w:val="o"/>
      <w:lvlJc w:val="left"/>
      <w:pPr>
        <w:ind w:left="4734" w:hanging="360"/>
      </w:pPr>
      <w:rPr>
        <w:rFonts w:ascii="Courier New" w:hAnsi="Courier New" w:cs="Courier New" w:hint="default"/>
      </w:rPr>
    </w:lvl>
    <w:lvl w:ilvl="5" w:tplc="04070005" w:tentative="1">
      <w:start w:val="1"/>
      <w:numFmt w:val="bullet"/>
      <w:lvlText w:val=""/>
      <w:lvlJc w:val="left"/>
      <w:pPr>
        <w:ind w:left="5454" w:hanging="360"/>
      </w:pPr>
      <w:rPr>
        <w:rFonts w:ascii="Wingdings" w:hAnsi="Wingdings" w:hint="default"/>
      </w:rPr>
    </w:lvl>
    <w:lvl w:ilvl="6" w:tplc="04070001" w:tentative="1">
      <w:start w:val="1"/>
      <w:numFmt w:val="bullet"/>
      <w:lvlText w:val=""/>
      <w:lvlJc w:val="left"/>
      <w:pPr>
        <w:ind w:left="6174" w:hanging="360"/>
      </w:pPr>
      <w:rPr>
        <w:rFonts w:ascii="Symbol" w:hAnsi="Symbol" w:hint="default"/>
      </w:rPr>
    </w:lvl>
    <w:lvl w:ilvl="7" w:tplc="04070003" w:tentative="1">
      <w:start w:val="1"/>
      <w:numFmt w:val="bullet"/>
      <w:lvlText w:val="o"/>
      <w:lvlJc w:val="left"/>
      <w:pPr>
        <w:ind w:left="6894" w:hanging="360"/>
      </w:pPr>
      <w:rPr>
        <w:rFonts w:ascii="Courier New" w:hAnsi="Courier New" w:cs="Courier New" w:hint="default"/>
      </w:rPr>
    </w:lvl>
    <w:lvl w:ilvl="8" w:tplc="04070005" w:tentative="1">
      <w:start w:val="1"/>
      <w:numFmt w:val="bullet"/>
      <w:lvlText w:val=""/>
      <w:lvlJc w:val="left"/>
      <w:pPr>
        <w:ind w:left="7614" w:hanging="360"/>
      </w:pPr>
      <w:rPr>
        <w:rFonts w:ascii="Wingdings" w:hAnsi="Wingdings" w:hint="default"/>
      </w:rPr>
    </w:lvl>
  </w:abstractNum>
  <w:abstractNum w:abstractNumId="32" w15:restartNumberingAfterBreak="0">
    <w:nsid w:val="7ACB1D0B"/>
    <w:multiLevelType w:val="hybridMultilevel"/>
    <w:tmpl w:val="CA06F4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507285484">
    <w:abstractNumId w:val="0"/>
  </w:num>
  <w:num w:numId="2" w16cid:durableId="680282136">
    <w:abstractNumId w:val="24"/>
  </w:num>
  <w:num w:numId="3" w16cid:durableId="916671419">
    <w:abstractNumId w:val="17"/>
  </w:num>
  <w:num w:numId="4" w16cid:durableId="1605921767">
    <w:abstractNumId w:val="1"/>
  </w:num>
  <w:num w:numId="5" w16cid:durableId="919870598">
    <w:abstractNumId w:val="4"/>
  </w:num>
  <w:num w:numId="6" w16cid:durableId="1510215464">
    <w:abstractNumId w:val="12"/>
  </w:num>
  <w:num w:numId="7" w16cid:durableId="642006018">
    <w:abstractNumId w:val="29"/>
  </w:num>
  <w:num w:numId="8" w16cid:durableId="1594128804">
    <w:abstractNumId w:val="15"/>
  </w:num>
  <w:num w:numId="9" w16cid:durableId="1456754674">
    <w:abstractNumId w:val="14"/>
  </w:num>
  <w:num w:numId="10" w16cid:durableId="731126235">
    <w:abstractNumId w:val="25"/>
  </w:num>
  <w:num w:numId="11" w16cid:durableId="1067998635">
    <w:abstractNumId w:val="23"/>
  </w:num>
  <w:num w:numId="12" w16cid:durableId="1801607734">
    <w:abstractNumId w:val="8"/>
  </w:num>
  <w:num w:numId="13" w16cid:durableId="2100444176">
    <w:abstractNumId w:val="31"/>
  </w:num>
  <w:num w:numId="14" w16cid:durableId="2072802886">
    <w:abstractNumId w:val="20"/>
  </w:num>
  <w:num w:numId="15" w16cid:durableId="528492515">
    <w:abstractNumId w:val="6"/>
  </w:num>
  <w:num w:numId="16" w16cid:durableId="193806613">
    <w:abstractNumId w:val="19"/>
  </w:num>
  <w:num w:numId="17" w16cid:durableId="775172541">
    <w:abstractNumId w:val="26"/>
  </w:num>
  <w:num w:numId="18" w16cid:durableId="679621819">
    <w:abstractNumId w:val="28"/>
  </w:num>
  <w:num w:numId="19" w16cid:durableId="1594777702">
    <w:abstractNumId w:val="18"/>
  </w:num>
  <w:num w:numId="20" w16cid:durableId="1081561623">
    <w:abstractNumId w:val="3"/>
  </w:num>
  <w:num w:numId="21" w16cid:durableId="186216531">
    <w:abstractNumId w:val="30"/>
  </w:num>
  <w:num w:numId="22" w16cid:durableId="1190559544">
    <w:abstractNumId w:val="5"/>
  </w:num>
  <w:num w:numId="23" w16cid:durableId="1086684805">
    <w:abstractNumId w:val="27"/>
  </w:num>
  <w:num w:numId="24" w16cid:durableId="1369184556">
    <w:abstractNumId w:val="32"/>
  </w:num>
  <w:num w:numId="25" w16cid:durableId="474029522">
    <w:abstractNumId w:val="11"/>
  </w:num>
  <w:num w:numId="26" w16cid:durableId="1040318635">
    <w:abstractNumId w:val="11"/>
  </w:num>
  <w:num w:numId="27" w16cid:durableId="1309869145">
    <w:abstractNumId w:val="13"/>
  </w:num>
  <w:num w:numId="28" w16cid:durableId="188878575">
    <w:abstractNumId w:val="21"/>
  </w:num>
  <w:num w:numId="29" w16cid:durableId="685986323">
    <w:abstractNumId w:val="7"/>
  </w:num>
  <w:num w:numId="30" w16cid:durableId="528881644">
    <w:abstractNumId w:val="22"/>
  </w:num>
  <w:num w:numId="31" w16cid:durableId="1377505681">
    <w:abstractNumId w:val="10"/>
  </w:num>
  <w:num w:numId="32" w16cid:durableId="1181510605">
    <w:abstractNumId w:val="2"/>
  </w:num>
  <w:num w:numId="33" w16cid:durableId="301931730">
    <w:abstractNumId w:val="16"/>
  </w:num>
  <w:num w:numId="34" w16cid:durableId="169487139">
    <w:abstractNumId w:val="9"/>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wa, Titilayo">
    <w15:presenceInfo w15:providerId="AD" w15:userId="S::Titilayo.Giwa@ilf.com::d78fa5fe-d42c-456d-96c6-697ab2212feb"/>
  </w15:person>
  <w15:person w15:author="Microsoft account">
    <w15:presenceInfo w15:providerId="Windows Live" w15:userId="af01d6a3a362d2e1"/>
  </w15:person>
  <w15:person w15:author="Akintunde Fasuba">
    <w15:presenceInfo w15:providerId="Windows Live" w15:userId="35025f9e06793a7a"/>
  </w15:person>
  <w15:person w15:author="GELIAS">
    <w15:presenceInfo w15:providerId="None" w15:userId="GELIAS"/>
  </w15:person>
  <w15:person w15:author="Obasi, Sochima">
    <w15:presenceInfo w15:providerId="AD" w15:userId="S::Sochima.Obasi@ilf.com::360032d5-d076-4f47-b5b7-a004db31fda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9"/>
  <w:hyphenationZone w:val="425"/>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C79"/>
    <w:rsid w:val="00000245"/>
    <w:rsid w:val="00000CE9"/>
    <w:rsid w:val="00001B92"/>
    <w:rsid w:val="00014EB8"/>
    <w:rsid w:val="0001535C"/>
    <w:rsid w:val="0002772A"/>
    <w:rsid w:val="00057BE5"/>
    <w:rsid w:val="00060B05"/>
    <w:rsid w:val="00060D79"/>
    <w:rsid w:val="00062402"/>
    <w:rsid w:val="000721B3"/>
    <w:rsid w:val="00083662"/>
    <w:rsid w:val="00084CAB"/>
    <w:rsid w:val="00087DB1"/>
    <w:rsid w:val="0009297B"/>
    <w:rsid w:val="000929A6"/>
    <w:rsid w:val="00092E7E"/>
    <w:rsid w:val="0009306B"/>
    <w:rsid w:val="000947D3"/>
    <w:rsid w:val="00094EDD"/>
    <w:rsid w:val="00096F72"/>
    <w:rsid w:val="000B3EEB"/>
    <w:rsid w:val="000B604A"/>
    <w:rsid w:val="000B6898"/>
    <w:rsid w:val="000C102D"/>
    <w:rsid w:val="000C539A"/>
    <w:rsid w:val="000D52F0"/>
    <w:rsid w:val="000E6796"/>
    <w:rsid w:val="001009C1"/>
    <w:rsid w:val="0010181D"/>
    <w:rsid w:val="001122BF"/>
    <w:rsid w:val="00116D9C"/>
    <w:rsid w:val="00124B1C"/>
    <w:rsid w:val="0013107F"/>
    <w:rsid w:val="001346D9"/>
    <w:rsid w:val="001346DC"/>
    <w:rsid w:val="00137B7A"/>
    <w:rsid w:val="00142F0C"/>
    <w:rsid w:val="00144093"/>
    <w:rsid w:val="00144DEF"/>
    <w:rsid w:val="00147049"/>
    <w:rsid w:val="00147A99"/>
    <w:rsid w:val="001527B1"/>
    <w:rsid w:val="00157C1C"/>
    <w:rsid w:val="001635DB"/>
    <w:rsid w:val="0016366C"/>
    <w:rsid w:val="0016471B"/>
    <w:rsid w:val="0017699F"/>
    <w:rsid w:val="00177796"/>
    <w:rsid w:val="00194343"/>
    <w:rsid w:val="00196AA4"/>
    <w:rsid w:val="001B140A"/>
    <w:rsid w:val="001C2ECF"/>
    <w:rsid w:val="001C5E98"/>
    <w:rsid w:val="001D60BB"/>
    <w:rsid w:val="001E4906"/>
    <w:rsid w:val="001F3783"/>
    <w:rsid w:val="00200F17"/>
    <w:rsid w:val="0020380F"/>
    <w:rsid w:val="0020736D"/>
    <w:rsid w:val="00215D34"/>
    <w:rsid w:val="00216F7A"/>
    <w:rsid w:val="002214E4"/>
    <w:rsid w:val="002244CD"/>
    <w:rsid w:val="002260F1"/>
    <w:rsid w:val="002314FA"/>
    <w:rsid w:val="00236941"/>
    <w:rsid w:val="00244B38"/>
    <w:rsid w:val="0024688B"/>
    <w:rsid w:val="00252978"/>
    <w:rsid w:val="00252989"/>
    <w:rsid w:val="00254448"/>
    <w:rsid w:val="00262827"/>
    <w:rsid w:val="00262D71"/>
    <w:rsid w:val="00264949"/>
    <w:rsid w:val="002808BB"/>
    <w:rsid w:val="00285629"/>
    <w:rsid w:val="0029436F"/>
    <w:rsid w:val="00295D4A"/>
    <w:rsid w:val="002A60C8"/>
    <w:rsid w:val="002B0AAC"/>
    <w:rsid w:val="002B4EA8"/>
    <w:rsid w:val="002C004C"/>
    <w:rsid w:val="002D2A78"/>
    <w:rsid w:val="002E1444"/>
    <w:rsid w:val="002E2549"/>
    <w:rsid w:val="002E6086"/>
    <w:rsid w:val="002F3E2F"/>
    <w:rsid w:val="002F61E0"/>
    <w:rsid w:val="002F736E"/>
    <w:rsid w:val="00310D4F"/>
    <w:rsid w:val="00311779"/>
    <w:rsid w:val="003158D0"/>
    <w:rsid w:val="00321691"/>
    <w:rsid w:val="00321EFA"/>
    <w:rsid w:val="003244B5"/>
    <w:rsid w:val="003265E3"/>
    <w:rsid w:val="00335053"/>
    <w:rsid w:val="0035329D"/>
    <w:rsid w:val="0035466D"/>
    <w:rsid w:val="00370CE2"/>
    <w:rsid w:val="00371949"/>
    <w:rsid w:val="00375044"/>
    <w:rsid w:val="003853F3"/>
    <w:rsid w:val="00387034"/>
    <w:rsid w:val="00394D2D"/>
    <w:rsid w:val="003A766E"/>
    <w:rsid w:val="003B6979"/>
    <w:rsid w:val="003B748F"/>
    <w:rsid w:val="003C0CC6"/>
    <w:rsid w:val="003C1A20"/>
    <w:rsid w:val="003C2798"/>
    <w:rsid w:val="003D0D58"/>
    <w:rsid w:val="003D5963"/>
    <w:rsid w:val="003D7628"/>
    <w:rsid w:val="003E43DE"/>
    <w:rsid w:val="003F1EC9"/>
    <w:rsid w:val="003F4EE2"/>
    <w:rsid w:val="00405343"/>
    <w:rsid w:val="0040696C"/>
    <w:rsid w:val="0041264F"/>
    <w:rsid w:val="0042068A"/>
    <w:rsid w:val="00421929"/>
    <w:rsid w:val="00433AF5"/>
    <w:rsid w:val="00434011"/>
    <w:rsid w:val="00446A97"/>
    <w:rsid w:val="00461523"/>
    <w:rsid w:val="004624CB"/>
    <w:rsid w:val="004630B4"/>
    <w:rsid w:val="00476AF8"/>
    <w:rsid w:val="00476F18"/>
    <w:rsid w:val="004804B3"/>
    <w:rsid w:val="004816C0"/>
    <w:rsid w:val="00487DA7"/>
    <w:rsid w:val="00495158"/>
    <w:rsid w:val="004A10EC"/>
    <w:rsid w:val="004A4581"/>
    <w:rsid w:val="004A60B7"/>
    <w:rsid w:val="004B07A2"/>
    <w:rsid w:val="004B3BAB"/>
    <w:rsid w:val="004B7663"/>
    <w:rsid w:val="004C003D"/>
    <w:rsid w:val="004C206D"/>
    <w:rsid w:val="004E2346"/>
    <w:rsid w:val="004E71DE"/>
    <w:rsid w:val="004F171C"/>
    <w:rsid w:val="004F1C87"/>
    <w:rsid w:val="004F3425"/>
    <w:rsid w:val="00501959"/>
    <w:rsid w:val="00502B65"/>
    <w:rsid w:val="00504172"/>
    <w:rsid w:val="00510486"/>
    <w:rsid w:val="005139EE"/>
    <w:rsid w:val="00514754"/>
    <w:rsid w:val="00514EC4"/>
    <w:rsid w:val="005271EF"/>
    <w:rsid w:val="005443C4"/>
    <w:rsid w:val="005454E2"/>
    <w:rsid w:val="00546D8A"/>
    <w:rsid w:val="005549DE"/>
    <w:rsid w:val="00580FCB"/>
    <w:rsid w:val="00585BE2"/>
    <w:rsid w:val="00587244"/>
    <w:rsid w:val="00590419"/>
    <w:rsid w:val="00591492"/>
    <w:rsid w:val="00596B99"/>
    <w:rsid w:val="005A2B60"/>
    <w:rsid w:val="005B0B5E"/>
    <w:rsid w:val="005B1592"/>
    <w:rsid w:val="005B3599"/>
    <w:rsid w:val="005B44AB"/>
    <w:rsid w:val="005B5C03"/>
    <w:rsid w:val="005B68B7"/>
    <w:rsid w:val="005C59AC"/>
    <w:rsid w:val="005C74BF"/>
    <w:rsid w:val="005D1B31"/>
    <w:rsid w:val="005E0586"/>
    <w:rsid w:val="005F5B8B"/>
    <w:rsid w:val="005F6227"/>
    <w:rsid w:val="00607605"/>
    <w:rsid w:val="00612AC6"/>
    <w:rsid w:val="00617C68"/>
    <w:rsid w:val="00624737"/>
    <w:rsid w:val="00631E72"/>
    <w:rsid w:val="00632469"/>
    <w:rsid w:val="006328BF"/>
    <w:rsid w:val="0065409E"/>
    <w:rsid w:val="00662ECF"/>
    <w:rsid w:val="00663BDF"/>
    <w:rsid w:val="0066782A"/>
    <w:rsid w:val="00670D92"/>
    <w:rsid w:val="00673C6D"/>
    <w:rsid w:val="0067752C"/>
    <w:rsid w:val="006906D6"/>
    <w:rsid w:val="00692F78"/>
    <w:rsid w:val="0069490C"/>
    <w:rsid w:val="00697878"/>
    <w:rsid w:val="006A5431"/>
    <w:rsid w:val="006A69B2"/>
    <w:rsid w:val="006A7288"/>
    <w:rsid w:val="006B0034"/>
    <w:rsid w:val="006B0686"/>
    <w:rsid w:val="006B1777"/>
    <w:rsid w:val="006B7E56"/>
    <w:rsid w:val="006C1213"/>
    <w:rsid w:val="006C57DE"/>
    <w:rsid w:val="006D17C0"/>
    <w:rsid w:val="006D6B20"/>
    <w:rsid w:val="006E6184"/>
    <w:rsid w:val="006F4FDD"/>
    <w:rsid w:val="0070034B"/>
    <w:rsid w:val="00703600"/>
    <w:rsid w:val="00703DE7"/>
    <w:rsid w:val="00711B5B"/>
    <w:rsid w:val="00723C9C"/>
    <w:rsid w:val="007248F0"/>
    <w:rsid w:val="0073102F"/>
    <w:rsid w:val="0073225C"/>
    <w:rsid w:val="0073274F"/>
    <w:rsid w:val="00762600"/>
    <w:rsid w:val="00770254"/>
    <w:rsid w:val="0077204C"/>
    <w:rsid w:val="007733B5"/>
    <w:rsid w:val="007771F1"/>
    <w:rsid w:val="007931BD"/>
    <w:rsid w:val="007A4351"/>
    <w:rsid w:val="007A5E80"/>
    <w:rsid w:val="007B1BBA"/>
    <w:rsid w:val="007C100C"/>
    <w:rsid w:val="007C293B"/>
    <w:rsid w:val="007D1952"/>
    <w:rsid w:val="007D2489"/>
    <w:rsid w:val="007E435C"/>
    <w:rsid w:val="007E477A"/>
    <w:rsid w:val="007E6F7A"/>
    <w:rsid w:val="008016B5"/>
    <w:rsid w:val="0080577D"/>
    <w:rsid w:val="00821559"/>
    <w:rsid w:val="00827344"/>
    <w:rsid w:val="00827FDA"/>
    <w:rsid w:val="0085199A"/>
    <w:rsid w:val="00852A15"/>
    <w:rsid w:val="00860EC1"/>
    <w:rsid w:val="00865044"/>
    <w:rsid w:val="00865676"/>
    <w:rsid w:val="00876E3A"/>
    <w:rsid w:val="00887848"/>
    <w:rsid w:val="00890179"/>
    <w:rsid w:val="00892137"/>
    <w:rsid w:val="00893881"/>
    <w:rsid w:val="0089450D"/>
    <w:rsid w:val="008A3A92"/>
    <w:rsid w:val="008A6D39"/>
    <w:rsid w:val="008B646D"/>
    <w:rsid w:val="008C47B4"/>
    <w:rsid w:val="008C4E65"/>
    <w:rsid w:val="008C7C22"/>
    <w:rsid w:val="008D2480"/>
    <w:rsid w:val="008D69BE"/>
    <w:rsid w:val="008E5713"/>
    <w:rsid w:val="008F102B"/>
    <w:rsid w:val="008F437D"/>
    <w:rsid w:val="00903BB9"/>
    <w:rsid w:val="009047DC"/>
    <w:rsid w:val="00912D5D"/>
    <w:rsid w:val="009135A1"/>
    <w:rsid w:val="00913BC4"/>
    <w:rsid w:val="00920E33"/>
    <w:rsid w:val="00921DE7"/>
    <w:rsid w:val="009279CD"/>
    <w:rsid w:val="00937718"/>
    <w:rsid w:val="0094028C"/>
    <w:rsid w:val="00946BAE"/>
    <w:rsid w:val="009515F0"/>
    <w:rsid w:val="009610F8"/>
    <w:rsid w:val="00965231"/>
    <w:rsid w:val="00984403"/>
    <w:rsid w:val="009A2273"/>
    <w:rsid w:val="009B228D"/>
    <w:rsid w:val="009B3AA5"/>
    <w:rsid w:val="009B4190"/>
    <w:rsid w:val="009C2832"/>
    <w:rsid w:val="009D0F0B"/>
    <w:rsid w:val="009D16DA"/>
    <w:rsid w:val="009F72E6"/>
    <w:rsid w:val="00A01633"/>
    <w:rsid w:val="00A02AEE"/>
    <w:rsid w:val="00A06F94"/>
    <w:rsid w:val="00A11390"/>
    <w:rsid w:val="00A27B5F"/>
    <w:rsid w:val="00A35367"/>
    <w:rsid w:val="00A462EC"/>
    <w:rsid w:val="00A52EB6"/>
    <w:rsid w:val="00A560C3"/>
    <w:rsid w:val="00A7215F"/>
    <w:rsid w:val="00A848D0"/>
    <w:rsid w:val="00A84BA9"/>
    <w:rsid w:val="00A86756"/>
    <w:rsid w:val="00A87D85"/>
    <w:rsid w:val="00A9575D"/>
    <w:rsid w:val="00AA295A"/>
    <w:rsid w:val="00AA6DF1"/>
    <w:rsid w:val="00AB1720"/>
    <w:rsid w:val="00AB2E03"/>
    <w:rsid w:val="00AB6348"/>
    <w:rsid w:val="00AC0445"/>
    <w:rsid w:val="00AC0576"/>
    <w:rsid w:val="00AC655C"/>
    <w:rsid w:val="00AD1AFD"/>
    <w:rsid w:val="00AE3066"/>
    <w:rsid w:val="00AF0F83"/>
    <w:rsid w:val="00AF686C"/>
    <w:rsid w:val="00B00E6F"/>
    <w:rsid w:val="00B0774C"/>
    <w:rsid w:val="00B11884"/>
    <w:rsid w:val="00B128D9"/>
    <w:rsid w:val="00B151FA"/>
    <w:rsid w:val="00B1759E"/>
    <w:rsid w:val="00B23924"/>
    <w:rsid w:val="00B24F62"/>
    <w:rsid w:val="00B2575E"/>
    <w:rsid w:val="00B26FBE"/>
    <w:rsid w:val="00B40691"/>
    <w:rsid w:val="00B46C7E"/>
    <w:rsid w:val="00B623C8"/>
    <w:rsid w:val="00B73E03"/>
    <w:rsid w:val="00B86997"/>
    <w:rsid w:val="00BA7540"/>
    <w:rsid w:val="00BB36D3"/>
    <w:rsid w:val="00BB4BB2"/>
    <w:rsid w:val="00BB76E9"/>
    <w:rsid w:val="00BC4035"/>
    <w:rsid w:val="00BC4AC3"/>
    <w:rsid w:val="00BC5EFA"/>
    <w:rsid w:val="00BC72D1"/>
    <w:rsid w:val="00BC755B"/>
    <w:rsid w:val="00BE359B"/>
    <w:rsid w:val="00BE64E1"/>
    <w:rsid w:val="00BF0640"/>
    <w:rsid w:val="00BF4C04"/>
    <w:rsid w:val="00C022D9"/>
    <w:rsid w:val="00C02F29"/>
    <w:rsid w:val="00C11910"/>
    <w:rsid w:val="00C11BB0"/>
    <w:rsid w:val="00C15483"/>
    <w:rsid w:val="00C24D23"/>
    <w:rsid w:val="00C41624"/>
    <w:rsid w:val="00C416A9"/>
    <w:rsid w:val="00C4318D"/>
    <w:rsid w:val="00C45148"/>
    <w:rsid w:val="00C51057"/>
    <w:rsid w:val="00C53145"/>
    <w:rsid w:val="00C6098C"/>
    <w:rsid w:val="00C70C27"/>
    <w:rsid w:val="00C754E9"/>
    <w:rsid w:val="00C77DE5"/>
    <w:rsid w:val="00C9028F"/>
    <w:rsid w:val="00C96C42"/>
    <w:rsid w:val="00CB3994"/>
    <w:rsid w:val="00CB5095"/>
    <w:rsid w:val="00CC1436"/>
    <w:rsid w:val="00CC2098"/>
    <w:rsid w:val="00CD04C5"/>
    <w:rsid w:val="00CD5497"/>
    <w:rsid w:val="00CF018F"/>
    <w:rsid w:val="00CF2605"/>
    <w:rsid w:val="00D02890"/>
    <w:rsid w:val="00D03ABC"/>
    <w:rsid w:val="00D12629"/>
    <w:rsid w:val="00D14AC3"/>
    <w:rsid w:val="00D171F4"/>
    <w:rsid w:val="00D2153C"/>
    <w:rsid w:val="00D26C79"/>
    <w:rsid w:val="00D34F52"/>
    <w:rsid w:val="00D34F82"/>
    <w:rsid w:val="00D35164"/>
    <w:rsid w:val="00D36A98"/>
    <w:rsid w:val="00D42CE6"/>
    <w:rsid w:val="00D464A7"/>
    <w:rsid w:val="00D4745A"/>
    <w:rsid w:val="00D47FE9"/>
    <w:rsid w:val="00D6193F"/>
    <w:rsid w:val="00D63FE6"/>
    <w:rsid w:val="00D655CB"/>
    <w:rsid w:val="00D70797"/>
    <w:rsid w:val="00D774A1"/>
    <w:rsid w:val="00D80F41"/>
    <w:rsid w:val="00D82E9F"/>
    <w:rsid w:val="00D924E6"/>
    <w:rsid w:val="00DA33F8"/>
    <w:rsid w:val="00DA45C2"/>
    <w:rsid w:val="00DD0951"/>
    <w:rsid w:val="00DD47BC"/>
    <w:rsid w:val="00DF3B80"/>
    <w:rsid w:val="00DF6D3F"/>
    <w:rsid w:val="00E00090"/>
    <w:rsid w:val="00E20C76"/>
    <w:rsid w:val="00E225B9"/>
    <w:rsid w:val="00E24600"/>
    <w:rsid w:val="00E31FEC"/>
    <w:rsid w:val="00E4630A"/>
    <w:rsid w:val="00E46DD0"/>
    <w:rsid w:val="00E46ECF"/>
    <w:rsid w:val="00E53AB0"/>
    <w:rsid w:val="00E645EB"/>
    <w:rsid w:val="00E7174B"/>
    <w:rsid w:val="00E816D1"/>
    <w:rsid w:val="00E82B0E"/>
    <w:rsid w:val="00E86184"/>
    <w:rsid w:val="00E8778B"/>
    <w:rsid w:val="00EA6C68"/>
    <w:rsid w:val="00EC2D9B"/>
    <w:rsid w:val="00EC6F1E"/>
    <w:rsid w:val="00F01F4B"/>
    <w:rsid w:val="00F12129"/>
    <w:rsid w:val="00F23BB2"/>
    <w:rsid w:val="00F24AB7"/>
    <w:rsid w:val="00F2687B"/>
    <w:rsid w:val="00F27291"/>
    <w:rsid w:val="00F27556"/>
    <w:rsid w:val="00F32CE7"/>
    <w:rsid w:val="00F336BA"/>
    <w:rsid w:val="00F446AF"/>
    <w:rsid w:val="00F46124"/>
    <w:rsid w:val="00F57B9F"/>
    <w:rsid w:val="00F75CD0"/>
    <w:rsid w:val="00F82AB3"/>
    <w:rsid w:val="00F840DA"/>
    <w:rsid w:val="00F9196B"/>
    <w:rsid w:val="00FA0449"/>
    <w:rsid w:val="00FA4F92"/>
    <w:rsid w:val="00FB2374"/>
    <w:rsid w:val="00FC18D6"/>
    <w:rsid w:val="00FC1F37"/>
    <w:rsid w:val="00FD0EDC"/>
    <w:rsid w:val="00FD741D"/>
    <w:rsid w:val="00FE18A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FDF2F5"/>
  <w15:chartTrackingRefBased/>
  <w15:docId w15:val="{6F44C191-AA93-4584-8186-FF53C70E6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de-DE" w:eastAsia="de-DE" w:bidi="ar-SA"/>
      </w:rPr>
    </w:rPrDefault>
    <w:pPrDefault>
      <w:pPr>
        <w:spacing w:after="200" w:line="276" w:lineRule="auto"/>
        <w:jc w:val="both"/>
      </w:pPr>
    </w:pPrDefault>
  </w:docDefaults>
  <w:latentStyles w:defLockedState="0" w:defUIPriority="0" w:defSemiHidden="0" w:defUnhideWhenUsed="0" w:defQFormat="0" w:count="376">
    <w:lsdException w:name="Normal" w:uiPriority="1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uiPriority="9"/>
    <w:lsdException w:name="index 2" w:uiPriority="9"/>
    <w:lsdException w:name="index 3" w:uiPriority="9"/>
    <w:lsdException w:name="index 4" w:uiPriority="9"/>
    <w:lsdException w:name="index 5" w:uiPriority="9"/>
    <w:lsdException w:name="index 6" w:uiPriority="9"/>
    <w:lsdException w:name="index 7" w:uiPriority="9"/>
    <w:lsdException w:name="index 8" w:uiPriority="9"/>
    <w:lsdException w:name="index 9" w:uiPriority="9"/>
    <w:lsdException w:name="toc 1" w:uiPriority="39"/>
    <w:lsdException w:name="toc 2" w:uiPriority="9"/>
    <w:lsdException w:name="toc 3" w:uiPriority="9"/>
    <w:lsdException w:name="toc 4" w:uiPriority="9"/>
    <w:lsdException w:name="toc 5" w:uiPriority="9"/>
    <w:lsdException w:name="toc 6" w:uiPriority="9"/>
    <w:lsdException w:name="toc 7" w:uiPriority="9"/>
    <w:lsdException w:name="toc 8" w:uiPriority="9"/>
    <w:lsdException w:name="toc 9" w:uiPriority="9"/>
    <w:lsdException w:name="Normal Indent" w:uiPriority="10"/>
    <w:lsdException w:name="footnote text" w:uiPriority="10"/>
    <w:lsdException w:name="annotation text" w:uiPriority="99"/>
    <w:lsdException w:name="header" w:uiPriority="10"/>
    <w:lsdException w:name="footer" w:uiPriority="99"/>
    <w:lsdException w:name="index heading" w:uiPriority="10"/>
    <w:lsdException w:name="caption" w:uiPriority="35" w:qFormat="1"/>
    <w:lsdException w:name="table of figures" w:uiPriority="10"/>
    <w:lsdException w:name="envelope address" w:uiPriority="10"/>
    <w:lsdException w:name="envelope return" w:uiPriority="10"/>
    <w:lsdException w:name="footnote reference" w:uiPriority="10"/>
    <w:lsdException w:name="annotation reference" w:uiPriority="99"/>
    <w:lsdException w:name="line number" w:uiPriority="10"/>
    <w:lsdException w:name="page number" w:uiPriority="10"/>
    <w:lsdException w:name="endnote reference" w:uiPriority="10"/>
    <w:lsdException w:name="endnote text" w:uiPriority="10"/>
    <w:lsdException w:name="table of authorities" w:uiPriority="10"/>
    <w:lsdException w:name="macro" w:uiPriority="10"/>
    <w:lsdException w:name="toa heading" w:uiPriority="10"/>
    <w:lsdException w:name="List" w:uiPriority="9"/>
    <w:lsdException w:name="List Bullet" w:uiPriority="9"/>
    <w:lsdException w:name="List Number" w:uiPriority="9"/>
    <w:lsdException w:name="List 2" w:uiPriority="9"/>
    <w:lsdException w:name="List 3" w:uiPriority="9"/>
    <w:lsdException w:name="List 4" w:uiPriority="9"/>
    <w:lsdException w:name="List 5" w:uiPriority="9"/>
    <w:lsdException w:name="List Bullet 2" w:uiPriority="9"/>
    <w:lsdException w:name="List Bullet 3" w:uiPriority="9"/>
    <w:lsdException w:name="List Bullet 4" w:uiPriority="9"/>
    <w:lsdException w:name="List Bullet 5" w:uiPriority="9"/>
    <w:lsdException w:name="List Number 2" w:uiPriority="9"/>
    <w:lsdException w:name="List Number 3" w:uiPriority="9"/>
    <w:lsdException w:name="List Number 4" w:uiPriority="9"/>
    <w:lsdException w:name="List Number 5" w:uiPriority="9"/>
    <w:lsdException w:name="Title" w:uiPriority="10" w:qFormat="1"/>
    <w:lsdException w:name="Closing" w:uiPriority="10"/>
    <w:lsdException w:name="Signature" w:uiPriority="10"/>
    <w:lsdException w:name="Default Paragraph Font" w:uiPriority="1"/>
    <w:lsdException w:name="Body Text" w:uiPriority="10"/>
    <w:lsdException w:name="Body Text Indent" w:uiPriority="99"/>
    <w:lsdException w:name="List Continue" w:uiPriority="9"/>
    <w:lsdException w:name="List Continue 2" w:uiPriority="9"/>
    <w:lsdException w:name="List Continue 3" w:uiPriority="9"/>
    <w:lsdException w:name="List Continue 4" w:uiPriority="9"/>
    <w:lsdException w:name="List Continue 5" w:uiPriority="9"/>
    <w:lsdException w:name="Message Header" w:uiPriority="10"/>
    <w:lsdException w:name="Subtitle" w:uiPriority="11" w:qFormat="1"/>
    <w:lsdException w:name="Salutation" w:uiPriority="10"/>
    <w:lsdException w:name="Date" w:uiPriority="10"/>
    <w:lsdException w:name="Body Text First Indent" w:uiPriority="10"/>
    <w:lsdException w:name="Body Text First Indent 2" w:uiPriority="10"/>
    <w:lsdException w:name="Note Heading" w:uiPriority="10"/>
    <w:lsdException w:name="Body Text 2" w:uiPriority="10"/>
    <w:lsdException w:name="Body Text 3" w:uiPriority="10"/>
    <w:lsdException w:name="Body Text Indent 2" w:uiPriority="10"/>
    <w:lsdException w:name="Body Text Indent 3" w:uiPriority="10"/>
    <w:lsdException w:name="Block Text" w:uiPriority="10"/>
    <w:lsdException w:name="Hyperlink" w:uiPriority="99"/>
    <w:lsdException w:name="FollowedHyperlink" w:uiPriority="10"/>
    <w:lsdException w:name="Strong" w:uiPriority="22" w:qFormat="1"/>
    <w:lsdException w:name="Emphasis" w:uiPriority="20" w:qFormat="1"/>
    <w:lsdException w:name="Document Map" w:uiPriority="10"/>
    <w:lsdException w:name="Plain Text" w:uiPriority="10"/>
    <w:lsdException w:name="E-mail Signature" w:uiPriority="10"/>
    <w:lsdException w:name="Normal (Web)" w:uiPriority="99"/>
    <w:lsdException w:name="HTML Acronym" w:uiPriority="10"/>
    <w:lsdException w:name="HTML Address" w:uiPriority="10"/>
    <w:lsdException w:name="HTML Cite" w:uiPriority="10"/>
    <w:lsdException w:name="HTML Code" w:uiPriority="10"/>
    <w:lsdException w:name="HTML Definition" w:uiPriority="10"/>
    <w:lsdException w:name="HTML Keyboard" w:semiHidden="1" w:uiPriority="10" w:unhideWhenUsed="1"/>
    <w:lsdException w:name="HTML Preformatted" w:uiPriority="10"/>
    <w:lsdException w:name="HTML Sample" w:uiPriority="10"/>
    <w:lsdException w:name="HTML Typewriter" w:uiPriority="10"/>
    <w:lsdException w:name="HTML Variable" w:uiPriority="10"/>
    <w:lsdException w:name="Normal Table" w:semiHidden="1" w:unhideWhenUsed="1"/>
    <w:lsdException w:name="annotation subject" w:semiHidden="1" w:uiPriority="10"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0"/>
    <w:qFormat/>
    <w:rsid w:val="002B0AAC"/>
    <w:pPr>
      <w:overflowPunct w:val="0"/>
      <w:autoSpaceDE w:val="0"/>
      <w:autoSpaceDN w:val="0"/>
      <w:adjustRightInd w:val="0"/>
      <w:spacing w:after="0" w:line="240" w:lineRule="auto"/>
      <w:textAlignment w:val="baseline"/>
    </w:pPr>
    <w:rPr>
      <w:rFonts w:ascii="Arial" w:eastAsia="Times New Roman" w:hAnsi="Arial" w:cs="Times New Roman"/>
      <w:sz w:val="22"/>
      <w:szCs w:val="22"/>
    </w:rPr>
  </w:style>
  <w:style w:type="paragraph" w:styleId="Heading1">
    <w:name w:val="heading 1"/>
    <w:basedOn w:val="ILF-Standard"/>
    <w:next w:val="E1"/>
    <w:link w:val="Heading1Char"/>
    <w:qFormat/>
    <w:locked/>
    <w:rsid w:val="002B0AAC"/>
    <w:pPr>
      <w:keepNext/>
      <w:numPr>
        <w:numId w:val="1"/>
      </w:numPr>
      <w:spacing w:before="120" w:after="200" w:line="320" w:lineRule="atLeast"/>
      <w:ind w:left="1134" w:hanging="1134"/>
      <w:outlineLvl w:val="0"/>
    </w:pPr>
    <w:rPr>
      <w:b/>
      <w:caps/>
      <w:color w:val="305291" w:themeColor="accent1"/>
      <w:kern w:val="28"/>
      <w:sz w:val="32"/>
    </w:rPr>
  </w:style>
  <w:style w:type="paragraph" w:styleId="Heading2">
    <w:name w:val="heading 2"/>
    <w:basedOn w:val="ILF-Standard"/>
    <w:next w:val="E1"/>
    <w:link w:val="Heading2Char"/>
    <w:qFormat/>
    <w:locked/>
    <w:rsid w:val="002B0AAC"/>
    <w:pPr>
      <w:keepNext/>
      <w:numPr>
        <w:ilvl w:val="1"/>
        <w:numId w:val="1"/>
      </w:numPr>
      <w:spacing w:before="60" w:after="120" w:line="320" w:lineRule="atLeast"/>
      <w:ind w:left="1134" w:hanging="1134"/>
      <w:outlineLvl w:val="1"/>
    </w:pPr>
    <w:rPr>
      <w:b/>
      <w:color w:val="305291" w:themeColor="accent1"/>
    </w:rPr>
  </w:style>
  <w:style w:type="paragraph" w:styleId="Heading3">
    <w:name w:val="heading 3"/>
    <w:basedOn w:val="ILF-Standard"/>
    <w:next w:val="E1"/>
    <w:link w:val="Heading3Char"/>
    <w:qFormat/>
    <w:locked/>
    <w:rsid w:val="002B0AAC"/>
    <w:pPr>
      <w:keepNext/>
      <w:numPr>
        <w:ilvl w:val="2"/>
        <w:numId w:val="1"/>
      </w:numPr>
      <w:spacing w:before="60" w:after="120" w:line="320" w:lineRule="atLeast"/>
      <w:ind w:left="1134" w:hanging="1134"/>
      <w:outlineLvl w:val="2"/>
    </w:pPr>
    <w:rPr>
      <w:color w:val="305291" w:themeColor="accent1"/>
    </w:rPr>
  </w:style>
  <w:style w:type="paragraph" w:styleId="Heading4">
    <w:name w:val="heading 4"/>
    <w:basedOn w:val="ILF-Standard"/>
    <w:next w:val="E1"/>
    <w:link w:val="Heading4Char"/>
    <w:qFormat/>
    <w:locked/>
    <w:rsid w:val="002B0AAC"/>
    <w:pPr>
      <w:keepNext/>
      <w:numPr>
        <w:ilvl w:val="3"/>
        <w:numId w:val="1"/>
      </w:numPr>
      <w:spacing w:before="60" w:after="120" w:line="320" w:lineRule="atLeast"/>
      <w:ind w:left="1134" w:hanging="1134"/>
      <w:outlineLvl w:val="3"/>
    </w:pPr>
    <w:rPr>
      <w:color w:val="305291" w:themeColor="accent1"/>
    </w:rPr>
  </w:style>
  <w:style w:type="paragraph" w:styleId="Heading5">
    <w:name w:val="heading 5"/>
    <w:basedOn w:val="Normal"/>
    <w:next w:val="E1"/>
    <w:link w:val="Heading5Char"/>
    <w:qFormat/>
    <w:locked/>
    <w:rsid w:val="002B0AAC"/>
    <w:pPr>
      <w:keepNext/>
      <w:numPr>
        <w:ilvl w:val="4"/>
        <w:numId w:val="1"/>
      </w:numPr>
      <w:spacing w:before="60" w:after="120" w:line="320" w:lineRule="atLeast"/>
      <w:ind w:left="1134" w:hanging="1134"/>
      <w:outlineLvl w:val="4"/>
    </w:pPr>
    <w:rPr>
      <w:color w:val="305291" w:themeColor="accent1"/>
    </w:rPr>
  </w:style>
  <w:style w:type="paragraph" w:styleId="Heading6">
    <w:name w:val="heading 6"/>
    <w:basedOn w:val="Normal"/>
    <w:next w:val="E1"/>
    <w:link w:val="Heading6Char"/>
    <w:qFormat/>
    <w:locked/>
    <w:rsid w:val="002B0AAC"/>
    <w:pPr>
      <w:keepNext/>
      <w:numPr>
        <w:ilvl w:val="5"/>
        <w:numId w:val="1"/>
      </w:numPr>
      <w:spacing w:before="60" w:after="120" w:line="320" w:lineRule="atLeast"/>
      <w:ind w:left="1134" w:hanging="1134"/>
      <w:outlineLvl w:val="5"/>
    </w:pPr>
    <w:rPr>
      <w:color w:val="305291" w:themeColor="accent1"/>
    </w:rPr>
  </w:style>
  <w:style w:type="paragraph" w:styleId="Heading7">
    <w:name w:val="heading 7"/>
    <w:basedOn w:val="Normal"/>
    <w:next w:val="Normal"/>
    <w:link w:val="Heading7Char"/>
    <w:qFormat/>
    <w:locked/>
    <w:rsid w:val="002B0AAC"/>
    <w:pPr>
      <w:keepNext/>
      <w:numPr>
        <w:ilvl w:val="6"/>
        <w:numId w:val="1"/>
      </w:numPr>
      <w:spacing w:before="60" w:after="120"/>
      <w:outlineLvl w:val="6"/>
    </w:pPr>
  </w:style>
  <w:style w:type="paragraph" w:styleId="Heading8">
    <w:name w:val="heading 8"/>
    <w:basedOn w:val="Normal"/>
    <w:next w:val="Normal"/>
    <w:link w:val="Heading8Char"/>
    <w:qFormat/>
    <w:locked/>
    <w:rsid w:val="002B0AAC"/>
    <w:pPr>
      <w:keepNext/>
      <w:numPr>
        <w:ilvl w:val="7"/>
        <w:numId w:val="1"/>
      </w:numPr>
      <w:spacing w:before="60" w:after="120"/>
      <w:outlineLvl w:val="7"/>
    </w:pPr>
  </w:style>
  <w:style w:type="paragraph" w:styleId="Heading9">
    <w:name w:val="heading 9"/>
    <w:basedOn w:val="Normal"/>
    <w:next w:val="Normal"/>
    <w:link w:val="Heading9Char"/>
    <w:qFormat/>
    <w:locked/>
    <w:rsid w:val="002B0AAC"/>
    <w:pPr>
      <w:keepNext/>
      <w:numPr>
        <w:ilvl w:val="8"/>
        <w:numId w:val="1"/>
      </w:numPr>
      <w:spacing w:before="60" w:after="120"/>
      <w:outlineLvl w:val="8"/>
    </w:pPr>
  </w:style>
  <w:style w:type="character" w:default="1" w:styleId="DefaultParagraphFont">
    <w:name w:val="Default Paragraph Font"/>
    <w:uiPriority w:val="1"/>
    <w:semiHidden/>
    <w:unhideWhenUsed/>
    <w:rsid w:val="002B0A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0AAC"/>
  </w:style>
  <w:style w:type="paragraph" w:customStyle="1" w:styleId="B0">
    <w:name w:val="B0"/>
    <w:basedOn w:val="ILF-Standard"/>
    <w:uiPriority w:val="1"/>
    <w:qFormat/>
    <w:locked/>
    <w:rsid w:val="002B0AAC"/>
    <w:pPr>
      <w:numPr>
        <w:numId w:val="3"/>
      </w:numPr>
      <w:spacing w:after="120" w:line="280" w:lineRule="atLeast"/>
      <w:jc w:val="both"/>
    </w:pPr>
  </w:style>
  <w:style w:type="paragraph" w:customStyle="1" w:styleId="B1">
    <w:name w:val="B1"/>
    <w:basedOn w:val="ILF-Standard"/>
    <w:uiPriority w:val="1"/>
    <w:qFormat/>
    <w:locked/>
    <w:rsid w:val="002B0AAC"/>
    <w:pPr>
      <w:numPr>
        <w:numId w:val="4"/>
      </w:numPr>
      <w:spacing w:after="120" w:line="280" w:lineRule="atLeast"/>
      <w:jc w:val="both"/>
    </w:pPr>
  </w:style>
  <w:style w:type="paragraph" w:customStyle="1" w:styleId="B2">
    <w:name w:val="B2"/>
    <w:basedOn w:val="ILF-Standard"/>
    <w:uiPriority w:val="1"/>
    <w:qFormat/>
    <w:locked/>
    <w:rsid w:val="002B0AAC"/>
    <w:pPr>
      <w:numPr>
        <w:numId w:val="5"/>
      </w:numPr>
      <w:spacing w:after="120" w:line="280" w:lineRule="atLeast"/>
      <w:ind w:left="1984" w:hanging="425"/>
      <w:jc w:val="both"/>
    </w:pPr>
  </w:style>
  <w:style w:type="paragraph" w:customStyle="1" w:styleId="B3">
    <w:name w:val="B3"/>
    <w:basedOn w:val="ILF-Standard"/>
    <w:uiPriority w:val="1"/>
    <w:qFormat/>
    <w:locked/>
    <w:rsid w:val="002B0AAC"/>
    <w:pPr>
      <w:numPr>
        <w:numId w:val="6"/>
      </w:numPr>
      <w:spacing w:after="120" w:line="280" w:lineRule="atLeast"/>
      <w:jc w:val="both"/>
    </w:pPr>
  </w:style>
  <w:style w:type="paragraph" w:customStyle="1" w:styleId="E0">
    <w:name w:val="E0"/>
    <w:basedOn w:val="ILF-Standard"/>
    <w:uiPriority w:val="1"/>
    <w:qFormat/>
    <w:locked/>
    <w:rsid w:val="002B0AAC"/>
    <w:pPr>
      <w:spacing w:after="120" w:line="280" w:lineRule="atLeast"/>
      <w:jc w:val="both"/>
    </w:pPr>
  </w:style>
  <w:style w:type="paragraph" w:customStyle="1" w:styleId="E1">
    <w:name w:val="E1"/>
    <w:basedOn w:val="ILF-Standard"/>
    <w:link w:val="E1Char"/>
    <w:uiPriority w:val="1"/>
    <w:qFormat/>
    <w:locked/>
    <w:rsid w:val="002B0AAC"/>
    <w:pPr>
      <w:spacing w:after="120" w:line="280" w:lineRule="atLeast"/>
      <w:ind w:left="1134"/>
      <w:jc w:val="both"/>
    </w:pPr>
  </w:style>
  <w:style w:type="paragraph" w:customStyle="1" w:styleId="E2">
    <w:name w:val="E2"/>
    <w:basedOn w:val="ILF-Standard"/>
    <w:uiPriority w:val="1"/>
    <w:qFormat/>
    <w:locked/>
    <w:rsid w:val="002B0AAC"/>
    <w:pPr>
      <w:spacing w:after="120" w:line="280" w:lineRule="atLeast"/>
      <w:ind w:left="1559"/>
      <w:jc w:val="both"/>
    </w:pPr>
  </w:style>
  <w:style w:type="paragraph" w:customStyle="1" w:styleId="E3">
    <w:name w:val="E3"/>
    <w:basedOn w:val="ILF-Standard"/>
    <w:uiPriority w:val="1"/>
    <w:qFormat/>
    <w:locked/>
    <w:rsid w:val="002B0AAC"/>
    <w:pPr>
      <w:spacing w:after="120" w:line="280" w:lineRule="atLeast"/>
      <w:ind w:left="1985"/>
      <w:jc w:val="both"/>
    </w:pPr>
  </w:style>
  <w:style w:type="paragraph" w:customStyle="1" w:styleId="N0">
    <w:name w:val="N0"/>
    <w:basedOn w:val="ILF-Standard"/>
    <w:uiPriority w:val="1"/>
    <w:qFormat/>
    <w:locked/>
    <w:rsid w:val="002B0AAC"/>
    <w:pPr>
      <w:numPr>
        <w:numId w:val="7"/>
      </w:numPr>
      <w:spacing w:after="120" w:line="280" w:lineRule="atLeast"/>
      <w:jc w:val="both"/>
    </w:pPr>
  </w:style>
  <w:style w:type="paragraph" w:customStyle="1" w:styleId="N1">
    <w:name w:val="N1"/>
    <w:basedOn w:val="ILF-Standard"/>
    <w:uiPriority w:val="1"/>
    <w:qFormat/>
    <w:locked/>
    <w:rsid w:val="002B0AAC"/>
    <w:pPr>
      <w:numPr>
        <w:numId w:val="8"/>
      </w:numPr>
      <w:spacing w:after="120" w:line="280" w:lineRule="atLeast"/>
      <w:jc w:val="both"/>
    </w:pPr>
  </w:style>
  <w:style w:type="paragraph" w:customStyle="1" w:styleId="N2">
    <w:name w:val="N2"/>
    <w:basedOn w:val="ILF-Standard"/>
    <w:uiPriority w:val="1"/>
    <w:qFormat/>
    <w:locked/>
    <w:rsid w:val="002B0AAC"/>
    <w:pPr>
      <w:numPr>
        <w:numId w:val="9"/>
      </w:numPr>
      <w:spacing w:after="120" w:line="280" w:lineRule="atLeast"/>
      <w:ind w:left="1984" w:hanging="425"/>
      <w:jc w:val="both"/>
    </w:pPr>
  </w:style>
  <w:style w:type="paragraph" w:customStyle="1" w:styleId="N3">
    <w:name w:val="N3"/>
    <w:basedOn w:val="ILF-Standard"/>
    <w:uiPriority w:val="1"/>
    <w:qFormat/>
    <w:locked/>
    <w:rsid w:val="002B0AAC"/>
    <w:pPr>
      <w:numPr>
        <w:numId w:val="10"/>
      </w:numPr>
      <w:spacing w:after="120" w:line="280" w:lineRule="atLeast"/>
      <w:jc w:val="both"/>
    </w:pPr>
  </w:style>
  <w:style w:type="paragraph" w:customStyle="1" w:styleId="P0">
    <w:name w:val="P0"/>
    <w:basedOn w:val="ILF-Standard"/>
    <w:uiPriority w:val="1"/>
    <w:qFormat/>
    <w:locked/>
    <w:rsid w:val="002B0AAC"/>
    <w:pPr>
      <w:numPr>
        <w:numId w:val="11"/>
      </w:numPr>
      <w:spacing w:after="120" w:line="280" w:lineRule="atLeast"/>
      <w:jc w:val="both"/>
    </w:pPr>
  </w:style>
  <w:style w:type="paragraph" w:customStyle="1" w:styleId="P1">
    <w:name w:val="P1"/>
    <w:basedOn w:val="ILF-Standard"/>
    <w:uiPriority w:val="1"/>
    <w:qFormat/>
    <w:locked/>
    <w:rsid w:val="002B0AAC"/>
    <w:pPr>
      <w:numPr>
        <w:numId w:val="12"/>
      </w:numPr>
      <w:spacing w:after="120" w:line="280" w:lineRule="atLeast"/>
      <w:jc w:val="both"/>
    </w:pPr>
  </w:style>
  <w:style w:type="paragraph" w:customStyle="1" w:styleId="P2">
    <w:name w:val="P2"/>
    <w:basedOn w:val="ILF-Standard"/>
    <w:uiPriority w:val="1"/>
    <w:qFormat/>
    <w:locked/>
    <w:rsid w:val="002B0AAC"/>
    <w:pPr>
      <w:numPr>
        <w:numId w:val="13"/>
      </w:numPr>
      <w:spacing w:after="120" w:line="280" w:lineRule="atLeast"/>
      <w:ind w:left="1984" w:hanging="425"/>
      <w:jc w:val="both"/>
    </w:pPr>
  </w:style>
  <w:style w:type="paragraph" w:customStyle="1" w:styleId="P3">
    <w:name w:val="P3"/>
    <w:basedOn w:val="ILF-Standard"/>
    <w:uiPriority w:val="1"/>
    <w:qFormat/>
    <w:locked/>
    <w:rsid w:val="002B0AAC"/>
    <w:pPr>
      <w:numPr>
        <w:numId w:val="14"/>
      </w:numPr>
      <w:spacing w:after="120" w:line="280" w:lineRule="atLeast"/>
      <w:jc w:val="both"/>
    </w:pPr>
  </w:style>
  <w:style w:type="paragraph" w:customStyle="1" w:styleId="U0">
    <w:name w:val="U0"/>
    <w:basedOn w:val="Heading1"/>
    <w:next w:val="E1"/>
    <w:qFormat/>
    <w:locked/>
    <w:rsid w:val="002B0AAC"/>
    <w:rPr>
      <w:bCs/>
      <w:sz w:val="22"/>
    </w:rPr>
  </w:style>
  <w:style w:type="paragraph" w:customStyle="1" w:styleId="ILF-Standard">
    <w:name w:val="ILF-Standard"/>
    <w:uiPriority w:val="10"/>
    <w:rsid w:val="002B0AAC"/>
    <w:pPr>
      <w:overflowPunct w:val="0"/>
      <w:autoSpaceDE w:val="0"/>
      <w:autoSpaceDN w:val="0"/>
      <w:adjustRightInd w:val="0"/>
      <w:spacing w:after="0" w:line="240" w:lineRule="auto"/>
      <w:jc w:val="left"/>
      <w:textAlignment w:val="baseline"/>
    </w:pPr>
    <w:rPr>
      <w:rFonts w:ascii="Arial" w:eastAsia="Times New Roman" w:hAnsi="Arial" w:cs="Times New Roman"/>
      <w:sz w:val="22"/>
      <w:szCs w:val="22"/>
    </w:rPr>
  </w:style>
  <w:style w:type="paragraph" w:styleId="BalloonText">
    <w:name w:val="Balloon Text"/>
    <w:basedOn w:val="Normal"/>
    <w:semiHidden/>
    <w:rsid w:val="002B0AAC"/>
    <w:rPr>
      <w:rFonts w:ascii="Tahoma" w:hAnsi="Tahoma" w:cs="Tahoma"/>
      <w:sz w:val="16"/>
      <w:szCs w:val="16"/>
    </w:rPr>
  </w:style>
  <w:style w:type="numbering" w:customStyle="1" w:styleId="Formatvorlage1">
    <w:name w:val="Formatvorlage1"/>
    <w:rsid w:val="002B0AAC"/>
    <w:pPr>
      <w:numPr>
        <w:numId w:val="2"/>
      </w:numPr>
    </w:pPr>
  </w:style>
  <w:style w:type="paragraph" w:customStyle="1" w:styleId="ILF-Color">
    <w:name w:val="ILF-Color"/>
    <w:basedOn w:val="ILF-Standard"/>
    <w:uiPriority w:val="10"/>
    <w:qFormat/>
    <w:rsid w:val="002B0AAC"/>
    <w:rPr>
      <w:color w:val="305291" w:themeColor="accent1"/>
    </w:rPr>
  </w:style>
  <w:style w:type="paragraph" w:customStyle="1" w:styleId="E4">
    <w:name w:val="E4"/>
    <w:basedOn w:val="ILF-Standard"/>
    <w:uiPriority w:val="1"/>
    <w:qFormat/>
    <w:locked/>
    <w:rsid w:val="002B0AAC"/>
    <w:pPr>
      <w:spacing w:after="120" w:line="280" w:lineRule="atLeast"/>
      <w:ind w:left="2410"/>
    </w:pPr>
    <w:rPr>
      <w:lang w:val="en-GB"/>
    </w:rPr>
  </w:style>
  <w:style w:type="paragraph" w:styleId="Title">
    <w:name w:val="Title"/>
    <w:basedOn w:val="Normal"/>
    <w:next w:val="Normal"/>
    <w:link w:val="TitleChar"/>
    <w:uiPriority w:val="10"/>
    <w:qFormat/>
    <w:rsid w:val="00AC0576"/>
    <w:pPr>
      <w:pBdr>
        <w:top w:val="single" w:sz="8" w:space="1" w:color="70AD47" w:themeColor="accent6"/>
      </w:pBdr>
      <w:spacing w:after="120"/>
      <w:jc w:val="right"/>
    </w:pPr>
    <w:rPr>
      <w:smallCaps/>
      <w:color w:val="262626" w:themeColor="text1" w:themeTint="D9"/>
      <w:sz w:val="52"/>
      <w:szCs w:val="52"/>
    </w:rPr>
  </w:style>
  <w:style w:type="character" w:customStyle="1" w:styleId="TitleChar">
    <w:name w:val="Title Char"/>
    <w:basedOn w:val="DefaultParagraphFont"/>
    <w:link w:val="Title"/>
    <w:uiPriority w:val="10"/>
    <w:rsid w:val="00AC0576"/>
    <w:rPr>
      <w:smallCaps/>
      <w:color w:val="262626" w:themeColor="text1" w:themeTint="D9"/>
      <w:sz w:val="52"/>
      <w:szCs w:val="52"/>
    </w:rPr>
  </w:style>
  <w:style w:type="paragraph" w:styleId="Subtitle">
    <w:name w:val="Subtitle"/>
    <w:basedOn w:val="Normal"/>
    <w:next w:val="Normal"/>
    <w:link w:val="SubtitleChar"/>
    <w:uiPriority w:val="11"/>
    <w:qFormat/>
    <w:rsid w:val="00AC0576"/>
    <w:pPr>
      <w:spacing w:after="720"/>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AC0576"/>
    <w:rPr>
      <w:rFonts w:asciiTheme="majorHAnsi" w:eastAsiaTheme="majorEastAsia" w:hAnsiTheme="majorHAnsi" w:cstheme="majorBidi"/>
    </w:rPr>
  </w:style>
  <w:style w:type="paragraph" w:styleId="Quote">
    <w:name w:val="Quote"/>
    <w:basedOn w:val="Normal"/>
    <w:next w:val="Normal"/>
    <w:link w:val="QuoteChar"/>
    <w:uiPriority w:val="29"/>
    <w:qFormat/>
    <w:rsid w:val="00AC0576"/>
    <w:rPr>
      <w:i/>
      <w:iCs/>
    </w:rPr>
  </w:style>
  <w:style w:type="character" w:customStyle="1" w:styleId="QuoteChar">
    <w:name w:val="Quote Char"/>
    <w:basedOn w:val="DefaultParagraphFont"/>
    <w:link w:val="Quote"/>
    <w:uiPriority w:val="29"/>
    <w:rsid w:val="00AC0576"/>
    <w:rPr>
      <w:i/>
      <w:iCs/>
    </w:rPr>
  </w:style>
  <w:style w:type="paragraph" w:styleId="ListParagraph">
    <w:name w:val="List Paragraph"/>
    <w:basedOn w:val="Normal"/>
    <w:uiPriority w:val="34"/>
    <w:qFormat/>
    <w:rsid w:val="00D26C79"/>
    <w:pPr>
      <w:ind w:left="720"/>
      <w:contextualSpacing/>
    </w:pPr>
  </w:style>
  <w:style w:type="character" w:styleId="IntenseEmphasis">
    <w:name w:val="Intense Emphasis"/>
    <w:uiPriority w:val="21"/>
    <w:qFormat/>
    <w:rsid w:val="00AC0576"/>
    <w:rPr>
      <w:b/>
      <w:bCs/>
      <w:i/>
      <w:iCs/>
      <w:color w:val="70AD47" w:themeColor="accent6"/>
      <w:spacing w:val="10"/>
    </w:rPr>
  </w:style>
  <w:style w:type="paragraph" w:styleId="IntenseQuote">
    <w:name w:val="Intense Quote"/>
    <w:basedOn w:val="Normal"/>
    <w:next w:val="Normal"/>
    <w:link w:val="IntenseQuoteChar"/>
    <w:uiPriority w:val="30"/>
    <w:qFormat/>
    <w:rsid w:val="00AC0576"/>
    <w:pPr>
      <w:pBdr>
        <w:top w:val="single" w:sz="8" w:space="1" w:color="70AD47"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AC0576"/>
    <w:rPr>
      <w:b/>
      <w:bCs/>
      <w:i/>
      <w:iCs/>
    </w:rPr>
  </w:style>
  <w:style w:type="character" w:styleId="IntenseReference">
    <w:name w:val="Intense Reference"/>
    <w:uiPriority w:val="32"/>
    <w:qFormat/>
    <w:rsid w:val="00AC0576"/>
    <w:rPr>
      <w:b/>
      <w:bCs/>
      <w:smallCaps/>
      <w:spacing w:val="5"/>
      <w:sz w:val="22"/>
      <w:szCs w:val="22"/>
      <w:u w:val="single"/>
    </w:rPr>
  </w:style>
  <w:style w:type="character" w:styleId="Hyperlink">
    <w:name w:val="Hyperlink"/>
    <w:basedOn w:val="DefaultParagraphFont"/>
    <w:uiPriority w:val="99"/>
    <w:unhideWhenUsed/>
    <w:rsid w:val="00D26C79"/>
    <w:rPr>
      <w:color w:val="0563C1" w:themeColor="hyperlink"/>
      <w:u w:val="single"/>
    </w:rPr>
  </w:style>
  <w:style w:type="character" w:customStyle="1" w:styleId="Heading1Char">
    <w:name w:val="Heading 1 Char"/>
    <w:basedOn w:val="DefaultParagraphFont"/>
    <w:link w:val="Heading1"/>
    <w:rsid w:val="00AC0576"/>
    <w:rPr>
      <w:rFonts w:ascii="Arial" w:eastAsia="Times New Roman" w:hAnsi="Arial" w:cs="Times New Roman"/>
      <w:b/>
      <w:caps/>
      <w:color w:val="305291" w:themeColor="accent1"/>
      <w:kern w:val="28"/>
      <w:sz w:val="32"/>
      <w:szCs w:val="22"/>
    </w:rPr>
  </w:style>
  <w:style w:type="paragraph" w:customStyle="1" w:styleId="Aufzhlungi">
    <w:name w:val="Aufzählung i"/>
    <w:basedOn w:val="BodyText"/>
    <w:next w:val="ListBullet"/>
    <w:uiPriority w:val="1"/>
    <w:qFormat/>
    <w:rsid w:val="00D26C79"/>
    <w:pPr>
      <w:numPr>
        <w:numId w:val="15"/>
      </w:numPr>
      <w:tabs>
        <w:tab w:val="num" w:pos="360"/>
        <w:tab w:val="left" w:pos="1985"/>
      </w:tabs>
      <w:spacing w:before="120"/>
      <w:ind w:left="2382" w:hanging="397"/>
    </w:pPr>
    <w:rPr>
      <w:sz w:val="19"/>
      <w:szCs w:val="19"/>
    </w:rPr>
  </w:style>
  <w:style w:type="paragraph" w:customStyle="1" w:styleId="Aufzhlunga">
    <w:name w:val="Aufzählung a"/>
    <w:basedOn w:val="Normal"/>
    <w:next w:val="ListBullet2"/>
    <w:uiPriority w:val="1"/>
    <w:qFormat/>
    <w:rsid w:val="00D26C79"/>
    <w:pPr>
      <w:numPr>
        <w:numId w:val="17"/>
      </w:numPr>
      <w:spacing w:before="120" w:after="120" w:line="120" w:lineRule="atLeast"/>
    </w:pPr>
  </w:style>
  <w:style w:type="paragraph" w:styleId="TOC1">
    <w:name w:val="toc 1"/>
    <w:basedOn w:val="Normal"/>
    <w:next w:val="Normal"/>
    <w:autoRedefine/>
    <w:uiPriority w:val="39"/>
    <w:unhideWhenUsed/>
    <w:rsid w:val="00D26C79"/>
    <w:pPr>
      <w:tabs>
        <w:tab w:val="left" w:pos="1560"/>
        <w:tab w:val="right" w:leader="dot" w:pos="10194"/>
      </w:tabs>
      <w:spacing w:after="100"/>
      <w:ind w:left="1418" w:hanging="567"/>
    </w:pPr>
    <w:rPr>
      <w:caps/>
    </w:rPr>
  </w:style>
  <w:style w:type="paragraph" w:styleId="Footer">
    <w:name w:val="footer"/>
    <w:basedOn w:val="Normal"/>
    <w:link w:val="FooterChar"/>
    <w:uiPriority w:val="99"/>
    <w:unhideWhenUsed/>
    <w:rsid w:val="00D26C79"/>
    <w:pPr>
      <w:tabs>
        <w:tab w:val="center" w:pos="4536"/>
        <w:tab w:val="right" w:pos="9072"/>
      </w:tabs>
    </w:pPr>
  </w:style>
  <w:style w:type="character" w:customStyle="1" w:styleId="FooterChar">
    <w:name w:val="Footer Char"/>
    <w:basedOn w:val="DefaultParagraphFont"/>
    <w:link w:val="Footer"/>
    <w:uiPriority w:val="99"/>
    <w:rsid w:val="00D26C79"/>
    <w:rPr>
      <w:rFonts w:ascii="Arial" w:hAnsi="Arial"/>
      <w:sz w:val="22"/>
      <w:szCs w:val="22"/>
    </w:rPr>
  </w:style>
  <w:style w:type="paragraph" w:styleId="BodyTextIndent">
    <w:name w:val="Body Text Indent"/>
    <w:basedOn w:val="Normal"/>
    <w:link w:val="BodyTextIndentChar"/>
    <w:uiPriority w:val="99"/>
    <w:unhideWhenUsed/>
    <w:rsid w:val="00D26C79"/>
    <w:pPr>
      <w:spacing w:after="120"/>
      <w:ind w:left="283"/>
    </w:pPr>
  </w:style>
  <w:style w:type="character" w:customStyle="1" w:styleId="BodyTextIndentChar">
    <w:name w:val="Body Text Indent Char"/>
    <w:basedOn w:val="DefaultParagraphFont"/>
    <w:link w:val="BodyTextIndent"/>
    <w:uiPriority w:val="99"/>
    <w:rsid w:val="00D26C79"/>
    <w:rPr>
      <w:rFonts w:ascii="Arial" w:hAnsi="Arial"/>
      <w:sz w:val="22"/>
      <w:szCs w:val="22"/>
    </w:rPr>
  </w:style>
  <w:style w:type="character" w:styleId="CommentReference">
    <w:name w:val="annotation reference"/>
    <w:basedOn w:val="DefaultParagraphFont"/>
    <w:uiPriority w:val="99"/>
    <w:unhideWhenUsed/>
    <w:rsid w:val="00D26C79"/>
    <w:rPr>
      <w:sz w:val="16"/>
      <w:szCs w:val="16"/>
    </w:rPr>
  </w:style>
  <w:style w:type="paragraph" w:styleId="CommentText">
    <w:name w:val="annotation text"/>
    <w:basedOn w:val="Normal"/>
    <w:link w:val="CommentTextChar"/>
    <w:uiPriority w:val="99"/>
    <w:unhideWhenUsed/>
    <w:rsid w:val="00D26C79"/>
  </w:style>
  <w:style w:type="character" w:customStyle="1" w:styleId="CommentTextChar">
    <w:name w:val="Comment Text Char"/>
    <w:basedOn w:val="DefaultParagraphFont"/>
    <w:link w:val="CommentText"/>
    <w:uiPriority w:val="99"/>
    <w:rsid w:val="00D26C79"/>
    <w:rPr>
      <w:rFonts w:ascii="Arial" w:hAnsi="Arial"/>
    </w:rPr>
  </w:style>
  <w:style w:type="table" w:styleId="TableGrid">
    <w:name w:val="Table Grid"/>
    <w:basedOn w:val="TableNormal"/>
    <w:rsid w:val="00D26C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
    <w:rsid w:val="00D26C79"/>
    <w:pPr>
      <w:numPr>
        <w:numId w:val="16"/>
      </w:numPr>
      <w:contextualSpacing/>
    </w:pPr>
  </w:style>
  <w:style w:type="paragraph" w:styleId="BodyText">
    <w:name w:val="Body Text"/>
    <w:basedOn w:val="Normal"/>
    <w:link w:val="BodyTextChar"/>
    <w:uiPriority w:val="10"/>
    <w:rsid w:val="00D26C79"/>
    <w:pPr>
      <w:spacing w:after="120"/>
    </w:pPr>
  </w:style>
  <w:style w:type="character" w:customStyle="1" w:styleId="BodyTextChar">
    <w:name w:val="Body Text Char"/>
    <w:basedOn w:val="DefaultParagraphFont"/>
    <w:link w:val="BodyText"/>
    <w:uiPriority w:val="10"/>
    <w:rsid w:val="00D26C79"/>
    <w:rPr>
      <w:rFonts w:ascii="Arial" w:hAnsi="Arial"/>
      <w:sz w:val="22"/>
      <w:szCs w:val="22"/>
    </w:rPr>
  </w:style>
  <w:style w:type="paragraph" w:styleId="ListBullet2">
    <w:name w:val="List Bullet 2"/>
    <w:basedOn w:val="Normal"/>
    <w:uiPriority w:val="9"/>
    <w:rsid w:val="00D26C79"/>
    <w:pPr>
      <w:ind w:left="720" w:hanging="360"/>
      <w:contextualSpacing/>
    </w:pPr>
  </w:style>
  <w:style w:type="paragraph" w:styleId="NormalWeb">
    <w:name w:val="Normal (Web)"/>
    <w:basedOn w:val="Normal"/>
    <w:uiPriority w:val="99"/>
    <w:unhideWhenUsed/>
    <w:rsid w:val="00AC0576"/>
    <w:pPr>
      <w:spacing w:before="100" w:beforeAutospacing="1" w:after="100" w:afterAutospacing="1"/>
    </w:pPr>
    <w:rPr>
      <w:rFonts w:ascii="Times New Roman" w:hAnsi="Times New Roman"/>
    </w:rPr>
  </w:style>
  <w:style w:type="character" w:customStyle="1" w:styleId="Heading2Char">
    <w:name w:val="Heading 2 Char"/>
    <w:basedOn w:val="DefaultParagraphFont"/>
    <w:link w:val="Heading2"/>
    <w:rsid w:val="00AC0576"/>
    <w:rPr>
      <w:rFonts w:ascii="Arial" w:eastAsia="Times New Roman" w:hAnsi="Arial" w:cs="Times New Roman"/>
      <w:b/>
      <w:color w:val="305291" w:themeColor="accent1"/>
      <w:sz w:val="22"/>
      <w:szCs w:val="22"/>
    </w:rPr>
  </w:style>
  <w:style w:type="character" w:customStyle="1" w:styleId="Heading3Char">
    <w:name w:val="Heading 3 Char"/>
    <w:basedOn w:val="DefaultParagraphFont"/>
    <w:link w:val="Heading3"/>
    <w:rsid w:val="00AC0576"/>
    <w:rPr>
      <w:rFonts w:ascii="Arial" w:eastAsia="Times New Roman" w:hAnsi="Arial" w:cs="Times New Roman"/>
      <w:color w:val="305291" w:themeColor="accent1"/>
      <w:sz w:val="22"/>
      <w:szCs w:val="22"/>
    </w:rPr>
  </w:style>
  <w:style w:type="character" w:customStyle="1" w:styleId="Heading4Char">
    <w:name w:val="Heading 4 Char"/>
    <w:basedOn w:val="DefaultParagraphFont"/>
    <w:link w:val="Heading4"/>
    <w:rsid w:val="00AC0576"/>
    <w:rPr>
      <w:rFonts w:ascii="Arial" w:eastAsia="Times New Roman" w:hAnsi="Arial" w:cs="Times New Roman"/>
      <w:color w:val="305291" w:themeColor="accent1"/>
      <w:sz w:val="22"/>
      <w:szCs w:val="22"/>
    </w:rPr>
  </w:style>
  <w:style w:type="character" w:customStyle="1" w:styleId="Heading5Char">
    <w:name w:val="Heading 5 Char"/>
    <w:basedOn w:val="DefaultParagraphFont"/>
    <w:link w:val="Heading5"/>
    <w:rsid w:val="00AC0576"/>
    <w:rPr>
      <w:rFonts w:ascii="Arial" w:eastAsia="Times New Roman" w:hAnsi="Arial" w:cs="Times New Roman"/>
      <w:color w:val="305291" w:themeColor="accent1"/>
      <w:sz w:val="22"/>
      <w:szCs w:val="22"/>
    </w:rPr>
  </w:style>
  <w:style w:type="character" w:customStyle="1" w:styleId="Heading6Char">
    <w:name w:val="Heading 6 Char"/>
    <w:basedOn w:val="DefaultParagraphFont"/>
    <w:link w:val="Heading6"/>
    <w:rsid w:val="00AC0576"/>
    <w:rPr>
      <w:rFonts w:ascii="Arial" w:eastAsia="Times New Roman" w:hAnsi="Arial" w:cs="Times New Roman"/>
      <w:color w:val="305291" w:themeColor="accent1"/>
      <w:sz w:val="22"/>
      <w:szCs w:val="22"/>
    </w:rPr>
  </w:style>
  <w:style w:type="character" w:customStyle="1" w:styleId="Heading7Char">
    <w:name w:val="Heading 7 Char"/>
    <w:basedOn w:val="DefaultParagraphFont"/>
    <w:link w:val="Heading7"/>
    <w:rsid w:val="00AC0576"/>
    <w:rPr>
      <w:rFonts w:ascii="Arial" w:eastAsia="Times New Roman" w:hAnsi="Arial" w:cs="Times New Roman"/>
      <w:sz w:val="22"/>
      <w:szCs w:val="22"/>
    </w:rPr>
  </w:style>
  <w:style w:type="character" w:customStyle="1" w:styleId="Heading8Char">
    <w:name w:val="Heading 8 Char"/>
    <w:basedOn w:val="DefaultParagraphFont"/>
    <w:link w:val="Heading8"/>
    <w:rsid w:val="00AC0576"/>
    <w:rPr>
      <w:rFonts w:ascii="Arial" w:eastAsia="Times New Roman" w:hAnsi="Arial" w:cs="Times New Roman"/>
      <w:sz w:val="22"/>
      <w:szCs w:val="22"/>
    </w:rPr>
  </w:style>
  <w:style w:type="character" w:customStyle="1" w:styleId="Heading9Char">
    <w:name w:val="Heading 9 Char"/>
    <w:basedOn w:val="DefaultParagraphFont"/>
    <w:link w:val="Heading9"/>
    <w:rsid w:val="00AC0576"/>
    <w:rPr>
      <w:rFonts w:ascii="Arial" w:eastAsia="Times New Roman" w:hAnsi="Arial" w:cs="Times New Roman"/>
      <w:sz w:val="22"/>
      <w:szCs w:val="22"/>
    </w:rPr>
  </w:style>
  <w:style w:type="paragraph" w:styleId="Caption">
    <w:name w:val="caption"/>
    <w:basedOn w:val="Normal"/>
    <w:next w:val="Normal"/>
    <w:uiPriority w:val="35"/>
    <w:unhideWhenUsed/>
    <w:qFormat/>
    <w:rsid w:val="00AC0576"/>
    <w:rPr>
      <w:b/>
      <w:bCs/>
      <w:caps/>
      <w:sz w:val="16"/>
      <w:szCs w:val="16"/>
    </w:rPr>
  </w:style>
  <w:style w:type="character" w:styleId="Strong">
    <w:name w:val="Strong"/>
    <w:uiPriority w:val="22"/>
    <w:qFormat/>
    <w:rsid w:val="00AC0576"/>
    <w:rPr>
      <w:b/>
      <w:bCs/>
      <w:color w:val="70AD47" w:themeColor="accent6"/>
    </w:rPr>
  </w:style>
  <w:style w:type="character" w:styleId="Emphasis">
    <w:name w:val="Emphasis"/>
    <w:uiPriority w:val="20"/>
    <w:qFormat/>
    <w:rsid w:val="00AC0576"/>
    <w:rPr>
      <w:b/>
      <w:bCs/>
      <w:i/>
      <w:iCs/>
      <w:spacing w:val="10"/>
    </w:rPr>
  </w:style>
  <w:style w:type="paragraph" w:styleId="NoSpacing">
    <w:name w:val="No Spacing"/>
    <w:uiPriority w:val="1"/>
    <w:qFormat/>
    <w:rsid w:val="00AC0576"/>
    <w:pPr>
      <w:spacing w:after="0" w:line="240" w:lineRule="auto"/>
    </w:pPr>
  </w:style>
  <w:style w:type="character" w:styleId="SubtleEmphasis">
    <w:name w:val="Subtle Emphasis"/>
    <w:uiPriority w:val="19"/>
    <w:qFormat/>
    <w:rsid w:val="00AC0576"/>
    <w:rPr>
      <w:i/>
      <w:iCs/>
    </w:rPr>
  </w:style>
  <w:style w:type="character" w:styleId="SubtleReference">
    <w:name w:val="Subtle Reference"/>
    <w:uiPriority w:val="31"/>
    <w:qFormat/>
    <w:rsid w:val="00AC0576"/>
    <w:rPr>
      <w:b/>
      <w:bCs/>
    </w:rPr>
  </w:style>
  <w:style w:type="character" w:styleId="BookTitle">
    <w:name w:val="Book Title"/>
    <w:uiPriority w:val="33"/>
    <w:qFormat/>
    <w:rsid w:val="00AC0576"/>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AC0576"/>
    <w:pPr>
      <w:outlineLvl w:val="9"/>
    </w:pPr>
  </w:style>
  <w:style w:type="paragraph" w:styleId="CommentSubject">
    <w:name w:val="annotation subject"/>
    <w:basedOn w:val="CommentText"/>
    <w:next w:val="CommentText"/>
    <w:link w:val="CommentSubjectChar"/>
    <w:uiPriority w:val="10"/>
    <w:semiHidden/>
    <w:unhideWhenUsed/>
    <w:rsid w:val="000C102D"/>
    <w:rPr>
      <w:b/>
      <w:bCs/>
    </w:rPr>
  </w:style>
  <w:style w:type="character" w:customStyle="1" w:styleId="CommentSubjectChar">
    <w:name w:val="Comment Subject Char"/>
    <w:basedOn w:val="CommentTextChar"/>
    <w:link w:val="CommentSubject"/>
    <w:uiPriority w:val="10"/>
    <w:semiHidden/>
    <w:rsid w:val="000C102D"/>
    <w:rPr>
      <w:rFonts w:ascii="Arial" w:hAnsi="Arial"/>
      <w:b/>
      <w:bCs/>
    </w:rPr>
  </w:style>
  <w:style w:type="paragraph" w:styleId="Revision">
    <w:name w:val="Revision"/>
    <w:hidden/>
    <w:uiPriority w:val="99"/>
    <w:semiHidden/>
    <w:rsid w:val="00CF018F"/>
    <w:pPr>
      <w:spacing w:after="0" w:line="240" w:lineRule="auto"/>
      <w:jc w:val="left"/>
    </w:pPr>
    <w:rPr>
      <w:rFonts w:ascii="Arial" w:eastAsia="Times New Roman" w:hAnsi="Arial" w:cs="Times New Roman"/>
      <w:sz w:val="22"/>
      <w:szCs w:val="22"/>
    </w:rPr>
  </w:style>
  <w:style w:type="character" w:customStyle="1" w:styleId="UnresolvedMention1">
    <w:name w:val="Unresolved Mention1"/>
    <w:basedOn w:val="DefaultParagraphFont"/>
    <w:uiPriority w:val="99"/>
    <w:semiHidden/>
    <w:unhideWhenUsed/>
    <w:rsid w:val="00CF018F"/>
    <w:rPr>
      <w:color w:val="605E5C"/>
      <w:shd w:val="clear" w:color="auto" w:fill="E1DFDD"/>
    </w:rPr>
  </w:style>
  <w:style w:type="character" w:customStyle="1" w:styleId="E1Char">
    <w:name w:val="E1 Char"/>
    <w:basedOn w:val="DefaultParagraphFont"/>
    <w:link w:val="E1"/>
    <w:uiPriority w:val="1"/>
    <w:locked/>
    <w:rsid w:val="00216F7A"/>
    <w:rPr>
      <w:rFonts w:ascii="Arial" w:eastAsia="Times New Roman" w:hAnsi="Arial" w:cs="Times New Roman"/>
      <w:sz w:val="22"/>
      <w:szCs w:val="22"/>
    </w:rPr>
  </w:style>
  <w:style w:type="character" w:styleId="UnresolvedMention">
    <w:name w:val="Unresolved Mention"/>
    <w:basedOn w:val="DefaultParagraphFont"/>
    <w:uiPriority w:val="99"/>
    <w:semiHidden/>
    <w:unhideWhenUsed/>
    <w:rsid w:val="009C28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059304">
      <w:bodyDiv w:val="1"/>
      <w:marLeft w:val="0"/>
      <w:marRight w:val="0"/>
      <w:marTop w:val="0"/>
      <w:marBottom w:val="0"/>
      <w:divBdr>
        <w:top w:val="none" w:sz="0" w:space="0" w:color="auto"/>
        <w:left w:val="none" w:sz="0" w:space="0" w:color="auto"/>
        <w:bottom w:val="none" w:sz="0" w:space="0" w:color="auto"/>
        <w:right w:val="none" w:sz="0" w:space="0" w:color="auto"/>
      </w:divBdr>
    </w:div>
    <w:div w:id="1011107310">
      <w:bodyDiv w:val="1"/>
      <w:marLeft w:val="0"/>
      <w:marRight w:val="0"/>
      <w:marTop w:val="0"/>
      <w:marBottom w:val="0"/>
      <w:divBdr>
        <w:top w:val="none" w:sz="0" w:space="0" w:color="auto"/>
        <w:left w:val="none" w:sz="0" w:space="0" w:color="auto"/>
        <w:bottom w:val="none" w:sz="0" w:space="0" w:color="auto"/>
        <w:right w:val="none" w:sz="0" w:space="0" w:color="auto"/>
      </w:divBdr>
      <w:divsChild>
        <w:div w:id="1899366077">
          <w:marLeft w:val="360"/>
          <w:marRight w:val="0"/>
          <w:marTop w:val="0"/>
          <w:marBottom w:val="0"/>
          <w:divBdr>
            <w:top w:val="none" w:sz="0" w:space="0" w:color="auto"/>
            <w:left w:val="none" w:sz="0" w:space="0" w:color="auto"/>
            <w:bottom w:val="none" w:sz="0" w:space="0" w:color="auto"/>
            <w:right w:val="none" w:sz="0" w:space="0" w:color="auto"/>
          </w:divBdr>
        </w:div>
        <w:div w:id="856163001">
          <w:marLeft w:val="360"/>
          <w:marRight w:val="0"/>
          <w:marTop w:val="0"/>
          <w:marBottom w:val="0"/>
          <w:divBdr>
            <w:top w:val="none" w:sz="0" w:space="0" w:color="auto"/>
            <w:left w:val="none" w:sz="0" w:space="0" w:color="auto"/>
            <w:bottom w:val="none" w:sz="0" w:space="0" w:color="auto"/>
            <w:right w:val="none" w:sz="0" w:space="0" w:color="auto"/>
          </w:divBdr>
        </w:div>
        <w:div w:id="1687055903">
          <w:marLeft w:val="360"/>
          <w:marRight w:val="0"/>
          <w:marTop w:val="0"/>
          <w:marBottom w:val="0"/>
          <w:divBdr>
            <w:top w:val="none" w:sz="0" w:space="0" w:color="auto"/>
            <w:left w:val="none" w:sz="0" w:space="0" w:color="auto"/>
            <w:bottom w:val="none" w:sz="0" w:space="0" w:color="auto"/>
            <w:right w:val="none" w:sz="0" w:space="0" w:color="auto"/>
          </w:divBdr>
        </w:div>
        <w:div w:id="109473921">
          <w:marLeft w:val="360"/>
          <w:marRight w:val="0"/>
          <w:marTop w:val="0"/>
          <w:marBottom w:val="0"/>
          <w:divBdr>
            <w:top w:val="none" w:sz="0" w:space="0" w:color="auto"/>
            <w:left w:val="none" w:sz="0" w:space="0" w:color="auto"/>
            <w:bottom w:val="none" w:sz="0" w:space="0" w:color="auto"/>
            <w:right w:val="none" w:sz="0" w:space="0" w:color="auto"/>
          </w:divBdr>
        </w:div>
      </w:divsChild>
    </w:div>
    <w:div w:id="1047072591">
      <w:bodyDiv w:val="1"/>
      <w:marLeft w:val="0"/>
      <w:marRight w:val="0"/>
      <w:marTop w:val="0"/>
      <w:marBottom w:val="0"/>
      <w:divBdr>
        <w:top w:val="none" w:sz="0" w:space="0" w:color="auto"/>
        <w:left w:val="none" w:sz="0" w:space="0" w:color="auto"/>
        <w:bottom w:val="none" w:sz="0" w:space="0" w:color="auto"/>
        <w:right w:val="none" w:sz="0" w:space="0" w:color="auto"/>
      </w:divBdr>
    </w:div>
    <w:div w:id="1066218981">
      <w:bodyDiv w:val="1"/>
      <w:marLeft w:val="0"/>
      <w:marRight w:val="0"/>
      <w:marTop w:val="0"/>
      <w:marBottom w:val="0"/>
      <w:divBdr>
        <w:top w:val="none" w:sz="0" w:space="0" w:color="auto"/>
        <w:left w:val="none" w:sz="0" w:space="0" w:color="auto"/>
        <w:bottom w:val="none" w:sz="0" w:space="0" w:color="auto"/>
        <w:right w:val="none" w:sz="0" w:space="0" w:color="auto"/>
      </w:divBdr>
    </w:div>
    <w:div w:id="1575433127">
      <w:bodyDiv w:val="1"/>
      <w:marLeft w:val="0"/>
      <w:marRight w:val="0"/>
      <w:marTop w:val="0"/>
      <w:marBottom w:val="0"/>
      <w:divBdr>
        <w:top w:val="none" w:sz="0" w:space="0" w:color="auto"/>
        <w:left w:val="none" w:sz="0" w:space="0" w:color="auto"/>
        <w:bottom w:val="none" w:sz="0" w:space="0" w:color="auto"/>
        <w:right w:val="none" w:sz="0" w:space="0" w:color="auto"/>
      </w:divBdr>
    </w:div>
    <w:div w:id="2133016483">
      <w:bodyDiv w:val="1"/>
      <w:marLeft w:val="0"/>
      <w:marRight w:val="0"/>
      <w:marTop w:val="0"/>
      <w:marBottom w:val="0"/>
      <w:divBdr>
        <w:top w:val="none" w:sz="0" w:space="0" w:color="auto"/>
        <w:left w:val="none" w:sz="0" w:space="0" w:color="auto"/>
        <w:bottom w:val="none" w:sz="0" w:space="0" w:color="auto"/>
        <w:right w:val="none" w:sz="0" w:space="0" w:color="auto"/>
      </w:divBdr>
      <w:divsChild>
        <w:div w:id="116143635">
          <w:marLeft w:val="288"/>
          <w:marRight w:val="0"/>
          <w:marTop w:val="0"/>
          <w:marBottom w:val="0"/>
          <w:divBdr>
            <w:top w:val="none" w:sz="0" w:space="0" w:color="auto"/>
            <w:left w:val="none" w:sz="0" w:space="0" w:color="auto"/>
            <w:bottom w:val="none" w:sz="0" w:space="0" w:color="auto"/>
            <w:right w:val="none" w:sz="0" w:space="0" w:color="auto"/>
          </w:divBdr>
        </w:div>
        <w:div w:id="1111241053">
          <w:marLeft w:val="288"/>
          <w:marRight w:val="0"/>
          <w:marTop w:val="0"/>
          <w:marBottom w:val="0"/>
          <w:divBdr>
            <w:top w:val="none" w:sz="0" w:space="0" w:color="auto"/>
            <w:left w:val="none" w:sz="0" w:space="0" w:color="auto"/>
            <w:bottom w:val="none" w:sz="0" w:space="0" w:color="auto"/>
            <w:right w:val="none" w:sz="0" w:space="0" w:color="auto"/>
          </w:divBdr>
        </w:div>
        <w:div w:id="972905102">
          <w:marLeft w:val="288"/>
          <w:marRight w:val="0"/>
          <w:marTop w:val="0"/>
          <w:marBottom w:val="0"/>
          <w:divBdr>
            <w:top w:val="none" w:sz="0" w:space="0" w:color="auto"/>
            <w:left w:val="none" w:sz="0" w:space="0" w:color="auto"/>
            <w:bottom w:val="none" w:sz="0" w:space="0" w:color="auto"/>
            <w:right w:val="none" w:sz="0" w:space="0" w:color="auto"/>
          </w:divBdr>
        </w:div>
        <w:div w:id="1528719192">
          <w:marLeft w:val="288"/>
          <w:marRight w:val="0"/>
          <w:marTop w:val="0"/>
          <w:marBottom w:val="0"/>
          <w:divBdr>
            <w:top w:val="none" w:sz="0" w:space="0" w:color="auto"/>
            <w:left w:val="none" w:sz="0" w:space="0" w:color="auto"/>
            <w:bottom w:val="none" w:sz="0" w:space="0" w:color="auto"/>
            <w:right w:val="none" w:sz="0" w:space="0" w:color="auto"/>
          </w:divBdr>
        </w:div>
        <w:div w:id="1107115100">
          <w:marLeft w:val="288"/>
          <w:marRight w:val="0"/>
          <w:marTop w:val="0"/>
          <w:marBottom w:val="0"/>
          <w:divBdr>
            <w:top w:val="none" w:sz="0" w:space="0" w:color="auto"/>
            <w:left w:val="none" w:sz="0" w:space="0" w:color="auto"/>
            <w:bottom w:val="none" w:sz="0" w:space="0" w:color="auto"/>
            <w:right w:val="none" w:sz="0" w:space="0" w:color="auto"/>
          </w:divBdr>
        </w:div>
        <w:div w:id="1851261742">
          <w:marLeft w:val="288"/>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footer" Target="footer2.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footer" Target="footer1.xml"/><Relationship Id="rId14" Type="http://schemas.microsoft.com/office/2016/09/relationships/commentsIds" Target="commentsIds.xml"/></Relationships>
</file>

<file path=word/theme/theme1.xml><?xml version="1.0" encoding="utf-8"?>
<a:theme xmlns:a="http://schemas.openxmlformats.org/drawingml/2006/main" name="Office">
  <a:themeElements>
    <a:clrScheme name="ILF">
      <a:dk1>
        <a:sysClr val="windowText" lastClr="000000"/>
      </a:dk1>
      <a:lt1>
        <a:sysClr val="window" lastClr="FFFFFF"/>
      </a:lt1>
      <a:dk2>
        <a:srgbClr val="44546A"/>
      </a:dk2>
      <a:lt2>
        <a:srgbClr val="E7E6E6"/>
      </a:lt2>
      <a:accent1>
        <a:srgbClr val="305291"/>
      </a:accent1>
      <a:accent2>
        <a:srgbClr val="577EB7"/>
      </a:accent2>
      <a:accent3>
        <a:srgbClr val="4A4A49"/>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78E512-49FF-49B6-B1E2-EC3CF6AB3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2506</Words>
  <Characters>14513</Characters>
  <Application>Microsoft Office Word</Application>
  <DocSecurity>0</DocSecurity>
  <Lines>353</Lines>
  <Paragraphs>298</Paragraphs>
  <ScaleCrop>false</ScaleCrop>
  <HeadingPairs>
    <vt:vector size="2" baseType="variant">
      <vt:variant>
        <vt:lpstr>Title</vt:lpstr>
      </vt:variant>
      <vt:variant>
        <vt:i4>1</vt:i4>
      </vt:variant>
    </vt:vector>
  </HeadingPairs>
  <TitlesOfParts>
    <vt:vector size="1" baseType="lpstr">
      <vt:lpstr/>
    </vt:vector>
  </TitlesOfParts>
  <Company>ILF Group Holding GmbH</Company>
  <LinksUpToDate>false</LinksUpToDate>
  <CharactersWithSpaces>16721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Giwa, Titilayo</dc:creator>
  <cp:keywords/>
  <dc:description/>
  <cp:lastModifiedBy>Giwa, Titilayo</cp:lastModifiedBy>
  <cp:revision>2</cp:revision>
  <cp:lastPrinted>2025-05-21T14:03:00Z</cp:lastPrinted>
  <dcterms:created xsi:type="dcterms:W3CDTF">2026-04-27T10:00:00Z</dcterms:created>
  <dcterms:modified xsi:type="dcterms:W3CDTF">2026-04-27T10:00:00Z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d1969656-b0c4-45fe-853f-29fea79ad490</vt:lpwstr>
  </property>
</Properties>
</file>