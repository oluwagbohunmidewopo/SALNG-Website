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3C0DD" w14:textId="77777777" w:rsidR="00D26C79" w:rsidRDefault="00D26C79" w:rsidP="00D26C79">
      <w:pPr>
        <w:ind w:left="-284" w:right="139"/>
        <w:rPr>
          <w:noProof/>
        </w:rPr>
      </w:pPr>
      <w:r>
        <w:rPr>
          <w:noProof/>
        </w:rPr>
        <w:drawing>
          <wp:inline distT="0" distB="0" distL="0" distR="0" wp14:anchorId="1ADB0716" wp14:editId="5FAB969B">
            <wp:extent cx="6773893" cy="9576000"/>
            <wp:effectExtent l="0" t="0" r="8255"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3893" cy="9576000"/>
                    </a:xfrm>
                    <a:prstGeom prst="rect">
                      <a:avLst/>
                    </a:prstGeom>
                    <a:noFill/>
                    <a:ln>
                      <a:noFill/>
                    </a:ln>
                  </pic:spPr>
                </pic:pic>
              </a:graphicData>
            </a:graphic>
          </wp:inline>
        </w:drawing>
      </w:r>
    </w:p>
    <w:p w14:paraId="546ADB7D" w14:textId="77777777" w:rsidR="00D26C79" w:rsidRDefault="00D26C79" w:rsidP="00D26C79">
      <w:pPr>
        <w:rPr>
          <w:sz w:val="17"/>
          <w:szCs w:val="17"/>
        </w:rPr>
        <w:sectPr w:rsidR="00D26C79" w:rsidSect="00D26C79">
          <w:footerReference w:type="first" r:id="rId9"/>
          <w:pgSz w:w="11906" w:h="16838"/>
          <w:pgMar w:top="851" w:right="851" w:bottom="851" w:left="851" w:header="709" w:footer="709" w:gutter="0"/>
          <w:cols w:space="708"/>
          <w:titlePg/>
          <w:docGrid w:linePitch="360"/>
        </w:sectPr>
      </w:pPr>
    </w:p>
    <w:p w14:paraId="22733855" w14:textId="77777777" w:rsidR="00D26C79" w:rsidRPr="00836967" w:rsidRDefault="00D26C79" w:rsidP="00D26C79">
      <w:pPr>
        <w:ind w:right="281"/>
        <w:rPr>
          <w:rFonts w:cs="Arial"/>
          <w:b/>
          <w:bCs/>
          <w:lang w:val="en-US"/>
        </w:rPr>
      </w:pPr>
      <w:r w:rsidRPr="00836967">
        <w:rPr>
          <w:rFonts w:cs="Arial"/>
          <w:b/>
          <w:bCs/>
          <w:lang w:val="en-US"/>
        </w:rPr>
        <w:lastRenderedPageBreak/>
        <w:t>CONTENTS</w:t>
      </w:r>
    </w:p>
    <w:p w14:paraId="3944DA43" w14:textId="77777777" w:rsidR="00D26C79" w:rsidRPr="00836967" w:rsidRDefault="00D26C79" w:rsidP="00D26C79">
      <w:pPr>
        <w:ind w:right="281"/>
        <w:rPr>
          <w:rFonts w:cs="Arial"/>
          <w:b/>
          <w:bCs/>
          <w:lang w:val="en-US"/>
        </w:rPr>
      </w:pPr>
    </w:p>
    <w:p w14:paraId="21761DD3" w14:textId="77777777" w:rsidR="00D26C79" w:rsidRPr="00836967" w:rsidRDefault="00D26C79" w:rsidP="00D26C79">
      <w:pPr>
        <w:ind w:right="-2"/>
        <w:rPr>
          <w:rFonts w:cs="Arial"/>
          <w:b/>
          <w:bCs/>
          <w:lang w:val="en-US"/>
        </w:rPr>
      </w:pPr>
      <w:r w:rsidRPr="00836967">
        <w:rPr>
          <w:rFonts w:cs="Arial"/>
          <w:b/>
          <w:bCs/>
          <w:lang w:val="en-US"/>
        </w:rPr>
        <w:t>Form of Agreement ……………………………………………………..……………………..….i</w:t>
      </w:r>
    </w:p>
    <w:p w14:paraId="4B62E731" w14:textId="77777777" w:rsidR="00D26C79" w:rsidRPr="00836967" w:rsidRDefault="00D26C79" w:rsidP="00D26C79">
      <w:pPr>
        <w:ind w:right="-2"/>
        <w:rPr>
          <w:rFonts w:cs="Arial"/>
          <w:b/>
          <w:bCs/>
          <w:lang w:val="en-US"/>
        </w:rPr>
      </w:pPr>
    </w:p>
    <w:p w14:paraId="2C4C1DD7" w14:textId="77777777" w:rsidR="00D26C79" w:rsidRPr="00836967" w:rsidRDefault="00D26C79" w:rsidP="00D26C79">
      <w:pPr>
        <w:ind w:right="-2"/>
        <w:rPr>
          <w:rFonts w:cs="Arial"/>
          <w:b/>
          <w:bCs/>
          <w:lang w:val="en-US"/>
        </w:rPr>
      </w:pPr>
      <w:r w:rsidRPr="00836967">
        <w:rPr>
          <w:rFonts w:cs="Arial"/>
          <w:b/>
          <w:bCs/>
          <w:lang w:val="en-US"/>
        </w:rPr>
        <w:t xml:space="preserve">Particular Conditions </w:t>
      </w:r>
      <w:r w:rsidRPr="00836967">
        <w:rPr>
          <w:rFonts w:cs="Arial"/>
          <w:lang w:val="en-US"/>
        </w:rPr>
        <w:t>…………………………………………………………..…..…………….</w:t>
      </w:r>
      <w:r w:rsidRPr="00836967">
        <w:rPr>
          <w:rFonts w:cs="Arial"/>
          <w:b/>
          <w:bCs/>
          <w:lang w:val="en-US"/>
        </w:rPr>
        <w:t>a</w:t>
      </w:r>
    </w:p>
    <w:p w14:paraId="7F218F2D" w14:textId="77777777" w:rsidR="00D26C79" w:rsidRPr="00836967" w:rsidRDefault="00D26C79" w:rsidP="00D26C79">
      <w:pPr>
        <w:ind w:right="-2"/>
        <w:rPr>
          <w:rFonts w:cs="Arial"/>
          <w:b/>
          <w:bCs/>
          <w:lang w:val="en-US"/>
        </w:rPr>
      </w:pPr>
    </w:p>
    <w:p w14:paraId="457EBBE4" w14:textId="77777777" w:rsidR="00D26C79" w:rsidRPr="00836967" w:rsidRDefault="00D26C79" w:rsidP="00D26C79">
      <w:pPr>
        <w:ind w:right="-2"/>
        <w:rPr>
          <w:rFonts w:cs="Arial"/>
          <w:b/>
          <w:bCs/>
          <w:lang w:val="en-US"/>
        </w:rPr>
      </w:pPr>
    </w:p>
    <w:p w14:paraId="29FAEE20" w14:textId="77777777" w:rsidR="00D26C79" w:rsidRPr="00836967" w:rsidRDefault="00D26C79" w:rsidP="00D26C79">
      <w:pPr>
        <w:tabs>
          <w:tab w:val="left" w:pos="1560"/>
        </w:tabs>
        <w:ind w:right="-2"/>
        <w:rPr>
          <w:rFonts w:cs="Arial"/>
          <w:lang w:val="en-US"/>
        </w:rPr>
      </w:pPr>
      <w:r w:rsidRPr="00836967">
        <w:rPr>
          <w:rFonts w:cs="Arial"/>
          <w:b/>
          <w:lang w:val="en-US"/>
        </w:rPr>
        <w:t>Part A</w:t>
      </w:r>
      <w:r w:rsidRPr="00836967">
        <w:rPr>
          <w:rFonts w:cs="Arial"/>
          <w:lang w:val="en-US"/>
        </w:rPr>
        <w:t xml:space="preserve"> </w:t>
      </w:r>
      <w:r w:rsidRPr="00836967">
        <w:rPr>
          <w:rFonts w:cs="Arial"/>
          <w:lang w:val="en-US"/>
        </w:rPr>
        <w:tab/>
        <w:t>References from Clauses in the General Conditions</w:t>
      </w:r>
    </w:p>
    <w:p w14:paraId="1A8E025E" w14:textId="77777777" w:rsidR="00D26C79" w:rsidRPr="00836967" w:rsidRDefault="00D26C79" w:rsidP="00D26C79">
      <w:pPr>
        <w:tabs>
          <w:tab w:val="left" w:pos="1560"/>
        </w:tabs>
        <w:ind w:right="-2"/>
        <w:rPr>
          <w:rFonts w:cs="Arial"/>
          <w:lang w:val="en-US"/>
        </w:rPr>
      </w:pPr>
    </w:p>
    <w:p w14:paraId="54FD813A" w14:textId="77777777" w:rsidR="00D26C79" w:rsidRPr="00836967" w:rsidRDefault="00D26C79" w:rsidP="00D26C79">
      <w:pPr>
        <w:tabs>
          <w:tab w:val="left" w:pos="1560"/>
        </w:tabs>
        <w:ind w:right="-2"/>
        <w:rPr>
          <w:rFonts w:cs="Arial"/>
          <w:lang w:val="en-US"/>
        </w:rPr>
      </w:pPr>
      <w:r w:rsidRPr="00836967">
        <w:rPr>
          <w:rFonts w:cs="Arial"/>
          <w:b/>
          <w:lang w:val="en-US"/>
        </w:rPr>
        <w:t>Part B</w:t>
      </w:r>
      <w:r w:rsidRPr="00836967">
        <w:rPr>
          <w:rFonts w:cs="Arial"/>
          <w:lang w:val="en-US"/>
        </w:rPr>
        <w:t xml:space="preserve"> </w:t>
      </w:r>
      <w:r w:rsidRPr="00836967">
        <w:rPr>
          <w:rFonts w:cs="Arial"/>
          <w:lang w:val="en-US"/>
        </w:rPr>
        <w:tab/>
        <w:t>Additional or Amended Clauses</w:t>
      </w:r>
    </w:p>
    <w:p w14:paraId="1C5366F0" w14:textId="77777777" w:rsidR="00D26C79" w:rsidRPr="00836967" w:rsidRDefault="00D26C79" w:rsidP="00D26C79">
      <w:pPr>
        <w:tabs>
          <w:tab w:val="left" w:pos="1560"/>
        </w:tabs>
        <w:ind w:right="-2"/>
        <w:rPr>
          <w:rFonts w:cs="Arial"/>
          <w:lang w:val="en-US"/>
        </w:rPr>
      </w:pPr>
    </w:p>
    <w:p w14:paraId="214BC73D" w14:textId="77777777" w:rsidR="00D26C79" w:rsidRPr="001009C1" w:rsidRDefault="00D26C79" w:rsidP="00D26C79">
      <w:pPr>
        <w:ind w:right="-2"/>
        <w:rPr>
          <w:rFonts w:cs="Arial"/>
          <w:b/>
        </w:rPr>
      </w:pPr>
      <w:r w:rsidRPr="001009C1">
        <w:rPr>
          <w:rFonts w:cs="Arial"/>
          <w:b/>
          <w:lang w:val="en-GB"/>
        </w:rPr>
        <w:t>Appendices</w:t>
      </w:r>
    </w:p>
    <w:p w14:paraId="7149019F" w14:textId="45C8240F" w:rsidR="004B3BAB" w:rsidRDefault="00D26C79">
      <w:pPr>
        <w:pStyle w:val="TOC1"/>
        <w:rPr>
          <w:rFonts w:eastAsiaTheme="minorEastAsia"/>
          <w:caps w:val="0"/>
          <w:noProof/>
        </w:rPr>
      </w:pPr>
      <w:r w:rsidRPr="001009C1">
        <w:rPr>
          <w:rFonts w:cs="Arial"/>
        </w:rPr>
        <w:fldChar w:fldCharType="begin"/>
      </w:r>
      <w:r w:rsidRPr="001009C1">
        <w:rPr>
          <w:rFonts w:cs="Arial"/>
        </w:rPr>
        <w:instrText xml:space="preserve"> TOC \o "1-1" \h \z \u </w:instrText>
      </w:r>
      <w:r w:rsidRPr="001009C1">
        <w:rPr>
          <w:rFonts w:cs="Arial"/>
        </w:rPr>
        <w:fldChar w:fldCharType="separate"/>
      </w:r>
      <w:hyperlink w:anchor="_Toc226987038" w:history="1">
        <w:r w:rsidR="004B3BAB" w:rsidRPr="00083B0E">
          <w:rPr>
            <w:rStyle w:val="Hyperlink"/>
            <w:rFonts w:cs="Arial"/>
            <w:noProof/>
          </w:rPr>
          <w:t>1.</w:t>
        </w:r>
        <w:r w:rsidR="004B3BAB">
          <w:rPr>
            <w:rFonts w:eastAsiaTheme="minorEastAsia"/>
            <w:caps w:val="0"/>
            <w:noProof/>
          </w:rPr>
          <w:tab/>
        </w:r>
        <w:r w:rsidR="004B3BAB" w:rsidRPr="00083B0E">
          <w:rPr>
            <w:rStyle w:val="Hyperlink"/>
            <w:rFonts w:cs="Arial"/>
            <w:noProof/>
          </w:rPr>
          <w:t>Scope of Services</w:t>
        </w:r>
        <w:r w:rsidR="004B3BAB">
          <w:rPr>
            <w:noProof/>
            <w:webHidden/>
          </w:rPr>
          <w:tab/>
        </w:r>
        <w:r w:rsidR="004B3BAB">
          <w:rPr>
            <w:noProof/>
            <w:webHidden/>
          </w:rPr>
          <w:fldChar w:fldCharType="begin"/>
        </w:r>
        <w:r w:rsidR="004B3BAB">
          <w:rPr>
            <w:noProof/>
            <w:webHidden/>
          </w:rPr>
          <w:instrText xml:space="preserve"> PAGEREF _Toc226987038 \h </w:instrText>
        </w:r>
        <w:r w:rsidR="004B3BAB">
          <w:rPr>
            <w:noProof/>
            <w:webHidden/>
          </w:rPr>
        </w:r>
        <w:r w:rsidR="004B3BAB">
          <w:rPr>
            <w:noProof/>
            <w:webHidden/>
          </w:rPr>
          <w:fldChar w:fldCharType="separate"/>
        </w:r>
        <w:r w:rsidR="004B3BAB">
          <w:rPr>
            <w:noProof/>
            <w:webHidden/>
          </w:rPr>
          <w:t>5</w:t>
        </w:r>
        <w:r w:rsidR="004B3BAB">
          <w:rPr>
            <w:noProof/>
            <w:webHidden/>
          </w:rPr>
          <w:fldChar w:fldCharType="end"/>
        </w:r>
      </w:hyperlink>
    </w:p>
    <w:p w14:paraId="18D0164B" w14:textId="187D84FA" w:rsidR="004B3BAB" w:rsidRDefault="004B3BAB">
      <w:pPr>
        <w:pStyle w:val="TOC1"/>
        <w:rPr>
          <w:rFonts w:eastAsiaTheme="minorEastAsia"/>
          <w:caps w:val="0"/>
          <w:noProof/>
        </w:rPr>
      </w:pPr>
      <w:hyperlink w:anchor="_Toc226987039" w:history="1">
        <w:r w:rsidRPr="00083B0E">
          <w:rPr>
            <w:rStyle w:val="Hyperlink"/>
            <w:rFonts w:cs="Arial"/>
            <w:noProof/>
          </w:rPr>
          <w:t>2.</w:t>
        </w:r>
        <w:r>
          <w:rPr>
            <w:rFonts w:eastAsiaTheme="minorEastAsia"/>
            <w:caps w:val="0"/>
            <w:noProof/>
          </w:rPr>
          <w:tab/>
        </w:r>
        <w:r w:rsidRPr="00083B0E">
          <w:rPr>
            <w:rStyle w:val="Hyperlink"/>
            <w:rFonts w:cs="Arial"/>
            <w:noProof/>
          </w:rPr>
          <w:t>Personnel, Equipment, Facilities and Services of Others to be Provided by the Client</w:t>
        </w:r>
        <w:r>
          <w:rPr>
            <w:noProof/>
            <w:webHidden/>
          </w:rPr>
          <w:tab/>
        </w:r>
        <w:r>
          <w:rPr>
            <w:noProof/>
            <w:webHidden/>
          </w:rPr>
          <w:fldChar w:fldCharType="begin"/>
        </w:r>
        <w:r>
          <w:rPr>
            <w:noProof/>
            <w:webHidden/>
          </w:rPr>
          <w:instrText xml:space="preserve"> PAGEREF _Toc226987039 \h </w:instrText>
        </w:r>
        <w:r>
          <w:rPr>
            <w:noProof/>
            <w:webHidden/>
          </w:rPr>
        </w:r>
        <w:r>
          <w:rPr>
            <w:noProof/>
            <w:webHidden/>
          </w:rPr>
          <w:fldChar w:fldCharType="separate"/>
        </w:r>
        <w:r>
          <w:rPr>
            <w:noProof/>
            <w:webHidden/>
          </w:rPr>
          <w:t>7</w:t>
        </w:r>
        <w:r>
          <w:rPr>
            <w:noProof/>
            <w:webHidden/>
          </w:rPr>
          <w:fldChar w:fldCharType="end"/>
        </w:r>
      </w:hyperlink>
    </w:p>
    <w:p w14:paraId="01F3F385" w14:textId="50FB2ADB" w:rsidR="004B3BAB" w:rsidRDefault="004B3BAB">
      <w:pPr>
        <w:pStyle w:val="TOC1"/>
        <w:rPr>
          <w:rFonts w:eastAsiaTheme="minorEastAsia"/>
          <w:caps w:val="0"/>
          <w:noProof/>
        </w:rPr>
      </w:pPr>
      <w:hyperlink w:anchor="_Toc226987040" w:history="1">
        <w:r w:rsidRPr="00083B0E">
          <w:rPr>
            <w:rStyle w:val="Hyperlink"/>
            <w:rFonts w:cs="Arial"/>
            <w:bCs/>
            <w:noProof/>
          </w:rPr>
          <w:t>3.</w:t>
        </w:r>
        <w:r>
          <w:rPr>
            <w:rFonts w:eastAsiaTheme="minorEastAsia"/>
            <w:caps w:val="0"/>
            <w:noProof/>
          </w:rPr>
          <w:tab/>
        </w:r>
        <w:r w:rsidRPr="00083B0E">
          <w:rPr>
            <w:rStyle w:val="Hyperlink"/>
            <w:rFonts w:cs="Arial"/>
            <w:bCs/>
            <w:noProof/>
          </w:rPr>
          <w:t>Remuneration and Payment</w:t>
        </w:r>
        <w:r>
          <w:rPr>
            <w:noProof/>
            <w:webHidden/>
          </w:rPr>
          <w:tab/>
        </w:r>
        <w:r>
          <w:rPr>
            <w:noProof/>
            <w:webHidden/>
          </w:rPr>
          <w:fldChar w:fldCharType="begin"/>
        </w:r>
        <w:r>
          <w:rPr>
            <w:noProof/>
            <w:webHidden/>
          </w:rPr>
          <w:instrText xml:space="preserve"> PAGEREF _Toc226987040 \h </w:instrText>
        </w:r>
        <w:r>
          <w:rPr>
            <w:noProof/>
            <w:webHidden/>
          </w:rPr>
        </w:r>
        <w:r>
          <w:rPr>
            <w:noProof/>
            <w:webHidden/>
          </w:rPr>
          <w:fldChar w:fldCharType="separate"/>
        </w:r>
        <w:r>
          <w:rPr>
            <w:noProof/>
            <w:webHidden/>
          </w:rPr>
          <w:t>8</w:t>
        </w:r>
        <w:r>
          <w:rPr>
            <w:noProof/>
            <w:webHidden/>
          </w:rPr>
          <w:fldChar w:fldCharType="end"/>
        </w:r>
      </w:hyperlink>
    </w:p>
    <w:p w14:paraId="06D1F89B" w14:textId="35F98B31" w:rsidR="004B3BAB" w:rsidRPr="00836967" w:rsidRDefault="004B3BAB">
      <w:pPr>
        <w:pStyle w:val="TOC1"/>
        <w:rPr>
          <w:rFonts w:eastAsiaTheme="minorEastAsia"/>
          <w:caps w:val="0"/>
          <w:noProof/>
          <w:lang w:val="en-US"/>
        </w:rPr>
      </w:pPr>
      <w:hyperlink w:anchor="_Toc226987041" w:history="1">
        <w:r w:rsidRPr="00836967">
          <w:rPr>
            <w:rStyle w:val="Hyperlink"/>
            <w:rFonts w:cs="Arial"/>
            <w:bCs/>
            <w:noProof/>
            <w:lang w:val="en-US"/>
          </w:rPr>
          <w:t>4.</w:t>
        </w:r>
        <w:r w:rsidRPr="00836967">
          <w:rPr>
            <w:rFonts w:eastAsiaTheme="minorEastAsia"/>
            <w:caps w:val="0"/>
            <w:noProof/>
            <w:lang w:val="en-US"/>
          </w:rPr>
          <w:tab/>
        </w:r>
        <w:r w:rsidRPr="00836967">
          <w:rPr>
            <w:rStyle w:val="Hyperlink"/>
            <w:rFonts w:cs="Arial"/>
            <w:bCs/>
            <w:noProof/>
            <w:lang w:val="en-US"/>
          </w:rPr>
          <w:t>Programme</w:t>
        </w:r>
        <w:r w:rsidRPr="00836967">
          <w:rPr>
            <w:noProof/>
            <w:webHidden/>
            <w:lang w:val="en-US"/>
          </w:rPr>
          <w:tab/>
        </w:r>
        <w:r>
          <w:rPr>
            <w:noProof/>
            <w:webHidden/>
          </w:rPr>
          <w:fldChar w:fldCharType="begin"/>
        </w:r>
        <w:r w:rsidRPr="00836967">
          <w:rPr>
            <w:noProof/>
            <w:webHidden/>
            <w:lang w:val="en-US"/>
          </w:rPr>
          <w:instrText xml:space="preserve"> PAGEREF _Toc226987041 \h </w:instrText>
        </w:r>
        <w:r>
          <w:rPr>
            <w:noProof/>
            <w:webHidden/>
          </w:rPr>
        </w:r>
        <w:r>
          <w:rPr>
            <w:noProof/>
            <w:webHidden/>
          </w:rPr>
          <w:fldChar w:fldCharType="separate"/>
        </w:r>
        <w:r w:rsidRPr="00836967">
          <w:rPr>
            <w:noProof/>
            <w:webHidden/>
            <w:lang w:val="en-US"/>
          </w:rPr>
          <w:t>1</w:t>
        </w:r>
        <w:r>
          <w:rPr>
            <w:noProof/>
            <w:webHidden/>
          </w:rPr>
          <w:fldChar w:fldCharType="end"/>
        </w:r>
      </w:hyperlink>
      <w:r w:rsidR="00B46C7E" w:rsidRPr="00836967">
        <w:rPr>
          <w:lang w:val="en-US"/>
        </w:rPr>
        <w:t>0</w:t>
      </w:r>
    </w:p>
    <w:p w14:paraId="66F289C8" w14:textId="403B0A22" w:rsidR="00D26C79" w:rsidRPr="00836967" w:rsidRDefault="00D26C79" w:rsidP="00D26C79">
      <w:pPr>
        <w:ind w:right="-2"/>
        <w:rPr>
          <w:rFonts w:cs="Arial"/>
          <w:lang w:val="en-US"/>
        </w:rPr>
      </w:pPr>
      <w:r w:rsidRPr="001009C1">
        <w:rPr>
          <w:rFonts w:cs="Arial"/>
          <w:caps/>
        </w:rPr>
        <w:fldChar w:fldCharType="end"/>
      </w:r>
    </w:p>
    <w:p w14:paraId="73ED60F2" w14:textId="77777777" w:rsidR="00D26C79" w:rsidRPr="00836967" w:rsidRDefault="00D26C79" w:rsidP="00D26C79">
      <w:pPr>
        <w:ind w:right="-2"/>
        <w:rPr>
          <w:rFonts w:cs="Arial"/>
          <w:b/>
          <w:bCs/>
          <w:lang w:val="en-US"/>
        </w:rPr>
      </w:pPr>
      <w:r w:rsidRPr="00836967">
        <w:rPr>
          <w:rFonts w:cs="Arial"/>
          <w:b/>
          <w:bCs/>
          <w:lang w:val="en-US"/>
        </w:rPr>
        <w:t>Client/Consultant Model Services Agreement</w:t>
      </w:r>
    </w:p>
    <w:p w14:paraId="30CE15EE" w14:textId="77777777" w:rsidR="00D26C79" w:rsidRPr="00836967" w:rsidRDefault="00D26C79" w:rsidP="00D26C79">
      <w:pPr>
        <w:ind w:right="-2"/>
        <w:rPr>
          <w:rFonts w:cs="Arial"/>
          <w:b/>
          <w:bCs/>
          <w:lang w:val="en-US"/>
        </w:rPr>
      </w:pPr>
      <w:r w:rsidRPr="00836967">
        <w:rPr>
          <w:rFonts w:cs="Arial"/>
          <w:b/>
          <w:bCs/>
          <w:lang w:val="en-US"/>
        </w:rPr>
        <w:t>General Conditions ……………………………………………………………….………………1</w:t>
      </w:r>
    </w:p>
    <w:p w14:paraId="34FFE246" w14:textId="77777777" w:rsidR="00C70C27" w:rsidRPr="00836967" w:rsidRDefault="00C70C27" w:rsidP="00D26C79">
      <w:pPr>
        <w:ind w:right="281"/>
        <w:rPr>
          <w:rFonts w:cs="Arial"/>
          <w:b/>
          <w:lang w:val="en-US"/>
        </w:rPr>
      </w:pPr>
    </w:p>
    <w:p w14:paraId="2DDFAADA" w14:textId="26D0D81F" w:rsidR="00D26C79" w:rsidRPr="00836967" w:rsidRDefault="00D26C79" w:rsidP="00D26C79">
      <w:pPr>
        <w:ind w:right="281"/>
        <w:rPr>
          <w:rFonts w:cs="Arial"/>
          <w:b/>
          <w:lang w:val="en-US"/>
        </w:rPr>
      </w:pPr>
      <w:r w:rsidRPr="00836967">
        <w:rPr>
          <w:rFonts w:cs="Arial"/>
          <w:b/>
          <w:lang w:val="en-US"/>
        </w:rPr>
        <w:t>CONTENTS</w:t>
      </w:r>
    </w:p>
    <w:p w14:paraId="78AA48C1" w14:textId="77777777" w:rsidR="00D26C79" w:rsidRPr="00836967" w:rsidRDefault="00D26C79" w:rsidP="00D26C79">
      <w:pPr>
        <w:tabs>
          <w:tab w:val="left" w:pos="1560"/>
        </w:tabs>
        <w:ind w:right="281"/>
        <w:rPr>
          <w:rFonts w:cs="Arial"/>
          <w:b/>
          <w:bCs/>
          <w:lang w:val="en-US"/>
        </w:rPr>
      </w:pPr>
      <w:r w:rsidRPr="00836967">
        <w:rPr>
          <w:rFonts w:cs="Arial"/>
          <w:bCs/>
          <w:lang w:val="en-US"/>
        </w:rPr>
        <w:t>1</w:t>
      </w:r>
      <w:r w:rsidRPr="00836967">
        <w:rPr>
          <w:rFonts w:cs="Arial"/>
          <w:lang w:val="en-US"/>
        </w:rPr>
        <w:tab/>
        <w:t>GENERAL PROVISIONS</w:t>
      </w:r>
    </w:p>
    <w:p w14:paraId="37B612F8" w14:textId="77777777" w:rsidR="00D26C79" w:rsidRPr="00836967" w:rsidRDefault="00D26C79" w:rsidP="00D26C79">
      <w:pPr>
        <w:tabs>
          <w:tab w:val="left" w:pos="1560"/>
        </w:tabs>
        <w:ind w:right="281"/>
        <w:rPr>
          <w:rFonts w:cs="Arial"/>
          <w:lang w:val="en-US"/>
        </w:rPr>
      </w:pPr>
      <w:r w:rsidRPr="00836967">
        <w:rPr>
          <w:rFonts w:cs="Arial"/>
          <w:lang w:val="en-US"/>
        </w:rPr>
        <w:t>2</w:t>
      </w:r>
      <w:r w:rsidRPr="00836967">
        <w:rPr>
          <w:rFonts w:cs="Arial"/>
          <w:lang w:val="en-US"/>
        </w:rPr>
        <w:tab/>
        <w:t>THE CLIENT</w:t>
      </w:r>
    </w:p>
    <w:p w14:paraId="5F027B80" w14:textId="77777777" w:rsidR="00D26C79" w:rsidRPr="00836967" w:rsidRDefault="00D26C79" w:rsidP="00D26C79">
      <w:pPr>
        <w:tabs>
          <w:tab w:val="left" w:pos="1560"/>
        </w:tabs>
        <w:ind w:right="281"/>
        <w:rPr>
          <w:rFonts w:cs="Arial"/>
          <w:lang w:val="en-US"/>
        </w:rPr>
      </w:pPr>
      <w:r w:rsidRPr="00836967">
        <w:rPr>
          <w:rFonts w:cs="Arial"/>
          <w:lang w:val="en-US"/>
        </w:rPr>
        <w:t>3</w:t>
      </w:r>
      <w:r w:rsidRPr="00836967">
        <w:rPr>
          <w:rFonts w:cs="Arial"/>
          <w:lang w:val="en-US"/>
        </w:rPr>
        <w:tab/>
        <w:t>THE CONSULTANT</w:t>
      </w:r>
    </w:p>
    <w:p w14:paraId="7D48BB4F" w14:textId="77777777" w:rsidR="00D26C79" w:rsidRPr="00836967" w:rsidRDefault="00D26C79" w:rsidP="00D26C79">
      <w:pPr>
        <w:tabs>
          <w:tab w:val="left" w:pos="1560"/>
        </w:tabs>
        <w:ind w:right="281"/>
        <w:rPr>
          <w:rFonts w:cs="Arial"/>
          <w:lang w:val="en-US"/>
        </w:rPr>
      </w:pPr>
      <w:r w:rsidRPr="00836967">
        <w:rPr>
          <w:rFonts w:cs="Arial"/>
          <w:lang w:val="en-US"/>
        </w:rPr>
        <w:t>4</w:t>
      </w:r>
      <w:r w:rsidRPr="00836967">
        <w:rPr>
          <w:rFonts w:cs="Arial"/>
          <w:lang w:val="en-US"/>
        </w:rPr>
        <w:tab/>
        <w:t>COMMENCEMENT AND COMPLETION</w:t>
      </w:r>
    </w:p>
    <w:p w14:paraId="6A46AF6C" w14:textId="77777777" w:rsidR="00D26C79" w:rsidRPr="00836967" w:rsidRDefault="00D26C79" w:rsidP="00D26C79">
      <w:pPr>
        <w:tabs>
          <w:tab w:val="left" w:pos="1560"/>
        </w:tabs>
        <w:ind w:right="281"/>
        <w:rPr>
          <w:rFonts w:cs="Arial"/>
          <w:lang w:val="en-US"/>
        </w:rPr>
      </w:pPr>
      <w:r w:rsidRPr="00836967">
        <w:rPr>
          <w:rFonts w:cs="Arial"/>
          <w:lang w:val="en-US"/>
        </w:rPr>
        <w:t>5</w:t>
      </w:r>
      <w:r w:rsidRPr="00836967">
        <w:rPr>
          <w:rFonts w:cs="Arial"/>
          <w:lang w:val="en-US"/>
        </w:rPr>
        <w:tab/>
        <w:t>VARIATION TO SERVICES</w:t>
      </w:r>
    </w:p>
    <w:p w14:paraId="34C4A777" w14:textId="77777777" w:rsidR="00D26C79" w:rsidRPr="00836967" w:rsidRDefault="00D26C79" w:rsidP="00D26C79">
      <w:pPr>
        <w:tabs>
          <w:tab w:val="left" w:pos="1560"/>
        </w:tabs>
        <w:ind w:right="281"/>
        <w:rPr>
          <w:rFonts w:cs="Arial"/>
          <w:lang w:val="en-US"/>
        </w:rPr>
      </w:pPr>
      <w:r w:rsidRPr="00836967">
        <w:rPr>
          <w:rFonts w:cs="Arial"/>
          <w:lang w:val="en-US"/>
        </w:rPr>
        <w:t>6</w:t>
      </w:r>
      <w:r w:rsidRPr="00836967">
        <w:rPr>
          <w:rFonts w:cs="Arial"/>
          <w:lang w:val="en-US"/>
        </w:rPr>
        <w:tab/>
        <w:t>SUSPENSION OF SERVICES AND TERMINATION OF AGREEMENT</w:t>
      </w:r>
    </w:p>
    <w:p w14:paraId="775942EA" w14:textId="77777777" w:rsidR="00D26C79" w:rsidRPr="00836967" w:rsidRDefault="00D26C79" w:rsidP="00D26C79">
      <w:pPr>
        <w:tabs>
          <w:tab w:val="left" w:pos="1560"/>
        </w:tabs>
        <w:ind w:right="281"/>
        <w:rPr>
          <w:rFonts w:cs="Arial"/>
          <w:lang w:val="en-US"/>
        </w:rPr>
      </w:pPr>
      <w:r w:rsidRPr="00836967">
        <w:rPr>
          <w:rFonts w:cs="Arial"/>
          <w:lang w:val="en-US"/>
        </w:rPr>
        <w:t>7</w:t>
      </w:r>
      <w:r w:rsidRPr="00836967">
        <w:rPr>
          <w:rFonts w:cs="Arial"/>
          <w:lang w:val="en-US"/>
        </w:rPr>
        <w:tab/>
        <w:t>PAYMENT</w:t>
      </w:r>
    </w:p>
    <w:p w14:paraId="3668FE2C" w14:textId="77777777" w:rsidR="00D26C79" w:rsidRPr="00836967" w:rsidRDefault="00D26C79" w:rsidP="00D26C79">
      <w:pPr>
        <w:tabs>
          <w:tab w:val="left" w:pos="1560"/>
        </w:tabs>
        <w:ind w:right="281"/>
        <w:rPr>
          <w:rFonts w:cs="Arial"/>
          <w:lang w:val="en-US"/>
        </w:rPr>
      </w:pPr>
      <w:r w:rsidRPr="00836967">
        <w:rPr>
          <w:rFonts w:cs="Arial"/>
          <w:lang w:val="en-US"/>
        </w:rPr>
        <w:t>8</w:t>
      </w:r>
      <w:r w:rsidRPr="00836967">
        <w:rPr>
          <w:rFonts w:cs="Arial"/>
          <w:lang w:val="en-US"/>
        </w:rPr>
        <w:tab/>
        <w:t>LIABILITIES</w:t>
      </w:r>
    </w:p>
    <w:p w14:paraId="74EBBEDD" w14:textId="77777777" w:rsidR="00D26C79" w:rsidRPr="00836967" w:rsidRDefault="00D26C79" w:rsidP="00D26C79">
      <w:pPr>
        <w:tabs>
          <w:tab w:val="left" w:pos="1560"/>
        </w:tabs>
        <w:ind w:right="281"/>
        <w:rPr>
          <w:rFonts w:cs="Arial"/>
          <w:lang w:val="en-US"/>
        </w:rPr>
      </w:pPr>
      <w:r w:rsidRPr="00836967">
        <w:rPr>
          <w:rFonts w:cs="Arial"/>
          <w:lang w:val="en-US"/>
        </w:rPr>
        <w:t>9</w:t>
      </w:r>
      <w:r w:rsidRPr="00836967">
        <w:rPr>
          <w:rFonts w:cs="Arial"/>
          <w:lang w:val="en-US"/>
        </w:rPr>
        <w:tab/>
        <w:t>INSURANCE</w:t>
      </w:r>
    </w:p>
    <w:p w14:paraId="13061F2C" w14:textId="77777777" w:rsidR="00D26C79" w:rsidRPr="00836967" w:rsidRDefault="00D26C79" w:rsidP="00D26C79">
      <w:pPr>
        <w:tabs>
          <w:tab w:val="left" w:pos="1560"/>
        </w:tabs>
        <w:ind w:right="281"/>
        <w:rPr>
          <w:rFonts w:cs="Arial"/>
          <w:lang w:val="en-US"/>
        </w:rPr>
      </w:pPr>
      <w:r w:rsidRPr="00836967">
        <w:rPr>
          <w:rFonts w:cs="Arial"/>
          <w:lang w:val="en-US"/>
        </w:rPr>
        <w:t>10</w:t>
      </w:r>
      <w:r w:rsidRPr="00836967">
        <w:rPr>
          <w:rFonts w:cs="Arial"/>
          <w:lang w:val="en-US"/>
        </w:rPr>
        <w:tab/>
        <w:t>DISPUTES AND ARBITRATION</w:t>
      </w:r>
    </w:p>
    <w:p w14:paraId="6CE68A43" w14:textId="77777777" w:rsidR="00D26C79" w:rsidRPr="00836967" w:rsidRDefault="00D26C79" w:rsidP="00D26C79">
      <w:pPr>
        <w:ind w:right="281"/>
        <w:rPr>
          <w:rFonts w:cs="Arial"/>
          <w:lang w:val="en-US"/>
        </w:rPr>
        <w:sectPr w:rsidR="00D26C79" w:rsidRPr="00836967" w:rsidSect="00D26C79">
          <w:footerReference w:type="default" r:id="rId10"/>
          <w:footerReference w:type="first" r:id="rId11"/>
          <w:pgSz w:w="11906" w:h="16838"/>
          <w:pgMar w:top="851" w:right="851" w:bottom="851" w:left="851" w:header="709" w:footer="454" w:gutter="0"/>
          <w:pgNumType w:start="1"/>
          <w:cols w:space="708"/>
          <w:titlePg/>
          <w:docGrid w:linePitch="360"/>
        </w:sectPr>
      </w:pPr>
    </w:p>
    <w:p w14:paraId="63531DC8" w14:textId="77777777" w:rsidR="00D26C79" w:rsidRPr="00A81264" w:rsidRDefault="00D26C79" w:rsidP="00D26C79">
      <w:pPr>
        <w:ind w:right="281"/>
        <w:rPr>
          <w:rFonts w:cs="Arial"/>
          <w:b/>
          <w:bCs/>
          <w:lang w:val="en-US"/>
        </w:rPr>
      </w:pPr>
      <w:r w:rsidRPr="00836967">
        <w:rPr>
          <w:rFonts w:cs="Arial"/>
          <w:b/>
          <w:bCs/>
          <w:lang w:val="en-US"/>
        </w:rPr>
        <w:lastRenderedPageBreak/>
        <w:t>Form of Agreement</w:t>
      </w:r>
    </w:p>
    <w:p w14:paraId="06AA5BCC" w14:textId="77777777" w:rsidR="00D26C79" w:rsidRPr="00A81264" w:rsidRDefault="00D26C79" w:rsidP="00D26C79">
      <w:pPr>
        <w:ind w:right="281"/>
        <w:rPr>
          <w:rFonts w:cs="Arial"/>
          <w:b/>
          <w:bCs/>
          <w:lang w:val="en-US"/>
        </w:rPr>
      </w:pPr>
    </w:p>
    <w:p w14:paraId="570E5616" w14:textId="77777777" w:rsidR="00A81264" w:rsidRDefault="00D26C79" w:rsidP="00D26C79">
      <w:pPr>
        <w:tabs>
          <w:tab w:val="left" w:pos="3402"/>
          <w:tab w:val="left" w:pos="6237"/>
        </w:tabs>
        <w:ind w:right="281"/>
        <w:rPr>
          <w:rFonts w:cs="Arial"/>
          <w:lang w:val="en-US"/>
        </w:rPr>
      </w:pPr>
      <w:r w:rsidRPr="00A81264">
        <w:rPr>
          <w:rFonts w:cs="Arial"/>
          <w:lang w:val="en-US"/>
        </w:rPr>
        <w:t>Between</w:t>
      </w:r>
      <w:r w:rsidRPr="00A81264">
        <w:rPr>
          <w:rFonts w:cs="Arial"/>
          <w:lang w:val="en-US"/>
        </w:rPr>
        <w:tab/>
        <w:t>[Name of Client]</w:t>
      </w:r>
      <w:r w:rsidRPr="00A81264">
        <w:rPr>
          <w:rFonts w:cs="Arial"/>
          <w:lang w:val="en-US"/>
        </w:rPr>
        <w:tab/>
      </w:r>
      <w:r w:rsidR="00723C9C" w:rsidRPr="00A81264">
        <w:rPr>
          <w:rFonts w:cs="Arial"/>
          <w:lang w:val="en-US"/>
        </w:rPr>
        <w:t>South</w:t>
      </w:r>
      <w:r w:rsidR="006F4FDD" w:rsidRPr="00A81264">
        <w:rPr>
          <w:rFonts w:cs="Arial"/>
          <w:lang w:val="en-US"/>
        </w:rPr>
        <w:t xml:space="preserve"> </w:t>
      </w:r>
      <w:r w:rsidR="00723C9C" w:rsidRPr="00A81264">
        <w:rPr>
          <w:rFonts w:cs="Arial"/>
          <w:lang w:val="en-US"/>
        </w:rPr>
        <w:t xml:space="preserve">Atlantic LNG West Africa </w:t>
      </w:r>
    </w:p>
    <w:p w14:paraId="4EFDCE27" w14:textId="7B1BFA18" w:rsidR="00D26C79" w:rsidRPr="00A81264" w:rsidRDefault="00A81264" w:rsidP="00D26C79">
      <w:pPr>
        <w:tabs>
          <w:tab w:val="left" w:pos="3402"/>
          <w:tab w:val="left" w:pos="6237"/>
        </w:tabs>
        <w:ind w:right="281"/>
        <w:rPr>
          <w:rFonts w:cs="Arial"/>
          <w:lang w:val="en-US"/>
        </w:rPr>
      </w:pPr>
      <w:r>
        <w:rPr>
          <w:rFonts w:cs="Arial"/>
          <w:lang w:val="en-US"/>
        </w:rPr>
        <w:tab/>
      </w:r>
      <w:r>
        <w:rPr>
          <w:rFonts w:cs="Arial"/>
          <w:lang w:val="en-US"/>
        </w:rPr>
        <w:tab/>
      </w:r>
      <w:r w:rsidR="00723C9C" w:rsidRPr="00A81264">
        <w:rPr>
          <w:rFonts w:cs="Arial"/>
          <w:lang w:val="en-US"/>
        </w:rPr>
        <w:t>Limited</w:t>
      </w:r>
    </w:p>
    <w:p w14:paraId="79DA7DE3" w14:textId="77777777" w:rsidR="00D26C79" w:rsidRPr="00A81264" w:rsidRDefault="00D26C79" w:rsidP="00D26C79">
      <w:pPr>
        <w:tabs>
          <w:tab w:val="left" w:pos="3402"/>
          <w:tab w:val="left" w:pos="6237"/>
        </w:tabs>
        <w:ind w:right="281"/>
        <w:rPr>
          <w:rFonts w:cs="Arial"/>
          <w:lang w:val="en-US"/>
        </w:rPr>
      </w:pPr>
    </w:p>
    <w:p w14:paraId="4E1C77DB" w14:textId="3E6A47D7" w:rsidR="00D26C79" w:rsidRPr="00A81264" w:rsidRDefault="00D26C79" w:rsidP="00087DB1">
      <w:pPr>
        <w:tabs>
          <w:tab w:val="left" w:pos="3402"/>
          <w:tab w:val="left" w:pos="6237"/>
        </w:tabs>
        <w:ind w:left="6237" w:right="281" w:hanging="5386"/>
        <w:rPr>
          <w:rFonts w:cs="Arial"/>
          <w:lang w:val="en-US"/>
        </w:rPr>
      </w:pPr>
      <w:r w:rsidRPr="00A81264">
        <w:rPr>
          <w:rFonts w:cs="Arial"/>
          <w:lang w:val="en-US"/>
        </w:rPr>
        <w:t>Of</w:t>
      </w:r>
      <w:r w:rsidRPr="00A81264">
        <w:rPr>
          <w:rFonts w:cs="Arial"/>
          <w:lang w:val="en-US"/>
        </w:rPr>
        <w:tab/>
        <w:t>[Address of Client]</w:t>
      </w:r>
      <w:r w:rsidRPr="00A81264">
        <w:rPr>
          <w:rFonts w:cs="Arial"/>
          <w:lang w:val="en-US"/>
        </w:rPr>
        <w:tab/>
      </w:r>
      <w:bookmarkStart w:id="0" w:name="_Hlk193715156"/>
      <w:r w:rsidR="00723C9C" w:rsidRPr="00A81264">
        <w:rPr>
          <w:rFonts w:cs="Arial"/>
          <w:lang w:val="en-US"/>
        </w:rPr>
        <w:t xml:space="preserve">No 2/3 Onikoyi Lane, Park View Estate, Ikoyi, Lagos, </w:t>
      </w:r>
      <w:bookmarkEnd w:id="0"/>
      <w:r w:rsidR="00A81264" w:rsidRPr="00A81264">
        <w:rPr>
          <w:rFonts w:cs="Arial"/>
          <w:lang w:val="en-US"/>
        </w:rPr>
        <w:t>Nigeria (</w:t>
      </w:r>
      <w:r w:rsidRPr="00A81264">
        <w:rPr>
          <w:rFonts w:cs="Arial"/>
          <w:lang w:val="en-US"/>
        </w:rPr>
        <w:t>hereinafter called "</w:t>
      </w:r>
      <w:r w:rsidR="002F3E2F" w:rsidRPr="00A81264">
        <w:rPr>
          <w:rFonts w:cs="Arial"/>
          <w:lang w:val="en-US"/>
        </w:rPr>
        <w:t>SA LNG</w:t>
      </w:r>
      <w:r w:rsidR="00C70C27" w:rsidRPr="00A81264">
        <w:rPr>
          <w:rFonts w:cs="Arial"/>
          <w:lang w:val="en-US"/>
        </w:rPr>
        <w:t>” or “</w:t>
      </w:r>
      <w:r w:rsidRPr="00A81264">
        <w:rPr>
          <w:rFonts w:cs="Arial"/>
          <w:lang w:val="en-US"/>
        </w:rPr>
        <w:t>the Client")</w:t>
      </w:r>
    </w:p>
    <w:p w14:paraId="352EF948" w14:textId="77777777" w:rsidR="00D26C79" w:rsidRPr="00A81264" w:rsidRDefault="00D26C79" w:rsidP="00D26C79">
      <w:pPr>
        <w:tabs>
          <w:tab w:val="left" w:pos="3402"/>
          <w:tab w:val="left" w:pos="6237"/>
        </w:tabs>
        <w:ind w:right="281"/>
        <w:rPr>
          <w:rFonts w:cs="Arial"/>
          <w:lang w:val="en-US"/>
        </w:rPr>
      </w:pPr>
    </w:p>
    <w:p w14:paraId="661E0822" w14:textId="77777777" w:rsidR="00D26C79" w:rsidRPr="00A81264" w:rsidRDefault="00D26C79" w:rsidP="00D26C79">
      <w:pPr>
        <w:tabs>
          <w:tab w:val="left" w:pos="3402"/>
          <w:tab w:val="left" w:pos="6237"/>
        </w:tabs>
        <w:ind w:right="281"/>
        <w:rPr>
          <w:rFonts w:cs="Arial"/>
          <w:lang w:val="en-US"/>
        </w:rPr>
      </w:pPr>
    </w:p>
    <w:p w14:paraId="292AFD69" w14:textId="77777777" w:rsidR="00D26C79" w:rsidRPr="00A81264" w:rsidRDefault="00D26C79" w:rsidP="00D26C79">
      <w:pPr>
        <w:tabs>
          <w:tab w:val="left" w:pos="3402"/>
          <w:tab w:val="left" w:pos="6237"/>
        </w:tabs>
        <w:ind w:right="281"/>
        <w:rPr>
          <w:rFonts w:cs="Arial"/>
          <w:lang w:val="en-US"/>
        </w:rPr>
      </w:pPr>
      <w:r w:rsidRPr="00A81264">
        <w:rPr>
          <w:rFonts w:cs="Arial"/>
          <w:lang w:val="en-US"/>
        </w:rPr>
        <w:t>And</w:t>
      </w:r>
      <w:r w:rsidRPr="00A81264">
        <w:rPr>
          <w:rFonts w:cs="Arial"/>
          <w:lang w:val="en-US"/>
        </w:rPr>
        <w:tab/>
        <w:t>[Name of Consultant]</w:t>
      </w:r>
      <w:r w:rsidRPr="00A81264">
        <w:rPr>
          <w:rFonts w:cs="Arial"/>
          <w:lang w:val="en-US"/>
        </w:rPr>
        <w:tab/>
        <w:t xml:space="preserve">ILF Engineers Nigeria Limited </w:t>
      </w:r>
    </w:p>
    <w:p w14:paraId="71485EB0" w14:textId="77777777" w:rsidR="00D26C79" w:rsidRPr="00A81264" w:rsidRDefault="00D26C79" w:rsidP="00D26C79">
      <w:pPr>
        <w:tabs>
          <w:tab w:val="left" w:pos="3402"/>
          <w:tab w:val="left" w:pos="6237"/>
        </w:tabs>
        <w:ind w:right="281"/>
        <w:rPr>
          <w:rFonts w:cs="Arial"/>
          <w:lang w:val="en-US"/>
        </w:rPr>
      </w:pPr>
    </w:p>
    <w:p w14:paraId="006572F6" w14:textId="77777777" w:rsidR="00D26C79" w:rsidRPr="00A81264" w:rsidRDefault="00D26C79" w:rsidP="00087DB1">
      <w:pPr>
        <w:tabs>
          <w:tab w:val="left" w:pos="3402"/>
          <w:tab w:val="left" w:pos="6237"/>
        </w:tabs>
        <w:ind w:left="6237" w:right="281" w:hanging="5386"/>
        <w:rPr>
          <w:rFonts w:cs="Arial"/>
          <w:lang w:val="en-US"/>
        </w:rPr>
      </w:pPr>
      <w:r w:rsidRPr="00A81264">
        <w:rPr>
          <w:rFonts w:cs="Arial"/>
          <w:lang w:val="en-US"/>
        </w:rPr>
        <w:t>Of</w:t>
      </w:r>
      <w:r w:rsidRPr="00A81264">
        <w:rPr>
          <w:rFonts w:cs="Arial"/>
          <w:lang w:val="en-US"/>
        </w:rPr>
        <w:tab/>
        <w:t>[Address of Consultant]</w:t>
      </w:r>
      <w:r w:rsidRPr="00A81264">
        <w:rPr>
          <w:rFonts w:cs="Arial"/>
          <w:lang w:val="en-US"/>
        </w:rPr>
        <w:tab/>
        <w:t>TCF Tower, 33 Adeola Hopewell Street, Victoria Island, Lagos, Nigeria (hereinafter called “ILF” or “the Consultant”)</w:t>
      </w:r>
    </w:p>
    <w:p w14:paraId="4EF805EF" w14:textId="77777777" w:rsidR="00D26C79" w:rsidRPr="00A81264" w:rsidRDefault="00D26C79" w:rsidP="00D26C79">
      <w:pPr>
        <w:tabs>
          <w:tab w:val="left" w:pos="3402"/>
          <w:tab w:val="left" w:pos="6237"/>
        </w:tabs>
        <w:ind w:right="281"/>
        <w:rPr>
          <w:rFonts w:cs="Arial"/>
          <w:lang w:val="en-US"/>
        </w:rPr>
      </w:pPr>
    </w:p>
    <w:p w14:paraId="1C086F01" w14:textId="77777777" w:rsidR="00D26C79" w:rsidRPr="00A81264" w:rsidRDefault="00D26C79" w:rsidP="00D26C79">
      <w:pPr>
        <w:ind w:right="281"/>
        <w:rPr>
          <w:rFonts w:cs="Arial"/>
          <w:lang w:val="en-US"/>
        </w:rPr>
      </w:pPr>
      <w:r w:rsidRPr="00A81264">
        <w:rPr>
          <w:rFonts w:cs="Arial"/>
          <w:lang w:val="en-US"/>
        </w:rPr>
        <w:t>WHEREAS:</w:t>
      </w:r>
    </w:p>
    <w:p w14:paraId="0A973EAD" w14:textId="077E98AE" w:rsidR="00D26C79" w:rsidRPr="00A81264" w:rsidRDefault="00D26C79" w:rsidP="00087DB1">
      <w:pPr>
        <w:ind w:right="281"/>
        <w:rPr>
          <w:rFonts w:cs="Arial"/>
          <w:lang w:val="en-US"/>
        </w:rPr>
      </w:pPr>
      <w:r w:rsidRPr="00A81264">
        <w:rPr>
          <w:rFonts w:cs="Arial"/>
          <w:lang w:val="en-US"/>
        </w:rPr>
        <w:t xml:space="preserve">The Client desires that certain Services should be performed by the Consultant, namely the provision of </w:t>
      </w:r>
      <w:bookmarkStart w:id="1" w:name="_Hlk197957494"/>
      <w:r w:rsidR="00A27B5F" w:rsidRPr="00A81264">
        <w:rPr>
          <w:rFonts w:cs="Arial"/>
          <w:lang w:val="en-US"/>
        </w:rPr>
        <w:t xml:space="preserve">Technical Advisory services (TA) for the EPCI for the 5MMSCFD Mini-LNG Plant </w:t>
      </w:r>
      <w:r w:rsidR="00A81264">
        <w:rPr>
          <w:rFonts w:cs="Arial"/>
          <w:lang w:val="en-US"/>
        </w:rPr>
        <w:t xml:space="preserve">in </w:t>
      </w:r>
      <w:commentRangeStart w:id="2"/>
      <w:r w:rsidR="00A81264">
        <w:rPr>
          <w:rFonts w:cs="Arial"/>
          <w:lang w:val="en-US"/>
        </w:rPr>
        <w:t>Delta State</w:t>
      </w:r>
      <w:bookmarkEnd w:id="1"/>
      <w:r w:rsidR="00A81264" w:rsidRPr="00A81264">
        <w:rPr>
          <w:rFonts w:cs="Arial"/>
          <w:b/>
          <w:bCs/>
          <w:lang w:val="en-US"/>
        </w:rPr>
        <w:t xml:space="preserve"> </w:t>
      </w:r>
      <w:commentRangeEnd w:id="2"/>
      <w:r w:rsidR="00A81264">
        <w:rPr>
          <w:rStyle w:val="CommentReference"/>
        </w:rPr>
        <w:commentReference w:id="2"/>
      </w:r>
      <w:r w:rsidRPr="00A81264">
        <w:rPr>
          <w:rFonts w:cs="Arial"/>
          <w:b/>
          <w:bCs/>
          <w:lang w:val="en-US"/>
        </w:rPr>
        <w:t>Project</w:t>
      </w:r>
      <w:r w:rsidRPr="00A81264">
        <w:rPr>
          <w:rFonts w:cs="Arial"/>
          <w:lang w:val="en-US"/>
        </w:rPr>
        <w:t>”)</w:t>
      </w:r>
      <w:r w:rsidR="00AA6DF1" w:rsidRPr="00A81264">
        <w:rPr>
          <w:rFonts w:cs="Arial"/>
          <w:lang w:val="en-US"/>
        </w:rPr>
        <w:t xml:space="preserve"> </w:t>
      </w:r>
      <w:r w:rsidRPr="00A81264">
        <w:rPr>
          <w:rFonts w:cs="Arial"/>
          <w:lang w:val="en-US"/>
        </w:rPr>
        <w:t>and has accepted an offer/proposal by the Consultant for the performance of such Services.</w:t>
      </w:r>
    </w:p>
    <w:p w14:paraId="674C26FF" w14:textId="77777777" w:rsidR="00D26C79" w:rsidRPr="00A81264" w:rsidRDefault="00D26C79" w:rsidP="00D26C79">
      <w:pPr>
        <w:ind w:right="281"/>
        <w:rPr>
          <w:rFonts w:cs="Arial"/>
          <w:lang w:val="en-US"/>
        </w:rPr>
      </w:pPr>
    </w:p>
    <w:p w14:paraId="6F80EEA8" w14:textId="77777777" w:rsidR="00D26C79" w:rsidRPr="00A81264" w:rsidRDefault="00D26C79" w:rsidP="00D26C79">
      <w:pPr>
        <w:ind w:right="281"/>
        <w:rPr>
          <w:rFonts w:cs="Arial"/>
          <w:lang w:val="en-US"/>
        </w:rPr>
      </w:pPr>
      <w:r w:rsidRPr="00A81264">
        <w:rPr>
          <w:rFonts w:cs="Arial"/>
          <w:lang w:val="en-US"/>
        </w:rPr>
        <w:t>THE CLIENT AND THE CONSULTANT AGREE AS FOLLOWS:</w:t>
      </w:r>
    </w:p>
    <w:p w14:paraId="4050A40F" w14:textId="77777777" w:rsidR="00D26C79" w:rsidRPr="00836967" w:rsidRDefault="00D26C79" w:rsidP="00D26C79">
      <w:pPr>
        <w:ind w:right="281"/>
        <w:rPr>
          <w:rFonts w:cs="Arial"/>
          <w:lang w:val="en-US"/>
        </w:rPr>
      </w:pPr>
    </w:p>
    <w:p w14:paraId="70B2A531" w14:textId="499B22E5" w:rsidR="00D26C79" w:rsidRPr="00A81264" w:rsidRDefault="00D26C79" w:rsidP="00087DB1">
      <w:pPr>
        <w:pStyle w:val="ListParagraph"/>
        <w:numPr>
          <w:ilvl w:val="0"/>
          <w:numId w:val="18"/>
        </w:numPr>
        <w:spacing w:before="120" w:after="240"/>
        <w:rPr>
          <w:rFonts w:cs="Arial"/>
          <w:lang w:val="en-US"/>
        </w:rPr>
      </w:pPr>
      <w:r w:rsidRPr="00A81264">
        <w:rPr>
          <w:rFonts w:cs="Arial"/>
          <w:lang w:val="en-US"/>
        </w:rPr>
        <w:t>In th</w:t>
      </w:r>
      <w:r w:rsidR="00087DB1" w:rsidRPr="00A81264">
        <w:rPr>
          <w:rFonts w:cs="Arial"/>
          <w:lang w:val="en-US"/>
        </w:rPr>
        <w:t>is</w:t>
      </w:r>
      <w:r w:rsidRPr="00A81264">
        <w:rPr>
          <w:rFonts w:cs="Arial"/>
          <w:lang w:val="en-US"/>
        </w:rPr>
        <w:t xml:space="preserve"> Agreement words and expressions shall have the same meanings as are respectively assigned to them in Clause 1 .1 of the General Conditions of the Client/Consultant Model Services Agreement.</w:t>
      </w:r>
    </w:p>
    <w:p w14:paraId="10784F86" w14:textId="77777777" w:rsidR="00D26C79" w:rsidRPr="00A81264" w:rsidRDefault="00D26C79" w:rsidP="00087DB1">
      <w:pPr>
        <w:pStyle w:val="ListParagraph"/>
        <w:spacing w:before="120" w:after="240"/>
        <w:ind w:left="1440"/>
        <w:rPr>
          <w:rFonts w:cs="Arial"/>
          <w:lang w:val="en-US"/>
        </w:rPr>
      </w:pPr>
    </w:p>
    <w:p w14:paraId="728F91EE" w14:textId="5F96997C" w:rsidR="00D26C79" w:rsidRPr="00A81264" w:rsidRDefault="00D26C79" w:rsidP="00087DB1">
      <w:pPr>
        <w:pStyle w:val="ListParagraph"/>
        <w:numPr>
          <w:ilvl w:val="0"/>
          <w:numId w:val="18"/>
        </w:numPr>
        <w:spacing w:before="120" w:after="240"/>
        <w:rPr>
          <w:rFonts w:cs="Arial"/>
          <w:lang w:val="en-US"/>
        </w:rPr>
      </w:pPr>
      <w:r w:rsidRPr="00A81264">
        <w:rPr>
          <w:rFonts w:cs="Arial"/>
          <w:lang w:val="en-US"/>
        </w:rPr>
        <w:t>The following documents shall be deemed to form and be read and construed as part of th</w:t>
      </w:r>
      <w:r w:rsidR="00087DB1" w:rsidRPr="00A81264">
        <w:rPr>
          <w:rFonts w:cs="Arial"/>
          <w:lang w:val="en-US"/>
        </w:rPr>
        <w:t>is</w:t>
      </w:r>
      <w:r w:rsidRPr="00A81264">
        <w:rPr>
          <w:rFonts w:cs="Arial"/>
          <w:lang w:val="en-US"/>
        </w:rPr>
        <w:t xml:space="preserve"> Agreement and shall be given the order of precedence as below:</w:t>
      </w:r>
    </w:p>
    <w:p w14:paraId="08DE57E4" w14:textId="77777777" w:rsidR="00D26C79" w:rsidRPr="001009C1" w:rsidRDefault="00D26C79" w:rsidP="00087DB1">
      <w:pPr>
        <w:pStyle w:val="Aufzhlunga"/>
        <w:ind w:left="1843" w:hanging="425"/>
        <w:rPr>
          <w:rFonts w:cs="Arial"/>
        </w:rPr>
      </w:pPr>
      <w:r w:rsidRPr="001009C1">
        <w:rPr>
          <w:rFonts w:cs="Arial"/>
        </w:rPr>
        <w:t>This Form of Agreement;</w:t>
      </w:r>
    </w:p>
    <w:p w14:paraId="54DE8631" w14:textId="77777777" w:rsidR="00D26C79" w:rsidRPr="00A81264" w:rsidRDefault="00D26C79" w:rsidP="00087DB1">
      <w:pPr>
        <w:pStyle w:val="Aufzhlunga"/>
        <w:ind w:left="1843" w:hanging="425"/>
        <w:rPr>
          <w:rFonts w:cs="Arial"/>
          <w:lang w:val="en-US"/>
        </w:rPr>
      </w:pPr>
      <w:r w:rsidRPr="00A81264">
        <w:rPr>
          <w:rFonts w:cs="Arial"/>
          <w:lang w:val="en-US"/>
        </w:rPr>
        <w:t>The Client/Consultant Model Services Agreement;</w:t>
      </w:r>
    </w:p>
    <w:p w14:paraId="77CEE0C3"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 xml:space="preserve">Particular </w:t>
      </w:r>
      <w:r w:rsidRPr="001009C1">
        <w:rPr>
          <w:rFonts w:cs="Arial"/>
          <w:sz w:val="22"/>
          <w:szCs w:val="22"/>
          <w:lang w:val="en-GB"/>
        </w:rPr>
        <w:t>Conditions</w:t>
      </w:r>
      <w:r w:rsidRPr="001009C1">
        <w:rPr>
          <w:rFonts w:cs="Arial"/>
          <w:sz w:val="22"/>
          <w:szCs w:val="22"/>
        </w:rPr>
        <w:t>;</w:t>
      </w:r>
    </w:p>
    <w:p w14:paraId="5691864F" w14:textId="77777777" w:rsidR="00D26C79" w:rsidRPr="001009C1" w:rsidRDefault="00D26C79" w:rsidP="00087DB1">
      <w:pPr>
        <w:pStyle w:val="Aufzhlungi"/>
        <w:tabs>
          <w:tab w:val="clear" w:pos="360"/>
          <w:tab w:val="clear" w:pos="1985"/>
        </w:tabs>
        <w:ind w:left="2268" w:hanging="283"/>
        <w:rPr>
          <w:rFonts w:cs="Arial"/>
          <w:sz w:val="22"/>
          <w:szCs w:val="22"/>
        </w:rPr>
      </w:pPr>
      <w:r w:rsidRPr="001009C1">
        <w:rPr>
          <w:rFonts w:cs="Arial"/>
          <w:sz w:val="22"/>
          <w:szCs w:val="22"/>
        </w:rPr>
        <w:t>General Conditions;</w:t>
      </w:r>
    </w:p>
    <w:p w14:paraId="27DA6D13" w14:textId="250A6173" w:rsidR="00D26C79" w:rsidRPr="00A81264" w:rsidRDefault="00D26C79" w:rsidP="00087DB1">
      <w:pPr>
        <w:pStyle w:val="Aufzhlunga"/>
        <w:ind w:left="1843" w:hanging="425"/>
        <w:rPr>
          <w:rFonts w:cs="Arial"/>
          <w:lang w:val="en-US"/>
        </w:rPr>
      </w:pPr>
      <w:r w:rsidRPr="00A81264">
        <w:rPr>
          <w:rFonts w:cs="Arial"/>
          <w:lang w:val="en-US"/>
        </w:rPr>
        <w:t xml:space="preserve">Consultant Proposal </w:t>
      </w:r>
      <w:r w:rsidR="00476F18" w:rsidRPr="00A81264">
        <w:rPr>
          <w:rFonts w:cs="Arial"/>
          <w:lang w:val="en-US"/>
        </w:rPr>
        <w:t>20877-ILF-NGR-OD-00001_Rev0 dated 6</w:t>
      </w:r>
      <w:r w:rsidR="00476F18" w:rsidRPr="00A81264">
        <w:rPr>
          <w:rFonts w:cs="Arial"/>
          <w:vertAlign w:val="superscript"/>
          <w:lang w:val="en-US"/>
        </w:rPr>
        <w:t>th</w:t>
      </w:r>
      <w:r w:rsidR="00476F18" w:rsidRPr="00A81264">
        <w:rPr>
          <w:rFonts w:cs="Arial"/>
          <w:lang w:val="en-US"/>
        </w:rPr>
        <w:t xml:space="preserve"> February 2026 </w:t>
      </w:r>
      <w:r w:rsidRPr="00A81264">
        <w:rPr>
          <w:rFonts w:cs="Arial"/>
          <w:lang w:val="en-US"/>
        </w:rPr>
        <w:t>incorporated under the Agreement under Sub-Clause 1.1.1</w:t>
      </w:r>
      <w:r w:rsidR="00087DB1" w:rsidRPr="00A81264">
        <w:rPr>
          <w:rFonts w:cs="Arial"/>
          <w:lang w:val="en-US"/>
        </w:rPr>
        <w:t>;</w:t>
      </w:r>
    </w:p>
    <w:p w14:paraId="01974CB8" w14:textId="2EE19831" w:rsidR="00D26C79" w:rsidRPr="001009C1" w:rsidRDefault="00D26C79" w:rsidP="00087DB1">
      <w:pPr>
        <w:pStyle w:val="Aufzhlunga"/>
        <w:ind w:left="1843" w:hanging="425"/>
        <w:rPr>
          <w:rFonts w:cs="Arial"/>
        </w:rPr>
      </w:pPr>
      <w:r w:rsidRPr="001009C1">
        <w:rPr>
          <w:rFonts w:cs="Arial"/>
          <w:lang w:val="en-GB"/>
        </w:rPr>
        <w:t>Appendices</w:t>
      </w:r>
      <w:r w:rsidR="00087DB1">
        <w:rPr>
          <w:rFonts w:cs="Arial"/>
          <w:lang w:val="en-GB"/>
        </w:rPr>
        <w:t xml:space="preserve">; and </w:t>
      </w:r>
      <w:r w:rsidRPr="001009C1">
        <w:rPr>
          <w:rFonts w:cs="Arial"/>
        </w:rPr>
        <w:t xml:space="preserve"> </w:t>
      </w:r>
    </w:p>
    <w:p w14:paraId="2466E804" w14:textId="2F8B1246" w:rsidR="00D26C79" w:rsidRPr="00A81264" w:rsidRDefault="00D26C79" w:rsidP="00087DB1">
      <w:pPr>
        <w:pStyle w:val="Aufzhlunga"/>
        <w:ind w:left="1843" w:right="281" w:hanging="425"/>
        <w:rPr>
          <w:rFonts w:cs="Arial"/>
          <w:lang w:val="en-US"/>
        </w:rPr>
      </w:pPr>
      <w:r w:rsidRPr="00A81264">
        <w:rPr>
          <w:rFonts w:cs="Arial"/>
          <w:lang w:val="en-US"/>
        </w:rPr>
        <w:t>Any letter of acceptance by the Client incorporated into the Agreement under Sub-Clause 1.1.1</w:t>
      </w:r>
      <w:r w:rsidR="00087DB1" w:rsidRPr="00A81264">
        <w:rPr>
          <w:rFonts w:cs="Arial"/>
          <w:lang w:val="en-US"/>
        </w:rPr>
        <w:t>.</w:t>
      </w:r>
    </w:p>
    <w:p w14:paraId="1ADFABA3" w14:textId="0548D44F" w:rsidR="00D26C79" w:rsidRPr="00A81264" w:rsidRDefault="00D26C79" w:rsidP="00087DB1">
      <w:pPr>
        <w:pStyle w:val="ListParagraph"/>
        <w:numPr>
          <w:ilvl w:val="0"/>
          <w:numId w:val="18"/>
        </w:numPr>
        <w:spacing w:before="120" w:after="240"/>
        <w:rPr>
          <w:rFonts w:cs="Arial"/>
          <w:lang w:val="en-US"/>
        </w:rPr>
      </w:pPr>
      <w:r w:rsidRPr="00A81264">
        <w:rPr>
          <w:rFonts w:cs="Arial"/>
          <w:lang w:val="en-US"/>
        </w:rPr>
        <w:t>In consideration of the payments to be made by the Client to the Consultant under the Agreement, the Consultant hereby agrees with the Client to perform the Services in conformity with the provisions of th</w:t>
      </w:r>
      <w:r w:rsidR="00087DB1" w:rsidRPr="00A81264">
        <w:rPr>
          <w:rFonts w:cs="Arial"/>
          <w:lang w:val="en-US"/>
        </w:rPr>
        <w:t>is</w:t>
      </w:r>
      <w:r w:rsidRPr="00A81264">
        <w:rPr>
          <w:rFonts w:cs="Arial"/>
          <w:lang w:val="en-US"/>
        </w:rPr>
        <w:t xml:space="preserve"> Agreement.</w:t>
      </w:r>
    </w:p>
    <w:p w14:paraId="11C84474" w14:textId="77777777" w:rsidR="00D26C79" w:rsidRPr="00A81264" w:rsidRDefault="00D26C79" w:rsidP="00087DB1">
      <w:pPr>
        <w:pStyle w:val="ListParagraph"/>
        <w:spacing w:before="120" w:after="240"/>
        <w:ind w:left="1440"/>
        <w:rPr>
          <w:rFonts w:cs="Arial"/>
          <w:lang w:val="en-US"/>
        </w:rPr>
      </w:pPr>
    </w:p>
    <w:p w14:paraId="4AF6C2C3" w14:textId="3042CDF7" w:rsidR="00D26C79" w:rsidRPr="00A81264" w:rsidRDefault="00D26C79" w:rsidP="00087DB1">
      <w:pPr>
        <w:pStyle w:val="ListParagraph"/>
        <w:numPr>
          <w:ilvl w:val="0"/>
          <w:numId w:val="18"/>
        </w:numPr>
        <w:spacing w:before="120" w:after="240"/>
        <w:rPr>
          <w:rFonts w:cs="Arial"/>
          <w:lang w:val="en-US"/>
        </w:rPr>
      </w:pPr>
      <w:r w:rsidRPr="00A81264">
        <w:rPr>
          <w:rFonts w:cs="Arial"/>
          <w:lang w:val="en-US"/>
        </w:rPr>
        <w:t>The Client hereby agrees to pay the Consultant in consideration of the performance of the Services such amounts as may become payable under the provisions of th</w:t>
      </w:r>
      <w:r w:rsidR="00087DB1" w:rsidRPr="00A81264">
        <w:rPr>
          <w:rFonts w:cs="Arial"/>
          <w:lang w:val="en-US"/>
        </w:rPr>
        <w:t>is</w:t>
      </w:r>
      <w:r w:rsidRPr="00A81264">
        <w:rPr>
          <w:rFonts w:cs="Arial"/>
          <w:lang w:val="en-US"/>
        </w:rPr>
        <w:t xml:space="preserve"> Agreement at the times and in the manner prescribed by th</w:t>
      </w:r>
      <w:r w:rsidR="00087DB1" w:rsidRPr="00A81264">
        <w:rPr>
          <w:rFonts w:cs="Arial"/>
          <w:lang w:val="en-US"/>
        </w:rPr>
        <w:t>is</w:t>
      </w:r>
      <w:r w:rsidRPr="00A81264">
        <w:rPr>
          <w:rFonts w:cs="Arial"/>
          <w:lang w:val="en-US"/>
        </w:rPr>
        <w:t xml:space="preserve"> Agreement</w:t>
      </w:r>
      <w:r w:rsidR="00087DB1" w:rsidRPr="00A81264">
        <w:rPr>
          <w:rFonts w:cs="Arial"/>
          <w:lang w:val="en-US"/>
        </w:rPr>
        <w:t>.</w:t>
      </w:r>
    </w:p>
    <w:p w14:paraId="779A7FE7" w14:textId="77777777" w:rsidR="00D26C79" w:rsidRPr="00A81264" w:rsidRDefault="00D26C79" w:rsidP="00D26C79">
      <w:pPr>
        <w:ind w:left="1080"/>
        <w:rPr>
          <w:rFonts w:cs="Arial"/>
          <w:lang w:val="en-US"/>
        </w:rPr>
      </w:pPr>
      <w:r w:rsidRPr="00A81264">
        <w:rPr>
          <w:rFonts w:cs="Arial"/>
          <w:lang w:val="en-US"/>
        </w:rPr>
        <w:t xml:space="preserve">The parties have executed this Agreement as below: </w:t>
      </w:r>
    </w:p>
    <w:tbl>
      <w:tblPr>
        <w:tblStyle w:val="TableGrid"/>
        <w:tblpPr w:leftFromText="180" w:rightFromText="180" w:vertAnchor="text" w:horzAnchor="page" w:tblpX="2011"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D26C79" w:rsidRPr="00A81264" w14:paraId="177089A4" w14:textId="77777777" w:rsidTr="00CA3D77">
        <w:trPr>
          <w:trHeight w:val="2127"/>
        </w:trPr>
        <w:tc>
          <w:tcPr>
            <w:tcW w:w="4621" w:type="dxa"/>
          </w:tcPr>
          <w:p w14:paraId="7D29A6F8" w14:textId="77777777" w:rsidR="00D26C79" w:rsidRPr="001009C1" w:rsidRDefault="00D26C79" w:rsidP="00CA3D77">
            <w:pPr>
              <w:pStyle w:val="E0"/>
              <w:tabs>
                <w:tab w:val="left" w:pos="5103"/>
              </w:tabs>
              <w:jc w:val="left"/>
              <w:rPr>
                <w:rFonts w:cs="Arial"/>
                <w:b/>
                <w:lang w:val="en-US"/>
              </w:rPr>
            </w:pPr>
          </w:p>
          <w:p w14:paraId="41F76138" w14:textId="77777777" w:rsidR="00D26C79" w:rsidRPr="001009C1" w:rsidRDefault="00D26C79" w:rsidP="00CA3D77">
            <w:pPr>
              <w:pStyle w:val="E0"/>
              <w:tabs>
                <w:tab w:val="left" w:pos="5103"/>
              </w:tabs>
              <w:jc w:val="left"/>
              <w:rPr>
                <w:rFonts w:eastAsiaTheme="minorHAnsi" w:cs="Arial"/>
                <w:lang w:val="en-US"/>
              </w:rPr>
            </w:pPr>
            <w:r w:rsidRPr="001009C1">
              <w:rPr>
                <w:rFonts w:eastAsiaTheme="minorHAnsi" w:cs="Arial"/>
                <w:lang w:val="en-US"/>
              </w:rPr>
              <w:t>AUTHORISED SIGNATURE(S) OF CLIENT:</w:t>
            </w:r>
          </w:p>
          <w:p w14:paraId="4A597530" w14:textId="77777777" w:rsidR="00D26C79" w:rsidRPr="001009C1" w:rsidRDefault="00D26C79" w:rsidP="00CA3D77">
            <w:pPr>
              <w:pStyle w:val="E0"/>
              <w:tabs>
                <w:tab w:val="left" w:pos="5103"/>
              </w:tabs>
              <w:jc w:val="left"/>
              <w:rPr>
                <w:rFonts w:cs="Arial"/>
                <w:b/>
                <w:lang w:val="en-US"/>
              </w:rPr>
            </w:pPr>
          </w:p>
          <w:p w14:paraId="64F19617" w14:textId="77777777" w:rsidR="00D26C79" w:rsidRPr="001009C1" w:rsidRDefault="00D26C79" w:rsidP="00CA3D77">
            <w:pPr>
              <w:pStyle w:val="E0"/>
              <w:tabs>
                <w:tab w:val="left" w:pos="5103"/>
              </w:tabs>
              <w:jc w:val="left"/>
              <w:rPr>
                <w:rFonts w:cs="Arial"/>
                <w:b/>
                <w:lang w:val="en-US"/>
              </w:rPr>
            </w:pPr>
          </w:p>
          <w:p w14:paraId="2317E086" w14:textId="138AD2E8" w:rsidR="00D26C79" w:rsidRPr="001009C1" w:rsidRDefault="00BC72D1" w:rsidP="00CA3D77">
            <w:pPr>
              <w:pStyle w:val="E0"/>
              <w:tabs>
                <w:tab w:val="left" w:pos="5103"/>
              </w:tabs>
              <w:jc w:val="left"/>
              <w:rPr>
                <w:rFonts w:cs="Arial"/>
                <w:b/>
                <w:lang w:val="en-US"/>
              </w:rPr>
            </w:pPr>
            <w:r>
              <w:rPr>
                <w:rFonts w:cs="Arial"/>
                <w:b/>
                <w:lang w:val="en-US"/>
              </w:rPr>
              <w:t>SOUTH ATLANTIC LNG WEST AFRICA LIMITED</w:t>
            </w:r>
          </w:p>
          <w:p w14:paraId="270E7B8D" w14:textId="77777777" w:rsidR="00D26C79" w:rsidRPr="001009C1" w:rsidRDefault="00D26C79" w:rsidP="00CA3D77">
            <w:pPr>
              <w:pStyle w:val="E0"/>
              <w:tabs>
                <w:tab w:val="left" w:pos="5103"/>
              </w:tabs>
              <w:rPr>
                <w:rFonts w:cs="Arial"/>
                <w:lang w:val="en-US"/>
              </w:rPr>
            </w:pPr>
          </w:p>
          <w:p w14:paraId="71A69B00" w14:textId="05100EF8" w:rsidR="00D26C79" w:rsidRPr="001009C1" w:rsidRDefault="00D26C79" w:rsidP="00CA3D77">
            <w:pPr>
              <w:pStyle w:val="E0"/>
              <w:tabs>
                <w:tab w:val="left" w:pos="5103"/>
              </w:tabs>
              <w:rPr>
                <w:rFonts w:cs="Arial"/>
                <w:lang w:val="en-US"/>
              </w:rPr>
            </w:pPr>
            <w:r w:rsidRPr="001009C1">
              <w:rPr>
                <w:rFonts w:cs="Arial"/>
                <w:lang w:val="en-US"/>
              </w:rPr>
              <w:t xml:space="preserve">Name: </w:t>
            </w:r>
            <w:r w:rsidR="00723C9C">
              <w:rPr>
                <w:rFonts w:cs="Arial"/>
                <w:lang w:val="en-US"/>
              </w:rPr>
              <w:t>Tunde Adesina</w:t>
            </w:r>
          </w:p>
          <w:p w14:paraId="1F95337B" w14:textId="77777777" w:rsidR="00D26C79" w:rsidRPr="001009C1" w:rsidRDefault="00D26C79" w:rsidP="00CA3D77">
            <w:pPr>
              <w:pStyle w:val="E0"/>
              <w:tabs>
                <w:tab w:val="left" w:pos="5103"/>
              </w:tabs>
              <w:rPr>
                <w:rFonts w:cs="Arial"/>
                <w:lang w:val="en-US"/>
              </w:rPr>
            </w:pPr>
          </w:p>
          <w:p w14:paraId="39E4BF7D" w14:textId="5878A842" w:rsidR="00D26C79" w:rsidRPr="001009C1" w:rsidRDefault="00D26C79" w:rsidP="00CA3D77">
            <w:pPr>
              <w:pStyle w:val="E0"/>
              <w:tabs>
                <w:tab w:val="left" w:pos="5103"/>
              </w:tabs>
              <w:rPr>
                <w:rFonts w:cs="Arial"/>
                <w:lang w:val="en-US"/>
              </w:rPr>
            </w:pPr>
            <w:r w:rsidRPr="001009C1">
              <w:rPr>
                <w:rFonts w:cs="Arial"/>
                <w:lang w:val="en-US"/>
              </w:rPr>
              <w:t xml:space="preserve">Designation: </w:t>
            </w:r>
            <w:r w:rsidR="00723C9C">
              <w:rPr>
                <w:rFonts w:cs="Arial"/>
                <w:lang w:val="en-US"/>
              </w:rPr>
              <w:t>Managing Director</w:t>
            </w:r>
          </w:p>
          <w:p w14:paraId="1792F508" w14:textId="77777777" w:rsidR="00D26C79" w:rsidRPr="001009C1" w:rsidRDefault="00D26C79" w:rsidP="00CA3D77">
            <w:pPr>
              <w:pStyle w:val="E0"/>
              <w:tabs>
                <w:tab w:val="left" w:pos="5103"/>
              </w:tabs>
              <w:rPr>
                <w:rFonts w:cs="Arial"/>
                <w:lang w:val="en-US"/>
              </w:rPr>
            </w:pPr>
          </w:p>
          <w:p w14:paraId="7BCEE67B"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4B6CEDD3" w14:textId="77777777" w:rsidR="00D26C79" w:rsidRPr="001009C1" w:rsidRDefault="00D26C79" w:rsidP="00CA3D77">
            <w:pPr>
              <w:pStyle w:val="E0"/>
              <w:tabs>
                <w:tab w:val="left" w:pos="5103"/>
              </w:tabs>
              <w:jc w:val="left"/>
              <w:rPr>
                <w:rFonts w:cs="Arial"/>
                <w:lang w:val="en-US"/>
              </w:rPr>
            </w:pPr>
          </w:p>
          <w:p w14:paraId="2CEC9C48"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c>
          <w:tcPr>
            <w:tcW w:w="4621" w:type="dxa"/>
          </w:tcPr>
          <w:p w14:paraId="0C344DD3" w14:textId="77777777" w:rsidR="00D26C79" w:rsidRPr="001009C1" w:rsidRDefault="00D26C79" w:rsidP="00CA3D77">
            <w:pPr>
              <w:pStyle w:val="E0"/>
              <w:tabs>
                <w:tab w:val="left" w:pos="5103"/>
              </w:tabs>
              <w:jc w:val="left"/>
              <w:rPr>
                <w:rFonts w:cs="Arial"/>
                <w:b/>
                <w:lang w:val="en-US"/>
              </w:rPr>
            </w:pPr>
            <w:r w:rsidRPr="001009C1">
              <w:rPr>
                <w:rFonts w:cs="Arial"/>
                <w:b/>
                <w:lang w:val="en-US"/>
              </w:rPr>
              <w:t xml:space="preserve"> </w:t>
            </w:r>
          </w:p>
          <w:p w14:paraId="4D9A5F0F" w14:textId="77777777" w:rsidR="00D26C79" w:rsidRPr="001009C1" w:rsidRDefault="00D26C79" w:rsidP="00CA3D77">
            <w:pPr>
              <w:pStyle w:val="E0"/>
              <w:tabs>
                <w:tab w:val="left" w:pos="5103"/>
              </w:tabs>
              <w:jc w:val="left"/>
              <w:rPr>
                <w:rFonts w:cs="Arial"/>
                <w:lang w:val="en-US"/>
              </w:rPr>
            </w:pPr>
            <w:r w:rsidRPr="001009C1">
              <w:rPr>
                <w:rFonts w:cs="Arial"/>
                <w:lang w:val="en-US"/>
              </w:rPr>
              <w:t>AUTHORISED SIGNATURE(S) OF CONSULTANT:</w:t>
            </w:r>
          </w:p>
          <w:p w14:paraId="363DA043" w14:textId="77777777" w:rsidR="00D26C79" w:rsidRPr="001009C1" w:rsidRDefault="00D26C79" w:rsidP="00CA3D77">
            <w:pPr>
              <w:pStyle w:val="E0"/>
              <w:tabs>
                <w:tab w:val="left" w:pos="5103"/>
              </w:tabs>
              <w:jc w:val="left"/>
              <w:rPr>
                <w:rFonts w:cs="Arial"/>
                <w:b/>
                <w:lang w:val="en-US"/>
              </w:rPr>
            </w:pPr>
          </w:p>
          <w:p w14:paraId="7539EDB3" w14:textId="77777777" w:rsidR="00D26C79" w:rsidRPr="001009C1" w:rsidRDefault="00D26C79" w:rsidP="00CA3D77">
            <w:pPr>
              <w:pStyle w:val="E0"/>
              <w:tabs>
                <w:tab w:val="left" w:pos="5103"/>
              </w:tabs>
              <w:jc w:val="left"/>
              <w:rPr>
                <w:rFonts w:cs="Arial"/>
                <w:b/>
                <w:lang w:val="en-US"/>
              </w:rPr>
            </w:pPr>
            <w:r w:rsidRPr="001009C1">
              <w:rPr>
                <w:rFonts w:cs="Arial"/>
                <w:b/>
                <w:lang w:val="en-US"/>
              </w:rPr>
              <w:t>ILF ENGINEERS NIGERIA LIMITED</w:t>
            </w:r>
          </w:p>
          <w:p w14:paraId="4A60D12E" w14:textId="77777777" w:rsidR="00D26C79" w:rsidRPr="001009C1" w:rsidRDefault="00D26C79" w:rsidP="00CA3D77">
            <w:pPr>
              <w:pStyle w:val="E0"/>
              <w:tabs>
                <w:tab w:val="left" w:pos="5103"/>
              </w:tabs>
              <w:rPr>
                <w:rFonts w:cs="Arial"/>
                <w:lang w:val="en-US"/>
              </w:rPr>
            </w:pPr>
          </w:p>
          <w:p w14:paraId="7F45B3F0" w14:textId="379392C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ABIODUN</w:t>
            </w:r>
            <w:r w:rsidRPr="001009C1">
              <w:rPr>
                <w:rFonts w:cs="Arial"/>
                <w:lang w:val="en-US"/>
              </w:rPr>
              <w:t xml:space="preserve"> OSHODI</w:t>
            </w:r>
          </w:p>
          <w:p w14:paraId="30150369" w14:textId="77777777" w:rsidR="00D26C79" w:rsidRPr="001009C1" w:rsidRDefault="00D26C79" w:rsidP="00CA3D77">
            <w:pPr>
              <w:pStyle w:val="E0"/>
              <w:tabs>
                <w:tab w:val="left" w:pos="5103"/>
              </w:tabs>
              <w:rPr>
                <w:rFonts w:cs="Arial"/>
                <w:lang w:val="en-US"/>
              </w:rPr>
            </w:pPr>
          </w:p>
          <w:p w14:paraId="3130AB7C" w14:textId="77777777" w:rsidR="00D26C79" w:rsidRPr="001009C1" w:rsidRDefault="00D26C79" w:rsidP="00CA3D77">
            <w:pPr>
              <w:pStyle w:val="E0"/>
              <w:tabs>
                <w:tab w:val="left" w:pos="5103"/>
              </w:tabs>
              <w:rPr>
                <w:rFonts w:cs="Arial"/>
                <w:lang w:val="en-US"/>
              </w:rPr>
            </w:pPr>
            <w:r w:rsidRPr="001009C1">
              <w:rPr>
                <w:rFonts w:cs="Arial"/>
                <w:lang w:val="en-US"/>
              </w:rPr>
              <w:t>Designation: Managing Director</w:t>
            </w:r>
          </w:p>
          <w:p w14:paraId="332F93CE" w14:textId="77777777" w:rsidR="00D26C79" w:rsidRPr="001009C1" w:rsidRDefault="00D26C79" w:rsidP="00CA3D77">
            <w:pPr>
              <w:pStyle w:val="E0"/>
              <w:tabs>
                <w:tab w:val="left" w:pos="5103"/>
              </w:tabs>
              <w:rPr>
                <w:rFonts w:cs="Arial"/>
                <w:lang w:val="en-US"/>
              </w:rPr>
            </w:pPr>
          </w:p>
          <w:p w14:paraId="434624EC"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75033877" w14:textId="77777777" w:rsidR="00D26C79" w:rsidRPr="001009C1" w:rsidRDefault="00D26C79" w:rsidP="00CA3D77">
            <w:pPr>
              <w:pStyle w:val="E0"/>
              <w:tabs>
                <w:tab w:val="left" w:pos="5103"/>
              </w:tabs>
              <w:jc w:val="left"/>
              <w:rPr>
                <w:rFonts w:cs="Arial"/>
                <w:lang w:val="en-US"/>
              </w:rPr>
            </w:pPr>
          </w:p>
          <w:p w14:paraId="179A190E"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p w14:paraId="0DBFF040" w14:textId="77777777" w:rsidR="00D26C79" w:rsidRPr="001009C1" w:rsidRDefault="00D26C79" w:rsidP="00CA3D77">
            <w:pPr>
              <w:pStyle w:val="E0"/>
              <w:tabs>
                <w:tab w:val="left" w:pos="5103"/>
              </w:tabs>
              <w:jc w:val="left"/>
              <w:rPr>
                <w:rFonts w:cs="Arial"/>
                <w:lang w:val="en-US"/>
              </w:rPr>
            </w:pPr>
          </w:p>
        </w:tc>
      </w:tr>
      <w:tr w:rsidR="00D26C79" w:rsidRPr="001009C1" w14:paraId="33428B28" w14:textId="77777777" w:rsidTr="00CA3D77">
        <w:trPr>
          <w:trHeight w:val="426"/>
        </w:trPr>
        <w:tc>
          <w:tcPr>
            <w:tcW w:w="9242" w:type="dxa"/>
            <w:gridSpan w:val="2"/>
          </w:tcPr>
          <w:p w14:paraId="535D0981" w14:textId="77777777" w:rsidR="00D26C79" w:rsidRPr="001009C1" w:rsidRDefault="00D26C79" w:rsidP="00CA3D77">
            <w:pPr>
              <w:pStyle w:val="E0"/>
              <w:tabs>
                <w:tab w:val="left" w:pos="5103"/>
              </w:tabs>
              <w:jc w:val="left"/>
              <w:rPr>
                <w:rFonts w:cs="Arial"/>
                <w:b/>
                <w:lang w:val="en-US"/>
              </w:rPr>
            </w:pPr>
            <w:r w:rsidRPr="001009C1">
              <w:rPr>
                <w:rFonts w:cs="Arial"/>
                <w:b/>
                <w:lang w:val="en-US"/>
              </w:rPr>
              <w:t>WITNESS</w:t>
            </w:r>
          </w:p>
        </w:tc>
      </w:tr>
      <w:tr w:rsidR="00D26C79" w:rsidRPr="001009C1" w14:paraId="4D2ECB02" w14:textId="77777777" w:rsidTr="00CA3D77">
        <w:trPr>
          <w:trHeight w:val="2130"/>
        </w:trPr>
        <w:tc>
          <w:tcPr>
            <w:tcW w:w="4621" w:type="dxa"/>
          </w:tcPr>
          <w:p w14:paraId="1AE14996" w14:textId="77777777" w:rsidR="00D26C79" w:rsidRPr="006906D6" w:rsidRDefault="00D26C79" w:rsidP="00CA3D77">
            <w:pPr>
              <w:pStyle w:val="E0"/>
              <w:tabs>
                <w:tab w:val="left" w:pos="5103"/>
              </w:tabs>
              <w:jc w:val="left"/>
              <w:rPr>
                <w:rFonts w:cs="Arial"/>
                <w:b/>
                <w:highlight w:val="yellow"/>
                <w:lang w:val="en-US"/>
              </w:rPr>
            </w:pPr>
          </w:p>
          <w:p w14:paraId="4FD0C0FB" w14:textId="1E0A23D4" w:rsidR="00D26C79" w:rsidRPr="00A81264" w:rsidRDefault="00D26C79" w:rsidP="00CA3D77">
            <w:pPr>
              <w:pStyle w:val="E0"/>
              <w:tabs>
                <w:tab w:val="left" w:pos="5103"/>
              </w:tabs>
              <w:rPr>
                <w:rFonts w:cs="Arial"/>
                <w:lang w:val="en-US"/>
              </w:rPr>
            </w:pPr>
            <w:r w:rsidRPr="00A81264">
              <w:rPr>
                <w:rFonts w:cs="Arial"/>
                <w:lang w:val="en-US"/>
              </w:rPr>
              <w:t xml:space="preserve">Name:  </w:t>
            </w:r>
            <w:r w:rsidR="003F1EC9" w:rsidRPr="00A81264">
              <w:rPr>
                <w:rFonts w:cs="Arial"/>
                <w:lang w:val="en-US"/>
              </w:rPr>
              <w:t>Ademola Arowolo</w:t>
            </w:r>
          </w:p>
          <w:p w14:paraId="16882D96" w14:textId="77777777" w:rsidR="00D26C79" w:rsidRPr="00A81264" w:rsidRDefault="00D26C79" w:rsidP="00CA3D77">
            <w:pPr>
              <w:pStyle w:val="E0"/>
              <w:tabs>
                <w:tab w:val="left" w:pos="5103"/>
              </w:tabs>
              <w:rPr>
                <w:rFonts w:cs="Arial"/>
                <w:lang w:val="en-US"/>
              </w:rPr>
            </w:pPr>
          </w:p>
          <w:p w14:paraId="01498327" w14:textId="4DD1AC36" w:rsidR="00D26C79" w:rsidRPr="00A81264" w:rsidRDefault="00D26C79" w:rsidP="00CA3D77">
            <w:pPr>
              <w:pStyle w:val="E0"/>
              <w:tabs>
                <w:tab w:val="left" w:pos="5103"/>
              </w:tabs>
              <w:rPr>
                <w:rFonts w:cs="Arial"/>
                <w:lang w:val="en-US"/>
              </w:rPr>
            </w:pPr>
            <w:r w:rsidRPr="00A81264">
              <w:rPr>
                <w:rFonts w:cs="Arial"/>
                <w:lang w:val="en-US"/>
              </w:rPr>
              <w:t xml:space="preserve">Designation: </w:t>
            </w:r>
            <w:r w:rsidR="003F1EC9" w:rsidRPr="00A81264">
              <w:rPr>
                <w:rFonts w:cs="Arial"/>
                <w:lang w:val="en-US"/>
              </w:rPr>
              <w:t>Project Coordination Manager</w:t>
            </w:r>
          </w:p>
          <w:p w14:paraId="7C39105C" w14:textId="77777777" w:rsidR="00D26C79" w:rsidRPr="00A81264" w:rsidRDefault="00D26C79" w:rsidP="00CA3D77">
            <w:pPr>
              <w:pStyle w:val="E0"/>
              <w:tabs>
                <w:tab w:val="left" w:pos="5103"/>
              </w:tabs>
              <w:rPr>
                <w:rFonts w:cs="Arial"/>
                <w:lang w:val="en-US"/>
              </w:rPr>
            </w:pPr>
          </w:p>
          <w:p w14:paraId="3435852C" w14:textId="77777777" w:rsidR="00D26C79" w:rsidRPr="00A81264" w:rsidRDefault="00D26C79" w:rsidP="00CA3D77">
            <w:pPr>
              <w:pStyle w:val="E0"/>
              <w:tabs>
                <w:tab w:val="left" w:pos="5103"/>
              </w:tabs>
              <w:rPr>
                <w:rFonts w:cs="Arial"/>
                <w:lang w:val="en-US"/>
              </w:rPr>
            </w:pPr>
            <w:r w:rsidRPr="00A81264">
              <w:rPr>
                <w:rFonts w:cs="Arial"/>
                <w:lang w:val="en-US"/>
              </w:rPr>
              <w:t xml:space="preserve">Signature: </w:t>
            </w:r>
          </w:p>
          <w:p w14:paraId="0442AFA5" w14:textId="77777777" w:rsidR="00D26C79" w:rsidRPr="00A81264" w:rsidRDefault="00D26C79" w:rsidP="00CA3D77">
            <w:pPr>
              <w:pStyle w:val="E0"/>
              <w:tabs>
                <w:tab w:val="left" w:pos="5103"/>
              </w:tabs>
              <w:jc w:val="left"/>
              <w:rPr>
                <w:rFonts w:cs="Arial"/>
                <w:lang w:val="en-US"/>
              </w:rPr>
            </w:pPr>
          </w:p>
          <w:p w14:paraId="0D590B6F" w14:textId="77777777" w:rsidR="00D26C79" w:rsidRPr="006906D6" w:rsidRDefault="00D26C79" w:rsidP="00CA3D77">
            <w:pPr>
              <w:pStyle w:val="E0"/>
              <w:tabs>
                <w:tab w:val="left" w:pos="5103"/>
              </w:tabs>
              <w:jc w:val="left"/>
              <w:rPr>
                <w:rFonts w:cs="Arial"/>
                <w:b/>
                <w:highlight w:val="yellow"/>
                <w:lang w:val="en-US"/>
              </w:rPr>
            </w:pPr>
            <w:r w:rsidRPr="00A81264">
              <w:rPr>
                <w:rFonts w:cs="Arial"/>
                <w:lang w:val="en-US"/>
              </w:rPr>
              <w:t xml:space="preserve">Date:   </w:t>
            </w:r>
          </w:p>
        </w:tc>
        <w:tc>
          <w:tcPr>
            <w:tcW w:w="4621" w:type="dxa"/>
          </w:tcPr>
          <w:p w14:paraId="2C186789" w14:textId="77777777" w:rsidR="00D26C79" w:rsidRPr="001009C1" w:rsidRDefault="00D26C79" w:rsidP="00CA3D77">
            <w:pPr>
              <w:pStyle w:val="E0"/>
              <w:tabs>
                <w:tab w:val="left" w:pos="5103"/>
              </w:tabs>
              <w:jc w:val="left"/>
              <w:rPr>
                <w:rFonts w:cs="Arial"/>
                <w:b/>
                <w:lang w:val="en-US"/>
              </w:rPr>
            </w:pPr>
          </w:p>
          <w:p w14:paraId="3F48ADD0" w14:textId="683B93B0" w:rsidR="00D26C79" w:rsidRPr="001009C1" w:rsidRDefault="00D26C79" w:rsidP="00CA3D77">
            <w:pPr>
              <w:pStyle w:val="E0"/>
              <w:tabs>
                <w:tab w:val="left" w:pos="5103"/>
              </w:tabs>
              <w:rPr>
                <w:rFonts w:cs="Arial"/>
                <w:lang w:val="en-US"/>
              </w:rPr>
            </w:pPr>
            <w:r w:rsidRPr="001009C1">
              <w:rPr>
                <w:rFonts w:cs="Arial"/>
                <w:lang w:val="en-US"/>
              </w:rPr>
              <w:t>Name</w:t>
            </w:r>
            <w:r w:rsidR="00F75CD0" w:rsidRPr="001009C1">
              <w:rPr>
                <w:rFonts w:cs="Arial"/>
                <w:lang w:val="en-US"/>
              </w:rPr>
              <w:t>: SHEHU</w:t>
            </w:r>
            <w:r w:rsidRPr="001009C1">
              <w:rPr>
                <w:rFonts w:cs="Arial"/>
                <w:lang w:val="en-US"/>
              </w:rPr>
              <w:t xml:space="preserve"> JIBRIL</w:t>
            </w:r>
          </w:p>
          <w:p w14:paraId="6240E37F" w14:textId="77777777" w:rsidR="00D26C79" w:rsidRPr="001009C1" w:rsidRDefault="00D26C79" w:rsidP="00CA3D77">
            <w:pPr>
              <w:pStyle w:val="E0"/>
              <w:tabs>
                <w:tab w:val="left" w:pos="5103"/>
              </w:tabs>
              <w:rPr>
                <w:rFonts w:cs="Arial"/>
                <w:lang w:val="en-US"/>
              </w:rPr>
            </w:pPr>
          </w:p>
          <w:p w14:paraId="6E645E4B" w14:textId="501E5F8D" w:rsidR="00D26C79" w:rsidRPr="001009C1" w:rsidRDefault="00D26C79" w:rsidP="00CA3D77">
            <w:pPr>
              <w:pStyle w:val="E0"/>
              <w:tabs>
                <w:tab w:val="left" w:pos="5103"/>
              </w:tabs>
              <w:rPr>
                <w:rFonts w:cs="Arial"/>
                <w:lang w:val="en-US"/>
              </w:rPr>
            </w:pPr>
            <w:r w:rsidRPr="001009C1">
              <w:rPr>
                <w:rFonts w:cs="Arial"/>
                <w:lang w:val="en-US"/>
              </w:rPr>
              <w:t>Designation</w:t>
            </w:r>
            <w:r w:rsidR="00F75CD0" w:rsidRPr="001009C1">
              <w:rPr>
                <w:rFonts w:cs="Arial"/>
                <w:lang w:val="en-US"/>
              </w:rPr>
              <w:t>: Commercial</w:t>
            </w:r>
            <w:r w:rsidRPr="001009C1">
              <w:rPr>
                <w:rFonts w:cs="Arial"/>
                <w:lang w:val="en-US"/>
              </w:rPr>
              <w:t xml:space="preserve"> Director</w:t>
            </w:r>
          </w:p>
          <w:p w14:paraId="1B825750" w14:textId="77777777" w:rsidR="00D26C79" w:rsidRPr="001009C1" w:rsidRDefault="00D26C79" w:rsidP="00CA3D77">
            <w:pPr>
              <w:pStyle w:val="E0"/>
              <w:tabs>
                <w:tab w:val="left" w:pos="5103"/>
              </w:tabs>
              <w:rPr>
                <w:rFonts w:cs="Arial"/>
                <w:lang w:val="en-US"/>
              </w:rPr>
            </w:pPr>
          </w:p>
          <w:p w14:paraId="725C5979" w14:textId="77777777" w:rsidR="00D26C79" w:rsidRPr="001009C1" w:rsidRDefault="00D26C79" w:rsidP="00CA3D77">
            <w:pPr>
              <w:pStyle w:val="E0"/>
              <w:tabs>
                <w:tab w:val="left" w:pos="5103"/>
              </w:tabs>
              <w:rPr>
                <w:rFonts w:cs="Arial"/>
                <w:lang w:val="en-US"/>
              </w:rPr>
            </w:pPr>
            <w:r w:rsidRPr="001009C1">
              <w:rPr>
                <w:rFonts w:cs="Arial"/>
                <w:lang w:val="en-US"/>
              </w:rPr>
              <w:t xml:space="preserve">Signature: </w:t>
            </w:r>
          </w:p>
          <w:p w14:paraId="5BE166C0" w14:textId="77777777" w:rsidR="00D26C79" w:rsidRPr="001009C1" w:rsidRDefault="00D26C79" w:rsidP="00CA3D77">
            <w:pPr>
              <w:pStyle w:val="E0"/>
              <w:tabs>
                <w:tab w:val="left" w:pos="5103"/>
              </w:tabs>
              <w:jc w:val="left"/>
              <w:rPr>
                <w:rFonts w:cs="Arial"/>
                <w:lang w:val="en-US"/>
              </w:rPr>
            </w:pPr>
          </w:p>
          <w:p w14:paraId="712FADE3" w14:textId="77777777" w:rsidR="00D26C79" w:rsidRPr="001009C1" w:rsidRDefault="00D26C79" w:rsidP="00CA3D77">
            <w:pPr>
              <w:pStyle w:val="E0"/>
              <w:tabs>
                <w:tab w:val="left" w:pos="5103"/>
              </w:tabs>
              <w:jc w:val="left"/>
              <w:rPr>
                <w:rFonts w:cs="Arial"/>
                <w:lang w:val="en-US"/>
              </w:rPr>
            </w:pPr>
            <w:r w:rsidRPr="001009C1">
              <w:rPr>
                <w:rFonts w:cs="Arial"/>
                <w:lang w:val="en-US"/>
              </w:rPr>
              <w:t xml:space="preserve">Date:   </w:t>
            </w:r>
          </w:p>
        </w:tc>
      </w:tr>
    </w:tbl>
    <w:p w14:paraId="172EFB26" w14:textId="77777777" w:rsidR="00D26C79" w:rsidRPr="001009C1" w:rsidRDefault="00D26C79" w:rsidP="00D26C79">
      <w:pPr>
        <w:ind w:right="281"/>
        <w:rPr>
          <w:rFonts w:cs="Arial"/>
        </w:rPr>
      </w:pPr>
    </w:p>
    <w:p w14:paraId="0065981B" w14:textId="77777777" w:rsidR="00D26C79" w:rsidRPr="001009C1" w:rsidRDefault="00D26C79" w:rsidP="00D26C79">
      <w:pPr>
        <w:ind w:right="281"/>
        <w:rPr>
          <w:rFonts w:cs="Arial"/>
        </w:rPr>
      </w:pPr>
    </w:p>
    <w:p w14:paraId="5488F93B" w14:textId="77777777" w:rsidR="00D26C79" w:rsidRPr="001009C1" w:rsidRDefault="00D26C79" w:rsidP="00D26C79">
      <w:pPr>
        <w:ind w:right="281"/>
        <w:rPr>
          <w:rFonts w:cs="Arial"/>
        </w:rPr>
      </w:pPr>
    </w:p>
    <w:p w14:paraId="25CE39D5" w14:textId="77777777" w:rsidR="00D26C79" w:rsidRPr="001009C1" w:rsidRDefault="00D26C79" w:rsidP="00D26C79">
      <w:pPr>
        <w:ind w:right="281"/>
        <w:rPr>
          <w:rFonts w:cs="Arial"/>
        </w:rPr>
      </w:pPr>
    </w:p>
    <w:p w14:paraId="738D69BB" w14:textId="77777777" w:rsidR="00D26C79" w:rsidRPr="001009C1" w:rsidRDefault="00D26C79" w:rsidP="00D26C79">
      <w:pPr>
        <w:tabs>
          <w:tab w:val="left" w:pos="1134"/>
          <w:tab w:val="left" w:pos="5670"/>
          <w:tab w:val="left" w:pos="6379"/>
        </w:tabs>
        <w:ind w:right="281"/>
        <w:rPr>
          <w:rFonts w:cs="Arial"/>
          <w:lang w:val="fr-FR"/>
        </w:rPr>
        <w:sectPr w:rsidR="00D26C79" w:rsidRPr="001009C1" w:rsidSect="00D26C79">
          <w:footerReference w:type="default" r:id="rId16"/>
          <w:pgSz w:w="11906" w:h="16838"/>
          <w:pgMar w:top="851" w:right="851" w:bottom="851" w:left="851" w:header="709" w:footer="454" w:gutter="0"/>
          <w:pgNumType w:start="1"/>
          <w:cols w:space="708"/>
          <w:docGrid w:linePitch="360"/>
        </w:sectPr>
      </w:pPr>
    </w:p>
    <w:p w14:paraId="131E2478" w14:textId="77777777" w:rsidR="00D26C79" w:rsidRPr="001009C1" w:rsidRDefault="00D26C79" w:rsidP="00D26C79">
      <w:pPr>
        <w:ind w:right="281"/>
        <w:rPr>
          <w:rFonts w:cs="Arial"/>
          <w:b/>
          <w:bCs/>
          <w:lang w:val="fr-FR"/>
        </w:rPr>
      </w:pPr>
      <w:r w:rsidRPr="001009C1">
        <w:rPr>
          <w:rFonts w:cs="Arial"/>
          <w:b/>
          <w:bCs/>
          <w:lang w:val="en-GB"/>
        </w:rPr>
        <w:lastRenderedPageBreak/>
        <w:t>Particular</w:t>
      </w:r>
      <w:r w:rsidRPr="001009C1">
        <w:rPr>
          <w:rFonts w:cs="Arial"/>
          <w:b/>
          <w:bCs/>
          <w:lang w:val="fr-FR"/>
        </w:rPr>
        <w:t xml:space="preserve"> Conditions</w:t>
      </w:r>
    </w:p>
    <w:p w14:paraId="0669DB0D" w14:textId="77777777" w:rsidR="00D26C79" w:rsidRPr="001009C1" w:rsidRDefault="00D26C79" w:rsidP="00D26C79">
      <w:pPr>
        <w:ind w:right="281"/>
        <w:rPr>
          <w:rFonts w:cs="Arial"/>
          <w:b/>
          <w:bCs/>
          <w:lang w:val="fr-FR"/>
        </w:rPr>
      </w:pPr>
    </w:p>
    <w:p w14:paraId="260531D4" w14:textId="77777777" w:rsidR="00D26C79" w:rsidRPr="00836967" w:rsidRDefault="00D26C79" w:rsidP="00D26C79">
      <w:pPr>
        <w:tabs>
          <w:tab w:val="left" w:pos="1134"/>
        </w:tabs>
        <w:ind w:right="281"/>
        <w:rPr>
          <w:rFonts w:cs="Arial"/>
          <w:b/>
          <w:bCs/>
          <w:lang w:val="en-US"/>
        </w:rPr>
      </w:pPr>
      <w:r w:rsidRPr="00836967">
        <w:rPr>
          <w:rFonts w:cs="Arial"/>
          <w:b/>
          <w:bCs/>
          <w:lang w:val="en-US"/>
        </w:rPr>
        <w:t xml:space="preserve">Part A. </w:t>
      </w:r>
      <w:r w:rsidRPr="00836967">
        <w:rPr>
          <w:rFonts w:cs="Arial"/>
          <w:b/>
          <w:bCs/>
          <w:lang w:val="en-US"/>
        </w:rPr>
        <w:tab/>
        <w:t>References from Clauses in the General Conditions</w:t>
      </w:r>
    </w:p>
    <w:p w14:paraId="30555D05" w14:textId="77777777" w:rsidR="00D26C79" w:rsidRPr="00836967" w:rsidRDefault="00D26C79" w:rsidP="00D26C79">
      <w:pPr>
        <w:tabs>
          <w:tab w:val="left" w:pos="1134"/>
        </w:tabs>
        <w:ind w:right="281"/>
        <w:rPr>
          <w:rFonts w:cs="Arial"/>
          <w:b/>
          <w:bCs/>
          <w:lang w:val="en-US"/>
        </w:rPr>
      </w:pPr>
    </w:p>
    <w:p w14:paraId="55DE5BD6" w14:textId="77777777" w:rsidR="00D26C79" w:rsidRPr="00836967" w:rsidRDefault="00D26C79" w:rsidP="00D26C79">
      <w:pPr>
        <w:tabs>
          <w:tab w:val="left" w:pos="1418"/>
          <w:tab w:val="left" w:pos="6237"/>
        </w:tabs>
        <w:ind w:right="-2"/>
        <w:rPr>
          <w:rFonts w:cs="Arial"/>
          <w:b/>
          <w:bCs/>
          <w:lang w:val="en-US"/>
        </w:rPr>
      </w:pPr>
      <w:r w:rsidRPr="00836967">
        <w:rPr>
          <w:rFonts w:cs="Arial"/>
          <w:b/>
          <w:bCs/>
          <w:lang w:val="en-US"/>
        </w:rPr>
        <w:t>1.1</w:t>
      </w:r>
      <w:r w:rsidRPr="00836967">
        <w:rPr>
          <w:rFonts w:cs="Arial"/>
          <w:b/>
          <w:bCs/>
          <w:lang w:val="en-US"/>
        </w:rPr>
        <w:tab/>
        <w:t>Definitions</w:t>
      </w:r>
      <w:r w:rsidRPr="00836967">
        <w:rPr>
          <w:rFonts w:cs="Arial"/>
          <w:b/>
          <w:bCs/>
          <w:lang w:val="en-US"/>
        </w:rPr>
        <w:tab/>
      </w:r>
    </w:p>
    <w:p w14:paraId="4E760479" w14:textId="44E6D6EB"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1.1.4</w:t>
      </w:r>
      <w:r w:rsidRPr="00836967">
        <w:rPr>
          <w:rFonts w:cs="Arial"/>
          <w:lang w:val="en-US"/>
        </w:rPr>
        <w:tab/>
        <w:t>Client's Representative</w:t>
      </w:r>
      <w:r w:rsidRPr="00836967">
        <w:rPr>
          <w:rFonts w:cs="Arial"/>
          <w:lang w:val="en-US"/>
        </w:rPr>
        <w:tab/>
      </w:r>
      <w:r w:rsidR="003F1EC9" w:rsidRPr="00836967">
        <w:rPr>
          <w:rFonts w:cs="Arial"/>
          <w:lang w:val="en-US"/>
        </w:rPr>
        <w:t>Fasuba Akintunde</w:t>
      </w:r>
    </w:p>
    <w:p w14:paraId="209666BB" w14:textId="77777777"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ab/>
      </w:r>
      <w:r w:rsidRPr="00836967">
        <w:rPr>
          <w:rFonts w:cs="Arial"/>
          <w:lang w:val="en-US"/>
        </w:rPr>
        <w:tab/>
      </w:r>
    </w:p>
    <w:p w14:paraId="44EFE66E" w14:textId="54298F5F" w:rsidR="00D26C79" w:rsidRPr="00836967" w:rsidRDefault="00D26C79" w:rsidP="008C4E65">
      <w:pPr>
        <w:tabs>
          <w:tab w:val="left" w:pos="1418"/>
          <w:tab w:val="left" w:pos="6237"/>
        </w:tabs>
        <w:spacing w:before="120" w:after="120"/>
        <w:ind w:left="6237" w:right="-2" w:hanging="6237"/>
        <w:rPr>
          <w:rFonts w:cs="Arial"/>
          <w:lang w:val="en-US"/>
        </w:rPr>
      </w:pPr>
      <w:r w:rsidRPr="00836967">
        <w:rPr>
          <w:rFonts w:cs="Arial"/>
          <w:lang w:val="en-US"/>
        </w:rPr>
        <w:t>1.1.5</w:t>
      </w:r>
      <w:r w:rsidRPr="00836967">
        <w:rPr>
          <w:rFonts w:cs="Arial"/>
          <w:lang w:val="en-US"/>
        </w:rPr>
        <w:tab/>
        <w:t>Commencement Date</w:t>
      </w:r>
      <w:r w:rsidRPr="00836967">
        <w:rPr>
          <w:rFonts w:cs="Arial"/>
          <w:lang w:val="en-US"/>
        </w:rPr>
        <w:tab/>
      </w:r>
      <w:r w:rsidR="00865044" w:rsidRPr="00836967">
        <w:rPr>
          <w:rFonts w:cs="Arial"/>
          <w:lang w:val="en-US"/>
        </w:rPr>
        <w:t>Per 4.2.1</w:t>
      </w:r>
    </w:p>
    <w:p w14:paraId="4267E347" w14:textId="77777777"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ab/>
      </w:r>
      <w:r w:rsidRPr="00836967">
        <w:rPr>
          <w:rFonts w:cs="Arial"/>
          <w:lang w:val="en-US"/>
        </w:rPr>
        <w:tab/>
      </w:r>
    </w:p>
    <w:p w14:paraId="2686E20D" w14:textId="281D4392"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1.1.8</w:t>
      </w:r>
      <w:r w:rsidRPr="00836967">
        <w:rPr>
          <w:rFonts w:cs="Arial"/>
          <w:lang w:val="en-US"/>
        </w:rPr>
        <w:tab/>
        <w:t>Consultant's Representative</w:t>
      </w:r>
      <w:r w:rsidRPr="00836967">
        <w:rPr>
          <w:rFonts w:cs="Arial"/>
          <w:lang w:val="en-US"/>
        </w:rPr>
        <w:tab/>
      </w:r>
      <w:r w:rsidR="00F75CD0" w:rsidRPr="00836967">
        <w:rPr>
          <w:rFonts w:cs="Arial"/>
          <w:lang w:val="en-US"/>
        </w:rPr>
        <w:t>Seyi Obe</w:t>
      </w:r>
    </w:p>
    <w:p w14:paraId="1F9ADC99" w14:textId="77777777"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ab/>
      </w:r>
      <w:r w:rsidRPr="00836967">
        <w:rPr>
          <w:rFonts w:cs="Arial"/>
          <w:lang w:val="en-US"/>
        </w:rPr>
        <w:tab/>
      </w:r>
    </w:p>
    <w:p w14:paraId="45210935" w14:textId="77777777" w:rsidR="00AA6DF1" w:rsidRPr="00836967" w:rsidRDefault="00D26C79" w:rsidP="00D26C79">
      <w:pPr>
        <w:tabs>
          <w:tab w:val="left" w:pos="1418"/>
          <w:tab w:val="left" w:pos="6237"/>
        </w:tabs>
        <w:spacing w:before="120" w:after="120"/>
        <w:ind w:right="-2"/>
        <w:rPr>
          <w:rFonts w:cs="Arial"/>
          <w:lang w:val="en-US"/>
        </w:rPr>
      </w:pPr>
      <w:r w:rsidRPr="00836967">
        <w:rPr>
          <w:rFonts w:cs="Arial"/>
          <w:lang w:val="en-US"/>
        </w:rPr>
        <w:t>1.1.9</w:t>
      </w:r>
      <w:r w:rsidRPr="00836967">
        <w:rPr>
          <w:rFonts w:cs="Arial"/>
          <w:lang w:val="en-US"/>
        </w:rPr>
        <w:tab/>
        <w:t>Country</w:t>
      </w:r>
      <w:r w:rsidRPr="00836967">
        <w:rPr>
          <w:rFonts w:cs="Arial"/>
          <w:lang w:val="en-US"/>
        </w:rPr>
        <w:tab/>
        <w:t xml:space="preserve">Nigeria </w:t>
      </w:r>
    </w:p>
    <w:p w14:paraId="0D86E07B" w14:textId="146DEC6D" w:rsidR="00D26C79" w:rsidRPr="00A81264" w:rsidRDefault="00D26C79" w:rsidP="00D26C79">
      <w:pPr>
        <w:tabs>
          <w:tab w:val="left" w:pos="1418"/>
          <w:tab w:val="left" w:pos="6237"/>
        </w:tabs>
        <w:spacing w:before="120" w:after="120"/>
        <w:ind w:right="-2"/>
        <w:rPr>
          <w:rFonts w:cs="Arial"/>
          <w:lang w:val="en-US"/>
        </w:rPr>
      </w:pPr>
    </w:p>
    <w:p w14:paraId="6FC06D1B" w14:textId="6B3E2E1C" w:rsidR="00652640" w:rsidRDefault="00D26C79" w:rsidP="00652640">
      <w:pPr>
        <w:tabs>
          <w:tab w:val="left" w:pos="1418"/>
        </w:tabs>
        <w:spacing w:before="120" w:after="120"/>
        <w:ind w:right="-2"/>
        <w:jc w:val="left"/>
        <w:rPr>
          <w:rFonts w:cs="Arial"/>
          <w:lang w:val="en-US"/>
        </w:rPr>
      </w:pPr>
      <w:r w:rsidRPr="00A81264">
        <w:rPr>
          <w:rFonts w:cs="Arial"/>
          <w:lang w:val="en-US"/>
        </w:rPr>
        <w:t>1.1.22</w:t>
      </w:r>
      <w:r w:rsidR="00AA6DF1" w:rsidRPr="00A81264">
        <w:rPr>
          <w:rFonts w:cs="Arial"/>
          <w:lang w:val="en-US"/>
        </w:rPr>
        <w:t xml:space="preserve">     </w:t>
      </w:r>
      <w:r w:rsidRPr="00A81264">
        <w:rPr>
          <w:rFonts w:cs="Arial"/>
          <w:lang w:val="en-US"/>
        </w:rPr>
        <w:t>Project</w:t>
      </w:r>
      <w:r w:rsidRPr="00A81264">
        <w:rPr>
          <w:rFonts w:cs="Arial"/>
          <w:lang w:val="en-US"/>
        </w:rPr>
        <w:tab/>
      </w:r>
      <w:r w:rsidR="00B151FA" w:rsidRPr="00A81264">
        <w:rPr>
          <w:rFonts w:cs="Arial"/>
          <w:lang w:val="en-US"/>
        </w:rPr>
        <w:t xml:space="preserve"> </w:t>
      </w:r>
      <w:r w:rsidR="00F75CD0" w:rsidRPr="00A81264">
        <w:rPr>
          <w:rFonts w:cs="Arial"/>
          <w:lang w:val="en-US"/>
        </w:rPr>
        <w:t xml:space="preserve"> </w:t>
      </w:r>
      <w:r w:rsidR="00E82B0E" w:rsidRPr="00A81264">
        <w:rPr>
          <w:rFonts w:cs="Arial"/>
          <w:lang w:val="en-US"/>
        </w:rPr>
        <w:tab/>
      </w:r>
      <w:r w:rsidR="00E82B0E" w:rsidRPr="00A81264">
        <w:rPr>
          <w:rFonts w:cs="Arial"/>
          <w:lang w:val="en-US"/>
        </w:rPr>
        <w:tab/>
      </w:r>
      <w:r w:rsidR="00F75CD0" w:rsidRPr="00A81264">
        <w:rPr>
          <w:rFonts w:cs="Arial"/>
          <w:lang w:val="en-US"/>
        </w:rPr>
        <w:t xml:space="preserve"> </w:t>
      </w:r>
      <w:r w:rsidR="00652640">
        <w:rPr>
          <w:rFonts w:cs="Arial"/>
          <w:lang w:val="en-US"/>
        </w:rPr>
        <w:tab/>
      </w:r>
      <w:r w:rsidR="00652640">
        <w:rPr>
          <w:rFonts w:cs="Arial"/>
          <w:lang w:val="en-US"/>
        </w:rPr>
        <w:tab/>
      </w:r>
      <w:r w:rsidR="00652640">
        <w:rPr>
          <w:rFonts w:cs="Arial"/>
          <w:lang w:val="en-US"/>
        </w:rPr>
        <w:tab/>
      </w:r>
      <w:r w:rsidR="00F75CD0" w:rsidRPr="00A81264">
        <w:rPr>
          <w:rFonts w:cs="Arial"/>
          <w:lang w:val="en-US"/>
        </w:rPr>
        <w:t>“</w:t>
      </w:r>
      <w:r w:rsidR="00E46DD0" w:rsidRPr="00A81264">
        <w:rPr>
          <w:rFonts w:cs="Arial"/>
          <w:lang w:val="en-US"/>
        </w:rPr>
        <w:t xml:space="preserve">Technical Advisory services (TA) for </w:t>
      </w:r>
    </w:p>
    <w:p w14:paraId="6754F92F" w14:textId="2B585AC5" w:rsidR="00652640" w:rsidRDefault="00652640" w:rsidP="00652640">
      <w:pPr>
        <w:tabs>
          <w:tab w:val="left" w:pos="1418"/>
        </w:tabs>
        <w:spacing w:before="120" w:after="120"/>
        <w:ind w:right="-2"/>
        <w:jc w:val="left"/>
        <w:rPr>
          <w:rFonts w:cs="Arial"/>
          <w:lang w:val="en-US"/>
        </w:rPr>
      </w:pPr>
      <w:r>
        <w:rPr>
          <w:rFonts w:cs="Arial"/>
          <w:lang w:val="en-US"/>
        </w:rPr>
        <w:tab/>
      </w:r>
      <w:r>
        <w:rPr>
          <w:rFonts w:cs="Arial"/>
          <w:lang w:val="en-US"/>
        </w:rPr>
        <w:tab/>
      </w:r>
      <w:r>
        <w:rPr>
          <w:rFonts w:cs="Arial"/>
          <w:lang w:val="en-US"/>
        </w:rPr>
        <w:tab/>
      </w:r>
      <w:r>
        <w:rPr>
          <w:rFonts w:cs="Arial"/>
          <w:lang w:val="en-US"/>
        </w:rPr>
        <w:tab/>
      </w:r>
      <w:r>
        <w:rPr>
          <w:rFonts w:cs="Arial"/>
          <w:lang w:val="en-US"/>
        </w:rPr>
        <w:tab/>
      </w:r>
      <w:r>
        <w:rPr>
          <w:rFonts w:cs="Arial"/>
          <w:lang w:val="en-US"/>
        </w:rPr>
        <w:tab/>
      </w:r>
      <w:r>
        <w:rPr>
          <w:rFonts w:cs="Arial"/>
          <w:lang w:val="en-US"/>
        </w:rPr>
        <w:tab/>
      </w:r>
      <w:r w:rsidR="00E46DD0" w:rsidRPr="00A81264">
        <w:rPr>
          <w:rFonts w:cs="Arial"/>
          <w:lang w:val="en-US"/>
        </w:rPr>
        <w:t>the EPCI for the 5MMSCFD Mini-LNG Plant</w:t>
      </w:r>
    </w:p>
    <w:p w14:paraId="0A5E9173" w14:textId="600CE0A4" w:rsidR="00D26C79" w:rsidRPr="00A81264" w:rsidRDefault="00652640" w:rsidP="00652640">
      <w:pPr>
        <w:tabs>
          <w:tab w:val="left" w:pos="1418"/>
        </w:tabs>
        <w:spacing w:before="120" w:after="120"/>
        <w:ind w:right="-2"/>
        <w:jc w:val="left"/>
        <w:rPr>
          <w:rFonts w:cs="Arial"/>
          <w:lang w:val="en-US"/>
        </w:rPr>
      </w:pPr>
      <w:r>
        <w:rPr>
          <w:rFonts w:cs="Arial"/>
          <w:lang w:val="en-US"/>
        </w:rPr>
        <w:tab/>
      </w:r>
      <w:r>
        <w:rPr>
          <w:rFonts w:cs="Arial"/>
          <w:lang w:val="en-US"/>
        </w:rPr>
        <w:tab/>
      </w:r>
      <w:r>
        <w:rPr>
          <w:rFonts w:cs="Arial"/>
          <w:lang w:val="en-US"/>
        </w:rPr>
        <w:tab/>
      </w:r>
      <w:r>
        <w:rPr>
          <w:rFonts w:cs="Arial"/>
          <w:lang w:val="en-US"/>
        </w:rPr>
        <w:tab/>
      </w:r>
      <w:r>
        <w:rPr>
          <w:rFonts w:cs="Arial"/>
          <w:lang w:val="en-US"/>
        </w:rPr>
        <w:tab/>
      </w:r>
      <w:r>
        <w:rPr>
          <w:rFonts w:cs="Arial"/>
          <w:lang w:val="en-US"/>
        </w:rPr>
        <w:tab/>
      </w:r>
      <w:r>
        <w:rPr>
          <w:rFonts w:cs="Arial"/>
          <w:lang w:val="en-US"/>
        </w:rPr>
        <w:tab/>
      </w:r>
      <w:r w:rsidR="00E46DD0" w:rsidRPr="00A81264">
        <w:rPr>
          <w:rFonts w:cs="Arial"/>
          <w:highlight w:val="yellow"/>
          <w:lang w:val="en-US"/>
        </w:rPr>
        <w:t>in</w:t>
      </w:r>
      <w:r w:rsidR="00A81264" w:rsidRPr="00A81264">
        <w:rPr>
          <w:rFonts w:cs="Arial"/>
          <w:highlight w:val="yellow"/>
          <w:lang w:val="en-US"/>
        </w:rPr>
        <w:t xml:space="preserve"> Delta state</w:t>
      </w:r>
      <w:r w:rsidR="00E46DD0" w:rsidRPr="00A81264">
        <w:rPr>
          <w:rFonts w:cs="Arial"/>
          <w:lang w:val="en-US"/>
        </w:rPr>
        <w:t xml:space="preserve">  </w:t>
      </w:r>
      <w:r w:rsidR="00AA6DF1" w:rsidRPr="00A81264">
        <w:rPr>
          <w:rFonts w:cs="Arial"/>
          <w:lang w:val="en-US"/>
        </w:rPr>
        <w:t xml:space="preserve"> </w:t>
      </w:r>
    </w:p>
    <w:p w14:paraId="68FE962F"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ab/>
      </w:r>
      <w:r w:rsidRPr="00A81264">
        <w:rPr>
          <w:rFonts w:cs="Arial"/>
          <w:lang w:val="en-US"/>
        </w:rPr>
        <w:tab/>
      </w:r>
    </w:p>
    <w:p w14:paraId="09D465C4" w14:textId="7F7C70FB" w:rsidR="00D26C79" w:rsidRPr="00A81264" w:rsidRDefault="00D26C79" w:rsidP="00D26C79">
      <w:pPr>
        <w:tabs>
          <w:tab w:val="left" w:pos="1418"/>
          <w:tab w:val="left" w:pos="6237"/>
        </w:tabs>
        <w:ind w:left="6237" w:right="-2" w:hanging="6237"/>
        <w:rPr>
          <w:rFonts w:cs="Arial"/>
          <w:lang w:val="en-US"/>
        </w:rPr>
      </w:pPr>
      <w:r w:rsidRPr="00A81264">
        <w:rPr>
          <w:rFonts w:cs="Arial"/>
          <w:lang w:val="en-US"/>
        </w:rPr>
        <w:t>1.1.24 Time for Completion</w:t>
      </w:r>
      <w:r w:rsidRPr="00A81264">
        <w:rPr>
          <w:rFonts w:cs="Arial"/>
          <w:lang w:val="en-US"/>
        </w:rPr>
        <w:tab/>
        <w:t xml:space="preserve">Shall be </w:t>
      </w:r>
      <w:bookmarkStart w:id="3" w:name="_Hlk193715417"/>
      <w:r w:rsidR="006D6B20" w:rsidRPr="00A81264">
        <w:rPr>
          <w:rFonts w:cs="Arial"/>
          <w:lang w:val="en-US"/>
        </w:rPr>
        <w:t>sixteen (16) months</w:t>
      </w:r>
      <w:r w:rsidR="008C4E65" w:rsidRPr="00A81264">
        <w:rPr>
          <w:rFonts w:cs="Arial"/>
          <w:lang w:val="en-US"/>
        </w:rPr>
        <w:t xml:space="preserve"> from </w:t>
      </w:r>
      <w:r w:rsidR="00087DB1" w:rsidRPr="00A81264">
        <w:rPr>
          <w:rFonts w:cs="Arial"/>
          <w:lang w:val="en-US"/>
        </w:rPr>
        <w:t>C</w:t>
      </w:r>
      <w:r w:rsidR="008C4E65" w:rsidRPr="00A81264">
        <w:rPr>
          <w:rFonts w:cs="Arial"/>
          <w:lang w:val="en-US"/>
        </w:rPr>
        <w:t xml:space="preserve">ommencement </w:t>
      </w:r>
      <w:r w:rsidR="00087DB1" w:rsidRPr="00A81264">
        <w:rPr>
          <w:rFonts w:cs="Arial"/>
          <w:lang w:val="en-US"/>
        </w:rPr>
        <w:t>D</w:t>
      </w:r>
      <w:r w:rsidR="008C4E65" w:rsidRPr="00A81264">
        <w:rPr>
          <w:rFonts w:cs="Arial"/>
          <w:lang w:val="en-US"/>
        </w:rPr>
        <w:t>ate</w:t>
      </w:r>
      <w:r w:rsidRPr="00A81264">
        <w:rPr>
          <w:rFonts w:cs="Arial"/>
          <w:lang w:val="en-US"/>
        </w:rPr>
        <w:t xml:space="preserve"> </w:t>
      </w:r>
      <w:bookmarkEnd w:id="3"/>
    </w:p>
    <w:p w14:paraId="3450B7C4" w14:textId="77777777" w:rsidR="00D26C79" w:rsidRPr="00A81264" w:rsidRDefault="00D26C79" w:rsidP="00D26C79">
      <w:pPr>
        <w:tabs>
          <w:tab w:val="left" w:pos="1418"/>
          <w:tab w:val="left" w:pos="6237"/>
        </w:tabs>
        <w:ind w:left="6237" w:right="-2" w:hanging="6237"/>
        <w:rPr>
          <w:rFonts w:cs="Arial"/>
          <w:lang w:val="en-US"/>
        </w:rPr>
      </w:pPr>
    </w:p>
    <w:p w14:paraId="17A6B073" w14:textId="77777777" w:rsidR="00D26C79" w:rsidRPr="00A81264" w:rsidRDefault="00D26C79" w:rsidP="00D26C79">
      <w:pPr>
        <w:ind w:right="-2"/>
        <w:rPr>
          <w:rFonts w:cs="Arial"/>
          <w:b/>
          <w:bCs/>
          <w:lang w:val="en-US"/>
        </w:rPr>
      </w:pPr>
      <w:r w:rsidRPr="00A81264">
        <w:rPr>
          <w:rFonts w:cs="Arial"/>
          <w:b/>
          <w:bCs/>
          <w:lang w:val="en-US"/>
        </w:rPr>
        <w:t xml:space="preserve">1 .3 </w:t>
      </w:r>
      <w:r w:rsidRPr="00A81264">
        <w:rPr>
          <w:rFonts w:cs="Arial"/>
          <w:b/>
          <w:bCs/>
          <w:lang w:val="en-US"/>
        </w:rPr>
        <w:tab/>
        <w:t>Notices and other Communications</w:t>
      </w:r>
    </w:p>
    <w:p w14:paraId="70CBE1DF" w14:textId="77777777" w:rsidR="00D26C79" w:rsidRPr="00836967" w:rsidRDefault="00D26C79" w:rsidP="00D26C79">
      <w:pPr>
        <w:tabs>
          <w:tab w:val="left" w:pos="1418"/>
          <w:tab w:val="left" w:pos="6237"/>
        </w:tabs>
        <w:spacing w:before="120" w:after="120"/>
        <w:ind w:right="-2"/>
        <w:rPr>
          <w:rFonts w:cs="Arial"/>
          <w:lang w:val="en-US"/>
        </w:rPr>
      </w:pPr>
      <w:r w:rsidRPr="00A81264">
        <w:rPr>
          <w:rFonts w:cs="Arial"/>
          <w:lang w:val="en-US"/>
        </w:rPr>
        <w:t>1.3.1 (c) Communication</w:t>
      </w:r>
      <w:r w:rsidRPr="00A81264">
        <w:rPr>
          <w:rFonts w:cs="Arial"/>
          <w:lang w:val="en-US"/>
        </w:rPr>
        <w:tab/>
        <w:t xml:space="preserve">Electronic Communication </w:t>
      </w:r>
      <w:r w:rsidRPr="00836967">
        <w:rPr>
          <w:rFonts w:cs="Arial"/>
          <w:lang w:val="en-US"/>
        </w:rPr>
        <w:t xml:space="preserve">via e-mail </w:t>
      </w:r>
    </w:p>
    <w:p w14:paraId="58A52DC2" w14:textId="77777777"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ab/>
      </w:r>
      <w:r w:rsidRPr="00836967">
        <w:rPr>
          <w:rFonts w:cs="Arial"/>
          <w:lang w:val="en-US"/>
        </w:rPr>
        <w:tab/>
      </w:r>
    </w:p>
    <w:p w14:paraId="53D94E28" w14:textId="77777777" w:rsidR="00D26C79" w:rsidRPr="00836967" w:rsidRDefault="00D26C79" w:rsidP="00D26C79">
      <w:pPr>
        <w:tabs>
          <w:tab w:val="left" w:pos="1418"/>
          <w:tab w:val="left" w:pos="6237"/>
        </w:tabs>
        <w:spacing w:before="120" w:after="120"/>
        <w:ind w:right="-2"/>
        <w:rPr>
          <w:rFonts w:cs="Arial"/>
          <w:lang w:val="en-US"/>
        </w:rPr>
      </w:pPr>
      <w:r w:rsidRPr="00836967">
        <w:rPr>
          <w:rFonts w:cs="Arial"/>
          <w:lang w:val="en-US"/>
        </w:rPr>
        <w:t>1.3.1 (d) Address for communications</w:t>
      </w:r>
    </w:p>
    <w:p w14:paraId="529836D6" w14:textId="341EE635" w:rsidR="00D26C79" w:rsidRPr="00A81264" w:rsidRDefault="00D26C79" w:rsidP="00D26C79">
      <w:pPr>
        <w:tabs>
          <w:tab w:val="left" w:pos="1418"/>
          <w:tab w:val="left" w:pos="6237"/>
        </w:tabs>
        <w:spacing w:before="120" w:after="120"/>
        <w:ind w:left="6237" w:right="-2" w:hanging="5386"/>
        <w:rPr>
          <w:rFonts w:cs="Arial"/>
          <w:lang w:val="en-US"/>
        </w:rPr>
      </w:pPr>
      <w:r w:rsidRPr="00836967">
        <w:rPr>
          <w:rFonts w:cs="Arial"/>
          <w:lang w:val="en-US"/>
        </w:rPr>
        <w:t xml:space="preserve">Client's address: </w:t>
      </w:r>
      <w:r w:rsidRPr="00836967">
        <w:rPr>
          <w:rFonts w:cs="Arial"/>
          <w:lang w:val="en-US"/>
        </w:rPr>
        <w:tab/>
      </w:r>
      <w:r w:rsidRPr="00836967">
        <w:rPr>
          <w:rFonts w:cs="Arial"/>
          <w:lang w:val="en-US"/>
        </w:rPr>
        <w:cr/>
      </w:r>
      <w:r w:rsidR="00F32CE7" w:rsidRPr="00836967">
        <w:rPr>
          <w:rFonts w:cs="Arial"/>
          <w:lang w:val="en-US"/>
        </w:rPr>
        <w:t>Plot 5, Block X, 2</w:t>
      </w:r>
      <w:r w:rsidR="00F32CE7" w:rsidRPr="00836967">
        <w:rPr>
          <w:rFonts w:cs="Arial"/>
          <w:vertAlign w:val="superscript"/>
          <w:lang w:val="en-US"/>
        </w:rPr>
        <w:t>nd</w:t>
      </w:r>
      <w:r w:rsidR="00F32CE7" w:rsidRPr="00836967">
        <w:rPr>
          <w:rFonts w:cs="Arial"/>
          <w:lang w:val="en-US"/>
        </w:rPr>
        <w:t xml:space="preserve"> Street, Osborne Foreshore Estate, Phase 1, Ikoyi, Lagos, </w:t>
      </w:r>
      <w:r w:rsidR="00F32CE7" w:rsidRPr="00A81264">
        <w:rPr>
          <w:rFonts w:cs="Arial"/>
          <w:lang w:val="en-US"/>
        </w:rPr>
        <w:t>Nigeria</w:t>
      </w:r>
      <w:r w:rsidRPr="00A81264">
        <w:rPr>
          <w:rFonts w:cs="Arial"/>
          <w:lang w:val="en-US"/>
        </w:rPr>
        <w:t>.</w:t>
      </w:r>
    </w:p>
    <w:p w14:paraId="347C9592"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Email: (only when e-mail is accepted as a valid system for electronic communications)</w:t>
      </w:r>
    </w:p>
    <w:p w14:paraId="2A82D61C" w14:textId="4C01AEFC" w:rsidR="00D26C79" w:rsidRPr="00A81264" w:rsidRDefault="00D26C79" w:rsidP="00A81264">
      <w:pPr>
        <w:tabs>
          <w:tab w:val="left" w:pos="1418"/>
          <w:tab w:val="left" w:pos="6237"/>
        </w:tabs>
        <w:ind w:left="6237" w:right="-2"/>
        <w:rPr>
          <w:rFonts w:cs="Arial"/>
          <w:lang w:val="en-US"/>
        </w:rPr>
      </w:pPr>
      <w:r w:rsidRPr="00A81264">
        <w:rPr>
          <w:rFonts w:cs="Arial"/>
          <w:lang w:val="en-US"/>
        </w:rPr>
        <w:t>Email:</w:t>
      </w:r>
      <w:r w:rsidR="002808BB" w:rsidRPr="00A81264">
        <w:rPr>
          <w:rFonts w:cs="Arial"/>
          <w:lang w:val="en-US"/>
        </w:rPr>
        <w:t xml:space="preserve"> </w:t>
      </w:r>
      <w:hyperlink r:id="rId17" w:history="1">
        <w:r w:rsidR="00A81264" w:rsidRPr="00F1381A">
          <w:rPr>
            <w:rStyle w:val="Hyperlink"/>
            <w:rFonts w:cs="Arial"/>
            <w:lang w:val="en-US"/>
          </w:rPr>
          <w:t>fasuba.akintunde@southatlanticlng.com</w:t>
        </w:r>
      </w:hyperlink>
      <w:r w:rsidR="00A81264">
        <w:rPr>
          <w:rFonts w:cs="Arial"/>
          <w:lang w:val="en-US"/>
        </w:rPr>
        <w:t xml:space="preserve"> </w:t>
      </w:r>
    </w:p>
    <w:p w14:paraId="050D4DFE" w14:textId="77777777" w:rsidR="00A81264" w:rsidRDefault="00D26C79" w:rsidP="00A81264">
      <w:pPr>
        <w:tabs>
          <w:tab w:val="left" w:pos="1418"/>
          <w:tab w:val="left" w:pos="6237"/>
        </w:tabs>
        <w:ind w:left="6236" w:right="-2"/>
        <w:rPr>
          <w:rFonts w:cs="Arial"/>
          <w:lang w:val="en-US"/>
        </w:rPr>
      </w:pPr>
      <w:r w:rsidRPr="00A81264">
        <w:rPr>
          <w:rFonts w:cs="Arial"/>
          <w:lang w:val="en-US"/>
        </w:rPr>
        <w:tab/>
        <w:t>Email</w:t>
      </w:r>
      <w:r w:rsidR="00A81264">
        <w:rPr>
          <w:rFonts w:cs="Arial"/>
          <w:lang w:val="en-US"/>
        </w:rPr>
        <w:t xml:space="preserve"> </w:t>
      </w:r>
      <w:r w:rsidRPr="00A81264">
        <w:rPr>
          <w:rFonts w:cs="Arial"/>
          <w:lang w:val="en-US"/>
        </w:rPr>
        <w:t>cc:</w:t>
      </w:r>
      <w:r w:rsidR="00C6098C" w:rsidRPr="00A81264">
        <w:rPr>
          <w:rFonts w:cs="Arial"/>
          <w:lang w:val="en-US"/>
        </w:rPr>
        <w:t xml:space="preserve"> </w:t>
      </w:r>
    </w:p>
    <w:p w14:paraId="785CC25D" w14:textId="795DE879" w:rsidR="00D26C79" w:rsidRPr="00A81264" w:rsidRDefault="00A81264" w:rsidP="00A81264">
      <w:pPr>
        <w:tabs>
          <w:tab w:val="left" w:pos="1418"/>
          <w:tab w:val="left" w:pos="6237"/>
        </w:tabs>
        <w:ind w:left="6236" w:right="-2"/>
        <w:rPr>
          <w:rFonts w:cs="Arial"/>
          <w:lang w:val="en-US"/>
        </w:rPr>
      </w:pPr>
      <w:hyperlink r:id="rId18" w:history="1">
        <w:r w:rsidRPr="00F1381A">
          <w:rPr>
            <w:rStyle w:val="Hyperlink"/>
            <w:rFonts w:cs="Arial"/>
            <w:lang w:val="en-US"/>
          </w:rPr>
          <w:t>tunde.adesina@southatlanticlng.com</w:t>
        </w:r>
      </w:hyperlink>
      <w:r w:rsidR="009C2832" w:rsidRPr="00A81264">
        <w:rPr>
          <w:rFonts w:cs="Arial"/>
          <w:lang w:val="en-US"/>
        </w:rPr>
        <w:t xml:space="preserve">, </w:t>
      </w:r>
      <w:hyperlink r:id="rId19" w:history="1">
        <w:r w:rsidR="009C2832" w:rsidRPr="00A81264">
          <w:rPr>
            <w:rStyle w:val="Hyperlink"/>
            <w:rFonts w:cs="Arial"/>
            <w:lang w:val="en-US"/>
          </w:rPr>
          <w:t>ademola.arowolo@southatlanticlng.com</w:t>
        </w:r>
      </w:hyperlink>
      <w:r w:rsidR="009C2832" w:rsidRPr="00A81264">
        <w:rPr>
          <w:rFonts w:cs="Arial"/>
          <w:lang w:val="en-US"/>
        </w:rPr>
        <w:t xml:space="preserve">, </w:t>
      </w:r>
    </w:p>
    <w:p w14:paraId="199973F5" w14:textId="77777777" w:rsidR="00D26C79" w:rsidRPr="00A81264" w:rsidRDefault="00D26C79" w:rsidP="00D26C79">
      <w:pPr>
        <w:tabs>
          <w:tab w:val="left" w:pos="1418"/>
          <w:tab w:val="left" w:pos="6237"/>
        </w:tabs>
        <w:spacing w:before="120" w:after="120"/>
        <w:ind w:left="6236" w:right="-2" w:hanging="5385"/>
        <w:rPr>
          <w:rFonts w:cs="Arial"/>
          <w:lang w:val="en-US"/>
        </w:rPr>
      </w:pPr>
      <w:r w:rsidRPr="00A81264">
        <w:rPr>
          <w:rFonts w:cs="Arial"/>
          <w:lang w:val="en-US"/>
        </w:rPr>
        <w:t xml:space="preserve">Consultant's address: </w:t>
      </w:r>
      <w:r w:rsidRPr="00A81264">
        <w:rPr>
          <w:rFonts w:cs="Arial"/>
          <w:lang w:val="en-US"/>
        </w:rPr>
        <w:tab/>
        <w:t>TCF Tower, 33 Adeola Hopewell Street, Victoria Island, Lagos, Nigeria</w:t>
      </w:r>
    </w:p>
    <w:p w14:paraId="2F022F62"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Email: (only when e-mail is accepted as a valid system for electronic communications)</w:t>
      </w:r>
    </w:p>
    <w:p w14:paraId="01E090FB" w14:textId="09638A92"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ab/>
      </w:r>
      <w:r w:rsidRPr="00A81264">
        <w:rPr>
          <w:rFonts w:cs="Arial"/>
          <w:lang w:val="en-US"/>
        </w:rPr>
        <w:tab/>
        <w:t xml:space="preserve">Email: </w:t>
      </w:r>
      <w:hyperlink r:id="rId20" w:history="1">
        <w:r w:rsidR="00F75CD0" w:rsidRPr="00A81264">
          <w:rPr>
            <w:rStyle w:val="Hyperlink"/>
            <w:rFonts w:cs="Arial"/>
            <w:lang w:val="en-US"/>
          </w:rPr>
          <w:t>Seyi.Obe@ilf.com</w:t>
        </w:r>
      </w:hyperlink>
      <w:r w:rsidR="00446A97" w:rsidRPr="00A81264">
        <w:rPr>
          <w:rFonts w:cs="Arial"/>
          <w:lang w:val="en-US"/>
        </w:rPr>
        <w:t>,</w:t>
      </w:r>
    </w:p>
    <w:p w14:paraId="3F36AFB9" w14:textId="77777777" w:rsidR="00E816D1" w:rsidRPr="00A81264" w:rsidRDefault="00D26C79" w:rsidP="00C9028F">
      <w:pPr>
        <w:tabs>
          <w:tab w:val="left" w:pos="1418"/>
          <w:tab w:val="left" w:pos="6237"/>
        </w:tabs>
        <w:spacing w:before="120" w:after="120"/>
        <w:ind w:left="6237" w:right="-2"/>
        <w:rPr>
          <w:lang w:val="en-US"/>
        </w:rPr>
      </w:pPr>
      <w:r w:rsidRPr="00A81264">
        <w:rPr>
          <w:rFonts w:cs="Arial"/>
          <w:lang w:val="en-US"/>
        </w:rPr>
        <w:t xml:space="preserve">Email cc: </w:t>
      </w:r>
      <w:hyperlink r:id="rId21" w:history="1">
        <w:r w:rsidR="00C9028F" w:rsidRPr="00A81264">
          <w:rPr>
            <w:rStyle w:val="Hyperlink"/>
            <w:rFonts w:cs="Arial"/>
            <w:lang w:val="en-US"/>
          </w:rPr>
          <w:t>Abayomi.nelson@ilf.com</w:t>
        </w:r>
      </w:hyperlink>
    </w:p>
    <w:p w14:paraId="1F26A083" w14:textId="15708BD2" w:rsidR="00D26C79" w:rsidRPr="00A81264" w:rsidRDefault="006D6B20" w:rsidP="00C9028F">
      <w:pPr>
        <w:tabs>
          <w:tab w:val="left" w:pos="1418"/>
          <w:tab w:val="left" w:pos="6237"/>
        </w:tabs>
        <w:spacing w:before="120" w:after="120"/>
        <w:ind w:left="6237" w:right="-2"/>
        <w:rPr>
          <w:rFonts w:cs="Arial"/>
          <w:lang w:val="en-US"/>
        </w:rPr>
      </w:pPr>
      <w:hyperlink r:id="rId22" w:history="1">
        <w:r w:rsidRPr="00A81264">
          <w:rPr>
            <w:rStyle w:val="Hyperlink"/>
            <w:lang w:val="en-US"/>
          </w:rPr>
          <w:t>Oluwole.Sojinrin@ilf.com</w:t>
        </w:r>
      </w:hyperlink>
      <w:r w:rsidRPr="00A81264">
        <w:rPr>
          <w:lang w:val="en-US"/>
        </w:rPr>
        <w:t xml:space="preserve"> </w:t>
      </w:r>
      <w:r w:rsidR="00D26C79" w:rsidRPr="00A81264">
        <w:rPr>
          <w:rFonts w:cs="Arial"/>
          <w:lang w:val="en-US"/>
        </w:rPr>
        <w:t xml:space="preserve"> </w:t>
      </w:r>
    </w:p>
    <w:p w14:paraId="27E88554" w14:textId="77777777" w:rsidR="00D26C79" w:rsidRPr="00A81264" w:rsidRDefault="00D26C79" w:rsidP="00D26C79">
      <w:pPr>
        <w:tabs>
          <w:tab w:val="left" w:pos="1418"/>
          <w:tab w:val="left" w:pos="6237"/>
        </w:tabs>
        <w:spacing w:before="120" w:after="120"/>
        <w:ind w:right="-2"/>
        <w:rPr>
          <w:rFonts w:cs="Arial"/>
          <w:b/>
          <w:bCs/>
          <w:lang w:val="en-US"/>
        </w:rPr>
      </w:pPr>
    </w:p>
    <w:p w14:paraId="1E4FB9CA" w14:textId="77777777" w:rsidR="00D26C79" w:rsidRPr="00A81264" w:rsidRDefault="00D26C79" w:rsidP="00D26C79">
      <w:pPr>
        <w:tabs>
          <w:tab w:val="left" w:pos="1418"/>
          <w:tab w:val="left" w:pos="6237"/>
        </w:tabs>
        <w:ind w:right="-2"/>
        <w:rPr>
          <w:rFonts w:cs="Arial"/>
          <w:b/>
          <w:bCs/>
          <w:lang w:val="en-US"/>
        </w:rPr>
      </w:pPr>
      <w:r w:rsidRPr="00A81264">
        <w:rPr>
          <w:rFonts w:cs="Arial"/>
          <w:b/>
          <w:bCs/>
          <w:lang w:val="en-US"/>
        </w:rPr>
        <w:t>1.4</w:t>
      </w:r>
      <w:r w:rsidRPr="00A81264">
        <w:rPr>
          <w:rFonts w:cs="Arial"/>
          <w:b/>
          <w:bCs/>
          <w:lang w:val="en-US"/>
        </w:rPr>
        <w:tab/>
        <w:t>Law and Language</w:t>
      </w:r>
    </w:p>
    <w:p w14:paraId="73973ECA" w14:textId="30D0A400"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1.4.1</w:t>
      </w:r>
      <w:r w:rsidRPr="00A81264">
        <w:rPr>
          <w:rFonts w:cs="Arial"/>
          <w:lang w:val="en-US"/>
        </w:rPr>
        <w:tab/>
        <w:t xml:space="preserve">Law governing Agreement </w:t>
      </w:r>
      <w:r w:rsidRPr="00A81264">
        <w:rPr>
          <w:rFonts w:cs="Arial"/>
          <w:lang w:val="en-US"/>
        </w:rPr>
        <w:tab/>
        <w:t>Law</w:t>
      </w:r>
      <w:r w:rsidR="00F75CD0" w:rsidRPr="00A81264">
        <w:rPr>
          <w:rFonts w:cs="Arial"/>
          <w:lang w:val="en-US"/>
        </w:rPr>
        <w:t>s</w:t>
      </w:r>
      <w:r w:rsidRPr="00A81264">
        <w:rPr>
          <w:rFonts w:cs="Arial"/>
          <w:lang w:val="en-US"/>
        </w:rPr>
        <w:t xml:space="preserve"> of</w:t>
      </w:r>
      <w:r w:rsidR="00F75CD0" w:rsidRPr="00A81264">
        <w:rPr>
          <w:rFonts w:cs="Arial"/>
          <w:lang w:val="en-US"/>
        </w:rPr>
        <w:t xml:space="preserve"> the Federal Republic of</w:t>
      </w:r>
      <w:r w:rsidRPr="00A81264">
        <w:rPr>
          <w:rFonts w:cs="Arial"/>
          <w:lang w:val="en-US"/>
        </w:rPr>
        <w:t xml:space="preserve"> Nigeria </w:t>
      </w:r>
    </w:p>
    <w:p w14:paraId="0C50C55F"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1.4.2</w:t>
      </w:r>
      <w:r w:rsidRPr="00A81264">
        <w:rPr>
          <w:rFonts w:cs="Arial"/>
          <w:lang w:val="en-US"/>
        </w:rPr>
        <w:tab/>
        <w:t xml:space="preserve">Ruling language of Agreement </w:t>
      </w:r>
      <w:r w:rsidRPr="00A81264">
        <w:rPr>
          <w:rFonts w:cs="Arial"/>
          <w:lang w:val="en-US"/>
        </w:rPr>
        <w:tab/>
        <w:t>English</w:t>
      </w:r>
    </w:p>
    <w:p w14:paraId="11B075E7"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1.4.3</w:t>
      </w:r>
      <w:r w:rsidRPr="00A81264">
        <w:rPr>
          <w:rFonts w:cs="Arial"/>
          <w:lang w:val="en-US"/>
        </w:rPr>
        <w:tab/>
        <w:t xml:space="preserve">Language for communications </w:t>
      </w:r>
      <w:r w:rsidRPr="00A81264">
        <w:rPr>
          <w:rFonts w:cs="Arial"/>
          <w:lang w:val="en-US"/>
        </w:rPr>
        <w:tab/>
        <w:t>English</w:t>
      </w:r>
    </w:p>
    <w:p w14:paraId="39A7CEB9" w14:textId="77777777" w:rsidR="00D26C79" w:rsidRPr="00A81264" w:rsidRDefault="00D26C79" w:rsidP="00D26C79">
      <w:pPr>
        <w:tabs>
          <w:tab w:val="left" w:pos="1418"/>
          <w:tab w:val="left" w:pos="6237"/>
        </w:tabs>
        <w:ind w:right="-2"/>
        <w:rPr>
          <w:rFonts w:cs="Arial"/>
          <w:b/>
          <w:bCs/>
          <w:lang w:val="en-US"/>
        </w:rPr>
      </w:pPr>
    </w:p>
    <w:p w14:paraId="75B264B2" w14:textId="77777777" w:rsidR="00D26C79" w:rsidRPr="00A81264" w:rsidRDefault="00D26C79" w:rsidP="00D26C79">
      <w:pPr>
        <w:tabs>
          <w:tab w:val="left" w:pos="1418"/>
          <w:tab w:val="left" w:pos="6237"/>
        </w:tabs>
        <w:ind w:right="-2"/>
        <w:rPr>
          <w:rFonts w:cs="Arial"/>
          <w:b/>
          <w:bCs/>
          <w:lang w:val="en-US"/>
        </w:rPr>
      </w:pPr>
      <w:r w:rsidRPr="00A81264">
        <w:rPr>
          <w:rFonts w:cs="Arial"/>
          <w:b/>
          <w:bCs/>
          <w:lang w:val="en-US"/>
        </w:rPr>
        <w:t>1.8</w:t>
      </w:r>
      <w:r w:rsidRPr="00A81264">
        <w:rPr>
          <w:rFonts w:cs="Arial"/>
          <w:b/>
          <w:bCs/>
          <w:lang w:val="en-US"/>
        </w:rPr>
        <w:tab/>
        <w:t>Confidentiality</w:t>
      </w:r>
    </w:p>
    <w:p w14:paraId="57CE0A88" w14:textId="109F2B7A" w:rsidR="00D26C79" w:rsidRPr="00A81264" w:rsidRDefault="00D26C79" w:rsidP="002B0AAC">
      <w:pPr>
        <w:tabs>
          <w:tab w:val="left" w:pos="1418"/>
        </w:tabs>
        <w:spacing w:before="120" w:after="120"/>
        <w:ind w:left="6237" w:right="-2" w:hanging="5386"/>
        <w:rPr>
          <w:rFonts w:cs="Arial"/>
          <w:lang w:val="en-US"/>
        </w:rPr>
      </w:pPr>
      <w:r w:rsidRPr="00A81264">
        <w:rPr>
          <w:rFonts w:cs="Arial"/>
          <w:lang w:val="en-US"/>
        </w:rPr>
        <w:t>1.8.3</w:t>
      </w:r>
      <w:r w:rsidRPr="00A81264">
        <w:rPr>
          <w:rFonts w:cs="Arial"/>
          <w:lang w:val="en-US"/>
        </w:rPr>
        <w:tab/>
        <w:t xml:space="preserve">Period for expiry of confidentiality </w:t>
      </w:r>
      <w:r w:rsidRPr="00A81264">
        <w:rPr>
          <w:rFonts w:cs="Arial"/>
          <w:lang w:val="en-US"/>
        </w:rPr>
        <w:tab/>
        <w:t>One year after the completion of Services or termination of the agreement (whichever comes earlier)</w:t>
      </w:r>
    </w:p>
    <w:p w14:paraId="1676E5A4" w14:textId="77777777" w:rsidR="00D26C79" w:rsidRPr="00A81264" w:rsidRDefault="00D26C79" w:rsidP="00D26C79">
      <w:pPr>
        <w:tabs>
          <w:tab w:val="left" w:pos="1418"/>
          <w:tab w:val="left" w:pos="6237"/>
        </w:tabs>
        <w:ind w:right="-2"/>
        <w:rPr>
          <w:rFonts w:cs="Arial"/>
          <w:b/>
          <w:bCs/>
          <w:lang w:val="en-US"/>
        </w:rPr>
      </w:pPr>
      <w:r w:rsidRPr="00A81264">
        <w:rPr>
          <w:rFonts w:cs="Arial"/>
          <w:b/>
          <w:bCs/>
          <w:lang w:val="en-US"/>
        </w:rPr>
        <w:t>2.1</w:t>
      </w:r>
      <w:r w:rsidRPr="00A81264">
        <w:rPr>
          <w:rFonts w:cs="Arial"/>
          <w:b/>
          <w:bCs/>
          <w:lang w:val="en-US"/>
        </w:rPr>
        <w:tab/>
        <w:t xml:space="preserve">Information </w:t>
      </w:r>
    </w:p>
    <w:p w14:paraId="4468D9D0" w14:textId="50EF428E" w:rsidR="00E00090" w:rsidRPr="00A81264" w:rsidRDefault="00D26C79" w:rsidP="002B0AAC">
      <w:pPr>
        <w:tabs>
          <w:tab w:val="left" w:pos="1418"/>
        </w:tabs>
        <w:spacing w:before="120" w:after="120"/>
        <w:ind w:left="6237" w:right="-2" w:hanging="5386"/>
        <w:rPr>
          <w:rFonts w:cs="Arial"/>
          <w:lang w:val="en-US"/>
        </w:rPr>
      </w:pPr>
      <w:r w:rsidRPr="00A81264">
        <w:rPr>
          <w:rFonts w:cs="Arial"/>
          <w:lang w:val="en-US"/>
        </w:rPr>
        <w:t>2.1.1</w:t>
      </w:r>
      <w:r w:rsidRPr="00A81264">
        <w:rPr>
          <w:rFonts w:cs="Arial"/>
          <w:lang w:val="en-US"/>
        </w:rPr>
        <w:tab/>
        <w:t xml:space="preserve">Information  </w:t>
      </w:r>
      <w:r w:rsidRPr="00A81264">
        <w:rPr>
          <w:rFonts w:cs="Arial"/>
          <w:lang w:val="en-US"/>
        </w:rPr>
        <w:tab/>
        <w:t xml:space="preserve">Clause 2.1.1 is amended as follows:         In order not to delay the Consultant in the performance of the Services, the Client shall have available by the commencement date and with due regard to the Programme, provide to the Consultant, free of cost, all information, and any further information reasonably requested by the Consultant. Any additional document requested by Consultant shall be provided by Client within </w:t>
      </w:r>
      <w:r w:rsidR="00C9028F" w:rsidRPr="00A81264">
        <w:rPr>
          <w:rFonts w:cs="Arial"/>
          <w:lang w:val="en-US"/>
        </w:rPr>
        <w:t>24 hours</w:t>
      </w:r>
      <w:r w:rsidRPr="00A81264">
        <w:rPr>
          <w:rFonts w:cs="Arial"/>
          <w:lang w:val="en-US"/>
        </w:rPr>
        <w:t xml:space="preserve"> of the request. </w:t>
      </w:r>
    </w:p>
    <w:p w14:paraId="464F1A18" w14:textId="137C13F7" w:rsidR="00D26C79" w:rsidRPr="00A81264" w:rsidRDefault="00D26C79" w:rsidP="002B0AAC">
      <w:pPr>
        <w:tabs>
          <w:tab w:val="left" w:pos="1418"/>
        </w:tabs>
        <w:spacing w:before="120" w:after="120"/>
        <w:ind w:left="6237" w:right="-2" w:hanging="5386"/>
        <w:rPr>
          <w:rFonts w:cs="Arial"/>
          <w:lang w:val="en-US"/>
        </w:rPr>
      </w:pPr>
      <w:r w:rsidRPr="00A81264">
        <w:rPr>
          <w:rFonts w:cs="Arial"/>
          <w:lang w:val="en-US"/>
        </w:rPr>
        <w:t>2.2</w:t>
      </w:r>
      <w:r w:rsidRPr="00A81264">
        <w:rPr>
          <w:rFonts w:cs="Arial"/>
          <w:lang w:val="en-US"/>
        </w:rPr>
        <w:t>.1</w:t>
      </w:r>
      <w:r w:rsidRPr="00A81264">
        <w:rPr>
          <w:rFonts w:cs="Arial"/>
          <w:lang w:val="en-US"/>
        </w:rPr>
        <w:tab/>
        <w:t xml:space="preserve">Decisions  </w:t>
      </w:r>
      <w:r w:rsidRPr="00A81264">
        <w:rPr>
          <w:rFonts w:cs="Arial"/>
          <w:lang w:val="en-US"/>
        </w:rPr>
        <w:tab/>
        <w:t>Clause 2.2</w:t>
      </w:r>
      <w:r w:rsidRPr="00A81264">
        <w:rPr>
          <w:rFonts w:cs="Arial"/>
          <w:lang w:val="en-US"/>
        </w:rPr>
        <w:t>.1 is</w:t>
      </w:r>
      <w:r w:rsidRPr="00A81264">
        <w:rPr>
          <w:rFonts w:cs="Arial"/>
          <w:lang w:val="en-US"/>
        </w:rPr>
        <w:t xml:space="preserve"> amended </w:t>
      </w:r>
      <w:r w:rsidRPr="00A81264">
        <w:rPr>
          <w:rFonts w:cs="Arial"/>
          <w:lang w:val="en-US"/>
        </w:rPr>
        <w:t xml:space="preserve">as follows:       On all matters properly referred to the Client in writing by the Consultant, the Client shall give its decision, approval, consent, instruction or Variation, as the case may be, in writing within a reasonable time and with regard to the Programme so as not to delay the Services. </w:t>
      </w:r>
      <w:r w:rsidRPr="00A81264">
        <w:rPr>
          <w:rFonts w:cs="Arial"/>
          <w:lang w:val="en-US"/>
        </w:rPr>
        <w:t xml:space="preserve">Client shall give its decision, approval, consent, comments, instruction as the case may be within </w:t>
      </w:r>
      <w:r w:rsidRPr="00A81264">
        <w:rPr>
          <w:rFonts w:cs="Arial"/>
          <w:lang w:val="en-US"/>
        </w:rPr>
        <w:t>3</w:t>
      </w:r>
      <w:r w:rsidR="00C9028F" w:rsidRPr="00A81264">
        <w:rPr>
          <w:rFonts w:cs="Arial"/>
          <w:lang w:val="en-US"/>
        </w:rPr>
        <w:t xml:space="preserve"> </w:t>
      </w:r>
      <w:r w:rsidR="00C9028F" w:rsidRPr="00A81264">
        <w:rPr>
          <w:rFonts w:cs="Arial"/>
          <w:lang w:val="en-US"/>
        </w:rPr>
        <w:t>calendar</w:t>
      </w:r>
      <w:r w:rsidRPr="00A81264">
        <w:rPr>
          <w:rFonts w:cs="Arial"/>
          <w:lang w:val="en-US"/>
        </w:rPr>
        <w:t xml:space="preserve"> </w:t>
      </w:r>
      <w:r w:rsidRPr="00A81264">
        <w:rPr>
          <w:rFonts w:cs="Arial"/>
          <w:lang w:val="en-US"/>
        </w:rPr>
        <w:t xml:space="preserve">days so as not to delay the </w:t>
      </w:r>
      <w:r w:rsidR="006C1213" w:rsidRPr="00A81264">
        <w:rPr>
          <w:rFonts w:cs="Arial"/>
          <w:lang w:val="en-US"/>
        </w:rPr>
        <w:t>S</w:t>
      </w:r>
      <w:r w:rsidRPr="00A81264">
        <w:rPr>
          <w:rFonts w:cs="Arial"/>
          <w:lang w:val="en-US"/>
        </w:rPr>
        <w:t>ervices.</w:t>
      </w:r>
    </w:p>
    <w:p w14:paraId="60694D8C" w14:textId="77777777" w:rsidR="00DD47BC" w:rsidRPr="00A81264" w:rsidRDefault="00DD47BC" w:rsidP="00B128D9">
      <w:pPr>
        <w:tabs>
          <w:tab w:val="left" w:pos="1418"/>
        </w:tabs>
        <w:spacing w:before="120" w:after="120"/>
        <w:ind w:right="-2"/>
        <w:rPr>
          <w:rFonts w:cs="Arial"/>
          <w:lang w:val="en-US"/>
        </w:rPr>
      </w:pPr>
    </w:p>
    <w:p w14:paraId="007051DB" w14:textId="77777777" w:rsidR="00D26C79" w:rsidRPr="00A81264" w:rsidRDefault="00D26C79" w:rsidP="00D26C79">
      <w:pPr>
        <w:tabs>
          <w:tab w:val="left" w:pos="1418"/>
          <w:tab w:val="left" w:pos="6237"/>
        </w:tabs>
        <w:spacing w:before="120" w:after="120"/>
        <w:ind w:right="-2"/>
        <w:rPr>
          <w:rFonts w:cs="Arial"/>
          <w:b/>
          <w:bCs/>
          <w:lang w:val="en-US"/>
        </w:rPr>
      </w:pPr>
    </w:p>
    <w:p w14:paraId="7000E4B2"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4.2</w:t>
      </w:r>
      <w:r w:rsidRPr="00A81264">
        <w:rPr>
          <w:rFonts w:cs="Arial"/>
          <w:b/>
          <w:bCs/>
          <w:lang w:val="en-US"/>
        </w:rPr>
        <w:tab/>
        <w:t xml:space="preserve">Commencement and Completion of Services </w:t>
      </w:r>
    </w:p>
    <w:p w14:paraId="6D526BF6" w14:textId="1BA6D1CD" w:rsidR="00D26C79" w:rsidRPr="00836967" w:rsidRDefault="00D26C79" w:rsidP="00D26C79">
      <w:pPr>
        <w:tabs>
          <w:tab w:val="left" w:pos="1418"/>
          <w:tab w:val="left" w:pos="6237"/>
        </w:tabs>
        <w:spacing w:before="120" w:after="120"/>
        <w:ind w:left="6237" w:right="-2" w:hanging="5386"/>
        <w:rPr>
          <w:rFonts w:cs="Arial"/>
          <w:lang w:val="en-US"/>
        </w:rPr>
      </w:pPr>
      <w:r w:rsidRPr="00A81264">
        <w:rPr>
          <w:rFonts w:cs="Arial"/>
          <w:lang w:val="en-US"/>
        </w:rPr>
        <w:t>4.2.1</w:t>
      </w:r>
      <w:r w:rsidRPr="00A81264">
        <w:rPr>
          <w:rFonts w:cs="Arial"/>
          <w:lang w:val="en-US"/>
        </w:rPr>
        <w:tab/>
      </w:r>
      <w:r w:rsidRPr="00A81264">
        <w:rPr>
          <w:rFonts w:cs="Arial"/>
          <w:lang w:val="en-US"/>
        </w:rPr>
        <w:tab/>
        <w:t xml:space="preserve">Clause 4.2.1 is amended as follows:       </w:t>
      </w:r>
      <w:commentRangeStart w:id="4"/>
      <w:r w:rsidRPr="00A81264">
        <w:rPr>
          <w:rFonts w:cs="Arial"/>
          <w:highlight w:val="yellow"/>
          <w:lang w:val="en-US"/>
        </w:rPr>
        <w:t>The Consultant shall commence the performance of the Service</w:t>
      </w:r>
      <w:r w:rsidR="00692F78" w:rsidRPr="00A81264">
        <w:rPr>
          <w:rFonts w:cs="Arial"/>
          <w:highlight w:val="yellow"/>
          <w:lang w:val="en-US"/>
        </w:rPr>
        <w:t>s a</w:t>
      </w:r>
      <w:r w:rsidR="00852A15" w:rsidRPr="00A81264">
        <w:rPr>
          <w:rFonts w:cs="Arial"/>
          <w:highlight w:val="yellow"/>
          <w:lang w:val="en-US"/>
        </w:rPr>
        <w:t>fter  the Kick-off meeting provided that</w:t>
      </w:r>
      <w:r w:rsidR="00852A15" w:rsidRPr="00A81264">
        <w:rPr>
          <w:rFonts w:cs="Arial"/>
          <w:lang w:val="en-US"/>
        </w:rPr>
        <w:t xml:space="preserve"> </w:t>
      </w:r>
      <w:r w:rsidRPr="00A81264">
        <w:rPr>
          <w:rFonts w:cs="Arial"/>
          <w:lang w:val="en-US"/>
        </w:rPr>
        <w:t xml:space="preserve"> </w:t>
      </w:r>
      <w:commentRangeEnd w:id="4"/>
      <w:r w:rsidR="00A81264">
        <w:rPr>
          <w:rStyle w:val="CommentReference"/>
        </w:rPr>
        <w:commentReference w:id="4"/>
      </w:r>
    </w:p>
    <w:p w14:paraId="0E04A5F2" w14:textId="77777777" w:rsidR="00D26C79" w:rsidRPr="00836967" w:rsidRDefault="00D26C79" w:rsidP="00D26C79">
      <w:pPr>
        <w:rPr>
          <w:rFonts w:cs="Arial"/>
          <w:lang w:val="en-US"/>
        </w:rPr>
      </w:pPr>
      <w:r w:rsidRPr="00836967">
        <w:rPr>
          <w:rFonts w:cs="Arial"/>
          <w:lang w:val="en-US"/>
        </w:rPr>
        <w:br w:type="page"/>
      </w:r>
    </w:p>
    <w:p w14:paraId="635EE5D7" w14:textId="77777777" w:rsidR="00D26C79" w:rsidRPr="00836967" w:rsidRDefault="00D26C79" w:rsidP="00D26C79">
      <w:pPr>
        <w:tabs>
          <w:tab w:val="left" w:pos="1418"/>
          <w:tab w:val="left" w:pos="6237"/>
        </w:tabs>
        <w:spacing w:before="120" w:after="120"/>
        <w:ind w:right="-2"/>
        <w:rPr>
          <w:rFonts w:cs="Arial"/>
          <w:b/>
          <w:bCs/>
          <w:lang w:val="en-US"/>
        </w:rPr>
      </w:pPr>
      <w:r w:rsidRPr="00836967">
        <w:rPr>
          <w:rFonts w:cs="Arial"/>
          <w:b/>
          <w:bCs/>
          <w:lang w:val="en-US"/>
        </w:rPr>
        <w:lastRenderedPageBreak/>
        <w:t>4.3</w:t>
      </w:r>
      <w:r w:rsidRPr="00836967">
        <w:rPr>
          <w:rFonts w:cs="Arial"/>
          <w:b/>
          <w:bCs/>
          <w:lang w:val="en-US"/>
        </w:rPr>
        <w:tab/>
        <w:t xml:space="preserve">Programme  </w:t>
      </w:r>
    </w:p>
    <w:p w14:paraId="4AA45A66" w14:textId="24B2C635" w:rsidR="00D26C79" w:rsidRPr="00836967" w:rsidRDefault="006C1213" w:rsidP="002B0AAC">
      <w:pPr>
        <w:tabs>
          <w:tab w:val="left" w:pos="1418"/>
          <w:tab w:val="left" w:pos="6237"/>
        </w:tabs>
        <w:spacing w:before="120" w:after="120"/>
        <w:ind w:left="6237" w:right="-2" w:hanging="5386"/>
        <w:rPr>
          <w:rFonts w:cs="Arial"/>
          <w:lang w:val="en-US"/>
        </w:rPr>
      </w:pPr>
      <w:r w:rsidRPr="00836967">
        <w:rPr>
          <w:rFonts w:cs="Arial"/>
          <w:lang w:val="en-US"/>
        </w:rPr>
        <w:tab/>
      </w:r>
      <w:r w:rsidR="00D26C79" w:rsidRPr="00836967">
        <w:rPr>
          <w:rFonts w:cs="Arial"/>
          <w:lang w:val="en-US"/>
        </w:rPr>
        <w:t>4.3.1</w:t>
      </w:r>
      <w:r w:rsidR="00D26C79" w:rsidRPr="00836967">
        <w:rPr>
          <w:rFonts w:cs="Arial"/>
          <w:lang w:val="en-US"/>
        </w:rPr>
        <w:tab/>
        <w:t xml:space="preserve">Clause 4.3.1 is amended as follows:       The </w:t>
      </w:r>
      <w:r w:rsidR="00D26C79" w:rsidRPr="00C9028F">
        <w:rPr>
          <w:rFonts w:cs="Arial"/>
          <w:lang w:val="en-GB"/>
        </w:rPr>
        <w:t>Programme</w:t>
      </w:r>
      <w:r w:rsidR="00D26C79" w:rsidRPr="00836967">
        <w:rPr>
          <w:rFonts w:cs="Arial"/>
          <w:lang w:val="en-US"/>
        </w:rPr>
        <w:t xml:space="preserve"> shall be as stated in Consultant’s</w:t>
      </w:r>
      <w:r w:rsidR="001009C1" w:rsidRPr="00836967">
        <w:rPr>
          <w:rFonts w:cs="Arial"/>
          <w:lang w:val="en-US"/>
        </w:rPr>
        <w:t xml:space="preserve"> </w:t>
      </w:r>
      <w:r w:rsidR="00D26C79" w:rsidRPr="00836967">
        <w:rPr>
          <w:rFonts w:cs="Arial"/>
          <w:lang w:val="en-US"/>
        </w:rPr>
        <w:t xml:space="preserve">Proposal contained in </w:t>
      </w:r>
      <w:r w:rsidR="008A3A92" w:rsidRPr="00836967">
        <w:rPr>
          <w:rFonts w:cs="Arial"/>
          <w:lang w:val="en-US"/>
        </w:rPr>
        <w:t>20877-ILF-NGR-OD-00001_Rev0 dated 6</w:t>
      </w:r>
      <w:r w:rsidR="008A3A92" w:rsidRPr="00836967">
        <w:rPr>
          <w:rFonts w:cs="Arial"/>
          <w:vertAlign w:val="superscript"/>
          <w:lang w:val="en-US"/>
        </w:rPr>
        <w:t>th</w:t>
      </w:r>
      <w:r w:rsidR="008A3A92" w:rsidRPr="00836967">
        <w:rPr>
          <w:rFonts w:cs="Arial"/>
          <w:lang w:val="en-US"/>
        </w:rPr>
        <w:t xml:space="preserve"> February 2026</w:t>
      </w:r>
      <w:r w:rsidR="00D26C79" w:rsidRPr="00836967">
        <w:rPr>
          <w:rFonts w:cs="Arial"/>
          <w:lang w:val="en-US"/>
        </w:rPr>
        <w:t>.</w:t>
      </w:r>
    </w:p>
    <w:p w14:paraId="7768B5BE" w14:textId="77777777" w:rsidR="00387034" w:rsidRPr="00836967" w:rsidRDefault="00FD741D" w:rsidP="002B0AAC">
      <w:pPr>
        <w:tabs>
          <w:tab w:val="left" w:pos="1418"/>
          <w:tab w:val="left" w:pos="6237"/>
        </w:tabs>
        <w:spacing w:before="120" w:after="120"/>
        <w:ind w:right="-2"/>
        <w:rPr>
          <w:rFonts w:cs="Arial"/>
          <w:b/>
          <w:bCs/>
          <w:lang w:val="en-US"/>
        </w:rPr>
      </w:pPr>
      <w:r w:rsidRPr="00836967">
        <w:rPr>
          <w:rFonts w:cs="Arial"/>
          <w:b/>
          <w:bCs/>
          <w:lang w:val="en-US"/>
        </w:rPr>
        <w:t>4.6</w:t>
      </w:r>
      <w:r w:rsidRPr="00836967">
        <w:rPr>
          <w:rFonts w:cs="Arial"/>
          <w:b/>
          <w:bCs/>
          <w:lang w:val="en-US"/>
        </w:rPr>
        <w:tab/>
      </w:r>
      <w:r w:rsidR="00387034" w:rsidRPr="00836967">
        <w:rPr>
          <w:rFonts w:cs="Arial"/>
          <w:b/>
          <w:bCs/>
          <w:lang w:val="en-US"/>
        </w:rPr>
        <w:t>Rate of progress of Services</w:t>
      </w:r>
    </w:p>
    <w:p w14:paraId="3EFD8E4E" w14:textId="0D26DF58" w:rsidR="00FD741D" w:rsidRPr="00836967" w:rsidRDefault="00387034" w:rsidP="002B0AAC">
      <w:pPr>
        <w:tabs>
          <w:tab w:val="left" w:pos="1418"/>
          <w:tab w:val="left" w:pos="6237"/>
        </w:tabs>
        <w:spacing w:before="120" w:after="120"/>
        <w:ind w:right="-2"/>
        <w:rPr>
          <w:rFonts w:cs="Arial"/>
          <w:lang w:val="en-US"/>
        </w:rPr>
      </w:pPr>
      <w:r w:rsidRPr="00836967">
        <w:rPr>
          <w:rFonts w:cs="Arial"/>
          <w:lang w:val="en-US"/>
        </w:rPr>
        <w:t xml:space="preserve">     </w:t>
      </w:r>
      <w:r w:rsidR="006C1213" w:rsidRPr="00836967">
        <w:rPr>
          <w:rFonts w:cs="Arial"/>
          <w:lang w:val="en-US"/>
        </w:rPr>
        <w:tab/>
      </w:r>
      <w:r w:rsidRPr="00836967">
        <w:rPr>
          <w:rFonts w:cs="Arial"/>
          <w:lang w:val="en-US"/>
        </w:rPr>
        <w:t xml:space="preserve"> 4.</w:t>
      </w:r>
      <w:r w:rsidR="00060D79" w:rsidRPr="00836967">
        <w:rPr>
          <w:rFonts w:cs="Arial"/>
          <w:lang w:val="en-US"/>
        </w:rPr>
        <w:t>6.3</w:t>
      </w:r>
      <w:r w:rsidR="00060D79" w:rsidRPr="00836967">
        <w:rPr>
          <w:rFonts w:cs="Arial"/>
          <w:lang w:val="en-US"/>
        </w:rPr>
        <w:tab/>
        <w:t>Clause 4.6.3 is amended as follows:</w:t>
      </w:r>
    </w:p>
    <w:p w14:paraId="1E2CC71C" w14:textId="24772042" w:rsidR="00D26C79" w:rsidRPr="00A81264" w:rsidRDefault="004624CB" w:rsidP="002B0AAC">
      <w:pPr>
        <w:tabs>
          <w:tab w:val="left" w:pos="1418"/>
          <w:tab w:val="left" w:pos="6237"/>
        </w:tabs>
        <w:spacing w:before="120" w:after="120"/>
        <w:ind w:left="6237" w:right="-2"/>
        <w:rPr>
          <w:rFonts w:cs="Arial"/>
          <w:lang w:val="en-US"/>
        </w:rPr>
      </w:pPr>
      <w:r w:rsidRPr="00836967">
        <w:rPr>
          <w:rFonts w:cs="Arial"/>
          <w:lang w:val="en-US"/>
        </w:rPr>
        <w:t>Notwithstanding any other provision of this Clause 4.6, the obligations of either Party to make payments to the other Party in respect of any payment which have become due and owing under the Agreement shall not be excused by an Exceptional Event.</w:t>
      </w:r>
      <w:r w:rsidR="007771F1" w:rsidRPr="00836967">
        <w:rPr>
          <w:rFonts w:cs="Arial"/>
          <w:lang w:val="en-US"/>
        </w:rPr>
        <w:t xml:space="preserve"> </w:t>
      </w:r>
    </w:p>
    <w:p w14:paraId="36DF3EA9"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7.2</w:t>
      </w:r>
      <w:r w:rsidRPr="00A81264">
        <w:rPr>
          <w:rFonts w:cs="Arial"/>
          <w:b/>
          <w:bCs/>
          <w:lang w:val="en-US"/>
        </w:rPr>
        <w:tab/>
        <w:t>Time for Payment</w:t>
      </w:r>
    </w:p>
    <w:p w14:paraId="2D73A9CB" w14:textId="22F81737" w:rsidR="00D26C79" w:rsidRPr="00A81264" w:rsidRDefault="006C1213" w:rsidP="002B0AAC">
      <w:pPr>
        <w:tabs>
          <w:tab w:val="left" w:pos="1418"/>
          <w:tab w:val="left" w:pos="6237"/>
        </w:tabs>
        <w:spacing w:before="120" w:after="120"/>
        <w:ind w:left="6237" w:right="-2" w:hanging="5386"/>
        <w:rPr>
          <w:rFonts w:cs="Arial"/>
          <w:lang w:val="en-US"/>
        </w:rPr>
      </w:pPr>
      <w:r w:rsidRPr="00A81264">
        <w:rPr>
          <w:rFonts w:cs="Arial"/>
          <w:lang w:val="en-US"/>
        </w:rPr>
        <w:tab/>
      </w:r>
      <w:r w:rsidR="00D26C79" w:rsidRPr="00A81264">
        <w:rPr>
          <w:rFonts w:cs="Arial"/>
          <w:lang w:val="en-US"/>
        </w:rPr>
        <w:t>7.2.1</w:t>
      </w:r>
      <w:r w:rsidR="00D26C79" w:rsidRPr="00A81264">
        <w:rPr>
          <w:rFonts w:cs="Arial"/>
          <w:lang w:val="en-US"/>
        </w:rPr>
        <w:tab/>
        <w:t xml:space="preserve">Clause 7.2.1 is amended as follows:       Amounts due to the Consultant shall be paid within </w:t>
      </w:r>
      <w:r w:rsidR="008D69BE" w:rsidRPr="00A81264">
        <w:rPr>
          <w:rFonts w:cs="Arial"/>
          <w:lang w:val="en-US"/>
        </w:rPr>
        <w:t>1</w:t>
      </w:r>
      <w:r w:rsidR="00F2687B" w:rsidRPr="00A81264">
        <w:rPr>
          <w:rFonts w:cs="Arial"/>
          <w:lang w:val="en-US"/>
        </w:rPr>
        <w:t>0</w:t>
      </w:r>
      <w:r w:rsidR="008D69BE" w:rsidRPr="00A81264">
        <w:rPr>
          <w:rFonts w:cs="Arial"/>
          <w:lang w:val="en-US"/>
        </w:rPr>
        <w:t xml:space="preserve"> </w:t>
      </w:r>
      <w:r w:rsidR="00D26C79" w:rsidRPr="00A81264">
        <w:rPr>
          <w:rFonts w:cs="Arial"/>
          <w:lang w:val="en-US"/>
        </w:rPr>
        <w:t>days of the date of issue of the Consultant's invoice</w:t>
      </w:r>
      <w:r w:rsidR="00A35367" w:rsidRPr="00A81264">
        <w:rPr>
          <w:rFonts w:cs="Arial"/>
          <w:lang w:val="en-US"/>
        </w:rPr>
        <w:t>.</w:t>
      </w:r>
    </w:p>
    <w:p w14:paraId="4945A6C3"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8</w:t>
      </w:r>
      <w:r w:rsidRPr="00A81264">
        <w:rPr>
          <w:rFonts w:cs="Arial"/>
          <w:b/>
          <w:bCs/>
          <w:lang w:val="en-US"/>
        </w:rPr>
        <w:tab/>
        <w:t xml:space="preserve">Liabilities </w:t>
      </w:r>
    </w:p>
    <w:p w14:paraId="101B74C3"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8.2</w:t>
      </w:r>
      <w:r w:rsidRPr="00A81264">
        <w:rPr>
          <w:rFonts w:cs="Arial"/>
          <w:b/>
          <w:bCs/>
          <w:lang w:val="en-US"/>
        </w:rPr>
        <w:tab/>
        <w:t>Duration of Liability</w:t>
      </w:r>
    </w:p>
    <w:p w14:paraId="72F29A72" w14:textId="7B1D6493" w:rsidR="0017699F" w:rsidRPr="00A81264" w:rsidRDefault="006C1213" w:rsidP="0017699F">
      <w:pPr>
        <w:tabs>
          <w:tab w:val="left" w:pos="1418"/>
          <w:tab w:val="left" w:pos="6237"/>
        </w:tabs>
        <w:spacing w:before="120" w:after="120"/>
        <w:ind w:left="6237" w:right="-2" w:hanging="5386"/>
        <w:rPr>
          <w:lang w:val="en-US"/>
        </w:rPr>
      </w:pPr>
      <w:r w:rsidRPr="00A81264">
        <w:rPr>
          <w:rFonts w:cs="Arial"/>
          <w:lang w:val="en-US"/>
        </w:rPr>
        <w:tab/>
      </w:r>
      <w:r w:rsidR="00D26C79" w:rsidRPr="00A81264">
        <w:rPr>
          <w:rFonts w:cs="Arial"/>
          <w:lang w:val="en-US"/>
        </w:rPr>
        <w:t>8.2.1</w:t>
      </w:r>
      <w:r w:rsidR="00D26C79" w:rsidRPr="00A81264">
        <w:rPr>
          <w:rFonts w:cs="Arial"/>
          <w:lang w:val="en-US"/>
        </w:rPr>
        <w:tab/>
        <w:t>Period of Liability</w:t>
      </w:r>
      <w:r w:rsidRPr="00A81264">
        <w:rPr>
          <w:rFonts w:cs="Arial"/>
          <w:lang w:val="en-US"/>
        </w:rPr>
        <w:t xml:space="preserve">: </w:t>
      </w:r>
      <w:r w:rsidR="00FB2374" w:rsidRPr="00A81264">
        <w:rPr>
          <w:rFonts w:cs="Arial"/>
          <w:lang w:val="en-US"/>
        </w:rPr>
        <w:t>Th</w:t>
      </w:r>
      <w:r w:rsidR="003244B5" w:rsidRPr="00A81264">
        <w:rPr>
          <w:rFonts w:cs="Arial"/>
          <w:lang w:val="en-US"/>
        </w:rPr>
        <w:t>ree</w:t>
      </w:r>
      <w:r w:rsidR="00D924E6" w:rsidRPr="00A81264">
        <w:rPr>
          <w:rFonts w:cs="Arial"/>
          <w:lang w:val="en-US"/>
        </w:rPr>
        <w:t xml:space="preserve"> (</w:t>
      </w:r>
      <w:r w:rsidR="003244B5" w:rsidRPr="00A81264">
        <w:rPr>
          <w:rFonts w:cs="Arial"/>
          <w:lang w:val="en-US"/>
        </w:rPr>
        <w:t>3</w:t>
      </w:r>
      <w:r w:rsidR="00D924E6" w:rsidRPr="00A81264">
        <w:rPr>
          <w:rFonts w:cs="Arial"/>
          <w:lang w:val="en-US"/>
        </w:rPr>
        <w:t>)</w:t>
      </w:r>
      <w:r w:rsidR="00D26C79" w:rsidRPr="00A81264">
        <w:rPr>
          <w:rFonts w:cs="Arial"/>
          <w:lang w:val="en-US"/>
        </w:rPr>
        <w:t xml:space="preserve"> month</w:t>
      </w:r>
      <w:r w:rsidR="003244B5" w:rsidRPr="00A81264">
        <w:rPr>
          <w:rFonts w:cs="Arial"/>
          <w:lang w:val="en-US"/>
        </w:rPr>
        <w:t>s</w:t>
      </w:r>
      <w:r w:rsidR="00D26C79" w:rsidRPr="00A81264">
        <w:rPr>
          <w:rFonts w:cs="Arial"/>
          <w:lang w:val="en-US"/>
        </w:rPr>
        <w:t xml:space="preserve"> after the </w:t>
      </w:r>
      <w:r w:rsidR="0017699F" w:rsidRPr="00A81264">
        <w:rPr>
          <w:rFonts w:cs="Arial"/>
          <w:lang w:val="en-US"/>
        </w:rPr>
        <w:t xml:space="preserve">acceptance of the </w:t>
      </w:r>
      <w:r w:rsidR="009B3AA5">
        <w:rPr>
          <w:rFonts w:cs="Arial"/>
          <w:lang w:val="en-US"/>
        </w:rPr>
        <w:t>Monthly Report No.16</w:t>
      </w:r>
    </w:p>
    <w:p w14:paraId="09C6901E" w14:textId="77777777" w:rsidR="0017699F" w:rsidRPr="00A81264" w:rsidRDefault="0017699F" w:rsidP="002B0AAC">
      <w:pPr>
        <w:tabs>
          <w:tab w:val="left" w:pos="1418"/>
          <w:tab w:val="left" w:pos="6237"/>
        </w:tabs>
        <w:spacing w:before="120" w:after="120"/>
        <w:ind w:left="6237" w:right="-2" w:hanging="5386"/>
        <w:rPr>
          <w:rFonts w:cs="Arial"/>
          <w:lang w:val="en-US"/>
        </w:rPr>
      </w:pPr>
    </w:p>
    <w:p w14:paraId="2B3CC631"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8.3</w:t>
      </w:r>
      <w:r w:rsidRPr="00A81264">
        <w:rPr>
          <w:rFonts w:cs="Arial"/>
          <w:b/>
          <w:bCs/>
          <w:lang w:val="en-US"/>
        </w:rPr>
        <w:tab/>
        <w:t>Limit of Liability</w:t>
      </w:r>
    </w:p>
    <w:p w14:paraId="77B5B5A4" w14:textId="561F40D6" w:rsidR="00D26C79" w:rsidRPr="00A81264" w:rsidRDefault="00D26C79" w:rsidP="006C1213">
      <w:pPr>
        <w:pStyle w:val="BodyTextIndent"/>
        <w:ind w:left="6237" w:hanging="4819"/>
        <w:rPr>
          <w:lang w:val="en-US"/>
        </w:rPr>
      </w:pPr>
      <w:r w:rsidRPr="00A81264">
        <w:rPr>
          <w:rFonts w:cs="Arial"/>
          <w:lang w:val="en-US"/>
        </w:rPr>
        <w:t>8.3.1</w:t>
      </w:r>
      <w:r w:rsidRPr="00A81264">
        <w:rPr>
          <w:rFonts w:cs="Arial"/>
          <w:lang w:val="en-US"/>
        </w:rPr>
        <w:tab/>
        <w:t>Limit of Liability</w:t>
      </w:r>
      <w:r w:rsidRPr="00A81264">
        <w:rPr>
          <w:rFonts w:cs="Arial"/>
          <w:lang w:val="en-US"/>
        </w:rPr>
        <w:tab/>
      </w:r>
      <w:r w:rsidR="006C1213" w:rsidRPr="00A81264">
        <w:rPr>
          <w:rFonts w:cs="Arial"/>
          <w:lang w:val="en-US"/>
        </w:rPr>
        <w:t xml:space="preserve">: </w:t>
      </w:r>
      <w:r w:rsidRPr="00A81264">
        <w:rPr>
          <w:lang w:val="en-US"/>
        </w:rPr>
        <w:t>Maximum liability</w:t>
      </w:r>
      <w:r w:rsidR="00AB1720" w:rsidRPr="00A81264">
        <w:rPr>
          <w:lang w:val="en-US"/>
        </w:rPr>
        <w:t xml:space="preserve"> for the Consultant</w:t>
      </w:r>
      <w:r w:rsidRPr="00A81264">
        <w:rPr>
          <w:lang w:val="en-US"/>
        </w:rPr>
        <w:t xml:space="preserve"> shall be capped at </w:t>
      </w:r>
      <w:r w:rsidR="00BF4C04" w:rsidRPr="00A81264">
        <w:rPr>
          <w:lang w:val="en-US"/>
        </w:rPr>
        <w:t>3</w:t>
      </w:r>
      <w:r w:rsidRPr="00A81264">
        <w:rPr>
          <w:lang w:val="en-US"/>
        </w:rPr>
        <w:t xml:space="preserve">0% </w:t>
      </w:r>
      <w:r w:rsidR="00AB1720" w:rsidRPr="00A81264">
        <w:rPr>
          <w:lang w:val="en-US"/>
        </w:rPr>
        <w:t>of the</w:t>
      </w:r>
      <w:r w:rsidR="00E7174B" w:rsidRPr="00A81264">
        <w:rPr>
          <w:lang w:val="en-US"/>
        </w:rPr>
        <w:t xml:space="preserve"> Contract Price</w:t>
      </w:r>
      <w:r w:rsidRPr="00A81264">
        <w:rPr>
          <w:lang w:val="en-US"/>
        </w:rPr>
        <w:t xml:space="preserve">. </w:t>
      </w:r>
    </w:p>
    <w:p w14:paraId="68C1618A" w14:textId="18B21DE6" w:rsidR="004B7663" w:rsidRPr="00A81264" w:rsidRDefault="004B7663" w:rsidP="00A81264">
      <w:pPr>
        <w:pStyle w:val="BodyTextIndent"/>
        <w:ind w:left="6237" w:hanging="4819"/>
        <w:rPr>
          <w:lang w:val="en-US"/>
        </w:rPr>
      </w:pPr>
      <w:r w:rsidRPr="00A81264">
        <w:rPr>
          <w:lang w:val="en-US"/>
        </w:rPr>
        <w:tab/>
      </w:r>
    </w:p>
    <w:p w14:paraId="11064905" w14:textId="77777777" w:rsidR="00D26C79" w:rsidRPr="00A81264" w:rsidRDefault="00D26C79" w:rsidP="00D26C79">
      <w:pPr>
        <w:tabs>
          <w:tab w:val="left" w:pos="1418"/>
          <w:tab w:val="left" w:pos="6237"/>
        </w:tabs>
        <w:spacing w:before="120" w:after="120"/>
        <w:ind w:right="-2"/>
        <w:rPr>
          <w:rFonts w:cs="Arial"/>
          <w:b/>
          <w:bCs/>
          <w:lang w:val="en-US"/>
        </w:rPr>
      </w:pPr>
    </w:p>
    <w:p w14:paraId="392C02C8"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b/>
          <w:bCs/>
          <w:lang w:val="en-US"/>
        </w:rPr>
        <w:t>9</w:t>
      </w:r>
      <w:r w:rsidRPr="00A81264">
        <w:rPr>
          <w:rFonts w:cs="Arial"/>
          <w:b/>
          <w:bCs/>
          <w:lang w:val="en-US"/>
        </w:rPr>
        <w:tab/>
        <w:t xml:space="preserve">Insurance </w:t>
      </w:r>
    </w:p>
    <w:p w14:paraId="687394CF" w14:textId="77777777" w:rsidR="00D26C79" w:rsidRPr="00A81264" w:rsidRDefault="00D26C79" w:rsidP="00D26C79">
      <w:pPr>
        <w:tabs>
          <w:tab w:val="left" w:pos="1418"/>
          <w:tab w:val="left" w:pos="6237"/>
        </w:tabs>
        <w:spacing w:before="120" w:after="120"/>
        <w:ind w:right="-2"/>
        <w:rPr>
          <w:rFonts w:cs="Arial"/>
          <w:lang w:val="en-US"/>
        </w:rPr>
      </w:pPr>
      <w:r w:rsidRPr="00A81264">
        <w:rPr>
          <w:rFonts w:cs="Arial"/>
          <w:lang w:val="en-US"/>
        </w:rPr>
        <w:t>9.1.1</w:t>
      </w:r>
      <w:r w:rsidRPr="00A81264">
        <w:rPr>
          <w:rFonts w:cs="Arial"/>
          <w:lang w:val="en-US"/>
        </w:rPr>
        <w:tab/>
        <w:t>Insurances to be taken out by Consultant</w:t>
      </w:r>
    </w:p>
    <w:p w14:paraId="3520C774" w14:textId="77777777" w:rsidR="00D26C79" w:rsidRPr="00A81264" w:rsidRDefault="00D26C79" w:rsidP="00D26C79">
      <w:pPr>
        <w:tabs>
          <w:tab w:val="left" w:pos="1418"/>
          <w:tab w:val="left" w:pos="6237"/>
        </w:tabs>
        <w:spacing w:before="120" w:after="120"/>
        <w:ind w:left="6236" w:right="-2" w:hanging="5385"/>
        <w:rPr>
          <w:rFonts w:cs="Arial"/>
          <w:lang w:val="en-US"/>
        </w:rPr>
      </w:pPr>
      <w:r w:rsidRPr="00A81264">
        <w:rPr>
          <w:rFonts w:cs="Arial"/>
          <w:lang w:val="en-US"/>
        </w:rPr>
        <w:tab/>
        <w:t>Professional Indemnity Insurance</w:t>
      </w:r>
      <w:r w:rsidRPr="00A81264">
        <w:rPr>
          <w:rFonts w:cs="Arial"/>
          <w:lang w:val="en-US"/>
        </w:rPr>
        <w:tab/>
        <w:t>Max 1 million USD in respect of property damage or financial losses.</w:t>
      </w:r>
    </w:p>
    <w:p w14:paraId="45908974" w14:textId="77777777" w:rsidR="00D26C79" w:rsidRPr="00A81264" w:rsidRDefault="00D26C79" w:rsidP="00D26C79">
      <w:pPr>
        <w:tabs>
          <w:tab w:val="left" w:pos="1418"/>
          <w:tab w:val="left" w:pos="6237"/>
        </w:tabs>
        <w:spacing w:before="120" w:after="120"/>
        <w:ind w:right="-2"/>
        <w:rPr>
          <w:rFonts w:cs="Arial"/>
          <w:b/>
          <w:bCs/>
          <w:lang w:val="en-US"/>
        </w:rPr>
      </w:pPr>
      <w:r w:rsidRPr="00A81264">
        <w:rPr>
          <w:rFonts w:cs="Arial"/>
          <w:b/>
          <w:bCs/>
          <w:lang w:val="en-US"/>
        </w:rPr>
        <w:t>10</w:t>
      </w:r>
      <w:r w:rsidRPr="00A81264">
        <w:rPr>
          <w:rFonts w:cs="Arial"/>
          <w:b/>
          <w:bCs/>
          <w:lang w:val="en-US"/>
        </w:rPr>
        <w:tab/>
        <w:t>Disputes and Arbitration</w:t>
      </w:r>
    </w:p>
    <w:p w14:paraId="7B99640F" w14:textId="71083467" w:rsidR="00703DE7" w:rsidRPr="00A81264" w:rsidRDefault="00703DE7" w:rsidP="00C41624">
      <w:pPr>
        <w:tabs>
          <w:tab w:val="left" w:pos="1418"/>
          <w:tab w:val="left" w:pos="6237"/>
        </w:tabs>
        <w:spacing w:before="120" w:after="120"/>
        <w:ind w:left="6237" w:right="-2"/>
        <w:rPr>
          <w:rFonts w:cs="Arial"/>
          <w:lang w:val="en-US"/>
        </w:rPr>
      </w:pPr>
      <w:r w:rsidRPr="00A81264">
        <w:rPr>
          <w:rFonts w:cs="Arial"/>
          <w:lang w:val="en-US"/>
        </w:rPr>
        <w:t>Clause 10 is hereby deleted and replaced as follows:</w:t>
      </w:r>
    </w:p>
    <w:p w14:paraId="54F5F896" w14:textId="64792A23" w:rsidR="00D26C79" w:rsidRPr="00A81264" w:rsidRDefault="00D26C79" w:rsidP="002B0AAC">
      <w:pPr>
        <w:tabs>
          <w:tab w:val="left" w:pos="1418"/>
        </w:tabs>
        <w:spacing w:before="120" w:after="120"/>
        <w:ind w:left="6237" w:right="-2" w:hanging="5386"/>
        <w:rPr>
          <w:rFonts w:cs="Arial"/>
          <w:b/>
          <w:bCs/>
          <w:lang w:val="en-US"/>
        </w:rPr>
      </w:pPr>
      <w:r w:rsidRPr="00A81264">
        <w:rPr>
          <w:rFonts w:cs="Arial"/>
          <w:lang w:val="en-US"/>
        </w:rPr>
        <w:t>10.</w:t>
      </w:r>
      <w:r w:rsidR="00703DE7" w:rsidRPr="00A81264">
        <w:rPr>
          <w:rFonts w:cs="Arial"/>
          <w:lang w:val="en-US"/>
        </w:rPr>
        <w:t>1</w:t>
      </w:r>
      <w:r w:rsidRPr="00A81264">
        <w:rPr>
          <w:rFonts w:cs="Arial"/>
          <w:lang w:val="en-US"/>
        </w:rPr>
        <w:tab/>
      </w:r>
      <w:r w:rsidR="00703DE7" w:rsidRPr="00A81264">
        <w:rPr>
          <w:rFonts w:cs="Arial"/>
          <w:lang w:val="en-US"/>
        </w:rPr>
        <w:t>Amicable Dispute Resolution</w:t>
      </w:r>
      <w:r w:rsidRPr="00A81264">
        <w:rPr>
          <w:rFonts w:cs="Arial"/>
          <w:b/>
          <w:bCs/>
          <w:lang w:val="en-US"/>
        </w:rPr>
        <w:tab/>
      </w:r>
      <w:r w:rsidR="00A81264" w:rsidRPr="00A81264">
        <w:rPr>
          <w:rFonts w:cs="Arial"/>
          <w:lang w:val="en-US"/>
        </w:rPr>
        <w:t>the</w:t>
      </w:r>
      <w:r w:rsidRPr="00A81264">
        <w:rPr>
          <w:rFonts w:cs="Arial"/>
          <w:lang w:val="en-US"/>
        </w:rPr>
        <w:t xml:space="preserve"> Parties agree that in case of </w:t>
      </w:r>
      <w:r w:rsidR="00703DE7" w:rsidRPr="00A81264">
        <w:rPr>
          <w:rFonts w:cs="Arial"/>
          <w:lang w:val="en-US"/>
        </w:rPr>
        <w:t xml:space="preserve">any dispute, the senior representatives of the Parties with authority to settle the dispute shall meet in order to attempt to resolve the dispute. Where Parties </w:t>
      </w:r>
      <w:r w:rsidR="00A81264" w:rsidRPr="00A81264">
        <w:rPr>
          <w:rFonts w:cs="Arial"/>
          <w:lang w:val="en-US"/>
        </w:rPr>
        <w:t>fail to</w:t>
      </w:r>
      <w:r w:rsidR="00703DE7" w:rsidRPr="00A81264">
        <w:rPr>
          <w:rFonts w:cs="Arial"/>
          <w:lang w:val="en-US"/>
        </w:rPr>
        <w:t xml:space="preserve"> </w:t>
      </w:r>
      <w:r w:rsidR="00A81264" w:rsidRPr="00A81264">
        <w:rPr>
          <w:rFonts w:cs="Arial"/>
          <w:lang w:val="en-US"/>
        </w:rPr>
        <w:t>reach amicable</w:t>
      </w:r>
      <w:r w:rsidRPr="00A81264">
        <w:rPr>
          <w:rFonts w:cs="Arial"/>
          <w:lang w:val="en-US"/>
        </w:rPr>
        <w:t xml:space="preserve"> settlement</w:t>
      </w:r>
      <w:r w:rsidR="00703DE7" w:rsidRPr="00A81264">
        <w:rPr>
          <w:rFonts w:cs="Arial"/>
          <w:lang w:val="en-US"/>
        </w:rPr>
        <w:t xml:space="preserve"> within withing 10 business days</w:t>
      </w:r>
      <w:r w:rsidR="00BE359B" w:rsidRPr="00A81264">
        <w:rPr>
          <w:rFonts w:cs="Arial"/>
          <w:lang w:val="en-US"/>
        </w:rPr>
        <w:t>,</w:t>
      </w:r>
      <w:r w:rsidR="00703DE7" w:rsidRPr="00A81264">
        <w:rPr>
          <w:rFonts w:cs="Arial"/>
          <w:lang w:val="en-US"/>
        </w:rPr>
        <w:t xml:space="preserve"> </w:t>
      </w:r>
      <w:r w:rsidRPr="00A81264">
        <w:rPr>
          <w:rFonts w:cs="Arial"/>
          <w:lang w:val="en-US"/>
        </w:rPr>
        <w:t>any disputes shall be settled by arbitration according to Clause 10.</w:t>
      </w:r>
      <w:r w:rsidR="00703DE7" w:rsidRPr="00A81264">
        <w:rPr>
          <w:rFonts w:cs="Arial"/>
          <w:lang w:val="en-US"/>
        </w:rPr>
        <w:t xml:space="preserve">2 </w:t>
      </w:r>
      <w:r w:rsidRPr="00A81264">
        <w:rPr>
          <w:rFonts w:cs="Arial"/>
          <w:lang w:val="en-US"/>
        </w:rPr>
        <w:t>[Arbitration]</w:t>
      </w:r>
      <w:r w:rsidR="006C1213" w:rsidRPr="00A81264">
        <w:rPr>
          <w:rFonts w:cs="Arial"/>
          <w:lang w:val="en-US"/>
        </w:rPr>
        <w:t xml:space="preserve">. </w:t>
      </w:r>
    </w:p>
    <w:p w14:paraId="7CD31C5D" w14:textId="0BB4A3B6" w:rsidR="005B5C03" w:rsidRPr="00A81264" w:rsidRDefault="00D26C79" w:rsidP="006C1213">
      <w:pPr>
        <w:tabs>
          <w:tab w:val="left" w:pos="1418"/>
          <w:tab w:val="left" w:pos="6237"/>
        </w:tabs>
        <w:spacing w:before="120" w:after="120"/>
        <w:ind w:left="6237" w:right="-2" w:hanging="5386"/>
        <w:rPr>
          <w:rFonts w:cs="Arial"/>
          <w:lang w:val="en-US"/>
        </w:rPr>
      </w:pPr>
      <w:r w:rsidRPr="00A81264">
        <w:rPr>
          <w:rFonts w:cs="Arial"/>
          <w:lang w:val="en-US"/>
        </w:rPr>
        <w:lastRenderedPageBreak/>
        <w:t>10.</w:t>
      </w:r>
      <w:r w:rsidR="00703DE7" w:rsidRPr="00A81264">
        <w:rPr>
          <w:rFonts w:cs="Arial"/>
          <w:lang w:val="en-US"/>
        </w:rPr>
        <w:t>2</w:t>
      </w:r>
      <w:r w:rsidR="00703DE7" w:rsidRPr="00A81264" w:rsidDel="00703DE7">
        <w:rPr>
          <w:rFonts w:cs="Arial"/>
          <w:lang w:val="en-US"/>
        </w:rPr>
        <w:t xml:space="preserve"> </w:t>
      </w:r>
      <w:r w:rsidRPr="00A81264">
        <w:rPr>
          <w:rFonts w:cs="Arial"/>
          <w:lang w:val="en-US"/>
        </w:rPr>
        <w:t>Arbitration</w:t>
      </w:r>
      <w:r w:rsidRPr="00A81264">
        <w:rPr>
          <w:rFonts w:cs="Arial"/>
          <w:lang w:val="en-US"/>
        </w:rPr>
        <w:tab/>
        <w:t xml:space="preserve">Any dispute which cannot be settled in accordance with Clause 10.1 above within a period of </w:t>
      </w:r>
      <w:r w:rsidR="00703DE7" w:rsidRPr="00A81264">
        <w:rPr>
          <w:rFonts w:cs="Arial"/>
          <w:lang w:val="en-US"/>
        </w:rPr>
        <w:t>ten</w:t>
      </w:r>
      <w:r w:rsidRPr="00A81264">
        <w:rPr>
          <w:rFonts w:cs="Arial"/>
          <w:lang w:val="en-US"/>
        </w:rPr>
        <w:t xml:space="preserve"> (</w:t>
      </w:r>
      <w:r w:rsidR="00703DE7" w:rsidRPr="00A81264">
        <w:rPr>
          <w:rFonts w:cs="Arial"/>
          <w:lang w:val="en-US"/>
        </w:rPr>
        <w:t>10</w:t>
      </w:r>
      <w:r w:rsidRPr="00A81264">
        <w:rPr>
          <w:rFonts w:cs="Arial"/>
          <w:lang w:val="en-US"/>
        </w:rPr>
        <w:t xml:space="preserve">) </w:t>
      </w:r>
      <w:r w:rsidR="00703DE7" w:rsidRPr="00A81264">
        <w:rPr>
          <w:rFonts w:cs="Arial"/>
          <w:lang w:val="en-US"/>
        </w:rPr>
        <w:t xml:space="preserve">business </w:t>
      </w:r>
      <w:r w:rsidRPr="00A81264">
        <w:rPr>
          <w:rFonts w:cs="Arial"/>
          <w:lang w:val="en-US"/>
        </w:rPr>
        <w:t xml:space="preserve">days shall be settled before a Sole Arbitrator to be appointed by the mutual agreement of the Parties in accordance with the Lagos State Arbitration Law 2009, and the award rendered by the arbitrator may be entered in any court having jurisdiction. A dispute shall be deemed to have arisen when any Party notifies the other Party in writing to that effect. In the event that the Parties are unable to agree on a sole arbitrator within fourteen (14) </w:t>
      </w:r>
      <w:r w:rsidR="00A81264">
        <w:rPr>
          <w:rFonts w:cs="Arial"/>
          <w:lang w:val="en-US"/>
        </w:rPr>
        <w:t xml:space="preserve">calendar </w:t>
      </w:r>
      <w:r w:rsidRPr="00A81264">
        <w:rPr>
          <w:rFonts w:cs="Arial"/>
          <w:lang w:val="en-US"/>
        </w:rPr>
        <w:t xml:space="preserve">days after the declaration of a dispute, such sole arbitrator shall be appointed by the Chairman, Chartered Institute of Arbitrators UK (Nigeria Branch). The place of arbitration shall be Lagos, </w:t>
      </w:r>
      <w:r w:rsidRPr="00A81264">
        <w:rPr>
          <w:rFonts w:cs="Arial"/>
          <w:lang w:val="en-US"/>
        </w:rPr>
        <w:t xml:space="preserve">Nigeria. </w:t>
      </w:r>
    </w:p>
    <w:p w14:paraId="7B6F87E3" w14:textId="118D249F" w:rsidR="006C1213" w:rsidRPr="00A81264" w:rsidRDefault="005B5C03" w:rsidP="006C1213">
      <w:pPr>
        <w:tabs>
          <w:tab w:val="left" w:pos="1418"/>
          <w:tab w:val="left" w:pos="6237"/>
        </w:tabs>
        <w:spacing w:before="120" w:after="120"/>
        <w:ind w:left="6237" w:right="-2" w:hanging="5386"/>
        <w:rPr>
          <w:rFonts w:cs="Arial"/>
          <w:lang w:val="en-US"/>
        </w:rPr>
      </w:pPr>
      <w:r w:rsidRPr="00A81264">
        <w:rPr>
          <w:rFonts w:cs="Arial"/>
          <w:lang w:val="en-US"/>
        </w:rPr>
        <w:tab/>
      </w:r>
      <w:r w:rsidRPr="00A81264">
        <w:rPr>
          <w:rFonts w:cs="Arial"/>
          <w:lang w:val="en-US"/>
        </w:rPr>
        <w:tab/>
      </w:r>
      <w:r w:rsidR="006C1213" w:rsidRPr="00A81264">
        <w:rPr>
          <w:rFonts w:cs="Arial"/>
          <w:lang w:val="en-US"/>
        </w:rPr>
        <w:t>An award of the Arbitral tribunal shall be final and binding on the Parties. Each Party shall bear its cost of arbitration. Notwithstanding any reference to arbitration herein;</w:t>
      </w:r>
    </w:p>
    <w:p w14:paraId="7B4E7D56" w14:textId="3AEE1B25" w:rsidR="00D26C79" w:rsidRPr="00A81264" w:rsidRDefault="006C1213" w:rsidP="002B0AAC">
      <w:pPr>
        <w:tabs>
          <w:tab w:val="left" w:pos="1418"/>
          <w:tab w:val="left" w:pos="6237"/>
        </w:tabs>
        <w:spacing w:before="120" w:after="120"/>
        <w:ind w:left="6237" w:right="-2" w:hanging="5386"/>
        <w:rPr>
          <w:rFonts w:cs="Arial"/>
          <w:lang w:val="en-US"/>
        </w:rPr>
      </w:pPr>
      <w:r w:rsidRPr="00A81264">
        <w:rPr>
          <w:rFonts w:cs="Arial"/>
          <w:lang w:val="en-US"/>
        </w:rPr>
        <w:tab/>
      </w:r>
      <w:r w:rsidRPr="00A81264">
        <w:rPr>
          <w:rFonts w:cs="Arial"/>
          <w:lang w:val="en-US"/>
        </w:rPr>
        <w:tab/>
      </w:r>
      <w:r w:rsidR="00A81264">
        <w:rPr>
          <w:rFonts w:cs="Arial"/>
          <w:lang w:val="en-US"/>
        </w:rPr>
        <w:t>T</w:t>
      </w:r>
      <w:r w:rsidRPr="00A81264">
        <w:rPr>
          <w:rFonts w:cs="Arial"/>
          <w:lang w:val="en-US"/>
        </w:rPr>
        <w:t xml:space="preserve">he Client shall pay the Consultant any undisputed monies due to the Consultant. </w:t>
      </w:r>
    </w:p>
    <w:p w14:paraId="0D2B4D32" w14:textId="1C6F8276" w:rsidR="00D26C79" w:rsidRPr="00A81264" w:rsidRDefault="00D26C79" w:rsidP="002B0AAC">
      <w:pPr>
        <w:tabs>
          <w:tab w:val="left" w:pos="1418"/>
          <w:tab w:val="left" w:pos="6237"/>
        </w:tabs>
        <w:spacing w:before="120" w:after="120"/>
        <w:ind w:left="6236" w:right="-2" w:hanging="5385"/>
        <w:rPr>
          <w:rFonts w:cs="Arial"/>
          <w:lang w:val="en-US"/>
        </w:rPr>
      </w:pPr>
      <w:r w:rsidRPr="00A81264">
        <w:rPr>
          <w:rFonts w:cs="Arial"/>
          <w:lang w:val="en-US"/>
        </w:rPr>
        <w:t>10.</w:t>
      </w:r>
      <w:r w:rsidR="00C41624" w:rsidRPr="00A81264">
        <w:rPr>
          <w:rFonts w:cs="Arial"/>
          <w:lang w:val="en-US"/>
        </w:rPr>
        <w:t>3</w:t>
      </w:r>
      <w:r w:rsidR="00C41624" w:rsidRPr="00A81264" w:rsidDel="00C41624">
        <w:rPr>
          <w:rFonts w:cs="Arial"/>
          <w:lang w:val="en-US"/>
        </w:rPr>
        <w:t xml:space="preserve"> </w:t>
      </w:r>
      <w:r w:rsidRPr="00A81264">
        <w:rPr>
          <w:rFonts w:cs="Arial"/>
          <w:lang w:val="en-US"/>
        </w:rPr>
        <w:t>Language of arbitration</w:t>
      </w:r>
      <w:r w:rsidRPr="00A81264">
        <w:rPr>
          <w:rFonts w:cs="Arial"/>
          <w:lang w:val="en-US"/>
        </w:rPr>
        <w:tab/>
        <w:t>The language of Arbitration shall be English.</w:t>
      </w:r>
    </w:p>
    <w:p w14:paraId="513D41DE" w14:textId="77777777" w:rsidR="00D26C79" w:rsidRPr="00A81264" w:rsidRDefault="00D26C79" w:rsidP="00D26C79">
      <w:pPr>
        <w:ind w:right="281"/>
        <w:rPr>
          <w:rFonts w:cs="Arial"/>
          <w:lang w:val="en-US"/>
        </w:rPr>
      </w:pPr>
    </w:p>
    <w:p w14:paraId="3614BF29" w14:textId="77777777" w:rsidR="00D26C79" w:rsidRPr="00A81264" w:rsidRDefault="00D26C79" w:rsidP="00D26C79">
      <w:pPr>
        <w:ind w:right="281"/>
        <w:rPr>
          <w:rFonts w:cs="Arial"/>
          <w:b/>
          <w:bCs/>
          <w:lang w:val="en-US"/>
        </w:rPr>
      </w:pPr>
    </w:p>
    <w:p w14:paraId="09444FAA" w14:textId="77777777" w:rsidR="00D26C79" w:rsidRPr="00A81264" w:rsidRDefault="00D26C79" w:rsidP="00D26C79">
      <w:pPr>
        <w:ind w:right="281"/>
        <w:rPr>
          <w:rFonts w:cs="Arial"/>
          <w:b/>
          <w:bCs/>
          <w:lang w:val="en-US"/>
        </w:rPr>
      </w:pPr>
    </w:p>
    <w:p w14:paraId="1CB0E6FB" w14:textId="77777777" w:rsidR="00D26C79" w:rsidRPr="00A81264" w:rsidRDefault="00D26C79" w:rsidP="00D26C79">
      <w:pPr>
        <w:ind w:right="281"/>
        <w:rPr>
          <w:rFonts w:cs="Arial"/>
          <w:b/>
          <w:bCs/>
          <w:lang w:val="en-US"/>
        </w:rPr>
      </w:pPr>
      <w:r w:rsidRPr="00A81264">
        <w:rPr>
          <w:rFonts w:cs="Arial"/>
          <w:b/>
          <w:bCs/>
          <w:lang w:val="en-US"/>
        </w:rPr>
        <w:t>Part B Additional or Amended Clauses</w:t>
      </w:r>
    </w:p>
    <w:p w14:paraId="2FC62225" w14:textId="77777777" w:rsidR="00D26C79" w:rsidRPr="00A81264" w:rsidRDefault="00D26C79" w:rsidP="00D26C79">
      <w:pPr>
        <w:ind w:right="281"/>
        <w:rPr>
          <w:rFonts w:cs="Arial"/>
          <w:lang w:val="en-US"/>
        </w:rPr>
      </w:pPr>
      <w:r w:rsidRPr="00A81264">
        <w:rPr>
          <w:rFonts w:cs="Arial"/>
          <w:lang w:val="en-US"/>
        </w:rPr>
        <w:t>The parties are to include in this section any variations, omissions and/or additions to the General Conditions.</w:t>
      </w:r>
    </w:p>
    <w:p w14:paraId="50FF3AE4" w14:textId="77777777" w:rsidR="00D26C79" w:rsidRPr="00A81264" w:rsidRDefault="00D26C79" w:rsidP="00D26C79">
      <w:pPr>
        <w:ind w:right="281"/>
        <w:rPr>
          <w:rFonts w:cs="Arial"/>
          <w:b/>
          <w:lang w:val="en-US"/>
        </w:rPr>
      </w:pPr>
      <w:r w:rsidRPr="00A81264">
        <w:rPr>
          <w:rFonts w:cs="Arial"/>
          <w:b/>
          <w:lang w:val="en-US"/>
        </w:rPr>
        <w:t>11</w:t>
      </w:r>
      <w:r w:rsidRPr="00A81264">
        <w:rPr>
          <w:rFonts w:cs="Arial"/>
          <w:b/>
          <w:lang w:val="en-US"/>
        </w:rPr>
        <w:tab/>
        <w:t>Additional Clauses</w:t>
      </w:r>
    </w:p>
    <w:p w14:paraId="43C13C02" w14:textId="77777777" w:rsidR="00D26C79" w:rsidRPr="00A81264" w:rsidRDefault="00D26C79" w:rsidP="00D26C79">
      <w:pPr>
        <w:tabs>
          <w:tab w:val="left" w:pos="709"/>
        </w:tabs>
        <w:rPr>
          <w:rFonts w:cs="Arial"/>
          <w:lang w:val="en-US"/>
        </w:rPr>
      </w:pPr>
      <w:r w:rsidRPr="00A81264">
        <w:rPr>
          <w:rFonts w:cs="Arial"/>
          <w:lang w:val="en-US"/>
        </w:rPr>
        <w:t xml:space="preserve">11.1 </w:t>
      </w:r>
      <w:r w:rsidRPr="00A81264">
        <w:rPr>
          <w:rFonts w:cs="Arial"/>
          <w:lang w:val="en-US"/>
        </w:rPr>
        <w:tab/>
        <w:t>Acceptance of the Services</w:t>
      </w:r>
    </w:p>
    <w:p w14:paraId="6727E168" w14:textId="4C8AE7BF" w:rsidR="00D26C79" w:rsidRPr="00A81264" w:rsidRDefault="00D26C79" w:rsidP="00D26C79">
      <w:pPr>
        <w:ind w:left="1416"/>
        <w:rPr>
          <w:rFonts w:cs="Arial"/>
          <w:lang w:val="en-US"/>
        </w:rPr>
      </w:pPr>
      <w:r w:rsidRPr="00A81264">
        <w:rPr>
          <w:rFonts w:cs="Arial"/>
          <w:lang w:val="en-US"/>
        </w:rPr>
        <w:t xml:space="preserve">The Services shall be considered to be accepted by the Client in whole or in part, as the case may be, if they were taken over by the Client and the Client did not officially reject them including reasonable rectification measures within </w:t>
      </w:r>
      <w:r w:rsidR="00C4318D" w:rsidRPr="00A81264">
        <w:rPr>
          <w:rFonts w:cs="Arial"/>
          <w:lang w:val="en-US"/>
        </w:rPr>
        <w:t>5</w:t>
      </w:r>
      <w:r w:rsidRPr="00A81264">
        <w:rPr>
          <w:rFonts w:cs="Arial"/>
          <w:lang w:val="en-US"/>
        </w:rPr>
        <w:t xml:space="preserve"> days upon its submission.</w:t>
      </w:r>
    </w:p>
    <w:p w14:paraId="1A56BB6C" w14:textId="77777777" w:rsidR="000C539A" w:rsidRPr="00A81264" w:rsidRDefault="000C539A" w:rsidP="00D26C79">
      <w:pPr>
        <w:ind w:left="1416"/>
        <w:rPr>
          <w:rFonts w:cs="Arial"/>
          <w:lang w:val="en-US"/>
        </w:rPr>
      </w:pPr>
    </w:p>
    <w:p w14:paraId="7C7954C2" w14:textId="77777777" w:rsidR="00D26C79" w:rsidRPr="00A81264" w:rsidRDefault="00D26C79" w:rsidP="00D26C79">
      <w:pPr>
        <w:tabs>
          <w:tab w:val="left" w:pos="709"/>
        </w:tabs>
        <w:rPr>
          <w:rFonts w:cs="Arial"/>
          <w:lang w:val="en-US"/>
        </w:rPr>
      </w:pPr>
      <w:r w:rsidRPr="00A81264">
        <w:rPr>
          <w:rFonts w:cs="Arial"/>
          <w:lang w:val="en-US"/>
        </w:rPr>
        <w:t xml:space="preserve">11.2 </w:t>
      </w:r>
      <w:r w:rsidRPr="00A81264">
        <w:rPr>
          <w:rFonts w:cs="Arial"/>
          <w:lang w:val="en-US"/>
        </w:rPr>
        <w:tab/>
        <w:t>Approvals</w:t>
      </w:r>
    </w:p>
    <w:p w14:paraId="55B581FF" w14:textId="2DDCB3E4" w:rsidR="00D26C79" w:rsidRPr="00A81264" w:rsidRDefault="00D26C79" w:rsidP="002B0AAC">
      <w:pPr>
        <w:ind w:left="1416"/>
        <w:rPr>
          <w:rFonts w:cs="Arial"/>
          <w:lang w:val="en-US"/>
        </w:rPr>
      </w:pPr>
      <w:r w:rsidRPr="00A81264">
        <w:rPr>
          <w:rFonts w:cs="Arial"/>
          <w:lang w:val="en-US"/>
        </w:rPr>
        <w:t xml:space="preserve">Any comment on, or approval to the </w:t>
      </w:r>
      <w:r w:rsidRPr="00A81264">
        <w:rPr>
          <w:rFonts w:cs="Arial"/>
          <w:lang w:val="en-US"/>
        </w:rPr>
        <w:t xml:space="preserve">Consultant’s submissions </w:t>
      </w:r>
      <w:r w:rsidR="003C0CC6">
        <w:rPr>
          <w:rFonts w:cs="Arial"/>
          <w:lang w:val="en-US"/>
        </w:rPr>
        <w:t xml:space="preserve">of the milestone deliverables </w:t>
      </w:r>
      <w:r w:rsidRPr="00A81264">
        <w:rPr>
          <w:rFonts w:cs="Arial"/>
          <w:lang w:val="en-US"/>
        </w:rPr>
        <w:t xml:space="preserve">to Client shall be in writing, and completed within </w:t>
      </w:r>
      <w:r w:rsidR="006D6B20" w:rsidRPr="00A81264">
        <w:rPr>
          <w:rFonts w:cs="Arial"/>
          <w:lang w:val="en-US"/>
        </w:rPr>
        <w:t>5</w:t>
      </w:r>
      <w:r w:rsidR="008D69BE" w:rsidRPr="00A81264">
        <w:rPr>
          <w:rFonts w:cs="Arial"/>
          <w:lang w:val="en-US"/>
        </w:rPr>
        <w:t xml:space="preserve"> </w:t>
      </w:r>
      <w:r w:rsidR="00A81264" w:rsidRPr="00A81264">
        <w:rPr>
          <w:rFonts w:cs="Arial"/>
          <w:lang w:val="en-US"/>
        </w:rPr>
        <w:t>calendar days</w:t>
      </w:r>
      <w:r w:rsidRPr="00A81264">
        <w:rPr>
          <w:rFonts w:cs="Arial"/>
          <w:lang w:val="en-US"/>
        </w:rPr>
        <w:t>. Extended review</w:t>
      </w:r>
      <w:r w:rsidR="005B5C03" w:rsidRPr="00A81264">
        <w:rPr>
          <w:rFonts w:cs="Arial"/>
          <w:lang w:val="en-US"/>
        </w:rPr>
        <w:t>s</w:t>
      </w:r>
      <w:r w:rsidRPr="00A81264">
        <w:rPr>
          <w:rFonts w:cs="Arial"/>
          <w:lang w:val="en-US"/>
        </w:rPr>
        <w:t xml:space="preserve"> which have impact on the </w:t>
      </w:r>
      <w:r w:rsidR="005B5C03" w:rsidRPr="00A81264">
        <w:rPr>
          <w:rFonts w:cs="Arial"/>
          <w:lang w:val="en-US"/>
        </w:rPr>
        <w:t>T</w:t>
      </w:r>
      <w:r w:rsidRPr="00A81264">
        <w:rPr>
          <w:rFonts w:cs="Arial"/>
          <w:lang w:val="en-US"/>
        </w:rPr>
        <w:t>ime for Completion shall entitle Consultant to a Variation. The comments shall be in one single set of comments per set of documents submitted for such comment or approval. The Client’s comments are assumed to be internally coordinated within the Client’s organization and any third parties for which the Client is responsible prior to submission to the Consultant. Subsequent alterations or partial, not aligned comments are not considered in the present scope of services and may either result in delays not attributable to Consultant and/or additional services.</w:t>
      </w:r>
    </w:p>
    <w:p w14:paraId="2F4906A7" w14:textId="77777777" w:rsidR="00D26C79" w:rsidRPr="00A81264" w:rsidRDefault="00D26C79" w:rsidP="00D26C79">
      <w:pPr>
        <w:rPr>
          <w:rFonts w:cs="Arial"/>
          <w:lang w:val="en-US"/>
        </w:rPr>
      </w:pPr>
    </w:p>
    <w:p w14:paraId="1F91078A" w14:textId="77777777" w:rsidR="00D26C79" w:rsidRPr="00A81264" w:rsidRDefault="00D26C79" w:rsidP="00D26C79">
      <w:pPr>
        <w:rPr>
          <w:rFonts w:cs="Arial"/>
          <w:lang w:val="en-US"/>
        </w:rPr>
      </w:pPr>
      <w:r w:rsidRPr="00A81264">
        <w:rPr>
          <w:rFonts w:cs="Arial"/>
          <w:lang w:val="en-US"/>
        </w:rPr>
        <w:t xml:space="preserve"> </w:t>
      </w:r>
      <w:r w:rsidRPr="00A81264">
        <w:rPr>
          <w:rFonts w:cs="Arial"/>
          <w:lang w:val="en-US"/>
        </w:rPr>
        <w:br w:type="page"/>
      </w:r>
    </w:p>
    <w:p w14:paraId="19DB0EEE" w14:textId="77777777" w:rsidR="00D26C79" w:rsidRPr="00A81264" w:rsidRDefault="00D26C79" w:rsidP="00D26C79">
      <w:pPr>
        <w:ind w:right="281"/>
        <w:rPr>
          <w:rFonts w:cs="Arial"/>
          <w:b/>
          <w:lang w:val="en-US"/>
        </w:rPr>
      </w:pPr>
      <w:r w:rsidRPr="00A81264">
        <w:rPr>
          <w:rFonts w:cs="Arial"/>
          <w:b/>
          <w:lang w:val="en-US"/>
        </w:rPr>
        <w:lastRenderedPageBreak/>
        <w:t>APPENDICES</w:t>
      </w:r>
    </w:p>
    <w:p w14:paraId="21C4F149" w14:textId="77777777" w:rsidR="00D26C79" w:rsidRDefault="00D26C79" w:rsidP="00D26C79">
      <w:pPr>
        <w:ind w:right="281"/>
        <w:rPr>
          <w:rFonts w:cs="Arial"/>
          <w:lang w:val="en-US"/>
        </w:rPr>
      </w:pPr>
      <w:r w:rsidRPr="00A81264">
        <w:rPr>
          <w:rFonts w:cs="Arial"/>
          <w:lang w:val="en-US"/>
        </w:rPr>
        <w:t>These Appendices form part of the Agreement.</w:t>
      </w:r>
    </w:p>
    <w:p w14:paraId="7C07BB2D" w14:textId="77777777" w:rsidR="00836967" w:rsidRDefault="00836967" w:rsidP="00D26C79">
      <w:pPr>
        <w:ind w:right="281"/>
        <w:rPr>
          <w:rFonts w:cs="Arial"/>
          <w:lang w:val="en-US"/>
        </w:rPr>
      </w:pPr>
    </w:p>
    <w:p w14:paraId="778ACAE2" w14:textId="6A979950" w:rsidR="00836967" w:rsidRDefault="00836967" w:rsidP="00836967">
      <w:pPr>
        <w:ind w:right="281"/>
        <w:rPr>
          <w:rFonts w:cs="Arial"/>
          <w:lang w:val="en-US"/>
        </w:rPr>
      </w:pPr>
      <w:r>
        <w:rPr>
          <w:rFonts w:cs="Arial"/>
          <w:lang w:val="en-US"/>
        </w:rPr>
        <w:t>Appendix 1 – Scope of Services</w:t>
      </w:r>
    </w:p>
    <w:p w14:paraId="49BA134F" w14:textId="77777777" w:rsidR="00836967" w:rsidRPr="00836967" w:rsidRDefault="00836967" w:rsidP="00836967">
      <w:pPr>
        <w:pStyle w:val="Heading1"/>
        <w:numPr>
          <w:ilvl w:val="0"/>
          <w:numId w:val="0"/>
        </w:numPr>
        <w:spacing w:line="240" w:lineRule="auto"/>
        <w:ind w:left="1134" w:hanging="1134"/>
        <w:jc w:val="both"/>
        <w:rPr>
          <w:rFonts w:cs="Arial"/>
          <w:b w:val="0"/>
          <w:caps w:val="0"/>
          <w:color w:val="auto"/>
          <w:kern w:val="0"/>
          <w:sz w:val="22"/>
          <w:lang w:val="en-US"/>
        </w:rPr>
      </w:pPr>
      <w:r w:rsidRPr="00836967">
        <w:rPr>
          <w:rFonts w:cs="Arial"/>
          <w:b w:val="0"/>
          <w:caps w:val="0"/>
          <w:color w:val="auto"/>
          <w:kern w:val="0"/>
          <w:sz w:val="22"/>
          <w:lang w:val="en-US"/>
        </w:rPr>
        <w:t xml:space="preserve">Appendix </w:t>
      </w:r>
      <w:r w:rsidRPr="00836967">
        <w:rPr>
          <w:rFonts w:cs="Arial"/>
          <w:b w:val="0"/>
          <w:caps w:val="0"/>
          <w:color w:val="auto"/>
          <w:kern w:val="0"/>
          <w:sz w:val="22"/>
          <w:lang w:val="en-US"/>
        </w:rPr>
        <w:t>2</w:t>
      </w:r>
      <w:r w:rsidRPr="00836967">
        <w:rPr>
          <w:rFonts w:cs="Arial"/>
          <w:b w:val="0"/>
          <w:caps w:val="0"/>
          <w:color w:val="auto"/>
          <w:kern w:val="0"/>
          <w:sz w:val="22"/>
          <w:lang w:val="en-US"/>
        </w:rPr>
        <w:t xml:space="preserve"> – Personnel, Equipment, Facilities and Services of Others to be Provided by the Client</w:t>
      </w:r>
    </w:p>
    <w:p w14:paraId="0C6D5B85" w14:textId="77777777" w:rsidR="00836967" w:rsidRPr="00836967" w:rsidRDefault="00836967" w:rsidP="00836967">
      <w:pPr>
        <w:pStyle w:val="Heading1"/>
        <w:numPr>
          <w:ilvl w:val="0"/>
          <w:numId w:val="0"/>
        </w:numPr>
        <w:spacing w:line="240" w:lineRule="auto"/>
        <w:rPr>
          <w:rFonts w:cs="Arial"/>
          <w:b w:val="0"/>
          <w:caps w:val="0"/>
          <w:color w:val="auto"/>
          <w:kern w:val="0"/>
          <w:sz w:val="22"/>
          <w:lang w:val="en-US"/>
        </w:rPr>
      </w:pPr>
      <w:r w:rsidRPr="00836967">
        <w:rPr>
          <w:rFonts w:cs="Arial"/>
          <w:b w:val="0"/>
          <w:caps w:val="0"/>
          <w:color w:val="auto"/>
          <w:kern w:val="0"/>
          <w:sz w:val="22"/>
          <w:lang w:val="en-US"/>
        </w:rPr>
        <w:t xml:space="preserve">Appendix </w:t>
      </w:r>
      <w:r w:rsidRPr="00836967">
        <w:rPr>
          <w:rFonts w:cs="Arial"/>
          <w:b w:val="0"/>
          <w:caps w:val="0"/>
          <w:color w:val="auto"/>
          <w:kern w:val="0"/>
          <w:sz w:val="22"/>
          <w:lang w:val="en-US"/>
        </w:rPr>
        <w:t>3</w:t>
      </w:r>
      <w:r w:rsidRPr="00836967">
        <w:rPr>
          <w:rFonts w:cs="Arial"/>
          <w:b w:val="0"/>
          <w:caps w:val="0"/>
          <w:color w:val="auto"/>
          <w:kern w:val="0"/>
          <w:sz w:val="22"/>
          <w:lang w:val="en-US"/>
        </w:rPr>
        <w:t xml:space="preserve"> – Remuneration and Payment</w:t>
      </w:r>
    </w:p>
    <w:p w14:paraId="0F783488" w14:textId="43F7DACE" w:rsidR="00836967" w:rsidRDefault="00836967" w:rsidP="00836967">
      <w:pPr>
        <w:ind w:right="281"/>
        <w:rPr>
          <w:rFonts w:cs="Arial"/>
          <w:lang w:val="en-US"/>
        </w:rPr>
      </w:pPr>
      <w:r>
        <w:rPr>
          <w:rFonts w:cs="Arial"/>
          <w:lang w:val="en-US"/>
        </w:rPr>
        <w:t xml:space="preserve">Appendix </w:t>
      </w:r>
      <w:r>
        <w:rPr>
          <w:rFonts w:cs="Arial"/>
          <w:lang w:val="en-US"/>
        </w:rPr>
        <w:t>4</w:t>
      </w:r>
      <w:r>
        <w:rPr>
          <w:rFonts w:cs="Arial"/>
          <w:lang w:val="en-US"/>
        </w:rPr>
        <w:t xml:space="preserve"> – </w:t>
      </w:r>
      <w:r>
        <w:rPr>
          <w:rFonts w:cs="Arial"/>
          <w:lang w:val="en-US"/>
        </w:rPr>
        <w:t>Programme</w:t>
      </w:r>
    </w:p>
    <w:p w14:paraId="3869CEF8" w14:textId="77777777" w:rsidR="00836967" w:rsidRPr="00A81264" w:rsidRDefault="00836967" w:rsidP="00D26C79">
      <w:pPr>
        <w:ind w:right="281"/>
        <w:rPr>
          <w:rFonts w:cs="Arial"/>
          <w:lang w:val="en-US"/>
        </w:rPr>
      </w:pPr>
    </w:p>
    <w:p w14:paraId="1B693784" w14:textId="33EFDF83" w:rsidR="00D26C79" w:rsidRPr="00A81264" w:rsidRDefault="001009C1" w:rsidP="0002772A">
      <w:pPr>
        <w:ind w:right="281"/>
        <w:rPr>
          <w:rFonts w:cs="Arial"/>
          <w:lang w:val="en-US"/>
        </w:rPr>
      </w:pPr>
      <w:r w:rsidRPr="00A81264">
        <w:rPr>
          <w:rFonts w:cs="Arial"/>
          <w:lang w:val="en-US"/>
        </w:rPr>
        <w:t xml:space="preserve">  </w:t>
      </w:r>
    </w:p>
    <w:p w14:paraId="2E838D0F" w14:textId="77777777" w:rsidR="00D26C79" w:rsidRPr="00C9028F" w:rsidRDefault="00D26C79" w:rsidP="00D26C79">
      <w:pPr>
        <w:pStyle w:val="Heading1"/>
        <w:numPr>
          <w:ilvl w:val="0"/>
          <w:numId w:val="16"/>
        </w:numPr>
        <w:ind w:left="567" w:hanging="567"/>
        <w:rPr>
          <w:rFonts w:eastAsiaTheme="minorHAnsi" w:cs="Arial"/>
          <w:sz w:val="22"/>
          <w:lang w:val="en-US"/>
        </w:rPr>
      </w:pPr>
      <w:bookmarkStart w:id="5" w:name="_Toc226987038"/>
      <w:r w:rsidRPr="00C9028F">
        <w:rPr>
          <w:rFonts w:eastAsiaTheme="minorHAnsi" w:cs="Arial"/>
          <w:sz w:val="22"/>
          <w:lang w:val="en-US"/>
        </w:rPr>
        <w:t>Scope of Services</w:t>
      </w:r>
      <w:bookmarkEnd w:id="5"/>
    </w:p>
    <w:p w14:paraId="4C20A4A7" w14:textId="787BBC26" w:rsidR="00A01633" w:rsidRPr="00A81264" w:rsidRDefault="001F3783" w:rsidP="00A01633">
      <w:pPr>
        <w:ind w:left="567" w:right="281"/>
        <w:rPr>
          <w:rFonts w:cs="Arial"/>
          <w:iCs/>
          <w:lang w:val="en-US"/>
        </w:rPr>
      </w:pPr>
      <w:bookmarkStart w:id="6" w:name="_Hlk193717054"/>
      <w:r w:rsidRPr="00A81264">
        <w:rPr>
          <w:rFonts w:cs="Arial"/>
          <w:iCs/>
          <w:lang w:val="en-US"/>
        </w:rPr>
        <w:t xml:space="preserve">This shall be as defined in Consultant Proposal </w:t>
      </w:r>
      <w:r w:rsidR="00311779" w:rsidRPr="00A81264">
        <w:rPr>
          <w:rFonts w:cs="Arial"/>
          <w:lang w:val="en-US"/>
        </w:rPr>
        <w:t>20877-ILF-NGR-OD-00001_Rev0 dated 6</w:t>
      </w:r>
      <w:r w:rsidR="00311779" w:rsidRPr="00A81264">
        <w:rPr>
          <w:rFonts w:cs="Arial"/>
          <w:vertAlign w:val="superscript"/>
          <w:lang w:val="en-US"/>
        </w:rPr>
        <w:t>th</w:t>
      </w:r>
      <w:r w:rsidR="00311779" w:rsidRPr="00A81264">
        <w:rPr>
          <w:rFonts w:cs="Arial"/>
          <w:lang w:val="en-US"/>
        </w:rPr>
        <w:t xml:space="preserve"> February 2026</w:t>
      </w:r>
      <w:r w:rsidRPr="00A81264">
        <w:rPr>
          <w:rFonts w:cs="Arial"/>
          <w:lang w:val="en-US"/>
        </w:rPr>
        <w:t xml:space="preserve"> </w:t>
      </w:r>
      <w:r w:rsidRPr="00A81264">
        <w:rPr>
          <w:rFonts w:cs="Arial"/>
          <w:iCs/>
          <w:lang w:val="en-US"/>
        </w:rPr>
        <w:t xml:space="preserve">which apply in full and partly reproduced below: </w:t>
      </w:r>
    </w:p>
    <w:p w14:paraId="7EFDB263" w14:textId="77777777" w:rsidR="00C02F29" w:rsidRPr="00A81264" w:rsidRDefault="00C02F29" w:rsidP="00A01633">
      <w:pPr>
        <w:ind w:left="567" w:right="281"/>
        <w:rPr>
          <w:rFonts w:cs="Arial"/>
          <w:iCs/>
          <w:lang w:val="en-US"/>
        </w:rPr>
      </w:pPr>
    </w:p>
    <w:p w14:paraId="62AEE479" w14:textId="47B8EC15" w:rsidR="00C02F29" w:rsidRPr="002F61E0" w:rsidRDefault="00C02F29" w:rsidP="00C02F29">
      <w:pPr>
        <w:pStyle w:val="ListParagraph"/>
        <w:numPr>
          <w:ilvl w:val="1"/>
          <w:numId w:val="16"/>
        </w:numPr>
        <w:ind w:right="281"/>
        <w:rPr>
          <w:rFonts w:cs="Arial"/>
          <w:b/>
          <w:bCs/>
          <w:iCs/>
        </w:rPr>
      </w:pPr>
      <w:r w:rsidRPr="002F61E0">
        <w:rPr>
          <w:rFonts w:cs="Arial"/>
          <w:b/>
          <w:bCs/>
          <w:iCs/>
        </w:rPr>
        <w:t>General Outline</w:t>
      </w:r>
    </w:p>
    <w:p w14:paraId="23DB696C" w14:textId="45E4626F" w:rsidR="002F61E0" w:rsidRPr="00A81264" w:rsidRDefault="002F61E0" w:rsidP="002B0AAC">
      <w:pPr>
        <w:pStyle w:val="ListParagraph"/>
        <w:numPr>
          <w:ilvl w:val="0"/>
          <w:numId w:val="32"/>
        </w:numPr>
        <w:ind w:right="281"/>
        <w:rPr>
          <w:rFonts w:cs="Arial"/>
          <w:iCs/>
          <w:lang w:val="en-US"/>
        </w:rPr>
      </w:pPr>
      <w:r w:rsidRPr="00A81264">
        <w:rPr>
          <w:rFonts w:cs="Arial"/>
          <w:iCs/>
          <w:lang w:val="en-US"/>
        </w:rPr>
        <w:t>The TA (Technical Advisor) shall review the projected construction programme, expenditure schedule and adequacy of the arrangements made at the site to achieve the projected construction schedule on a monthly basis;</w:t>
      </w:r>
    </w:p>
    <w:p w14:paraId="33681A38" w14:textId="77777777" w:rsidR="002F61E0" w:rsidRPr="00A81264" w:rsidRDefault="002F61E0" w:rsidP="002B0AAC">
      <w:pPr>
        <w:pStyle w:val="ListParagraph"/>
        <w:ind w:left="2007"/>
        <w:rPr>
          <w:rFonts w:cs="Arial"/>
          <w:iCs/>
          <w:lang w:val="en-US"/>
        </w:rPr>
      </w:pPr>
    </w:p>
    <w:p w14:paraId="2E9EAB81" w14:textId="664C3F3D" w:rsidR="005B5C03" w:rsidRPr="00836967" w:rsidRDefault="005B5C03" w:rsidP="005B5C03">
      <w:pPr>
        <w:pStyle w:val="ListParagraph"/>
        <w:numPr>
          <w:ilvl w:val="0"/>
          <w:numId w:val="32"/>
        </w:numPr>
        <w:rPr>
          <w:ins w:id="7" w:author="GELIAS" w:date="2026-04-23T15:51:00Z"/>
          <w:rFonts w:cs="Arial"/>
          <w:iCs/>
          <w:lang w:val="en-US"/>
        </w:rPr>
      </w:pPr>
      <w:commentRangeStart w:id="8"/>
      <w:commentRangeStart w:id="9"/>
      <w:ins w:id="10" w:author="GELIAS" w:date="2026-04-23T15:51:00Z">
        <w:r w:rsidRPr="00A81264">
          <w:rPr>
            <w:rFonts w:cs="Arial"/>
            <w:iCs/>
            <w:lang w:val="en-US"/>
          </w:rPr>
          <w:t xml:space="preserve">Perform the functions of the Owner’s Representative under the </w:t>
        </w:r>
      </w:ins>
      <w:ins w:id="11" w:author="GELIAS" w:date="2026-04-23T17:09:00Z">
        <w:r w:rsidR="00D171F4" w:rsidRPr="00A81264">
          <w:rPr>
            <w:rFonts w:cs="Arial"/>
            <w:iCs/>
            <w:lang w:val="en-US"/>
          </w:rPr>
          <w:t>EPCI</w:t>
        </w:r>
      </w:ins>
      <w:ins w:id="12" w:author="GELIAS" w:date="2026-04-23T15:51:00Z">
        <w:r w:rsidRPr="00A81264">
          <w:rPr>
            <w:rFonts w:cs="Arial"/>
            <w:iCs/>
            <w:lang w:val="en-US"/>
          </w:rPr>
          <w:t xml:space="preserve"> Agreement; </w:t>
        </w:r>
      </w:ins>
      <w:commentRangeEnd w:id="8"/>
      <w:r w:rsidR="00AB6348">
        <w:rPr>
          <w:rStyle w:val="CommentReference"/>
          <w:rFonts w:cs="Arial"/>
          <w:iCs/>
          <w:sz w:val="24"/>
          <w:szCs w:val="24"/>
        </w:rPr>
        <w:commentReference w:id="8"/>
      </w:r>
      <w:commentRangeEnd w:id="9"/>
      <w:r w:rsidR="003C0CC6">
        <w:rPr>
          <w:rStyle w:val="CommentReference"/>
        </w:rPr>
        <w:commentReference w:id="9"/>
      </w:r>
    </w:p>
    <w:p w14:paraId="18264F94" w14:textId="77777777" w:rsidR="005B5C03" w:rsidRPr="00836967" w:rsidRDefault="005B5C03">
      <w:pPr>
        <w:pStyle w:val="ListParagraph"/>
        <w:jc w:val="left"/>
        <w:rPr>
          <w:ins w:id="13" w:author="GELIAS" w:date="2026-04-23T15:51:00Z"/>
          <w:rFonts w:cs="Arial"/>
          <w:iCs/>
          <w:lang w:val="en-US"/>
        </w:rPr>
        <w:pPrChange w:id="14" w:author="GELIAS" w:date="2026-04-23T15:51:00Z">
          <w:pPr>
            <w:pStyle w:val="ListParagraph"/>
            <w:numPr>
              <w:numId w:val="32"/>
            </w:numPr>
            <w:ind w:left="2007" w:hanging="360"/>
          </w:pPr>
        </w:pPrChange>
      </w:pPr>
    </w:p>
    <w:p w14:paraId="3BC2A2D9" w14:textId="42E35497" w:rsidR="002F61E0" w:rsidRPr="00836967" w:rsidRDefault="002F61E0" w:rsidP="002B0AAC">
      <w:pPr>
        <w:pStyle w:val="ListParagraph"/>
        <w:numPr>
          <w:ilvl w:val="0"/>
          <w:numId w:val="32"/>
        </w:numPr>
        <w:rPr>
          <w:rFonts w:cs="Arial"/>
          <w:iCs/>
          <w:lang w:val="en-US"/>
        </w:rPr>
      </w:pPr>
      <w:r w:rsidRPr="00836967">
        <w:rPr>
          <w:rFonts w:cs="Arial"/>
          <w:iCs/>
          <w:lang w:val="en-US"/>
        </w:rPr>
        <w:t xml:space="preserve">The TA shall review, assist, advise and report to the client on the progress of work on a monthly basis, vis-à-vis program of construction and milestone dates specified in the various construction and procurement agreements related to the development of the </w:t>
      </w:r>
      <w:r w:rsidR="00AB6348" w:rsidRPr="00836967">
        <w:rPr>
          <w:rFonts w:cs="Arial"/>
          <w:iCs/>
          <w:lang w:val="en-US"/>
        </w:rPr>
        <w:t>P</w:t>
      </w:r>
      <w:r w:rsidRPr="00836967">
        <w:rPr>
          <w:rFonts w:cs="Arial"/>
          <w:iCs/>
          <w:lang w:val="en-US"/>
        </w:rPr>
        <w:t>roject;</w:t>
      </w:r>
    </w:p>
    <w:p w14:paraId="34EE23C4" w14:textId="77777777" w:rsidR="002F61E0" w:rsidRPr="00836967" w:rsidRDefault="002F61E0" w:rsidP="002B0AAC">
      <w:pPr>
        <w:pStyle w:val="ListParagraph"/>
        <w:ind w:left="2007"/>
        <w:rPr>
          <w:rFonts w:cs="Arial"/>
          <w:iCs/>
          <w:lang w:val="en-US"/>
        </w:rPr>
      </w:pPr>
    </w:p>
    <w:p w14:paraId="2EDEF43D"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Engineering vetting for FEED and Detailed Design – define certain milestones for which the FEED and DED packages will be reviewed.</w:t>
      </w:r>
    </w:p>
    <w:p w14:paraId="3A4CA06D" w14:textId="77777777" w:rsidR="002F61E0" w:rsidRPr="00836967" w:rsidRDefault="002F61E0" w:rsidP="002B0AAC">
      <w:pPr>
        <w:pStyle w:val="ListParagraph"/>
        <w:ind w:left="2007" w:right="281"/>
        <w:rPr>
          <w:rFonts w:cs="Arial"/>
          <w:iCs/>
          <w:lang w:val="en-US"/>
        </w:rPr>
      </w:pPr>
    </w:p>
    <w:p w14:paraId="28B34E64"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Procurement Support – review of procurement packages</w:t>
      </w:r>
    </w:p>
    <w:p w14:paraId="01D30F2D" w14:textId="77777777" w:rsidR="002F61E0" w:rsidRPr="00836967" w:rsidRDefault="002F61E0" w:rsidP="002B0AAC">
      <w:pPr>
        <w:pStyle w:val="ListParagraph"/>
        <w:ind w:left="2007" w:right="281"/>
        <w:rPr>
          <w:rFonts w:cs="Arial"/>
          <w:iCs/>
          <w:lang w:val="en-US"/>
        </w:rPr>
      </w:pPr>
    </w:p>
    <w:p w14:paraId="18F9D158"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carry out spot verification of the quality of the various components of Project vis-à-vis approved specifications;</w:t>
      </w:r>
    </w:p>
    <w:p w14:paraId="42E0E5F4" w14:textId="77777777" w:rsidR="002F61E0" w:rsidRPr="00836967" w:rsidRDefault="002F61E0" w:rsidP="002B0AAC">
      <w:pPr>
        <w:pStyle w:val="ListParagraph"/>
        <w:ind w:left="2007" w:right="281"/>
        <w:rPr>
          <w:rFonts w:cs="Arial"/>
          <w:iCs/>
          <w:lang w:val="en-US"/>
        </w:rPr>
      </w:pPr>
    </w:p>
    <w:p w14:paraId="48E288F9"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review quality control tests carried out;</w:t>
      </w:r>
    </w:p>
    <w:p w14:paraId="35AD8F4D" w14:textId="77777777" w:rsidR="002F61E0" w:rsidRPr="00836967" w:rsidRDefault="002F61E0" w:rsidP="002B0AAC">
      <w:pPr>
        <w:pStyle w:val="ListParagraph"/>
        <w:ind w:left="2007" w:right="281"/>
        <w:rPr>
          <w:rFonts w:cs="Arial"/>
          <w:iCs/>
          <w:lang w:val="en-US"/>
        </w:rPr>
      </w:pPr>
    </w:p>
    <w:p w14:paraId="5E5F4474"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review and assess variation orders;</w:t>
      </w:r>
    </w:p>
    <w:p w14:paraId="07D1FAEC" w14:textId="77777777" w:rsidR="002F61E0" w:rsidRPr="00836967" w:rsidRDefault="002F61E0" w:rsidP="002B0AAC">
      <w:pPr>
        <w:pStyle w:val="ListParagraph"/>
        <w:ind w:left="2007" w:right="281"/>
        <w:rPr>
          <w:rFonts w:cs="Arial"/>
          <w:iCs/>
          <w:lang w:val="en-US"/>
        </w:rPr>
      </w:pPr>
    </w:p>
    <w:p w14:paraId="1D93EEFA"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review adherence to environmental regulations and report on any present / future risks that arise during Project implementation; assess compliance with HSE and environment and social management plan specified in the Facility agreement</w:t>
      </w:r>
    </w:p>
    <w:p w14:paraId="4F43ABFC" w14:textId="77777777" w:rsidR="002F61E0" w:rsidRPr="00836967" w:rsidRDefault="002F61E0" w:rsidP="002B0AAC">
      <w:pPr>
        <w:pStyle w:val="ListParagraph"/>
        <w:ind w:left="2007" w:right="281"/>
        <w:rPr>
          <w:rFonts w:cs="Arial"/>
          <w:iCs/>
          <w:lang w:val="en-US"/>
        </w:rPr>
      </w:pPr>
    </w:p>
    <w:p w14:paraId="7229C11B"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bring to the notice of the client any event, which may lead to a Force Majeure event as laid down under contracts related to construction and procurements of various components of the Project, which may lead to time or cost overrun;</w:t>
      </w:r>
    </w:p>
    <w:p w14:paraId="46E20B7D" w14:textId="77777777" w:rsidR="002F61E0" w:rsidRPr="00836967" w:rsidRDefault="002F61E0" w:rsidP="002B0AAC">
      <w:pPr>
        <w:pStyle w:val="ListParagraph"/>
        <w:ind w:left="2007" w:right="281"/>
        <w:rPr>
          <w:rFonts w:cs="Arial"/>
          <w:iCs/>
          <w:lang w:val="en-US"/>
        </w:rPr>
      </w:pPr>
    </w:p>
    <w:p w14:paraId="68DF9CCA"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The TA shall review the status of necessary approvals, permits, licenses, notifications, Project completion certificates, etc. as may be required for implementation of the Project;</w:t>
      </w:r>
    </w:p>
    <w:p w14:paraId="658EDE2D" w14:textId="77777777" w:rsidR="002F61E0" w:rsidRPr="00836967" w:rsidRDefault="002F61E0" w:rsidP="002B0AAC">
      <w:pPr>
        <w:pStyle w:val="ListParagraph"/>
        <w:ind w:left="2007" w:right="281"/>
        <w:rPr>
          <w:rFonts w:cs="Arial"/>
          <w:iCs/>
          <w:lang w:val="en-US"/>
        </w:rPr>
      </w:pPr>
    </w:p>
    <w:p w14:paraId="34EE5AA9" w14:textId="77777777" w:rsidR="002F61E0" w:rsidRPr="00836967" w:rsidRDefault="002F61E0" w:rsidP="002B0AAC">
      <w:pPr>
        <w:pStyle w:val="ListParagraph"/>
        <w:numPr>
          <w:ilvl w:val="0"/>
          <w:numId w:val="32"/>
        </w:numPr>
        <w:rPr>
          <w:rFonts w:cs="Arial"/>
          <w:iCs/>
          <w:lang w:val="en-US"/>
        </w:rPr>
      </w:pPr>
      <w:r w:rsidRPr="00836967">
        <w:rPr>
          <w:rFonts w:cs="Arial"/>
          <w:iCs/>
          <w:lang w:val="en-US"/>
        </w:rPr>
        <w:t>Identification and review of cost overruns (if any) and on time over runs (if any) and make recommendation.</w:t>
      </w:r>
    </w:p>
    <w:p w14:paraId="3718D7F7" w14:textId="77777777" w:rsidR="002F61E0" w:rsidRPr="00836967" w:rsidRDefault="002F61E0" w:rsidP="002B0AAC">
      <w:pPr>
        <w:pStyle w:val="ListParagraph"/>
        <w:ind w:left="2007" w:right="281"/>
        <w:rPr>
          <w:rFonts w:cs="Arial"/>
          <w:iCs/>
          <w:lang w:val="en-US"/>
        </w:rPr>
      </w:pPr>
    </w:p>
    <w:p w14:paraId="4F21FF03" w14:textId="77777777" w:rsidR="002F61E0" w:rsidRPr="00836967" w:rsidRDefault="002F61E0" w:rsidP="002B0AAC">
      <w:pPr>
        <w:pStyle w:val="ListParagraph"/>
        <w:numPr>
          <w:ilvl w:val="0"/>
          <w:numId w:val="32"/>
        </w:numPr>
        <w:rPr>
          <w:rFonts w:cs="Arial"/>
          <w:bCs/>
          <w:iCs/>
          <w:lang w:val="en-US"/>
        </w:rPr>
      </w:pPr>
      <w:r w:rsidRPr="00836967">
        <w:rPr>
          <w:rFonts w:cs="Arial"/>
          <w:iCs/>
          <w:lang w:val="en-US"/>
        </w:rPr>
        <w:t xml:space="preserve">The TA shall from PMC’s and EPC’s monthly report, provide a report to the client. </w:t>
      </w:r>
    </w:p>
    <w:bookmarkEnd w:id="6"/>
    <w:p w14:paraId="30D9B59D" w14:textId="77777777" w:rsidR="00836967" w:rsidRDefault="00836967" w:rsidP="00836967">
      <w:pPr>
        <w:pStyle w:val="ListBullet"/>
        <w:numPr>
          <w:ilvl w:val="0"/>
          <w:numId w:val="0"/>
        </w:numPr>
        <w:ind w:left="1287"/>
        <w:rPr>
          <w:b/>
          <w:bCs/>
          <w:lang w:val="en-GB"/>
        </w:rPr>
      </w:pPr>
    </w:p>
    <w:p w14:paraId="3CDA7B3F" w14:textId="7C8FB9D9" w:rsidR="0002772A" w:rsidRDefault="0002772A" w:rsidP="00836967">
      <w:pPr>
        <w:pStyle w:val="ListBullet"/>
        <w:numPr>
          <w:ilvl w:val="1"/>
          <w:numId w:val="16"/>
        </w:numPr>
        <w:rPr>
          <w:b/>
          <w:bCs/>
          <w:lang w:val="en-GB"/>
        </w:rPr>
      </w:pPr>
      <w:r w:rsidRPr="0002772A">
        <w:rPr>
          <w:b/>
          <w:bCs/>
          <w:lang w:val="en-GB"/>
        </w:rPr>
        <w:lastRenderedPageBreak/>
        <w:t xml:space="preserve">SCOPE </w:t>
      </w:r>
      <w:r w:rsidR="00E816D1">
        <w:rPr>
          <w:b/>
          <w:bCs/>
          <w:lang w:val="en-GB"/>
        </w:rPr>
        <w:t>EXCLUSIONS</w:t>
      </w:r>
    </w:p>
    <w:p w14:paraId="0DFC77BB" w14:textId="77777777" w:rsidR="004F1C87" w:rsidRPr="00836967" w:rsidRDefault="004F1C87" w:rsidP="00836967">
      <w:pPr>
        <w:pStyle w:val="ListParagraph"/>
        <w:numPr>
          <w:ilvl w:val="0"/>
          <w:numId w:val="35"/>
        </w:numPr>
        <w:spacing w:line="216" w:lineRule="auto"/>
        <w:ind w:left="1701"/>
        <w:rPr>
          <w:rFonts w:cs="Arial"/>
          <w:iCs/>
          <w:lang w:val="en-US"/>
        </w:rPr>
      </w:pPr>
      <w:r w:rsidRPr="00836967">
        <w:rPr>
          <w:rFonts w:cs="Arial"/>
          <w:iCs/>
          <w:lang w:val="en-US"/>
        </w:rPr>
        <w:t xml:space="preserve">Purchase / supply of any equipment; </w:t>
      </w:r>
    </w:p>
    <w:p w14:paraId="0A2E2A7B" w14:textId="77777777" w:rsidR="00421929" w:rsidRPr="00836967" w:rsidRDefault="00421929" w:rsidP="00836967">
      <w:pPr>
        <w:spacing w:line="216" w:lineRule="auto"/>
        <w:ind w:left="1701"/>
        <w:contextualSpacing/>
        <w:rPr>
          <w:rFonts w:cs="Arial"/>
          <w:iCs/>
          <w:lang w:val="en-US"/>
        </w:rPr>
      </w:pPr>
    </w:p>
    <w:p w14:paraId="2989F755" w14:textId="168C69B4" w:rsidR="004F1C87" w:rsidRPr="00836967" w:rsidRDefault="004F1C87" w:rsidP="00836967">
      <w:pPr>
        <w:pStyle w:val="ListParagraph"/>
        <w:numPr>
          <w:ilvl w:val="0"/>
          <w:numId w:val="35"/>
        </w:numPr>
        <w:spacing w:line="216" w:lineRule="auto"/>
        <w:ind w:left="1701"/>
        <w:rPr>
          <w:rFonts w:cs="Arial"/>
          <w:iCs/>
          <w:lang w:val="en-US"/>
        </w:rPr>
      </w:pPr>
      <w:r w:rsidRPr="00836967">
        <w:rPr>
          <w:rFonts w:cs="Arial"/>
          <w:iCs/>
          <w:lang w:val="en-US"/>
        </w:rPr>
        <w:t xml:space="preserve">Any kind of procurement activities or procurement documents; </w:t>
      </w:r>
    </w:p>
    <w:p w14:paraId="1DEDE84E" w14:textId="77777777" w:rsidR="00421929" w:rsidRPr="00836967" w:rsidRDefault="00421929" w:rsidP="00836967">
      <w:pPr>
        <w:spacing w:line="216" w:lineRule="auto"/>
        <w:ind w:left="1701"/>
        <w:contextualSpacing/>
        <w:rPr>
          <w:rFonts w:cs="Arial"/>
          <w:iCs/>
          <w:lang w:val="en-US"/>
        </w:rPr>
      </w:pPr>
    </w:p>
    <w:p w14:paraId="3340BD60" w14:textId="77777777" w:rsidR="00421929" w:rsidRPr="00836967" w:rsidRDefault="004F1C87" w:rsidP="00836967">
      <w:pPr>
        <w:pStyle w:val="ListParagraph"/>
        <w:numPr>
          <w:ilvl w:val="0"/>
          <w:numId w:val="35"/>
        </w:numPr>
        <w:spacing w:line="216" w:lineRule="auto"/>
        <w:ind w:left="1701"/>
        <w:rPr>
          <w:rFonts w:cs="Arial"/>
          <w:iCs/>
          <w:lang w:val="en-US"/>
        </w:rPr>
      </w:pPr>
      <w:r w:rsidRPr="00836967">
        <w:rPr>
          <w:rFonts w:cs="Arial"/>
          <w:iCs/>
          <w:lang w:val="en-US"/>
        </w:rPr>
        <w:t xml:space="preserve">Any costs of the Company, licensors, authorities or third parties (incl. endorsement of documentation, personnel costs and applicable fees for permits, etc.) as well as their travel expenses and allowances; </w:t>
      </w:r>
    </w:p>
    <w:p w14:paraId="4BFC418F" w14:textId="47C41AB4" w:rsidR="004F1C87" w:rsidRPr="00836967" w:rsidRDefault="004F1C87" w:rsidP="00836967">
      <w:pPr>
        <w:spacing w:line="216" w:lineRule="auto"/>
        <w:ind w:left="1701" w:firstLine="96"/>
        <w:contextualSpacing/>
        <w:rPr>
          <w:rFonts w:cs="Arial"/>
          <w:iCs/>
          <w:lang w:val="en-US"/>
        </w:rPr>
      </w:pPr>
    </w:p>
    <w:p w14:paraId="78A30384" w14:textId="77777777" w:rsidR="00836967" w:rsidRPr="00836967" w:rsidRDefault="004F1C87" w:rsidP="00836967">
      <w:pPr>
        <w:pStyle w:val="ListParagraph"/>
        <w:numPr>
          <w:ilvl w:val="0"/>
          <w:numId w:val="35"/>
        </w:numPr>
        <w:spacing w:line="216" w:lineRule="auto"/>
        <w:ind w:left="1701"/>
        <w:rPr>
          <w:rFonts w:cs="Arial"/>
          <w:iCs/>
        </w:rPr>
      </w:pPr>
      <w:r w:rsidRPr="00836967">
        <w:rPr>
          <w:rFonts w:cs="Arial"/>
          <w:iCs/>
          <w:lang w:val="en-US"/>
        </w:rPr>
        <w:t xml:space="preserve">Authority engineering; </w:t>
      </w:r>
    </w:p>
    <w:p w14:paraId="20CADD82" w14:textId="77777777" w:rsidR="00836967" w:rsidRDefault="00836967" w:rsidP="00836967">
      <w:pPr>
        <w:pStyle w:val="ListParagraph"/>
        <w:ind w:left="1701"/>
        <w:rPr>
          <w:rFonts w:cs="Arial"/>
          <w:iCs/>
          <w:lang w:val="en-US"/>
        </w:rPr>
      </w:pPr>
    </w:p>
    <w:p w14:paraId="31A6425E" w14:textId="31DFFABD" w:rsidR="004F1C87" w:rsidRPr="00836967" w:rsidRDefault="004F1C87" w:rsidP="00836967">
      <w:pPr>
        <w:pStyle w:val="ListParagraph"/>
        <w:numPr>
          <w:ilvl w:val="0"/>
          <w:numId w:val="35"/>
        </w:numPr>
        <w:spacing w:line="216" w:lineRule="auto"/>
        <w:ind w:left="1701"/>
        <w:rPr>
          <w:rFonts w:cs="Arial"/>
          <w:iCs/>
        </w:rPr>
      </w:pPr>
      <w:r w:rsidRPr="00836967">
        <w:rPr>
          <w:rFonts w:cs="Arial"/>
          <w:iCs/>
          <w:lang w:val="en-US"/>
        </w:rPr>
        <w:t>Costs arising from participation of a third party are excluded from our services. Such costs are based on national principles</w:t>
      </w:r>
      <w:r w:rsidRPr="00836967">
        <w:rPr>
          <w:rFonts w:eastAsia="+mn-ea" w:cs="Arial"/>
          <w:kern w:val="24"/>
          <w:lang w:val="en-US"/>
        </w:rPr>
        <w:t xml:space="preserve"> and cannot be estimated yet (e.g. certified bodies, etc.); </w:t>
      </w:r>
    </w:p>
    <w:p w14:paraId="5F915E47" w14:textId="77777777" w:rsidR="00421929" w:rsidRPr="00836967" w:rsidRDefault="00421929" w:rsidP="00836967">
      <w:pPr>
        <w:pStyle w:val="ListParagraph"/>
        <w:ind w:left="1701"/>
        <w:rPr>
          <w:rFonts w:eastAsia="+mn-ea" w:cs="Arial"/>
          <w:kern w:val="24"/>
          <w:lang w:val="en-US"/>
        </w:rPr>
      </w:pPr>
    </w:p>
    <w:p w14:paraId="6ABF4BD5" w14:textId="3D312830" w:rsidR="004F1C87" w:rsidRPr="00836967" w:rsidRDefault="004F1C87" w:rsidP="00836967">
      <w:pPr>
        <w:pStyle w:val="ListParagraph"/>
        <w:numPr>
          <w:ilvl w:val="0"/>
          <w:numId w:val="35"/>
        </w:numPr>
        <w:spacing w:line="216" w:lineRule="auto"/>
        <w:ind w:left="1701"/>
        <w:rPr>
          <w:rFonts w:eastAsia="+mn-ea" w:cs="Arial"/>
          <w:kern w:val="24"/>
          <w:lang w:val="en-US"/>
        </w:rPr>
      </w:pPr>
      <w:r w:rsidRPr="00836967">
        <w:rPr>
          <w:rFonts w:eastAsia="+mn-ea" w:cs="Arial"/>
          <w:kern w:val="24"/>
          <w:lang w:val="en-US"/>
        </w:rPr>
        <w:t xml:space="preserve">Supply of any equipment (exempted from this are those facilities which are necessary for carrying out the services); </w:t>
      </w:r>
    </w:p>
    <w:p w14:paraId="199D532D" w14:textId="77777777" w:rsidR="00421929" w:rsidRPr="00836967" w:rsidRDefault="00421929" w:rsidP="00836967">
      <w:pPr>
        <w:pStyle w:val="ListParagraph"/>
        <w:ind w:left="1701"/>
        <w:rPr>
          <w:rFonts w:eastAsia="+mn-ea" w:cs="Arial"/>
          <w:kern w:val="24"/>
          <w:lang w:val="en-US"/>
        </w:rPr>
      </w:pPr>
    </w:p>
    <w:p w14:paraId="47CD1108" w14:textId="4A4F9603" w:rsidR="004F1C87" w:rsidRPr="00836967" w:rsidRDefault="004F1C87" w:rsidP="00836967">
      <w:pPr>
        <w:pStyle w:val="ListParagraph"/>
        <w:numPr>
          <w:ilvl w:val="0"/>
          <w:numId w:val="35"/>
        </w:numPr>
        <w:spacing w:line="216" w:lineRule="auto"/>
        <w:ind w:left="1701"/>
        <w:rPr>
          <w:rFonts w:eastAsia="+mn-ea" w:cs="Arial"/>
          <w:kern w:val="24"/>
          <w:lang w:val="en-US"/>
        </w:rPr>
      </w:pPr>
      <w:r w:rsidRPr="00836967">
        <w:rPr>
          <w:rFonts w:eastAsia="+mn-ea" w:cs="Arial"/>
          <w:kern w:val="24"/>
          <w:lang w:val="en-US"/>
        </w:rPr>
        <w:t xml:space="preserve">Local fees and charges that may be associated with the execution of the work on site; </w:t>
      </w:r>
    </w:p>
    <w:p w14:paraId="06C8C681" w14:textId="77777777" w:rsidR="00421929" w:rsidRPr="00836967" w:rsidRDefault="00421929" w:rsidP="00836967">
      <w:pPr>
        <w:pStyle w:val="ListParagraph"/>
        <w:ind w:left="1701"/>
        <w:rPr>
          <w:rFonts w:eastAsia="+mn-ea" w:cs="Arial"/>
          <w:kern w:val="24"/>
          <w:lang w:val="en-US"/>
        </w:rPr>
      </w:pPr>
    </w:p>
    <w:p w14:paraId="78BAF025" w14:textId="0DBE0BCA" w:rsidR="004F1C87" w:rsidRPr="00836967" w:rsidRDefault="004F1C87" w:rsidP="00836967">
      <w:pPr>
        <w:pStyle w:val="ListParagraph"/>
        <w:numPr>
          <w:ilvl w:val="0"/>
          <w:numId w:val="35"/>
        </w:numPr>
        <w:spacing w:line="216" w:lineRule="auto"/>
        <w:ind w:left="1701"/>
        <w:rPr>
          <w:rFonts w:eastAsia="+mn-ea" w:cs="Arial"/>
          <w:kern w:val="24"/>
          <w:lang w:val="en-US"/>
        </w:rPr>
      </w:pPr>
      <w:r w:rsidRPr="00836967">
        <w:rPr>
          <w:rFonts w:eastAsia="+mn-ea" w:cs="Arial"/>
          <w:kern w:val="24"/>
          <w:lang w:val="en-US"/>
        </w:rPr>
        <w:t>Adaption of existing documentation in case of missing or incorrect data, conversion of the existing documentation into editable files (e.g. AutoCAD).</w:t>
      </w:r>
    </w:p>
    <w:p w14:paraId="65BF203C" w14:textId="77777777" w:rsidR="00421929" w:rsidRPr="00836967" w:rsidRDefault="00421929" w:rsidP="00836967">
      <w:pPr>
        <w:pStyle w:val="ListParagraph"/>
        <w:ind w:left="1701"/>
        <w:rPr>
          <w:rFonts w:eastAsia="+mn-ea" w:cs="Arial"/>
          <w:kern w:val="24"/>
          <w:lang w:val="en-US"/>
        </w:rPr>
      </w:pPr>
    </w:p>
    <w:p w14:paraId="2ED09FB6" w14:textId="074B81C6" w:rsidR="0002772A" w:rsidRPr="00836967" w:rsidRDefault="004F1C87" w:rsidP="00836967">
      <w:pPr>
        <w:pStyle w:val="ListParagraph"/>
        <w:numPr>
          <w:ilvl w:val="0"/>
          <w:numId w:val="35"/>
        </w:numPr>
        <w:spacing w:line="216" w:lineRule="auto"/>
        <w:ind w:left="1701"/>
        <w:rPr>
          <w:rFonts w:cs="Arial"/>
          <w:lang w:val="en-US"/>
        </w:rPr>
      </w:pPr>
      <w:r w:rsidRPr="00836967">
        <w:rPr>
          <w:rFonts w:eastAsia="+mn-ea" w:cs="Arial"/>
          <w:kern w:val="24"/>
          <w:lang w:val="en-US"/>
        </w:rPr>
        <w:t xml:space="preserve">Any travel costs for Company’s personnel (e.g. visas, tickets, accommodation, meals, daily allowance, insurance, etc.) </w:t>
      </w:r>
    </w:p>
    <w:p w14:paraId="24CC51F2" w14:textId="1125E092" w:rsidR="00D26C79" w:rsidRPr="00836967" w:rsidRDefault="00D26C79" w:rsidP="00836967">
      <w:pPr>
        <w:ind w:left="1701" w:hanging="11"/>
        <w:rPr>
          <w:lang w:val="en-US"/>
        </w:rPr>
      </w:pPr>
      <w:r w:rsidRPr="00836967">
        <w:rPr>
          <w:lang w:val="en-US"/>
        </w:rPr>
        <w:br w:type="page"/>
      </w:r>
    </w:p>
    <w:p w14:paraId="380C076B" w14:textId="77777777" w:rsidR="0002772A" w:rsidRPr="00836967" w:rsidRDefault="0002772A" w:rsidP="002B0AAC">
      <w:pPr>
        <w:rPr>
          <w:lang w:val="en-US"/>
        </w:rPr>
      </w:pPr>
    </w:p>
    <w:p w14:paraId="5A10CDD0" w14:textId="77777777" w:rsidR="0002772A" w:rsidRPr="00836967" w:rsidRDefault="0002772A" w:rsidP="002B0AAC">
      <w:pPr>
        <w:rPr>
          <w:lang w:val="en-US"/>
        </w:rPr>
      </w:pPr>
    </w:p>
    <w:p w14:paraId="4D706597" w14:textId="77777777" w:rsidR="00D26C79" w:rsidRPr="001635DB" w:rsidRDefault="00D26C79" w:rsidP="005B5C03">
      <w:pPr>
        <w:pStyle w:val="Heading1"/>
        <w:numPr>
          <w:ilvl w:val="0"/>
          <w:numId w:val="16"/>
        </w:numPr>
        <w:ind w:left="1134" w:hanging="1134"/>
        <w:jc w:val="both"/>
        <w:rPr>
          <w:rFonts w:eastAsiaTheme="minorHAnsi" w:cs="Arial"/>
          <w:sz w:val="22"/>
          <w:lang w:val="en-US"/>
        </w:rPr>
      </w:pPr>
      <w:bookmarkStart w:id="15" w:name="_Toc226987039"/>
      <w:r w:rsidRPr="001635DB">
        <w:rPr>
          <w:rFonts w:eastAsiaTheme="minorHAnsi" w:cs="Arial"/>
          <w:sz w:val="22"/>
          <w:lang w:val="en-US"/>
        </w:rPr>
        <w:t>Personnel, Equipment, Facilities and Services of Others to be Provided by the Client</w:t>
      </w:r>
      <w:bookmarkEnd w:id="15"/>
    </w:p>
    <w:p w14:paraId="6BF61FEE" w14:textId="5F706E7F" w:rsidR="00D26C79" w:rsidRPr="00836967" w:rsidRDefault="00D26C79" w:rsidP="002B0AAC">
      <w:pPr>
        <w:ind w:left="1134"/>
        <w:rPr>
          <w:lang w:val="en-US"/>
        </w:rPr>
      </w:pPr>
      <w:r w:rsidRPr="00836967">
        <w:rPr>
          <w:rFonts w:cs="Arial"/>
          <w:iCs/>
          <w:kern w:val="28"/>
          <w:lang w:val="en-US"/>
        </w:rPr>
        <w:t xml:space="preserve">This shall be limited to services contained in Consultant’s Proposal </w:t>
      </w:r>
      <w:r w:rsidR="00BC72D1" w:rsidRPr="00836967">
        <w:rPr>
          <w:rFonts w:cs="Arial"/>
          <w:iCs/>
          <w:kern w:val="28"/>
          <w:lang w:val="en-US"/>
        </w:rPr>
        <w:t>20877-ILF-NGR-OD-00001_Rev0 dated 6</w:t>
      </w:r>
      <w:r w:rsidR="00BC72D1" w:rsidRPr="00836967">
        <w:rPr>
          <w:rFonts w:cs="Arial"/>
          <w:iCs/>
          <w:kern w:val="28"/>
          <w:vertAlign w:val="superscript"/>
          <w:lang w:val="en-US"/>
        </w:rPr>
        <w:t>th</w:t>
      </w:r>
      <w:r w:rsidR="00BC72D1" w:rsidRPr="00836967">
        <w:rPr>
          <w:rFonts w:cs="Arial"/>
          <w:iCs/>
          <w:kern w:val="28"/>
          <w:lang w:val="en-US"/>
        </w:rPr>
        <w:t xml:space="preserve"> February 2026</w:t>
      </w:r>
      <w:r w:rsidRPr="00836967">
        <w:rPr>
          <w:rFonts w:cs="Arial"/>
          <w:iCs/>
          <w:kern w:val="28"/>
          <w:lang w:val="en-US"/>
        </w:rPr>
        <w:t>.</w:t>
      </w:r>
      <w:r w:rsidRPr="00836967">
        <w:rPr>
          <w:lang w:val="en-US"/>
        </w:rPr>
        <w:br w:type="page"/>
      </w:r>
    </w:p>
    <w:p w14:paraId="5C33D1A4" w14:textId="77777777" w:rsidR="00D26C79" w:rsidRPr="00AC0576" w:rsidRDefault="00D26C79" w:rsidP="00D26C79">
      <w:pPr>
        <w:pStyle w:val="Heading1"/>
        <w:numPr>
          <w:ilvl w:val="0"/>
          <w:numId w:val="16"/>
        </w:numPr>
        <w:ind w:left="1134" w:hanging="1134"/>
        <w:rPr>
          <w:rFonts w:cs="Arial"/>
          <w:b w:val="0"/>
          <w:bCs/>
          <w:sz w:val="22"/>
        </w:rPr>
      </w:pPr>
      <w:bookmarkStart w:id="16" w:name="_Toc226987040"/>
      <w:r w:rsidRPr="00AC0576">
        <w:rPr>
          <w:rFonts w:cs="Arial"/>
          <w:bCs/>
          <w:sz w:val="22"/>
        </w:rPr>
        <w:lastRenderedPageBreak/>
        <w:t>Remuneration and Payment</w:t>
      </w:r>
      <w:bookmarkEnd w:id="16"/>
    </w:p>
    <w:p w14:paraId="7F991618" w14:textId="07B51237" w:rsidR="00AB2E03" w:rsidRPr="00836967" w:rsidRDefault="00AB2E03" w:rsidP="00D26C79">
      <w:pPr>
        <w:rPr>
          <w:rFonts w:cs="Arial"/>
          <w:lang w:val="en-US"/>
        </w:rPr>
      </w:pPr>
      <w:r w:rsidRPr="00836967">
        <w:rPr>
          <w:rFonts w:cs="Arial"/>
          <w:lang w:val="en-US"/>
        </w:rPr>
        <w:t xml:space="preserve">The </w:t>
      </w:r>
      <w:r w:rsidR="002A60C8" w:rsidRPr="00836967">
        <w:rPr>
          <w:rFonts w:cs="Arial"/>
          <w:lang w:val="en-US"/>
        </w:rPr>
        <w:t>contract</w:t>
      </w:r>
      <w:r w:rsidR="003D5963" w:rsidRPr="00836967">
        <w:rPr>
          <w:rFonts w:cs="Arial"/>
          <w:lang w:val="en-US"/>
        </w:rPr>
        <w:t xml:space="preserve"> price shall be a lump-sum fee</w:t>
      </w:r>
      <w:r w:rsidR="002A60C8" w:rsidRPr="00836967">
        <w:rPr>
          <w:rFonts w:cs="Arial"/>
          <w:lang w:val="en-US"/>
        </w:rPr>
        <w:t xml:space="preserve"> of</w:t>
      </w:r>
      <w:r w:rsidR="005139EE" w:rsidRPr="00836967">
        <w:rPr>
          <w:rFonts w:cs="Arial"/>
          <w:iCs/>
          <w:lang w:val="en-US"/>
        </w:rPr>
        <w:t xml:space="preserve"> </w:t>
      </w:r>
      <w:r w:rsidR="005139EE" w:rsidRPr="00836967">
        <w:rPr>
          <w:rFonts w:cs="Arial"/>
          <w:b/>
          <w:bCs/>
          <w:iCs/>
          <w:lang w:val="en-US"/>
        </w:rPr>
        <w:t>USD$1</w:t>
      </w:r>
      <w:r w:rsidR="00433469">
        <w:rPr>
          <w:rFonts w:cs="Arial"/>
          <w:b/>
          <w:bCs/>
          <w:iCs/>
          <w:lang w:val="en-US"/>
        </w:rPr>
        <w:t>51</w:t>
      </w:r>
      <w:r w:rsidR="005139EE" w:rsidRPr="00836967">
        <w:rPr>
          <w:rFonts w:cs="Arial"/>
          <w:b/>
          <w:bCs/>
          <w:iCs/>
          <w:lang w:val="en-US"/>
        </w:rPr>
        <w:t>,</w:t>
      </w:r>
      <w:r w:rsidR="00433469">
        <w:rPr>
          <w:rFonts w:cs="Arial"/>
          <w:b/>
          <w:bCs/>
          <w:iCs/>
          <w:lang w:val="en-US"/>
        </w:rPr>
        <w:t>3</w:t>
      </w:r>
      <w:r w:rsidR="005139EE" w:rsidRPr="00836967">
        <w:rPr>
          <w:rFonts w:cs="Arial"/>
          <w:b/>
          <w:bCs/>
          <w:iCs/>
          <w:lang w:val="en-US"/>
        </w:rPr>
        <w:t xml:space="preserve">50 ( One Hundred and </w:t>
      </w:r>
      <w:r w:rsidR="00433469">
        <w:rPr>
          <w:rFonts w:cs="Arial"/>
          <w:b/>
          <w:bCs/>
          <w:iCs/>
          <w:lang w:val="en-US"/>
        </w:rPr>
        <w:t>Fifty-One</w:t>
      </w:r>
      <w:r w:rsidR="005139EE" w:rsidRPr="00836967">
        <w:rPr>
          <w:rFonts w:cs="Arial"/>
          <w:b/>
          <w:bCs/>
          <w:iCs/>
          <w:lang w:val="en-US"/>
        </w:rPr>
        <w:t xml:space="preserve"> Thousand, </w:t>
      </w:r>
      <w:r w:rsidR="00433469">
        <w:rPr>
          <w:rFonts w:cs="Arial"/>
          <w:b/>
          <w:bCs/>
          <w:iCs/>
          <w:lang w:val="en-US"/>
        </w:rPr>
        <w:t>Three</w:t>
      </w:r>
      <w:r w:rsidR="005139EE" w:rsidRPr="00836967">
        <w:rPr>
          <w:rFonts w:cs="Arial"/>
          <w:b/>
          <w:bCs/>
          <w:iCs/>
          <w:lang w:val="en-US"/>
        </w:rPr>
        <w:t xml:space="preserve"> Hundred and Fifty United States Dollars)</w:t>
      </w:r>
      <w:r w:rsidR="005139EE" w:rsidRPr="00836967">
        <w:rPr>
          <w:rFonts w:cs="Arial"/>
          <w:iCs/>
          <w:lang w:val="en-US"/>
        </w:rPr>
        <w:t xml:space="preserve"> </w:t>
      </w:r>
      <w:r w:rsidR="00A11390" w:rsidRPr="00836967">
        <w:rPr>
          <w:rFonts w:cs="Arial"/>
          <w:lang w:val="en-US"/>
        </w:rPr>
        <w:t>as reproduced</w:t>
      </w:r>
      <w:r w:rsidR="00A06F94" w:rsidRPr="00836967">
        <w:rPr>
          <w:rFonts w:cs="Arial"/>
          <w:lang w:val="en-US"/>
        </w:rPr>
        <w:t xml:space="preserve"> below</w:t>
      </w:r>
      <w:r w:rsidR="0020380F" w:rsidRPr="00836967">
        <w:rPr>
          <w:rFonts w:cs="Arial"/>
          <w:lang w:val="en-US"/>
        </w:rPr>
        <w:t>:</w:t>
      </w:r>
    </w:p>
    <w:p w14:paraId="229EE691" w14:textId="77777777" w:rsidR="0020380F" w:rsidRPr="00836967" w:rsidRDefault="0020380F" w:rsidP="00D26C79">
      <w:pPr>
        <w:rPr>
          <w:rFonts w:cs="Arial"/>
          <w:lang w:val="en-US"/>
        </w:rPr>
      </w:pPr>
    </w:p>
    <w:p w14:paraId="7CE44520" w14:textId="77777777" w:rsidR="00D63FE6" w:rsidRPr="00BC4AC3" w:rsidRDefault="003C2798" w:rsidP="009407A8">
      <w:pPr>
        <w:pStyle w:val="ListParagraph"/>
        <w:numPr>
          <w:ilvl w:val="0"/>
          <w:numId w:val="31"/>
        </w:numPr>
        <w:rPr>
          <w:rFonts w:cs="Arial"/>
        </w:rPr>
      </w:pPr>
      <w:r w:rsidRPr="00BC4AC3">
        <w:rPr>
          <w:rFonts w:cs="Arial"/>
        </w:rPr>
        <w:t>Labour Costs</w:t>
      </w:r>
      <w:r w:rsidR="00AC0445" w:rsidRPr="00BC4AC3">
        <w:rPr>
          <w:rFonts w:cs="Arial"/>
        </w:rPr>
        <w:t xml:space="preserve"> </w:t>
      </w:r>
      <w:r w:rsidR="00D63FE6" w:rsidRPr="00BC4AC3">
        <w:rPr>
          <w:rFonts w:cs="Arial"/>
        </w:rPr>
        <w:t>–</w:t>
      </w:r>
      <w:r w:rsidR="00AC0445" w:rsidRPr="00BC4AC3">
        <w:rPr>
          <w:rFonts w:cs="Arial"/>
        </w:rPr>
        <w:t xml:space="preserve"> </w:t>
      </w:r>
      <w:r w:rsidR="00A06F94" w:rsidRPr="00BC4AC3">
        <w:rPr>
          <w:rFonts w:cs="Arial"/>
        </w:rPr>
        <w:t>USD</w:t>
      </w:r>
      <w:r w:rsidR="00D63FE6" w:rsidRPr="00BC4AC3">
        <w:rPr>
          <w:rFonts w:cs="Arial"/>
        </w:rPr>
        <w:t xml:space="preserve"> 151,350</w:t>
      </w:r>
    </w:p>
    <w:p w14:paraId="60E53EB8" w14:textId="56877905" w:rsidR="002A60C8" w:rsidRPr="00836967" w:rsidRDefault="00D63FE6" w:rsidP="001529F6">
      <w:pPr>
        <w:pStyle w:val="ListParagraph"/>
        <w:numPr>
          <w:ilvl w:val="0"/>
          <w:numId w:val="31"/>
        </w:numPr>
        <w:rPr>
          <w:rFonts w:cs="Arial"/>
          <w:lang w:val="en-US"/>
        </w:rPr>
      </w:pPr>
      <w:r w:rsidRPr="00836967">
        <w:rPr>
          <w:rFonts w:cs="Arial"/>
          <w:lang w:val="en-US"/>
        </w:rPr>
        <w:t>Non-Labour Costs (</w:t>
      </w:r>
      <w:r w:rsidR="00E4630A" w:rsidRPr="00836967">
        <w:rPr>
          <w:rFonts w:cs="Arial"/>
          <w:lang w:val="en-US"/>
        </w:rPr>
        <w:t>Transport</w:t>
      </w:r>
      <w:r w:rsidRPr="00836967">
        <w:rPr>
          <w:rFonts w:cs="Arial"/>
          <w:lang w:val="en-US"/>
        </w:rPr>
        <w:t xml:space="preserve"> and Accommodation)</w:t>
      </w:r>
      <w:r w:rsidR="00AC0445" w:rsidRPr="00836967">
        <w:rPr>
          <w:rFonts w:cs="Arial"/>
          <w:lang w:val="en-US"/>
        </w:rPr>
        <w:t xml:space="preserve"> – </w:t>
      </w:r>
      <w:r w:rsidR="00433469">
        <w:rPr>
          <w:rFonts w:cs="Arial"/>
          <w:lang w:val="en-US"/>
        </w:rPr>
        <w:t>to be provided by Client</w:t>
      </w:r>
      <w:r w:rsidR="00F10FDF">
        <w:rPr>
          <w:rFonts w:cs="Arial"/>
          <w:lang w:val="en-US"/>
        </w:rPr>
        <w:t xml:space="preserve">. </w:t>
      </w:r>
    </w:p>
    <w:p w14:paraId="49A738F8" w14:textId="77777777" w:rsidR="00D63FE6" w:rsidRPr="00836967" w:rsidRDefault="00D63FE6" w:rsidP="00D63FE6">
      <w:pPr>
        <w:rPr>
          <w:rFonts w:cs="Arial"/>
          <w:lang w:val="en-US"/>
        </w:rPr>
      </w:pPr>
    </w:p>
    <w:p w14:paraId="449B6F19" w14:textId="77777777" w:rsidR="00D63FE6" w:rsidRPr="00836967" w:rsidRDefault="00D63FE6" w:rsidP="00D63FE6">
      <w:pPr>
        <w:rPr>
          <w:rFonts w:cs="Arial"/>
          <w:highlight w:val="yellow"/>
          <w:lang w:val="en-US"/>
        </w:rPr>
      </w:pPr>
    </w:p>
    <w:tbl>
      <w:tblPr>
        <w:tblStyle w:val="TableGrid"/>
        <w:tblW w:w="0" w:type="auto"/>
        <w:tblLook w:val="04A0" w:firstRow="1" w:lastRow="0" w:firstColumn="1" w:lastColumn="0" w:noHBand="0" w:noVBand="1"/>
      </w:tblPr>
      <w:tblGrid>
        <w:gridCol w:w="3918"/>
        <w:gridCol w:w="2433"/>
        <w:gridCol w:w="2174"/>
        <w:gridCol w:w="1669"/>
      </w:tblGrid>
      <w:tr w:rsidR="00607605" w14:paraId="4FF695D2" w14:textId="77777777" w:rsidTr="00F10FDF">
        <w:trPr>
          <w:trHeight w:val="960"/>
        </w:trPr>
        <w:tc>
          <w:tcPr>
            <w:tcW w:w="3918" w:type="dxa"/>
          </w:tcPr>
          <w:p w14:paraId="6E292FA4" w14:textId="69D07317" w:rsidR="00607605" w:rsidRDefault="00607605" w:rsidP="00D26C79">
            <w:pPr>
              <w:rPr>
                <w:rFonts w:cs="Arial"/>
                <w:b/>
                <w:bCs/>
              </w:rPr>
            </w:pPr>
            <w:r>
              <w:rPr>
                <w:rFonts w:cs="Arial"/>
                <w:b/>
                <w:bCs/>
              </w:rPr>
              <w:t>Milestone Description</w:t>
            </w:r>
          </w:p>
        </w:tc>
        <w:tc>
          <w:tcPr>
            <w:tcW w:w="2433" w:type="dxa"/>
          </w:tcPr>
          <w:p w14:paraId="3D15A9DA" w14:textId="21474AAE" w:rsidR="00607605" w:rsidRDefault="00607605" w:rsidP="00D26C79">
            <w:pPr>
              <w:rPr>
                <w:rFonts w:cs="Arial"/>
                <w:b/>
                <w:bCs/>
              </w:rPr>
            </w:pPr>
            <w:r>
              <w:rPr>
                <w:rFonts w:cs="Arial"/>
                <w:b/>
                <w:bCs/>
              </w:rPr>
              <w:t>Percentage of lump-sum</w:t>
            </w:r>
          </w:p>
        </w:tc>
        <w:tc>
          <w:tcPr>
            <w:tcW w:w="2174" w:type="dxa"/>
          </w:tcPr>
          <w:p w14:paraId="0321F308" w14:textId="36943F73" w:rsidR="00607605" w:rsidRDefault="00607605" w:rsidP="00D26C79">
            <w:pPr>
              <w:rPr>
                <w:rFonts w:cs="Arial"/>
                <w:b/>
                <w:bCs/>
              </w:rPr>
            </w:pPr>
            <w:r>
              <w:rPr>
                <w:rFonts w:cs="Arial"/>
                <w:b/>
                <w:bCs/>
              </w:rPr>
              <w:t>Amount</w:t>
            </w:r>
          </w:p>
        </w:tc>
        <w:tc>
          <w:tcPr>
            <w:tcW w:w="1669" w:type="dxa"/>
          </w:tcPr>
          <w:p w14:paraId="48751D6C" w14:textId="17F6C815" w:rsidR="00607605" w:rsidRDefault="00607605" w:rsidP="00D26C79">
            <w:pPr>
              <w:rPr>
                <w:rFonts w:cs="Arial"/>
                <w:b/>
                <w:bCs/>
              </w:rPr>
            </w:pPr>
            <w:r>
              <w:rPr>
                <w:rFonts w:cs="Arial"/>
                <w:b/>
                <w:bCs/>
              </w:rPr>
              <w:t>Payment Timeline</w:t>
            </w:r>
          </w:p>
        </w:tc>
      </w:tr>
      <w:tr w:rsidR="00607605" w14:paraId="2AAC7C33" w14:textId="77777777" w:rsidTr="00F10FDF">
        <w:trPr>
          <w:trHeight w:val="599"/>
        </w:trPr>
        <w:tc>
          <w:tcPr>
            <w:tcW w:w="3918" w:type="dxa"/>
          </w:tcPr>
          <w:p w14:paraId="41DE851C" w14:textId="2643E259" w:rsidR="00607605" w:rsidRDefault="00E4630A" w:rsidP="003C1A20">
            <w:pPr>
              <w:rPr>
                <w:rFonts w:cs="Arial"/>
                <w:b/>
                <w:bCs/>
              </w:rPr>
            </w:pPr>
            <w:r>
              <w:rPr>
                <w:rFonts w:cs="Arial"/>
                <w:b/>
                <w:bCs/>
              </w:rPr>
              <w:t>Mobilisation Fee</w:t>
            </w:r>
          </w:p>
        </w:tc>
        <w:tc>
          <w:tcPr>
            <w:tcW w:w="2433" w:type="dxa"/>
          </w:tcPr>
          <w:p w14:paraId="10A56BA0" w14:textId="66180399" w:rsidR="00607605" w:rsidRPr="00821559" w:rsidRDefault="00821559" w:rsidP="00D26C79">
            <w:pPr>
              <w:rPr>
                <w:rFonts w:cs="Arial"/>
              </w:rPr>
            </w:pPr>
            <w:r>
              <w:rPr>
                <w:rFonts w:cs="Arial"/>
              </w:rPr>
              <w:t>22.5</w:t>
            </w:r>
            <w:ins w:id="17" w:author="Giwa, Titilayo" w:date="2026-04-29T14:38:00Z" w16du:dateUtc="2026-04-29T13:38:00Z">
              <w:r w:rsidR="008E475C">
                <w:rPr>
                  <w:rFonts w:cs="Arial"/>
                </w:rPr>
                <w:t>0</w:t>
              </w:r>
            </w:ins>
            <w:r>
              <w:rPr>
                <w:rFonts w:cs="Arial"/>
              </w:rPr>
              <w:t>%</w:t>
            </w:r>
          </w:p>
        </w:tc>
        <w:tc>
          <w:tcPr>
            <w:tcW w:w="2174" w:type="dxa"/>
          </w:tcPr>
          <w:p w14:paraId="351E948B" w14:textId="67E0D2D0" w:rsidR="00607605" w:rsidRPr="003C1A20" w:rsidRDefault="009D16DA" w:rsidP="00D26C79">
            <w:pPr>
              <w:rPr>
                <w:rFonts w:cs="Arial"/>
              </w:rPr>
            </w:pPr>
            <w:del w:id="18" w:author="Giwa, Titilayo" w:date="2026-04-29T14:23:00Z" w16du:dateUtc="2026-04-29T13:23:00Z">
              <w:r w:rsidRPr="009D16DA" w:rsidDel="00F10FDF">
                <w:rPr>
                  <w:rFonts w:cs="Arial"/>
                  <w:lang w:val="en-GB"/>
                </w:rPr>
                <w:delText>36,213.75</w:delText>
              </w:r>
            </w:del>
            <w:ins w:id="19" w:author="Giwa, Titilayo" w:date="2026-04-29T14:23:00Z" w16du:dateUtc="2026-04-29T13:23:00Z">
              <w:r w:rsidR="00F10FDF">
                <w:rPr>
                  <w:rFonts w:cs="Arial"/>
                  <w:lang w:val="en-GB"/>
                </w:rPr>
                <w:t>3</w:t>
              </w:r>
            </w:ins>
            <w:ins w:id="20" w:author="Giwa, Titilayo" w:date="2026-04-29T14:39:00Z" w16du:dateUtc="2026-04-29T13:39:00Z">
              <w:r w:rsidR="001D3F53">
                <w:rPr>
                  <w:rFonts w:cs="Arial"/>
                  <w:lang w:val="en-GB"/>
                </w:rPr>
                <w:t>4</w:t>
              </w:r>
            </w:ins>
            <w:ins w:id="21" w:author="Giwa, Titilayo" w:date="2026-04-29T14:23:00Z" w16du:dateUtc="2026-04-29T13:23:00Z">
              <w:r w:rsidR="00F10FDF">
                <w:rPr>
                  <w:rFonts w:cs="Arial"/>
                  <w:lang w:val="en-GB"/>
                </w:rPr>
                <w:t>,05</w:t>
              </w:r>
            </w:ins>
            <w:ins w:id="22" w:author="Giwa, Titilayo" w:date="2026-04-29T14:39:00Z" w16du:dateUtc="2026-04-29T13:39:00Z">
              <w:r w:rsidR="001D3F53">
                <w:rPr>
                  <w:rFonts w:cs="Arial"/>
                  <w:lang w:val="en-GB"/>
                </w:rPr>
                <w:t>4</w:t>
              </w:r>
            </w:ins>
            <w:ins w:id="23" w:author="Giwa, Titilayo" w:date="2026-04-29T14:23:00Z" w16du:dateUtc="2026-04-29T13:23:00Z">
              <w:r w:rsidR="00F10FDF">
                <w:rPr>
                  <w:rFonts w:cs="Arial"/>
                  <w:lang w:val="en-GB"/>
                </w:rPr>
                <w:t>.</w:t>
              </w:r>
            </w:ins>
            <w:ins w:id="24" w:author="Giwa, Titilayo" w:date="2026-04-29T14:39:00Z" w16du:dateUtc="2026-04-29T13:39:00Z">
              <w:r w:rsidR="001D3F53">
                <w:rPr>
                  <w:rFonts w:cs="Arial"/>
                  <w:lang w:val="en-GB"/>
                </w:rPr>
                <w:t>00</w:t>
              </w:r>
            </w:ins>
          </w:p>
        </w:tc>
        <w:tc>
          <w:tcPr>
            <w:tcW w:w="1669" w:type="dxa"/>
          </w:tcPr>
          <w:p w14:paraId="713573E8" w14:textId="1CACA961" w:rsidR="00607605" w:rsidRPr="003C1A20" w:rsidRDefault="003C1A20" w:rsidP="00D26C79">
            <w:pPr>
              <w:rPr>
                <w:rFonts w:cs="Arial"/>
              </w:rPr>
            </w:pPr>
            <w:r>
              <w:rPr>
                <w:rFonts w:cs="Arial"/>
              </w:rPr>
              <w:t>10 days</w:t>
            </w:r>
          </w:p>
        </w:tc>
      </w:tr>
      <w:tr w:rsidR="00607605" w14:paraId="34F3AD42" w14:textId="77777777" w:rsidTr="00F10FDF">
        <w:trPr>
          <w:trHeight w:val="692"/>
        </w:trPr>
        <w:tc>
          <w:tcPr>
            <w:tcW w:w="3918" w:type="dxa"/>
          </w:tcPr>
          <w:p w14:paraId="3625802D" w14:textId="145C5C50" w:rsidR="00607605" w:rsidRDefault="00BC4AC3" w:rsidP="00D26C79">
            <w:pPr>
              <w:rPr>
                <w:rFonts w:cs="Arial"/>
                <w:b/>
                <w:bCs/>
              </w:rPr>
            </w:pPr>
            <w:r>
              <w:rPr>
                <w:rFonts w:cs="Arial"/>
                <w:b/>
                <w:bCs/>
              </w:rPr>
              <w:t>Comp</w:t>
            </w:r>
            <w:r w:rsidR="0085199A">
              <w:rPr>
                <w:rFonts w:cs="Arial"/>
                <w:b/>
                <w:bCs/>
              </w:rPr>
              <w:t>l</w:t>
            </w:r>
            <w:r>
              <w:rPr>
                <w:rFonts w:cs="Arial"/>
                <w:b/>
                <w:bCs/>
              </w:rPr>
              <w:t>etion of FEED</w:t>
            </w:r>
            <w:r w:rsidR="008016B5">
              <w:rPr>
                <w:rFonts w:cs="Arial"/>
                <w:b/>
                <w:bCs/>
              </w:rPr>
              <w:t xml:space="preserve"> Re</w:t>
            </w:r>
            <w:r w:rsidR="000D52F0">
              <w:rPr>
                <w:rFonts w:cs="Arial"/>
                <w:b/>
                <w:bCs/>
              </w:rPr>
              <w:t>view</w:t>
            </w:r>
          </w:p>
        </w:tc>
        <w:tc>
          <w:tcPr>
            <w:tcW w:w="2433" w:type="dxa"/>
          </w:tcPr>
          <w:p w14:paraId="57B31B68" w14:textId="2EAE95D1" w:rsidR="00607605" w:rsidRPr="00821559" w:rsidRDefault="00821559" w:rsidP="00D26C79">
            <w:pPr>
              <w:rPr>
                <w:rFonts w:cs="Arial"/>
              </w:rPr>
            </w:pPr>
            <w:r>
              <w:rPr>
                <w:rFonts w:cs="Arial"/>
              </w:rPr>
              <w:t>7.5</w:t>
            </w:r>
            <w:ins w:id="25" w:author="Giwa, Titilayo" w:date="2026-04-29T14:38:00Z" w16du:dateUtc="2026-04-29T13:38:00Z">
              <w:r w:rsidR="008E475C">
                <w:rPr>
                  <w:rFonts w:cs="Arial"/>
                </w:rPr>
                <w:t>0</w:t>
              </w:r>
            </w:ins>
            <w:r>
              <w:rPr>
                <w:rFonts w:cs="Arial"/>
              </w:rPr>
              <w:t>%</w:t>
            </w:r>
          </w:p>
        </w:tc>
        <w:tc>
          <w:tcPr>
            <w:tcW w:w="2174" w:type="dxa"/>
          </w:tcPr>
          <w:p w14:paraId="0D2F558D" w14:textId="1143C633" w:rsidR="00607605" w:rsidRPr="00821559" w:rsidRDefault="00827344" w:rsidP="00D26C79">
            <w:pPr>
              <w:rPr>
                <w:rFonts w:cs="Arial"/>
              </w:rPr>
            </w:pPr>
            <w:del w:id="26" w:author="Giwa, Titilayo" w:date="2026-04-29T14:23:00Z" w16du:dateUtc="2026-04-29T13:23:00Z">
              <w:r w:rsidRPr="00827344" w:rsidDel="00F10FDF">
                <w:rPr>
                  <w:rFonts w:cs="Arial"/>
                  <w:lang w:val="en-GB"/>
                </w:rPr>
                <w:delText>12,071.25</w:delText>
              </w:r>
            </w:del>
            <w:ins w:id="27" w:author="Giwa, Titilayo" w:date="2026-04-29T14:23:00Z" w16du:dateUtc="2026-04-29T13:23:00Z">
              <w:r w:rsidR="00F10FDF">
                <w:rPr>
                  <w:rFonts w:cs="Arial"/>
                  <w:lang w:val="en-GB"/>
                </w:rPr>
                <w:t>11,351.</w:t>
              </w:r>
            </w:ins>
            <w:ins w:id="28" w:author="Giwa, Titilayo" w:date="2026-04-29T14:39:00Z" w16du:dateUtc="2026-04-29T13:39:00Z">
              <w:r w:rsidR="001D3F53">
                <w:rPr>
                  <w:rFonts w:cs="Arial"/>
                  <w:lang w:val="en-GB"/>
                </w:rPr>
                <w:t>00</w:t>
              </w:r>
            </w:ins>
          </w:p>
        </w:tc>
        <w:tc>
          <w:tcPr>
            <w:tcW w:w="1669" w:type="dxa"/>
          </w:tcPr>
          <w:p w14:paraId="6BF1C3DC" w14:textId="59E1849F" w:rsidR="00607605" w:rsidRPr="00821559" w:rsidRDefault="003C1A20" w:rsidP="00D26C79">
            <w:pPr>
              <w:rPr>
                <w:rFonts w:cs="Arial"/>
              </w:rPr>
            </w:pPr>
            <w:r>
              <w:rPr>
                <w:rFonts w:cs="Arial"/>
              </w:rPr>
              <w:t>10 days</w:t>
            </w:r>
          </w:p>
        </w:tc>
      </w:tr>
      <w:tr w:rsidR="00607605" w14:paraId="0C736396" w14:textId="77777777" w:rsidTr="00F10FDF">
        <w:trPr>
          <w:trHeight w:val="702"/>
        </w:trPr>
        <w:tc>
          <w:tcPr>
            <w:tcW w:w="3918" w:type="dxa"/>
          </w:tcPr>
          <w:p w14:paraId="034A8AD5" w14:textId="3C446865" w:rsidR="00607605" w:rsidRPr="006D6B20" w:rsidRDefault="000D52F0" w:rsidP="00D26C79">
            <w:pPr>
              <w:rPr>
                <w:rFonts w:cs="Arial"/>
                <w:b/>
                <w:bCs/>
              </w:rPr>
            </w:pPr>
            <w:r w:rsidRPr="006D6B20">
              <w:rPr>
                <w:rFonts w:cs="Arial"/>
                <w:b/>
                <w:bCs/>
              </w:rPr>
              <w:t>Completion of DED Review</w:t>
            </w:r>
          </w:p>
        </w:tc>
        <w:tc>
          <w:tcPr>
            <w:tcW w:w="2433" w:type="dxa"/>
          </w:tcPr>
          <w:p w14:paraId="5DBCB64A" w14:textId="22D07FE7" w:rsidR="00607605" w:rsidRPr="00821559" w:rsidRDefault="00285629" w:rsidP="00D26C79">
            <w:pPr>
              <w:rPr>
                <w:rFonts w:cs="Arial"/>
              </w:rPr>
            </w:pPr>
            <w:r>
              <w:rPr>
                <w:rFonts w:cs="Arial"/>
              </w:rPr>
              <w:t>10%</w:t>
            </w:r>
          </w:p>
        </w:tc>
        <w:tc>
          <w:tcPr>
            <w:tcW w:w="2174" w:type="dxa"/>
          </w:tcPr>
          <w:p w14:paraId="2BAA1578" w14:textId="71580751" w:rsidR="00607605" w:rsidRPr="00821559" w:rsidRDefault="00670D92" w:rsidP="00D26C79">
            <w:pPr>
              <w:rPr>
                <w:rFonts w:cs="Arial"/>
              </w:rPr>
            </w:pPr>
            <w:del w:id="29" w:author="Giwa, Titilayo" w:date="2026-04-29T14:24:00Z" w16du:dateUtc="2026-04-29T13:24:00Z">
              <w:r w:rsidRPr="00670D92" w:rsidDel="00F10FDF">
                <w:rPr>
                  <w:rFonts w:cs="Arial"/>
                  <w:lang w:val="en-GB"/>
                </w:rPr>
                <w:delText>16,095.00</w:delText>
              </w:r>
            </w:del>
            <w:ins w:id="30" w:author="Giwa, Titilayo" w:date="2026-04-29T14:24:00Z" w16du:dateUtc="2026-04-29T13:24:00Z">
              <w:r w:rsidR="00F10FDF">
                <w:rPr>
                  <w:rFonts w:cs="Arial"/>
                  <w:lang w:val="en-GB"/>
                </w:rPr>
                <w:t>15,135</w:t>
              </w:r>
            </w:ins>
            <w:ins w:id="31" w:author="Giwa, Titilayo" w:date="2026-04-29T14:27:00Z" w16du:dateUtc="2026-04-29T13:27:00Z">
              <w:r w:rsidR="00F10FDF">
                <w:rPr>
                  <w:rFonts w:cs="Arial"/>
                  <w:lang w:val="en-GB"/>
                </w:rPr>
                <w:t>.00</w:t>
              </w:r>
            </w:ins>
          </w:p>
        </w:tc>
        <w:tc>
          <w:tcPr>
            <w:tcW w:w="1669" w:type="dxa"/>
          </w:tcPr>
          <w:p w14:paraId="37066C3E" w14:textId="3053F60C" w:rsidR="00607605" w:rsidRPr="00821559" w:rsidRDefault="003C1A20" w:rsidP="00D26C79">
            <w:pPr>
              <w:rPr>
                <w:rFonts w:cs="Arial"/>
              </w:rPr>
            </w:pPr>
            <w:r>
              <w:rPr>
                <w:rFonts w:cs="Arial"/>
              </w:rPr>
              <w:t>10 days</w:t>
            </w:r>
          </w:p>
        </w:tc>
      </w:tr>
      <w:tr w:rsidR="001D3F53" w:rsidRPr="0085199A" w14:paraId="6453B414" w14:textId="77777777" w:rsidTr="00F10FDF">
        <w:trPr>
          <w:trHeight w:val="698"/>
        </w:trPr>
        <w:tc>
          <w:tcPr>
            <w:tcW w:w="3918" w:type="dxa"/>
          </w:tcPr>
          <w:p w14:paraId="41C03BE5" w14:textId="2E1C725E" w:rsidR="001D3F53" w:rsidRPr="00836967" w:rsidRDefault="001D3F53" w:rsidP="001D3F53">
            <w:pPr>
              <w:rPr>
                <w:rFonts w:cs="Arial"/>
                <w:b/>
                <w:bCs/>
                <w:lang w:val="en-US"/>
              </w:rPr>
            </w:pPr>
            <w:r w:rsidRPr="00836967">
              <w:rPr>
                <w:rFonts w:cs="Arial"/>
                <w:b/>
                <w:bCs/>
                <w:lang w:val="en-US"/>
              </w:rPr>
              <w:t>Submission of Monthly Report No.7</w:t>
            </w:r>
          </w:p>
        </w:tc>
        <w:tc>
          <w:tcPr>
            <w:tcW w:w="2433" w:type="dxa"/>
          </w:tcPr>
          <w:p w14:paraId="06C6A832" w14:textId="0A2463D6" w:rsidR="001D3F53" w:rsidRPr="00821559" w:rsidRDefault="001D3F53" w:rsidP="001D3F53">
            <w:pPr>
              <w:rPr>
                <w:rFonts w:cs="Arial"/>
              </w:rPr>
            </w:pPr>
            <w:del w:id="32" w:author="Giwa, Titilayo" w:date="2026-04-29T14:38:00Z" w16du:dateUtc="2026-04-29T13:38:00Z">
              <w:r w:rsidDel="008E475C">
                <w:rPr>
                  <w:rFonts w:cs="Arial"/>
                </w:rPr>
                <w:delText>10</w:delText>
              </w:r>
            </w:del>
            <w:ins w:id="33" w:author="Giwa, Titilayo" w:date="2026-04-29T14:38:00Z" w16du:dateUtc="2026-04-29T13:38:00Z">
              <w:r>
                <w:rPr>
                  <w:rFonts w:cs="Arial"/>
                </w:rPr>
                <w:t>6</w:t>
              </w:r>
            </w:ins>
            <w:r>
              <w:rPr>
                <w:rFonts w:cs="Arial"/>
              </w:rPr>
              <w:t>%</w:t>
            </w:r>
          </w:p>
        </w:tc>
        <w:tc>
          <w:tcPr>
            <w:tcW w:w="2174" w:type="dxa"/>
          </w:tcPr>
          <w:p w14:paraId="0E2F3E24" w14:textId="556B65F6" w:rsidR="001D3F53" w:rsidRPr="00821559" w:rsidRDefault="001D3F53" w:rsidP="001D3F53">
            <w:pPr>
              <w:rPr>
                <w:rFonts w:cs="Arial"/>
              </w:rPr>
            </w:pPr>
            <w:ins w:id="34" w:author="Giwa, Titilayo" w:date="2026-04-29T14:39:00Z" w16du:dateUtc="2026-04-29T13:39:00Z">
              <w:r w:rsidRPr="00DE2B53">
                <w:rPr>
                  <w:rFonts w:cs="Arial"/>
                  <w:lang w:val="en-GB"/>
                </w:rPr>
                <w:t>9,081.00</w:t>
              </w:r>
            </w:ins>
            <w:del w:id="35" w:author="Giwa, Titilayo" w:date="2026-04-29T14:26:00Z" w16du:dateUtc="2026-04-29T13:26:00Z">
              <w:r w:rsidRPr="00D464A7" w:rsidDel="00F10FDF">
                <w:rPr>
                  <w:rFonts w:cs="Arial"/>
                  <w:lang w:val="en-GB"/>
                </w:rPr>
                <w:delText>9,657.00</w:delText>
              </w:r>
            </w:del>
          </w:p>
        </w:tc>
        <w:tc>
          <w:tcPr>
            <w:tcW w:w="1669" w:type="dxa"/>
          </w:tcPr>
          <w:p w14:paraId="456F927E" w14:textId="625424F2" w:rsidR="001D3F53" w:rsidRPr="00821559" w:rsidRDefault="001D3F53" w:rsidP="001D3F53">
            <w:pPr>
              <w:rPr>
                <w:rFonts w:cs="Arial"/>
              </w:rPr>
            </w:pPr>
            <w:r>
              <w:rPr>
                <w:rFonts w:cs="Arial"/>
              </w:rPr>
              <w:t>10 days</w:t>
            </w:r>
          </w:p>
        </w:tc>
      </w:tr>
      <w:tr w:rsidR="001D3F53" w:rsidRPr="0085199A" w14:paraId="328C7549" w14:textId="77777777" w:rsidTr="00F10FDF">
        <w:trPr>
          <w:trHeight w:val="659"/>
        </w:trPr>
        <w:tc>
          <w:tcPr>
            <w:tcW w:w="3918" w:type="dxa"/>
          </w:tcPr>
          <w:p w14:paraId="7A3047F7" w14:textId="30AA32AE" w:rsidR="001D3F53" w:rsidRPr="00836967" w:rsidRDefault="001D3F53" w:rsidP="001D3F53">
            <w:pPr>
              <w:rPr>
                <w:rFonts w:cs="Arial"/>
                <w:b/>
                <w:bCs/>
                <w:lang w:val="en-US"/>
              </w:rPr>
            </w:pPr>
            <w:r w:rsidRPr="00836967">
              <w:rPr>
                <w:rFonts w:cs="Arial"/>
                <w:b/>
                <w:bCs/>
                <w:lang w:val="en-US"/>
              </w:rPr>
              <w:t>Submission of Monthly Report No.8</w:t>
            </w:r>
          </w:p>
        </w:tc>
        <w:tc>
          <w:tcPr>
            <w:tcW w:w="2433" w:type="dxa"/>
          </w:tcPr>
          <w:p w14:paraId="2945D3BB" w14:textId="575E9881" w:rsidR="001D3F53" w:rsidRPr="00821559" w:rsidRDefault="001D3F53" w:rsidP="001D3F53">
            <w:pPr>
              <w:rPr>
                <w:rFonts w:cs="Arial"/>
              </w:rPr>
            </w:pPr>
            <w:ins w:id="36" w:author="Giwa, Titilayo" w:date="2026-04-29T14:38:00Z" w16du:dateUtc="2026-04-29T13:38:00Z">
              <w:r w:rsidRPr="008B1DE0">
                <w:rPr>
                  <w:rFonts w:cs="Arial"/>
                </w:rPr>
                <w:t>6%</w:t>
              </w:r>
            </w:ins>
            <w:del w:id="37" w:author="Giwa, Titilayo" w:date="2026-04-29T14:38:00Z" w16du:dateUtc="2026-04-29T13:38:00Z">
              <w:r w:rsidDel="00430299">
                <w:rPr>
                  <w:rFonts w:cs="Arial"/>
                </w:rPr>
                <w:delText>10%</w:delText>
              </w:r>
            </w:del>
          </w:p>
        </w:tc>
        <w:tc>
          <w:tcPr>
            <w:tcW w:w="2174" w:type="dxa"/>
          </w:tcPr>
          <w:p w14:paraId="76D8704B" w14:textId="12CA0F96" w:rsidR="001D3F53" w:rsidRPr="00821559" w:rsidRDefault="001D3F53" w:rsidP="001D3F53">
            <w:pPr>
              <w:rPr>
                <w:rFonts w:cs="Arial"/>
              </w:rPr>
            </w:pPr>
            <w:ins w:id="38" w:author="Giwa, Titilayo" w:date="2026-04-29T14:39:00Z" w16du:dateUtc="2026-04-29T13:39:00Z">
              <w:r w:rsidRPr="00DE2B53">
                <w:rPr>
                  <w:rFonts w:cs="Arial"/>
                  <w:lang w:val="en-GB"/>
                </w:rPr>
                <w:t>9,081.00</w:t>
              </w:r>
            </w:ins>
            <w:del w:id="39" w:author="Giwa, Titilayo" w:date="2026-04-29T14:27:00Z" w16du:dateUtc="2026-04-29T13:27:00Z">
              <w:r w:rsidRPr="00D464A7" w:rsidDel="004751A1">
                <w:rPr>
                  <w:rFonts w:cs="Arial"/>
                  <w:lang w:val="en-GB"/>
                </w:rPr>
                <w:delText>9,657.00</w:delText>
              </w:r>
            </w:del>
          </w:p>
        </w:tc>
        <w:tc>
          <w:tcPr>
            <w:tcW w:w="1669" w:type="dxa"/>
          </w:tcPr>
          <w:p w14:paraId="6858D266" w14:textId="6F95E6F7" w:rsidR="001D3F53" w:rsidRPr="00821559" w:rsidRDefault="001D3F53" w:rsidP="001D3F53">
            <w:pPr>
              <w:rPr>
                <w:rFonts w:cs="Arial"/>
              </w:rPr>
            </w:pPr>
            <w:r>
              <w:rPr>
                <w:rFonts w:cs="Arial"/>
              </w:rPr>
              <w:t>10 days</w:t>
            </w:r>
          </w:p>
        </w:tc>
      </w:tr>
      <w:tr w:rsidR="001D3F53" w:rsidRPr="0085199A" w14:paraId="60C8055D" w14:textId="77777777" w:rsidTr="00F10FDF">
        <w:trPr>
          <w:trHeight w:val="654"/>
        </w:trPr>
        <w:tc>
          <w:tcPr>
            <w:tcW w:w="3918" w:type="dxa"/>
          </w:tcPr>
          <w:p w14:paraId="4D29A13C" w14:textId="3F4DED20" w:rsidR="001D3F53" w:rsidRPr="00836967" w:rsidRDefault="001D3F53" w:rsidP="001D3F53">
            <w:pPr>
              <w:rPr>
                <w:rFonts w:cs="Arial"/>
                <w:b/>
                <w:bCs/>
                <w:lang w:val="en-US"/>
              </w:rPr>
            </w:pPr>
            <w:r w:rsidRPr="00836967">
              <w:rPr>
                <w:rFonts w:cs="Arial"/>
                <w:b/>
                <w:bCs/>
                <w:lang w:val="en-US"/>
              </w:rPr>
              <w:t>Submission of Monthly Report No.9</w:t>
            </w:r>
          </w:p>
        </w:tc>
        <w:tc>
          <w:tcPr>
            <w:tcW w:w="2433" w:type="dxa"/>
          </w:tcPr>
          <w:p w14:paraId="511B645F" w14:textId="152F6D4C" w:rsidR="001D3F53" w:rsidRPr="00821559" w:rsidRDefault="001D3F53" w:rsidP="001D3F53">
            <w:pPr>
              <w:rPr>
                <w:rFonts w:cs="Arial"/>
              </w:rPr>
            </w:pPr>
            <w:ins w:id="40" w:author="Giwa, Titilayo" w:date="2026-04-29T14:38:00Z" w16du:dateUtc="2026-04-29T13:38:00Z">
              <w:r w:rsidRPr="008B1DE0">
                <w:rPr>
                  <w:rFonts w:cs="Arial"/>
                </w:rPr>
                <w:t>6%</w:t>
              </w:r>
            </w:ins>
            <w:del w:id="41" w:author="Giwa, Titilayo" w:date="2026-04-29T14:38:00Z" w16du:dateUtc="2026-04-29T13:38:00Z">
              <w:r w:rsidDel="00430299">
                <w:rPr>
                  <w:rFonts w:cs="Arial"/>
                </w:rPr>
                <w:delText>10%</w:delText>
              </w:r>
            </w:del>
          </w:p>
        </w:tc>
        <w:tc>
          <w:tcPr>
            <w:tcW w:w="2174" w:type="dxa"/>
          </w:tcPr>
          <w:p w14:paraId="22E667BB" w14:textId="4D8B6556" w:rsidR="001D3F53" w:rsidRPr="00821559" w:rsidRDefault="001D3F53" w:rsidP="001D3F53">
            <w:pPr>
              <w:rPr>
                <w:rFonts w:cs="Arial"/>
              </w:rPr>
            </w:pPr>
            <w:ins w:id="42" w:author="Giwa, Titilayo" w:date="2026-04-29T14:39:00Z" w16du:dateUtc="2026-04-29T13:39:00Z">
              <w:r w:rsidRPr="00DE2B53">
                <w:rPr>
                  <w:rFonts w:cs="Arial"/>
                  <w:lang w:val="en-GB"/>
                </w:rPr>
                <w:t>9,081.00</w:t>
              </w:r>
            </w:ins>
            <w:del w:id="43" w:author="Giwa, Titilayo" w:date="2026-04-29T14:27:00Z" w16du:dateUtc="2026-04-29T13:27:00Z">
              <w:r w:rsidRPr="00D464A7" w:rsidDel="004751A1">
                <w:rPr>
                  <w:rFonts w:cs="Arial"/>
                  <w:lang w:val="en-GB"/>
                </w:rPr>
                <w:delText>9,657.00</w:delText>
              </w:r>
            </w:del>
          </w:p>
        </w:tc>
        <w:tc>
          <w:tcPr>
            <w:tcW w:w="1669" w:type="dxa"/>
          </w:tcPr>
          <w:p w14:paraId="7C2634E4" w14:textId="13257DF1" w:rsidR="001D3F53" w:rsidRPr="00821559" w:rsidRDefault="001D3F53" w:rsidP="001D3F53">
            <w:pPr>
              <w:rPr>
                <w:rFonts w:cs="Arial"/>
              </w:rPr>
            </w:pPr>
            <w:r>
              <w:rPr>
                <w:rFonts w:cs="Arial"/>
              </w:rPr>
              <w:t>10 days</w:t>
            </w:r>
          </w:p>
        </w:tc>
      </w:tr>
      <w:tr w:rsidR="001D3F53" w:rsidRPr="0085199A" w14:paraId="53435674" w14:textId="77777777" w:rsidTr="00F10FDF">
        <w:trPr>
          <w:trHeight w:val="684"/>
        </w:trPr>
        <w:tc>
          <w:tcPr>
            <w:tcW w:w="3918" w:type="dxa"/>
          </w:tcPr>
          <w:p w14:paraId="737316BD" w14:textId="7BD57645" w:rsidR="001D3F53" w:rsidRPr="00836967" w:rsidRDefault="001D3F53" w:rsidP="001D3F53">
            <w:pPr>
              <w:rPr>
                <w:rFonts w:cs="Arial"/>
                <w:b/>
                <w:bCs/>
                <w:lang w:val="en-US"/>
              </w:rPr>
            </w:pPr>
            <w:r w:rsidRPr="00836967">
              <w:rPr>
                <w:rFonts w:cs="Arial"/>
                <w:b/>
                <w:bCs/>
                <w:lang w:val="en-US"/>
              </w:rPr>
              <w:t>Submission of Monthly Report No.10</w:t>
            </w:r>
          </w:p>
        </w:tc>
        <w:tc>
          <w:tcPr>
            <w:tcW w:w="2433" w:type="dxa"/>
          </w:tcPr>
          <w:p w14:paraId="213C4CAB" w14:textId="00295F92" w:rsidR="001D3F53" w:rsidRPr="00821559" w:rsidRDefault="001D3F53" w:rsidP="001D3F53">
            <w:pPr>
              <w:rPr>
                <w:rFonts w:cs="Arial"/>
              </w:rPr>
            </w:pPr>
            <w:ins w:id="44" w:author="Giwa, Titilayo" w:date="2026-04-29T14:38:00Z" w16du:dateUtc="2026-04-29T13:38:00Z">
              <w:r w:rsidRPr="008B1DE0">
                <w:rPr>
                  <w:rFonts w:cs="Arial"/>
                </w:rPr>
                <w:t>6%</w:t>
              </w:r>
            </w:ins>
            <w:del w:id="45" w:author="Giwa, Titilayo" w:date="2026-04-29T14:38:00Z" w16du:dateUtc="2026-04-29T13:38:00Z">
              <w:r w:rsidDel="00430299">
                <w:rPr>
                  <w:rFonts w:cs="Arial"/>
                </w:rPr>
                <w:delText>10%</w:delText>
              </w:r>
            </w:del>
          </w:p>
        </w:tc>
        <w:tc>
          <w:tcPr>
            <w:tcW w:w="2174" w:type="dxa"/>
          </w:tcPr>
          <w:p w14:paraId="21560747" w14:textId="6C1EF170" w:rsidR="001D3F53" w:rsidRPr="00821559" w:rsidRDefault="001D3F53" w:rsidP="001D3F53">
            <w:pPr>
              <w:rPr>
                <w:rFonts w:cs="Arial"/>
              </w:rPr>
            </w:pPr>
            <w:ins w:id="46" w:author="Giwa, Titilayo" w:date="2026-04-29T14:39:00Z" w16du:dateUtc="2026-04-29T13:39:00Z">
              <w:r w:rsidRPr="00DE2B53">
                <w:rPr>
                  <w:rFonts w:cs="Arial"/>
                  <w:lang w:val="en-GB"/>
                </w:rPr>
                <w:t>9,081.00</w:t>
              </w:r>
            </w:ins>
            <w:del w:id="47" w:author="Giwa, Titilayo" w:date="2026-04-29T14:27:00Z" w16du:dateUtc="2026-04-29T13:27:00Z">
              <w:r w:rsidRPr="00D464A7" w:rsidDel="004751A1">
                <w:rPr>
                  <w:rFonts w:cs="Arial"/>
                  <w:lang w:val="en-GB"/>
                </w:rPr>
                <w:delText>9,657.00</w:delText>
              </w:r>
            </w:del>
          </w:p>
        </w:tc>
        <w:tc>
          <w:tcPr>
            <w:tcW w:w="1669" w:type="dxa"/>
          </w:tcPr>
          <w:p w14:paraId="7C61E962" w14:textId="5238BFAE" w:rsidR="001D3F53" w:rsidRPr="00821559" w:rsidRDefault="001D3F53" w:rsidP="001D3F53">
            <w:pPr>
              <w:rPr>
                <w:rFonts w:cs="Arial"/>
              </w:rPr>
            </w:pPr>
            <w:r>
              <w:rPr>
                <w:rFonts w:cs="Arial"/>
              </w:rPr>
              <w:t>10 days</w:t>
            </w:r>
          </w:p>
        </w:tc>
      </w:tr>
      <w:tr w:rsidR="001D3F53" w:rsidRPr="0085199A" w14:paraId="54729AA4" w14:textId="77777777" w:rsidTr="00F10FDF">
        <w:trPr>
          <w:trHeight w:val="566"/>
        </w:trPr>
        <w:tc>
          <w:tcPr>
            <w:tcW w:w="3918" w:type="dxa"/>
          </w:tcPr>
          <w:p w14:paraId="49AE2896" w14:textId="1CA3ADE1" w:rsidR="001D3F53" w:rsidRPr="00836967" w:rsidRDefault="001D3F53" w:rsidP="001D3F53">
            <w:pPr>
              <w:rPr>
                <w:rFonts w:cs="Arial"/>
                <w:b/>
                <w:bCs/>
                <w:lang w:val="en-US"/>
              </w:rPr>
            </w:pPr>
            <w:r w:rsidRPr="00836967">
              <w:rPr>
                <w:rFonts w:cs="Arial"/>
                <w:b/>
                <w:bCs/>
                <w:lang w:val="en-US"/>
              </w:rPr>
              <w:t>Submission of Monthly Report No.11</w:t>
            </w:r>
          </w:p>
        </w:tc>
        <w:tc>
          <w:tcPr>
            <w:tcW w:w="2433" w:type="dxa"/>
          </w:tcPr>
          <w:p w14:paraId="3957F189" w14:textId="26E20222" w:rsidR="001D3F53" w:rsidRPr="00821559" w:rsidRDefault="001D3F53" w:rsidP="001D3F53">
            <w:pPr>
              <w:rPr>
                <w:rFonts w:cs="Arial"/>
              </w:rPr>
            </w:pPr>
            <w:ins w:id="48" w:author="Giwa, Titilayo" w:date="2026-04-29T14:38:00Z" w16du:dateUtc="2026-04-29T13:38:00Z">
              <w:r w:rsidRPr="008B1DE0">
                <w:rPr>
                  <w:rFonts w:cs="Arial"/>
                </w:rPr>
                <w:t>6%</w:t>
              </w:r>
            </w:ins>
            <w:del w:id="49" w:author="Giwa, Titilayo" w:date="2026-04-29T14:38:00Z" w16du:dateUtc="2026-04-29T13:38:00Z">
              <w:r w:rsidDel="00430299">
                <w:rPr>
                  <w:rFonts w:cs="Arial"/>
                </w:rPr>
                <w:delText>10%</w:delText>
              </w:r>
            </w:del>
          </w:p>
        </w:tc>
        <w:tc>
          <w:tcPr>
            <w:tcW w:w="2174" w:type="dxa"/>
          </w:tcPr>
          <w:p w14:paraId="7DD9F5F3" w14:textId="68A18356" w:rsidR="001D3F53" w:rsidRPr="00821559" w:rsidRDefault="001D3F53" w:rsidP="001D3F53">
            <w:pPr>
              <w:rPr>
                <w:rFonts w:cs="Arial"/>
              </w:rPr>
            </w:pPr>
            <w:ins w:id="50" w:author="Giwa, Titilayo" w:date="2026-04-29T14:39:00Z" w16du:dateUtc="2026-04-29T13:39:00Z">
              <w:r w:rsidRPr="00DE2B53">
                <w:rPr>
                  <w:rFonts w:cs="Arial"/>
                  <w:lang w:val="en-GB"/>
                </w:rPr>
                <w:t>9,081.00</w:t>
              </w:r>
            </w:ins>
            <w:del w:id="51" w:author="Giwa, Titilayo" w:date="2026-04-29T14:27:00Z" w16du:dateUtc="2026-04-29T13:27:00Z">
              <w:r w:rsidRPr="00D464A7" w:rsidDel="004751A1">
                <w:rPr>
                  <w:rFonts w:cs="Arial"/>
                  <w:lang w:val="en-GB"/>
                </w:rPr>
                <w:delText>9,657.00</w:delText>
              </w:r>
            </w:del>
          </w:p>
        </w:tc>
        <w:tc>
          <w:tcPr>
            <w:tcW w:w="1669" w:type="dxa"/>
          </w:tcPr>
          <w:p w14:paraId="2DBD5BAC" w14:textId="14B65FF1" w:rsidR="001D3F53" w:rsidRPr="00821559" w:rsidRDefault="001D3F53" w:rsidP="001D3F53">
            <w:pPr>
              <w:rPr>
                <w:rFonts w:cs="Arial"/>
              </w:rPr>
            </w:pPr>
            <w:r>
              <w:rPr>
                <w:rFonts w:cs="Arial"/>
              </w:rPr>
              <w:t>10 days</w:t>
            </w:r>
          </w:p>
        </w:tc>
      </w:tr>
      <w:tr w:rsidR="001D3F53" w:rsidRPr="0085199A" w14:paraId="4802851D" w14:textId="77777777" w:rsidTr="00F10FDF">
        <w:trPr>
          <w:trHeight w:val="702"/>
        </w:trPr>
        <w:tc>
          <w:tcPr>
            <w:tcW w:w="3918" w:type="dxa"/>
          </w:tcPr>
          <w:p w14:paraId="2FFEB722" w14:textId="7E5B8DFE" w:rsidR="001D3F53" w:rsidRPr="00836967" w:rsidRDefault="001D3F53" w:rsidP="001D3F53">
            <w:pPr>
              <w:rPr>
                <w:rFonts w:cs="Arial"/>
                <w:b/>
                <w:bCs/>
                <w:lang w:val="en-US"/>
              </w:rPr>
            </w:pPr>
            <w:r w:rsidRPr="00836967">
              <w:rPr>
                <w:rFonts w:cs="Arial"/>
                <w:b/>
                <w:bCs/>
                <w:lang w:val="en-US"/>
              </w:rPr>
              <w:t>Submission of Monthly Report No.12</w:t>
            </w:r>
          </w:p>
        </w:tc>
        <w:tc>
          <w:tcPr>
            <w:tcW w:w="2433" w:type="dxa"/>
          </w:tcPr>
          <w:p w14:paraId="59C46133" w14:textId="7B758557" w:rsidR="001D3F53" w:rsidRPr="00821559" w:rsidRDefault="001D3F53" w:rsidP="001D3F53">
            <w:pPr>
              <w:rPr>
                <w:rFonts w:cs="Arial"/>
              </w:rPr>
            </w:pPr>
            <w:ins w:id="52" w:author="Giwa, Titilayo" w:date="2026-04-29T14:38:00Z" w16du:dateUtc="2026-04-29T13:38:00Z">
              <w:r w:rsidRPr="008B1DE0">
                <w:rPr>
                  <w:rFonts w:cs="Arial"/>
                </w:rPr>
                <w:t>6%</w:t>
              </w:r>
            </w:ins>
            <w:del w:id="53" w:author="Giwa, Titilayo" w:date="2026-04-29T14:38:00Z" w16du:dateUtc="2026-04-29T13:38:00Z">
              <w:r w:rsidDel="00430299">
                <w:rPr>
                  <w:rFonts w:cs="Arial"/>
                </w:rPr>
                <w:delText>10%</w:delText>
              </w:r>
            </w:del>
          </w:p>
        </w:tc>
        <w:tc>
          <w:tcPr>
            <w:tcW w:w="2174" w:type="dxa"/>
          </w:tcPr>
          <w:p w14:paraId="5DD1D72A" w14:textId="6A17D79B" w:rsidR="001D3F53" w:rsidRPr="00821559" w:rsidRDefault="001D3F53" w:rsidP="001D3F53">
            <w:pPr>
              <w:rPr>
                <w:rFonts w:cs="Arial"/>
              </w:rPr>
            </w:pPr>
            <w:ins w:id="54" w:author="Giwa, Titilayo" w:date="2026-04-29T14:39:00Z" w16du:dateUtc="2026-04-29T13:39:00Z">
              <w:r w:rsidRPr="00DE2B53">
                <w:rPr>
                  <w:rFonts w:cs="Arial"/>
                  <w:lang w:val="en-GB"/>
                </w:rPr>
                <w:t>9,081.00</w:t>
              </w:r>
            </w:ins>
            <w:del w:id="55" w:author="Giwa, Titilayo" w:date="2026-04-29T14:27:00Z" w16du:dateUtc="2026-04-29T13:27:00Z">
              <w:r w:rsidRPr="00D464A7" w:rsidDel="004751A1">
                <w:rPr>
                  <w:rFonts w:cs="Arial"/>
                  <w:lang w:val="en-GB"/>
                </w:rPr>
                <w:delText>9,657.00</w:delText>
              </w:r>
            </w:del>
          </w:p>
        </w:tc>
        <w:tc>
          <w:tcPr>
            <w:tcW w:w="1669" w:type="dxa"/>
          </w:tcPr>
          <w:p w14:paraId="563846D7" w14:textId="38AC48B3" w:rsidR="001D3F53" w:rsidRPr="00821559" w:rsidRDefault="001D3F53" w:rsidP="001D3F53">
            <w:pPr>
              <w:rPr>
                <w:rFonts w:cs="Arial"/>
              </w:rPr>
            </w:pPr>
            <w:r>
              <w:rPr>
                <w:rFonts w:cs="Arial"/>
              </w:rPr>
              <w:t>10 days</w:t>
            </w:r>
          </w:p>
        </w:tc>
      </w:tr>
      <w:tr w:rsidR="001D3F53" w:rsidRPr="0085199A" w14:paraId="1B767C14" w14:textId="77777777" w:rsidTr="00F10FDF">
        <w:trPr>
          <w:trHeight w:val="618"/>
        </w:trPr>
        <w:tc>
          <w:tcPr>
            <w:tcW w:w="3918" w:type="dxa"/>
          </w:tcPr>
          <w:p w14:paraId="1D92DC76" w14:textId="6E79494C" w:rsidR="001D3F53" w:rsidRPr="00836967" w:rsidRDefault="001D3F53" w:rsidP="001D3F53">
            <w:pPr>
              <w:rPr>
                <w:rFonts w:cs="Arial"/>
                <w:b/>
                <w:bCs/>
                <w:lang w:val="en-US"/>
              </w:rPr>
            </w:pPr>
            <w:r w:rsidRPr="00836967">
              <w:rPr>
                <w:rFonts w:cs="Arial"/>
                <w:b/>
                <w:bCs/>
                <w:lang w:val="en-US"/>
              </w:rPr>
              <w:t>Submission of Monthly Report No.13</w:t>
            </w:r>
          </w:p>
        </w:tc>
        <w:tc>
          <w:tcPr>
            <w:tcW w:w="2433" w:type="dxa"/>
          </w:tcPr>
          <w:p w14:paraId="26205D68" w14:textId="3DBE30E9" w:rsidR="001D3F53" w:rsidRPr="00821559" w:rsidRDefault="001D3F53" w:rsidP="001D3F53">
            <w:pPr>
              <w:rPr>
                <w:rFonts w:cs="Arial"/>
              </w:rPr>
            </w:pPr>
            <w:ins w:id="56" w:author="Giwa, Titilayo" w:date="2026-04-29T14:38:00Z" w16du:dateUtc="2026-04-29T13:38:00Z">
              <w:r w:rsidRPr="008B1DE0">
                <w:rPr>
                  <w:rFonts w:cs="Arial"/>
                </w:rPr>
                <w:t>6%</w:t>
              </w:r>
            </w:ins>
            <w:del w:id="57" w:author="Giwa, Titilayo" w:date="2026-04-29T14:38:00Z" w16du:dateUtc="2026-04-29T13:38:00Z">
              <w:r w:rsidDel="00430299">
                <w:rPr>
                  <w:rFonts w:cs="Arial"/>
                </w:rPr>
                <w:delText>10%</w:delText>
              </w:r>
            </w:del>
          </w:p>
        </w:tc>
        <w:tc>
          <w:tcPr>
            <w:tcW w:w="2174" w:type="dxa"/>
          </w:tcPr>
          <w:p w14:paraId="42AC1DA5" w14:textId="238CBFFA" w:rsidR="001D3F53" w:rsidRPr="00821559" w:rsidRDefault="001D3F53" w:rsidP="001D3F53">
            <w:pPr>
              <w:rPr>
                <w:rFonts w:cs="Arial"/>
              </w:rPr>
            </w:pPr>
            <w:ins w:id="58" w:author="Giwa, Titilayo" w:date="2026-04-29T14:39:00Z" w16du:dateUtc="2026-04-29T13:39:00Z">
              <w:r w:rsidRPr="00DE2B53">
                <w:rPr>
                  <w:rFonts w:cs="Arial"/>
                  <w:lang w:val="en-GB"/>
                </w:rPr>
                <w:t>9,081.00</w:t>
              </w:r>
            </w:ins>
            <w:del w:id="59" w:author="Giwa, Titilayo" w:date="2026-04-29T14:27:00Z" w16du:dateUtc="2026-04-29T13:27:00Z">
              <w:r w:rsidRPr="00D464A7" w:rsidDel="004751A1">
                <w:rPr>
                  <w:rFonts w:cs="Arial"/>
                  <w:lang w:val="en-GB"/>
                </w:rPr>
                <w:delText>9,657.00</w:delText>
              </w:r>
            </w:del>
          </w:p>
        </w:tc>
        <w:tc>
          <w:tcPr>
            <w:tcW w:w="1669" w:type="dxa"/>
          </w:tcPr>
          <w:p w14:paraId="5FFA2BFD" w14:textId="75A3F0AF" w:rsidR="001D3F53" w:rsidRPr="003C1A20" w:rsidRDefault="001D3F53" w:rsidP="001D3F53">
            <w:pPr>
              <w:rPr>
                <w:rFonts w:cs="Arial"/>
                <w:b/>
                <w:bCs/>
              </w:rPr>
            </w:pPr>
            <w:r>
              <w:rPr>
                <w:rFonts w:cs="Arial"/>
              </w:rPr>
              <w:t>10 days</w:t>
            </w:r>
          </w:p>
        </w:tc>
      </w:tr>
      <w:tr w:rsidR="001D3F53" w:rsidRPr="0085199A" w14:paraId="1C60CE74" w14:textId="77777777" w:rsidTr="00F10FDF">
        <w:trPr>
          <w:trHeight w:val="698"/>
        </w:trPr>
        <w:tc>
          <w:tcPr>
            <w:tcW w:w="3918" w:type="dxa"/>
          </w:tcPr>
          <w:p w14:paraId="389509EB" w14:textId="06F5A422" w:rsidR="001D3F53" w:rsidRPr="00836967" w:rsidRDefault="001D3F53" w:rsidP="001D3F53">
            <w:pPr>
              <w:rPr>
                <w:rFonts w:cs="Arial"/>
                <w:b/>
                <w:bCs/>
                <w:lang w:val="en-US"/>
              </w:rPr>
            </w:pPr>
            <w:r w:rsidRPr="00836967">
              <w:rPr>
                <w:rFonts w:cs="Arial"/>
                <w:b/>
                <w:bCs/>
                <w:lang w:val="en-US"/>
              </w:rPr>
              <w:t>Submission of Monthly Report No.14</w:t>
            </w:r>
          </w:p>
        </w:tc>
        <w:tc>
          <w:tcPr>
            <w:tcW w:w="2433" w:type="dxa"/>
          </w:tcPr>
          <w:p w14:paraId="48AA45E0" w14:textId="45C8710E" w:rsidR="001D3F53" w:rsidRPr="00821559" w:rsidRDefault="001D3F53" w:rsidP="001D3F53">
            <w:pPr>
              <w:rPr>
                <w:rFonts w:cs="Arial"/>
              </w:rPr>
            </w:pPr>
            <w:ins w:id="60" w:author="Giwa, Titilayo" w:date="2026-04-29T14:38:00Z" w16du:dateUtc="2026-04-29T13:38:00Z">
              <w:r w:rsidRPr="008B1DE0">
                <w:rPr>
                  <w:rFonts w:cs="Arial"/>
                </w:rPr>
                <w:t>6%</w:t>
              </w:r>
            </w:ins>
            <w:del w:id="61" w:author="Giwa, Titilayo" w:date="2026-04-29T14:38:00Z" w16du:dateUtc="2026-04-29T13:38:00Z">
              <w:r w:rsidDel="00430299">
                <w:rPr>
                  <w:rFonts w:cs="Arial"/>
                </w:rPr>
                <w:delText>10%</w:delText>
              </w:r>
            </w:del>
          </w:p>
        </w:tc>
        <w:tc>
          <w:tcPr>
            <w:tcW w:w="2174" w:type="dxa"/>
          </w:tcPr>
          <w:p w14:paraId="4747837B" w14:textId="77E7FCE7" w:rsidR="001D3F53" w:rsidRPr="00821559" w:rsidRDefault="001D3F53" w:rsidP="001D3F53">
            <w:pPr>
              <w:rPr>
                <w:rFonts w:cs="Arial"/>
              </w:rPr>
            </w:pPr>
            <w:ins w:id="62" w:author="Giwa, Titilayo" w:date="2026-04-29T14:39:00Z" w16du:dateUtc="2026-04-29T13:39:00Z">
              <w:r w:rsidRPr="00DE2B53">
                <w:rPr>
                  <w:rFonts w:cs="Arial"/>
                  <w:lang w:val="en-GB"/>
                </w:rPr>
                <w:t>9,081.00</w:t>
              </w:r>
            </w:ins>
            <w:del w:id="63" w:author="Giwa, Titilayo" w:date="2026-04-29T14:27:00Z" w16du:dateUtc="2026-04-29T13:27:00Z">
              <w:r w:rsidRPr="00D464A7" w:rsidDel="004751A1">
                <w:rPr>
                  <w:rFonts w:cs="Arial"/>
                  <w:lang w:val="en-GB"/>
                </w:rPr>
                <w:delText>9,657.00</w:delText>
              </w:r>
            </w:del>
          </w:p>
        </w:tc>
        <w:tc>
          <w:tcPr>
            <w:tcW w:w="1669" w:type="dxa"/>
          </w:tcPr>
          <w:p w14:paraId="1D8BEF1C" w14:textId="6B242AAB" w:rsidR="001D3F53" w:rsidRPr="00821559" w:rsidRDefault="001D3F53" w:rsidP="001D3F53">
            <w:pPr>
              <w:rPr>
                <w:rFonts w:cs="Arial"/>
              </w:rPr>
            </w:pPr>
            <w:r>
              <w:rPr>
                <w:rFonts w:cs="Arial"/>
              </w:rPr>
              <w:t>10 days</w:t>
            </w:r>
          </w:p>
        </w:tc>
      </w:tr>
      <w:tr w:rsidR="001D3F53" w:rsidRPr="0085199A" w14:paraId="52D3BE46" w14:textId="77777777" w:rsidTr="00F10FDF">
        <w:trPr>
          <w:trHeight w:val="558"/>
        </w:trPr>
        <w:tc>
          <w:tcPr>
            <w:tcW w:w="3918" w:type="dxa"/>
          </w:tcPr>
          <w:p w14:paraId="5A12E12A" w14:textId="1D6E5ED3" w:rsidR="001D3F53" w:rsidRPr="00836967" w:rsidRDefault="001D3F53" w:rsidP="001D3F53">
            <w:pPr>
              <w:rPr>
                <w:rFonts w:cs="Arial"/>
                <w:b/>
                <w:bCs/>
                <w:lang w:val="en-US"/>
              </w:rPr>
            </w:pPr>
            <w:r w:rsidRPr="00836967">
              <w:rPr>
                <w:rFonts w:cs="Arial"/>
                <w:b/>
                <w:bCs/>
                <w:lang w:val="en-US"/>
              </w:rPr>
              <w:t>Submission of Monthly Report No.15</w:t>
            </w:r>
          </w:p>
        </w:tc>
        <w:tc>
          <w:tcPr>
            <w:tcW w:w="2433" w:type="dxa"/>
          </w:tcPr>
          <w:p w14:paraId="2154DC41" w14:textId="3DCAC816" w:rsidR="001D3F53" w:rsidRPr="00821559" w:rsidRDefault="001D3F53" w:rsidP="001D3F53">
            <w:pPr>
              <w:rPr>
                <w:rFonts w:cs="Arial"/>
              </w:rPr>
            </w:pPr>
            <w:ins w:id="64" w:author="Giwa, Titilayo" w:date="2026-04-29T14:38:00Z" w16du:dateUtc="2026-04-29T13:38:00Z">
              <w:r w:rsidRPr="008B1DE0">
                <w:rPr>
                  <w:rFonts w:cs="Arial"/>
                </w:rPr>
                <w:t>6%</w:t>
              </w:r>
            </w:ins>
            <w:del w:id="65" w:author="Giwa, Titilayo" w:date="2026-04-29T14:38:00Z" w16du:dateUtc="2026-04-29T13:38:00Z">
              <w:r w:rsidDel="00430299">
                <w:rPr>
                  <w:rFonts w:cs="Arial"/>
                </w:rPr>
                <w:delText>10%</w:delText>
              </w:r>
            </w:del>
          </w:p>
        </w:tc>
        <w:tc>
          <w:tcPr>
            <w:tcW w:w="2174" w:type="dxa"/>
          </w:tcPr>
          <w:p w14:paraId="4F9274D7" w14:textId="792B4E37" w:rsidR="001D3F53" w:rsidRPr="00821559" w:rsidRDefault="001D3F53" w:rsidP="001D3F53">
            <w:pPr>
              <w:rPr>
                <w:rFonts w:cs="Arial"/>
              </w:rPr>
            </w:pPr>
            <w:ins w:id="66" w:author="Giwa, Titilayo" w:date="2026-04-29T14:39:00Z" w16du:dateUtc="2026-04-29T13:39:00Z">
              <w:r w:rsidRPr="00DE2B53">
                <w:rPr>
                  <w:rFonts w:cs="Arial"/>
                  <w:lang w:val="en-GB"/>
                </w:rPr>
                <w:t>9,081.00</w:t>
              </w:r>
            </w:ins>
            <w:del w:id="67" w:author="Giwa, Titilayo" w:date="2026-04-29T14:27:00Z" w16du:dateUtc="2026-04-29T13:27:00Z">
              <w:r w:rsidRPr="00D464A7" w:rsidDel="004751A1">
                <w:rPr>
                  <w:rFonts w:cs="Arial"/>
                  <w:lang w:val="en-GB"/>
                </w:rPr>
                <w:delText>9,657.00</w:delText>
              </w:r>
            </w:del>
          </w:p>
        </w:tc>
        <w:tc>
          <w:tcPr>
            <w:tcW w:w="1669" w:type="dxa"/>
          </w:tcPr>
          <w:p w14:paraId="40994408" w14:textId="5C90DE43" w:rsidR="001D3F53" w:rsidRPr="00821559" w:rsidRDefault="001D3F53" w:rsidP="001D3F53">
            <w:pPr>
              <w:rPr>
                <w:rFonts w:cs="Arial"/>
              </w:rPr>
            </w:pPr>
            <w:r>
              <w:rPr>
                <w:rFonts w:cs="Arial"/>
              </w:rPr>
              <w:t>10 days</w:t>
            </w:r>
          </w:p>
        </w:tc>
      </w:tr>
      <w:tr w:rsidR="001D3F53" w:rsidRPr="0085199A" w14:paraId="17DF87E0" w14:textId="77777777" w:rsidTr="00F10FDF">
        <w:trPr>
          <w:trHeight w:val="530"/>
        </w:trPr>
        <w:tc>
          <w:tcPr>
            <w:tcW w:w="3918" w:type="dxa"/>
          </w:tcPr>
          <w:p w14:paraId="74FB6E29" w14:textId="76AFCD14" w:rsidR="001D3F53" w:rsidRPr="00836967" w:rsidRDefault="001D3F53" w:rsidP="001D3F53">
            <w:pPr>
              <w:rPr>
                <w:rFonts w:cs="Arial"/>
                <w:b/>
                <w:bCs/>
                <w:lang w:val="en-US"/>
              </w:rPr>
            </w:pPr>
            <w:r w:rsidRPr="00836967">
              <w:rPr>
                <w:rFonts w:cs="Arial"/>
                <w:b/>
                <w:bCs/>
                <w:lang w:val="en-US"/>
              </w:rPr>
              <w:t>Submission of Monthly Report No.16</w:t>
            </w:r>
          </w:p>
        </w:tc>
        <w:tc>
          <w:tcPr>
            <w:tcW w:w="2433" w:type="dxa"/>
          </w:tcPr>
          <w:p w14:paraId="6CBE164D" w14:textId="4827CD63" w:rsidR="001D3F53" w:rsidRPr="00821559" w:rsidRDefault="001D3F53" w:rsidP="001D3F53">
            <w:pPr>
              <w:rPr>
                <w:rFonts w:cs="Arial"/>
              </w:rPr>
            </w:pPr>
            <w:ins w:id="68" w:author="Giwa, Titilayo" w:date="2026-04-29T14:38:00Z" w16du:dateUtc="2026-04-29T13:38:00Z">
              <w:r w:rsidRPr="008B1DE0">
                <w:rPr>
                  <w:rFonts w:cs="Arial"/>
                </w:rPr>
                <w:t>6%</w:t>
              </w:r>
            </w:ins>
            <w:del w:id="69" w:author="Giwa, Titilayo" w:date="2026-04-29T14:38:00Z" w16du:dateUtc="2026-04-29T13:38:00Z">
              <w:r w:rsidDel="00430299">
                <w:rPr>
                  <w:rFonts w:cs="Arial"/>
                </w:rPr>
                <w:delText>10%</w:delText>
              </w:r>
            </w:del>
          </w:p>
        </w:tc>
        <w:tc>
          <w:tcPr>
            <w:tcW w:w="2174" w:type="dxa"/>
          </w:tcPr>
          <w:p w14:paraId="536A681B" w14:textId="655C4EFE" w:rsidR="001D3F53" w:rsidRPr="00821559" w:rsidRDefault="001D3F53" w:rsidP="001D3F53">
            <w:pPr>
              <w:rPr>
                <w:rFonts w:cs="Arial"/>
              </w:rPr>
            </w:pPr>
            <w:ins w:id="70" w:author="Giwa, Titilayo" w:date="2026-04-29T14:39:00Z" w16du:dateUtc="2026-04-29T13:39:00Z">
              <w:r w:rsidRPr="00DE2B53">
                <w:rPr>
                  <w:rFonts w:cs="Arial"/>
                  <w:lang w:val="en-GB"/>
                </w:rPr>
                <w:t>9,081.00</w:t>
              </w:r>
            </w:ins>
            <w:del w:id="71" w:author="Giwa, Titilayo" w:date="2026-04-29T14:27:00Z" w16du:dateUtc="2026-04-29T13:27:00Z">
              <w:r w:rsidRPr="00D464A7" w:rsidDel="004751A1">
                <w:rPr>
                  <w:rFonts w:cs="Arial"/>
                  <w:lang w:val="en-GB"/>
                </w:rPr>
                <w:delText>9,657.00</w:delText>
              </w:r>
            </w:del>
          </w:p>
        </w:tc>
        <w:tc>
          <w:tcPr>
            <w:tcW w:w="1669" w:type="dxa"/>
          </w:tcPr>
          <w:p w14:paraId="3428AF72" w14:textId="4B239046" w:rsidR="001D3F53" w:rsidRPr="00821559" w:rsidRDefault="001D3F53" w:rsidP="001D3F53">
            <w:pPr>
              <w:rPr>
                <w:rFonts w:cs="Arial"/>
              </w:rPr>
            </w:pPr>
            <w:r>
              <w:rPr>
                <w:rFonts w:cs="Arial"/>
              </w:rPr>
              <w:t>10 days</w:t>
            </w:r>
          </w:p>
        </w:tc>
      </w:tr>
    </w:tbl>
    <w:p w14:paraId="25667DFB" w14:textId="77777777" w:rsidR="003853F3" w:rsidRPr="0085199A" w:rsidRDefault="003853F3" w:rsidP="00D26C79">
      <w:pPr>
        <w:rPr>
          <w:rFonts w:cs="Arial"/>
          <w:b/>
          <w:bCs/>
        </w:rPr>
      </w:pPr>
    </w:p>
    <w:p w14:paraId="7F1413EB" w14:textId="77777777" w:rsidR="0035466D" w:rsidRDefault="0035466D" w:rsidP="00AC0576">
      <w:pPr>
        <w:rPr>
          <w:rFonts w:cs="Arial"/>
          <w:b/>
          <w:bCs/>
          <w:i/>
          <w:iCs/>
        </w:rPr>
      </w:pPr>
    </w:p>
    <w:p w14:paraId="76507FF1" w14:textId="77777777" w:rsidR="005B5C03" w:rsidRDefault="005B5C03" w:rsidP="00AC0576">
      <w:pPr>
        <w:rPr>
          <w:rFonts w:cs="Arial"/>
          <w:b/>
          <w:bCs/>
          <w:i/>
          <w:iCs/>
        </w:rPr>
      </w:pPr>
    </w:p>
    <w:p w14:paraId="1628BFEA" w14:textId="63886EFD" w:rsidR="00F24AB7" w:rsidRPr="00A462EC" w:rsidRDefault="00AC0576" w:rsidP="00AC0576">
      <w:pPr>
        <w:rPr>
          <w:rFonts w:cs="Arial"/>
          <w:b/>
          <w:bCs/>
          <w:u w:val="single"/>
        </w:rPr>
      </w:pPr>
      <w:r w:rsidRPr="00A462EC">
        <w:rPr>
          <w:rFonts w:cs="Arial"/>
          <w:b/>
          <w:bCs/>
          <w:u w:val="single"/>
        </w:rPr>
        <w:t>Note</w:t>
      </w:r>
      <w:r w:rsidR="00A462EC" w:rsidRPr="00A462EC">
        <w:rPr>
          <w:rFonts w:cs="Arial"/>
          <w:b/>
          <w:bCs/>
          <w:u w:val="single"/>
        </w:rPr>
        <w:t>s</w:t>
      </w:r>
    </w:p>
    <w:p w14:paraId="4F464F09" w14:textId="77777777" w:rsidR="00B23924" w:rsidRPr="00836967" w:rsidRDefault="00B23924" w:rsidP="002B0AAC">
      <w:pPr>
        <w:pStyle w:val="ListParagraph"/>
        <w:numPr>
          <w:ilvl w:val="0"/>
          <w:numId w:val="29"/>
        </w:numPr>
        <w:spacing w:line="276" w:lineRule="auto"/>
        <w:rPr>
          <w:rFonts w:cs="Arial"/>
          <w:lang w:val="en-US"/>
        </w:rPr>
      </w:pPr>
      <w:r w:rsidRPr="00836967">
        <w:rPr>
          <w:rFonts w:cs="Arial"/>
          <w:lang w:val="en-US"/>
        </w:rPr>
        <w:t>Payment price is based on the scope of work identified in the Proposal, and is exclusive of VAT</w:t>
      </w:r>
    </w:p>
    <w:p w14:paraId="5752EA61" w14:textId="7E278755" w:rsidR="00B23924" w:rsidRPr="00836967" w:rsidRDefault="00B23924" w:rsidP="002B0AAC">
      <w:pPr>
        <w:pStyle w:val="ListParagraph"/>
        <w:numPr>
          <w:ilvl w:val="0"/>
          <w:numId w:val="29"/>
        </w:numPr>
        <w:spacing w:line="276" w:lineRule="auto"/>
        <w:rPr>
          <w:rFonts w:cs="Arial"/>
          <w:lang w:val="en-US"/>
        </w:rPr>
      </w:pPr>
      <w:r w:rsidRPr="00836967">
        <w:rPr>
          <w:rFonts w:cs="Arial"/>
          <w:lang w:val="en-US"/>
        </w:rPr>
        <w:t xml:space="preserve">Payments shall be made in Naira at the prevailing NAFEX (Nigerian Foreign Exchange </w:t>
      </w:r>
      <w:r w:rsidR="00421929" w:rsidRPr="00836967">
        <w:rPr>
          <w:rFonts w:cs="Arial"/>
          <w:lang w:val="en-US"/>
        </w:rPr>
        <w:t>Market) exchange</w:t>
      </w:r>
      <w:r w:rsidRPr="00836967">
        <w:rPr>
          <w:rFonts w:cs="Arial"/>
          <w:lang w:val="en-US"/>
        </w:rPr>
        <w:t xml:space="preserve"> rate on the day of payment. </w:t>
      </w:r>
    </w:p>
    <w:p w14:paraId="54FD4DC7" w14:textId="18F4F7FB" w:rsidR="00F24AB7" w:rsidRPr="00836967" w:rsidRDefault="009047DC" w:rsidP="002B0AAC">
      <w:pPr>
        <w:pStyle w:val="ListParagraph"/>
        <w:numPr>
          <w:ilvl w:val="0"/>
          <w:numId w:val="29"/>
        </w:numPr>
        <w:rPr>
          <w:rFonts w:cs="Arial"/>
          <w:lang w:val="en-US"/>
        </w:rPr>
      </w:pPr>
      <w:r w:rsidRPr="00836967">
        <w:rPr>
          <w:rFonts w:cs="Arial"/>
          <w:lang w:val="en-US"/>
        </w:rPr>
        <w:t xml:space="preserve">The </w:t>
      </w:r>
      <w:r w:rsidR="005B5C03" w:rsidRPr="00836967">
        <w:rPr>
          <w:rFonts w:cs="Arial"/>
          <w:lang w:val="en-US"/>
        </w:rPr>
        <w:t>C</w:t>
      </w:r>
      <w:r w:rsidR="002D2A78" w:rsidRPr="00836967">
        <w:rPr>
          <w:rFonts w:cs="Arial"/>
          <w:lang w:val="en-US"/>
        </w:rPr>
        <w:t>ontract</w:t>
      </w:r>
      <w:r w:rsidRPr="00836967">
        <w:rPr>
          <w:rFonts w:cs="Arial"/>
          <w:lang w:val="en-US"/>
        </w:rPr>
        <w:t xml:space="preserve"> </w:t>
      </w:r>
      <w:r w:rsidR="005B5C03" w:rsidRPr="00836967">
        <w:rPr>
          <w:rFonts w:cs="Arial"/>
          <w:lang w:val="en-US"/>
        </w:rPr>
        <w:t>P</w:t>
      </w:r>
      <w:r w:rsidRPr="00836967">
        <w:rPr>
          <w:rFonts w:cs="Arial"/>
          <w:lang w:val="en-US"/>
        </w:rPr>
        <w:t xml:space="preserve">rice is </w:t>
      </w:r>
      <w:del w:id="72" w:author="Giwa, Titilayo" w:date="2026-04-29T14:42:00Z" w16du:dateUtc="2026-04-29T13:42:00Z">
        <w:r w:rsidRPr="00836967" w:rsidDel="001D3F53">
          <w:rPr>
            <w:rFonts w:cs="Arial"/>
            <w:lang w:val="en-US"/>
          </w:rPr>
          <w:delText xml:space="preserve">limited </w:delText>
        </w:r>
      </w:del>
      <w:ins w:id="73" w:author="Giwa, Titilayo" w:date="2026-04-29T14:42:00Z" w16du:dateUtc="2026-04-29T13:42:00Z">
        <w:r w:rsidR="001D3F53">
          <w:rPr>
            <w:rFonts w:cs="Arial"/>
            <w:lang w:val="en-US"/>
          </w:rPr>
          <w:t>not inclusive of site visits</w:t>
        </w:r>
      </w:ins>
      <w:ins w:id="74" w:author="Giwa, Titilayo" w:date="2026-04-29T14:43:00Z" w16du:dateUtc="2026-04-29T13:43:00Z">
        <w:r w:rsidR="001D3F53">
          <w:rPr>
            <w:rFonts w:cs="Arial"/>
            <w:lang w:val="en-US"/>
          </w:rPr>
          <w:t xml:space="preserve">, travel and </w:t>
        </w:r>
      </w:ins>
      <w:ins w:id="75" w:author="Giwa, Titilayo" w:date="2026-04-29T14:44:00Z" w16du:dateUtc="2026-04-29T13:44:00Z">
        <w:r w:rsidR="001D3F53">
          <w:rPr>
            <w:rFonts w:cs="Arial"/>
            <w:lang w:val="en-US"/>
          </w:rPr>
          <w:t>accommodation</w:t>
        </w:r>
      </w:ins>
      <w:ins w:id="76" w:author="Giwa, Titilayo" w:date="2026-04-29T14:47:00Z" w16du:dateUtc="2026-04-29T13:47:00Z">
        <w:r w:rsidR="001D3F53">
          <w:rPr>
            <w:rFonts w:cs="Arial"/>
            <w:lang w:val="en-US"/>
          </w:rPr>
          <w:t xml:space="preserve"> </w:t>
        </w:r>
      </w:ins>
      <w:ins w:id="77" w:author="Giwa, Titilayo" w:date="2026-04-29T14:48:00Z" w16du:dateUtc="2026-04-29T13:48:00Z">
        <w:r w:rsidR="001D3F53">
          <w:rPr>
            <w:rFonts w:cs="Arial"/>
            <w:lang w:val="en-US"/>
          </w:rPr>
          <w:t>expenses</w:t>
        </w:r>
      </w:ins>
      <w:ins w:id="78" w:author="Giwa, Titilayo" w:date="2026-04-29T14:44:00Z" w16du:dateUtc="2026-04-29T13:44:00Z">
        <w:r w:rsidR="001D3F53">
          <w:rPr>
            <w:rFonts w:cs="Arial"/>
            <w:lang w:val="en-US"/>
          </w:rPr>
          <w:t xml:space="preserve"> (Non-Labour costs)</w:t>
        </w:r>
      </w:ins>
      <w:ins w:id="79" w:author="Giwa, Titilayo" w:date="2026-04-29T14:42:00Z" w16du:dateUtc="2026-04-29T13:42:00Z">
        <w:r w:rsidR="001D3F53">
          <w:rPr>
            <w:rFonts w:cs="Arial"/>
            <w:lang w:val="en-US"/>
          </w:rPr>
          <w:t xml:space="preserve">. All </w:t>
        </w:r>
      </w:ins>
      <w:ins w:id="80" w:author="Giwa, Titilayo" w:date="2026-04-29T14:44:00Z" w16du:dateUtc="2026-04-29T13:44:00Z">
        <w:r w:rsidR="001D3F53">
          <w:rPr>
            <w:rFonts w:cs="Arial"/>
            <w:lang w:val="en-US"/>
          </w:rPr>
          <w:t xml:space="preserve">non-labour </w:t>
        </w:r>
      </w:ins>
      <w:ins w:id="81" w:author="Giwa, Titilayo" w:date="2026-04-29T14:43:00Z" w16du:dateUtc="2026-04-29T13:43:00Z">
        <w:r w:rsidR="001D3F53">
          <w:rPr>
            <w:rFonts w:cs="Arial"/>
            <w:lang w:val="en-US"/>
          </w:rPr>
          <w:t xml:space="preserve">costs shall be borne by the Client. </w:t>
        </w:r>
      </w:ins>
      <w:ins w:id="82" w:author="Giwa, Titilayo" w:date="2026-04-29T14:44:00Z" w16du:dateUtc="2026-04-29T13:44:00Z">
        <w:r w:rsidR="001D3F53">
          <w:rPr>
            <w:rFonts w:cs="Arial"/>
            <w:lang w:val="en-US"/>
          </w:rPr>
          <w:t xml:space="preserve">Where the Client requires Consultant to </w:t>
        </w:r>
      </w:ins>
      <w:ins w:id="83" w:author="Giwa, Titilayo" w:date="2026-04-29T14:45:00Z" w16du:dateUtc="2026-04-29T13:45:00Z">
        <w:r w:rsidR="001D3F53">
          <w:rPr>
            <w:rFonts w:cs="Arial"/>
            <w:lang w:val="en-US"/>
          </w:rPr>
          <w:t>bear the non-labour cost, C</w:t>
        </w:r>
      </w:ins>
      <w:ins w:id="84" w:author="Giwa, Titilayo" w:date="2026-04-29T14:46:00Z" w16du:dateUtc="2026-04-29T13:46:00Z">
        <w:r w:rsidR="001D3F53">
          <w:rPr>
            <w:rFonts w:cs="Arial"/>
            <w:lang w:val="en-US"/>
          </w:rPr>
          <w:t>onsultant shall be reimbursed.</w:t>
        </w:r>
      </w:ins>
      <w:del w:id="85" w:author="Giwa, Titilayo" w:date="2026-04-29T14:42:00Z" w16du:dateUtc="2026-04-29T13:42:00Z">
        <w:r w:rsidRPr="00836967" w:rsidDel="001D3F53">
          <w:rPr>
            <w:rFonts w:cs="Arial"/>
            <w:lang w:val="en-US"/>
          </w:rPr>
          <w:delText xml:space="preserve">to the number of and duration of site visits </w:delText>
        </w:r>
        <w:r w:rsidR="00057BE5" w:rsidRPr="00836967" w:rsidDel="001D3F53">
          <w:rPr>
            <w:rFonts w:cs="Arial"/>
            <w:lang w:val="en-US"/>
          </w:rPr>
          <w:delText>consisting of monthly visit (one (1) trip of five days each in every month)</w:delText>
        </w:r>
        <w:r w:rsidRPr="00836967" w:rsidDel="001D3F53">
          <w:rPr>
            <w:rFonts w:cs="Arial"/>
            <w:lang w:val="en-US"/>
          </w:rPr>
          <w:delText>.</w:delText>
        </w:r>
        <w:r w:rsidR="00405343" w:rsidRPr="00836967" w:rsidDel="001D3F53">
          <w:rPr>
            <w:rFonts w:cs="Arial"/>
            <w:lang w:val="en-US"/>
          </w:rPr>
          <w:delText xml:space="preserve"> </w:delText>
        </w:r>
        <w:r w:rsidRPr="00836967" w:rsidDel="001D3F53">
          <w:rPr>
            <w:rFonts w:cs="Arial"/>
            <w:lang w:val="en-US"/>
          </w:rPr>
          <w:lastRenderedPageBreak/>
          <w:delText>Additional</w:delText>
        </w:r>
      </w:del>
      <w:del w:id="86" w:author="Giwa, Titilayo" w:date="2026-04-29T14:47:00Z" w16du:dateUtc="2026-04-29T13:47:00Z">
        <w:r w:rsidRPr="00836967" w:rsidDel="001D3F53">
          <w:rPr>
            <w:rFonts w:cs="Arial"/>
            <w:lang w:val="en-US"/>
          </w:rPr>
          <w:delText xml:space="preserve"> site visits shall be reimbursed. The above prices do not contain any travel</w:delText>
        </w:r>
        <w:r w:rsidR="00405343" w:rsidRPr="00836967" w:rsidDel="001D3F53">
          <w:rPr>
            <w:rFonts w:cs="Arial"/>
            <w:lang w:val="en-US"/>
          </w:rPr>
          <w:delText xml:space="preserve"> </w:delText>
        </w:r>
        <w:r w:rsidRPr="00836967" w:rsidDel="001D3F53">
          <w:rPr>
            <w:rFonts w:cs="Arial"/>
            <w:lang w:val="en-US"/>
          </w:rPr>
          <w:delText xml:space="preserve">expenses and accommodation outside </w:delText>
        </w:r>
        <w:r w:rsidR="00836967" w:rsidDel="001D3F53">
          <w:rPr>
            <w:rFonts w:cs="Arial"/>
            <w:lang w:val="en-US"/>
          </w:rPr>
          <w:delText xml:space="preserve">the site or </w:delText>
        </w:r>
        <w:r w:rsidRPr="00836967" w:rsidDel="001D3F53">
          <w:rPr>
            <w:rFonts w:cs="Arial"/>
            <w:lang w:val="en-US"/>
          </w:rPr>
          <w:delText>Nigeria</w:delText>
        </w:r>
        <w:r w:rsidR="00624737" w:rsidRPr="00836967" w:rsidDel="001D3F53">
          <w:rPr>
            <w:rFonts w:cs="Arial"/>
            <w:lang w:val="en-US"/>
          </w:rPr>
          <w:delText>.</w:delText>
        </w:r>
      </w:del>
    </w:p>
    <w:p w14:paraId="4EB2CACB" w14:textId="2C20EB48" w:rsidR="001D3F53" w:rsidRPr="00836967" w:rsidRDefault="001D3F53" w:rsidP="001D3F53">
      <w:pPr>
        <w:pStyle w:val="ListParagraph"/>
        <w:numPr>
          <w:ilvl w:val="0"/>
          <w:numId w:val="29"/>
        </w:numPr>
        <w:rPr>
          <w:rFonts w:cs="Arial"/>
          <w:lang w:val="en-US"/>
        </w:rPr>
      </w:pPr>
      <w:r w:rsidRPr="00836967">
        <w:rPr>
          <w:rFonts w:cs="Arial"/>
          <w:lang w:val="en-US"/>
        </w:rPr>
        <w:t xml:space="preserve">The non-labour costs such as travel, accommodation, messing, etc., </w:t>
      </w:r>
      <w:del w:id="87" w:author="Giwa, Titilayo" w:date="2026-04-29T14:48:00Z" w16du:dateUtc="2026-04-29T13:48:00Z">
        <w:r w:rsidRPr="00836967" w:rsidDel="001D3F53">
          <w:rPr>
            <w:rFonts w:cs="Arial"/>
            <w:lang w:val="en-US"/>
          </w:rPr>
          <w:delText xml:space="preserve">if </w:delText>
        </w:r>
      </w:del>
      <w:ins w:id="88" w:author="Giwa, Titilayo" w:date="2026-04-29T14:48:00Z" w16du:dateUtc="2026-04-29T13:48:00Z">
        <w:r>
          <w:rPr>
            <w:rFonts w:cs="Arial"/>
            <w:lang w:val="en-US"/>
          </w:rPr>
          <w:t xml:space="preserve">where provided by Consultant </w:t>
        </w:r>
      </w:ins>
      <w:del w:id="89" w:author="Giwa, Titilayo" w:date="2026-04-29T14:48:00Z" w16du:dateUtc="2026-04-29T13:48:00Z">
        <w:r w:rsidRPr="00836967" w:rsidDel="001D3F53">
          <w:rPr>
            <w:rFonts w:cs="Arial"/>
            <w:lang w:val="en-US"/>
          </w:rPr>
          <w:delText>applicable, are to</w:delText>
        </w:r>
      </w:del>
      <w:ins w:id="90" w:author="Giwa, Titilayo" w:date="2026-04-29T14:48:00Z" w16du:dateUtc="2026-04-29T13:48:00Z">
        <w:r>
          <w:rPr>
            <w:rFonts w:cs="Arial"/>
            <w:lang w:val="en-US"/>
          </w:rPr>
          <w:t>shall</w:t>
        </w:r>
      </w:ins>
      <w:r w:rsidRPr="00836967">
        <w:rPr>
          <w:rFonts w:cs="Arial"/>
          <w:lang w:val="en-US"/>
        </w:rPr>
        <w:t xml:space="preserve"> be invoiced at documented cost plus 15% mark-up.</w:t>
      </w:r>
    </w:p>
    <w:p w14:paraId="30D4E71E" w14:textId="389AE5F0" w:rsidR="00624737" w:rsidRPr="00836967" w:rsidRDefault="00624737" w:rsidP="002B0AAC">
      <w:pPr>
        <w:pStyle w:val="ListParagraph"/>
        <w:numPr>
          <w:ilvl w:val="0"/>
          <w:numId w:val="29"/>
        </w:numPr>
        <w:rPr>
          <w:rFonts w:cs="Arial"/>
          <w:lang w:val="en-US"/>
        </w:rPr>
      </w:pPr>
      <w:r w:rsidRPr="00836967">
        <w:rPr>
          <w:rFonts w:cs="Arial"/>
          <w:lang w:val="en-US"/>
        </w:rPr>
        <w:t>The Price does not contain any cost for services to be provided by third party inspection services.</w:t>
      </w:r>
    </w:p>
    <w:p w14:paraId="5E576124" w14:textId="67AA5FB3" w:rsidR="00216F7A" w:rsidRPr="00446A97" w:rsidRDefault="00216F7A" w:rsidP="005B5C03">
      <w:pPr>
        <w:pStyle w:val="E1"/>
        <w:numPr>
          <w:ilvl w:val="0"/>
          <w:numId w:val="29"/>
        </w:numPr>
        <w:spacing w:after="0" w:line="240" w:lineRule="auto"/>
        <w:textAlignment w:val="auto"/>
        <w:rPr>
          <w:rFonts w:cs="Arial"/>
          <w:lang w:val="en-US"/>
        </w:rPr>
      </w:pPr>
      <w:r w:rsidRPr="00446A97">
        <w:rPr>
          <w:rFonts w:cs="Arial"/>
          <w:lang w:val="en-US"/>
        </w:rPr>
        <w:t>ILF expects that all Regulatory permits should have been secured by Client</w:t>
      </w:r>
    </w:p>
    <w:p w14:paraId="58A79B37" w14:textId="0884FF49" w:rsidR="00216F7A" w:rsidRPr="00836967" w:rsidRDefault="00137B7A" w:rsidP="002B0AAC">
      <w:pPr>
        <w:pStyle w:val="ListParagraph"/>
        <w:numPr>
          <w:ilvl w:val="0"/>
          <w:numId w:val="29"/>
        </w:numPr>
        <w:rPr>
          <w:rFonts w:cs="Arial"/>
          <w:lang w:val="en-US"/>
        </w:rPr>
      </w:pPr>
      <w:r w:rsidRPr="00836967">
        <w:rPr>
          <w:rFonts w:cs="Arial"/>
          <w:lang w:val="en-US"/>
        </w:rPr>
        <w:t>ILF-Rates for 2026 are valid until December 31st, 2026.</w:t>
      </w:r>
    </w:p>
    <w:p w14:paraId="7AC328F3" w14:textId="3D15F52E" w:rsidR="00F24AB7" w:rsidRPr="00836967" w:rsidRDefault="00F24AB7" w:rsidP="002B0AAC">
      <w:pPr>
        <w:pStyle w:val="ListParagraph"/>
        <w:numPr>
          <w:ilvl w:val="0"/>
          <w:numId w:val="29"/>
        </w:numPr>
        <w:rPr>
          <w:rFonts w:cs="Arial"/>
          <w:lang w:val="en-US"/>
        </w:rPr>
      </w:pPr>
      <w:r w:rsidRPr="00836967">
        <w:rPr>
          <w:rFonts w:cs="Arial"/>
          <w:lang w:val="en-US"/>
        </w:rPr>
        <w:t xml:space="preserve">Payment shall be made within </w:t>
      </w:r>
      <w:r w:rsidR="00252978" w:rsidRPr="00836967">
        <w:rPr>
          <w:rFonts w:cs="Arial"/>
          <w:lang w:val="en-US"/>
        </w:rPr>
        <w:t>ten</w:t>
      </w:r>
      <w:r w:rsidR="004B3BAB" w:rsidRPr="00836967">
        <w:rPr>
          <w:rFonts w:cs="Arial"/>
          <w:lang w:val="en-US"/>
        </w:rPr>
        <w:t xml:space="preserve"> </w:t>
      </w:r>
      <w:r w:rsidRPr="00836967">
        <w:rPr>
          <w:rFonts w:cs="Arial"/>
          <w:lang w:val="en-US"/>
        </w:rPr>
        <w:t>(1</w:t>
      </w:r>
      <w:r w:rsidR="00252978" w:rsidRPr="00836967">
        <w:rPr>
          <w:rFonts w:cs="Arial"/>
          <w:lang w:val="en-US"/>
        </w:rPr>
        <w:t>0</w:t>
      </w:r>
      <w:r w:rsidRPr="00836967">
        <w:rPr>
          <w:rFonts w:cs="Arial"/>
          <w:lang w:val="en-US"/>
        </w:rPr>
        <w:t>) calendar days after submission of each invoice.</w:t>
      </w:r>
    </w:p>
    <w:p w14:paraId="19A5891A" w14:textId="18F7E096" w:rsidR="00446A97" w:rsidRPr="00836967" w:rsidRDefault="00446A97" w:rsidP="002B0AAC">
      <w:pPr>
        <w:pStyle w:val="ListParagraph"/>
        <w:numPr>
          <w:ilvl w:val="0"/>
          <w:numId w:val="29"/>
        </w:numPr>
        <w:rPr>
          <w:rFonts w:cs="Arial"/>
          <w:lang w:val="en-US"/>
        </w:rPr>
      </w:pPr>
      <w:r w:rsidRPr="00836967">
        <w:rPr>
          <w:rFonts w:cs="Arial"/>
          <w:lang w:val="en-US"/>
        </w:rPr>
        <w:t>Regular working time in ILF Nigerian offices is 5 days per week, 8h per day.</w:t>
      </w:r>
    </w:p>
    <w:p w14:paraId="6D667514" w14:textId="16BD6556" w:rsidR="00446A97" w:rsidRPr="00836967" w:rsidRDefault="00446A97" w:rsidP="002B0AAC">
      <w:pPr>
        <w:pStyle w:val="ListParagraph"/>
        <w:numPr>
          <w:ilvl w:val="0"/>
          <w:numId w:val="29"/>
        </w:numPr>
        <w:rPr>
          <w:rFonts w:cs="Arial"/>
          <w:lang w:val="en-US"/>
        </w:rPr>
      </w:pPr>
      <w:r w:rsidRPr="00836967">
        <w:rPr>
          <w:rFonts w:cs="Arial"/>
          <w:lang w:val="en-US"/>
        </w:rPr>
        <w:t>Regular working time onsite during site surveys is 6 days per week, 10h per day.</w:t>
      </w:r>
    </w:p>
    <w:p w14:paraId="0EEEE8E6" w14:textId="4113EB2F" w:rsidR="00196AA4" w:rsidRPr="00836967" w:rsidRDefault="00196AA4" w:rsidP="002B0AAC">
      <w:pPr>
        <w:pStyle w:val="ListParagraph"/>
        <w:numPr>
          <w:ilvl w:val="0"/>
          <w:numId w:val="29"/>
        </w:numPr>
        <w:rPr>
          <w:rFonts w:cs="Arial"/>
          <w:lang w:val="en-US"/>
        </w:rPr>
      </w:pPr>
      <w:r w:rsidRPr="00836967">
        <w:rPr>
          <w:rFonts w:cs="Arial"/>
          <w:lang w:val="en-US"/>
        </w:rPr>
        <w:t>The working time in Nigeria for Expat staff is limited to 6 days per week, 10h per day.</w:t>
      </w:r>
    </w:p>
    <w:p w14:paraId="11C2ED53" w14:textId="478EE968" w:rsidR="00AC655C" w:rsidRPr="00836967" w:rsidRDefault="00AC655C" w:rsidP="002B0AAC">
      <w:pPr>
        <w:pStyle w:val="ListParagraph"/>
        <w:numPr>
          <w:ilvl w:val="0"/>
          <w:numId w:val="29"/>
        </w:numPr>
        <w:rPr>
          <w:rFonts w:cs="Arial"/>
          <w:lang w:val="en-US"/>
        </w:rPr>
      </w:pPr>
      <w:r w:rsidRPr="00836967">
        <w:rPr>
          <w:rFonts w:cs="Arial"/>
          <w:lang w:val="en-US"/>
        </w:rPr>
        <w:t>If any special software is required, it will be acquired by ILF Engineers Nigeria at documented cost plus 15% mark-up or directly by client.</w:t>
      </w:r>
    </w:p>
    <w:p w14:paraId="2CC4EDFA" w14:textId="77777777" w:rsidR="00D26C79" w:rsidRPr="00836967" w:rsidRDefault="00D26C79" w:rsidP="00D26C79">
      <w:pPr>
        <w:rPr>
          <w:rFonts w:cs="Arial"/>
          <w:lang w:val="en-US"/>
        </w:rPr>
      </w:pPr>
    </w:p>
    <w:p w14:paraId="19EA68B0" w14:textId="7B64BDA3" w:rsidR="00D26C79" w:rsidRPr="00836967" w:rsidRDefault="00D26C79" w:rsidP="00D26C79">
      <w:pPr>
        <w:rPr>
          <w:lang w:val="en-US"/>
        </w:rPr>
      </w:pPr>
    </w:p>
    <w:p w14:paraId="50BEEBBF" w14:textId="77777777" w:rsidR="00D26C79" w:rsidRPr="00836967" w:rsidRDefault="00D26C79" w:rsidP="00D26C79">
      <w:pPr>
        <w:rPr>
          <w:lang w:val="en-US"/>
        </w:rPr>
      </w:pPr>
    </w:p>
    <w:p w14:paraId="4766E6FD" w14:textId="77777777" w:rsidR="00D26C79" w:rsidRPr="00836967" w:rsidRDefault="00D26C79" w:rsidP="00D26C79">
      <w:pPr>
        <w:rPr>
          <w:lang w:val="en-US"/>
        </w:rPr>
      </w:pPr>
    </w:p>
    <w:p w14:paraId="51B84144" w14:textId="77777777" w:rsidR="00D26C79" w:rsidRPr="00836967" w:rsidRDefault="00D26C79" w:rsidP="00D26C79">
      <w:pPr>
        <w:rPr>
          <w:lang w:val="en-US"/>
        </w:rPr>
      </w:pPr>
    </w:p>
    <w:p w14:paraId="24ACA0E0" w14:textId="77777777" w:rsidR="00D26C79" w:rsidRPr="00836967" w:rsidRDefault="00D26C79" w:rsidP="00D26C79">
      <w:pPr>
        <w:rPr>
          <w:lang w:val="en-US"/>
        </w:rPr>
      </w:pPr>
    </w:p>
    <w:p w14:paraId="0DA47CAE" w14:textId="77777777" w:rsidR="00D26C79" w:rsidRPr="00836967" w:rsidRDefault="00D26C79" w:rsidP="00D26C79">
      <w:pPr>
        <w:rPr>
          <w:lang w:val="en-US"/>
        </w:rPr>
      </w:pPr>
    </w:p>
    <w:p w14:paraId="7A4FE7BD" w14:textId="77777777" w:rsidR="00D26C79" w:rsidRPr="00836967" w:rsidRDefault="00D26C79" w:rsidP="00D26C79">
      <w:pPr>
        <w:rPr>
          <w:lang w:val="en-US"/>
        </w:rPr>
      </w:pPr>
    </w:p>
    <w:p w14:paraId="667A3744" w14:textId="77777777" w:rsidR="00D26C79" w:rsidRPr="00836967" w:rsidRDefault="00D26C79" w:rsidP="00D26C79">
      <w:pPr>
        <w:rPr>
          <w:lang w:val="en-US"/>
        </w:rPr>
      </w:pPr>
    </w:p>
    <w:p w14:paraId="79A72469" w14:textId="77777777" w:rsidR="00D26C79" w:rsidRPr="00836967" w:rsidRDefault="00D26C79" w:rsidP="00D26C79">
      <w:pPr>
        <w:rPr>
          <w:lang w:val="en-US"/>
        </w:rPr>
      </w:pPr>
    </w:p>
    <w:p w14:paraId="1C2CC1E3" w14:textId="77777777" w:rsidR="00D26C79" w:rsidRPr="00836967" w:rsidRDefault="00D26C79" w:rsidP="00D26C79">
      <w:pPr>
        <w:rPr>
          <w:lang w:val="en-US"/>
        </w:rPr>
      </w:pPr>
    </w:p>
    <w:p w14:paraId="7C16F11C" w14:textId="77777777" w:rsidR="00D26C79" w:rsidRPr="00836967" w:rsidRDefault="00D26C79" w:rsidP="00D26C79">
      <w:pPr>
        <w:rPr>
          <w:lang w:val="en-US"/>
        </w:rPr>
      </w:pPr>
    </w:p>
    <w:p w14:paraId="172CC299" w14:textId="77777777" w:rsidR="00D26C79" w:rsidRPr="00836967" w:rsidRDefault="00D26C79" w:rsidP="00D26C79">
      <w:pPr>
        <w:rPr>
          <w:lang w:val="en-US"/>
        </w:rPr>
      </w:pPr>
    </w:p>
    <w:p w14:paraId="2B323223" w14:textId="77777777" w:rsidR="00D26C79" w:rsidRPr="00836967" w:rsidRDefault="00D26C79" w:rsidP="00D26C79">
      <w:pPr>
        <w:jc w:val="right"/>
        <w:rPr>
          <w:lang w:val="en-US"/>
        </w:rPr>
      </w:pPr>
    </w:p>
    <w:p w14:paraId="3FBA384A" w14:textId="77777777" w:rsidR="00D26C79" w:rsidRPr="00836967" w:rsidRDefault="00D26C79" w:rsidP="00D26C79">
      <w:pPr>
        <w:rPr>
          <w:lang w:val="en-US"/>
        </w:rPr>
      </w:pPr>
    </w:p>
    <w:p w14:paraId="384EFDE3" w14:textId="77777777" w:rsidR="001635DB" w:rsidRPr="00836967" w:rsidRDefault="001635DB" w:rsidP="00D26C79">
      <w:pPr>
        <w:rPr>
          <w:lang w:val="en-US"/>
        </w:rPr>
      </w:pPr>
    </w:p>
    <w:p w14:paraId="3B0BBF8F" w14:textId="77777777" w:rsidR="001635DB" w:rsidRPr="00836967" w:rsidRDefault="001635DB" w:rsidP="00D26C79">
      <w:pPr>
        <w:rPr>
          <w:lang w:val="en-US"/>
        </w:rPr>
      </w:pPr>
    </w:p>
    <w:p w14:paraId="0D87EEEE" w14:textId="77777777" w:rsidR="001635DB" w:rsidRPr="00836967" w:rsidRDefault="001635DB" w:rsidP="00D26C79">
      <w:pPr>
        <w:rPr>
          <w:lang w:val="en-US"/>
        </w:rPr>
      </w:pPr>
    </w:p>
    <w:p w14:paraId="0BB2864E" w14:textId="77777777" w:rsidR="00C24D23" w:rsidRPr="00836967" w:rsidRDefault="00C24D23">
      <w:pPr>
        <w:spacing w:after="200" w:line="276" w:lineRule="auto"/>
        <w:rPr>
          <w:rFonts w:cs="Arial"/>
          <w:b/>
          <w:bCs/>
          <w:caps/>
          <w:color w:val="305291" w:themeColor="accent1"/>
          <w:kern w:val="28"/>
          <w:lang w:val="en-US"/>
        </w:rPr>
      </w:pPr>
      <w:r w:rsidRPr="00836967">
        <w:rPr>
          <w:rFonts w:cs="Arial"/>
          <w:bCs/>
          <w:lang w:val="en-US"/>
        </w:rPr>
        <w:br w:type="page"/>
      </w:r>
    </w:p>
    <w:p w14:paraId="660E44F9" w14:textId="7D219087" w:rsidR="00D26C79" w:rsidRPr="001635DB" w:rsidRDefault="00D26C79" w:rsidP="00D26C79">
      <w:pPr>
        <w:pStyle w:val="Heading1"/>
        <w:numPr>
          <w:ilvl w:val="0"/>
          <w:numId w:val="16"/>
        </w:numPr>
        <w:ind w:left="1134" w:hanging="1134"/>
        <w:rPr>
          <w:rFonts w:cs="Arial"/>
          <w:b w:val="0"/>
          <w:bCs/>
          <w:sz w:val="22"/>
        </w:rPr>
      </w:pPr>
      <w:bookmarkStart w:id="91" w:name="_Toc226987041"/>
      <w:r w:rsidRPr="001635DB">
        <w:rPr>
          <w:rFonts w:cs="Arial"/>
          <w:bCs/>
          <w:sz w:val="22"/>
        </w:rPr>
        <w:lastRenderedPageBreak/>
        <w:t>Programme</w:t>
      </w:r>
      <w:bookmarkEnd w:id="91"/>
    </w:p>
    <w:p w14:paraId="4C78F958" w14:textId="77777777" w:rsidR="00D26C79" w:rsidRPr="001635DB" w:rsidRDefault="00D26C79" w:rsidP="00D26C79">
      <w:pPr>
        <w:ind w:left="709" w:right="281"/>
        <w:rPr>
          <w:rFonts w:cs="Arial"/>
        </w:rPr>
      </w:pPr>
    </w:p>
    <w:p w14:paraId="1E72F14F" w14:textId="79045754" w:rsidR="00B623C8" w:rsidRPr="00836967" w:rsidRDefault="00D26C79" w:rsidP="004B3BAB">
      <w:pPr>
        <w:ind w:left="1134"/>
        <w:rPr>
          <w:rFonts w:cs="Arial"/>
          <w:iCs/>
          <w:kern w:val="28"/>
          <w:lang w:val="en-US"/>
        </w:rPr>
      </w:pPr>
      <w:r w:rsidRPr="00836967">
        <w:rPr>
          <w:rFonts w:cs="Arial"/>
          <w:iCs/>
          <w:lang w:val="en-US"/>
        </w:rPr>
        <w:t xml:space="preserve">This shall be limited to activities as stated in </w:t>
      </w:r>
      <w:r w:rsidR="001635DB" w:rsidRPr="00836967">
        <w:rPr>
          <w:rFonts w:cs="Arial"/>
          <w:iCs/>
          <w:kern w:val="28"/>
          <w:lang w:val="en-US"/>
        </w:rPr>
        <w:t xml:space="preserve">Consultant’s Proposal </w:t>
      </w:r>
      <w:r w:rsidR="00BC72D1" w:rsidRPr="00836967">
        <w:rPr>
          <w:rFonts w:cs="Arial"/>
          <w:iCs/>
          <w:kern w:val="28"/>
          <w:lang w:val="en-US"/>
        </w:rPr>
        <w:t>20877-ILF-NGR-OD-00001_Rev0 dated 6</w:t>
      </w:r>
      <w:r w:rsidR="00BC72D1" w:rsidRPr="00836967">
        <w:rPr>
          <w:rFonts w:cs="Arial"/>
          <w:iCs/>
          <w:kern w:val="28"/>
          <w:vertAlign w:val="superscript"/>
          <w:lang w:val="en-US"/>
        </w:rPr>
        <w:t>th</w:t>
      </w:r>
      <w:r w:rsidR="00BC72D1" w:rsidRPr="00836967">
        <w:rPr>
          <w:rFonts w:cs="Arial"/>
          <w:iCs/>
          <w:kern w:val="28"/>
          <w:lang w:val="en-US"/>
        </w:rPr>
        <w:t xml:space="preserve"> February 2026</w:t>
      </w:r>
      <w:r w:rsidR="006A7288" w:rsidRPr="00836967">
        <w:rPr>
          <w:rFonts w:cs="Arial"/>
          <w:iCs/>
          <w:kern w:val="28"/>
          <w:lang w:val="en-US"/>
        </w:rPr>
        <w:t>.</w:t>
      </w:r>
    </w:p>
    <w:sectPr w:rsidR="00B623C8" w:rsidRPr="00836967" w:rsidSect="00D26C79">
      <w:footerReference w:type="default" r:id="rId23"/>
      <w:pgSz w:w="11906" w:h="16838"/>
      <w:pgMar w:top="851" w:right="851" w:bottom="851" w:left="851" w:header="709" w:footer="454"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iwa, Titilayo" w:date="2026-04-29T13:57:00Z" w:initials="TG">
    <w:p w14:paraId="708F3C3C" w14:textId="77777777" w:rsidR="00A81264" w:rsidRDefault="00A81264" w:rsidP="00A81264">
      <w:pPr>
        <w:pStyle w:val="CommentText"/>
        <w:jc w:val="left"/>
      </w:pPr>
      <w:r>
        <w:rPr>
          <w:rStyle w:val="CommentReference"/>
        </w:rPr>
        <w:annotationRef/>
      </w:r>
      <w:r>
        <w:t>Where in Delta state?</w:t>
      </w:r>
    </w:p>
  </w:comment>
  <w:comment w:id="4" w:author="Giwa, Titilayo" w:date="2026-04-29T14:04:00Z" w:initials="TG">
    <w:p w14:paraId="418ADA39" w14:textId="77777777" w:rsidR="00A81264" w:rsidRDefault="00A81264" w:rsidP="00A81264">
      <w:pPr>
        <w:pStyle w:val="CommentText"/>
        <w:jc w:val="left"/>
      </w:pPr>
      <w:r>
        <w:rPr>
          <w:rStyle w:val="CommentReference"/>
        </w:rPr>
        <w:annotationRef/>
      </w:r>
      <w:r>
        <w:t>Insert commencement date here</w:t>
      </w:r>
    </w:p>
  </w:comment>
  <w:comment w:id="8" w:author="GELIAS" w:date="2026-04-23T16:03:00Z" w:initials="GE">
    <w:p w14:paraId="689E9A03" w14:textId="3C123A76" w:rsidR="00AB6348" w:rsidRDefault="00AB6348" w:rsidP="00AB6348">
      <w:pPr>
        <w:pStyle w:val="CommentText"/>
      </w:pPr>
      <w:r>
        <w:rPr>
          <w:rStyle w:val="CommentReference"/>
        </w:rPr>
        <w:annotationRef/>
      </w:r>
      <w:r>
        <w:t xml:space="preserve">To be Confirmed. </w:t>
      </w:r>
    </w:p>
  </w:comment>
  <w:comment w:id="9" w:author="Giwa, Titilayo" w:date="2026-04-27T10:39:00Z" w:initials="TG">
    <w:p w14:paraId="46C14270" w14:textId="77777777" w:rsidR="003C0CC6" w:rsidRDefault="003C0CC6" w:rsidP="003C0CC6">
      <w:pPr>
        <w:pStyle w:val="CommentText"/>
        <w:jc w:val="left"/>
      </w:pPr>
      <w:r>
        <w:rPr>
          <w:rStyle w:val="CommentReference"/>
        </w:rPr>
        <w:annotationRef/>
      </w:r>
      <w:r>
        <w:t>Functions to be clearly defined. We are owner’s advisers, is this  contemplating a PMC? If so, parties need to discuss and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8F3C3C" w15:done="0"/>
  <w15:commentEx w15:paraId="418ADA39" w15:done="0"/>
  <w15:commentEx w15:paraId="689E9A03" w15:done="0"/>
  <w15:commentEx w15:paraId="46C14270" w15:paraIdParent="689E9A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ACC620" w16cex:dateUtc="2026-04-29T12:57:00Z"/>
  <w16cex:commentExtensible w16cex:durableId="00B1BBD0" w16cex:dateUtc="2026-04-29T13:04:00Z"/>
  <w16cex:commentExtensible w16cex:durableId="24C2EA55" w16cex:dateUtc="2026-04-23T15:03:00Z"/>
  <w16cex:commentExtensible w16cex:durableId="25566DA6" w16cex:dateUtc="2026-04-27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8F3C3C" w16cid:durableId="5BACC620"/>
  <w16cid:commentId w16cid:paraId="418ADA39" w16cid:durableId="00B1BBD0"/>
  <w16cid:commentId w16cid:paraId="689E9A03" w16cid:durableId="24C2EA55"/>
  <w16cid:commentId w16cid:paraId="46C14270" w16cid:durableId="25566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27BE7" w14:textId="77777777" w:rsidR="00F91570" w:rsidRDefault="00F91570">
      <w:r>
        <w:separator/>
      </w:r>
    </w:p>
  </w:endnote>
  <w:endnote w:type="continuationSeparator" w:id="0">
    <w:p w14:paraId="76013E1A" w14:textId="77777777" w:rsidR="00F91570" w:rsidRDefault="00F91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38524" w14:textId="77777777" w:rsidR="00D26C79" w:rsidRPr="00E75F8A" w:rsidRDefault="00D26C79" w:rsidP="00E75F8A">
    <w:pPr>
      <w:pStyle w:val="Footer"/>
      <w:tabs>
        <w:tab w:val="clear" w:pos="9072"/>
        <w:tab w:val="right" w:pos="992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510D" w14:textId="77777777" w:rsidR="00D26C79" w:rsidRDefault="00D26C79">
    <w:pPr>
      <w:pStyle w:val="Footer"/>
      <w:jc w:val="right"/>
    </w:pPr>
    <w:r>
      <w:t>i</w:t>
    </w:r>
  </w:p>
  <w:p w14:paraId="318B342B" w14:textId="77777777" w:rsidR="00D26C79" w:rsidRPr="003E3DE0" w:rsidRDefault="00D26C79" w:rsidP="003E3DE0">
    <w:pPr>
      <w:pStyle w:val="Footer"/>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46CF" w14:textId="77777777" w:rsidR="00D26C79" w:rsidRPr="00E75F8A" w:rsidRDefault="00D26C79" w:rsidP="00E75F8A">
    <w:pPr>
      <w:pStyle w:val="Footer"/>
      <w:tabs>
        <w:tab w:val="clear" w:pos="9072"/>
        <w:tab w:val="right" w:pos="9923"/>
      </w:tabs>
    </w:pPr>
    <w:r>
      <w:tab/>
    </w:r>
    <w:r>
      <w:tab/>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AAAB2" w14:textId="77777777" w:rsidR="00D26C79" w:rsidRDefault="00D26C79">
    <w:pPr>
      <w:pStyle w:val="Footer"/>
      <w:jc w:val="right"/>
    </w:pPr>
    <w:r>
      <w:t xml:space="preserve">page </w:t>
    </w:r>
    <w:sdt>
      <w:sdtPr>
        <w:id w:val="-1865287115"/>
        <w:docPartObj>
          <w:docPartGallery w:val="Page Numbers (Bottom of Page)"/>
          <w:docPartUnique/>
        </w:docPartObj>
      </w:sdtPr>
      <w:sdtContent>
        <w:r>
          <w:fldChar w:fldCharType="begin"/>
        </w:r>
        <w:r>
          <w:instrText xml:space="preserve"> PAGE  \* roman  \* MERGEFORMAT </w:instrText>
        </w:r>
        <w:r>
          <w:fldChar w:fldCharType="separate"/>
        </w:r>
        <w:r w:rsidR="00CF2605">
          <w:rPr>
            <w:noProof/>
          </w:rPr>
          <w:t>ii</w:t>
        </w:r>
        <w:r>
          <w:fldChar w:fldCharType="end"/>
        </w:r>
      </w:sdtContent>
    </w:sdt>
  </w:p>
  <w:p w14:paraId="4CA32E0E" w14:textId="77777777" w:rsidR="00D26C79" w:rsidRPr="003E3DE0" w:rsidRDefault="00D26C79" w:rsidP="003E3DE0">
    <w:pPr>
      <w:pStyle w:val="Footer"/>
      <w:tabs>
        <w:tab w:val="clear" w:pos="4536"/>
        <w:tab w:val="clear" w:pos="9072"/>
        <w:tab w:val="right" w:pos="9923"/>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B3C2" w14:textId="77777777" w:rsidR="001635DB" w:rsidRDefault="001635DB">
    <w:pPr>
      <w:pStyle w:val="Footer"/>
      <w:jc w:val="right"/>
    </w:pPr>
    <w:r w:rsidRPr="00D8082A">
      <w:rPr>
        <w:lang w:val="en-GB"/>
      </w:rPr>
      <w:t>page</w:t>
    </w:r>
    <w:r>
      <w:t xml:space="preserve"> </w:t>
    </w:r>
    <w:sdt>
      <w:sdtPr>
        <w:id w:val="-1360658013"/>
        <w:docPartObj>
          <w:docPartGallery w:val="Page Numbers (Bottom of Page)"/>
          <w:docPartUnique/>
        </w:docPartObj>
      </w:sdtPr>
      <w:sdtContent>
        <w:r>
          <w:fldChar w:fldCharType="begin"/>
        </w:r>
        <w:r>
          <w:instrText xml:space="preserve"> PAGE  \* alphabetic  \* MERGEFORMAT </w:instrText>
        </w:r>
        <w:r>
          <w:fldChar w:fldCharType="separate"/>
        </w:r>
        <w:r w:rsidR="00CF2605">
          <w:rPr>
            <w:noProof/>
          </w:rPr>
          <w:t>k</w:t>
        </w:r>
        <w:r>
          <w:fldChar w:fldCharType="end"/>
        </w:r>
      </w:sdtContent>
    </w:sdt>
  </w:p>
  <w:p w14:paraId="281AD68B" w14:textId="77777777" w:rsidR="001635DB" w:rsidRPr="003E3DE0" w:rsidRDefault="001635DB" w:rsidP="003E3DE0">
    <w:pPr>
      <w:pStyle w:val="Footer"/>
      <w:tabs>
        <w:tab w:val="clear" w:pos="4536"/>
        <w:tab w:val="clear" w:pos="9072"/>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E2DFD" w14:textId="77777777" w:rsidR="00F91570" w:rsidRDefault="00F91570">
      <w:r>
        <w:separator/>
      </w:r>
    </w:p>
  </w:footnote>
  <w:footnote w:type="continuationSeparator" w:id="0">
    <w:p w14:paraId="6B99CA8C" w14:textId="77777777" w:rsidR="00F91570" w:rsidRDefault="00F91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5257D98"/>
    <w:multiLevelType w:val="hybridMultilevel"/>
    <w:tmpl w:val="F9782D88"/>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3" w15:restartNumberingAfterBreak="0">
    <w:nsid w:val="060D4017"/>
    <w:multiLevelType w:val="hybridMultilevel"/>
    <w:tmpl w:val="E294FC5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06232387"/>
    <w:multiLevelType w:val="hybridMultilevel"/>
    <w:tmpl w:val="53B2339C"/>
    <w:lvl w:ilvl="0" w:tplc="4D564AE0">
      <w:start w:val="1"/>
      <w:numFmt w:val="bullet"/>
      <w:lvlText w:val="»"/>
      <w:lvlJc w:val="left"/>
      <w:pPr>
        <w:tabs>
          <w:tab w:val="num" w:pos="720"/>
        </w:tabs>
        <w:ind w:left="720" w:hanging="360"/>
      </w:pPr>
      <w:rPr>
        <w:rFonts w:ascii="Arial Narrow" w:hAnsi="Arial Narrow" w:hint="default"/>
      </w:rPr>
    </w:lvl>
    <w:lvl w:ilvl="1" w:tplc="07F6C972">
      <w:start w:val="1"/>
      <w:numFmt w:val="bullet"/>
      <w:lvlText w:val="»"/>
      <w:lvlJc w:val="left"/>
      <w:pPr>
        <w:tabs>
          <w:tab w:val="num" w:pos="1440"/>
        </w:tabs>
        <w:ind w:left="1440" w:hanging="360"/>
      </w:pPr>
      <w:rPr>
        <w:rFonts w:ascii="Arial Narrow" w:hAnsi="Arial Narrow" w:hint="default"/>
      </w:rPr>
    </w:lvl>
    <w:lvl w:ilvl="2" w:tplc="9A0EAB4E" w:tentative="1">
      <w:start w:val="1"/>
      <w:numFmt w:val="bullet"/>
      <w:lvlText w:val="»"/>
      <w:lvlJc w:val="left"/>
      <w:pPr>
        <w:tabs>
          <w:tab w:val="num" w:pos="2160"/>
        </w:tabs>
        <w:ind w:left="2160" w:hanging="360"/>
      </w:pPr>
      <w:rPr>
        <w:rFonts w:ascii="Arial Narrow" w:hAnsi="Arial Narrow" w:hint="default"/>
      </w:rPr>
    </w:lvl>
    <w:lvl w:ilvl="3" w:tplc="39BC6D16" w:tentative="1">
      <w:start w:val="1"/>
      <w:numFmt w:val="bullet"/>
      <w:lvlText w:val="»"/>
      <w:lvlJc w:val="left"/>
      <w:pPr>
        <w:tabs>
          <w:tab w:val="num" w:pos="2880"/>
        </w:tabs>
        <w:ind w:left="2880" w:hanging="360"/>
      </w:pPr>
      <w:rPr>
        <w:rFonts w:ascii="Arial Narrow" w:hAnsi="Arial Narrow" w:hint="default"/>
      </w:rPr>
    </w:lvl>
    <w:lvl w:ilvl="4" w:tplc="5E08DCE6" w:tentative="1">
      <w:start w:val="1"/>
      <w:numFmt w:val="bullet"/>
      <w:lvlText w:val="»"/>
      <w:lvlJc w:val="left"/>
      <w:pPr>
        <w:tabs>
          <w:tab w:val="num" w:pos="3600"/>
        </w:tabs>
        <w:ind w:left="3600" w:hanging="360"/>
      </w:pPr>
      <w:rPr>
        <w:rFonts w:ascii="Arial Narrow" w:hAnsi="Arial Narrow" w:hint="default"/>
      </w:rPr>
    </w:lvl>
    <w:lvl w:ilvl="5" w:tplc="FC0E5602" w:tentative="1">
      <w:start w:val="1"/>
      <w:numFmt w:val="bullet"/>
      <w:lvlText w:val="»"/>
      <w:lvlJc w:val="left"/>
      <w:pPr>
        <w:tabs>
          <w:tab w:val="num" w:pos="4320"/>
        </w:tabs>
        <w:ind w:left="4320" w:hanging="360"/>
      </w:pPr>
      <w:rPr>
        <w:rFonts w:ascii="Arial Narrow" w:hAnsi="Arial Narrow" w:hint="default"/>
      </w:rPr>
    </w:lvl>
    <w:lvl w:ilvl="6" w:tplc="E28489D0" w:tentative="1">
      <w:start w:val="1"/>
      <w:numFmt w:val="bullet"/>
      <w:lvlText w:val="»"/>
      <w:lvlJc w:val="left"/>
      <w:pPr>
        <w:tabs>
          <w:tab w:val="num" w:pos="5040"/>
        </w:tabs>
        <w:ind w:left="5040" w:hanging="360"/>
      </w:pPr>
      <w:rPr>
        <w:rFonts w:ascii="Arial Narrow" w:hAnsi="Arial Narrow" w:hint="default"/>
      </w:rPr>
    </w:lvl>
    <w:lvl w:ilvl="7" w:tplc="78221B3A" w:tentative="1">
      <w:start w:val="1"/>
      <w:numFmt w:val="bullet"/>
      <w:lvlText w:val="»"/>
      <w:lvlJc w:val="left"/>
      <w:pPr>
        <w:tabs>
          <w:tab w:val="num" w:pos="5760"/>
        </w:tabs>
        <w:ind w:left="5760" w:hanging="360"/>
      </w:pPr>
      <w:rPr>
        <w:rFonts w:ascii="Arial Narrow" w:hAnsi="Arial Narrow" w:hint="default"/>
      </w:rPr>
    </w:lvl>
    <w:lvl w:ilvl="8" w:tplc="EF6E1318" w:tentative="1">
      <w:start w:val="1"/>
      <w:numFmt w:val="bullet"/>
      <w:lvlText w:val="»"/>
      <w:lvlJc w:val="left"/>
      <w:pPr>
        <w:tabs>
          <w:tab w:val="num" w:pos="6480"/>
        </w:tabs>
        <w:ind w:left="6480" w:hanging="360"/>
      </w:pPr>
      <w:rPr>
        <w:rFonts w:ascii="Arial Narrow" w:hAnsi="Arial Narrow" w:hint="default"/>
      </w:rPr>
    </w:lvl>
  </w:abstractNum>
  <w:abstractNum w:abstractNumId="5"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6" w15:restartNumberingAfterBreak="0">
    <w:nsid w:val="0AFA3DA4"/>
    <w:multiLevelType w:val="hybridMultilevel"/>
    <w:tmpl w:val="1FBE34BA"/>
    <w:lvl w:ilvl="0" w:tplc="153845A8">
      <w:start w:val="1"/>
      <w:numFmt w:val="bullet"/>
      <w:lvlText w:val="»"/>
      <w:lvlJc w:val="left"/>
      <w:pPr>
        <w:tabs>
          <w:tab w:val="num" w:pos="720"/>
        </w:tabs>
        <w:ind w:left="720" w:hanging="360"/>
      </w:pPr>
      <w:rPr>
        <w:rFonts w:ascii="Arial Narrow" w:hAnsi="Arial Narrow" w:hint="default"/>
      </w:rPr>
    </w:lvl>
    <w:lvl w:ilvl="1" w:tplc="92B6D6B2" w:tentative="1">
      <w:start w:val="1"/>
      <w:numFmt w:val="bullet"/>
      <w:lvlText w:val="»"/>
      <w:lvlJc w:val="left"/>
      <w:pPr>
        <w:tabs>
          <w:tab w:val="num" w:pos="1440"/>
        </w:tabs>
        <w:ind w:left="1440" w:hanging="360"/>
      </w:pPr>
      <w:rPr>
        <w:rFonts w:ascii="Arial Narrow" w:hAnsi="Arial Narrow" w:hint="default"/>
      </w:rPr>
    </w:lvl>
    <w:lvl w:ilvl="2" w:tplc="E468087A" w:tentative="1">
      <w:start w:val="1"/>
      <w:numFmt w:val="bullet"/>
      <w:lvlText w:val="»"/>
      <w:lvlJc w:val="left"/>
      <w:pPr>
        <w:tabs>
          <w:tab w:val="num" w:pos="2160"/>
        </w:tabs>
        <w:ind w:left="2160" w:hanging="360"/>
      </w:pPr>
      <w:rPr>
        <w:rFonts w:ascii="Arial Narrow" w:hAnsi="Arial Narrow" w:hint="default"/>
      </w:rPr>
    </w:lvl>
    <w:lvl w:ilvl="3" w:tplc="B0A4F872" w:tentative="1">
      <w:start w:val="1"/>
      <w:numFmt w:val="bullet"/>
      <w:lvlText w:val="»"/>
      <w:lvlJc w:val="left"/>
      <w:pPr>
        <w:tabs>
          <w:tab w:val="num" w:pos="2880"/>
        </w:tabs>
        <w:ind w:left="2880" w:hanging="360"/>
      </w:pPr>
      <w:rPr>
        <w:rFonts w:ascii="Arial Narrow" w:hAnsi="Arial Narrow" w:hint="default"/>
      </w:rPr>
    </w:lvl>
    <w:lvl w:ilvl="4" w:tplc="C30C481E" w:tentative="1">
      <w:start w:val="1"/>
      <w:numFmt w:val="bullet"/>
      <w:lvlText w:val="»"/>
      <w:lvlJc w:val="left"/>
      <w:pPr>
        <w:tabs>
          <w:tab w:val="num" w:pos="3600"/>
        </w:tabs>
        <w:ind w:left="3600" w:hanging="360"/>
      </w:pPr>
      <w:rPr>
        <w:rFonts w:ascii="Arial Narrow" w:hAnsi="Arial Narrow" w:hint="default"/>
      </w:rPr>
    </w:lvl>
    <w:lvl w:ilvl="5" w:tplc="FBEC1C8E" w:tentative="1">
      <w:start w:val="1"/>
      <w:numFmt w:val="bullet"/>
      <w:lvlText w:val="»"/>
      <w:lvlJc w:val="left"/>
      <w:pPr>
        <w:tabs>
          <w:tab w:val="num" w:pos="4320"/>
        </w:tabs>
        <w:ind w:left="4320" w:hanging="360"/>
      </w:pPr>
      <w:rPr>
        <w:rFonts w:ascii="Arial Narrow" w:hAnsi="Arial Narrow" w:hint="default"/>
      </w:rPr>
    </w:lvl>
    <w:lvl w:ilvl="6" w:tplc="F4DE98DA" w:tentative="1">
      <w:start w:val="1"/>
      <w:numFmt w:val="bullet"/>
      <w:lvlText w:val="»"/>
      <w:lvlJc w:val="left"/>
      <w:pPr>
        <w:tabs>
          <w:tab w:val="num" w:pos="5040"/>
        </w:tabs>
        <w:ind w:left="5040" w:hanging="360"/>
      </w:pPr>
      <w:rPr>
        <w:rFonts w:ascii="Arial Narrow" w:hAnsi="Arial Narrow" w:hint="default"/>
      </w:rPr>
    </w:lvl>
    <w:lvl w:ilvl="7" w:tplc="6EB0EAE8" w:tentative="1">
      <w:start w:val="1"/>
      <w:numFmt w:val="bullet"/>
      <w:lvlText w:val="»"/>
      <w:lvlJc w:val="left"/>
      <w:pPr>
        <w:tabs>
          <w:tab w:val="num" w:pos="5760"/>
        </w:tabs>
        <w:ind w:left="5760" w:hanging="360"/>
      </w:pPr>
      <w:rPr>
        <w:rFonts w:ascii="Arial Narrow" w:hAnsi="Arial Narrow" w:hint="default"/>
      </w:rPr>
    </w:lvl>
    <w:lvl w:ilvl="8" w:tplc="63F07C4A" w:tentative="1">
      <w:start w:val="1"/>
      <w:numFmt w:val="bullet"/>
      <w:lvlText w:val="»"/>
      <w:lvlJc w:val="left"/>
      <w:pPr>
        <w:tabs>
          <w:tab w:val="num" w:pos="6480"/>
        </w:tabs>
        <w:ind w:left="6480" w:hanging="360"/>
      </w:pPr>
      <w:rPr>
        <w:rFonts w:ascii="Arial Narrow" w:hAnsi="Arial Narrow" w:hint="default"/>
      </w:rPr>
    </w:lvl>
  </w:abstractNum>
  <w:abstractNum w:abstractNumId="7" w15:restartNumberingAfterBreak="0">
    <w:nsid w:val="0B9D4A40"/>
    <w:multiLevelType w:val="hybridMultilevel"/>
    <w:tmpl w:val="F01E6202"/>
    <w:lvl w:ilvl="0" w:tplc="84E6D0E8">
      <w:start w:val="1"/>
      <w:numFmt w:val="lowerRoman"/>
      <w:pStyle w:val="Aufzhlungi"/>
      <w:lvlText w:val="%1."/>
      <w:lvlJc w:val="right"/>
      <w:pPr>
        <w:ind w:left="2062" w:hanging="360"/>
      </w:pPr>
    </w:lvl>
    <w:lvl w:ilvl="1" w:tplc="04070019" w:tentative="1">
      <w:start w:val="1"/>
      <w:numFmt w:val="lowerLetter"/>
      <w:lvlText w:val="%2."/>
      <w:lvlJc w:val="left"/>
      <w:pPr>
        <w:ind w:left="2291" w:hanging="360"/>
      </w:pPr>
    </w:lvl>
    <w:lvl w:ilvl="2" w:tplc="0407001B" w:tentative="1">
      <w:start w:val="1"/>
      <w:numFmt w:val="lowerRoman"/>
      <w:lvlText w:val="%3."/>
      <w:lvlJc w:val="right"/>
      <w:pPr>
        <w:ind w:left="3011" w:hanging="180"/>
      </w:pPr>
    </w:lvl>
    <w:lvl w:ilvl="3" w:tplc="0407000F" w:tentative="1">
      <w:start w:val="1"/>
      <w:numFmt w:val="decimal"/>
      <w:lvlText w:val="%4."/>
      <w:lvlJc w:val="left"/>
      <w:pPr>
        <w:ind w:left="3731" w:hanging="360"/>
      </w:pPr>
    </w:lvl>
    <w:lvl w:ilvl="4" w:tplc="04070019" w:tentative="1">
      <w:start w:val="1"/>
      <w:numFmt w:val="lowerLetter"/>
      <w:lvlText w:val="%5."/>
      <w:lvlJc w:val="left"/>
      <w:pPr>
        <w:ind w:left="4451" w:hanging="360"/>
      </w:pPr>
    </w:lvl>
    <w:lvl w:ilvl="5" w:tplc="0407001B" w:tentative="1">
      <w:start w:val="1"/>
      <w:numFmt w:val="lowerRoman"/>
      <w:lvlText w:val="%6."/>
      <w:lvlJc w:val="right"/>
      <w:pPr>
        <w:ind w:left="5171" w:hanging="180"/>
      </w:pPr>
    </w:lvl>
    <w:lvl w:ilvl="6" w:tplc="0407000F" w:tentative="1">
      <w:start w:val="1"/>
      <w:numFmt w:val="decimal"/>
      <w:lvlText w:val="%7."/>
      <w:lvlJc w:val="left"/>
      <w:pPr>
        <w:ind w:left="5891" w:hanging="360"/>
      </w:pPr>
    </w:lvl>
    <w:lvl w:ilvl="7" w:tplc="04070019" w:tentative="1">
      <w:start w:val="1"/>
      <w:numFmt w:val="lowerLetter"/>
      <w:lvlText w:val="%8."/>
      <w:lvlJc w:val="left"/>
      <w:pPr>
        <w:ind w:left="6611" w:hanging="360"/>
      </w:pPr>
    </w:lvl>
    <w:lvl w:ilvl="8" w:tplc="0407001B" w:tentative="1">
      <w:start w:val="1"/>
      <w:numFmt w:val="lowerRoman"/>
      <w:lvlText w:val="%9."/>
      <w:lvlJc w:val="right"/>
      <w:pPr>
        <w:ind w:left="7331" w:hanging="180"/>
      </w:pPr>
    </w:lvl>
  </w:abstractNum>
  <w:abstractNum w:abstractNumId="8" w15:restartNumberingAfterBreak="0">
    <w:nsid w:val="0D8C539D"/>
    <w:multiLevelType w:val="hybridMultilevel"/>
    <w:tmpl w:val="FF46D7CE"/>
    <w:lvl w:ilvl="0" w:tplc="0C000001">
      <w:start w:val="1"/>
      <w:numFmt w:val="bullet"/>
      <w:lvlText w:val=""/>
      <w:lvlJc w:val="left"/>
      <w:pPr>
        <w:ind w:left="810" w:hanging="360"/>
      </w:pPr>
      <w:rPr>
        <w:rFonts w:ascii="Symbol" w:hAnsi="Symbol" w:hint="default"/>
      </w:rPr>
    </w:lvl>
    <w:lvl w:ilvl="1" w:tplc="0C000003" w:tentative="1">
      <w:start w:val="1"/>
      <w:numFmt w:val="bullet"/>
      <w:lvlText w:val="o"/>
      <w:lvlJc w:val="left"/>
      <w:pPr>
        <w:ind w:left="1530" w:hanging="360"/>
      </w:pPr>
      <w:rPr>
        <w:rFonts w:ascii="Courier New" w:hAnsi="Courier New" w:cs="Courier New" w:hint="default"/>
      </w:rPr>
    </w:lvl>
    <w:lvl w:ilvl="2" w:tplc="0C000005" w:tentative="1">
      <w:start w:val="1"/>
      <w:numFmt w:val="bullet"/>
      <w:lvlText w:val=""/>
      <w:lvlJc w:val="left"/>
      <w:pPr>
        <w:ind w:left="2250" w:hanging="360"/>
      </w:pPr>
      <w:rPr>
        <w:rFonts w:ascii="Wingdings" w:hAnsi="Wingdings" w:hint="default"/>
      </w:rPr>
    </w:lvl>
    <w:lvl w:ilvl="3" w:tplc="0C000001" w:tentative="1">
      <w:start w:val="1"/>
      <w:numFmt w:val="bullet"/>
      <w:lvlText w:val=""/>
      <w:lvlJc w:val="left"/>
      <w:pPr>
        <w:ind w:left="2970" w:hanging="360"/>
      </w:pPr>
      <w:rPr>
        <w:rFonts w:ascii="Symbol" w:hAnsi="Symbol" w:hint="default"/>
      </w:rPr>
    </w:lvl>
    <w:lvl w:ilvl="4" w:tplc="0C000003" w:tentative="1">
      <w:start w:val="1"/>
      <w:numFmt w:val="bullet"/>
      <w:lvlText w:val="o"/>
      <w:lvlJc w:val="left"/>
      <w:pPr>
        <w:ind w:left="3690" w:hanging="360"/>
      </w:pPr>
      <w:rPr>
        <w:rFonts w:ascii="Courier New" w:hAnsi="Courier New" w:cs="Courier New" w:hint="default"/>
      </w:rPr>
    </w:lvl>
    <w:lvl w:ilvl="5" w:tplc="0C000005" w:tentative="1">
      <w:start w:val="1"/>
      <w:numFmt w:val="bullet"/>
      <w:lvlText w:val=""/>
      <w:lvlJc w:val="left"/>
      <w:pPr>
        <w:ind w:left="4410" w:hanging="360"/>
      </w:pPr>
      <w:rPr>
        <w:rFonts w:ascii="Wingdings" w:hAnsi="Wingdings" w:hint="default"/>
      </w:rPr>
    </w:lvl>
    <w:lvl w:ilvl="6" w:tplc="0C000001" w:tentative="1">
      <w:start w:val="1"/>
      <w:numFmt w:val="bullet"/>
      <w:lvlText w:val=""/>
      <w:lvlJc w:val="left"/>
      <w:pPr>
        <w:ind w:left="5130" w:hanging="360"/>
      </w:pPr>
      <w:rPr>
        <w:rFonts w:ascii="Symbol" w:hAnsi="Symbol" w:hint="default"/>
      </w:rPr>
    </w:lvl>
    <w:lvl w:ilvl="7" w:tplc="0C000003" w:tentative="1">
      <w:start w:val="1"/>
      <w:numFmt w:val="bullet"/>
      <w:lvlText w:val="o"/>
      <w:lvlJc w:val="left"/>
      <w:pPr>
        <w:ind w:left="5850" w:hanging="360"/>
      </w:pPr>
      <w:rPr>
        <w:rFonts w:ascii="Courier New" w:hAnsi="Courier New" w:cs="Courier New" w:hint="default"/>
      </w:rPr>
    </w:lvl>
    <w:lvl w:ilvl="8" w:tplc="0C000005" w:tentative="1">
      <w:start w:val="1"/>
      <w:numFmt w:val="bullet"/>
      <w:lvlText w:val=""/>
      <w:lvlJc w:val="left"/>
      <w:pPr>
        <w:ind w:left="6570" w:hanging="360"/>
      </w:pPr>
      <w:rPr>
        <w:rFonts w:ascii="Wingdings" w:hAnsi="Wingdings" w:hint="default"/>
      </w:rPr>
    </w:lvl>
  </w:abstractNum>
  <w:abstractNum w:abstractNumId="9"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122C6776"/>
    <w:multiLevelType w:val="hybridMultilevel"/>
    <w:tmpl w:val="E000030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11" w15:restartNumberingAfterBreak="0">
    <w:nsid w:val="17246811"/>
    <w:multiLevelType w:val="hybridMultilevel"/>
    <w:tmpl w:val="FA588F4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73F77AD"/>
    <w:multiLevelType w:val="hybridMultilevel"/>
    <w:tmpl w:val="C142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14" w15:restartNumberingAfterBreak="0">
    <w:nsid w:val="1E6E137A"/>
    <w:multiLevelType w:val="hybridMultilevel"/>
    <w:tmpl w:val="B94632B6"/>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15"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6"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7" w15:restartNumberingAfterBreak="0">
    <w:nsid w:val="2E37279B"/>
    <w:multiLevelType w:val="hybridMultilevel"/>
    <w:tmpl w:val="43FECC64"/>
    <w:lvl w:ilvl="0" w:tplc="0C000001">
      <w:start w:val="1"/>
      <w:numFmt w:val="bullet"/>
      <w:lvlText w:val=""/>
      <w:lvlJc w:val="left"/>
      <w:pPr>
        <w:ind w:left="1440" w:hanging="360"/>
      </w:pPr>
      <w:rPr>
        <w:rFonts w:ascii="Symbol" w:hAnsi="Symbol" w:hint="default"/>
      </w:rPr>
    </w:lvl>
    <w:lvl w:ilvl="1" w:tplc="0C000003">
      <w:start w:val="1"/>
      <w:numFmt w:val="bullet"/>
      <w:lvlText w:val="o"/>
      <w:lvlJc w:val="left"/>
      <w:pPr>
        <w:ind w:left="2160" w:hanging="360"/>
      </w:pPr>
      <w:rPr>
        <w:rFonts w:ascii="Courier New" w:hAnsi="Courier New" w:cs="Courier New" w:hint="default"/>
      </w:rPr>
    </w:lvl>
    <w:lvl w:ilvl="2" w:tplc="0C000005">
      <w:start w:val="1"/>
      <w:numFmt w:val="bullet"/>
      <w:lvlText w:val=""/>
      <w:lvlJc w:val="left"/>
      <w:pPr>
        <w:ind w:left="2880" w:hanging="360"/>
      </w:pPr>
      <w:rPr>
        <w:rFonts w:ascii="Wingdings" w:hAnsi="Wingdings" w:hint="default"/>
      </w:rPr>
    </w:lvl>
    <w:lvl w:ilvl="3" w:tplc="0C000001">
      <w:start w:val="1"/>
      <w:numFmt w:val="bullet"/>
      <w:lvlText w:val=""/>
      <w:lvlJc w:val="left"/>
      <w:pPr>
        <w:ind w:left="3600" w:hanging="360"/>
      </w:pPr>
      <w:rPr>
        <w:rFonts w:ascii="Symbol" w:hAnsi="Symbol" w:hint="default"/>
      </w:rPr>
    </w:lvl>
    <w:lvl w:ilvl="4" w:tplc="0C000003">
      <w:start w:val="1"/>
      <w:numFmt w:val="bullet"/>
      <w:lvlText w:val="o"/>
      <w:lvlJc w:val="left"/>
      <w:pPr>
        <w:ind w:left="4320" w:hanging="360"/>
      </w:pPr>
      <w:rPr>
        <w:rFonts w:ascii="Courier New" w:hAnsi="Courier New" w:cs="Courier New" w:hint="default"/>
      </w:rPr>
    </w:lvl>
    <w:lvl w:ilvl="5" w:tplc="0C000005">
      <w:start w:val="1"/>
      <w:numFmt w:val="bullet"/>
      <w:lvlText w:val=""/>
      <w:lvlJc w:val="left"/>
      <w:pPr>
        <w:ind w:left="5040" w:hanging="360"/>
      </w:pPr>
      <w:rPr>
        <w:rFonts w:ascii="Wingdings" w:hAnsi="Wingdings" w:hint="default"/>
      </w:rPr>
    </w:lvl>
    <w:lvl w:ilvl="6" w:tplc="0C000001">
      <w:start w:val="1"/>
      <w:numFmt w:val="bullet"/>
      <w:lvlText w:val=""/>
      <w:lvlJc w:val="left"/>
      <w:pPr>
        <w:ind w:left="5760" w:hanging="360"/>
      </w:pPr>
      <w:rPr>
        <w:rFonts w:ascii="Symbol" w:hAnsi="Symbol" w:hint="default"/>
      </w:rPr>
    </w:lvl>
    <w:lvl w:ilvl="7" w:tplc="0C000003">
      <w:start w:val="1"/>
      <w:numFmt w:val="bullet"/>
      <w:lvlText w:val="o"/>
      <w:lvlJc w:val="left"/>
      <w:pPr>
        <w:ind w:left="6480" w:hanging="360"/>
      </w:pPr>
      <w:rPr>
        <w:rFonts w:ascii="Courier New" w:hAnsi="Courier New" w:cs="Courier New" w:hint="default"/>
      </w:rPr>
    </w:lvl>
    <w:lvl w:ilvl="8" w:tplc="0C000005">
      <w:start w:val="1"/>
      <w:numFmt w:val="bullet"/>
      <w:lvlText w:val=""/>
      <w:lvlJc w:val="left"/>
      <w:pPr>
        <w:ind w:left="7200" w:hanging="360"/>
      </w:pPr>
      <w:rPr>
        <w:rFonts w:ascii="Wingdings" w:hAnsi="Wingdings" w:hint="default"/>
      </w:rPr>
    </w:lvl>
  </w:abstractNum>
  <w:abstractNum w:abstractNumId="18"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CC222FB"/>
    <w:multiLevelType w:val="hybridMultilevel"/>
    <w:tmpl w:val="685876D8"/>
    <w:lvl w:ilvl="0" w:tplc="AE48A930">
      <w:start w:val="1"/>
      <w:numFmt w:val="bullet"/>
      <w:lvlText w:val="»"/>
      <w:lvlJc w:val="left"/>
      <w:pPr>
        <w:tabs>
          <w:tab w:val="num" w:pos="720"/>
        </w:tabs>
        <w:ind w:left="720" w:hanging="360"/>
      </w:pPr>
      <w:rPr>
        <w:rFonts w:ascii="Arial Narrow" w:hAnsi="Arial Narrow" w:hint="default"/>
      </w:rPr>
    </w:lvl>
    <w:lvl w:ilvl="1" w:tplc="2C10E278">
      <w:start w:val="1"/>
      <w:numFmt w:val="bullet"/>
      <w:lvlText w:val="»"/>
      <w:lvlJc w:val="left"/>
      <w:pPr>
        <w:tabs>
          <w:tab w:val="num" w:pos="1440"/>
        </w:tabs>
        <w:ind w:left="1440" w:hanging="360"/>
      </w:pPr>
      <w:rPr>
        <w:rFonts w:ascii="Arial Narrow" w:hAnsi="Arial Narrow" w:hint="default"/>
      </w:rPr>
    </w:lvl>
    <w:lvl w:ilvl="2" w:tplc="93E089D4" w:tentative="1">
      <w:start w:val="1"/>
      <w:numFmt w:val="bullet"/>
      <w:lvlText w:val="»"/>
      <w:lvlJc w:val="left"/>
      <w:pPr>
        <w:tabs>
          <w:tab w:val="num" w:pos="2160"/>
        </w:tabs>
        <w:ind w:left="2160" w:hanging="360"/>
      </w:pPr>
      <w:rPr>
        <w:rFonts w:ascii="Arial Narrow" w:hAnsi="Arial Narrow" w:hint="default"/>
      </w:rPr>
    </w:lvl>
    <w:lvl w:ilvl="3" w:tplc="ED2C5CEC" w:tentative="1">
      <w:start w:val="1"/>
      <w:numFmt w:val="bullet"/>
      <w:lvlText w:val="»"/>
      <w:lvlJc w:val="left"/>
      <w:pPr>
        <w:tabs>
          <w:tab w:val="num" w:pos="2880"/>
        </w:tabs>
        <w:ind w:left="2880" w:hanging="360"/>
      </w:pPr>
      <w:rPr>
        <w:rFonts w:ascii="Arial Narrow" w:hAnsi="Arial Narrow" w:hint="default"/>
      </w:rPr>
    </w:lvl>
    <w:lvl w:ilvl="4" w:tplc="3B104B9E" w:tentative="1">
      <w:start w:val="1"/>
      <w:numFmt w:val="bullet"/>
      <w:lvlText w:val="»"/>
      <w:lvlJc w:val="left"/>
      <w:pPr>
        <w:tabs>
          <w:tab w:val="num" w:pos="3600"/>
        </w:tabs>
        <w:ind w:left="3600" w:hanging="360"/>
      </w:pPr>
      <w:rPr>
        <w:rFonts w:ascii="Arial Narrow" w:hAnsi="Arial Narrow" w:hint="default"/>
      </w:rPr>
    </w:lvl>
    <w:lvl w:ilvl="5" w:tplc="535A0F2A" w:tentative="1">
      <w:start w:val="1"/>
      <w:numFmt w:val="bullet"/>
      <w:lvlText w:val="»"/>
      <w:lvlJc w:val="left"/>
      <w:pPr>
        <w:tabs>
          <w:tab w:val="num" w:pos="4320"/>
        </w:tabs>
        <w:ind w:left="4320" w:hanging="360"/>
      </w:pPr>
      <w:rPr>
        <w:rFonts w:ascii="Arial Narrow" w:hAnsi="Arial Narrow" w:hint="default"/>
      </w:rPr>
    </w:lvl>
    <w:lvl w:ilvl="6" w:tplc="2EF014DA" w:tentative="1">
      <w:start w:val="1"/>
      <w:numFmt w:val="bullet"/>
      <w:lvlText w:val="»"/>
      <w:lvlJc w:val="left"/>
      <w:pPr>
        <w:tabs>
          <w:tab w:val="num" w:pos="5040"/>
        </w:tabs>
        <w:ind w:left="5040" w:hanging="360"/>
      </w:pPr>
      <w:rPr>
        <w:rFonts w:ascii="Arial Narrow" w:hAnsi="Arial Narrow" w:hint="default"/>
      </w:rPr>
    </w:lvl>
    <w:lvl w:ilvl="7" w:tplc="5DAE5F6C" w:tentative="1">
      <w:start w:val="1"/>
      <w:numFmt w:val="bullet"/>
      <w:lvlText w:val="»"/>
      <w:lvlJc w:val="left"/>
      <w:pPr>
        <w:tabs>
          <w:tab w:val="num" w:pos="5760"/>
        </w:tabs>
        <w:ind w:left="5760" w:hanging="360"/>
      </w:pPr>
      <w:rPr>
        <w:rFonts w:ascii="Arial Narrow" w:hAnsi="Arial Narrow" w:hint="default"/>
      </w:rPr>
    </w:lvl>
    <w:lvl w:ilvl="8" w:tplc="2B140734" w:tentative="1">
      <w:start w:val="1"/>
      <w:numFmt w:val="bullet"/>
      <w:lvlText w:val="»"/>
      <w:lvlJc w:val="left"/>
      <w:pPr>
        <w:tabs>
          <w:tab w:val="num" w:pos="6480"/>
        </w:tabs>
        <w:ind w:left="6480" w:hanging="360"/>
      </w:pPr>
      <w:rPr>
        <w:rFonts w:ascii="Arial Narrow" w:hAnsi="Arial Narrow" w:hint="default"/>
      </w:rPr>
    </w:lvl>
  </w:abstractNum>
  <w:abstractNum w:abstractNumId="20" w15:restartNumberingAfterBreak="0">
    <w:nsid w:val="3EBB4839"/>
    <w:multiLevelType w:val="multilevel"/>
    <w:tmpl w:val="70561B04"/>
    <w:lvl w:ilvl="0">
      <w:start w:val="1"/>
      <w:numFmt w:val="decimal"/>
      <w:pStyle w:val="ListBullet"/>
      <w:lvlText w:val="%1."/>
      <w:lvlJc w:val="left"/>
      <w:pPr>
        <w:ind w:left="720" w:hanging="360"/>
      </w:pPr>
      <w:rPr>
        <w:b/>
        <w:bCs w:val="0"/>
      </w:rPr>
    </w:lvl>
    <w:lvl w:ilv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1"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22" w15:restartNumberingAfterBreak="0">
    <w:nsid w:val="48B74743"/>
    <w:multiLevelType w:val="hybridMultilevel"/>
    <w:tmpl w:val="507C3F24"/>
    <w:lvl w:ilvl="0" w:tplc="0C000001">
      <w:start w:val="1"/>
      <w:numFmt w:val="bullet"/>
      <w:lvlText w:val=""/>
      <w:lvlJc w:val="left"/>
      <w:pPr>
        <w:ind w:left="2007" w:hanging="360"/>
      </w:pPr>
      <w:rPr>
        <w:rFonts w:ascii="Symbol" w:hAnsi="Symbol" w:hint="default"/>
      </w:rPr>
    </w:lvl>
    <w:lvl w:ilvl="1" w:tplc="0C000003" w:tentative="1">
      <w:start w:val="1"/>
      <w:numFmt w:val="bullet"/>
      <w:lvlText w:val="o"/>
      <w:lvlJc w:val="left"/>
      <w:pPr>
        <w:ind w:left="2727" w:hanging="360"/>
      </w:pPr>
      <w:rPr>
        <w:rFonts w:ascii="Courier New" w:hAnsi="Courier New" w:cs="Courier New" w:hint="default"/>
      </w:rPr>
    </w:lvl>
    <w:lvl w:ilvl="2" w:tplc="0C000005" w:tentative="1">
      <w:start w:val="1"/>
      <w:numFmt w:val="bullet"/>
      <w:lvlText w:val=""/>
      <w:lvlJc w:val="left"/>
      <w:pPr>
        <w:ind w:left="3447" w:hanging="360"/>
      </w:pPr>
      <w:rPr>
        <w:rFonts w:ascii="Wingdings" w:hAnsi="Wingdings" w:hint="default"/>
      </w:rPr>
    </w:lvl>
    <w:lvl w:ilvl="3" w:tplc="0C000001" w:tentative="1">
      <w:start w:val="1"/>
      <w:numFmt w:val="bullet"/>
      <w:lvlText w:val=""/>
      <w:lvlJc w:val="left"/>
      <w:pPr>
        <w:ind w:left="4167" w:hanging="360"/>
      </w:pPr>
      <w:rPr>
        <w:rFonts w:ascii="Symbol" w:hAnsi="Symbol" w:hint="default"/>
      </w:rPr>
    </w:lvl>
    <w:lvl w:ilvl="4" w:tplc="0C000003" w:tentative="1">
      <w:start w:val="1"/>
      <w:numFmt w:val="bullet"/>
      <w:lvlText w:val="o"/>
      <w:lvlJc w:val="left"/>
      <w:pPr>
        <w:ind w:left="4887" w:hanging="360"/>
      </w:pPr>
      <w:rPr>
        <w:rFonts w:ascii="Courier New" w:hAnsi="Courier New" w:cs="Courier New" w:hint="default"/>
      </w:rPr>
    </w:lvl>
    <w:lvl w:ilvl="5" w:tplc="0C000005" w:tentative="1">
      <w:start w:val="1"/>
      <w:numFmt w:val="bullet"/>
      <w:lvlText w:val=""/>
      <w:lvlJc w:val="left"/>
      <w:pPr>
        <w:ind w:left="5607" w:hanging="360"/>
      </w:pPr>
      <w:rPr>
        <w:rFonts w:ascii="Wingdings" w:hAnsi="Wingdings" w:hint="default"/>
      </w:rPr>
    </w:lvl>
    <w:lvl w:ilvl="6" w:tplc="0C000001" w:tentative="1">
      <w:start w:val="1"/>
      <w:numFmt w:val="bullet"/>
      <w:lvlText w:val=""/>
      <w:lvlJc w:val="left"/>
      <w:pPr>
        <w:ind w:left="6327" w:hanging="360"/>
      </w:pPr>
      <w:rPr>
        <w:rFonts w:ascii="Symbol" w:hAnsi="Symbol" w:hint="default"/>
      </w:rPr>
    </w:lvl>
    <w:lvl w:ilvl="7" w:tplc="0C000003" w:tentative="1">
      <w:start w:val="1"/>
      <w:numFmt w:val="bullet"/>
      <w:lvlText w:val="o"/>
      <w:lvlJc w:val="left"/>
      <w:pPr>
        <w:ind w:left="7047" w:hanging="360"/>
      </w:pPr>
      <w:rPr>
        <w:rFonts w:ascii="Courier New" w:hAnsi="Courier New" w:cs="Courier New" w:hint="default"/>
      </w:rPr>
    </w:lvl>
    <w:lvl w:ilvl="8" w:tplc="0C000005" w:tentative="1">
      <w:start w:val="1"/>
      <w:numFmt w:val="bullet"/>
      <w:lvlText w:val=""/>
      <w:lvlJc w:val="left"/>
      <w:pPr>
        <w:ind w:left="7767" w:hanging="360"/>
      </w:pPr>
      <w:rPr>
        <w:rFonts w:ascii="Wingdings" w:hAnsi="Wingdings" w:hint="default"/>
      </w:rPr>
    </w:lvl>
  </w:abstractNum>
  <w:abstractNum w:abstractNumId="23" w15:restartNumberingAfterBreak="0">
    <w:nsid w:val="4B7E7801"/>
    <w:multiLevelType w:val="hybridMultilevel"/>
    <w:tmpl w:val="067E6FD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start w:val="1"/>
      <w:numFmt w:val="bullet"/>
      <w:lvlText w:val="o"/>
      <w:lvlJc w:val="left"/>
      <w:pPr>
        <w:ind w:left="4734" w:hanging="360"/>
      </w:pPr>
      <w:rPr>
        <w:rFonts w:ascii="Courier New" w:hAnsi="Courier New" w:cs="Courier New" w:hint="default"/>
      </w:rPr>
    </w:lvl>
    <w:lvl w:ilvl="5" w:tplc="04090005">
      <w:start w:val="1"/>
      <w:numFmt w:val="bullet"/>
      <w:lvlText w:val=""/>
      <w:lvlJc w:val="left"/>
      <w:pPr>
        <w:ind w:left="5454" w:hanging="360"/>
      </w:pPr>
      <w:rPr>
        <w:rFonts w:ascii="Wingdings" w:hAnsi="Wingdings" w:hint="default"/>
      </w:rPr>
    </w:lvl>
    <w:lvl w:ilvl="6" w:tplc="04090001">
      <w:start w:val="1"/>
      <w:numFmt w:val="bullet"/>
      <w:lvlText w:val=""/>
      <w:lvlJc w:val="left"/>
      <w:pPr>
        <w:ind w:left="6174" w:hanging="360"/>
      </w:pPr>
      <w:rPr>
        <w:rFonts w:ascii="Symbol" w:hAnsi="Symbol" w:hint="default"/>
      </w:rPr>
    </w:lvl>
    <w:lvl w:ilvl="7" w:tplc="04090003">
      <w:start w:val="1"/>
      <w:numFmt w:val="bullet"/>
      <w:lvlText w:val="o"/>
      <w:lvlJc w:val="left"/>
      <w:pPr>
        <w:ind w:left="6894" w:hanging="360"/>
      </w:pPr>
      <w:rPr>
        <w:rFonts w:ascii="Courier New" w:hAnsi="Courier New" w:cs="Courier New" w:hint="default"/>
      </w:rPr>
    </w:lvl>
    <w:lvl w:ilvl="8" w:tplc="04090005">
      <w:start w:val="1"/>
      <w:numFmt w:val="bullet"/>
      <w:lvlText w:val=""/>
      <w:lvlJc w:val="left"/>
      <w:pPr>
        <w:ind w:left="7614" w:hanging="360"/>
      </w:pPr>
      <w:rPr>
        <w:rFonts w:ascii="Wingdings" w:hAnsi="Wingdings" w:hint="default"/>
      </w:rPr>
    </w:lvl>
  </w:abstractNum>
  <w:abstractNum w:abstractNumId="24"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7" w15:restartNumberingAfterBreak="0">
    <w:nsid w:val="647951C2"/>
    <w:multiLevelType w:val="hybridMultilevel"/>
    <w:tmpl w:val="630C434C"/>
    <w:lvl w:ilvl="0" w:tplc="A1085432">
      <w:start w:val="1"/>
      <w:numFmt w:val="lowerLetter"/>
      <w:pStyle w:val="Aufzhlunga"/>
      <w:lvlText w:val="%1)"/>
      <w:lvlJc w:val="left"/>
      <w:pPr>
        <w:ind w:left="2138" w:hanging="360"/>
      </w:pPr>
    </w:lvl>
    <w:lvl w:ilvl="1" w:tplc="04070019" w:tentative="1">
      <w:start w:val="1"/>
      <w:numFmt w:val="lowerLetter"/>
      <w:lvlText w:val="%2."/>
      <w:lvlJc w:val="left"/>
      <w:pPr>
        <w:ind w:left="2858" w:hanging="360"/>
      </w:pPr>
    </w:lvl>
    <w:lvl w:ilvl="2" w:tplc="0407001B" w:tentative="1">
      <w:start w:val="1"/>
      <w:numFmt w:val="lowerRoman"/>
      <w:lvlText w:val="%3."/>
      <w:lvlJc w:val="right"/>
      <w:pPr>
        <w:ind w:left="3578" w:hanging="180"/>
      </w:pPr>
    </w:lvl>
    <w:lvl w:ilvl="3" w:tplc="0407000F" w:tentative="1">
      <w:start w:val="1"/>
      <w:numFmt w:val="decimal"/>
      <w:lvlText w:val="%4."/>
      <w:lvlJc w:val="left"/>
      <w:pPr>
        <w:ind w:left="4298" w:hanging="360"/>
      </w:pPr>
    </w:lvl>
    <w:lvl w:ilvl="4" w:tplc="04070019" w:tentative="1">
      <w:start w:val="1"/>
      <w:numFmt w:val="lowerLetter"/>
      <w:lvlText w:val="%5."/>
      <w:lvlJc w:val="left"/>
      <w:pPr>
        <w:ind w:left="5018" w:hanging="360"/>
      </w:pPr>
    </w:lvl>
    <w:lvl w:ilvl="5" w:tplc="0407001B" w:tentative="1">
      <w:start w:val="1"/>
      <w:numFmt w:val="lowerRoman"/>
      <w:lvlText w:val="%6."/>
      <w:lvlJc w:val="right"/>
      <w:pPr>
        <w:ind w:left="5738" w:hanging="180"/>
      </w:pPr>
    </w:lvl>
    <w:lvl w:ilvl="6" w:tplc="0407000F" w:tentative="1">
      <w:start w:val="1"/>
      <w:numFmt w:val="decimal"/>
      <w:lvlText w:val="%7."/>
      <w:lvlJc w:val="left"/>
      <w:pPr>
        <w:ind w:left="6458" w:hanging="360"/>
      </w:pPr>
    </w:lvl>
    <w:lvl w:ilvl="7" w:tplc="04070019" w:tentative="1">
      <w:start w:val="1"/>
      <w:numFmt w:val="lowerLetter"/>
      <w:lvlText w:val="%8."/>
      <w:lvlJc w:val="left"/>
      <w:pPr>
        <w:ind w:left="7178" w:hanging="360"/>
      </w:pPr>
    </w:lvl>
    <w:lvl w:ilvl="8" w:tplc="0407001B" w:tentative="1">
      <w:start w:val="1"/>
      <w:numFmt w:val="lowerRoman"/>
      <w:lvlText w:val="%9."/>
      <w:lvlJc w:val="right"/>
      <w:pPr>
        <w:ind w:left="7898" w:hanging="180"/>
      </w:pPr>
    </w:lvl>
  </w:abstractNum>
  <w:abstractNum w:abstractNumId="28" w15:restartNumberingAfterBreak="0">
    <w:nsid w:val="66F6287A"/>
    <w:multiLevelType w:val="hybridMultilevel"/>
    <w:tmpl w:val="238C0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96471F4"/>
    <w:multiLevelType w:val="hybridMultilevel"/>
    <w:tmpl w:val="4240122C"/>
    <w:lvl w:ilvl="0" w:tplc="9B488002">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30"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138437A"/>
    <w:multiLevelType w:val="hybridMultilevel"/>
    <w:tmpl w:val="8CB0CAC6"/>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33" w15:restartNumberingAfterBreak="0">
    <w:nsid w:val="7ACB1D0B"/>
    <w:multiLevelType w:val="hybridMultilevel"/>
    <w:tmpl w:val="CA06F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07285484">
    <w:abstractNumId w:val="0"/>
  </w:num>
  <w:num w:numId="2" w16cid:durableId="680282136">
    <w:abstractNumId w:val="25"/>
  </w:num>
  <w:num w:numId="3" w16cid:durableId="916671419">
    <w:abstractNumId w:val="18"/>
  </w:num>
  <w:num w:numId="4" w16cid:durableId="1605921767">
    <w:abstractNumId w:val="1"/>
  </w:num>
  <w:num w:numId="5" w16cid:durableId="919870598">
    <w:abstractNumId w:val="5"/>
  </w:num>
  <w:num w:numId="6" w16cid:durableId="1510215464">
    <w:abstractNumId w:val="13"/>
  </w:num>
  <w:num w:numId="7" w16cid:durableId="642006018">
    <w:abstractNumId w:val="30"/>
  </w:num>
  <w:num w:numId="8" w16cid:durableId="1594128804">
    <w:abstractNumId w:val="16"/>
  </w:num>
  <w:num w:numId="9" w16cid:durableId="1456754674">
    <w:abstractNumId w:val="15"/>
  </w:num>
  <w:num w:numId="10" w16cid:durableId="731126235">
    <w:abstractNumId w:val="26"/>
  </w:num>
  <w:num w:numId="11" w16cid:durableId="1067998635">
    <w:abstractNumId w:val="24"/>
  </w:num>
  <w:num w:numId="12" w16cid:durableId="1801607734">
    <w:abstractNumId w:val="9"/>
  </w:num>
  <w:num w:numId="13" w16cid:durableId="2100444176">
    <w:abstractNumId w:val="32"/>
  </w:num>
  <w:num w:numId="14" w16cid:durableId="2072802886">
    <w:abstractNumId w:val="21"/>
  </w:num>
  <w:num w:numId="15" w16cid:durableId="528492515">
    <w:abstractNumId w:val="7"/>
  </w:num>
  <w:num w:numId="16" w16cid:durableId="193806613">
    <w:abstractNumId w:val="20"/>
  </w:num>
  <w:num w:numId="17" w16cid:durableId="775172541">
    <w:abstractNumId w:val="27"/>
  </w:num>
  <w:num w:numId="18" w16cid:durableId="679621819">
    <w:abstractNumId w:val="29"/>
  </w:num>
  <w:num w:numId="19" w16cid:durableId="1594777702">
    <w:abstractNumId w:val="19"/>
  </w:num>
  <w:num w:numId="20" w16cid:durableId="1081561623">
    <w:abstractNumId w:val="4"/>
  </w:num>
  <w:num w:numId="21" w16cid:durableId="186216531">
    <w:abstractNumId w:val="31"/>
  </w:num>
  <w:num w:numId="22" w16cid:durableId="1190559544">
    <w:abstractNumId w:val="6"/>
  </w:num>
  <w:num w:numId="23" w16cid:durableId="1086684805">
    <w:abstractNumId w:val="28"/>
  </w:num>
  <w:num w:numId="24" w16cid:durableId="1369184556">
    <w:abstractNumId w:val="33"/>
  </w:num>
  <w:num w:numId="25" w16cid:durableId="474029522">
    <w:abstractNumId w:val="12"/>
  </w:num>
  <w:num w:numId="26" w16cid:durableId="1040318635">
    <w:abstractNumId w:val="12"/>
  </w:num>
  <w:num w:numId="27" w16cid:durableId="1309869145">
    <w:abstractNumId w:val="14"/>
  </w:num>
  <w:num w:numId="28" w16cid:durableId="188878575">
    <w:abstractNumId w:val="22"/>
  </w:num>
  <w:num w:numId="29" w16cid:durableId="685986323">
    <w:abstractNumId w:val="8"/>
  </w:num>
  <w:num w:numId="30" w16cid:durableId="528881644">
    <w:abstractNumId w:val="23"/>
  </w:num>
  <w:num w:numId="31" w16cid:durableId="1377505681">
    <w:abstractNumId w:val="11"/>
  </w:num>
  <w:num w:numId="32" w16cid:durableId="1181510605">
    <w:abstractNumId w:val="2"/>
  </w:num>
  <w:num w:numId="33" w16cid:durableId="301931730">
    <w:abstractNumId w:val="17"/>
  </w:num>
  <w:num w:numId="34" w16cid:durableId="169487139">
    <w:abstractNumId w:val="10"/>
  </w:num>
  <w:num w:numId="35" w16cid:durableId="1904094313">
    <w:abstractNumId w:val="3"/>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wa, Titilayo">
    <w15:presenceInfo w15:providerId="AD" w15:userId="S::Titilayo.Giwa@ilf.com::d78fa5fe-d42c-456d-96c6-697ab2212feb"/>
  </w15:person>
  <w15:person w15:author="GELIAS">
    <w15:presenceInfo w15:providerId="None" w15:userId="GELI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C79"/>
    <w:rsid w:val="00000245"/>
    <w:rsid w:val="00000CE9"/>
    <w:rsid w:val="00001B92"/>
    <w:rsid w:val="00014EB8"/>
    <w:rsid w:val="0001535C"/>
    <w:rsid w:val="0002772A"/>
    <w:rsid w:val="00057BE5"/>
    <w:rsid w:val="00060B05"/>
    <w:rsid w:val="00060D79"/>
    <w:rsid w:val="00062402"/>
    <w:rsid w:val="000721B3"/>
    <w:rsid w:val="00083662"/>
    <w:rsid w:val="00084CAB"/>
    <w:rsid w:val="00087DB1"/>
    <w:rsid w:val="0009297B"/>
    <w:rsid w:val="000929A6"/>
    <w:rsid w:val="00092E7E"/>
    <w:rsid w:val="0009306B"/>
    <w:rsid w:val="000947D3"/>
    <w:rsid w:val="00094EDD"/>
    <w:rsid w:val="00096F72"/>
    <w:rsid w:val="000B3EEB"/>
    <w:rsid w:val="000B604A"/>
    <w:rsid w:val="000B6898"/>
    <w:rsid w:val="000C102D"/>
    <w:rsid w:val="000C539A"/>
    <w:rsid w:val="000D52F0"/>
    <w:rsid w:val="000E6796"/>
    <w:rsid w:val="001009C1"/>
    <w:rsid w:val="0010181D"/>
    <w:rsid w:val="001122BF"/>
    <w:rsid w:val="00116D9C"/>
    <w:rsid w:val="00124B1C"/>
    <w:rsid w:val="0013107F"/>
    <w:rsid w:val="001346D9"/>
    <w:rsid w:val="001346DC"/>
    <w:rsid w:val="00137B7A"/>
    <w:rsid w:val="00142F0C"/>
    <w:rsid w:val="00144093"/>
    <w:rsid w:val="00144DEF"/>
    <w:rsid w:val="00147049"/>
    <w:rsid w:val="00147A99"/>
    <w:rsid w:val="001527B1"/>
    <w:rsid w:val="00157C1C"/>
    <w:rsid w:val="001635DB"/>
    <w:rsid w:val="0016366C"/>
    <w:rsid w:val="0016471B"/>
    <w:rsid w:val="0017699F"/>
    <w:rsid w:val="00177796"/>
    <w:rsid w:val="00194343"/>
    <w:rsid w:val="00196AA4"/>
    <w:rsid w:val="001B140A"/>
    <w:rsid w:val="001C2ECF"/>
    <w:rsid w:val="001C5E98"/>
    <w:rsid w:val="001D3F53"/>
    <w:rsid w:val="001D60BB"/>
    <w:rsid w:val="001E4906"/>
    <w:rsid w:val="001F3783"/>
    <w:rsid w:val="00200F17"/>
    <w:rsid w:val="0020380F"/>
    <w:rsid w:val="0020736D"/>
    <w:rsid w:val="00215D34"/>
    <w:rsid w:val="00216F7A"/>
    <w:rsid w:val="002214E4"/>
    <w:rsid w:val="002244CD"/>
    <w:rsid w:val="002260F1"/>
    <w:rsid w:val="002314FA"/>
    <w:rsid w:val="00236941"/>
    <w:rsid w:val="00244B38"/>
    <w:rsid w:val="0024688B"/>
    <w:rsid w:val="00252978"/>
    <w:rsid w:val="00252989"/>
    <w:rsid w:val="00254448"/>
    <w:rsid w:val="00262827"/>
    <w:rsid w:val="00262D71"/>
    <w:rsid w:val="00264949"/>
    <w:rsid w:val="002808BB"/>
    <w:rsid w:val="00285629"/>
    <w:rsid w:val="0029436F"/>
    <w:rsid w:val="00295D4A"/>
    <w:rsid w:val="002A60C8"/>
    <w:rsid w:val="002B0AAC"/>
    <w:rsid w:val="002B4EA8"/>
    <w:rsid w:val="002C004C"/>
    <w:rsid w:val="002D2A78"/>
    <w:rsid w:val="002E1444"/>
    <w:rsid w:val="002E2549"/>
    <w:rsid w:val="002E6086"/>
    <w:rsid w:val="002F354E"/>
    <w:rsid w:val="002F3E2F"/>
    <w:rsid w:val="002F61E0"/>
    <w:rsid w:val="002F736E"/>
    <w:rsid w:val="00310D4F"/>
    <w:rsid w:val="00311779"/>
    <w:rsid w:val="003158D0"/>
    <w:rsid w:val="00321691"/>
    <w:rsid w:val="00321EFA"/>
    <w:rsid w:val="003244B5"/>
    <w:rsid w:val="003265E3"/>
    <w:rsid w:val="00335053"/>
    <w:rsid w:val="0035329D"/>
    <w:rsid w:val="0035466D"/>
    <w:rsid w:val="00370CE2"/>
    <w:rsid w:val="00371949"/>
    <w:rsid w:val="00375044"/>
    <w:rsid w:val="003853F3"/>
    <w:rsid w:val="00387034"/>
    <w:rsid w:val="00394D2D"/>
    <w:rsid w:val="003A766E"/>
    <w:rsid w:val="003B6979"/>
    <w:rsid w:val="003B748F"/>
    <w:rsid w:val="003C0CC6"/>
    <w:rsid w:val="003C1A20"/>
    <w:rsid w:val="003C2798"/>
    <w:rsid w:val="003D0D58"/>
    <w:rsid w:val="003D5963"/>
    <w:rsid w:val="003D7628"/>
    <w:rsid w:val="003E43DE"/>
    <w:rsid w:val="003F1EC9"/>
    <w:rsid w:val="003F4EE2"/>
    <w:rsid w:val="00405343"/>
    <w:rsid w:val="0040696C"/>
    <w:rsid w:val="0041264F"/>
    <w:rsid w:val="0042068A"/>
    <w:rsid w:val="00421929"/>
    <w:rsid w:val="00433469"/>
    <w:rsid w:val="00433AF5"/>
    <w:rsid w:val="00434011"/>
    <w:rsid w:val="00446A97"/>
    <w:rsid w:val="00461523"/>
    <w:rsid w:val="004624CB"/>
    <w:rsid w:val="004630B4"/>
    <w:rsid w:val="00476AF8"/>
    <w:rsid w:val="00476F18"/>
    <w:rsid w:val="004804B3"/>
    <w:rsid w:val="004816C0"/>
    <w:rsid w:val="00487DA7"/>
    <w:rsid w:val="00495158"/>
    <w:rsid w:val="004A10EC"/>
    <w:rsid w:val="004A4581"/>
    <w:rsid w:val="004A60B7"/>
    <w:rsid w:val="004B07A2"/>
    <w:rsid w:val="004B3BAB"/>
    <w:rsid w:val="004B7663"/>
    <w:rsid w:val="004C003D"/>
    <w:rsid w:val="004C206D"/>
    <w:rsid w:val="004E2346"/>
    <w:rsid w:val="004E71DE"/>
    <w:rsid w:val="004F171C"/>
    <w:rsid w:val="004F1C87"/>
    <w:rsid w:val="004F3425"/>
    <w:rsid w:val="00501959"/>
    <w:rsid w:val="00502B65"/>
    <w:rsid w:val="00504172"/>
    <w:rsid w:val="00510486"/>
    <w:rsid w:val="005139EE"/>
    <w:rsid w:val="00514754"/>
    <w:rsid w:val="00514EC4"/>
    <w:rsid w:val="005271EF"/>
    <w:rsid w:val="005443C4"/>
    <w:rsid w:val="005454E2"/>
    <w:rsid w:val="00546D8A"/>
    <w:rsid w:val="00550129"/>
    <w:rsid w:val="005549DE"/>
    <w:rsid w:val="00580FCB"/>
    <w:rsid w:val="00585BE2"/>
    <w:rsid w:val="00587244"/>
    <w:rsid w:val="00590419"/>
    <w:rsid w:val="00591492"/>
    <w:rsid w:val="00596B99"/>
    <w:rsid w:val="005A2B60"/>
    <w:rsid w:val="005B0B5E"/>
    <w:rsid w:val="005B1592"/>
    <w:rsid w:val="005B3599"/>
    <w:rsid w:val="005B44AB"/>
    <w:rsid w:val="005B5C03"/>
    <w:rsid w:val="005B68B7"/>
    <w:rsid w:val="005C59AC"/>
    <w:rsid w:val="005C74BF"/>
    <w:rsid w:val="005D1B31"/>
    <w:rsid w:val="005E0586"/>
    <w:rsid w:val="005F5B8B"/>
    <w:rsid w:val="005F6227"/>
    <w:rsid w:val="00607605"/>
    <w:rsid w:val="00612AC6"/>
    <w:rsid w:val="00617C68"/>
    <w:rsid w:val="00624737"/>
    <w:rsid w:val="00631E72"/>
    <w:rsid w:val="00632469"/>
    <w:rsid w:val="006328BF"/>
    <w:rsid w:val="00652640"/>
    <w:rsid w:val="0065409E"/>
    <w:rsid w:val="00662ECF"/>
    <w:rsid w:val="00663BDF"/>
    <w:rsid w:val="0066782A"/>
    <w:rsid w:val="00670D92"/>
    <w:rsid w:val="00673C6D"/>
    <w:rsid w:val="0067752C"/>
    <w:rsid w:val="006906D6"/>
    <w:rsid w:val="00692F78"/>
    <w:rsid w:val="0069490C"/>
    <w:rsid w:val="00697878"/>
    <w:rsid w:val="006A5431"/>
    <w:rsid w:val="006A69B2"/>
    <w:rsid w:val="006A7288"/>
    <w:rsid w:val="006B0034"/>
    <w:rsid w:val="006B0686"/>
    <w:rsid w:val="006B1777"/>
    <w:rsid w:val="006B7E56"/>
    <w:rsid w:val="006C1213"/>
    <w:rsid w:val="006C57DE"/>
    <w:rsid w:val="006D17C0"/>
    <w:rsid w:val="006D6B20"/>
    <w:rsid w:val="006E6184"/>
    <w:rsid w:val="006F4FDD"/>
    <w:rsid w:val="0070034B"/>
    <w:rsid w:val="00703600"/>
    <w:rsid w:val="00703DE7"/>
    <w:rsid w:val="00711B5B"/>
    <w:rsid w:val="00723C9C"/>
    <w:rsid w:val="007248F0"/>
    <w:rsid w:val="0073102F"/>
    <w:rsid w:val="0073225C"/>
    <w:rsid w:val="0073274F"/>
    <w:rsid w:val="00762600"/>
    <w:rsid w:val="00770254"/>
    <w:rsid w:val="0077204C"/>
    <w:rsid w:val="007733B5"/>
    <w:rsid w:val="007771F1"/>
    <w:rsid w:val="007931BD"/>
    <w:rsid w:val="007A4351"/>
    <w:rsid w:val="007A5E80"/>
    <w:rsid w:val="007B1BBA"/>
    <w:rsid w:val="007C100C"/>
    <w:rsid w:val="007C293B"/>
    <w:rsid w:val="007D1952"/>
    <w:rsid w:val="007D2489"/>
    <w:rsid w:val="007E435C"/>
    <w:rsid w:val="007E477A"/>
    <w:rsid w:val="007E6F7A"/>
    <w:rsid w:val="008016B5"/>
    <w:rsid w:val="0080577D"/>
    <w:rsid w:val="00821559"/>
    <w:rsid w:val="00827344"/>
    <w:rsid w:val="00827FDA"/>
    <w:rsid w:val="00836967"/>
    <w:rsid w:val="0085199A"/>
    <w:rsid w:val="00852A15"/>
    <w:rsid w:val="00860EC1"/>
    <w:rsid w:val="00865044"/>
    <w:rsid w:val="00865676"/>
    <w:rsid w:val="00876E3A"/>
    <w:rsid w:val="00887848"/>
    <w:rsid w:val="00890179"/>
    <w:rsid w:val="00892137"/>
    <w:rsid w:val="00893881"/>
    <w:rsid w:val="0089450D"/>
    <w:rsid w:val="008A3A92"/>
    <w:rsid w:val="008A6D39"/>
    <w:rsid w:val="008B646D"/>
    <w:rsid w:val="008C47B4"/>
    <w:rsid w:val="008C4E65"/>
    <w:rsid w:val="008C7C22"/>
    <w:rsid w:val="008D2480"/>
    <w:rsid w:val="008D69BE"/>
    <w:rsid w:val="008E475C"/>
    <w:rsid w:val="008E5713"/>
    <w:rsid w:val="008F102B"/>
    <w:rsid w:val="008F437D"/>
    <w:rsid w:val="00903BB9"/>
    <w:rsid w:val="009047DC"/>
    <w:rsid w:val="00912D5D"/>
    <w:rsid w:val="009135A1"/>
    <w:rsid w:val="00913BC4"/>
    <w:rsid w:val="00920E33"/>
    <w:rsid w:val="00921DE7"/>
    <w:rsid w:val="009279CD"/>
    <w:rsid w:val="00937718"/>
    <w:rsid w:val="0094028C"/>
    <w:rsid w:val="00946BAE"/>
    <w:rsid w:val="009515F0"/>
    <w:rsid w:val="009610F8"/>
    <w:rsid w:val="00965231"/>
    <w:rsid w:val="00984403"/>
    <w:rsid w:val="009A2273"/>
    <w:rsid w:val="009B228D"/>
    <w:rsid w:val="009B3AA5"/>
    <w:rsid w:val="009B4190"/>
    <w:rsid w:val="009C2832"/>
    <w:rsid w:val="009D0F0B"/>
    <w:rsid w:val="009D16DA"/>
    <w:rsid w:val="009F72E6"/>
    <w:rsid w:val="00A01633"/>
    <w:rsid w:val="00A02AEE"/>
    <w:rsid w:val="00A06F94"/>
    <w:rsid w:val="00A11390"/>
    <w:rsid w:val="00A27B5F"/>
    <w:rsid w:val="00A35367"/>
    <w:rsid w:val="00A462EC"/>
    <w:rsid w:val="00A52EB6"/>
    <w:rsid w:val="00A560C3"/>
    <w:rsid w:val="00A7215F"/>
    <w:rsid w:val="00A81264"/>
    <w:rsid w:val="00A848D0"/>
    <w:rsid w:val="00A84BA9"/>
    <w:rsid w:val="00A8542A"/>
    <w:rsid w:val="00A86756"/>
    <w:rsid w:val="00A87D85"/>
    <w:rsid w:val="00A9575D"/>
    <w:rsid w:val="00AA295A"/>
    <w:rsid w:val="00AA6DF1"/>
    <w:rsid w:val="00AB1720"/>
    <w:rsid w:val="00AB2E03"/>
    <w:rsid w:val="00AB6348"/>
    <w:rsid w:val="00AC0445"/>
    <w:rsid w:val="00AC0576"/>
    <w:rsid w:val="00AC655C"/>
    <w:rsid w:val="00AD1AFD"/>
    <w:rsid w:val="00AE3066"/>
    <w:rsid w:val="00AF0F83"/>
    <w:rsid w:val="00AF686C"/>
    <w:rsid w:val="00B00E6F"/>
    <w:rsid w:val="00B0774C"/>
    <w:rsid w:val="00B11884"/>
    <w:rsid w:val="00B128D9"/>
    <w:rsid w:val="00B151FA"/>
    <w:rsid w:val="00B1759E"/>
    <w:rsid w:val="00B23924"/>
    <w:rsid w:val="00B24F62"/>
    <w:rsid w:val="00B2575E"/>
    <w:rsid w:val="00B26FBE"/>
    <w:rsid w:val="00B40691"/>
    <w:rsid w:val="00B46C7E"/>
    <w:rsid w:val="00B623C8"/>
    <w:rsid w:val="00B73E03"/>
    <w:rsid w:val="00B86997"/>
    <w:rsid w:val="00BA7540"/>
    <w:rsid w:val="00BB36D3"/>
    <w:rsid w:val="00BB4BB2"/>
    <w:rsid w:val="00BB76E9"/>
    <w:rsid w:val="00BC4035"/>
    <w:rsid w:val="00BC4AC3"/>
    <w:rsid w:val="00BC5EFA"/>
    <w:rsid w:val="00BC72D1"/>
    <w:rsid w:val="00BC755B"/>
    <w:rsid w:val="00BE359B"/>
    <w:rsid w:val="00BE64E1"/>
    <w:rsid w:val="00BF0640"/>
    <w:rsid w:val="00BF4C04"/>
    <w:rsid w:val="00C022D9"/>
    <w:rsid w:val="00C02F29"/>
    <w:rsid w:val="00C11910"/>
    <w:rsid w:val="00C11BB0"/>
    <w:rsid w:val="00C15483"/>
    <w:rsid w:val="00C24D23"/>
    <w:rsid w:val="00C41624"/>
    <w:rsid w:val="00C416A9"/>
    <w:rsid w:val="00C4318D"/>
    <w:rsid w:val="00C45148"/>
    <w:rsid w:val="00C51057"/>
    <w:rsid w:val="00C53145"/>
    <w:rsid w:val="00C6098C"/>
    <w:rsid w:val="00C70C27"/>
    <w:rsid w:val="00C754E9"/>
    <w:rsid w:val="00C77DE5"/>
    <w:rsid w:val="00C9028F"/>
    <w:rsid w:val="00C96C42"/>
    <w:rsid w:val="00CB3994"/>
    <w:rsid w:val="00CB5095"/>
    <w:rsid w:val="00CC1436"/>
    <w:rsid w:val="00CC2098"/>
    <w:rsid w:val="00CD04C5"/>
    <w:rsid w:val="00CD5497"/>
    <w:rsid w:val="00CE1D73"/>
    <w:rsid w:val="00CF018F"/>
    <w:rsid w:val="00CF2605"/>
    <w:rsid w:val="00D02890"/>
    <w:rsid w:val="00D03ABC"/>
    <w:rsid w:val="00D12629"/>
    <w:rsid w:val="00D14AC3"/>
    <w:rsid w:val="00D171F4"/>
    <w:rsid w:val="00D2153C"/>
    <w:rsid w:val="00D26C79"/>
    <w:rsid w:val="00D34F52"/>
    <w:rsid w:val="00D34F82"/>
    <w:rsid w:val="00D35164"/>
    <w:rsid w:val="00D36A98"/>
    <w:rsid w:val="00D42CE6"/>
    <w:rsid w:val="00D464A7"/>
    <w:rsid w:val="00D4745A"/>
    <w:rsid w:val="00D47FE9"/>
    <w:rsid w:val="00D6193F"/>
    <w:rsid w:val="00D63FE6"/>
    <w:rsid w:val="00D655CB"/>
    <w:rsid w:val="00D70797"/>
    <w:rsid w:val="00D774A1"/>
    <w:rsid w:val="00D80F41"/>
    <w:rsid w:val="00D82E9F"/>
    <w:rsid w:val="00D924E6"/>
    <w:rsid w:val="00DA33F8"/>
    <w:rsid w:val="00DA45C2"/>
    <w:rsid w:val="00DD0951"/>
    <w:rsid w:val="00DD47BC"/>
    <w:rsid w:val="00DF3B80"/>
    <w:rsid w:val="00DF6D3F"/>
    <w:rsid w:val="00E00090"/>
    <w:rsid w:val="00E20C76"/>
    <w:rsid w:val="00E225B9"/>
    <w:rsid w:val="00E24600"/>
    <w:rsid w:val="00E31FEC"/>
    <w:rsid w:val="00E4630A"/>
    <w:rsid w:val="00E46DD0"/>
    <w:rsid w:val="00E46ECF"/>
    <w:rsid w:val="00E53AB0"/>
    <w:rsid w:val="00E645EB"/>
    <w:rsid w:val="00E7174B"/>
    <w:rsid w:val="00E816D1"/>
    <w:rsid w:val="00E82B0E"/>
    <w:rsid w:val="00E86184"/>
    <w:rsid w:val="00E8778B"/>
    <w:rsid w:val="00EA6C68"/>
    <w:rsid w:val="00EC2D9B"/>
    <w:rsid w:val="00EC6F1E"/>
    <w:rsid w:val="00F01F4B"/>
    <w:rsid w:val="00F10FDF"/>
    <w:rsid w:val="00F12129"/>
    <w:rsid w:val="00F23BB2"/>
    <w:rsid w:val="00F24AB7"/>
    <w:rsid w:val="00F2687B"/>
    <w:rsid w:val="00F27291"/>
    <w:rsid w:val="00F27556"/>
    <w:rsid w:val="00F32CE7"/>
    <w:rsid w:val="00F336BA"/>
    <w:rsid w:val="00F446AF"/>
    <w:rsid w:val="00F46124"/>
    <w:rsid w:val="00F57B9F"/>
    <w:rsid w:val="00F75CD0"/>
    <w:rsid w:val="00F82AB3"/>
    <w:rsid w:val="00F840DA"/>
    <w:rsid w:val="00F91570"/>
    <w:rsid w:val="00F9196B"/>
    <w:rsid w:val="00FA0449"/>
    <w:rsid w:val="00FA4F92"/>
    <w:rsid w:val="00FB2374"/>
    <w:rsid w:val="00FC18D6"/>
    <w:rsid w:val="00FC1F37"/>
    <w:rsid w:val="00FD0EDC"/>
    <w:rsid w:val="00FD741D"/>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DF2F5"/>
  <w15:chartTrackingRefBased/>
  <w15:docId w15:val="{6F44C191-AA93-4584-8186-FF53C70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de-DE" w:bidi="ar-SA"/>
      </w:rPr>
    </w:rPrDefault>
    <w:pPrDefault>
      <w:pPr>
        <w:spacing w:after="200" w:line="276" w:lineRule="auto"/>
        <w:jc w:val="both"/>
      </w:pPr>
    </w:pPrDefault>
  </w:docDefaults>
  <w:latentStyles w:defLockedState="0" w:defUIPriority="0" w:defSemiHidden="0" w:defUnhideWhenUsed="0" w:defQFormat="0" w:count="376">
    <w:lsdException w:name="Normal" w:uiPriority="1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3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99"/>
    <w:lsdException w:name="header" w:uiPriority="10"/>
    <w:lsdException w:name="footer" w:uiPriority="99"/>
    <w:lsdException w:name="index heading" w:uiPriority="10"/>
    <w:lsdException w:name="caption" w:uiPriority="35" w:qFormat="1"/>
    <w:lsdException w:name="table of figures" w:uiPriority="10"/>
    <w:lsdException w:name="envelope address" w:uiPriority="10"/>
    <w:lsdException w:name="envelope return" w:uiPriority="10"/>
    <w:lsdException w:name="footnote reference" w:uiPriority="10"/>
    <w:lsdException w:name="annotation reference" w:uiPriority="99"/>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99"/>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1"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99"/>
    <w:lsdException w:name="FollowedHyperlink" w:uiPriority="10"/>
    <w:lsdException w:name="Strong" w:uiPriority="22" w:qFormat="1"/>
    <w:lsdException w:name="Emphasis" w:uiPriority="20" w:qFormat="1"/>
    <w:lsdException w:name="Document Map" w:uiPriority="10"/>
    <w:lsdException w:name="Plain Text" w:uiPriority="10"/>
    <w:lsdException w:name="E-mail Signature" w:uiPriority="10"/>
    <w:lsdException w:name="Normal (Web)" w:uiPriority="99"/>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0"/>
    <w:qFormat/>
    <w:rsid w:val="002B0AAC"/>
    <w:pPr>
      <w:overflowPunct w:val="0"/>
      <w:autoSpaceDE w:val="0"/>
      <w:autoSpaceDN w:val="0"/>
      <w:adjustRightInd w:val="0"/>
      <w:spacing w:after="0" w:line="240" w:lineRule="auto"/>
      <w:textAlignment w:val="baseline"/>
    </w:pPr>
    <w:rPr>
      <w:rFonts w:ascii="Arial" w:eastAsia="Times New Roman" w:hAnsi="Arial" w:cs="Times New Roman"/>
      <w:sz w:val="22"/>
      <w:szCs w:val="22"/>
    </w:rPr>
  </w:style>
  <w:style w:type="paragraph" w:styleId="Heading1">
    <w:name w:val="heading 1"/>
    <w:basedOn w:val="ILF-Standard"/>
    <w:next w:val="E1"/>
    <w:link w:val="Heading1Char"/>
    <w:qFormat/>
    <w:locked/>
    <w:rsid w:val="002B0AAC"/>
    <w:pPr>
      <w:keepNext/>
      <w:numPr>
        <w:numId w:val="1"/>
      </w:numPr>
      <w:spacing w:before="120" w:after="200" w:line="320" w:lineRule="atLeast"/>
      <w:ind w:left="1134" w:hanging="1134"/>
      <w:outlineLvl w:val="0"/>
    </w:pPr>
    <w:rPr>
      <w:b/>
      <w:caps/>
      <w:color w:val="305291" w:themeColor="accent1"/>
      <w:kern w:val="28"/>
      <w:sz w:val="32"/>
    </w:rPr>
  </w:style>
  <w:style w:type="paragraph" w:styleId="Heading2">
    <w:name w:val="heading 2"/>
    <w:basedOn w:val="ILF-Standard"/>
    <w:next w:val="E1"/>
    <w:link w:val="Heading2Char"/>
    <w:qFormat/>
    <w:locked/>
    <w:rsid w:val="002B0AAC"/>
    <w:pPr>
      <w:keepNext/>
      <w:numPr>
        <w:ilvl w:val="1"/>
        <w:numId w:val="1"/>
      </w:numPr>
      <w:spacing w:before="60" w:after="120" w:line="320" w:lineRule="atLeast"/>
      <w:ind w:left="1134" w:hanging="1134"/>
      <w:outlineLvl w:val="1"/>
    </w:pPr>
    <w:rPr>
      <w:b/>
      <w:color w:val="305291" w:themeColor="accent1"/>
    </w:rPr>
  </w:style>
  <w:style w:type="paragraph" w:styleId="Heading3">
    <w:name w:val="heading 3"/>
    <w:basedOn w:val="ILF-Standard"/>
    <w:next w:val="E1"/>
    <w:link w:val="Heading3Char"/>
    <w:qFormat/>
    <w:locked/>
    <w:rsid w:val="002B0AAC"/>
    <w:pPr>
      <w:keepNext/>
      <w:numPr>
        <w:ilvl w:val="2"/>
        <w:numId w:val="1"/>
      </w:numPr>
      <w:spacing w:before="60" w:after="120" w:line="320" w:lineRule="atLeast"/>
      <w:ind w:left="1134" w:hanging="1134"/>
      <w:outlineLvl w:val="2"/>
    </w:pPr>
    <w:rPr>
      <w:color w:val="305291" w:themeColor="accent1"/>
    </w:rPr>
  </w:style>
  <w:style w:type="paragraph" w:styleId="Heading4">
    <w:name w:val="heading 4"/>
    <w:basedOn w:val="ILF-Standard"/>
    <w:next w:val="E1"/>
    <w:link w:val="Heading4Char"/>
    <w:qFormat/>
    <w:locked/>
    <w:rsid w:val="002B0AAC"/>
    <w:pPr>
      <w:keepNext/>
      <w:numPr>
        <w:ilvl w:val="3"/>
        <w:numId w:val="1"/>
      </w:numPr>
      <w:spacing w:before="60" w:after="120" w:line="320" w:lineRule="atLeast"/>
      <w:ind w:left="1134" w:hanging="1134"/>
      <w:outlineLvl w:val="3"/>
    </w:pPr>
    <w:rPr>
      <w:color w:val="305291" w:themeColor="accent1"/>
    </w:rPr>
  </w:style>
  <w:style w:type="paragraph" w:styleId="Heading5">
    <w:name w:val="heading 5"/>
    <w:basedOn w:val="Normal"/>
    <w:next w:val="E1"/>
    <w:link w:val="Heading5Char"/>
    <w:qFormat/>
    <w:locked/>
    <w:rsid w:val="002B0AAC"/>
    <w:pPr>
      <w:keepNext/>
      <w:numPr>
        <w:ilvl w:val="4"/>
        <w:numId w:val="1"/>
      </w:numPr>
      <w:spacing w:before="60" w:after="120" w:line="320" w:lineRule="atLeast"/>
      <w:ind w:left="1134" w:hanging="1134"/>
      <w:outlineLvl w:val="4"/>
    </w:pPr>
    <w:rPr>
      <w:color w:val="305291" w:themeColor="accent1"/>
    </w:rPr>
  </w:style>
  <w:style w:type="paragraph" w:styleId="Heading6">
    <w:name w:val="heading 6"/>
    <w:basedOn w:val="Normal"/>
    <w:next w:val="E1"/>
    <w:link w:val="Heading6Char"/>
    <w:qFormat/>
    <w:locked/>
    <w:rsid w:val="002B0AAC"/>
    <w:pPr>
      <w:keepNext/>
      <w:numPr>
        <w:ilvl w:val="5"/>
        <w:numId w:val="1"/>
      </w:numPr>
      <w:spacing w:before="60" w:after="120" w:line="320" w:lineRule="atLeast"/>
      <w:ind w:left="1134" w:hanging="1134"/>
      <w:outlineLvl w:val="5"/>
    </w:pPr>
    <w:rPr>
      <w:color w:val="305291" w:themeColor="accent1"/>
    </w:rPr>
  </w:style>
  <w:style w:type="paragraph" w:styleId="Heading7">
    <w:name w:val="heading 7"/>
    <w:basedOn w:val="Normal"/>
    <w:next w:val="Normal"/>
    <w:link w:val="Heading7Char"/>
    <w:qFormat/>
    <w:locked/>
    <w:rsid w:val="002B0AAC"/>
    <w:pPr>
      <w:keepNext/>
      <w:numPr>
        <w:ilvl w:val="6"/>
        <w:numId w:val="1"/>
      </w:numPr>
      <w:spacing w:before="60" w:after="120"/>
      <w:outlineLvl w:val="6"/>
    </w:pPr>
  </w:style>
  <w:style w:type="paragraph" w:styleId="Heading8">
    <w:name w:val="heading 8"/>
    <w:basedOn w:val="Normal"/>
    <w:next w:val="Normal"/>
    <w:link w:val="Heading8Char"/>
    <w:qFormat/>
    <w:locked/>
    <w:rsid w:val="002B0AAC"/>
    <w:pPr>
      <w:keepNext/>
      <w:numPr>
        <w:ilvl w:val="7"/>
        <w:numId w:val="1"/>
      </w:numPr>
      <w:spacing w:before="60" w:after="120"/>
      <w:outlineLvl w:val="7"/>
    </w:pPr>
  </w:style>
  <w:style w:type="paragraph" w:styleId="Heading9">
    <w:name w:val="heading 9"/>
    <w:basedOn w:val="Normal"/>
    <w:next w:val="Normal"/>
    <w:link w:val="Heading9Char"/>
    <w:qFormat/>
    <w:locked/>
    <w:rsid w:val="002B0AAC"/>
    <w:pPr>
      <w:keepNext/>
      <w:numPr>
        <w:ilvl w:val="8"/>
        <w:numId w:val="1"/>
      </w:numPr>
      <w:spacing w:before="60" w:after="120"/>
      <w:outlineLvl w:val="8"/>
    </w:pPr>
  </w:style>
  <w:style w:type="character" w:default="1" w:styleId="DefaultParagraphFont">
    <w:name w:val="Default Paragraph Font"/>
    <w:uiPriority w:val="1"/>
    <w:semiHidden/>
    <w:unhideWhenUsed/>
    <w:rsid w:val="002B0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0AAC"/>
  </w:style>
  <w:style w:type="paragraph" w:customStyle="1" w:styleId="B0">
    <w:name w:val="B0"/>
    <w:basedOn w:val="ILF-Standard"/>
    <w:uiPriority w:val="1"/>
    <w:qFormat/>
    <w:locked/>
    <w:rsid w:val="002B0AAC"/>
    <w:pPr>
      <w:numPr>
        <w:numId w:val="3"/>
      </w:numPr>
      <w:spacing w:after="120" w:line="280" w:lineRule="atLeast"/>
      <w:jc w:val="both"/>
    </w:pPr>
  </w:style>
  <w:style w:type="paragraph" w:customStyle="1" w:styleId="B1">
    <w:name w:val="B1"/>
    <w:basedOn w:val="ILF-Standard"/>
    <w:uiPriority w:val="1"/>
    <w:qFormat/>
    <w:locked/>
    <w:rsid w:val="002B0AAC"/>
    <w:pPr>
      <w:numPr>
        <w:numId w:val="4"/>
      </w:numPr>
      <w:spacing w:after="120" w:line="280" w:lineRule="atLeast"/>
      <w:jc w:val="both"/>
    </w:pPr>
  </w:style>
  <w:style w:type="paragraph" w:customStyle="1" w:styleId="B2">
    <w:name w:val="B2"/>
    <w:basedOn w:val="ILF-Standard"/>
    <w:uiPriority w:val="1"/>
    <w:qFormat/>
    <w:locked/>
    <w:rsid w:val="002B0AAC"/>
    <w:pPr>
      <w:numPr>
        <w:numId w:val="5"/>
      </w:numPr>
      <w:spacing w:after="120" w:line="280" w:lineRule="atLeast"/>
      <w:ind w:left="1984" w:hanging="425"/>
      <w:jc w:val="both"/>
    </w:pPr>
  </w:style>
  <w:style w:type="paragraph" w:customStyle="1" w:styleId="B3">
    <w:name w:val="B3"/>
    <w:basedOn w:val="ILF-Standard"/>
    <w:uiPriority w:val="1"/>
    <w:qFormat/>
    <w:locked/>
    <w:rsid w:val="002B0AAC"/>
    <w:pPr>
      <w:numPr>
        <w:numId w:val="6"/>
      </w:numPr>
      <w:spacing w:after="120" w:line="280" w:lineRule="atLeast"/>
      <w:jc w:val="both"/>
    </w:pPr>
  </w:style>
  <w:style w:type="paragraph" w:customStyle="1" w:styleId="E0">
    <w:name w:val="E0"/>
    <w:basedOn w:val="ILF-Standard"/>
    <w:uiPriority w:val="1"/>
    <w:qFormat/>
    <w:locked/>
    <w:rsid w:val="002B0AAC"/>
    <w:pPr>
      <w:spacing w:after="120" w:line="280" w:lineRule="atLeast"/>
      <w:jc w:val="both"/>
    </w:pPr>
  </w:style>
  <w:style w:type="paragraph" w:customStyle="1" w:styleId="E1">
    <w:name w:val="E1"/>
    <w:basedOn w:val="ILF-Standard"/>
    <w:link w:val="E1Char"/>
    <w:uiPriority w:val="1"/>
    <w:qFormat/>
    <w:locked/>
    <w:rsid w:val="002B0AAC"/>
    <w:pPr>
      <w:spacing w:after="120" w:line="280" w:lineRule="atLeast"/>
      <w:ind w:left="1134"/>
      <w:jc w:val="both"/>
    </w:pPr>
  </w:style>
  <w:style w:type="paragraph" w:customStyle="1" w:styleId="E2">
    <w:name w:val="E2"/>
    <w:basedOn w:val="ILF-Standard"/>
    <w:uiPriority w:val="1"/>
    <w:qFormat/>
    <w:locked/>
    <w:rsid w:val="002B0AAC"/>
    <w:pPr>
      <w:spacing w:after="120" w:line="280" w:lineRule="atLeast"/>
      <w:ind w:left="1559"/>
      <w:jc w:val="both"/>
    </w:pPr>
  </w:style>
  <w:style w:type="paragraph" w:customStyle="1" w:styleId="E3">
    <w:name w:val="E3"/>
    <w:basedOn w:val="ILF-Standard"/>
    <w:uiPriority w:val="1"/>
    <w:qFormat/>
    <w:locked/>
    <w:rsid w:val="002B0AAC"/>
    <w:pPr>
      <w:spacing w:after="120" w:line="280" w:lineRule="atLeast"/>
      <w:ind w:left="1985"/>
      <w:jc w:val="both"/>
    </w:pPr>
  </w:style>
  <w:style w:type="paragraph" w:customStyle="1" w:styleId="N0">
    <w:name w:val="N0"/>
    <w:basedOn w:val="ILF-Standard"/>
    <w:uiPriority w:val="1"/>
    <w:qFormat/>
    <w:locked/>
    <w:rsid w:val="002B0AAC"/>
    <w:pPr>
      <w:numPr>
        <w:numId w:val="7"/>
      </w:numPr>
      <w:spacing w:after="120" w:line="280" w:lineRule="atLeast"/>
      <w:jc w:val="both"/>
    </w:pPr>
  </w:style>
  <w:style w:type="paragraph" w:customStyle="1" w:styleId="N1">
    <w:name w:val="N1"/>
    <w:basedOn w:val="ILF-Standard"/>
    <w:uiPriority w:val="1"/>
    <w:qFormat/>
    <w:locked/>
    <w:rsid w:val="002B0AAC"/>
    <w:pPr>
      <w:numPr>
        <w:numId w:val="8"/>
      </w:numPr>
      <w:spacing w:after="120" w:line="280" w:lineRule="atLeast"/>
      <w:jc w:val="both"/>
    </w:pPr>
  </w:style>
  <w:style w:type="paragraph" w:customStyle="1" w:styleId="N2">
    <w:name w:val="N2"/>
    <w:basedOn w:val="ILF-Standard"/>
    <w:uiPriority w:val="1"/>
    <w:qFormat/>
    <w:locked/>
    <w:rsid w:val="002B0AAC"/>
    <w:pPr>
      <w:numPr>
        <w:numId w:val="9"/>
      </w:numPr>
      <w:spacing w:after="120" w:line="280" w:lineRule="atLeast"/>
      <w:ind w:left="1984" w:hanging="425"/>
      <w:jc w:val="both"/>
    </w:pPr>
  </w:style>
  <w:style w:type="paragraph" w:customStyle="1" w:styleId="N3">
    <w:name w:val="N3"/>
    <w:basedOn w:val="ILF-Standard"/>
    <w:uiPriority w:val="1"/>
    <w:qFormat/>
    <w:locked/>
    <w:rsid w:val="002B0AAC"/>
    <w:pPr>
      <w:numPr>
        <w:numId w:val="10"/>
      </w:numPr>
      <w:spacing w:after="120" w:line="280" w:lineRule="atLeast"/>
      <w:jc w:val="both"/>
    </w:pPr>
  </w:style>
  <w:style w:type="paragraph" w:customStyle="1" w:styleId="P0">
    <w:name w:val="P0"/>
    <w:basedOn w:val="ILF-Standard"/>
    <w:uiPriority w:val="1"/>
    <w:qFormat/>
    <w:locked/>
    <w:rsid w:val="002B0AAC"/>
    <w:pPr>
      <w:numPr>
        <w:numId w:val="11"/>
      </w:numPr>
      <w:spacing w:after="120" w:line="280" w:lineRule="atLeast"/>
      <w:jc w:val="both"/>
    </w:pPr>
  </w:style>
  <w:style w:type="paragraph" w:customStyle="1" w:styleId="P1">
    <w:name w:val="P1"/>
    <w:basedOn w:val="ILF-Standard"/>
    <w:uiPriority w:val="1"/>
    <w:qFormat/>
    <w:locked/>
    <w:rsid w:val="002B0AAC"/>
    <w:pPr>
      <w:numPr>
        <w:numId w:val="12"/>
      </w:numPr>
      <w:spacing w:after="120" w:line="280" w:lineRule="atLeast"/>
      <w:jc w:val="both"/>
    </w:pPr>
  </w:style>
  <w:style w:type="paragraph" w:customStyle="1" w:styleId="P2">
    <w:name w:val="P2"/>
    <w:basedOn w:val="ILF-Standard"/>
    <w:uiPriority w:val="1"/>
    <w:qFormat/>
    <w:locked/>
    <w:rsid w:val="002B0AAC"/>
    <w:pPr>
      <w:numPr>
        <w:numId w:val="13"/>
      </w:numPr>
      <w:spacing w:after="120" w:line="280" w:lineRule="atLeast"/>
      <w:ind w:left="1984" w:hanging="425"/>
      <w:jc w:val="both"/>
    </w:pPr>
  </w:style>
  <w:style w:type="paragraph" w:customStyle="1" w:styleId="P3">
    <w:name w:val="P3"/>
    <w:basedOn w:val="ILF-Standard"/>
    <w:uiPriority w:val="1"/>
    <w:qFormat/>
    <w:locked/>
    <w:rsid w:val="002B0AAC"/>
    <w:pPr>
      <w:numPr>
        <w:numId w:val="14"/>
      </w:numPr>
      <w:spacing w:after="120" w:line="280" w:lineRule="atLeast"/>
      <w:jc w:val="both"/>
    </w:pPr>
  </w:style>
  <w:style w:type="paragraph" w:customStyle="1" w:styleId="U0">
    <w:name w:val="U0"/>
    <w:basedOn w:val="Heading1"/>
    <w:next w:val="E1"/>
    <w:qFormat/>
    <w:locked/>
    <w:rsid w:val="002B0AAC"/>
    <w:rPr>
      <w:bCs/>
      <w:sz w:val="22"/>
    </w:rPr>
  </w:style>
  <w:style w:type="paragraph" w:customStyle="1" w:styleId="ILF-Standard">
    <w:name w:val="ILF-Standard"/>
    <w:uiPriority w:val="10"/>
    <w:rsid w:val="002B0AAC"/>
    <w:pPr>
      <w:overflowPunct w:val="0"/>
      <w:autoSpaceDE w:val="0"/>
      <w:autoSpaceDN w:val="0"/>
      <w:adjustRightInd w:val="0"/>
      <w:spacing w:after="0" w:line="240" w:lineRule="auto"/>
      <w:jc w:val="left"/>
      <w:textAlignment w:val="baseline"/>
    </w:pPr>
    <w:rPr>
      <w:rFonts w:ascii="Arial" w:eastAsia="Times New Roman" w:hAnsi="Arial" w:cs="Times New Roman"/>
      <w:sz w:val="22"/>
      <w:szCs w:val="22"/>
    </w:rPr>
  </w:style>
  <w:style w:type="paragraph" w:styleId="BalloonText">
    <w:name w:val="Balloon Text"/>
    <w:basedOn w:val="Normal"/>
    <w:semiHidden/>
    <w:rsid w:val="002B0AAC"/>
    <w:rPr>
      <w:rFonts w:ascii="Tahoma" w:hAnsi="Tahoma" w:cs="Tahoma"/>
      <w:sz w:val="16"/>
      <w:szCs w:val="16"/>
    </w:rPr>
  </w:style>
  <w:style w:type="numbering" w:customStyle="1" w:styleId="Formatvorlage1">
    <w:name w:val="Formatvorlage1"/>
    <w:rsid w:val="002B0AAC"/>
    <w:pPr>
      <w:numPr>
        <w:numId w:val="2"/>
      </w:numPr>
    </w:pPr>
  </w:style>
  <w:style w:type="paragraph" w:customStyle="1" w:styleId="ILF-Color">
    <w:name w:val="ILF-Color"/>
    <w:basedOn w:val="ILF-Standard"/>
    <w:uiPriority w:val="10"/>
    <w:qFormat/>
    <w:rsid w:val="002B0AAC"/>
    <w:rPr>
      <w:color w:val="305291" w:themeColor="accent1"/>
    </w:rPr>
  </w:style>
  <w:style w:type="paragraph" w:customStyle="1" w:styleId="E4">
    <w:name w:val="E4"/>
    <w:basedOn w:val="ILF-Standard"/>
    <w:uiPriority w:val="1"/>
    <w:qFormat/>
    <w:locked/>
    <w:rsid w:val="002B0AAC"/>
    <w:pPr>
      <w:spacing w:after="120" w:line="280" w:lineRule="atLeast"/>
      <w:ind w:left="2410"/>
    </w:pPr>
    <w:rPr>
      <w:lang w:val="en-GB"/>
    </w:rPr>
  </w:style>
  <w:style w:type="paragraph" w:styleId="Title">
    <w:name w:val="Title"/>
    <w:basedOn w:val="Normal"/>
    <w:next w:val="Normal"/>
    <w:link w:val="TitleChar"/>
    <w:uiPriority w:val="10"/>
    <w:qFormat/>
    <w:rsid w:val="00AC0576"/>
    <w:pPr>
      <w:pBdr>
        <w:top w:val="single" w:sz="8" w:space="1" w:color="70AD47"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AC0576"/>
    <w:rPr>
      <w:smallCaps/>
      <w:color w:val="262626" w:themeColor="text1" w:themeTint="D9"/>
      <w:sz w:val="52"/>
      <w:szCs w:val="52"/>
    </w:rPr>
  </w:style>
  <w:style w:type="paragraph" w:styleId="Subtitle">
    <w:name w:val="Subtitle"/>
    <w:basedOn w:val="Normal"/>
    <w:next w:val="Normal"/>
    <w:link w:val="SubtitleChar"/>
    <w:uiPriority w:val="11"/>
    <w:qFormat/>
    <w:rsid w:val="00AC0576"/>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0576"/>
    <w:rPr>
      <w:rFonts w:asciiTheme="majorHAnsi" w:eastAsiaTheme="majorEastAsia" w:hAnsiTheme="majorHAnsi" w:cstheme="majorBidi"/>
    </w:rPr>
  </w:style>
  <w:style w:type="paragraph" w:styleId="Quote">
    <w:name w:val="Quote"/>
    <w:basedOn w:val="Normal"/>
    <w:next w:val="Normal"/>
    <w:link w:val="QuoteChar"/>
    <w:uiPriority w:val="29"/>
    <w:qFormat/>
    <w:rsid w:val="00AC0576"/>
    <w:rPr>
      <w:i/>
      <w:iCs/>
    </w:rPr>
  </w:style>
  <w:style w:type="character" w:customStyle="1" w:styleId="QuoteChar">
    <w:name w:val="Quote Char"/>
    <w:basedOn w:val="DefaultParagraphFont"/>
    <w:link w:val="Quote"/>
    <w:uiPriority w:val="29"/>
    <w:rsid w:val="00AC0576"/>
    <w:rPr>
      <w:i/>
      <w:iCs/>
    </w:rPr>
  </w:style>
  <w:style w:type="paragraph" w:styleId="ListParagraph">
    <w:name w:val="List Paragraph"/>
    <w:basedOn w:val="Normal"/>
    <w:uiPriority w:val="34"/>
    <w:qFormat/>
    <w:rsid w:val="00D26C79"/>
    <w:pPr>
      <w:ind w:left="720"/>
      <w:contextualSpacing/>
    </w:pPr>
  </w:style>
  <w:style w:type="character" w:styleId="IntenseEmphasis">
    <w:name w:val="Intense Emphasis"/>
    <w:uiPriority w:val="21"/>
    <w:qFormat/>
    <w:rsid w:val="00AC0576"/>
    <w:rPr>
      <w:b/>
      <w:bCs/>
      <w:i/>
      <w:iCs/>
      <w:color w:val="70AD47" w:themeColor="accent6"/>
      <w:spacing w:val="10"/>
    </w:rPr>
  </w:style>
  <w:style w:type="paragraph" w:styleId="IntenseQuote">
    <w:name w:val="Intense Quote"/>
    <w:basedOn w:val="Normal"/>
    <w:next w:val="Normal"/>
    <w:link w:val="IntenseQuoteChar"/>
    <w:uiPriority w:val="30"/>
    <w:qFormat/>
    <w:rsid w:val="00AC0576"/>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C0576"/>
    <w:rPr>
      <w:b/>
      <w:bCs/>
      <w:i/>
      <w:iCs/>
    </w:rPr>
  </w:style>
  <w:style w:type="character" w:styleId="IntenseReference">
    <w:name w:val="Intense Reference"/>
    <w:uiPriority w:val="32"/>
    <w:qFormat/>
    <w:rsid w:val="00AC0576"/>
    <w:rPr>
      <w:b/>
      <w:bCs/>
      <w:smallCaps/>
      <w:spacing w:val="5"/>
      <w:sz w:val="22"/>
      <w:szCs w:val="22"/>
      <w:u w:val="single"/>
    </w:rPr>
  </w:style>
  <w:style w:type="character" w:styleId="Hyperlink">
    <w:name w:val="Hyperlink"/>
    <w:basedOn w:val="DefaultParagraphFont"/>
    <w:uiPriority w:val="99"/>
    <w:unhideWhenUsed/>
    <w:rsid w:val="00D26C79"/>
    <w:rPr>
      <w:color w:val="0563C1" w:themeColor="hyperlink"/>
      <w:u w:val="single"/>
    </w:rPr>
  </w:style>
  <w:style w:type="character" w:customStyle="1" w:styleId="Heading1Char">
    <w:name w:val="Heading 1 Char"/>
    <w:basedOn w:val="DefaultParagraphFont"/>
    <w:link w:val="Heading1"/>
    <w:rsid w:val="00AC0576"/>
    <w:rPr>
      <w:rFonts w:ascii="Arial" w:eastAsia="Times New Roman" w:hAnsi="Arial" w:cs="Times New Roman"/>
      <w:b/>
      <w:caps/>
      <w:color w:val="305291" w:themeColor="accent1"/>
      <w:kern w:val="28"/>
      <w:sz w:val="32"/>
      <w:szCs w:val="22"/>
    </w:rPr>
  </w:style>
  <w:style w:type="paragraph" w:customStyle="1" w:styleId="Aufzhlungi">
    <w:name w:val="Aufzählung i"/>
    <w:basedOn w:val="BodyText"/>
    <w:next w:val="ListBullet"/>
    <w:uiPriority w:val="1"/>
    <w:qFormat/>
    <w:rsid w:val="00D26C79"/>
    <w:pPr>
      <w:numPr>
        <w:numId w:val="15"/>
      </w:numPr>
      <w:tabs>
        <w:tab w:val="num" w:pos="360"/>
        <w:tab w:val="left" w:pos="1985"/>
      </w:tabs>
      <w:spacing w:before="120"/>
      <w:ind w:left="2382" w:hanging="397"/>
    </w:pPr>
    <w:rPr>
      <w:sz w:val="19"/>
      <w:szCs w:val="19"/>
    </w:rPr>
  </w:style>
  <w:style w:type="paragraph" w:customStyle="1" w:styleId="Aufzhlunga">
    <w:name w:val="Aufzählung a"/>
    <w:basedOn w:val="Normal"/>
    <w:next w:val="ListBullet2"/>
    <w:uiPriority w:val="1"/>
    <w:qFormat/>
    <w:rsid w:val="00D26C79"/>
    <w:pPr>
      <w:numPr>
        <w:numId w:val="17"/>
      </w:numPr>
      <w:spacing w:before="120" w:after="120" w:line="120" w:lineRule="atLeast"/>
    </w:pPr>
  </w:style>
  <w:style w:type="paragraph" w:styleId="TOC1">
    <w:name w:val="toc 1"/>
    <w:basedOn w:val="Normal"/>
    <w:next w:val="Normal"/>
    <w:autoRedefine/>
    <w:uiPriority w:val="39"/>
    <w:unhideWhenUsed/>
    <w:rsid w:val="00D26C79"/>
    <w:pPr>
      <w:tabs>
        <w:tab w:val="left" w:pos="1560"/>
        <w:tab w:val="right" w:leader="dot" w:pos="10194"/>
      </w:tabs>
      <w:spacing w:after="100"/>
      <w:ind w:left="1418" w:hanging="567"/>
    </w:pPr>
    <w:rPr>
      <w:caps/>
    </w:rPr>
  </w:style>
  <w:style w:type="paragraph" w:styleId="Footer">
    <w:name w:val="footer"/>
    <w:basedOn w:val="Normal"/>
    <w:link w:val="FooterChar"/>
    <w:uiPriority w:val="99"/>
    <w:unhideWhenUsed/>
    <w:rsid w:val="00D26C79"/>
    <w:pPr>
      <w:tabs>
        <w:tab w:val="center" w:pos="4536"/>
        <w:tab w:val="right" w:pos="9072"/>
      </w:tabs>
    </w:pPr>
  </w:style>
  <w:style w:type="character" w:customStyle="1" w:styleId="FooterChar">
    <w:name w:val="Footer Char"/>
    <w:basedOn w:val="DefaultParagraphFont"/>
    <w:link w:val="Footer"/>
    <w:uiPriority w:val="99"/>
    <w:rsid w:val="00D26C79"/>
    <w:rPr>
      <w:rFonts w:ascii="Arial" w:hAnsi="Arial"/>
      <w:sz w:val="22"/>
      <w:szCs w:val="22"/>
    </w:rPr>
  </w:style>
  <w:style w:type="paragraph" w:styleId="BodyTextIndent">
    <w:name w:val="Body Text Indent"/>
    <w:basedOn w:val="Normal"/>
    <w:link w:val="BodyTextIndentChar"/>
    <w:uiPriority w:val="99"/>
    <w:unhideWhenUsed/>
    <w:rsid w:val="00D26C79"/>
    <w:pPr>
      <w:spacing w:after="120"/>
      <w:ind w:left="283"/>
    </w:pPr>
  </w:style>
  <w:style w:type="character" w:customStyle="1" w:styleId="BodyTextIndentChar">
    <w:name w:val="Body Text Indent Char"/>
    <w:basedOn w:val="DefaultParagraphFont"/>
    <w:link w:val="BodyTextIndent"/>
    <w:uiPriority w:val="99"/>
    <w:rsid w:val="00D26C79"/>
    <w:rPr>
      <w:rFonts w:ascii="Arial" w:hAnsi="Arial"/>
      <w:sz w:val="22"/>
      <w:szCs w:val="22"/>
    </w:rPr>
  </w:style>
  <w:style w:type="character" w:styleId="CommentReference">
    <w:name w:val="annotation reference"/>
    <w:basedOn w:val="DefaultParagraphFont"/>
    <w:uiPriority w:val="99"/>
    <w:unhideWhenUsed/>
    <w:rsid w:val="00D26C79"/>
    <w:rPr>
      <w:sz w:val="16"/>
      <w:szCs w:val="16"/>
    </w:rPr>
  </w:style>
  <w:style w:type="paragraph" w:styleId="CommentText">
    <w:name w:val="annotation text"/>
    <w:basedOn w:val="Normal"/>
    <w:link w:val="CommentTextChar"/>
    <w:uiPriority w:val="99"/>
    <w:unhideWhenUsed/>
    <w:rsid w:val="00D26C79"/>
  </w:style>
  <w:style w:type="character" w:customStyle="1" w:styleId="CommentTextChar">
    <w:name w:val="Comment Text Char"/>
    <w:basedOn w:val="DefaultParagraphFont"/>
    <w:link w:val="CommentText"/>
    <w:uiPriority w:val="99"/>
    <w:rsid w:val="00D26C79"/>
    <w:rPr>
      <w:rFonts w:ascii="Arial" w:hAnsi="Arial"/>
    </w:rPr>
  </w:style>
  <w:style w:type="table" w:styleId="TableGrid">
    <w:name w:val="Table Grid"/>
    <w:basedOn w:val="TableNormal"/>
    <w:rsid w:val="00D26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
    <w:rsid w:val="00D26C79"/>
    <w:pPr>
      <w:numPr>
        <w:numId w:val="16"/>
      </w:numPr>
      <w:contextualSpacing/>
    </w:pPr>
  </w:style>
  <w:style w:type="paragraph" w:styleId="BodyText">
    <w:name w:val="Body Text"/>
    <w:basedOn w:val="Normal"/>
    <w:link w:val="BodyTextChar"/>
    <w:uiPriority w:val="10"/>
    <w:rsid w:val="00D26C79"/>
    <w:pPr>
      <w:spacing w:after="120"/>
    </w:pPr>
  </w:style>
  <w:style w:type="character" w:customStyle="1" w:styleId="BodyTextChar">
    <w:name w:val="Body Text Char"/>
    <w:basedOn w:val="DefaultParagraphFont"/>
    <w:link w:val="BodyText"/>
    <w:uiPriority w:val="10"/>
    <w:rsid w:val="00D26C79"/>
    <w:rPr>
      <w:rFonts w:ascii="Arial" w:hAnsi="Arial"/>
      <w:sz w:val="22"/>
      <w:szCs w:val="22"/>
    </w:rPr>
  </w:style>
  <w:style w:type="paragraph" w:styleId="ListBullet2">
    <w:name w:val="List Bullet 2"/>
    <w:basedOn w:val="Normal"/>
    <w:uiPriority w:val="9"/>
    <w:rsid w:val="00D26C79"/>
    <w:pPr>
      <w:ind w:left="720" w:hanging="360"/>
      <w:contextualSpacing/>
    </w:pPr>
  </w:style>
  <w:style w:type="paragraph" w:styleId="NormalWeb">
    <w:name w:val="Normal (Web)"/>
    <w:basedOn w:val="Normal"/>
    <w:uiPriority w:val="99"/>
    <w:unhideWhenUsed/>
    <w:rsid w:val="00AC0576"/>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AC0576"/>
    <w:rPr>
      <w:rFonts w:ascii="Arial" w:eastAsia="Times New Roman" w:hAnsi="Arial" w:cs="Times New Roman"/>
      <w:b/>
      <w:color w:val="305291" w:themeColor="accent1"/>
      <w:sz w:val="22"/>
      <w:szCs w:val="22"/>
    </w:rPr>
  </w:style>
  <w:style w:type="character" w:customStyle="1" w:styleId="Heading3Char">
    <w:name w:val="Heading 3 Char"/>
    <w:basedOn w:val="DefaultParagraphFont"/>
    <w:link w:val="Heading3"/>
    <w:rsid w:val="00AC0576"/>
    <w:rPr>
      <w:rFonts w:ascii="Arial" w:eastAsia="Times New Roman" w:hAnsi="Arial" w:cs="Times New Roman"/>
      <w:color w:val="305291" w:themeColor="accent1"/>
      <w:sz w:val="22"/>
      <w:szCs w:val="22"/>
    </w:rPr>
  </w:style>
  <w:style w:type="character" w:customStyle="1" w:styleId="Heading4Char">
    <w:name w:val="Heading 4 Char"/>
    <w:basedOn w:val="DefaultParagraphFont"/>
    <w:link w:val="Heading4"/>
    <w:rsid w:val="00AC0576"/>
    <w:rPr>
      <w:rFonts w:ascii="Arial" w:eastAsia="Times New Roman" w:hAnsi="Arial" w:cs="Times New Roman"/>
      <w:color w:val="305291" w:themeColor="accent1"/>
      <w:sz w:val="22"/>
      <w:szCs w:val="22"/>
    </w:rPr>
  </w:style>
  <w:style w:type="character" w:customStyle="1" w:styleId="Heading5Char">
    <w:name w:val="Heading 5 Char"/>
    <w:basedOn w:val="DefaultParagraphFont"/>
    <w:link w:val="Heading5"/>
    <w:rsid w:val="00AC0576"/>
    <w:rPr>
      <w:rFonts w:ascii="Arial" w:eastAsia="Times New Roman" w:hAnsi="Arial" w:cs="Times New Roman"/>
      <w:color w:val="305291" w:themeColor="accent1"/>
      <w:sz w:val="22"/>
      <w:szCs w:val="22"/>
    </w:rPr>
  </w:style>
  <w:style w:type="character" w:customStyle="1" w:styleId="Heading6Char">
    <w:name w:val="Heading 6 Char"/>
    <w:basedOn w:val="DefaultParagraphFont"/>
    <w:link w:val="Heading6"/>
    <w:rsid w:val="00AC0576"/>
    <w:rPr>
      <w:rFonts w:ascii="Arial" w:eastAsia="Times New Roman" w:hAnsi="Arial" w:cs="Times New Roman"/>
      <w:color w:val="305291" w:themeColor="accent1"/>
      <w:sz w:val="22"/>
      <w:szCs w:val="22"/>
    </w:rPr>
  </w:style>
  <w:style w:type="character" w:customStyle="1" w:styleId="Heading7Char">
    <w:name w:val="Heading 7 Char"/>
    <w:basedOn w:val="DefaultParagraphFont"/>
    <w:link w:val="Heading7"/>
    <w:rsid w:val="00AC0576"/>
    <w:rPr>
      <w:rFonts w:ascii="Arial" w:eastAsia="Times New Roman" w:hAnsi="Arial" w:cs="Times New Roman"/>
      <w:sz w:val="22"/>
      <w:szCs w:val="22"/>
    </w:rPr>
  </w:style>
  <w:style w:type="character" w:customStyle="1" w:styleId="Heading8Char">
    <w:name w:val="Heading 8 Char"/>
    <w:basedOn w:val="DefaultParagraphFont"/>
    <w:link w:val="Heading8"/>
    <w:rsid w:val="00AC0576"/>
    <w:rPr>
      <w:rFonts w:ascii="Arial" w:eastAsia="Times New Roman" w:hAnsi="Arial" w:cs="Times New Roman"/>
      <w:sz w:val="22"/>
      <w:szCs w:val="22"/>
    </w:rPr>
  </w:style>
  <w:style w:type="character" w:customStyle="1" w:styleId="Heading9Char">
    <w:name w:val="Heading 9 Char"/>
    <w:basedOn w:val="DefaultParagraphFont"/>
    <w:link w:val="Heading9"/>
    <w:rsid w:val="00AC0576"/>
    <w:rPr>
      <w:rFonts w:ascii="Arial" w:eastAsia="Times New Roman" w:hAnsi="Arial" w:cs="Times New Roman"/>
      <w:sz w:val="22"/>
      <w:szCs w:val="22"/>
    </w:rPr>
  </w:style>
  <w:style w:type="paragraph" w:styleId="Caption">
    <w:name w:val="caption"/>
    <w:basedOn w:val="Normal"/>
    <w:next w:val="Normal"/>
    <w:uiPriority w:val="35"/>
    <w:unhideWhenUsed/>
    <w:qFormat/>
    <w:rsid w:val="00AC0576"/>
    <w:rPr>
      <w:b/>
      <w:bCs/>
      <w:caps/>
      <w:sz w:val="16"/>
      <w:szCs w:val="16"/>
    </w:rPr>
  </w:style>
  <w:style w:type="character" w:styleId="Strong">
    <w:name w:val="Strong"/>
    <w:uiPriority w:val="22"/>
    <w:qFormat/>
    <w:rsid w:val="00AC0576"/>
    <w:rPr>
      <w:b/>
      <w:bCs/>
      <w:color w:val="70AD47" w:themeColor="accent6"/>
    </w:rPr>
  </w:style>
  <w:style w:type="character" w:styleId="Emphasis">
    <w:name w:val="Emphasis"/>
    <w:uiPriority w:val="20"/>
    <w:qFormat/>
    <w:rsid w:val="00AC0576"/>
    <w:rPr>
      <w:b/>
      <w:bCs/>
      <w:i/>
      <w:iCs/>
      <w:spacing w:val="10"/>
    </w:rPr>
  </w:style>
  <w:style w:type="paragraph" w:styleId="NoSpacing">
    <w:name w:val="No Spacing"/>
    <w:uiPriority w:val="1"/>
    <w:qFormat/>
    <w:rsid w:val="00AC0576"/>
    <w:pPr>
      <w:spacing w:after="0" w:line="240" w:lineRule="auto"/>
    </w:pPr>
  </w:style>
  <w:style w:type="character" w:styleId="SubtleEmphasis">
    <w:name w:val="Subtle Emphasis"/>
    <w:uiPriority w:val="19"/>
    <w:qFormat/>
    <w:rsid w:val="00AC0576"/>
    <w:rPr>
      <w:i/>
      <w:iCs/>
    </w:rPr>
  </w:style>
  <w:style w:type="character" w:styleId="SubtleReference">
    <w:name w:val="Subtle Reference"/>
    <w:uiPriority w:val="31"/>
    <w:qFormat/>
    <w:rsid w:val="00AC0576"/>
    <w:rPr>
      <w:b/>
      <w:bCs/>
    </w:rPr>
  </w:style>
  <w:style w:type="character" w:styleId="BookTitle">
    <w:name w:val="Book Title"/>
    <w:uiPriority w:val="33"/>
    <w:qFormat/>
    <w:rsid w:val="00AC0576"/>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0576"/>
    <w:pPr>
      <w:outlineLvl w:val="9"/>
    </w:pPr>
  </w:style>
  <w:style w:type="paragraph" w:styleId="CommentSubject">
    <w:name w:val="annotation subject"/>
    <w:basedOn w:val="CommentText"/>
    <w:next w:val="CommentText"/>
    <w:link w:val="CommentSubjectChar"/>
    <w:uiPriority w:val="10"/>
    <w:semiHidden/>
    <w:unhideWhenUsed/>
    <w:rsid w:val="000C102D"/>
    <w:rPr>
      <w:b/>
      <w:bCs/>
    </w:rPr>
  </w:style>
  <w:style w:type="character" w:customStyle="1" w:styleId="CommentSubjectChar">
    <w:name w:val="Comment Subject Char"/>
    <w:basedOn w:val="CommentTextChar"/>
    <w:link w:val="CommentSubject"/>
    <w:uiPriority w:val="10"/>
    <w:semiHidden/>
    <w:rsid w:val="000C102D"/>
    <w:rPr>
      <w:rFonts w:ascii="Arial" w:hAnsi="Arial"/>
      <w:b/>
      <w:bCs/>
    </w:rPr>
  </w:style>
  <w:style w:type="paragraph" w:styleId="Revision">
    <w:name w:val="Revision"/>
    <w:hidden/>
    <w:uiPriority w:val="99"/>
    <w:semiHidden/>
    <w:rsid w:val="00CF018F"/>
    <w:pPr>
      <w:spacing w:after="0" w:line="240" w:lineRule="auto"/>
      <w:jc w:val="left"/>
    </w:pPr>
    <w:rPr>
      <w:rFonts w:ascii="Arial" w:eastAsia="Times New Roman" w:hAnsi="Arial" w:cs="Times New Roman"/>
      <w:sz w:val="22"/>
      <w:szCs w:val="22"/>
    </w:rPr>
  </w:style>
  <w:style w:type="character" w:customStyle="1" w:styleId="UnresolvedMention1">
    <w:name w:val="Unresolved Mention1"/>
    <w:basedOn w:val="DefaultParagraphFont"/>
    <w:uiPriority w:val="99"/>
    <w:semiHidden/>
    <w:unhideWhenUsed/>
    <w:rsid w:val="00CF018F"/>
    <w:rPr>
      <w:color w:val="605E5C"/>
      <w:shd w:val="clear" w:color="auto" w:fill="E1DFDD"/>
    </w:rPr>
  </w:style>
  <w:style w:type="character" w:customStyle="1" w:styleId="E1Char">
    <w:name w:val="E1 Char"/>
    <w:basedOn w:val="DefaultParagraphFont"/>
    <w:link w:val="E1"/>
    <w:uiPriority w:val="1"/>
    <w:locked/>
    <w:rsid w:val="00216F7A"/>
    <w:rPr>
      <w:rFonts w:ascii="Arial" w:eastAsia="Times New Roman" w:hAnsi="Arial" w:cs="Times New Roman"/>
      <w:sz w:val="22"/>
      <w:szCs w:val="22"/>
    </w:rPr>
  </w:style>
  <w:style w:type="character" w:styleId="UnresolvedMention">
    <w:name w:val="Unresolved Mention"/>
    <w:basedOn w:val="DefaultParagraphFont"/>
    <w:uiPriority w:val="99"/>
    <w:semiHidden/>
    <w:unhideWhenUsed/>
    <w:rsid w:val="009C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59304">
      <w:bodyDiv w:val="1"/>
      <w:marLeft w:val="0"/>
      <w:marRight w:val="0"/>
      <w:marTop w:val="0"/>
      <w:marBottom w:val="0"/>
      <w:divBdr>
        <w:top w:val="none" w:sz="0" w:space="0" w:color="auto"/>
        <w:left w:val="none" w:sz="0" w:space="0" w:color="auto"/>
        <w:bottom w:val="none" w:sz="0" w:space="0" w:color="auto"/>
        <w:right w:val="none" w:sz="0" w:space="0" w:color="auto"/>
      </w:divBdr>
    </w:div>
    <w:div w:id="1011107310">
      <w:bodyDiv w:val="1"/>
      <w:marLeft w:val="0"/>
      <w:marRight w:val="0"/>
      <w:marTop w:val="0"/>
      <w:marBottom w:val="0"/>
      <w:divBdr>
        <w:top w:val="none" w:sz="0" w:space="0" w:color="auto"/>
        <w:left w:val="none" w:sz="0" w:space="0" w:color="auto"/>
        <w:bottom w:val="none" w:sz="0" w:space="0" w:color="auto"/>
        <w:right w:val="none" w:sz="0" w:space="0" w:color="auto"/>
      </w:divBdr>
      <w:divsChild>
        <w:div w:id="1899366077">
          <w:marLeft w:val="360"/>
          <w:marRight w:val="0"/>
          <w:marTop w:val="0"/>
          <w:marBottom w:val="0"/>
          <w:divBdr>
            <w:top w:val="none" w:sz="0" w:space="0" w:color="auto"/>
            <w:left w:val="none" w:sz="0" w:space="0" w:color="auto"/>
            <w:bottom w:val="none" w:sz="0" w:space="0" w:color="auto"/>
            <w:right w:val="none" w:sz="0" w:space="0" w:color="auto"/>
          </w:divBdr>
        </w:div>
        <w:div w:id="856163001">
          <w:marLeft w:val="360"/>
          <w:marRight w:val="0"/>
          <w:marTop w:val="0"/>
          <w:marBottom w:val="0"/>
          <w:divBdr>
            <w:top w:val="none" w:sz="0" w:space="0" w:color="auto"/>
            <w:left w:val="none" w:sz="0" w:space="0" w:color="auto"/>
            <w:bottom w:val="none" w:sz="0" w:space="0" w:color="auto"/>
            <w:right w:val="none" w:sz="0" w:space="0" w:color="auto"/>
          </w:divBdr>
        </w:div>
        <w:div w:id="1687055903">
          <w:marLeft w:val="360"/>
          <w:marRight w:val="0"/>
          <w:marTop w:val="0"/>
          <w:marBottom w:val="0"/>
          <w:divBdr>
            <w:top w:val="none" w:sz="0" w:space="0" w:color="auto"/>
            <w:left w:val="none" w:sz="0" w:space="0" w:color="auto"/>
            <w:bottom w:val="none" w:sz="0" w:space="0" w:color="auto"/>
            <w:right w:val="none" w:sz="0" w:space="0" w:color="auto"/>
          </w:divBdr>
        </w:div>
        <w:div w:id="109473921">
          <w:marLeft w:val="360"/>
          <w:marRight w:val="0"/>
          <w:marTop w:val="0"/>
          <w:marBottom w:val="0"/>
          <w:divBdr>
            <w:top w:val="none" w:sz="0" w:space="0" w:color="auto"/>
            <w:left w:val="none" w:sz="0" w:space="0" w:color="auto"/>
            <w:bottom w:val="none" w:sz="0" w:space="0" w:color="auto"/>
            <w:right w:val="none" w:sz="0" w:space="0" w:color="auto"/>
          </w:divBdr>
        </w:div>
      </w:divsChild>
    </w:div>
    <w:div w:id="1047072591">
      <w:bodyDiv w:val="1"/>
      <w:marLeft w:val="0"/>
      <w:marRight w:val="0"/>
      <w:marTop w:val="0"/>
      <w:marBottom w:val="0"/>
      <w:divBdr>
        <w:top w:val="none" w:sz="0" w:space="0" w:color="auto"/>
        <w:left w:val="none" w:sz="0" w:space="0" w:color="auto"/>
        <w:bottom w:val="none" w:sz="0" w:space="0" w:color="auto"/>
        <w:right w:val="none" w:sz="0" w:space="0" w:color="auto"/>
      </w:divBdr>
    </w:div>
    <w:div w:id="1066218981">
      <w:bodyDiv w:val="1"/>
      <w:marLeft w:val="0"/>
      <w:marRight w:val="0"/>
      <w:marTop w:val="0"/>
      <w:marBottom w:val="0"/>
      <w:divBdr>
        <w:top w:val="none" w:sz="0" w:space="0" w:color="auto"/>
        <w:left w:val="none" w:sz="0" w:space="0" w:color="auto"/>
        <w:bottom w:val="none" w:sz="0" w:space="0" w:color="auto"/>
        <w:right w:val="none" w:sz="0" w:space="0" w:color="auto"/>
      </w:divBdr>
    </w:div>
    <w:div w:id="1575433127">
      <w:bodyDiv w:val="1"/>
      <w:marLeft w:val="0"/>
      <w:marRight w:val="0"/>
      <w:marTop w:val="0"/>
      <w:marBottom w:val="0"/>
      <w:divBdr>
        <w:top w:val="none" w:sz="0" w:space="0" w:color="auto"/>
        <w:left w:val="none" w:sz="0" w:space="0" w:color="auto"/>
        <w:bottom w:val="none" w:sz="0" w:space="0" w:color="auto"/>
        <w:right w:val="none" w:sz="0" w:space="0" w:color="auto"/>
      </w:divBdr>
    </w:div>
    <w:div w:id="2133016483">
      <w:bodyDiv w:val="1"/>
      <w:marLeft w:val="0"/>
      <w:marRight w:val="0"/>
      <w:marTop w:val="0"/>
      <w:marBottom w:val="0"/>
      <w:divBdr>
        <w:top w:val="none" w:sz="0" w:space="0" w:color="auto"/>
        <w:left w:val="none" w:sz="0" w:space="0" w:color="auto"/>
        <w:bottom w:val="none" w:sz="0" w:space="0" w:color="auto"/>
        <w:right w:val="none" w:sz="0" w:space="0" w:color="auto"/>
      </w:divBdr>
      <w:divsChild>
        <w:div w:id="116143635">
          <w:marLeft w:val="288"/>
          <w:marRight w:val="0"/>
          <w:marTop w:val="0"/>
          <w:marBottom w:val="0"/>
          <w:divBdr>
            <w:top w:val="none" w:sz="0" w:space="0" w:color="auto"/>
            <w:left w:val="none" w:sz="0" w:space="0" w:color="auto"/>
            <w:bottom w:val="none" w:sz="0" w:space="0" w:color="auto"/>
            <w:right w:val="none" w:sz="0" w:space="0" w:color="auto"/>
          </w:divBdr>
        </w:div>
        <w:div w:id="1111241053">
          <w:marLeft w:val="288"/>
          <w:marRight w:val="0"/>
          <w:marTop w:val="0"/>
          <w:marBottom w:val="0"/>
          <w:divBdr>
            <w:top w:val="none" w:sz="0" w:space="0" w:color="auto"/>
            <w:left w:val="none" w:sz="0" w:space="0" w:color="auto"/>
            <w:bottom w:val="none" w:sz="0" w:space="0" w:color="auto"/>
            <w:right w:val="none" w:sz="0" w:space="0" w:color="auto"/>
          </w:divBdr>
        </w:div>
        <w:div w:id="972905102">
          <w:marLeft w:val="288"/>
          <w:marRight w:val="0"/>
          <w:marTop w:val="0"/>
          <w:marBottom w:val="0"/>
          <w:divBdr>
            <w:top w:val="none" w:sz="0" w:space="0" w:color="auto"/>
            <w:left w:val="none" w:sz="0" w:space="0" w:color="auto"/>
            <w:bottom w:val="none" w:sz="0" w:space="0" w:color="auto"/>
            <w:right w:val="none" w:sz="0" w:space="0" w:color="auto"/>
          </w:divBdr>
        </w:div>
        <w:div w:id="1528719192">
          <w:marLeft w:val="288"/>
          <w:marRight w:val="0"/>
          <w:marTop w:val="0"/>
          <w:marBottom w:val="0"/>
          <w:divBdr>
            <w:top w:val="none" w:sz="0" w:space="0" w:color="auto"/>
            <w:left w:val="none" w:sz="0" w:space="0" w:color="auto"/>
            <w:bottom w:val="none" w:sz="0" w:space="0" w:color="auto"/>
            <w:right w:val="none" w:sz="0" w:space="0" w:color="auto"/>
          </w:divBdr>
        </w:div>
        <w:div w:id="1107115100">
          <w:marLeft w:val="288"/>
          <w:marRight w:val="0"/>
          <w:marTop w:val="0"/>
          <w:marBottom w:val="0"/>
          <w:divBdr>
            <w:top w:val="none" w:sz="0" w:space="0" w:color="auto"/>
            <w:left w:val="none" w:sz="0" w:space="0" w:color="auto"/>
            <w:bottom w:val="none" w:sz="0" w:space="0" w:color="auto"/>
            <w:right w:val="none" w:sz="0" w:space="0" w:color="auto"/>
          </w:divBdr>
        </w:div>
        <w:div w:id="1851261742">
          <w:marLeft w:val="28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hyperlink" Target="mailto:tunde.adesina@southatlanticlng.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Abayomi.nelson@ilf.com"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mailto:fasuba.akintunde@southatlanticlng.com"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mailto:Seyi.Obe@ilf.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hyperlink" Target="mailto:ademola.arowolo@southatlanticlng.com"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yperlink" Target="mailto:Oluwole.Sojinrin@ilf.com" TargetMode="Externa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8E512-49FF-49B6-B1E2-EC3CF6AB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2594</Words>
  <Characters>14426</Characters>
  <Application>Microsoft Office Word</Application>
  <DocSecurity>0</DocSecurity>
  <Lines>554</Lines>
  <Paragraphs>298</Paragraphs>
  <ScaleCrop>false</ScaleCrop>
  <HeadingPairs>
    <vt:vector size="2" baseType="variant">
      <vt:variant>
        <vt:lpstr>Title</vt:lpstr>
      </vt:variant>
      <vt:variant>
        <vt:i4>1</vt:i4>
      </vt:variant>
    </vt:vector>
  </HeadingPairs>
  <TitlesOfParts>
    <vt:vector size="1" baseType="lpstr">
      <vt:lpstr/>
    </vt:vector>
  </TitlesOfParts>
  <Company>ILF Group Holding GmbH</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Giwa, Titilayo</dc:creator>
  <cp:keywords/>
  <dc:description/>
  <cp:lastModifiedBy>Giwa, Titilayo</cp:lastModifiedBy>
  <cp:revision>5</cp:revision>
  <cp:lastPrinted>2025-05-21T14:03:00Z</cp:lastPrinted>
  <dcterms:created xsi:type="dcterms:W3CDTF">2026-04-29T12:52:00Z</dcterms:created>
  <dcterms:modified xsi:type="dcterms:W3CDTF">2026-04-29T14:01:00Z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d1969656-b0c4-45fe-853f-29fea79ad490</vt:lpwstr>
  </property>
</Properties>
</file>