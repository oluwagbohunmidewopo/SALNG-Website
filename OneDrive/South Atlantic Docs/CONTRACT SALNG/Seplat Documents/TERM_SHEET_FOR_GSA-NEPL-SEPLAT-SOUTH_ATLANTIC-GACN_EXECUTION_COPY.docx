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531325" w14:textId="77777777" w:rsidR="00B27990" w:rsidRDefault="00EE461C">
      <w:pPr>
        <w:spacing w:after="0" w:line="244" w:lineRule="auto"/>
        <w:ind w:left="0" w:firstLine="0"/>
        <w:jc w:val="left"/>
      </w:pPr>
      <w:r>
        <w:rPr>
          <w:rFonts w:ascii="Arial Narrow" w:hAnsi="Arial Narrow"/>
          <w:sz w:val="24"/>
        </w:rPr>
        <w:t xml:space="preserve"> </w:t>
      </w:r>
    </w:p>
    <w:p w14:paraId="721245D5" w14:textId="77777777" w:rsidR="00B27990" w:rsidRDefault="00EE461C">
      <w:pPr>
        <w:spacing w:after="0" w:line="244" w:lineRule="auto"/>
        <w:ind w:left="0" w:firstLine="0"/>
        <w:jc w:val="left"/>
      </w:pPr>
      <w:r>
        <w:rPr>
          <w:rFonts w:ascii="Arial Narrow" w:hAnsi="Arial Narrow"/>
          <w:sz w:val="24"/>
        </w:rPr>
        <w:t xml:space="preserve"> </w:t>
      </w:r>
    </w:p>
    <w:p w14:paraId="420E02F3" w14:textId="77777777" w:rsidR="00B27990" w:rsidRDefault="00EE461C">
      <w:pPr>
        <w:spacing w:after="88" w:line="244" w:lineRule="auto"/>
        <w:ind w:left="55" w:firstLine="0"/>
        <w:jc w:val="center"/>
      </w:pPr>
      <w:r>
        <w:rPr>
          <w:rFonts w:ascii="Arial Narrow" w:hAnsi="Arial Narrow"/>
          <w:b/>
          <w:sz w:val="24"/>
        </w:rPr>
        <w:t xml:space="preserve"> </w:t>
      </w:r>
    </w:p>
    <w:p w14:paraId="2E9406CF" w14:textId="77777777" w:rsidR="00B27990" w:rsidRDefault="00EE461C">
      <w:pPr>
        <w:spacing w:after="0" w:line="244" w:lineRule="auto"/>
        <w:ind w:left="0" w:right="4" w:firstLine="0"/>
        <w:jc w:val="center"/>
      </w:pPr>
      <w:r>
        <w:rPr>
          <w:rFonts w:ascii="Poppins" w:hAnsi="Poppins" w:cs="Poppins"/>
          <w:b/>
          <w:sz w:val="24"/>
          <w:szCs w:val="24"/>
        </w:rPr>
        <w:t>TERM SHEET</w:t>
      </w:r>
    </w:p>
    <w:p w14:paraId="7FD60791" w14:textId="77777777" w:rsidR="00B27990" w:rsidRDefault="00B27990">
      <w:pPr>
        <w:spacing w:after="0" w:line="244" w:lineRule="auto"/>
        <w:ind w:left="0" w:firstLine="0"/>
        <w:rPr>
          <w:rFonts w:ascii="Poppins" w:hAnsi="Poppins" w:cs="Poppins"/>
          <w:sz w:val="24"/>
          <w:szCs w:val="24"/>
        </w:rPr>
      </w:pPr>
    </w:p>
    <w:p w14:paraId="50ED33BF" w14:textId="77777777" w:rsidR="00B27990" w:rsidRDefault="00EE461C">
      <w:pPr>
        <w:spacing w:after="0" w:line="244" w:lineRule="auto"/>
        <w:ind w:left="18"/>
        <w:rPr>
          <w:rFonts w:ascii="Poppins" w:hAnsi="Poppins" w:cs="Poppins"/>
          <w:b/>
          <w:sz w:val="24"/>
          <w:szCs w:val="24"/>
        </w:rPr>
      </w:pPr>
      <w:r>
        <w:rPr>
          <w:rFonts w:ascii="Poppins" w:hAnsi="Poppins" w:cs="Poppins"/>
          <w:b/>
          <w:sz w:val="24"/>
          <w:szCs w:val="24"/>
        </w:rPr>
        <w:t xml:space="preserve">                                  </w:t>
      </w:r>
      <w:r>
        <w:rPr>
          <w:rFonts w:ascii="Poppins" w:hAnsi="Poppins" w:cs="Poppins"/>
          <w:b/>
          <w:sz w:val="24"/>
          <w:szCs w:val="24"/>
        </w:rPr>
        <w:tab/>
        <w:t xml:space="preserve"> </w:t>
      </w:r>
      <w:r>
        <w:rPr>
          <w:rFonts w:ascii="Poppins" w:hAnsi="Poppins" w:cs="Poppins"/>
          <w:b/>
          <w:sz w:val="24"/>
          <w:szCs w:val="24"/>
        </w:rPr>
        <w:tab/>
        <w:t>FOR A GAS SALE AGREEMENT</w:t>
      </w:r>
    </w:p>
    <w:p w14:paraId="36E6F9C8" w14:textId="77777777" w:rsidR="00B27990" w:rsidRDefault="00B27990">
      <w:pPr>
        <w:spacing w:after="0" w:line="244" w:lineRule="auto"/>
        <w:ind w:left="0" w:firstLine="0"/>
        <w:rPr>
          <w:rFonts w:ascii="Poppins" w:hAnsi="Poppins" w:cs="Poppins"/>
          <w:sz w:val="24"/>
          <w:szCs w:val="24"/>
        </w:rPr>
      </w:pPr>
    </w:p>
    <w:p w14:paraId="56094DDD" w14:textId="77777777" w:rsidR="00B27990" w:rsidRDefault="00EE461C">
      <w:pPr>
        <w:spacing w:after="0" w:line="244" w:lineRule="auto"/>
        <w:ind w:left="12" w:right="2"/>
        <w:jc w:val="center"/>
      </w:pPr>
      <w:r>
        <w:rPr>
          <w:rFonts w:ascii="Poppins" w:hAnsi="Poppins" w:cs="Poppins"/>
          <w:b/>
          <w:sz w:val="24"/>
          <w:szCs w:val="24"/>
        </w:rPr>
        <w:t>Between</w:t>
      </w:r>
    </w:p>
    <w:p w14:paraId="3DFCF9D1" w14:textId="77777777" w:rsidR="00B27990" w:rsidRDefault="00B27990">
      <w:pPr>
        <w:spacing w:after="0" w:line="244" w:lineRule="auto"/>
        <w:ind w:left="280" w:firstLine="0"/>
        <w:rPr>
          <w:rFonts w:ascii="Poppins" w:hAnsi="Poppins" w:cs="Poppins"/>
          <w:b/>
          <w:sz w:val="24"/>
          <w:szCs w:val="24"/>
        </w:rPr>
      </w:pPr>
    </w:p>
    <w:p w14:paraId="2D089B4C" w14:textId="77777777" w:rsidR="00B27990" w:rsidRDefault="00EE461C">
      <w:pPr>
        <w:spacing w:after="0" w:line="244" w:lineRule="auto"/>
        <w:ind w:left="1719" w:firstLine="441"/>
        <w:rPr>
          <w:rFonts w:ascii="Poppins" w:hAnsi="Poppins" w:cs="Poppins"/>
          <w:b/>
          <w:sz w:val="24"/>
          <w:szCs w:val="24"/>
        </w:rPr>
      </w:pPr>
      <w:r>
        <w:rPr>
          <w:rFonts w:ascii="Poppins" w:hAnsi="Poppins" w:cs="Poppins"/>
          <w:b/>
          <w:sz w:val="24"/>
          <w:szCs w:val="24"/>
        </w:rPr>
        <w:t>NNPC EXPLORATION AND PRODUCTION LIMITED</w:t>
      </w:r>
    </w:p>
    <w:p w14:paraId="3E3A7A51" w14:textId="77777777" w:rsidR="00B27990" w:rsidRDefault="00B27990">
      <w:pPr>
        <w:spacing w:after="0" w:line="244" w:lineRule="auto"/>
        <w:ind w:left="0" w:firstLine="0"/>
        <w:rPr>
          <w:rFonts w:ascii="Poppins" w:hAnsi="Poppins" w:cs="Poppins"/>
          <w:b/>
          <w:sz w:val="24"/>
          <w:szCs w:val="24"/>
        </w:rPr>
      </w:pPr>
    </w:p>
    <w:p w14:paraId="647348BF" w14:textId="77777777" w:rsidR="00B27990" w:rsidRDefault="00EE461C">
      <w:pPr>
        <w:spacing w:after="0" w:line="244" w:lineRule="auto"/>
        <w:ind w:left="12"/>
        <w:jc w:val="center"/>
        <w:rPr>
          <w:rFonts w:ascii="Poppins" w:hAnsi="Poppins" w:cs="Poppins"/>
          <w:b/>
          <w:sz w:val="24"/>
          <w:szCs w:val="24"/>
        </w:rPr>
      </w:pPr>
      <w:r>
        <w:rPr>
          <w:rFonts w:ascii="Poppins" w:hAnsi="Poppins" w:cs="Poppins"/>
          <w:b/>
          <w:sz w:val="24"/>
          <w:szCs w:val="24"/>
        </w:rPr>
        <w:t>And</w:t>
      </w:r>
    </w:p>
    <w:p w14:paraId="35BAA0A1" w14:textId="77777777" w:rsidR="00B27990" w:rsidRDefault="00B27990">
      <w:pPr>
        <w:spacing w:after="0" w:line="244" w:lineRule="auto"/>
        <w:ind w:left="0" w:firstLine="0"/>
        <w:rPr>
          <w:rFonts w:ascii="Poppins" w:hAnsi="Poppins" w:cs="Poppins"/>
          <w:b/>
          <w:sz w:val="24"/>
          <w:szCs w:val="24"/>
        </w:rPr>
      </w:pPr>
    </w:p>
    <w:p w14:paraId="53B100C7" w14:textId="77777777" w:rsidR="00B27990" w:rsidRDefault="00EE461C">
      <w:pPr>
        <w:spacing w:after="0" w:line="244" w:lineRule="auto"/>
        <w:ind w:left="1660" w:right="1888" w:firstLine="0"/>
        <w:jc w:val="center"/>
        <w:rPr>
          <w:rFonts w:ascii="Poppins" w:hAnsi="Poppins" w:cs="Poppins"/>
          <w:b/>
          <w:sz w:val="24"/>
          <w:szCs w:val="24"/>
          <w:lang w:val="en-GB"/>
        </w:rPr>
      </w:pPr>
      <w:r>
        <w:rPr>
          <w:rFonts w:ascii="Poppins" w:hAnsi="Poppins" w:cs="Poppins"/>
          <w:b/>
          <w:sz w:val="24"/>
          <w:szCs w:val="24"/>
          <w:lang w:val="en-GB"/>
        </w:rPr>
        <w:t>SEPLAT WEST LIMITED</w:t>
      </w:r>
    </w:p>
    <w:p w14:paraId="4877A64A" w14:textId="77777777" w:rsidR="00B27990" w:rsidRDefault="00B27990">
      <w:pPr>
        <w:spacing w:after="0" w:line="244" w:lineRule="auto"/>
        <w:ind w:left="0" w:firstLine="0"/>
        <w:rPr>
          <w:rFonts w:ascii="Poppins" w:hAnsi="Poppins" w:cs="Poppins"/>
          <w:b/>
          <w:sz w:val="24"/>
          <w:szCs w:val="24"/>
        </w:rPr>
      </w:pPr>
    </w:p>
    <w:p w14:paraId="3133301D" w14:textId="77777777" w:rsidR="00B27990" w:rsidRDefault="00EE461C">
      <w:pPr>
        <w:spacing w:after="0" w:line="244" w:lineRule="auto"/>
        <w:ind w:left="12"/>
        <w:jc w:val="center"/>
        <w:rPr>
          <w:rFonts w:ascii="Poppins" w:hAnsi="Poppins" w:cs="Poppins"/>
          <w:b/>
          <w:sz w:val="24"/>
          <w:szCs w:val="24"/>
        </w:rPr>
      </w:pPr>
      <w:r>
        <w:rPr>
          <w:rFonts w:ascii="Poppins" w:hAnsi="Poppins" w:cs="Poppins"/>
          <w:b/>
          <w:sz w:val="24"/>
          <w:szCs w:val="24"/>
        </w:rPr>
        <w:t>And</w:t>
      </w:r>
    </w:p>
    <w:p w14:paraId="13C98A1A" w14:textId="77777777" w:rsidR="00B27990" w:rsidRDefault="00B27990">
      <w:pPr>
        <w:spacing w:after="0" w:line="244" w:lineRule="auto"/>
        <w:ind w:left="0" w:firstLine="0"/>
        <w:rPr>
          <w:rFonts w:ascii="Poppins" w:hAnsi="Poppins" w:cs="Poppins"/>
          <w:b/>
          <w:sz w:val="24"/>
          <w:szCs w:val="24"/>
        </w:rPr>
      </w:pPr>
    </w:p>
    <w:p w14:paraId="35C3B873" w14:textId="77777777" w:rsidR="00B27990" w:rsidRDefault="00EE461C">
      <w:pPr>
        <w:spacing w:after="0" w:line="244" w:lineRule="auto"/>
        <w:ind w:left="1660" w:right="1888" w:firstLine="0"/>
        <w:jc w:val="center"/>
      </w:pPr>
      <w:r>
        <w:rPr>
          <w:rFonts w:ascii="Poppins" w:hAnsi="Poppins" w:cs="Poppins"/>
          <w:b/>
          <w:sz w:val="24"/>
          <w:szCs w:val="24"/>
          <w:lang w:val="en-GB"/>
        </w:rPr>
        <w:tab/>
        <w:t>SOUTH ATLANTIC LNG WEST AFRICA LIMITED</w:t>
      </w:r>
    </w:p>
    <w:p w14:paraId="3087E5AD" w14:textId="77777777" w:rsidR="00B27990" w:rsidRDefault="00B27990">
      <w:pPr>
        <w:spacing w:after="0" w:line="244" w:lineRule="auto"/>
        <w:rPr>
          <w:rFonts w:ascii="Poppins" w:hAnsi="Poppins" w:cs="Poppins"/>
          <w:sz w:val="24"/>
          <w:szCs w:val="24"/>
        </w:rPr>
      </w:pPr>
    </w:p>
    <w:p w14:paraId="6882E5C7" w14:textId="77777777" w:rsidR="00B27990" w:rsidRDefault="00EE461C">
      <w:pPr>
        <w:pStyle w:val="Heading1"/>
        <w:ind w:left="12"/>
        <w:rPr>
          <w:rFonts w:ascii="Poppins" w:hAnsi="Poppins" w:cs="Poppins"/>
          <w:sz w:val="24"/>
          <w:szCs w:val="24"/>
        </w:rPr>
      </w:pPr>
      <w:r>
        <w:rPr>
          <w:rFonts w:ascii="Poppins" w:hAnsi="Poppins" w:cs="Poppins"/>
          <w:sz w:val="24"/>
          <w:szCs w:val="24"/>
        </w:rPr>
        <w:t>And</w:t>
      </w:r>
    </w:p>
    <w:p w14:paraId="00B5EB86" w14:textId="77777777" w:rsidR="00B27990" w:rsidRDefault="00B27990"/>
    <w:p w14:paraId="5E191A31" w14:textId="77777777" w:rsidR="00B27990" w:rsidRDefault="00EE461C">
      <w:pPr>
        <w:spacing w:after="0" w:line="244" w:lineRule="auto"/>
        <w:ind w:right="1275"/>
        <w:jc w:val="center"/>
      </w:pPr>
      <w:r>
        <w:rPr>
          <w:rFonts w:ascii="Poppins" w:hAnsi="Poppins" w:cs="Poppins"/>
          <w:b/>
          <w:sz w:val="24"/>
          <w:szCs w:val="24"/>
          <w:lang w:val="en-GB"/>
        </w:rPr>
        <w:t xml:space="preserve">         </w:t>
      </w:r>
      <w:r>
        <w:rPr>
          <w:rFonts w:ascii="Poppins" w:hAnsi="Poppins" w:cs="Poppins"/>
          <w:b/>
          <w:sz w:val="24"/>
          <w:szCs w:val="24"/>
          <w:lang w:val="en-GB"/>
        </w:rPr>
        <w:tab/>
      </w:r>
      <w:r>
        <w:rPr>
          <w:rFonts w:ascii="Poppins" w:hAnsi="Poppins" w:cs="Poppins"/>
          <w:b/>
          <w:sz w:val="24"/>
          <w:szCs w:val="24"/>
          <w:lang w:val="en-GB"/>
        </w:rPr>
        <w:tab/>
        <w:t xml:space="preserve">      </w:t>
      </w:r>
      <w:r>
        <w:rPr>
          <w:rFonts w:ascii="Poppins" w:hAnsi="Poppins" w:cs="Poppins"/>
          <w:b/>
          <w:sz w:val="24"/>
          <w:szCs w:val="24"/>
        </w:rPr>
        <w:t>GAS AGGREGATOR COMPANY NIGERIA LTD/GTE</w:t>
      </w:r>
    </w:p>
    <w:p w14:paraId="040EB195" w14:textId="77777777" w:rsidR="00B27990" w:rsidRDefault="00B27990">
      <w:pPr>
        <w:spacing w:after="0" w:line="244" w:lineRule="auto"/>
        <w:ind w:left="0" w:firstLine="0"/>
        <w:jc w:val="center"/>
        <w:rPr>
          <w:rFonts w:ascii="Poppins" w:hAnsi="Poppins" w:cs="Poppins"/>
          <w:sz w:val="24"/>
          <w:szCs w:val="24"/>
        </w:rPr>
      </w:pPr>
    </w:p>
    <w:p w14:paraId="42BF4FA9" w14:textId="77777777" w:rsidR="00B27990" w:rsidRDefault="00B27990">
      <w:pPr>
        <w:pageBreakBefore/>
        <w:spacing w:after="0"/>
        <w:ind w:left="0" w:firstLine="0"/>
        <w:jc w:val="left"/>
        <w:rPr>
          <w:rFonts w:ascii="Poppins" w:hAnsi="Poppins" w:cs="Poppins"/>
          <w:b/>
          <w:sz w:val="24"/>
          <w:szCs w:val="24"/>
          <w:u w:val="single" w:color="000000"/>
        </w:rPr>
      </w:pPr>
    </w:p>
    <w:p w14:paraId="405FD884" w14:textId="77777777" w:rsidR="00B27990" w:rsidRDefault="00EE461C">
      <w:pPr>
        <w:spacing w:after="21" w:line="244" w:lineRule="auto"/>
        <w:ind w:left="0" w:firstLine="0"/>
        <w:jc w:val="center"/>
      </w:pPr>
      <w:r>
        <w:rPr>
          <w:rFonts w:ascii="Poppins" w:hAnsi="Poppins" w:cs="Poppins"/>
          <w:b/>
          <w:sz w:val="24"/>
          <w:szCs w:val="24"/>
          <w:u w:val="single" w:color="000000"/>
        </w:rPr>
        <w:t>INDICATIVE TERM SHEET</w:t>
      </w:r>
      <w:r>
        <w:rPr>
          <w:rFonts w:ascii="Poppins" w:hAnsi="Poppins" w:cs="Poppins"/>
          <w:b/>
          <w:sz w:val="24"/>
          <w:szCs w:val="24"/>
        </w:rPr>
        <w:t xml:space="preserve"> </w:t>
      </w:r>
    </w:p>
    <w:p w14:paraId="38021CCA" w14:textId="77777777" w:rsidR="00B27990" w:rsidRDefault="00EE461C">
      <w:pPr>
        <w:spacing w:before="80" w:after="80"/>
      </w:pPr>
      <w:r>
        <w:rPr>
          <w:rFonts w:ascii="Poppins" w:hAnsi="Poppins" w:cs="Poppins"/>
          <w:sz w:val="24"/>
          <w:szCs w:val="24"/>
        </w:rPr>
        <w:t xml:space="preserve">This Indicative Term Sheet </w:t>
      </w:r>
      <w:r>
        <w:rPr>
          <w:rFonts w:ascii="Poppins" w:hAnsi="Poppins" w:cs="Poppins"/>
          <w:b/>
          <w:sz w:val="24"/>
          <w:szCs w:val="24"/>
        </w:rPr>
        <w:t>(“ITS”)</w:t>
      </w:r>
      <w:r>
        <w:rPr>
          <w:rFonts w:ascii="Poppins" w:hAnsi="Poppins" w:cs="Poppins"/>
          <w:sz w:val="24"/>
          <w:szCs w:val="24"/>
        </w:rPr>
        <w:t xml:space="preserve"> is made on the ……………... day of…………………………….... 2025, between NNPC Exploration &amp; Production Limited (</w:t>
      </w:r>
      <w:r>
        <w:rPr>
          <w:rFonts w:ascii="Poppins" w:hAnsi="Poppins" w:cs="Poppins"/>
          <w:b/>
          <w:sz w:val="24"/>
          <w:szCs w:val="24"/>
        </w:rPr>
        <w:t>“NEPL”</w:t>
      </w:r>
      <w:r>
        <w:rPr>
          <w:rFonts w:ascii="Poppins" w:hAnsi="Poppins" w:cs="Poppins"/>
          <w:bCs/>
          <w:sz w:val="24"/>
          <w:szCs w:val="24"/>
        </w:rPr>
        <w:t>),</w:t>
      </w:r>
      <w:r>
        <w:rPr>
          <w:rFonts w:ascii="Poppins" w:hAnsi="Poppins" w:cs="Poppins"/>
          <w:sz w:val="24"/>
          <w:szCs w:val="24"/>
        </w:rPr>
        <w:t xml:space="preserve"> Seplat </w:t>
      </w:r>
      <w:r>
        <w:rPr>
          <w:rFonts w:ascii="Poppins" w:hAnsi="Poppins" w:cs="Poppins"/>
          <w:bCs/>
          <w:sz w:val="24"/>
          <w:szCs w:val="24"/>
        </w:rPr>
        <w:t xml:space="preserve">WEST </w:t>
      </w:r>
      <w:r>
        <w:rPr>
          <w:rFonts w:ascii="Poppins" w:hAnsi="Poppins" w:cs="Poppins"/>
          <w:sz w:val="24"/>
          <w:szCs w:val="24"/>
        </w:rPr>
        <w:t xml:space="preserve"> Limited</w:t>
      </w:r>
      <w:r>
        <w:rPr>
          <w:rFonts w:ascii="Poppins" w:hAnsi="Poppins" w:cs="Poppins"/>
          <w:b/>
          <w:sz w:val="24"/>
          <w:szCs w:val="24"/>
        </w:rPr>
        <w:t xml:space="preserve"> </w:t>
      </w:r>
      <w:r>
        <w:rPr>
          <w:rFonts w:ascii="Poppins" w:hAnsi="Poppins" w:cs="Poppins"/>
          <w:sz w:val="24"/>
          <w:szCs w:val="24"/>
        </w:rPr>
        <w:t>(</w:t>
      </w:r>
      <w:r>
        <w:rPr>
          <w:rFonts w:ascii="Poppins" w:hAnsi="Poppins" w:cs="Poppins"/>
          <w:b/>
          <w:sz w:val="24"/>
          <w:szCs w:val="24"/>
        </w:rPr>
        <w:t>“Seplat”</w:t>
      </w:r>
      <w:r>
        <w:rPr>
          <w:rFonts w:ascii="Poppins" w:hAnsi="Poppins" w:cs="Poppins"/>
          <w:sz w:val="24"/>
          <w:szCs w:val="24"/>
        </w:rPr>
        <w:t>) as “Sellers”</w:t>
      </w:r>
      <w:r>
        <w:rPr>
          <w:rFonts w:ascii="Poppins" w:hAnsi="Poppins" w:cs="Poppins"/>
          <w:b/>
          <w:sz w:val="24"/>
          <w:szCs w:val="24"/>
        </w:rPr>
        <w:t xml:space="preserve"> </w:t>
      </w:r>
      <w:r>
        <w:rPr>
          <w:rFonts w:ascii="Poppins" w:hAnsi="Poppins" w:cs="Poppins"/>
          <w:sz w:val="24"/>
          <w:szCs w:val="24"/>
        </w:rPr>
        <w:t>and</w:t>
      </w:r>
      <w:r>
        <w:rPr>
          <w:rFonts w:ascii="Poppins" w:hAnsi="Poppins" w:cs="Poppins"/>
          <w:b/>
          <w:sz w:val="24"/>
          <w:szCs w:val="24"/>
        </w:rPr>
        <w:t xml:space="preserve"> </w:t>
      </w:r>
      <w:r>
        <w:rPr>
          <w:rFonts w:ascii="Poppins" w:hAnsi="Poppins" w:cs="Poppins"/>
          <w:sz w:val="24"/>
          <w:szCs w:val="24"/>
        </w:rPr>
        <w:t>South Atlantic LNG West Africa Limited</w:t>
      </w:r>
      <w:r>
        <w:rPr>
          <w:rFonts w:ascii="Poppins" w:hAnsi="Poppins" w:cs="Poppins"/>
          <w:b/>
          <w:sz w:val="24"/>
          <w:szCs w:val="24"/>
        </w:rPr>
        <w:t xml:space="preserve"> </w:t>
      </w:r>
      <w:r>
        <w:rPr>
          <w:rFonts w:ascii="Poppins" w:hAnsi="Poppins" w:cs="Poppins"/>
          <w:bCs/>
          <w:sz w:val="24"/>
          <w:szCs w:val="24"/>
        </w:rPr>
        <w:t>(</w:t>
      </w:r>
      <w:r>
        <w:rPr>
          <w:rFonts w:ascii="Poppins" w:hAnsi="Poppins" w:cs="Poppins"/>
          <w:b/>
          <w:sz w:val="24"/>
          <w:szCs w:val="24"/>
        </w:rPr>
        <w:t>“South Atlantic”</w:t>
      </w:r>
      <w:r>
        <w:rPr>
          <w:rFonts w:ascii="Poppins" w:hAnsi="Poppins" w:cs="Poppins"/>
          <w:bCs/>
          <w:sz w:val="24"/>
          <w:szCs w:val="24"/>
        </w:rPr>
        <w:t>)</w:t>
      </w:r>
      <w:r>
        <w:rPr>
          <w:rFonts w:ascii="Poppins" w:hAnsi="Poppins" w:cs="Poppins"/>
          <w:sz w:val="24"/>
          <w:szCs w:val="24"/>
        </w:rPr>
        <w:t xml:space="preserve"> as “</w:t>
      </w:r>
      <w:r>
        <w:rPr>
          <w:rFonts w:ascii="Poppins" w:hAnsi="Poppins" w:cs="Poppins"/>
          <w:bCs/>
          <w:sz w:val="24"/>
          <w:szCs w:val="24"/>
        </w:rPr>
        <w:t>Buyer”, and</w:t>
      </w:r>
      <w:r>
        <w:rPr>
          <w:rFonts w:ascii="Poppins" w:hAnsi="Poppins" w:cs="Poppins"/>
          <w:b/>
          <w:sz w:val="24"/>
          <w:szCs w:val="24"/>
        </w:rPr>
        <w:t xml:space="preserve"> </w:t>
      </w:r>
      <w:r>
        <w:rPr>
          <w:rFonts w:ascii="Poppins" w:hAnsi="Poppins" w:cs="Poppins"/>
          <w:sz w:val="24"/>
          <w:szCs w:val="24"/>
        </w:rPr>
        <w:t>Gas Aggregator Company Nigeria LTD/GTE</w:t>
      </w:r>
      <w:r>
        <w:rPr>
          <w:rFonts w:ascii="Poppins" w:hAnsi="Poppins" w:cs="Poppins"/>
          <w:b/>
          <w:sz w:val="24"/>
          <w:szCs w:val="24"/>
        </w:rPr>
        <w:t xml:space="preserve"> </w:t>
      </w:r>
      <w:r>
        <w:rPr>
          <w:rFonts w:ascii="Poppins" w:hAnsi="Poppins" w:cs="Poppins"/>
          <w:sz w:val="24"/>
          <w:szCs w:val="24"/>
        </w:rPr>
        <w:t>(</w:t>
      </w:r>
      <w:r>
        <w:rPr>
          <w:rFonts w:ascii="Poppins" w:hAnsi="Poppins" w:cs="Poppins"/>
          <w:b/>
          <w:sz w:val="24"/>
          <w:szCs w:val="24"/>
        </w:rPr>
        <w:t>“GACN”</w:t>
      </w:r>
      <w:r>
        <w:rPr>
          <w:rFonts w:ascii="Poppins" w:hAnsi="Poppins" w:cs="Poppins"/>
          <w:sz w:val="24"/>
          <w:szCs w:val="24"/>
        </w:rPr>
        <w:t>)</w:t>
      </w:r>
      <w:r>
        <w:rPr>
          <w:rFonts w:ascii="Poppins" w:hAnsi="Poppins" w:cs="Poppins"/>
          <w:b/>
          <w:sz w:val="24"/>
          <w:szCs w:val="24"/>
        </w:rPr>
        <w:t xml:space="preserve"> </w:t>
      </w:r>
      <w:r>
        <w:rPr>
          <w:rFonts w:ascii="Poppins" w:hAnsi="Poppins" w:cs="Poppins"/>
          <w:bCs/>
          <w:sz w:val="24"/>
          <w:szCs w:val="24"/>
        </w:rPr>
        <w:t xml:space="preserve">as </w:t>
      </w:r>
      <w:r>
        <w:rPr>
          <w:rFonts w:ascii="Poppins" w:hAnsi="Poppins" w:cs="Poppins"/>
          <w:b/>
          <w:sz w:val="24"/>
          <w:szCs w:val="24"/>
        </w:rPr>
        <w:t>“</w:t>
      </w:r>
      <w:r>
        <w:rPr>
          <w:rFonts w:ascii="Poppins" w:hAnsi="Poppins" w:cs="Poppins"/>
          <w:bCs/>
          <w:sz w:val="24"/>
          <w:szCs w:val="24"/>
        </w:rPr>
        <w:t>Aggregator</w:t>
      </w:r>
      <w:r>
        <w:rPr>
          <w:rFonts w:ascii="Poppins" w:hAnsi="Poppins" w:cs="Poppins"/>
          <w:b/>
          <w:sz w:val="24"/>
          <w:szCs w:val="24"/>
        </w:rPr>
        <w:t xml:space="preserve">”. </w:t>
      </w:r>
    </w:p>
    <w:p w14:paraId="44174D3F" w14:textId="77777777" w:rsidR="00B27990" w:rsidRDefault="00B27990">
      <w:pPr>
        <w:spacing w:after="21" w:line="244" w:lineRule="auto"/>
        <w:ind w:left="0" w:firstLine="0"/>
        <w:rPr>
          <w:rFonts w:ascii="Poppins" w:hAnsi="Poppins" w:cs="Poppins"/>
          <w:sz w:val="24"/>
          <w:szCs w:val="24"/>
        </w:rPr>
      </w:pPr>
    </w:p>
    <w:p w14:paraId="4CFB37E3" w14:textId="77777777" w:rsidR="00B27990" w:rsidRDefault="00EE461C">
      <w:r>
        <w:rPr>
          <w:rFonts w:ascii="Poppins" w:hAnsi="Poppins" w:cs="Poppins"/>
          <w:sz w:val="24"/>
          <w:szCs w:val="24"/>
        </w:rPr>
        <w:t>This term sheet (“</w:t>
      </w:r>
      <w:r>
        <w:rPr>
          <w:rFonts w:ascii="Poppins" w:hAnsi="Poppins" w:cs="Poppins"/>
          <w:b/>
          <w:sz w:val="24"/>
          <w:szCs w:val="24"/>
        </w:rPr>
        <w:t>Term Sheet</w:t>
      </w:r>
      <w:r>
        <w:rPr>
          <w:rFonts w:ascii="Poppins" w:hAnsi="Poppins" w:cs="Poppins"/>
          <w:sz w:val="24"/>
          <w:szCs w:val="24"/>
        </w:rPr>
        <w:t>”) sets out the positions of the Parties (as defined below) with respect to certain key terms and conditions upon which it is envisaged that the Parties will enter into a Gas Sale Agreement (the “</w:t>
      </w:r>
      <w:r>
        <w:rPr>
          <w:rFonts w:ascii="Poppins" w:hAnsi="Poppins" w:cs="Poppins"/>
          <w:b/>
          <w:sz w:val="24"/>
          <w:szCs w:val="24"/>
        </w:rPr>
        <w:t>GSA</w:t>
      </w:r>
      <w:r>
        <w:rPr>
          <w:rFonts w:ascii="Poppins" w:hAnsi="Poppins" w:cs="Poppins"/>
          <w:sz w:val="24"/>
          <w:szCs w:val="24"/>
        </w:rPr>
        <w:t>” or “</w:t>
      </w:r>
      <w:r>
        <w:rPr>
          <w:rFonts w:ascii="Poppins" w:hAnsi="Poppins" w:cs="Poppins"/>
          <w:b/>
          <w:sz w:val="24"/>
          <w:szCs w:val="24"/>
        </w:rPr>
        <w:t>Agreement</w:t>
      </w:r>
      <w:r>
        <w:rPr>
          <w:rFonts w:ascii="Poppins" w:hAnsi="Poppins" w:cs="Poppins"/>
          <w:sz w:val="24"/>
          <w:szCs w:val="24"/>
        </w:rPr>
        <w:t>”) which will contain more detailed and definitive provisions for the long-term sale, purchase and delivery of Gas. This Term Sheet is a non-binding document. For the avoidance of doubt, no Party shall assume any liabilities under this Term Sheet.</w:t>
      </w:r>
    </w:p>
    <w:p w14:paraId="5C9BDCAD" w14:textId="77777777" w:rsidR="00B27990" w:rsidRDefault="00EE461C">
      <w:pPr>
        <w:spacing w:after="21" w:line="244" w:lineRule="auto"/>
        <w:ind w:left="0" w:firstLine="0"/>
        <w:jc w:val="left"/>
        <w:rPr>
          <w:rFonts w:ascii="Poppins" w:hAnsi="Poppins" w:cs="Poppins"/>
          <w:sz w:val="24"/>
          <w:szCs w:val="24"/>
        </w:rPr>
      </w:pPr>
      <w:r>
        <w:rPr>
          <w:rFonts w:ascii="Poppins" w:hAnsi="Poppins" w:cs="Poppins"/>
          <w:sz w:val="24"/>
          <w:szCs w:val="24"/>
        </w:rPr>
        <w:t xml:space="preserve"> </w:t>
      </w:r>
    </w:p>
    <w:p w14:paraId="626DB130" w14:textId="77777777" w:rsidR="00B27990" w:rsidRDefault="00EE461C">
      <w:pPr>
        <w:rPr>
          <w:rFonts w:ascii="Poppins" w:hAnsi="Poppins" w:cs="Poppins"/>
          <w:sz w:val="24"/>
          <w:szCs w:val="24"/>
        </w:rPr>
      </w:pPr>
      <w:r>
        <w:rPr>
          <w:rFonts w:ascii="Poppins" w:hAnsi="Poppins" w:cs="Poppins"/>
          <w:sz w:val="24"/>
          <w:szCs w:val="24"/>
        </w:rPr>
        <w:t xml:space="preserve">Capitalized terms used in this Term Sheet shall, unless defined in this Term Sheet, have the meaning given to them in the Gas Sale Agreement (GSA) to be subsequently negotiated and agreed by the Parties.    </w:t>
      </w:r>
    </w:p>
    <w:p w14:paraId="25335E33" w14:textId="77777777" w:rsidR="00B27990" w:rsidRDefault="00B27990">
      <w:pPr>
        <w:rPr>
          <w:rFonts w:ascii="Poppins" w:hAnsi="Poppins" w:cs="Poppins"/>
          <w:sz w:val="24"/>
          <w:szCs w:val="24"/>
        </w:rPr>
      </w:pPr>
    </w:p>
    <w:p w14:paraId="3EB18340" w14:textId="77777777" w:rsidR="00B27990" w:rsidRDefault="00EE461C">
      <w:pPr>
        <w:spacing w:before="80" w:after="80"/>
        <w:rPr>
          <w:rFonts w:ascii="Poppins" w:hAnsi="Poppins" w:cs="Poppins"/>
          <w:sz w:val="24"/>
          <w:szCs w:val="24"/>
        </w:rPr>
      </w:pPr>
      <w:r>
        <w:rPr>
          <w:rFonts w:ascii="Poppins" w:hAnsi="Poppins" w:cs="Poppins"/>
          <w:sz w:val="24"/>
          <w:szCs w:val="24"/>
        </w:rPr>
        <w:t>Each Party shall be responsible for the costs it incurs towards preparation, execution, performance and any other activities in furtherance of this ITS.</w:t>
      </w:r>
    </w:p>
    <w:p w14:paraId="3B04F4FC" w14:textId="77777777" w:rsidR="00B27990" w:rsidRDefault="00B27990">
      <w:pPr>
        <w:rPr>
          <w:rFonts w:ascii="Poppins" w:hAnsi="Poppins" w:cs="Poppins"/>
          <w:sz w:val="24"/>
          <w:szCs w:val="24"/>
        </w:rPr>
      </w:pPr>
    </w:p>
    <w:p w14:paraId="48372D01" w14:textId="77777777" w:rsidR="00B27990" w:rsidRDefault="00B27990">
      <w:pPr>
        <w:rPr>
          <w:rFonts w:ascii="Poppins" w:hAnsi="Poppins" w:cs="Poppins"/>
          <w:sz w:val="24"/>
          <w:szCs w:val="24"/>
        </w:rPr>
      </w:pPr>
    </w:p>
    <w:p w14:paraId="07C667D1" w14:textId="77777777" w:rsidR="00B27990" w:rsidRDefault="00EE461C">
      <w:pPr>
        <w:spacing w:after="0" w:line="244" w:lineRule="auto"/>
        <w:ind w:left="0" w:firstLine="0"/>
        <w:jc w:val="left"/>
        <w:rPr>
          <w:rFonts w:ascii="Poppins" w:hAnsi="Poppins" w:cs="Poppins"/>
          <w:sz w:val="24"/>
          <w:szCs w:val="24"/>
        </w:rPr>
      </w:pPr>
      <w:r>
        <w:rPr>
          <w:rFonts w:ascii="Poppins" w:hAnsi="Poppins" w:cs="Poppins"/>
          <w:sz w:val="24"/>
          <w:szCs w:val="24"/>
        </w:rPr>
        <w:t xml:space="preserve"> </w:t>
      </w:r>
    </w:p>
    <w:tbl>
      <w:tblPr>
        <w:tblW w:w="9631" w:type="dxa"/>
        <w:tblInd w:w="5" w:type="dxa"/>
        <w:tblCellMar>
          <w:left w:w="10" w:type="dxa"/>
          <w:right w:w="10" w:type="dxa"/>
        </w:tblCellMar>
        <w:tblLook w:val="04A0" w:firstRow="1" w:lastRow="0" w:firstColumn="1" w:lastColumn="0" w:noHBand="0" w:noVBand="1"/>
      </w:tblPr>
      <w:tblGrid>
        <w:gridCol w:w="3512"/>
        <w:gridCol w:w="164"/>
        <w:gridCol w:w="5955"/>
      </w:tblGrid>
      <w:tr w:rsidR="00B27990" w14:paraId="3F42DCA4" w14:textId="77777777">
        <w:trPr>
          <w:trHeight w:val="2616"/>
        </w:trPr>
        <w:tc>
          <w:tcPr>
            <w:tcW w:w="3512" w:type="dxa"/>
            <w:tcBorders>
              <w:top w:val="single" w:sz="4" w:space="0" w:color="000000"/>
              <w:left w:val="single" w:sz="4" w:space="0" w:color="000000"/>
              <w:bottom w:val="single" w:sz="4" w:space="0" w:color="000000"/>
              <w:right w:val="single" w:sz="4" w:space="0" w:color="000000"/>
            </w:tcBorders>
            <w:tcMar>
              <w:top w:w="61" w:type="dxa"/>
              <w:left w:w="271" w:type="dxa"/>
              <w:bottom w:w="0" w:type="dxa"/>
              <w:right w:w="44" w:type="dxa"/>
            </w:tcMar>
          </w:tcPr>
          <w:p w14:paraId="61897858" w14:textId="77777777" w:rsidR="00B27990" w:rsidRDefault="00EE461C">
            <w:pPr>
              <w:spacing w:after="0" w:line="244" w:lineRule="auto"/>
              <w:ind w:left="382" w:firstLine="0"/>
              <w:jc w:val="left"/>
            </w:pPr>
            <w:r>
              <w:rPr>
                <w:rFonts w:ascii="Poppins" w:hAnsi="Poppins" w:cs="Poppins"/>
                <w:b/>
                <w:sz w:val="24"/>
                <w:szCs w:val="24"/>
              </w:rPr>
              <w:t xml:space="preserve">1. Recital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271" w:type="dxa"/>
              <w:bottom w:w="0" w:type="dxa"/>
              <w:right w:w="44" w:type="dxa"/>
            </w:tcMar>
          </w:tcPr>
          <w:p w14:paraId="71DAA361" w14:textId="77777777" w:rsidR="00B27990" w:rsidRDefault="00EE461C">
            <w:pPr>
              <w:numPr>
                <w:ilvl w:val="0"/>
                <w:numId w:val="1"/>
              </w:numPr>
              <w:spacing w:after="289" w:line="228" w:lineRule="auto"/>
              <w:ind w:right="63" w:hanging="360"/>
              <w:rPr>
                <w:rFonts w:ascii="Poppins" w:hAnsi="Poppins" w:cs="Poppins"/>
                <w:sz w:val="24"/>
                <w:szCs w:val="24"/>
              </w:rPr>
            </w:pPr>
            <w:r>
              <w:rPr>
                <w:rFonts w:ascii="Poppins" w:hAnsi="Poppins" w:cs="Poppins"/>
                <w:sz w:val="24"/>
                <w:szCs w:val="24"/>
              </w:rPr>
              <w:t xml:space="preserve">The Aggregator is empowered by the Petroleum Industry Act 2021 to coordinate wholesale Gas supply from Gas producers to eligible purchasers within Nigeria. </w:t>
            </w:r>
          </w:p>
          <w:p w14:paraId="6BBAB127" w14:textId="3D92D11F" w:rsidR="00B27990" w:rsidRDefault="00EE461C">
            <w:pPr>
              <w:numPr>
                <w:ilvl w:val="0"/>
                <w:numId w:val="1"/>
              </w:numPr>
              <w:spacing w:after="289" w:line="228" w:lineRule="auto"/>
              <w:ind w:right="63" w:hanging="360"/>
              <w:rPr>
                <w:rFonts w:ascii="Poppins" w:hAnsi="Poppins" w:cs="Poppins"/>
                <w:sz w:val="24"/>
                <w:szCs w:val="24"/>
              </w:rPr>
            </w:pPr>
            <w:commentRangeStart w:id="0"/>
            <w:r>
              <w:rPr>
                <w:rFonts w:ascii="Poppins" w:hAnsi="Poppins" w:cs="Poppins"/>
                <w:sz w:val="24"/>
                <w:szCs w:val="24"/>
              </w:rPr>
              <w:t>South Atlantic</w:t>
            </w:r>
            <w:ins w:id="1" w:author="Microsoft account" w:date="2025-10-21T22:18:00Z">
              <w:r w:rsidR="0098776D">
                <w:rPr>
                  <w:rFonts w:ascii="Poppins" w:hAnsi="Poppins" w:cs="Poppins"/>
                  <w:sz w:val="24"/>
                  <w:szCs w:val="24"/>
                </w:rPr>
                <w:t xml:space="preserve"> LNG West Africa Limited (SA LNG)</w:t>
              </w:r>
            </w:ins>
            <w:ins w:id="2" w:author="Microsoft account" w:date="2025-10-21T22:19:00Z">
              <w:r w:rsidR="0098776D">
                <w:rPr>
                  <w:rFonts w:ascii="Poppins" w:hAnsi="Poppins" w:cs="Poppins"/>
                  <w:sz w:val="24"/>
                  <w:szCs w:val="24"/>
                </w:rPr>
                <w:t xml:space="preserve"> is an indigenous</w:t>
              </w:r>
            </w:ins>
            <w:ins w:id="3" w:author="Microsoft account" w:date="2025-10-22T07:41:00Z">
              <w:r w:rsidR="00F6128A">
                <w:rPr>
                  <w:rFonts w:ascii="Poppins" w:hAnsi="Poppins" w:cs="Poppins"/>
                  <w:sz w:val="24"/>
                  <w:szCs w:val="24"/>
                </w:rPr>
                <w:t xml:space="preserve"> midstream</w:t>
              </w:r>
            </w:ins>
            <w:ins w:id="4" w:author="Microsoft account" w:date="2025-10-21T22:19:00Z">
              <w:r w:rsidR="0098776D">
                <w:rPr>
                  <w:rFonts w:ascii="Poppins" w:hAnsi="Poppins" w:cs="Poppins"/>
                  <w:sz w:val="24"/>
                  <w:szCs w:val="24"/>
                </w:rPr>
                <w:t xml:space="preserve"> oil and Gas Company </w:t>
              </w:r>
            </w:ins>
            <w:ins w:id="5" w:author="Microsoft account" w:date="2025-10-21T22:20:00Z">
              <w:r w:rsidR="00F6128A">
                <w:rPr>
                  <w:rFonts w:ascii="Poppins" w:hAnsi="Poppins" w:cs="Poppins"/>
                  <w:sz w:val="24"/>
                  <w:szCs w:val="24"/>
                </w:rPr>
                <w:t xml:space="preserve">with </w:t>
              </w:r>
            </w:ins>
            <w:ins w:id="6" w:author="Microsoft account" w:date="2025-10-22T07:38:00Z">
              <w:r w:rsidR="00F6128A">
                <w:rPr>
                  <w:rFonts w:ascii="Poppins" w:hAnsi="Poppins" w:cs="Poppins"/>
                  <w:sz w:val="24"/>
                  <w:szCs w:val="24"/>
                </w:rPr>
                <w:t xml:space="preserve">core competence </w:t>
              </w:r>
            </w:ins>
            <w:ins w:id="7" w:author="Microsoft account" w:date="2025-10-22T07:39:00Z">
              <w:r w:rsidR="00F6128A">
                <w:rPr>
                  <w:rFonts w:ascii="Poppins" w:hAnsi="Poppins" w:cs="Poppins"/>
                  <w:sz w:val="24"/>
                  <w:szCs w:val="24"/>
                </w:rPr>
                <w:t>in the processing,</w:t>
              </w:r>
            </w:ins>
            <w:ins w:id="8" w:author="Microsoft account" w:date="2025-10-22T07:40:00Z">
              <w:r w:rsidR="00F6128A">
                <w:rPr>
                  <w:rFonts w:ascii="Poppins" w:hAnsi="Poppins" w:cs="Poppins"/>
                  <w:sz w:val="24"/>
                  <w:szCs w:val="24"/>
                </w:rPr>
                <w:t xml:space="preserve"> Liqu</w:t>
              </w:r>
            </w:ins>
            <w:ins w:id="9" w:author="Microsoft account" w:date="2025-10-22T07:42:00Z">
              <w:r w:rsidR="00F6128A">
                <w:rPr>
                  <w:rFonts w:ascii="Poppins" w:hAnsi="Poppins" w:cs="Poppins"/>
                  <w:sz w:val="24"/>
                  <w:szCs w:val="24"/>
                </w:rPr>
                <w:t>e</w:t>
              </w:r>
            </w:ins>
            <w:ins w:id="10" w:author="Microsoft account" w:date="2025-10-22T07:40:00Z">
              <w:r w:rsidR="00F6128A">
                <w:rPr>
                  <w:rFonts w:ascii="Poppins" w:hAnsi="Poppins" w:cs="Poppins"/>
                  <w:sz w:val="24"/>
                  <w:szCs w:val="24"/>
                </w:rPr>
                <w:t>f</w:t>
              </w:r>
            </w:ins>
            <w:ins w:id="11" w:author="Microsoft account" w:date="2025-10-22T07:42:00Z">
              <w:r w:rsidR="00F6128A">
                <w:rPr>
                  <w:rFonts w:ascii="Poppins" w:hAnsi="Poppins" w:cs="Poppins"/>
                  <w:sz w:val="24"/>
                  <w:szCs w:val="24"/>
                </w:rPr>
                <w:t>ac</w:t>
              </w:r>
            </w:ins>
            <w:ins w:id="12" w:author="Microsoft account" w:date="2025-10-22T07:40:00Z">
              <w:r w:rsidR="00F6128A">
                <w:rPr>
                  <w:rFonts w:ascii="Poppins" w:hAnsi="Poppins" w:cs="Poppins"/>
                  <w:sz w:val="24"/>
                  <w:szCs w:val="24"/>
                </w:rPr>
                <w:t>tion</w:t>
              </w:r>
            </w:ins>
            <w:ins w:id="13" w:author="Microsoft account" w:date="2025-10-22T07:42:00Z">
              <w:r w:rsidR="00F6128A">
                <w:rPr>
                  <w:rFonts w:ascii="Poppins" w:hAnsi="Poppins" w:cs="Poppins"/>
                  <w:sz w:val="24"/>
                  <w:szCs w:val="24"/>
                </w:rPr>
                <w:t xml:space="preserve">, </w:t>
              </w:r>
            </w:ins>
            <w:ins w:id="14" w:author="Microsoft account" w:date="2025-10-21T22:22:00Z">
              <w:r w:rsidR="00F6128A">
                <w:rPr>
                  <w:rFonts w:ascii="Poppins" w:hAnsi="Poppins" w:cs="Poppins"/>
                  <w:sz w:val="24"/>
                  <w:szCs w:val="24"/>
                </w:rPr>
                <w:t>storage,</w:t>
              </w:r>
            </w:ins>
            <w:ins w:id="15" w:author="Microsoft account" w:date="2025-10-22T07:43:00Z">
              <w:r w:rsidR="00F6128A">
                <w:rPr>
                  <w:rFonts w:ascii="Poppins" w:hAnsi="Poppins" w:cs="Poppins"/>
                  <w:sz w:val="24"/>
                  <w:szCs w:val="24"/>
                </w:rPr>
                <w:t xml:space="preserve"> </w:t>
              </w:r>
            </w:ins>
            <w:ins w:id="16" w:author="Microsoft account" w:date="2025-10-22T07:44:00Z">
              <w:r w:rsidR="00F6128A">
                <w:rPr>
                  <w:rFonts w:ascii="Poppins" w:hAnsi="Poppins" w:cs="Poppins"/>
                  <w:sz w:val="24"/>
                  <w:szCs w:val="24"/>
                </w:rPr>
                <w:t xml:space="preserve">transportation </w:t>
              </w:r>
            </w:ins>
            <w:bookmarkStart w:id="17" w:name="_GoBack"/>
            <w:bookmarkEnd w:id="17"/>
            <w:ins w:id="18" w:author="Microsoft account" w:date="2025-10-22T07:43:00Z">
              <w:r w:rsidR="00F6128A">
                <w:rPr>
                  <w:rFonts w:ascii="Poppins" w:hAnsi="Poppins" w:cs="Poppins"/>
                  <w:sz w:val="24"/>
                  <w:szCs w:val="24"/>
                </w:rPr>
                <w:t>and regasification of n</w:t>
              </w:r>
            </w:ins>
            <w:ins w:id="19" w:author="Microsoft account" w:date="2025-10-22T07:44:00Z">
              <w:r w:rsidR="00F6128A">
                <w:rPr>
                  <w:rFonts w:ascii="Poppins" w:hAnsi="Poppins" w:cs="Poppins"/>
                  <w:sz w:val="24"/>
                  <w:szCs w:val="24"/>
                </w:rPr>
                <w:t xml:space="preserve">atural gas to end users </w:t>
              </w:r>
            </w:ins>
            <w:ins w:id="20" w:author="Microsoft account" w:date="2025-10-21T22:23:00Z">
              <w:r w:rsidR="0098776D">
                <w:rPr>
                  <w:rFonts w:ascii="Poppins" w:hAnsi="Poppins" w:cs="Poppins"/>
                  <w:sz w:val="24"/>
                  <w:szCs w:val="24"/>
                </w:rPr>
                <w:t xml:space="preserve">not connected </w:t>
              </w:r>
            </w:ins>
            <w:ins w:id="21" w:author="Microsoft account" w:date="2025-10-21T22:24:00Z">
              <w:r w:rsidR="0098776D">
                <w:rPr>
                  <w:rFonts w:ascii="Poppins" w:hAnsi="Poppins" w:cs="Poppins"/>
                  <w:sz w:val="24"/>
                  <w:szCs w:val="24"/>
                </w:rPr>
                <w:t>to the physical gas pipeline network.</w:t>
              </w:r>
            </w:ins>
            <w:del w:id="22" w:author="Microsoft account" w:date="2025-10-21T22:18:00Z">
              <w:r w:rsidDel="0098776D">
                <w:rPr>
                  <w:rFonts w:ascii="Poppins" w:hAnsi="Poppins" w:cs="Poppins"/>
                  <w:sz w:val="24"/>
                  <w:szCs w:val="24"/>
                </w:rPr>
                <w:delText>………….</w:delText>
              </w:r>
              <w:commentRangeEnd w:id="0"/>
              <w:r w:rsidR="00976AC8" w:rsidDel="0098776D">
                <w:rPr>
                  <w:rStyle w:val="CommentReference"/>
                </w:rPr>
                <w:commentReference w:id="0"/>
              </w:r>
            </w:del>
          </w:p>
          <w:p w14:paraId="742B1B2D" w14:textId="77777777" w:rsidR="00B27990" w:rsidRDefault="00EE461C">
            <w:pPr>
              <w:numPr>
                <w:ilvl w:val="0"/>
                <w:numId w:val="1"/>
              </w:numPr>
              <w:spacing w:after="289" w:line="228" w:lineRule="auto"/>
              <w:ind w:right="63" w:hanging="360"/>
            </w:pPr>
            <w:r>
              <w:rPr>
                <w:rFonts w:ascii="Poppins" w:hAnsi="Poppins" w:cs="Poppins"/>
                <w:sz w:val="24"/>
                <w:szCs w:val="24"/>
              </w:rPr>
              <w:t xml:space="preserve">The Sellers are joint venture partners (each a </w:t>
            </w:r>
            <w:r>
              <w:rPr>
                <w:rFonts w:ascii="Poppins" w:hAnsi="Poppins" w:cs="Poppins"/>
                <w:b/>
                <w:sz w:val="24"/>
                <w:szCs w:val="24"/>
              </w:rPr>
              <w:t>“JV Participant”)</w:t>
            </w:r>
            <w:r>
              <w:rPr>
                <w:rFonts w:ascii="Poppins" w:hAnsi="Poppins" w:cs="Poppins"/>
                <w:sz w:val="24"/>
                <w:szCs w:val="24"/>
              </w:rPr>
              <w:t xml:space="preserve"> in the NEPL/SEPLAT joint venture (the </w:t>
            </w:r>
            <w:r>
              <w:rPr>
                <w:rFonts w:ascii="Poppins" w:hAnsi="Poppins" w:cs="Poppins"/>
                <w:b/>
                <w:sz w:val="24"/>
                <w:szCs w:val="24"/>
              </w:rPr>
              <w:t>“NEPL/SEPLAT JV”</w:t>
            </w:r>
            <w:r>
              <w:rPr>
                <w:rFonts w:ascii="Poppins" w:hAnsi="Poppins" w:cs="Poppins"/>
                <w:sz w:val="24"/>
                <w:szCs w:val="24"/>
              </w:rPr>
              <w:t xml:space="preserve">), which have an OML over the Supply Area. The JV Participants have appointed SEPLAT, as the operator of the NEPL/SEPLAT JV (the </w:t>
            </w:r>
            <w:r>
              <w:rPr>
                <w:rFonts w:ascii="Poppins" w:hAnsi="Poppins" w:cs="Poppins"/>
                <w:b/>
                <w:sz w:val="24"/>
                <w:szCs w:val="24"/>
              </w:rPr>
              <w:t>“Operator”).</w:t>
            </w:r>
            <w:r>
              <w:rPr>
                <w:rFonts w:ascii="Poppins" w:hAnsi="Poppins" w:cs="Poppins"/>
                <w:sz w:val="24"/>
                <w:szCs w:val="24"/>
              </w:rPr>
              <w:t xml:space="preserve"> </w:t>
            </w:r>
          </w:p>
          <w:p w14:paraId="34BE90D9" w14:textId="77777777" w:rsidR="00B27990" w:rsidRDefault="00EE461C">
            <w:pPr>
              <w:numPr>
                <w:ilvl w:val="0"/>
                <w:numId w:val="1"/>
              </w:numPr>
              <w:spacing w:after="289" w:line="228" w:lineRule="auto"/>
              <w:ind w:right="63" w:hanging="360"/>
              <w:rPr>
                <w:rFonts w:ascii="Poppins" w:hAnsi="Poppins" w:cs="Poppins"/>
                <w:sz w:val="24"/>
                <w:szCs w:val="24"/>
              </w:rPr>
            </w:pPr>
            <w:r>
              <w:rPr>
                <w:rFonts w:ascii="Poppins" w:hAnsi="Poppins" w:cs="Poppins"/>
                <w:sz w:val="24"/>
                <w:szCs w:val="24"/>
              </w:rPr>
              <w:t xml:space="preserve">The JV Participants has the right to explore, produce, process, and sell Gas and other hydrocarbons produced from the Supply Area and have Gas available for the purpose of meeting its obligations under this Agreement. </w:t>
            </w:r>
          </w:p>
          <w:p w14:paraId="0DC7A648" w14:textId="77777777" w:rsidR="00B27990" w:rsidRDefault="00EE461C">
            <w:pPr>
              <w:numPr>
                <w:ilvl w:val="0"/>
                <w:numId w:val="1"/>
              </w:numPr>
              <w:spacing w:after="289" w:line="228" w:lineRule="auto"/>
              <w:ind w:right="63" w:hanging="360"/>
            </w:pPr>
            <w:r>
              <w:rPr>
                <w:rFonts w:ascii="Poppins" w:hAnsi="Poppins" w:cs="Poppins"/>
                <w:sz w:val="24"/>
                <w:szCs w:val="24"/>
              </w:rPr>
              <w:lastRenderedPageBreak/>
              <w:t xml:space="preserve">The Buyer wishes to buy and take delivery of Gas from the Sellers for use as feedstock for its small-scale LNG plant. </w:t>
            </w:r>
          </w:p>
        </w:tc>
      </w:tr>
      <w:tr w:rsidR="00B27990" w14:paraId="1CC2E3CC" w14:textId="77777777">
        <w:trPr>
          <w:trHeight w:val="1738"/>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03175A2C" w14:textId="77777777" w:rsidR="00B27990" w:rsidRDefault="00EE461C">
            <w:pPr>
              <w:spacing w:after="0" w:line="244" w:lineRule="auto"/>
              <w:ind w:left="382" w:firstLine="0"/>
              <w:jc w:val="left"/>
            </w:pPr>
            <w:r>
              <w:rPr>
                <w:rFonts w:ascii="Poppins" w:hAnsi="Poppins" w:cs="Poppins"/>
                <w:b/>
                <w:sz w:val="24"/>
                <w:szCs w:val="24"/>
              </w:rPr>
              <w:lastRenderedPageBreak/>
              <w:t xml:space="preserve">2.Nature of transaction &amp; Purpose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31EAEE40" w14:textId="77777777" w:rsidR="00B27990" w:rsidRDefault="00EE461C">
            <w:pPr>
              <w:pStyle w:val="ListParagraph"/>
              <w:numPr>
                <w:ilvl w:val="0"/>
                <w:numId w:val="2"/>
              </w:numPr>
              <w:spacing w:after="0" w:line="244" w:lineRule="auto"/>
              <w:jc w:val="left"/>
            </w:pPr>
            <w:r>
              <w:rPr>
                <w:rFonts w:ascii="Poppins" w:hAnsi="Poppins" w:cs="Poppins"/>
                <w:sz w:val="24"/>
                <w:szCs w:val="24"/>
              </w:rPr>
              <w:t>The purpose of this Term Sheet is to outline key commercial principles for the long-term supply of firm Gas volumes by the Sellers to the Buyer which are intended to be implemented through a GSA to be agreed by the Parties in due course.</w:t>
            </w:r>
            <w:r>
              <w:rPr>
                <w:rFonts w:ascii="Poppins" w:eastAsia="Calibri" w:hAnsi="Poppins" w:cs="Poppins"/>
                <w:sz w:val="24"/>
                <w:szCs w:val="24"/>
              </w:rPr>
              <w:t xml:space="preserve"> For the avoidance of doubt, Parties agree that this Term Sheet shall be non-binding on the Parties. </w:t>
            </w:r>
          </w:p>
        </w:tc>
      </w:tr>
      <w:tr w:rsidR="00B27990" w14:paraId="63CDEA8F" w14:textId="77777777">
        <w:trPr>
          <w:trHeight w:val="919"/>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7BA9CBB8" w14:textId="77777777" w:rsidR="00B27990" w:rsidRDefault="00EE461C">
            <w:pPr>
              <w:spacing w:after="0" w:line="244" w:lineRule="auto"/>
              <w:ind w:left="382" w:firstLine="0"/>
              <w:jc w:val="left"/>
            </w:pPr>
            <w:r>
              <w:rPr>
                <w:rFonts w:ascii="Poppins" w:hAnsi="Poppins" w:cs="Poppins"/>
                <w:b/>
                <w:sz w:val="24"/>
                <w:szCs w:val="24"/>
              </w:rPr>
              <w:t xml:space="preserve">3. Target Execution Date and Effective Date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3BF93E0A" w14:textId="77777777" w:rsidR="00B27990" w:rsidRDefault="00EE461C">
            <w:pPr>
              <w:pStyle w:val="ListParagraph"/>
              <w:numPr>
                <w:ilvl w:val="0"/>
                <w:numId w:val="3"/>
              </w:numPr>
              <w:spacing w:after="0" w:line="244" w:lineRule="auto"/>
              <w:jc w:val="left"/>
              <w:rPr>
                <w:rFonts w:ascii="Poppins" w:hAnsi="Poppins" w:cs="Poppins"/>
                <w:sz w:val="24"/>
                <w:szCs w:val="24"/>
              </w:rPr>
            </w:pPr>
            <w:r>
              <w:rPr>
                <w:rFonts w:ascii="Poppins" w:hAnsi="Poppins" w:cs="Poppins"/>
                <w:sz w:val="24"/>
                <w:szCs w:val="24"/>
              </w:rPr>
              <w:t xml:space="preserve">The Parties shall make reasonable efforts, on an accelerated basis, to ensure that the GSA is executed no later than One Hundred and Twenty (120) Days post Term Sheet execution or as may be agreed by the Parties; and (ii) Conditions Precedent for the GSA to become fully effective are satisfied or waived in accordance with the GSA. </w:t>
            </w:r>
          </w:p>
        </w:tc>
      </w:tr>
      <w:tr w:rsidR="00B27990" w14:paraId="64A27F0C" w14:textId="77777777">
        <w:trPr>
          <w:trHeight w:val="1736"/>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6DAC637C" w14:textId="77777777" w:rsidR="00B27990" w:rsidRDefault="00EE461C">
            <w:pPr>
              <w:spacing w:after="0" w:line="244" w:lineRule="auto"/>
              <w:ind w:left="382" w:firstLine="0"/>
              <w:jc w:val="left"/>
              <w:rPr>
                <w:rFonts w:ascii="Poppins" w:hAnsi="Poppins" w:cs="Poppins"/>
                <w:b/>
                <w:sz w:val="24"/>
                <w:szCs w:val="24"/>
              </w:rPr>
            </w:pPr>
            <w:r>
              <w:rPr>
                <w:rFonts w:ascii="Poppins" w:hAnsi="Poppins" w:cs="Poppins"/>
                <w:b/>
                <w:sz w:val="24"/>
                <w:szCs w:val="24"/>
              </w:rPr>
              <w:t>4. Target FID Date</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09718FB3" w14:textId="5EB47918" w:rsidR="00B27990" w:rsidRDefault="00EE461C">
            <w:pPr>
              <w:pStyle w:val="ListParagraph"/>
              <w:numPr>
                <w:ilvl w:val="0"/>
                <w:numId w:val="3"/>
              </w:numPr>
              <w:spacing w:after="0" w:line="244" w:lineRule="auto"/>
              <w:jc w:val="left"/>
            </w:pPr>
            <w:r>
              <w:rPr>
                <w:rFonts w:ascii="Poppins" w:hAnsi="Poppins" w:cs="Poppins"/>
                <w:sz w:val="24"/>
                <w:szCs w:val="24"/>
              </w:rPr>
              <w:t xml:space="preserve">The Buyer shall use their best efforts, to ensure that final investment decision (FID) is taken in respect of the project no later </w:t>
            </w:r>
            <w:commentRangeStart w:id="23"/>
            <w:r>
              <w:rPr>
                <w:rFonts w:ascii="Poppins" w:hAnsi="Poppins" w:cs="Poppins"/>
                <w:sz w:val="24"/>
                <w:szCs w:val="24"/>
              </w:rPr>
              <w:t>than 31</w:t>
            </w:r>
            <w:r>
              <w:rPr>
                <w:rFonts w:ascii="Poppins" w:hAnsi="Poppins" w:cs="Poppins"/>
                <w:sz w:val="24"/>
                <w:szCs w:val="24"/>
                <w:vertAlign w:val="superscript"/>
              </w:rPr>
              <w:t>st</w:t>
            </w:r>
            <w:r>
              <w:rPr>
                <w:rFonts w:ascii="Poppins" w:hAnsi="Poppins" w:cs="Poppins"/>
                <w:sz w:val="24"/>
                <w:szCs w:val="24"/>
              </w:rPr>
              <w:t xml:space="preserve"> J</w:t>
            </w:r>
            <w:ins w:id="24" w:author="Microsoft account" w:date="2025-10-21T22:27:00Z">
              <w:r w:rsidR="0098776D">
                <w:rPr>
                  <w:rFonts w:ascii="Poppins" w:hAnsi="Poppins" w:cs="Poppins"/>
                  <w:sz w:val="24"/>
                  <w:szCs w:val="24"/>
                </w:rPr>
                <w:t>anuary</w:t>
              </w:r>
            </w:ins>
            <w:del w:id="25" w:author="Microsoft account" w:date="2025-10-21T22:27:00Z">
              <w:r w:rsidDel="0098776D">
                <w:rPr>
                  <w:rFonts w:ascii="Poppins" w:hAnsi="Poppins" w:cs="Poppins"/>
                  <w:sz w:val="24"/>
                  <w:szCs w:val="24"/>
                </w:rPr>
                <w:delText>uly</w:delText>
              </w:r>
            </w:del>
            <w:r>
              <w:rPr>
                <w:rFonts w:ascii="Poppins" w:hAnsi="Poppins" w:cs="Poppins"/>
                <w:sz w:val="24"/>
                <w:szCs w:val="24"/>
              </w:rPr>
              <w:t xml:space="preserve"> 202</w:t>
            </w:r>
            <w:ins w:id="26" w:author="Microsoft account" w:date="2025-10-21T22:27:00Z">
              <w:r w:rsidR="0098776D">
                <w:rPr>
                  <w:rFonts w:ascii="Poppins" w:hAnsi="Poppins" w:cs="Poppins"/>
                  <w:sz w:val="24"/>
                  <w:szCs w:val="24"/>
                </w:rPr>
                <w:t>6</w:t>
              </w:r>
            </w:ins>
            <w:del w:id="27" w:author="Microsoft account" w:date="2025-10-21T22:27:00Z">
              <w:r w:rsidDel="0098776D">
                <w:rPr>
                  <w:rFonts w:ascii="Poppins" w:hAnsi="Poppins" w:cs="Poppins"/>
                  <w:sz w:val="24"/>
                  <w:szCs w:val="24"/>
                </w:rPr>
                <w:delText>5</w:delText>
              </w:r>
            </w:del>
            <w:r>
              <w:rPr>
                <w:rFonts w:ascii="Poppins" w:hAnsi="Poppins" w:cs="Poppins"/>
                <w:sz w:val="24"/>
                <w:szCs w:val="24"/>
              </w:rPr>
              <w:t xml:space="preserve"> or such other time as may be agreed in the GSA. </w:t>
            </w:r>
            <w:commentRangeEnd w:id="23"/>
            <w:r w:rsidR="00976AC8">
              <w:rPr>
                <w:rStyle w:val="CommentReference"/>
              </w:rPr>
              <w:commentReference w:id="23"/>
            </w:r>
          </w:p>
        </w:tc>
      </w:tr>
      <w:tr w:rsidR="00B27990" w14:paraId="6A91E3E8" w14:textId="77777777">
        <w:trPr>
          <w:trHeight w:val="1347"/>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48F0D1F7" w14:textId="77777777" w:rsidR="00B27990" w:rsidRDefault="00EE461C">
            <w:pPr>
              <w:spacing w:after="0" w:line="244" w:lineRule="auto"/>
              <w:ind w:left="382" w:firstLine="0"/>
              <w:jc w:val="left"/>
            </w:pPr>
            <w:r>
              <w:rPr>
                <w:rFonts w:ascii="Poppins" w:hAnsi="Poppins" w:cs="Poppins"/>
                <w:b/>
                <w:sz w:val="24"/>
                <w:szCs w:val="24"/>
              </w:rPr>
              <w:t xml:space="preserve">5. </w:t>
            </w:r>
            <w:bookmarkStart w:id="28" w:name="_Hlk190774006"/>
            <w:r>
              <w:rPr>
                <w:rFonts w:ascii="Poppins" w:hAnsi="Poppins" w:cs="Poppins"/>
                <w:b/>
                <w:sz w:val="24"/>
                <w:szCs w:val="24"/>
              </w:rPr>
              <w:t xml:space="preserve">Conditions Precedent </w:t>
            </w:r>
            <w:bookmarkEnd w:id="28"/>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vAlign w:val="bottom"/>
          </w:tcPr>
          <w:p w14:paraId="59B3CC11" w14:textId="77777777" w:rsidR="00B27990" w:rsidRDefault="00EE461C">
            <w:pPr>
              <w:pStyle w:val="ListParagraph"/>
              <w:numPr>
                <w:ilvl w:val="0"/>
                <w:numId w:val="4"/>
              </w:numPr>
              <w:spacing w:after="0"/>
              <w:ind w:right="14"/>
              <w:jc w:val="left"/>
              <w:rPr>
                <w:rFonts w:ascii="Poppins" w:hAnsi="Poppins" w:cs="Poppins"/>
                <w:sz w:val="24"/>
                <w:szCs w:val="24"/>
              </w:rPr>
            </w:pPr>
            <w:r>
              <w:rPr>
                <w:rFonts w:ascii="Poppins" w:hAnsi="Poppins" w:cs="Poppins"/>
                <w:sz w:val="24"/>
                <w:szCs w:val="24"/>
              </w:rPr>
              <w:t xml:space="preserve">The Sellers’ Conditions and Buyer’s Conditions shall be satisfied before a date to be specified in the GSA. Such terms to be discussed and set out in the GSA shall include, but shall not be limited to the following: </w:t>
            </w:r>
          </w:p>
          <w:p w14:paraId="61A8921F" w14:textId="77777777" w:rsidR="00B27990" w:rsidRDefault="00EE461C">
            <w:pPr>
              <w:pStyle w:val="ListParagraph"/>
              <w:spacing w:after="0"/>
              <w:ind w:right="14" w:firstLine="0"/>
              <w:jc w:val="left"/>
              <w:rPr>
                <w:rFonts w:ascii="Poppins" w:hAnsi="Poppins" w:cs="Poppins"/>
                <w:b/>
                <w:bCs/>
                <w:sz w:val="24"/>
                <w:szCs w:val="24"/>
              </w:rPr>
            </w:pPr>
            <w:r>
              <w:rPr>
                <w:rFonts w:ascii="Poppins" w:hAnsi="Poppins" w:cs="Poppins"/>
                <w:b/>
                <w:bCs/>
                <w:sz w:val="24"/>
                <w:szCs w:val="24"/>
              </w:rPr>
              <w:t>Buyer’s Conditions:</w:t>
            </w:r>
          </w:p>
          <w:p w14:paraId="1AFAA953" w14:textId="77777777" w:rsidR="00B27990" w:rsidRDefault="00EE461C">
            <w:pPr>
              <w:pStyle w:val="ListParagraph"/>
              <w:numPr>
                <w:ilvl w:val="0"/>
                <w:numId w:val="4"/>
              </w:numPr>
              <w:spacing w:after="0"/>
              <w:ind w:right="14"/>
              <w:jc w:val="left"/>
            </w:pPr>
            <w:r>
              <w:rPr>
                <w:rFonts w:ascii="Poppins" w:hAnsi="Poppins" w:cs="Poppins"/>
                <w:sz w:val="24"/>
                <w:szCs w:val="24"/>
              </w:rPr>
              <w:t xml:space="preserve">Provision by the Buyer of evidence of its creditworthiness and ability to fulfil its payment obligations under the GSA, in the form of a Financial Instrument acceptable to each of the Sellers </w:t>
            </w:r>
            <w:r>
              <w:rPr>
                <w:rFonts w:ascii="Poppins" w:hAnsi="Poppins"/>
                <w:b/>
                <w:sz w:val="24"/>
              </w:rPr>
              <w:t>(“Buyer’s Payment Security”</w:t>
            </w:r>
            <w:r>
              <w:rPr>
                <w:rFonts w:ascii="Poppins" w:hAnsi="Poppins" w:cs="Poppins"/>
                <w:sz w:val="24"/>
                <w:szCs w:val="24"/>
              </w:rPr>
              <w:t xml:space="preserve">); </w:t>
            </w:r>
          </w:p>
          <w:p w14:paraId="1D3E8482" w14:textId="77777777" w:rsidR="00B27990" w:rsidRDefault="00EE461C">
            <w:pPr>
              <w:pStyle w:val="ListParagraph"/>
              <w:numPr>
                <w:ilvl w:val="0"/>
                <w:numId w:val="4"/>
              </w:numPr>
              <w:spacing w:after="0"/>
              <w:ind w:right="14"/>
              <w:jc w:val="left"/>
            </w:pPr>
            <w:r>
              <w:rPr>
                <w:rFonts w:ascii="Poppins" w:hAnsi="Poppins" w:cs="Poppins"/>
                <w:sz w:val="24"/>
                <w:szCs w:val="24"/>
              </w:rPr>
              <w:t>Verifiable Proof of a duly executed Network Entry and Exit Agreement between the Buyer and the Transporter, confirming the Transporter’s commitment to accept and transport the Gas Delivered to the Buyer for a minimum duration of the Contract Period;</w:t>
            </w:r>
          </w:p>
          <w:p w14:paraId="026E4147" w14:textId="77777777" w:rsidR="00B27990" w:rsidRDefault="00EE461C">
            <w:pPr>
              <w:pStyle w:val="ListParagraph"/>
              <w:spacing w:after="0"/>
              <w:ind w:right="14" w:firstLine="0"/>
              <w:jc w:val="left"/>
              <w:rPr>
                <w:rFonts w:ascii="Poppins" w:hAnsi="Poppins" w:cs="Poppins"/>
                <w:b/>
                <w:bCs/>
                <w:sz w:val="24"/>
                <w:szCs w:val="24"/>
              </w:rPr>
            </w:pPr>
            <w:r>
              <w:rPr>
                <w:rFonts w:ascii="Poppins" w:hAnsi="Poppins" w:cs="Poppins"/>
                <w:b/>
                <w:bCs/>
                <w:sz w:val="24"/>
                <w:szCs w:val="24"/>
              </w:rPr>
              <w:t xml:space="preserve">Seller’s Conditions: </w:t>
            </w:r>
          </w:p>
          <w:p w14:paraId="5ACAF04C" w14:textId="77777777" w:rsidR="00B27990" w:rsidRDefault="00EE461C">
            <w:pPr>
              <w:numPr>
                <w:ilvl w:val="0"/>
                <w:numId w:val="4"/>
              </w:numPr>
              <w:spacing w:after="0"/>
              <w:ind w:right="14"/>
              <w:jc w:val="left"/>
            </w:pPr>
            <w:r>
              <w:rPr>
                <w:rFonts w:ascii="Poppins" w:hAnsi="Poppins"/>
                <w:sz w:val="24"/>
              </w:rPr>
              <w:lastRenderedPageBreak/>
              <w:t>The Seller</w:t>
            </w:r>
            <w:r>
              <w:rPr>
                <w:rFonts w:ascii="Poppins" w:hAnsi="Poppins" w:cs="Poppins"/>
                <w:sz w:val="24"/>
                <w:szCs w:val="24"/>
              </w:rPr>
              <w:t xml:space="preserve"> has obtained all requisite Sellers’ approvals and documents necessary to purchase, receive, and use Gas as contemplated in this Agreement; </w:t>
            </w:r>
          </w:p>
          <w:p w14:paraId="36717399" w14:textId="77777777" w:rsidR="00B27990" w:rsidRDefault="00EE461C">
            <w:pPr>
              <w:pStyle w:val="ListParagraph"/>
              <w:numPr>
                <w:ilvl w:val="0"/>
                <w:numId w:val="4"/>
              </w:numPr>
            </w:pPr>
            <w:r>
              <w:rPr>
                <w:rFonts w:ascii="Poppins" w:hAnsi="Poppins" w:cs="Poppins"/>
                <w:sz w:val="24"/>
                <w:szCs w:val="24"/>
              </w:rPr>
              <w:t xml:space="preserve">Where necessary, the Sellers and its counterparties have, where there are other parties taking or delivering Gas at any Delivery Point, entered into an agreement </w:t>
            </w:r>
            <w:r>
              <w:rPr>
                <w:rFonts w:ascii="Poppins" w:hAnsi="Poppins" w:cs="Poppins"/>
                <w:b/>
                <w:bCs/>
                <w:sz w:val="24"/>
                <w:szCs w:val="24"/>
              </w:rPr>
              <w:t>(“Gas Allocation and Attribution Agreement.”)</w:t>
            </w:r>
          </w:p>
          <w:p w14:paraId="396C72D9" w14:textId="77777777" w:rsidR="00B27990" w:rsidRDefault="00B27990">
            <w:pPr>
              <w:spacing w:after="0" w:line="244" w:lineRule="auto"/>
              <w:ind w:right="2"/>
              <w:jc w:val="left"/>
              <w:rPr>
                <w:rFonts w:ascii="Poppins" w:hAnsi="Poppins" w:cs="Poppins"/>
                <w:sz w:val="24"/>
                <w:szCs w:val="24"/>
              </w:rPr>
            </w:pPr>
          </w:p>
          <w:p w14:paraId="107EC680" w14:textId="77777777" w:rsidR="00B27990" w:rsidRDefault="00EE461C">
            <w:pPr>
              <w:spacing w:after="0" w:line="244" w:lineRule="auto"/>
              <w:ind w:right="2"/>
              <w:jc w:val="left"/>
            </w:pPr>
            <w:r>
              <w:rPr>
                <w:rFonts w:ascii="Poppins" w:hAnsi="Poppins" w:cs="Poppins"/>
                <w:sz w:val="24"/>
                <w:szCs w:val="24"/>
              </w:rPr>
              <w:t xml:space="preserve">The GSA shall come into force and effect on the </w:t>
            </w:r>
            <w:r>
              <w:rPr>
                <w:rFonts w:ascii="Poppins" w:hAnsi="Poppins" w:cs="Poppins"/>
                <w:b/>
                <w:sz w:val="24"/>
                <w:szCs w:val="24"/>
              </w:rPr>
              <w:t>“Effective Date”</w:t>
            </w:r>
            <w:r>
              <w:rPr>
                <w:rFonts w:ascii="Poppins" w:hAnsi="Poppins" w:cs="Poppins"/>
                <w:sz w:val="24"/>
                <w:szCs w:val="24"/>
              </w:rPr>
              <w:t xml:space="preserve"> which shall occur upon the satisfaction or waiver of the relevant Conditions to be agreed by the Parties as set out in the GSA. </w:t>
            </w:r>
          </w:p>
        </w:tc>
      </w:tr>
      <w:tr w:rsidR="00B27990" w14:paraId="38C970F3" w14:textId="77777777">
        <w:trPr>
          <w:trHeight w:val="773"/>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79E11917" w14:textId="77777777" w:rsidR="00B27990" w:rsidRDefault="00EE461C">
            <w:pPr>
              <w:spacing w:after="0" w:line="244" w:lineRule="auto"/>
              <w:ind w:left="382" w:firstLine="0"/>
              <w:jc w:val="left"/>
              <w:rPr>
                <w:rFonts w:ascii="Poppins" w:hAnsi="Poppins" w:cs="Poppins"/>
                <w:b/>
                <w:sz w:val="24"/>
                <w:szCs w:val="24"/>
              </w:rPr>
            </w:pPr>
            <w:r>
              <w:rPr>
                <w:rFonts w:ascii="Poppins" w:hAnsi="Poppins" w:cs="Poppins"/>
                <w:b/>
                <w:sz w:val="24"/>
                <w:szCs w:val="24"/>
              </w:rPr>
              <w:lastRenderedPageBreak/>
              <w:t>6.Buyer’s Condition Subsequent</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vAlign w:val="bottom"/>
          </w:tcPr>
          <w:p w14:paraId="4B8C7114" w14:textId="77777777" w:rsidR="00B27990" w:rsidRDefault="00EE461C">
            <w:pPr>
              <w:pStyle w:val="ListParagraph"/>
              <w:numPr>
                <w:ilvl w:val="0"/>
                <w:numId w:val="5"/>
              </w:numPr>
              <w:spacing w:after="0"/>
              <w:ind w:right="14"/>
              <w:jc w:val="left"/>
              <w:rPr>
                <w:rFonts w:ascii="Poppins" w:hAnsi="Poppins" w:cs="Poppins"/>
                <w:sz w:val="24"/>
                <w:szCs w:val="24"/>
              </w:rPr>
            </w:pPr>
            <w:r>
              <w:rPr>
                <w:rFonts w:ascii="Poppins" w:hAnsi="Poppins" w:cs="Poppins"/>
                <w:sz w:val="24"/>
                <w:szCs w:val="24"/>
              </w:rPr>
              <w:t xml:space="preserve">The Sellers’ Conditions and Buyer’s Conditions shall be satisfied a date after the execution of the contract. Such term to be discussed and set out in the GSA shall include, but shall not be limited to the following: </w:t>
            </w:r>
          </w:p>
          <w:p w14:paraId="65DAF17E" w14:textId="77777777" w:rsidR="00B27990" w:rsidRDefault="00B27990">
            <w:pPr>
              <w:ind w:left="360" w:firstLine="0"/>
              <w:rPr>
                <w:rFonts w:ascii="Poppins" w:hAnsi="Poppins" w:cs="Poppins"/>
                <w:sz w:val="24"/>
                <w:szCs w:val="24"/>
              </w:rPr>
            </w:pPr>
          </w:p>
          <w:p w14:paraId="1B6F57D3" w14:textId="77777777" w:rsidR="00B27990" w:rsidRDefault="00EE461C">
            <w:pPr>
              <w:pStyle w:val="ListParagraph"/>
              <w:numPr>
                <w:ilvl w:val="0"/>
                <w:numId w:val="5"/>
              </w:numPr>
              <w:rPr>
                <w:rFonts w:ascii="Poppins" w:hAnsi="Poppins" w:cs="Poppins"/>
                <w:sz w:val="24"/>
                <w:szCs w:val="24"/>
              </w:rPr>
            </w:pPr>
            <w:r>
              <w:rPr>
                <w:rFonts w:ascii="Poppins" w:hAnsi="Poppins" w:cs="Poppins"/>
                <w:sz w:val="24"/>
                <w:szCs w:val="24"/>
              </w:rPr>
              <w:t xml:space="preserve">The offtake facilities are fully operational or independently certified ready to receive Gas and the Buyer has notified the Seller and GACN; </w:t>
            </w:r>
          </w:p>
          <w:p w14:paraId="19890675" w14:textId="77777777" w:rsidR="00B27990" w:rsidRDefault="00B27990">
            <w:pPr>
              <w:pStyle w:val="ListParagraph"/>
              <w:spacing w:after="0" w:line="244" w:lineRule="auto"/>
              <w:ind w:firstLine="0"/>
              <w:jc w:val="left"/>
              <w:rPr>
                <w:rFonts w:ascii="Poppins" w:hAnsi="Poppins" w:cs="Poppins"/>
                <w:sz w:val="24"/>
                <w:szCs w:val="24"/>
              </w:rPr>
            </w:pPr>
          </w:p>
        </w:tc>
      </w:tr>
      <w:tr w:rsidR="00B27990" w14:paraId="1D82885D" w14:textId="77777777">
        <w:trPr>
          <w:trHeight w:val="773"/>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22FEE7D5" w14:textId="2C70C455" w:rsidR="00B27990" w:rsidRDefault="00976AC8">
            <w:pPr>
              <w:spacing w:after="0" w:line="244" w:lineRule="auto"/>
              <w:ind w:left="382" w:firstLine="0"/>
              <w:jc w:val="left"/>
              <w:rPr>
                <w:rFonts w:ascii="Poppins" w:hAnsi="Poppins" w:cs="Poppins"/>
                <w:b/>
                <w:sz w:val="24"/>
                <w:szCs w:val="24"/>
              </w:rPr>
            </w:pPr>
            <w:r>
              <w:rPr>
                <w:rFonts w:ascii="Poppins" w:hAnsi="Poppins" w:cs="Poppins"/>
                <w:b/>
                <w:sz w:val="24"/>
                <w:szCs w:val="24"/>
              </w:rPr>
              <w:t>7</w:t>
            </w:r>
            <w:r w:rsidR="00EE461C">
              <w:rPr>
                <w:rFonts w:ascii="Poppins" w:hAnsi="Poppins" w:cs="Poppins"/>
                <w:b/>
                <w:sz w:val="24"/>
                <w:szCs w:val="24"/>
              </w:rPr>
              <w:t>. Facilities Status Update</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vAlign w:val="bottom"/>
          </w:tcPr>
          <w:p w14:paraId="281089C8"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From the Execution Date until the Effective Date, the Sellers shall have rights to: (i) receive information regularly on the construction of the Buyer’s Facilities; and (ii) upon giving reasonable notice, inspect the Buyer’s Facilities subject to conditions as will be agreed in the GSA.</w:t>
            </w:r>
          </w:p>
        </w:tc>
      </w:tr>
      <w:tr w:rsidR="00B27990" w14:paraId="2D24AE7B" w14:textId="77777777">
        <w:trPr>
          <w:trHeight w:val="773"/>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33B60EEF" w14:textId="1F521966" w:rsidR="00B27990" w:rsidRDefault="00976AC8">
            <w:pPr>
              <w:spacing w:after="0" w:line="244" w:lineRule="auto"/>
              <w:ind w:left="382" w:firstLine="0"/>
              <w:jc w:val="left"/>
            </w:pPr>
            <w:bookmarkStart w:id="29" w:name="_Hlk190774031"/>
            <w:r>
              <w:rPr>
                <w:rFonts w:ascii="Poppins" w:hAnsi="Poppins" w:cs="Poppins"/>
                <w:b/>
                <w:sz w:val="24"/>
                <w:szCs w:val="24"/>
              </w:rPr>
              <w:t>8</w:t>
            </w:r>
            <w:r w:rsidR="00EE461C">
              <w:rPr>
                <w:rFonts w:ascii="Poppins" w:hAnsi="Poppins" w:cs="Poppins"/>
                <w:b/>
                <w:sz w:val="24"/>
                <w:szCs w:val="24"/>
              </w:rPr>
              <w:t>. Buyer’s Payment Security</w:t>
            </w:r>
            <w:bookmarkEnd w:id="29"/>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vAlign w:val="bottom"/>
          </w:tcPr>
          <w:p w14:paraId="6A67B4AC"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 xml:space="preserve">The Buyer’s Payment Security shall be in the form of an: </w:t>
            </w:r>
          </w:p>
          <w:p w14:paraId="278B2020"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 xml:space="preserve">irrevocable and automatically revolving Letter of Credit or Bank Guarantee as detailed in the GSA for a duration set out in the GSA consistent with standard GSA payment security provisions; </w:t>
            </w:r>
          </w:p>
          <w:p w14:paraId="1F5C25D9"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The GSA shall also set out the consequences as agreed by the Parties, for the Buyer’s failure to provide, maintain, and renew the Buyer’s Payment Security as applicable.</w:t>
            </w:r>
          </w:p>
        </w:tc>
      </w:tr>
      <w:tr w:rsidR="00B27990" w14:paraId="7FD8E048" w14:textId="77777777">
        <w:trPr>
          <w:trHeight w:val="773"/>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tcPr>
          <w:p w14:paraId="73466472" w14:textId="77777777" w:rsidR="00B27990" w:rsidRDefault="00B27990">
            <w:pPr>
              <w:spacing w:after="0" w:line="244" w:lineRule="auto"/>
              <w:ind w:left="382" w:firstLine="0"/>
              <w:jc w:val="left"/>
              <w:rPr>
                <w:rFonts w:ascii="Poppins" w:hAnsi="Poppins" w:cs="Poppins"/>
                <w:b/>
                <w:sz w:val="24"/>
                <w:szCs w:val="24"/>
              </w:rPr>
            </w:pP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47" w:type="dxa"/>
            </w:tcMar>
            <w:vAlign w:val="bottom"/>
          </w:tcPr>
          <w:p w14:paraId="6E88595B" w14:textId="77777777" w:rsidR="00B27990" w:rsidRDefault="00B27990">
            <w:pPr>
              <w:pStyle w:val="ListParagraph"/>
              <w:numPr>
                <w:ilvl w:val="0"/>
                <w:numId w:val="6"/>
              </w:numPr>
              <w:spacing w:after="0" w:line="244" w:lineRule="auto"/>
              <w:jc w:val="left"/>
              <w:rPr>
                <w:rFonts w:ascii="Poppins" w:hAnsi="Poppins" w:cs="Poppins"/>
                <w:sz w:val="24"/>
                <w:szCs w:val="24"/>
              </w:rPr>
            </w:pPr>
          </w:p>
        </w:tc>
      </w:tr>
      <w:tr w:rsidR="00B27990" w14:paraId="697C75C8" w14:textId="77777777">
        <w:trPr>
          <w:trHeight w:val="922"/>
        </w:trPr>
        <w:tc>
          <w:tcPr>
            <w:tcW w:w="3512" w:type="dxa"/>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3E211D79" w14:textId="77777777" w:rsidR="00B27990" w:rsidRDefault="00EE461C">
            <w:pPr>
              <w:spacing w:after="0" w:line="244" w:lineRule="auto"/>
              <w:ind w:left="382" w:firstLine="0"/>
              <w:jc w:val="left"/>
            </w:pPr>
            <w:r>
              <w:rPr>
                <w:rFonts w:ascii="Poppins" w:hAnsi="Poppins" w:cs="Poppins"/>
                <w:b/>
                <w:sz w:val="24"/>
                <w:szCs w:val="24"/>
              </w:rPr>
              <w:t xml:space="preserve">9. Daily Contract Quantity or DCQ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vAlign w:val="bottom"/>
          </w:tcPr>
          <w:p w14:paraId="1774736A" w14:textId="77777777" w:rsidR="00B27990" w:rsidRDefault="00EE461C">
            <w:pPr>
              <w:pStyle w:val="ListParagraph"/>
              <w:numPr>
                <w:ilvl w:val="0"/>
                <w:numId w:val="5"/>
              </w:numPr>
              <w:spacing w:after="0" w:line="228" w:lineRule="auto"/>
              <w:jc w:val="left"/>
            </w:pPr>
            <w:r>
              <w:rPr>
                <w:rFonts w:ascii="Poppins" w:hAnsi="Poppins" w:cs="Poppins"/>
                <w:sz w:val="24"/>
                <w:szCs w:val="24"/>
              </w:rPr>
              <w:t xml:space="preserve">The quantity of Gas referred to as the Contract Quantity that is applicable for each Day in a particular Contract Year, which shall be 6MMSCF/D The specific DCQ applicable for each year of the Delivery Period, shall be as set out in the GSA. </w:t>
            </w:r>
          </w:p>
        </w:tc>
      </w:tr>
      <w:tr w:rsidR="00B27990" w14:paraId="25479C56" w14:textId="77777777">
        <w:trPr>
          <w:trHeight w:val="1618"/>
        </w:trPr>
        <w:tc>
          <w:tcPr>
            <w:tcW w:w="3512" w:type="dxa"/>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66BF7669" w14:textId="77777777" w:rsidR="00B27990" w:rsidRDefault="00EE461C">
            <w:pPr>
              <w:spacing w:after="0" w:line="244" w:lineRule="auto"/>
              <w:ind w:left="382" w:firstLine="0"/>
              <w:jc w:val="left"/>
            </w:pPr>
            <w:r>
              <w:rPr>
                <w:rFonts w:ascii="Poppins" w:hAnsi="Poppins" w:cs="Poppins"/>
                <w:b/>
                <w:sz w:val="24"/>
                <w:szCs w:val="24"/>
              </w:rPr>
              <w:lastRenderedPageBreak/>
              <w:t xml:space="preserve">10. </w:t>
            </w:r>
            <w:bookmarkStart w:id="30" w:name="_Hlk190774065"/>
            <w:r>
              <w:rPr>
                <w:rFonts w:ascii="Poppins" w:hAnsi="Poppins" w:cs="Poppins"/>
                <w:b/>
                <w:sz w:val="24"/>
                <w:szCs w:val="24"/>
              </w:rPr>
              <w:t xml:space="preserve">Contract Period </w:t>
            </w:r>
            <w:bookmarkEnd w:id="30"/>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5A2E848B" w14:textId="77777777" w:rsidR="00B27990" w:rsidRDefault="00EE461C">
            <w:pPr>
              <w:pStyle w:val="ListParagraph"/>
              <w:numPr>
                <w:ilvl w:val="0"/>
                <w:numId w:val="5"/>
              </w:numPr>
              <w:spacing w:after="48" w:line="228" w:lineRule="auto"/>
              <w:ind w:right="16"/>
              <w:jc w:val="left"/>
            </w:pPr>
            <w:r>
              <w:rPr>
                <w:rFonts w:ascii="Poppins" w:hAnsi="Poppins" w:cs="Poppins"/>
                <w:sz w:val="24"/>
                <w:szCs w:val="24"/>
              </w:rPr>
              <w:t xml:space="preserve">The period of the Agreement, from the Start Date until the Termination Date shall be ten (10) years as agreed by Parties. </w:t>
            </w:r>
          </w:p>
          <w:p w14:paraId="459F9FA3" w14:textId="77777777" w:rsidR="00B27990" w:rsidRDefault="00B27990">
            <w:pPr>
              <w:spacing w:after="48" w:line="228" w:lineRule="auto"/>
              <w:ind w:left="451" w:right="16" w:firstLine="0"/>
              <w:jc w:val="left"/>
              <w:rPr>
                <w:rFonts w:ascii="Poppins" w:hAnsi="Poppins" w:cs="Poppins"/>
                <w:sz w:val="24"/>
                <w:szCs w:val="24"/>
              </w:rPr>
            </w:pPr>
          </w:p>
          <w:p w14:paraId="17BC1393" w14:textId="77777777" w:rsidR="00B27990" w:rsidRDefault="00EE461C">
            <w:pPr>
              <w:pStyle w:val="ListParagraph"/>
              <w:numPr>
                <w:ilvl w:val="0"/>
                <w:numId w:val="5"/>
              </w:numPr>
              <w:spacing w:after="0" w:line="244" w:lineRule="auto"/>
              <w:ind w:right="16"/>
              <w:jc w:val="left"/>
              <w:rPr>
                <w:rFonts w:ascii="Poppins" w:hAnsi="Poppins" w:cs="Poppins"/>
                <w:sz w:val="24"/>
                <w:szCs w:val="24"/>
              </w:rPr>
            </w:pPr>
            <w:r>
              <w:rPr>
                <w:rFonts w:ascii="Poppins" w:hAnsi="Poppins" w:cs="Poppins"/>
                <w:sz w:val="24"/>
                <w:szCs w:val="24"/>
              </w:rPr>
              <w:t xml:space="preserve">The GSA will include the procedure for the Parties to agree an extension of the terms of the Agreement. </w:t>
            </w:r>
          </w:p>
        </w:tc>
      </w:tr>
      <w:tr w:rsidR="00B27990" w14:paraId="1620DA66" w14:textId="77777777">
        <w:trPr>
          <w:trHeight w:val="1618"/>
        </w:trPr>
        <w:tc>
          <w:tcPr>
            <w:tcW w:w="3512" w:type="dxa"/>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47454FFB" w14:textId="77777777" w:rsidR="00B27990" w:rsidRDefault="00EE461C">
            <w:pPr>
              <w:spacing w:after="0" w:line="244" w:lineRule="auto"/>
              <w:ind w:left="382" w:firstLine="0"/>
              <w:jc w:val="left"/>
            </w:pPr>
            <w:r>
              <w:rPr>
                <w:rFonts w:ascii="Poppins" w:hAnsi="Poppins" w:cs="Poppins"/>
                <w:b/>
                <w:sz w:val="24"/>
                <w:szCs w:val="24"/>
              </w:rPr>
              <w:t>11. Contract Gas Price and Price Escalation</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491A27A0" w14:textId="77777777" w:rsidR="00B27990" w:rsidRDefault="00EE461C">
            <w:pPr>
              <w:pStyle w:val="ListParagraph"/>
              <w:numPr>
                <w:ilvl w:val="0"/>
                <w:numId w:val="5"/>
              </w:numPr>
              <w:spacing w:after="48" w:line="228" w:lineRule="auto"/>
              <w:ind w:right="16"/>
              <w:jc w:val="left"/>
            </w:pPr>
            <w:r>
              <w:rPr>
                <w:rFonts w:ascii="Poppins" w:hAnsi="Poppins" w:cs="Poppins"/>
                <w:sz w:val="24"/>
                <w:szCs w:val="24"/>
              </w:rPr>
              <w:t>The Contract Price for the Gas from the Seller to the Buyer shall be expressed in US Dollars per Thousand standard cubic feet (USD/Mscf).</w:t>
            </w:r>
          </w:p>
          <w:p w14:paraId="0B6EFDFE" w14:textId="77777777" w:rsidR="00B27990" w:rsidRDefault="00EE461C">
            <w:pPr>
              <w:pStyle w:val="ListParagraph"/>
              <w:numPr>
                <w:ilvl w:val="0"/>
                <w:numId w:val="5"/>
              </w:numPr>
              <w:spacing w:after="48" w:line="228" w:lineRule="auto"/>
              <w:ind w:right="16"/>
              <w:jc w:val="left"/>
              <w:rPr>
                <w:rFonts w:ascii="Poppins" w:hAnsi="Poppins" w:cs="Poppins"/>
                <w:sz w:val="24"/>
                <w:szCs w:val="24"/>
              </w:rPr>
            </w:pPr>
            <w:r>
              <w:rPr>
                <w:rFonts w:ascii="Poppins" w:hAnsi="Poppins" w:cs="Poppins"/>
                <w:sz w:val="24"/>
                <w:szCs w:val="24"/>
              </w:rPr>
              <w:t>The annual price escalation applicable to Contract Price shall be calculated and adjusted in accordance with the following:</w:t>
            </w:r>
          </w:p>
          <w:p w14:paraId="3C12BD16" w14:textId="77777777" w:rsidR="00B27990" w:rsidRDefault="00EE461C">
            <w:pPr>
              <w:pStyle w:val="ListParagraph"/>
              <w:spacing w:after="48" w:line="228" w:lineRule="auto"/>
              <w:ind w:right="16" w:firstLine="0"/>
              <w:jc w:val="left"/>
            </w:pPr>
            <w:r>
              <w:rPr>
                <w:rFonts w:ascii="Poppins" w:hAnsi="Poppins" w:cs="Poppins"/>
                <w:b/>
                <w:bCs/>
                <w:sz w:val="24"/>
                <w:szCs w:val="24"/>
              </w:rPr>
              <w:t xml:space="preserve">CP </w:t>
            </w:r>
            <w:r>
              <w:rPr>
                <w:rFonts w:ascii="Poppins" w:hAnsi="Poppins" w:cs="Poppins"/>
                <w:sz w:val="24"/>
                <w:szCs w:val="24"/>
              </w:rPr>
              <w:tab/>
              <w:t>=      PP x CPIp/ CPIp-1</w:t>
            </w:r>
          </w:p>
          <w:p w14:paraId="35ECB73B" w14:textId="77777777" w:rsidR="00B27990" w:rsidRDefault="00EE461C">
            <w:pPr>
              <w:pStyle w:val="ListParagraph"/>
              <w:spacing w:after="48" w:line="228" w:lineRule="auto"/>
              <w:ind w:right="16" w:firstLine="0"/>
              <w:jc w:val="left"/>
            </w:pPr>
            <w:r>
              <w:rPr>
                <w:rFonts w:ascii="Poppins" w:hAnsi="Poppins" w:cs="Poppins"/>
                <w:sz w:val="24"/>
                <w:szCs w:val="24"/>
              </w:rPr>
              <w:t>Where:</w:t>
            </w:r>
          </w:p>
          <w:p w14:paraId="553E1BCA" w14:textId="77777777" w:rsidR="00B27990" w:rsidRDefault="00EE461C">
            <w:pPr>
              <w:pStyle w:val="ListParagraph"/>
              <w:spacing w:after="48" w:line="228" w:lineRule="auto"/>
              <w:ind w:right="16" w:firstLine="0"/>
              <w:jc w:val="left"/>
            </w:pPr>
            <w:r>
              <w:rPr>
                <w:rFonts w:ascii="Poppins" w:hAnsi="Poppins"/>
                <w:b/>
                <w:sz w:val="24"/>
              </w:rPr>
              <w:t xml:space="preserve">CP </w:t>
            </w:r>
            <w:r>
              <w:rPr>
                <w:rFonts w:ascii="Poppins" w:hAnsi="Poppins" w:cs="Poppins"/>
                <w:sz w:val="24"/>
                <w:szCs w:val="24"/>
              </w:rPr>
              <w:tab/>
              <w:t xml:space="preserve">= </w:t>
            </w:r>
            <w:r>
              <w:rPr>
                <w:rFonts w:ascii="Poppins" w:hAnsi="Poppins" w:cs="Poppins"/>
                <w:sz w:val="24"/>
                <w:szCs w:val="24"/>
              </w:rPr>
              <w:tab/>
              <w:t>current applicable Contract Price</w:t>
            </w:r>
          </w:p>
          <w:p w14:paraId="4ABCE78E" w14:textId="77777777" w:rsidR="00B27990" w:rsidRDefault="00EE461C">
            <w:pPr>
              <w:pStyle w:val="ListParagraph"/>
              <w:spacing w:after="48" w:line="228" w:lineRule="auto"/>
              <w:ind w:right="16" w:firstLine="0"/>
              <w:jc w:val="left"/>
            </w:pPr>
            <w:r>
              <w:rPr>
                <w:rFonts w:ascii="Poppins" w:hAnsi="Poppins"/>
                <w:b/>
                <w:sz w:val="24"/>
              </w:rPr>
              <w:t xml:space="preserve">PP </w:t>
            </w:r>
            <w:r>
              <w:rPr>
                <w:rFonts w:ascii="Poppins" w:hAnsi="Poppins" w:cs="Poppins"/>
                <w:sz w:val="24"/>
                <w:szCs w:val="24"/>
              </w:rPr>
              <w:tab/>
              <w:t xml:space="preserve">= </w:t>
            </w:r>
            <w:r>
              <w:rPr>
                <w:rFonts w:ascii="Poppins" w:hAnsi="Poppins" w:cs="Poppins"/>
                <w:sz w:val="24"/>
                <w:szCs w:val="24"/>
              </w:rPr>
              <w:tab/>
              <w:t xml:space="preserve">the Contract Price for the immediately preceding Contract Year, </w:t>
            </w:r>
          </w:p>
          <w:p w14:paraId="4C0BFDE3" w14:textId="77777777" w:rsidR="00B27990" w:rsidRDefault="00EE461C">
            <w:pPr>
              <w:pStyle w:val="ListParagraph"/>
              <w:spacing w:after="48" w:line="228" w:lineRule="auto"/>
              <w:ind w:right="16" w:firstLine="0"/>
              <w:jc w:val="left"/>
            </w:pPr>
            <w:r>
              <w:rPr>
                <w:rFonts w:ascii="Poppins" w:hAnsi="Poppins"/>
                <w:b/>
                <w:sz w:val="24"/>
              </w:rPr>
              <w:t>CPIp</w:t>
            </w:r>
            <w:r>
              <w:rPr>
                <w:rFonts w:ascii="Poppins" w:hAnsi="Poppins" w:cs="Poppins"/>
                <w:sz w:val="24"/>
                <w:szCs w:val="24"/>
              </w:rPr>
              <w:tab/>
              <w:t xml:space="preserve">= </w:t>
            </w:r>
            <w:r>
              <w:rPr>
                <w:rFonts w:ascii="Poppins" w:hAnsi="Poppins" w:cs="Poppins"/>
                <w:sz w:val="24"/>
                <w:szCs w:val="24"/>
              </w:rPr>
              <w:tab/>
              <w:t>OECD Consumer Price Index - Total, all items, in effect for the six (6) Month period ending three (3) Months before the start of the current Contract Year.</w:t>
            </w:r>
          </w:p>
          <w:p w14:paraId="0317DC5D" w14:textId="77777777" w:rsidR="00B27990" w:rsidRDefault="00EE461C">
            <w:pPr>
              <w:pStyle w:val="ListParagraph"/>
              <w:spacing w:after="48" w:line="228" w:lineRule="auto"/>
              <w:ind w:right="16" w:firstLine="0"/>
              <w:jc w:val="left"/>
            </w:pPr>
            <w:r>
              <w:rPr>
                <w:rFonts w:ascii="Poppins" w:hAnsi="Poppins"/>
                <w:b/>
                <w:sz w:val="24"/>
              </w:rPr>
              <w:t>CPIp-1</w:t>
            </w:r>
            <w:r>
              <w:rPr>
                <w:rFonts w:ascii="Poppins" w:hAnsi="Poppins" w:cs="Poppins"/>
                <w:sz w:val="24"/>
                <w:szCs w:val="24"/>
              </w:rPr>
              <w:t xml:space="preserve">= </w:t>
            </w:r>
            <w:r>
              <w:rPr>
                <w:rFonts w:ascii="Poppins" w:hAnsi="Poppins" w:cs="Poppins"/>
                <w:sz w:val="24"/>
                <w:szCs w:val="24"/>
              </w:rPr>
              <w:tab/>
              <w:t>OECD Consumer Price Index - Total, all items, in effect for the six (6) Month period ending three (3) Months before the start of the previous Contract Year.</w:t>
            </w:r>
          </w:p>
          <w:p w14:paraId="456D88AB" w14:textId="77777777" w:rsidR="00B27990" w:rsidRDefault="00B27990">
            <w:pPr>
              <w:pStyle w:val="ListParagraph"/>
              <w:spacing w:after="48" w:line="228" w:lineRule="auto"/>
              <w:ind w:right="16" w:firstLine="0"/>
              <w:jc w:val="left"/>
              <w:rPr>
                <w:rFonts w:ascii="Poppins" w:hAnsi="Poppins" w:cs="Poppins"/>
                <w:sz w:val="24"/>
                <w:szCs w:val="24"/>
                <w:lang w:val="en-GB"/>
              </w:rPr>
            </w:pPr>
          </w:p>
        </w:tc>
      </w:tr>
      <w:tr w:rsidR="00B27990" w14:paraId="2C712D5C" w14:textId="77777777">
        <w:trPr>
          <w:trHeight w:val="2297"/>
        </w:trPr>
        <w:tc>
          <w:tcPr>
            <w:tcW w:w="3512" w:type="dxa"/>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0567301C" w14:textId="77777777" w:rsidR="00B27990" w:rsidRDefault="00EE461C">
            <w:pPr>
              <w:spacing w:after="0" w:line="244" w:lineRule="auto"/>
              <w:ind w:left="382" w:firstLine="0"/>
              <w:jc w:val="left"/>
            </w:pPr>
            <w:r>
              <w:rPr>
                <w:rFonts w:ascii="Poppins" w:hAnsi="Poppins" w:cs="Poppins"/>
                <w:b/>
                <w:sz w:val="24"/>
                <w:szCs w:val="24"/>
              </w:rPr>
              <w:t>12.Currency of Payment</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62AD465C" w14:textId="77777777" w:rsidR="00B27990" w:rsidRDefault="00EE461C">
            <w:pPr>
              <w:pStyle w:val="ListParagraph"/>
              <w:numPr>
                <w:ilvl w:val="0"/>
                <w:numId w:val="7"/>
              </w:numPr>
              <w:spacing w:after="142" w:line="244" w:lineRule="auto"/>
              <w:ind w:left="714" w:hanging="357"/>
              <w:jc w:val="left"/>
            </w:pPr>
            <w:r>
              <w:rPr>
                <w:rFonts w:ascii="Poppins" w:hAnsi="Poppins" w:cs="Poppins"/>
                <w:sz w:val="24"/>
                <w:szCs w:val="24"/>
              </w:rPr>
              <w:t>Buyer shall remit payment for Gas purchased to the Seller in Naira at the applicable CBN Naira/US Dollars exchange rate</w:t>
            </w:r>
            <w:r>
              <w:rPr>
                <w:szCs w:val="24"/>
              </w:rPr>
              <w:t xml:space="preserve">. </w:t>
            </w:r>
          </w:p>
        </w:tc>
      </w:tr>
      <w:tr w:rsidR="00B27990" w14:paraId="2E10D6D9" w14:textId="77777777">
        <w:trPr>
          <w:trHeight w:val="2297"/>
        </w:trPr>
        <w:tc>
          <w:tcPr>
            <w:tcW w:w="3512" w:type="dxa"/>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0CE5F885" w14:textId="77777777" w:rsidR="00B27990" w:rsidRDefault="00EE461C">
            <w:pPr>
              <w:spacing w:after="0" w:line="244" w:lineRule="auto"/>
              <w:ind w:left="382" w:firstLine="0"/>
              <w:jc w:val="left"/>
            </w:pPr>
            <w:bookmarkStart w:id="31" w:name="_Hlk190774095"/>
            <w:r>
              <w:rPr>
                <w:rFonts w:ascii="Poppins" w:hAnsi="Poppins" w:cs="Poppins"/>
                <w:b/>
                <w:sz w:val="24"/>
                <w:szCs w:val="24"/>
              </w:rPr>
              <w:t xml:space="preserve">13. Delivery Point </w:t>
            </w:r>
            <w:bookmarkEnd w:id="31"/>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vAlign w:val="center"/>
          </w:tcPr>
          <w:p w14:paraId="6D7BAE7A" w14:textId="77777777" w:rsidR="00B27990" w:rsidRDefault="00EE461C">
            <w:pPr>
              <w:pStyle w:val="ListParagraph"/>
              <w:numPr>
                <w:ilvl w:val="0"/>
                <w:numId w:val="7"/>
              </w:numPr>
              <w:spacing w:after="142" w:line="244" w:lineRule="auto"/>
              <w:ind w:left="714" w:hanging="357"/>
              <w:jc w:val="left"/>
              <w:rPr>
                <w:rFonts w:ascii="Poppins" w:hAnsi="Poppins" w:cs="Poppins"/>
                <w:sz w:val="24"/>
                <w:szCs w:val="24"/>
              </w:rPr>
            </w:pPr>
            <w:r>
              <w:rPr>
                <w:rFonts w:ascii="Poppins" w:hAnsi="Poppins" w:cs="Poppins"/>
                <w:sz w:val="24"/>
                <w:szCs w:val="24"/>
              </w:rPr>
              <w:t xml:space="preserve">The Delivery Point (custody transfer point) shall be the outlet flange of the metering station within the fence of SEPLAT’s Oben Gas Plant in Edo State, Nigeria. </w:t>
            </w:r>
          </w:p>
          <w:p w14:paraId="3CE165F2" w14:textId="77777777" w:rsidR="00B27990" w:rsidRDefault="00EE461C">
            <w:pPr>
              <w:pStyle w:val="ListParagraph"/>
              <w:numPr>
                <w:ilvl w:val="0"/>
                <w:numId w:val="7"/>
              </w:numPr>
              <w:spacing w:after="0" w:line="244" w:lineRule="auto"/>
              <w:ind w:left="714" w:hanging="357"/>
              <w:jc w:val="left"/>
              <w:rPr>
                <w:rFonts w:ascii="Poppins" w:hAnsi="Poppins" w:cs="Poppins"/>
                <w:sz w:val="24"/>
                <w:szCs w:val="24"/>
              </w:rPr>
            </w:pPr>
            <w:r>
              <w:rPr>
                <w:rFonts w:ascii="Poppins" w:hAnsi="Poppins" w:cs="Poppins"/>
                <w:sz w:val="24"/>
                <w:szCs w:val="24"/>
              </w:rPr>
              <w:t>The Sellers shall make available at the Delivery Point all quantities of Gas nominated for delivery by the Buyer in accordance with the GSA. The Buyer shall take delivery of Gas at the Delivery Point in accordance with the provisions of the GSA.</w:t>
            </w:r>
          </w:p>
        </w:tc>
      </w:tr>
      <w:tr w:rsidR="00B27990" w14:paraId="374CE345" w14:textId="77777777">
        <w:trPr>
          <w:trHeight w:val="1094"/>
        </w:trPr>
        <w:tc>
          <w:tcPr>
            <w:tcW w:w="3512" w:type="dxa"/>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tcPr>
          <w:p w14:paraId="570F05D1" w14:textId="77777777" w:rsidR="00B27990" w:rsidRDefault="00EE461C">
            <w:pPr>
              <w:spacing w:after="0" w:line="244" w:lineRule="auto"/>
              <w:ind w:left="382" w:firstLine="0"/>
              <w:jc w:val="left"/>
            </w:pPr>
            <w:r>
              <w:rPr>
                <w:rFonts w:ascii="Poppins" w:hAnsi="Poppins" w:cs="Poppins"/>
                <w:b/>
                <w:sz w:val="24"/>
                <w:szCs w:val="24"/>
              </w:rPr>
              <w:t xml:space="preserve">14. Delivery Pressure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89" w:type="dxa"/>
              <w:bottom w:w="6" w:type="dxa"/>
              <w:right w:w="73" w:type="dxa"/>
            </w:tcMar>
            <w:vAlign w:val="bottom"/>
          </w:tcPr>
          <w:p w14:paraId="765F0B99"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 xml:space="preserve">The pressure of Gas immediately upstream of the Delivery Point expressed in Barg shall be agreed and indicated in the GSA. </w:t>
            </w:r>
          </w:p>
        </w:tc>
      </w:tr>
      <w:tr w:rsidR="00B27990" w14:paraId="767A19C6" w14:textId="77777777">
        <w:trPr>
          <w:trHeight w:val="1978"/>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tcPr>
          <w:p w14:paraId="1BB79D1E" w14:textId="77777777" w:rsidR="00B27990" w:rsidRDefault="00EE461C">
            <w:pPr>
              <w:spacing w:after="0" w:line="244" w:lineRule="auto"/>
              <w:ind w:left="377" w:firstLine="0"/>
              <w:jc w:val="left"/>
            </w:pPr>
            <w:r>
              <w:rPr>
                <w:rFonts w:ascii="Poppins" w:hAnsi="Poppins" w:cs="Poppins"/>
                <w:b/>
                <w:sz w:val="24"/>
                <w:szCs w:val="24"/>
              </w:rPr>
              <w:lastRenderedPageBreak/>
              <w:t xml:space="preserve">15. Escrow Account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vAlign w:val="bottom"/>
          </w:tcPr>
          <w:p w14:paraId="6E135393"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 xml:space="preserve">A bank account established by the Aggregator with the Escrow Agent under the Escrow Agreement for the receipt and management of payments made by the Buyer and other purchasers of wholesale Gas pursuant to the GSA.  </w:t>
            </w:r>
          </w:p>
        </w:tc>
      </w:tr>
      <w:tr w:rsidR="00B27990" w14:paraId="6A9D91C0" w14:textId="77777777">
        <w:trPr>
          <w:trHeight w:val="1549"/>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tcPr>
          <w:p w14:paraId="453BA602" w14:textId="7A7B3396" w:rsidR="00B27990" w:rsidRDefault="00EE461C">
            <w:pPr>
              <w:spacing w:after="0" w:line="244" w:lineRule="auto"/>
              <w:ind w:left="377" w:firstLine="0"/>
              <w:jc w:val="left"/>
            </w:pPr>
            <w:r>
              <w:rPr>
                <w:rFonts w:ascii="Poppins" w:hAnsi="Poppins" w:cs="Poppins"/>
                <w:b/>
                <w:sz w:val="24"/>
                <w:szCs w:val="24"/>
              </w:rPr>
              <w:t>1</w:t>
            </w:r>
            <w:r w:rsidR="00976AC8">
              <w:rPr>
                <w:rFonts w:ascii="Poppins" w:hAnsi="Poppins" w:cs="Poppins"/>
                <w:b/>
                <w:sz w:val="24"/>
                <w:szCs w:val="24"/>
              </w:rPr>
              <w:t>6</w:t>
            </w:r>
            <w:r>
              <w:rPr>
                <w:rFonts w:ascii="Poppins" w:hAnsi="Poppins" w:cs="Poppins"/>
                <w:b/>
                <w:sz w:val="24"/>
                <w:szCs w:val="24"/>
              </w:rPr>
              <w:t>. Title and Risk</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vAlign w:val="bottom"/>
          </w:tcPr>
          <w:p w14:paraId="1C5C75EB"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The title to Gas sold and purchased under this Agreement shall pass from the Sellers to the Buyer at the Delivery Point.</w:t>
            </w:r>
          </w:p>
          <w:p w14:paraId="22246E06" w14:textId="77777777" w:rsidR="00B27990" w:rsidRDefault="00EE461C">
            <w:pPr>
              <w:pStyle w:val="ListParagraph"/>
              <w:numPr>
                <w:ilvl w:val="0"/>
                <w:numId w:val="5"/>
              </w:numPr>
              <w:spacing w:after="0" w:line="244" w:lineRule="auto"/>
              <w:jc w:val="left"/>
              <w:rPr>
                <w:rFonts w:ascii="Poppins" w:hAnsi="Poppins" w:cs="Poppins"/>
                <w:sz w:val="24"/>
                <w:szCs w:val="24"/>
              </w:rPr>
            </w:pPr>
            <w:r>
              <w:rPr>
                <w:rFonts w:ascii="Poppins" w:hAnsi="Poppins" w:cs="Poppins"/>
                <w:sz w:val="24"/>
                <w:szCs w:val="24"/>
              </w:rPr>
              <w:t>The risk in, title and associated with the Gas sold and purchased under this Agreement shall pass from the Sellers to the Buyer at the Delivery Point.</w:t>
            </w:r>
          </w:p>
        </w:tc>
      </w:tr>
      <w:tr w:rsidR="00B27990" w14:paraId="7E18A4EA" w14:textId="77777777">
        <w:trPr>
          <w:trHeight w:val="1594"/>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tcPr>
          <w:p w14:paraId="39ED6E15" w14:textId="282D619E" w:rsidR="00B27990" w:rsidRDefault="00976AC8">
            <w:pPr>
              <w:spacing w:after="0" w:line="244" w:lineRule="auto"/>
              <w:ind w:left="377" w:firstLine="0"/>
              <w:jc w:val="left"/>
            </w:pPr>
            <w:r>
              <w:rPr>
                <w:rFonts w:ascii="Poppins" w:hAnsi="Poppins" w:cs="Poppins"/>
                <w:b/>
                <w:sz w:val="24"/>
                <w:szCs w:val="24"/>
              </w:rPr>
              <w:t>17</w:t>
            </w:r>
            <w:r w:rsidR="00EE461C">
              <w:rPr>
                <w:rFonts w:ascii="Poppins" w:hAnsi="Poppins" w:cs="Poppins"/>
                <w:b/>
                <w:sz w:val="24"/>
                <w:szCs w:val="24"/>
              </w:rPr>
              <w:t>. Confidentiality</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vAlign w:val="bottom"/>
          </w:tcPr>
          <w:p w14:paraId="64A4F4B7" w14:textId="77777777" w:rsidR="00B27990" w:rsidRDefault="00EE461C">
            <w:pPr>
              <w:pStyle w:val="ListParagraph"/>
              <w:numPr>
                <w:ilvl w:val="0"/>
                <w:numId w:val="5"/>
              </w:numPr>
              <w:spacing w:before="120"/>
              <w:rPr>
                <w:rFonts w:ascii="Poppins" w:hAnsi="Poppins" w:cs="Poppins"/>
                <w:sz w:val="24"/>
                <w:szCs w:val="24"/>
              </w:rPr>
            </w:pPr>
            <w:r>
              <w:rPr>
                <w:rFonts w:ascii="Poppins" w:hAnsi="Poppins" w:cs="Poppins"/>
                <w:sz w:val="24"/>
                <w:szCs w:val="24"/>
              </w:rPr>
              <w:t xml:space="preserve">The Parties acknowledge that confidential information regarding each other’s business and operations shall be exchanged during the Term of the GSA and hereby agree to protect all confidential information (including other third parties’ confidential information) exchanged or lawfully made available to a Party pursuant to the GSA. </w:t>
            </w:r>
          </w:p>
          <w:p w14:paraId="274D0F90" w14:textId="77777777" w:rsidR="00B27990" w:rsidRDefault="00EE461C">
            <w:pPr>
              <w:pStyle w:val="ListParagraph"/>
              <w:numPr>
                <w:ilvl w:val="0"/>
                <w:numId w:val="5"/>
              </w:numPr>
              <w:spacing w:before="120"/>
              <w:rPr>
                <w:rFonts w:ascii="Poppins" w:hAnsi="Poppins" w:cs="Poppins"/>
                <w:sz w:val="24"/>
                <w:szCs w:val="24"/>
              </w:rPr>
            </w:pPr>
            <w:r>
              <w:rPr>
                <w:rFonts w:ascii="Poppins" w:hAnsi="Poppins" w:cs="Poppins"/>
                <w:sz w:val="24"/>
                <w:szCs w:val="24"/>
              </w:rPr>
              <w:t>Confidential obligations shall remain binding on the Parties for a period of seven (7) years after the expiration or earlier termination of the GSA.</w:t>
            </w:r>
          </w:p>
          <w:p w14:paraId="525ABD2F" w14:textId="77777777" w:rsidR="00B27990" w:rsidRDefault="00EE461C">
            <w:pPr>
              <w:pStyle w:val="ListParagraph"/>
              <w:numPr>
                <w:ilvl w:val="0"/>
                <w:numId w:val="5"/>
              </w:numPr>
              <w:spacing w:before="120"/>
            </w:pPr>
            <w:r>
              <w:rPr>
                <w:rFonts w:ascii="Poppins" w:hAnsi="Poppins" w:cs="Poppins"/>
                <w:sz w:val="24"/>
                <w:szCs w:val="24"/>
              </w:rPr>
              <w:t>The GSA will include standard provisions for permitted disclosure of Confidential Information.</w:t>
            </w:r>
          </w:p>
        </w:tc>
      </w:tr>
      <w:tr w:rsidR="00B27990" w14:paraId="76E200E8" w14:textId="77777777">
        <w:trPr>
          <w:trHeight w:val="1069"/>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tcPr>
          <w:p w14:paraId="127B93FB" w14:textId="037F6F27" w:rsidR="00B27990" w:rsidRDefault="00976AC8">
            <w:pPr>
              <w:spacing w:after="0" w:line="244" w:lineRule="auto"/>
              <w:ind w:left="377" w:firstLine="0"/>
              <w:jc w:val="left"/>
            </w:pPr>
            <w:r>
              <w:rPr>
                <w:rFonts w:ascii="Poppins" w:hAnsi="Poppins" w:cs="Poppins"/>
                <w:b/>
                <w:sz w:val="24"/>
                <w:szCs w:val="24"/>
              </w:rPr>
              <w:t>18.</w:t>
            </w:r>
            <w:r w:rsidR="00EE461C">
              <w:rPr>
                <w:rFonts w:ascii="Poppins" w:hAnsi="Poppins" w:cs="Poppins"/>
                <w:b/>
                <w:sz w:val="24"/>
                <w:szCs w:val="24"/>
              </w:rPr>
              <w:t>Excess Gas and Make Good Gas</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vAlign w:val="bottom"/>
          </w:tcPr>
          <w:p w14:paraId="29E8B81C" w14:textId="77777777" w:rsidR="00B27990" w:rsidRDefault="00EE461C">
            <w:pPr>
              <w:pStyle w:val="ListParagraph"/>
              <w:numPr>
                <w:ilvl w:val="0"/>
                <w:numId w:val="5"/>
              </w:numPr>
              <w:spacing w:after="0" w:line="244" w:lineRule="auto"/>
              <w:jc w:val="left"/>
            </w:pPr>
            <w:r>
              <w:rPr>
                <w:rFonts w:ascii="Poppins" w:hAnsi="Poppins" w:cs="Poppins"/>
                <w:sz w:val="24"/>
                <w:szCs w:val="24"/>
              </w:rPr>
              <w:t xml:space="preserve">If the Buyer wishes to nominate to the Sellers to make available for delivery to the Buyer at the Delivery Point any quantity of Gas in excess of the Maximum Daily Quantity </w:t>
            </w:r>
            <w:r>
              <w:rPr>
                <w:rFonts w:ascii="Poppins" w:hAnsi="Poppins" w:cs="Poppins"/>
                <w:b/>
                <w:sz w:val="24"/>
                <w:szCs w:val="24"/>
              </w:rPr>
              <w:t>(“MDQ”)</w:t>
            </w:r>
            <w:r>
              <w:rPr>
                <w:rFonts w:ascii="Poppins" w:hAnsi="Poppins" w:cs="Poppins"/>
                <w:sz w:val="24"/>
                <w:szCs w:val="24"/>
              </w:rPr>
              <w:t xml:space="preserve"> for that Day </w:t>
            </w:r>
            <w:r>
              <w:rPr>
                <w:rFonts w:ascii="Poppins" w:hAnsi="Poppins" w:cs="Poppins"/>
                <w:b/>
                <w:sz w:val="24"/>
                <w:szCs w:val="24"/>
              </w:rPr>
              <w:t>(“Excess Gas”</w:t>
            </w:r>
            <w:r>
              <w:rPr>
                <w:rFonts w:ascii="Poppins" w:hAnsi="Poppins" w:cs="Poppins"/>
                <w:sz w:val="24"/>
                <w:szCs w:val="24"/>
              </w:rPr>
              <w:t xml:space="preserve">), the Parties shall follow the due process to be agreed in the GSA. </w:t>
            </w:r>
          </w:p>
          <w:p w14:paraId="5FEBDF4A" w14:textId="77777777" w:rsidR="00B27990" w:rsidRDefault="00EE461C">
            <w:pPr>
              <w:pStyle w:val="ListParagraph"/>
              <w:numPr>
                <w:ilvl w:val="0"/>
                <w:numId w:val="5"/>
              </w:numPr>
              <w:spacing w:after="0" w:line="244" w:lineRule="auto"/>
              <w:jc w:val="left"/>
            </w:pPr>
            <w:r>
              <w:rPr>
                <w:rFonts w:ascii="Poppins" w:hAnsi="Poppins" w:cs="Poppins"/>
                <w:sz w:val="24"/>
                <w:szCs w:val="24"/>
              </w:rPr>
              <w:t xml:space="preserve">Where the Seller has Gas in excess of the Nominated Quantity for that Day </w:t>
            </w:r>
            <w:r>
              <w:rPr>
                <w:rFonts w:ascii="Poppins" w:hAnsi="Poppins" w:cs="Poppins"/>
                <w:b/>
                <w:bCs/>
                <w:sz w:val="24"/>
                <w:szCs w:val="24"/>
              </w:rPr>
              <w:t>(“Make Good Gas”</w:t>
            </w:r>
            <w:r>
              <w:rPr>
                <w:rFonts w:ascii="Poppins" w:hAnsi="Poppins" w:cs="Poppins"/>
                <w:sz w:val="24"/>
                <w:szCs w:val="24"/>
              </w:rPr>
              <w:t>) available for delivery to the Buyer at the Delivery Point, the Parties shall follow the due process to be agreed in the GSA.</w:t>
            </w:r>
          </w:p>
        </w:tc>
      </w:tr>
      <w:tr w:rsidR="00B27990" w14:paraId="492B1337" w14:textId="77777777">
        <w:trPr>
          <w:trHeight w:val="2619"/>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tcPr>
          <w:p w14:paraId="5749BB1E" w14:textId="35ACAD6A" w:rsidR="00B27990" w:rsidRDefault="00976AC8">
            <w:pPr>
              <w:spacing w:after="0" w:line="244" w:lineRule="auto"/>
              <w:ind w:left="377" w:firstLine="0"/>
              <w:jc w:val="left"/>
            </w:pPr>
            <w:r>
              <w:rPr>
                <w:rFonts w:ascii="Poppins" w:hAnsi="Poppins" w:cs="Poppins"/>
                <w:b/>
                <w:sz w:val="24"/>
                <w:szCs w:val="24"/>
              </w:rPr>
              <w:t>19</w:t>
            </w:r>
            <w:r w:rsidR="00EE461C">
              <w:rPr>
                <w:rFonts w:ascii="Poppins" w:hAnsi="Poppins" w:cs="Poppins"/>
                <w:b/>
                <w:sz w:val="24"/>
                <w:szCs w:val="24"/>
              </w:rPr>
              <w:t>. Take or Pay</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6" w:type="dxa"/>
              <w:right w:w="115" w:type="dxa"/>
            </w:tcMar>
            <w:vAlign w:val="center"/>
          </w:tcPr>
          <w:p w14:paraId="429C4B09" w14:textId="77777777" w:rsidR="00B27990" w:rsidRDefault="00EE461C">
            <w:pPr>
              <w:pStyle w:val="ListParagraph"/>
              <w:numPr>
                <w:ilvl w:val="0"/>
                <w:numId w:val="5"/>
              </w:numPr>
              <w:tabs>
                <w:tab w:val="left" w:pos="4096"/>
              </w:tabs>
              <w:rPr>
                <w:rFonts w:ascii="Poppins" w:hAnsi="Poppins" w:cs="Poppins"/>
                <w:sz w:val="24"/>
                <w:szCs w:val="24"/>
              </w:rPr>
            </w:pPr>
            <w:r>
              <w:rPr>
                <w:rFonts w:ascii="Poppins" w:hAnsi="Poppins" w:cs="Poppins"/>
                <w:sz w:val="24"/>
                <w:szCs w:val="24"/>
              </w:rPr>
              <w:t xml:space="preserve">In respect of each Contract Year, the Sellers shall make available at the Delivery Point and the Buyer shall take delivery of and shall pay for, or shall pay for if not taken delivery of, a quantity of Gas which at a minimum shall be equal to the Take or Pay Quantity. </w:t>
            </w:r>
          </w:p>
          <w:p w14:paraId="00F769A5" w14:textId="2FC7E128" w:rsidR="00B27990" w:rsidRDefault="00EE461C">
            <w:pPr>
              <w:pStyle w:val="ListParagraph"/>
              <w:numPr>
                <w:ilvl w:val="0"/>
                <w:numId w:val="5"/>
              </w:numPr>
              <w:tabs>
                <w:tab w:val="left" w:pos="4096"/>
              </w:tabs>
              <w:rPr>
                <w:rFonts w:ascii="Poppins" w:hAnsi="Poppins" w:cs="Poppins"/>
                <w:sz w:val="24"/>
                <w:szCs w:val="24"/>
              </w:rPr>
            </w:pPr>
            <w:r>
              <w:rPr>
                <w:rFonts w:ascii="Poppins" w:hAnsi="Poppins" w:cs="Poppins"/>
                <w:sz w:val="24"/>
                <w:szCs w:val="24"/>
              </w:rPr>
              <w:t xml:space="preserve">TOP shall be </w:t>
            </w:r>
            <w:r w:rsidR="00976AC8">
              <w:rPr>
                <w:rFonts w:ascii="Poppins" w:hAnsi="Poppins" w:cs="Poppins"/>
                <w:sz w:val="24"/>
                <w:szCs w:val="24"/>
              </w:rPr>
              <w:t>9</w:t>
            </w:r>
            <w:r>
              <w:rPr>
                <w:rFonts w:ascii="Poppins" w:hAnsi="Poppins" w:cs="Poppins"/>
                <w:sz w:val="24"/>
                <w:szCs w:val="24"/>
              </w:rPr>
              <w:t>0% of the Adjusted ACQ.</w:t>
            </w:r>
          </w:p>
          <w:p w14:paraId="2E9C9C75" w14:textId="77777777" w:rsidR="00B27990" w:rsidRDefault="00B27990">
            <w:pPr>
              <w:ind w:left="0" w:firstLine="0"/>
              <w:rPr>
                <w:rFonts w:ascii="Poppins" w:hAnsi="Poppins" w:cs="Poppins"/>
                <w:sz w:val="24"/>
                <w:szCs w:val="24"/>
              </w:rPr>
            </w:pPr>
          </w:p>
        </w:tc>
      </w:tr>
      <w:tr w:rsidR="00B27990" w14:paraId="4F5B8EA6" w14:textId="77777777">
        <w:trPr>
          <w:trHeight w:val="1896"/>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0" w:type="dxa"/>
              <w:right w:w="49" w:type="dxa"/>
            </w:tcMar>
          </w:tcPr>
          <w:p w14:paraId="148CFABD" w14:textId="698062DE" w:rsidR="00B27990" w:rsidRDefault="00EE461C">
            <w:pPr>
              <w:spacing w:after="0" w:line="244" w:lineRule="auto"/>
              <w:ind w:left="377" w:firstLine="0"/>
              <w:jc w:val="left"/>
            </w:pPr>
            <w:r>
              <w:rPr>
                <w:rFonts w:ascii="Poppins" w:hAnsi="Poppins" w:cs="Poppins"/>
                <w:b/>
                <w:sz w:val="24"/>
                <w:szCs w:val="24"/>
              </w:rPr>
              <w:lastRenderedPageBreak/>
              <w:t>2</w:t>
            </w:r>
            <w:r w:rsidR="00976AC8">
              <w:rPr>
                <w:rFonts w:ascii="Poppins" w:hAnsi="Poppins" w:cs="Poppins"/>
                <w:b/>
                <w:sz w:val="24"/>
                <w:szCs w:val="24"/>
              </w:rPr>
              <w:t>0</w:t>
            </w:r>
            <w:r>
              <w:rPr>
                <w:rFonts w:ascii="Poppins" w:hAnsi="Poppins" w:cs="Poppins"/>
                <w:b/>
                <w:sz w:val="24"/>
                <w:szCs w:val="24"/>
              </w:rPr>
              <w:t xml:space="preserve">. Shortfall Gas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0" w:type="dxa"/>
              <w:right w:w="49" w:type="dxa"/>
            </w:tcMar>
          </w:tcPr>
          <w:p w14:paraId="7F7BE70B" w14:textId="77777777" w:rsidR="00B27990" w:rsidRDefault="00EE461C">
            <w:pPr>
              <w:pStyle w:val="ListParagraph"/>
              <w:numPr>
                <w:ilvl w:val="0"/>
                <w:numId w:val="5"/>
              </w:numPr>
              <w:spacing w:after="0" w:line="244" w:lineRule="auto"/>
              <w:jc w:val="left"/>
            </w:pPr>
            <w:r>
              <w:rPr>
                <w:rFonts w:ascii="Poppins" w:hAnsi="Poppins" w:cs="Poppins"/>
                <w:sz w:val="24"/>
                <w:szCs w:val="24"/>
              </w:rPr>
              <w:t>If in any Contract Year, the Sellers have failed to deliver to the Buyer a quantity of Gas which is equal to the sum of the Nominated Quantities for that Contract Year, then the “</w:t>
            </w:r>
            <w:r>
              <w:rPr>
                <w:rFonts w:ascii="Poppins" w:hAnsi="Poppins" w:cs="Poppins"/>
                <w:b/>
                <w:sz w:val="24"/>
                <w:szCs w:val="24"/>
              </w:rPr>
              <w:t>Shortfall Gas</w:t>
            </w:r>
            <w:r>
              <w:rPr>
                <w:rFonts w:ascii="Poppins" w:hAnsi="Poppins" w:cs="Poppins"/>
                <w:sz w:val="24"/>
                <w:szCs w:val="24"/>
              </w:rPr>
              <w:t xml:space="preserve">” shall be defined in accordance with a formula to be agreed in the GSA. The Shortfall Gas Price in respect of Shortfall Gas shall be ninety percent (95%) of the Contract Price applicable at the time such quantity of Shortfall Gas arose. </w:t>
            </w:r>
          </w:p>
        </w:tc>
      </w:tr>
      <w:tr w:rsidR="00B27990" w14:paraId="6B511410" w14:textId="77777777">
        <w:trPr>
          <w:trHeight w:val="2765"/>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0" w:type="dxa"/>
              <w:right w:w="49" w:type="dxa"/>
            </w:tcMar>
          </w:tcPr>
          <w:p w14:paraId="067C67AD" w14:textId="123305CA" w:rsidR="00B27990" w:rsidRDefault="00EE461C">
            <w:pPr>
              <w:spacing w:after="0" w:line="244" w:lineRule="auto"/>
              <w:ind w:left="377" w:firstLine="0"/>
              <w:jc w:val="left"/>
            </w:pPr>
            <w:r>
              <w:rPr>
                <w:rFonts w:ascii="Poppins" w:hAnsi="Poppins" w:cs="Poppins"/>
                <w:b/>
                <w:sz w:val="24"/>
                <w:szCs w:val="24"/>
              </w:rPr>
              <w:t>2</w:t>
            </w:r>
            <w:r w:rsidR="00976AC8">
              <w:rPr>
                <w:rFonts w:ascii="Poppins" w:hAnsi="Poppins" w:cs="Poppins"/>
                <w:b/>
                <w:sz w:val="24"/>
                <w:szCs w:val="24"/>
              </w:rPr>
              <w:t>1</w:t>
            </w:r>
            <w:r>
              <w:rPr>
                <w:rFonts w:ascii="Poppins" w:hAnsi="Poppins" w:cs="Poppins"/>
                <w:b/>
                <w:sz w:val="24"/>
                <w:szCs w:val="24"/>
              </w:rPr>
              <w:t xml:space="preserve">. Make up Gas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0" w:type="dxa"/>
              <w:right w:w="49" w:type="dxa"/>
            </w:tcMar>
          </w:tcPr>
          <w:p w14:paraId="6DA20481" w14:textId="77777777" w:rsidR="00B27990" w:rsidRDefault="00EE461C">
            <w:pPr>
              <w:pStyle w:val="ListParagraph"/>
              <w:numPr>
                <w:ilvl w:val="0"/>
                <w:numId w:val="8"/>
              </w:numPr>
              <w:spacing w:after="327"/>
              <w:ind w:left="714" w:hanging="357"/>
              <w:jc w:val="left"/>
            </w:pPr>
            <w:r>
              <w:rPr>
                <w:rFonts w:ascii="Poppins" w:hAnsi="Poppins" w:cs="Poppins"/>
                <w:sz w:val="24"/>
                <w:szCs w:val="24"/>
              </w:rPr>
              <w:t>“</w:t>
            </w:r>
            <w:r>
              <w:rPr>
                <w:rFonts w:ascii="Poppins" w:hAnsi="Poppins" w:cs="Poppins"/>
                <w:b/>
                <w:sz w:val="24"/>
                <w:szCs w:val="24"/>
              </w:rPr>
              <w:t xml:space="preserve">Outstanding Annual Deficiency” </w:t>
            </w:r>
            <w:r>
              <w:rPr>
                <w:rFonts w:ascii="Poppins" w:hAnsi="Poppins" w:cs="Poppins"/>
                <w:sz w:val="24"/>
                <w:szCs w:val="24"/>
              </w:rPr>
              <w:t xml:space="preserve">shall mean any quantity of Gas from a previous Contract Year in respect of which the Buyer has made an annual Take or Pay payment but which the Buyer has not taken delivery of as “Make Up Gas”. </w:t>
            </w:r>
          </w:p>
          <w:p w14:paraId="7B93AC97" w14:textId="77777777" w:rsidR="00B27990" w:rsidRDefault="00EE461C">
            <w:pPr>
              <w:pStyle w:val="ListParagraph"/>
              <w:numPr>
                <w:ilvl w:val="0"/>
                <w:numId w:val="8"/>
              </w:numPr>
              <w:spacing w:after="0" w:line="244" w:lineRule="auto"/>
              <w:ind w:left="714" w:hanging="357"/>
              <w:jc w:val="left"/>
            </w:pPr>
            <w:r>
              <w:rPr>
                <w:rFonts w:ascii="Poppins" w:hAnsi="Poppins" w:cs="Poppins"/>
                <w:sz w:val="24"/>
                <w:szCs w:val="24"/>
              </w:rPr>
              <w:t>If in any Contract Year there exists an Outstanding Annual Deficiency then when in such Contract Year the Buyer has taken delivery of and has paid for a quantity of Gas equal to the Take or Pay Quantity for that Contract Year, the Buyer shall be entitled to thereafter take delivery of a quantity of Gas (“</w:t>
            </w:r>
            <w:r>
              <w:rPr>
                <w:rFonts w:ascii="Poppins" w:hAnsi="Poppins" w:cs="Poppins"/>
                <w:b/>
                <w:sz w:val="24"/>
                <w:szCs w:val="24"/>
              </w:rPr>
              <w:t>Make Up Gas</w:t>
            </w:r>
            <w:r>
              <w:rPr>
                <w:rFonts w:ascii="Poppins" w:hAnsi="Poppins" w:cs="Poppins"/>
                <w:sz w:val="24"/>
                <w:szCs w:val="24"/>
              </w:rPr>
              <w:t xml:space="preserve">”) beyond such Take or Pay quantity up to a quantity equal to such Outstanding Annual Deficiency, PROVIDED that the Annual Contract Quantity for that Contract Year is not exceeded. </w:t>
            </w:r>
          </w:p>
        </w:tc>
      </w:tr>
      <w:tr w:rsidR="00B27990" w14:paraId="38731674" w14:textId="77777777">
        <w:trPr>
          <w:trHeight w:val="922"/>
        </w:trPr>
        <w:tc>
          <w:tcPr>
            <w:tcW w:w="3512" w:type="dxa"/>
            <w:tcBorders>
              <w:top w:val="single" w:sz="4" w:space="0" w:color="000000"/>
              <w:left w:val="single" w:sz="4" w:space="0" w:color="000000"/>
              <w:bottom w:val="single" w:sz="4" w:space="0" w:color="000000"/>
              <w:right w:val="single" w:sz="4" w:space="0" w:color="000000"/>
            </w:tcBorders>
            <w:tcMar>
              <w:top w:w="61" w:type="dxa"/>
              <w:left w:w="94" w:type="dxa"/>
              <w:bottom w:w="0" w:type="dxa"/>
              <w:right w:w="49" w:type="dxa"/>
            </w:tcMar>
          </w:tcPr>
          <w:p w14:paraId="207BA9B8" w14:textId="0A4E4F1D" w:rsidR="00B27990" w:rsidRDefault="00EE461C">
            <w:pPr>
              <w:spacing w:after="0" w:line="244" w:lineRule="auto"/>
              <w:ind w:left="377" w:firstLine="0"/>
              <w:jc w:val="left"/>
            </w:pPr>
            <w:r>
              <w:rPr>
                <w:rFonts w:ascii="Poppins" w:hAnsi="Poppins" w:cs="Poppins"/>
                <w:b/>
                <w:sz w:val="24"/>
                <w:szCs w:val="24"/>
              </w:rPr>
              <w:t>2</w:t>
            </w:r>
            <w:r w:rsidR="00976AC8">
              <w:rPr>
                <w:rFonts w:ascii="Poppins" w:hAnsi="Poppins" w:cs="Poppins"/>
                <w:b/>
                <w:sz w:val="24"/>
                <w:szCs w:val="24"/>
              </w:rPr>
              <w:t>2</w:t>
            </w:r>
            <w:r>
              <w:rPr>
                <w:rFonts w:ascii="Poppins" w:hAnsi="Poppins" w:cs="Poppins"/>
                <w:b/>
                <w:sz w:val="24"/>
                <w:szCs w:val="24"/>
              </w:rPr>
              <w:t xml:space="preserve">. Contract Price, </w:t>
            </w:r>
          </w:p>
          <w:p w14:paraId="432AADB8" w14:textId="77777777" w:rsidR="00B27990" w:rsidRDefault="00EE461C">
            <w:pPr>
              <w:spacing w:after="0" w:line="244" w:lineRule="auto"/>
              <w:ind w:left="0" w:right="158" w:firstLine="0"/>
              <w:jc w:val="right"/>
            </w:pPr>
            <w:r>
              <w:rPr>
                <w:rFonts w:ascii="Poppins" w:hAnsi="Poppins" w:cs="Poppins"/>
                <w:b/>
                <w:sz w:val="24"/>
                <w:szCs w:val="24"/>
              </w:rPr>
              <w:t xml:space="preserve">Invoicing Protocol and </w:t>
            </w:r>
          </w:p>
          <w:p w14:paraId="57573652" w14:textId="77777777" w:rsidR="00B27990" w:rsidRDefault="00EE461C">
            <w:pPr>
              <w:spacing w:after="0" w:line="244" w:lineRule="auto"/>
              <w:ind w:left="737" w:firstLine="0"/>
              <w:jc w:val="left"/>
            </w:pPr>
            <w:r>
              <w:rPr>
                <w:rFonts w:ascii="Poppins" w:hAnsi="Poppins" w:cs="Poppins"/>
                <w:b/>
                <w:sz w:val="24"/>
                <w:szCs w:val="24"/>
              </w:rPr>
              <w:t xml:space="preserve">Payment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4" w:type="dxa"/>
              <w:bottom w:w="0" w:type="dxa"/>
              <w:right w:w="49" w:type="dxa"/>
            </w:tcMar>
            <w:vAlign w:val="center"/>
          </w:tcPr>
          <w:p w14:paraId="47CBD6C2" w14:textId="77777777" w:rsidR="00B27990" w:rsidRDefault="00EE461C">
            <w:pPr>
              <w:pStyle w:val="ListParagraph"/>
              <w:numPr>
                <w:ilvl w:val="0"/>
                <w:numId w:val="9"/>
              </w:numPr>
              <w:spacing w:after="166"/>
              <w:ind w:left="714" w:right="23" w:hanging="357"/>
              <w:jc w:val="left"/>
              <w:rPr>
                <w:rFonts w:ascii="Poppins" w:hAnsi="Poppins" w:cs="Poppins"/>
                <w:sz w:val="24"/>
                <w:szCs w:val="24"/>
              </w:rPr>
            </w:pPr>
            <w:r>
              <w:rPr>
                <w:rFonts w:ascii="Poppins" w:hAnsi="Poppins" w:cs="Poppins"/>
                <w:sz w:val="24"/>
                <w:szCs w:val="24"/>
              </w:rPr>
              <w:t xml:space="preserve">The applicable Gas Price for each Contract Year (in United States of America Dollars “US$”) and the applicable escalation formula shall be agreed between parties and reflected in the GSA. </w:t>
            </w:r>
          </w:p>
          <w:p w14:paraId="71FAAAB0" w14:textId="77777777" w:rsidR="00B27990" w:rsidRDefault="00EE461C">
            <w:pPr>
              <w:pStyle w:val="ListParagraph"/>
              <w:numPr>
                <w:ilvl w:val="0"/>
                <w:numId w:val="9"/>
              </w:numPr>
              <w:spacing w:after="0" w:line="244" w:lineRule="auto"/>
              <w:ind w:left="714" w:right="23" w:hanging="357"/>
              <w:jc w:val="left"/>
              <w:rPr>
                <w:rFonts w:ascii="Poppins" w:hAnsi="Poppins" w:cs="Poppins"/>
                <w:sz w:val="24"/>
                <w:szCs w:val="24"/>
              </w:rPr>
            </w:pPr>
            <w:r>
              <w:rPr>
                <w:rFonts w:ascii="Poppins" w:hAnsi="Poppins" w:cs="Poppins"/>
                <w:sz w:val="24"/>
                <w:szCs w:val="24"/>
              </w:rPr>
              <w:t xml:space="preserve">The invoicing protocol including the process for disputing an invoice, currency of invoice, applicable exchange rate, payment due date, securitization draw down protocol and applicable tax deductions shall be as specified in the GSA. </w:t>
            </w:r>
          </w:p>
        </w:tc>
      </w:tr>
      <w:tr w:rsidR="00B27990" w14:paraId="6F43C892" w14:textId="77777777">
        <w:trPr>
          <w:trHeight w:val="829"/>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6" w:type="dxa"/>
              <w:right w:w="27" w:type="dxa"/>
            </w:tcMar>
          </w:tcPr>
          <w:p w14:paraId="32312500" w14:textId="533CCC16" w:rsidR="00B27990" w:rsidRDefault="00976AC8">
            <w:pPr>
              <w:spacing w:after="0" w:line="244" w:lineRule="auto"/>
              <w:ind w:left="380" w:firstLine="0"/>
              <w:jc w:val="left"/>
            </w:pPr>
            <w:r>
              <w:rPr>
                <w:rFonts w:ascii="Poppins" w:hAnsi="Poppins" w:cs="Poppins"/>
                <w:b/>
                <w:sz w:val="24"/>
                <w:szCs w:val="24"/>
              </w:rPr>
              <w:t>2</w:t>
            </w:r>
            <w:r w:rsidR="00EE461C">
              <w:rPr>
                <w:rFonts w:ascii="Poppins" w:hAnsi="Poppins" w:cs="Poppins"/>
                <w:b/>
                <w:sz w:val="24"/>
                <w:szCs w:val="24"/>
              </w:rPr>
              <w:t>3. Invoice Payment and due date</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6" w:type="dxa"/>
              <w:right w:w="27" w:type="dxa"/>
            </w:tcMar>
          </w:tcPr>
          <w:p w14:paraId="22654812" w14:textId="77777777" w:rsidR="00B27990" w:rsidRDefault="00EE461C">
            <w:pPr>
              <w:pStyle w:val="ListParagraph"/>
              <w:numPr>
                <w:ilvl w:val="0"/>
                <w:numId w:val="10"/>
              </w:numPr>
              <w:spacing w:after="0" w:line="244" w:lineRule="auto"/>
              <w:ind w:left="714" w:hanging="357"/>
              <w:jc w:val="left"/>
            </w:pPr>
            <w:r>
              <w:rPr>
                <w:rFonts w:ascii="Poppins" w:hAnsi="Poppins" w:cs="Poppins"/>
                <w:sz w:val="24"/>
                <w:szCs w:val="24"/>
              </w:rPr>
              <w:t>All Gas sold by the Sellers pursuant to the Agreement shall be paid for by the Buyer at the Contract Price applicable at the time at which such Gas is made available for delivery. Buyer shall pay monthly invoice for gas within fifteen (15) days from the date the invoice is issued.</w:t>
            </w:r>
          </w:p>
          <w:p w14:paraId="228A9091" w14:textId="77777777" w:rsidR="00B27990" w:rsidRDefault="00EE461C">
            <w:pPr>
              <w:pStyle w:val="ListParagraph"/>
              <w:numPr>
                <w:ilvl w:val="0"/>
                <w:numId w:val="10"/>
              </w:numPr>
              <w:spacing w:after="0" w:line="244" w:lineRule="auto"/>
              <w:ind w:left="714" w:hanging="357"/>
              <w:jc w:val="left"/>
              <w:rPr>
                <w:rFonts w:ascii="Poppins" w:hAnsi="Poppins" w:cs="Poppins"/>
                <w:sz w:val="24"/>
                <w:szCs w:val="24"/>
              </w:rPr>
            </w:pPr>
            <w:r>
              <w:rPr>
                <w:rFonts w:ascii="Poppins" w:hAnsi="Poppins" w:cs="Poppins"/>
                <w:sz w:val="24"/>
                <w:szCs w:val="24"/>
              </w:rPr>
              <w:t>The Buyer shall pay all sums due in respect of Gas into the Escrow Account.</w:t>
            </w:r>
          </w:p>
          <w:p w14:paraId="38D8BCBB" w14:textId="77777777" w:rsidR="00B27990" w:rsidRDefault="00EE461C">
            <w:pPr>
              <w:pStyle w:val="ListParagraph"/>
              <w:numPr>
                <w:ilvl w:val="0"/>
                <w:numId w:val="10"/>
              </w:numPr>
              <w:spacing w:after="0" w:line="244" w:lineRule="auto"/>
              <w:ind w:left="714" w:hanging="357"/>
              <w:jc w:val="left"/>
              <w:rPr>
                <w:rFonts w:ascii="Poppins" w:hAnsi="Poppins" w:cs="Poppins"/>
                <w:sz w:val="24"/>
                <w:szCs w:val="24"/>
              </w:rPr>
            </w:pPr>
            <w:r>
              <w:rPr>
                <w:rFonts w:ascii="Poppins" w:hAnsi="Poppins" w:cs="Poppins"/>
                <w:sz w:val="24"/>
                <w:szCs w:val="24"/>
              </w:rPr>
              <w:t>All payments due from one Party to another shall be made in Naira, provided that a Party may choose to make payment in US$.</w:t>
            </w:r>
          </w:p>
          <w:p w14:paraId="6DCD124B" w14:textId="77777777" w:rsidR="00B27990" w:rsidRDefault="00EE461C">
            <w:pPr>
              <w:pStyle w:val="ListParagraph"/>
              <w:numPr>
                <w:ilvl w:val="0"/>
                <w:numId w:val="10"/>
              </w:numPr>
              <w:spacing w:after="0" w:line="244" w:lineRule="auto"/>
              <w:ind w:left="714" w:hanging="357"/>
              <w:jc w:val="left"/>
              <w:rPr>
                <w:rFonts w:ascii="Poppins" w:hAnsi="Poppins" w:cs="Poppins"/>
                <w:sz w:val="24"/>
                <w:szCs w:val="24"/>
              </w:rPr>
            </w:pPr>
            <w:r>
              <w:rPr>
                <w:rFonts w:ascii="Poppins" w:hAnsi="Poppins" w:cs="Poppins"/>
                <w:sz w:val="24"/>
                <w:szCs w:val="24"/>
              </w:rPr>
              <w:t>The applicable US$/Naira conversion rate shall be the monthly average of the central quotations for buying and selling of US$ as published by the Central Bank of Nigeria for the supply Contract Month.</w:t>
            </w:r>
          </w:p>
        </w:tc>
      </w:tr>
      <w:tr w:rsidR="00B27990" w14:paraId="4C235F8A" w14:textId="77777777">
        <w:trPr>
          <w:trHeight w:val="1897"/>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0" w:type="dxa"/>
              <w:right w:w="27" w:type="dxa"/>
            </w:tcMar>
          </w:tcPr>
          <w:p w14:paraId="167276A9" w14:textId="1051ECC3" w:rsidR="00B27990" w:rsidRDefault="00976AC8">
            <w:pPr>
              <w:spacing w:after="0" w:line="244" w:lineRule="auto"/>
              <w:ind w:left="380" w:firstLine="0"/>
              <w:jc w:val="left"/>
            </w:pPr>
            <w:r>
              <w:rPr>
                <w:rFonts w:ascii="Poppins" w:hAnsi="Poppins" w:cs="Poppins"/>
                <w:b/>
                <w:sz w:val="24"/>
                <w:szCs w:val="24"/>
              </w:rPr>
              <w:lastRenderedPageBreak/>
              <w:t>24</w:t>
            </w:r>
            <w:r w:rsidR="00EE461C">
              <w:rPr>
                <w:rFonts w:ascii="Poppins" w:hAnsi="Poppins" w:cs="Poppins"/>
                <w:b/>
                <w:sz w:val="24"/>
                <w:szCs w:val="24"/>
              </w:rPr>
              <w:t xml:space="preserve">. Nominations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0" w:type="dxa"/>
              <w:right w:w="27" w:type="dxa"/>
            </w:tcMar>
          </w:tcPr>
          <w:p w14:paraId="403F0158" w14:textId="77777777" w:rsidR="00B27990" w:rsidRDefault="00EE461C">
            <w:pPr>
              <w:pStyle w:val="ListParagraph"/>
              <w:numPr>
                <w:ilvl w:val="0"/>
                <w:numId w:val="10"/>
              </w:numPr>
              <w:spacing w:after="0" w:line="244" w:lineRule="auto"/>
              <w:ind w:left="714" w:hanging="357"/>
              <w:jc w:val="left"/>
              <w:rPr>
                <w:rFonts w:ascii="Poppins" w:hAnsi="Poppins" w:cs="Poppins"/>
                <w:sz w:val="24"/>
                <w:szCs w:val="24"/>
              </w:rPr>
            </w:pPr>
            <w:r>
              <w:rPr>
                <w:rFonts w:ascii="Poppins" w:hAnsi="Poppins" w:cs="Poppins"/>
                <w:sz w:val="24"/>
                <w:szCs w:val="24"/>
              </w:rPr>
              <w:t>The Buyer shall make nominations on a daily, weekly and monthly basis in advance (for each Day of the Month) as well as daily, weekly and monthly estimates. The protocol for nominations shall be agreed and provided in the GSA.</w:t>
            </w:r>
          </w:p>
        </w:tc>
      </w:tr>
      <w:tr w:rsidR="00B27990" w14:paraId="2BE291FA" w14:textId="77777777">
        <w:trPr>
          <w:trHeight w:val="922"/>
        </w:trPr>
        <w:tc>
          <w:tcPr>
            <w:tcW w:w="3512" w:type="dxa"/>
            <w:tcBorders>
              <w:top w:val="single" w:sz="4" w:space="0" w:color="000000"/>
              <w:left w:val="single" w:sz="4" w:space="0" w:color="000000"/>
              <w:bottom w:val="single" w:sz="4" w:space="0" w:color="000000"/>
              <w:right w:val="single" w:sz="4" w:space="0" w:color="000000"/>
            </w:tcBorders>
            <w:tcMar>
              <w:top w:w="61" w:type="dxa"/>
              <w:left w:w="91" w:type="dxa"/>
              <w:bottom w:w="0" w:type="dxa"/>
              <w:right w:w="27" w:type="dxa"/>
            </w:tcMar>
          </w:tcPr>
          <w:p w14:paraId="0415116B" w14:textId="6D46E785" w:rsidR="00B27990" w:rsidRDefault="00976AC8">
            <w:pPr>
              <w:spacing w:after="0" w:line="244" w:lineRule="auto"/>
              <w:ind w:left="740" w:hanging="360"/>
              <w:jc w:val="left"/>
            </w:pPr>
            <w:r>
              <w:rPr>
                <w:rFonts w:ascii="Poppins" w:hAnsi="Poppins" w:cs="Poppins"/>
                <w:b/>
                <w:sz w:val="24"/>
                <w:szCs w:val="24"/>
              </w:rPr>
              <w:t>25</w:t>
            </w:r>
            <w:r w:rsidR="00EE461C">
              <w:rPr>
                <w:rFonts w:ascii="Poppins" w:hAnsi="Poppins" w:cs="Poppins"/>
                <w:b/>
                <w:sz w:val="24"/>
                <w:szCs w:val="24"/>
              </w:rPr>
              <w:t xml:space="preserve">. Gas Quality and Specification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91" w:type="dxa"/>
              <w:bottom w:w="0" w:type="dxa"/>
              <w:right w:w="27" w:type="dxa"/>
            </w:tcMar>
          </w:tcPr>
          <w:p w14:paraId="3749F902" w14:textId="77777777" w:rsidR="00B27990" w:rsidRDefault="00EE461C">
            <w:pPr>
              <w:numPr>
                <w:ilvl w:val="0"/>
                <w:numId w:val="11"/>
              </w:numPr>
              <w:spacing w:after="169"/>
              <w:ind w:left="714" w:right="108" w:hanging="357"/>
              <w:jc w:val="left"/>
              <w:rPr>
                <w:rFonts w:ascii="Poppins" w:hAnsi="Poppins" w:cs="Poppins"/>
                <w:sz w:val="24"/>
                <w:szCs w:val="24"/>
              </w:rPr>
            </w:pPr>
            <w:r>
              <w:rPr>
                <w:rFonts w:ascii="Poppins" w:hAnsi="Poppins" w:cs="Poppins"/>
                <w:sz w:val="24"/>
                <w:szCs w:val="24"/>
              </w:rPr>
              <w:t xml:space="preserve">The Sellers shall ensure that all quantities of Gas made available for delivery or to be made available for delivery by the Sellers to the Buyer at the Delivery Point or any other delivery point in accordance with the GSA. </w:t>
            </w:r>
          </w:p>
        </w:tc>
      </w:tr>
      <w:tr w:rsidR="00B27990" w14:paraId="674EF5A2" w14:textId="77777777">
        <w:trPr>
          <w:trHeight w:val="1856"/>
        </w:trPr>
        <w:tc>
          <w:tcPr>
            <w:tcW w:w="3512" w:type="dxa"/>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tcPr>
          <w:p w14:paraId="2320F7D9" w14:textId="5696412A" w:rsidR="00B27990" w:rsidRDefault="00976AC8">
            <w:pPr>
              <w:spacing w:after="0" w:line="244" w:lineRule="auto"/>
              <w:ind w:left="293" w:firstLine="0"/>
              <w:jc w:val="left"/>
            </w:pPr>
            <w:r>
              <w:rPr>
                <w:rFonts w:ascii="Poppins" w:hAnsi="Poppins" w:cs="Poppins"/>
                <w:b/>
                <w:sz w:val="24"/>
                <w:szCs w:val="24"/>
              </w:rPr>
              <w:t>26</w:t>
            </w:r>
            <w:r w:rsidR="00EE461C">
              <w:rPr>
                <w:rFonts w:ascii="Poppins" w:hAnsi="Poppins" w:cs="Poppins"/>
                <w:b/>
                <w:sz w:val="24"/>
                <w:szCs w:val="24"/>
              </w:rPr>
              <w:t xml:space="preserve">. Measurement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vAlign w:val="center"/>
          </w:tcPr>
          <w:p w14:paraId="42D10238" w14:textId="77777777" w:rsidR="00B27990" w:rsidRDefault="00EE461C">
            <w:pPr>
              <w:pStyle w:val="ListParagraph"/>
              <w:numPr>
                <w:ilvl w:val="0"/>
                <w:numId w:val="10"/>
              </w:numPr>
              <w:spacing w:after="0" w:line="244" w:lineRule="auto"/>
              <w:ind w:left="714" w:right="40" w:hanging="357"/>
              <w:jc w:val="left"/>
              <w:rPr>
                <w:rFonts w:ascii="Poppins" w:hAnsi="Poppins" w:cs="Poppins"/>
                <w:sz w:val="24"/>
                <w:szCs w:val="24"/>
              </w:rPr>
            </w:pPr>
            <w:r>
              <w:rPr>
                <w:rFonts w:ascii="Poppins" w:hAnsi="Poppins" w:cs="Poppins"/>
                <w:sz w:val="24"/>
                <w:szCs w:val="24"/>
              </w:rPr>
              <w:t xml:space="preserve">The rights, interests, covenants and obligations of the Parties in respect of the measurement and analysis of Gas made available for delivery by the Sellers to the Buyer at the Delivery Point shall be as set out in the GSA. </w:t>
            </w:r>
          </w:p>
        </w:tc>
      </w:tr>
      <w:tr w:rsidR="00B27990" w14:paraId="5F37259F" w14:textId="77777777">
        <w:trPr>
          <w:trHeight w:val="893"/>
        </w:trPr>
        <w:tc>
          <w:tcPr>
            <w:tcW w:w="3512" w:type="dxa"/>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tcPr>
          <w:p w14:paraId="5B323924" w14:textId="3370141F" w:rsidR="00B27990" w:rsidRDefault="00976AC8">
            <w:pPr>
              <w:spacing w:after="0" w:line="244" w:lineRule="auto"/>
              <w:ind w:left="293" w:firstLine="0"/>
              <w:jc w:val="left"/>
            </w:pPr>
            <w:r>
              <w:rPr>
                <w:rFonts w:ascii="Poppins" w:hAnsi="Poppins" w:cs="Poppins"/>
                <w:b/>
                <w:sz w:val="24"/>
                <w:szCs w:val="24"/>
              </w:rPr>
              <w:t>27</w:t>
            </w:r>
            <w:r w:rsidR="00EE461C">
              <w:rPr>
                <w:rFonts w:ascii="Poppins" w:hAnsi="Poppins" w:cs="Poppins"/>
                <w:b/>
                <w:sz w:val="24"/>
                <w:szCs w:val="24"/>
              </w:rPr>
              <w:t xml:space="preserve">. Governing law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vAlign w:val="center"/>
          </w:tcPr>
          <w:p w14:paraId="30C70C7F" w14:textId="77777777" w:rsidR="00B27990" w:rsidRDefault="00EE461C">
            <w:pPr>
              <w:pStyle w:val="ListParagraph"/>
              <w:numPr>
                <w:ilvl w:val="0"/>
                <w:numId w:val="10"/>
              </w:numPr>
              <w:spacing w:after="0" w:line="244" w:lineRule="auto"/>
              <w:jc w:val="left"/>
              <w:rPr>
                <w:rFonts w:ascii="Poppins" w:hAnsi="Poppins" w:cs="Poppins"/>
                <w:sz w:val="24"/>
                <w:szCs w:val="24"/>
              </w:rPr>
            </w:pPr>
            <w:r>
              <w:rPr>
                <w:rFonts w:ascii="Poppins" w:hAnsi="Poppins" w:cs="Poppins"/>
                <w:sz w:val="24"/>
                <w:szCs w:val="24"/>
              </w:rPr>
              <w:t xml:space="preserve">GSA shall be governed by and construed in accordance with the laws of the Federal Republic of Nigeria. </w:t>
            </w:r>
          </w:p>
        </w:tc>
      </w:tr>
      <w:tr w:rsidR="00B27990" w14:paraId="77D8EF95" w14:textId="77777777">
        <w:trPr>
          <w:trHeight w:val="1536"/>
        </w:trPr>
        <w:tc>
          <w:tcPr>
            <w:tcW w:w="3512" w:type="dxa"/>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tcPr>
          <w:p w14:paraId="61AB3B85" w14:textId="18206193" w:rsidR="00B27990" w:rsidRDefault="00976AC8">
            <w:pPr>
              <w:spacing w:after="0" w:line="244" w:lineRule="auto"/>
              <w:ind w:left="293" w:firstLine="0"/>
              <w:jc w:val="left"/>
            </w:pPr>
            <w:r>
              <w:rPr>
                <w:rFonts w:ascii="Poppins" w:hAnsi="Poppins" w:cs="Poppins"/>
                <w:b/>
                <w:sz w:val="24"/>
                <w:szCs w:val="24"/>
              </w:rPr>
              <w:t>28</w:t>
            </w:r>
            <w:r w:rsidR="00EE461C">
              <w:rPr>
                <w:rFonts w:ascii="Poppins" w:hAnsi="Poppins" w:cs="Poppins"/>
                <w:b/>
                <w:sz w:val="24"/>
                <w:szCs w:val="24"/>
              </w:rPr>
              <w:t xml:space="preserve">. Dispute Resolution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vAlign w:val="center"/>
          </w:tcPr>
          <w:p w14:paraId="011759B4" w14:textId="77777777" w:rsidR="00B27990" w:rsidRDefault="00EE461C">
            <w:pPr>
              <w:pStyle w:val="ListParagraph"/>
              <w:numPr>
                <w:ilvl w:val="0"/>
                <w:numId w:val="10"/>
              </w:numPr>
              <w:spacing w:after="0" w:line="244" w:lineRule="auto"/>
              <w:jc w:val="left"/>
              <w:rPr>
                <w:rFonts w:ascii="Poppins" w:hAnsi="Poppins" w:cs="Poppins"/>
                <w:sz w:val="24"/>
                <w:szCs w:val="24"/>
              </w:rPr>
            </w:pPr>
            <w:r>
              <w:rPr>
                <w:rFonts w:ascii="Poppins" w:hAnsi="Poppins" w:cs="Poppins"/>
                <w:sz w:val="24"/>
                <w:szCs w:val="24"/>
              </w:rPr>
              <w:t xml:space="preserve">Any dispute arising out of the GSA shall be resolved by Expert Determination or Arbitration in accordance with the provisions to be agreed and set out in the GSA. </w:t>
            </w:r>
          </w:p>
        </w:tc>
      </w:tr>
      <w:tr w:rsidR="00B27990" w14:paraId="4BF63195" w14:textId="77777777">
        <w:trPr>
          <w:trHeight w:val="2821"/>
        </w:trPr>
        <w:tc>
          <w:tcPr>
            <w:tcW w:w="3512" w:type="dxa"/>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tcPr>
          <w:p w14:paraId="586C12E0" w14:textId="59B89EA5" w:rsidR="00B27990" w:rsidRDefault="00976AC8">
            <w:pPr>
              <w:spacing w:after="0" w:line="244" w:lineRule="auto"/>
              <w:ind w:left="293" w:firstLine="0"/>
              <w:jc w:val="left"/>
            </w:pPr>
            <w:r>
              <w:rPr>
                <w:rFonts w:ascii="Poppins" w:hAnsi="Poppins" w:cs="Poppins"/>
                <w:b/>
                <w:sz w:val="24"/>
                <w:szCs w:val="24"/>
              </w:rPr>
              <w:t>29</w:t>
            </w:r>
            <w:r w:rsidR="00EE461C">
              <w:rPr>
                <w:rFonts w:ascii="Poppins" w:hAnsi="Poppins" w:cs="Poppins"/>
                <w:b/>
                <w:sz w:val="24"/>
                <w:szCs w:val="24"/>
              </w:rPr>
              <w:t xml:space="preserve">. Force Majeure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vAlign w:val="bottom"/>
          </w:tcPr>
          <w:p w14:paraId="451D0865" w14:textId="77777777" w:rsidR="00B27990" w:rsidRDefault="00EE461C">
            <w:pPr>
              <w:numPr>
                <w:ilvl w:val="0"/>
                <w:numId w:val="12"/>
              </w:numPr>
              <w:spacing w:after="169" w:line="228" w:lineRule="auto"/>
              <w:ind w:right="11" w:hanging="357"/>
              <w:jc w:val="left"/>
              <w:rPr>
                <w:rFonts w:ascii="Poppins" w:hAnsi="Poppins" w:cs="Poppins"/>
                <w:sz w:val="24"/>
                <w:szCs w:val="24"/>
              </w:rPr>
            </w:pPr>
            <w:r>
              <w:rPr>
                <w:rFonts w:ascii="Poppins" w:hAnsi="Poppins" w:cs="Poppins"/>
                <w:sz w:val="24"/>
                <w:szCs w:val="24"/>
              </w:rPr>
              <w:t xml:space="preserve">No Party will be in breach of any obligation under the GSA if delay or failure to perform such obligation is prevented / impeded by a circumstance which is not within its reasonable control, acting as a reasonable and prudent operator. </w:t>
            </w:r>
          </w:p>
          <w:p w14:paraId="05D7EF8C" w14:textId="77777777" w:rsidR="00B27990" w:rsidRDefault="00EE461C">
            <w:pPr>
              <w:numPr>
                <w:ilvl w:val="0"/>
                <w:numId w:val="12"/>
              </w:numPr>
              <w:spacing w:after="169" w:line="228" w:lineRule="auto"/>
              <w:ind w:right="11" w:hanging="357"/>
              <w:jc w:val="left"/>
              <w:rPr>
                <w:rFonts w:ascii="Poppins" w:hAnsi="Poppins" w:cs="Poppins"/>
                <w:sz w:val="24"/>
                <w:szCs w:val="24"/>
              </w:rPr>
            </w:pPr>
            <w:r>
              <w:rPr>
                <w:rFonts w:ascii="Poppins" w:hAnsi="Poppins" w:cs="Poppins"/>
                <w:sz w:val="24"/>
                <w:szCs w:val="24"/>
              </w:rPr>
              <w:t xml:space="preserve">The list of events /circumstances that will be considered to constitute a Force Majeure Event shall be agreed and set out in the GSA.  </w:t>
            </w:r>
          </w:p>
          <w:p w14:paraId="480D9411" w14:textId="77777777" w:rsidR="00B27990" w:rsidRDefault="00EE461C">
            <w:pPr>
              <w:numPr>
                <w:ilvl w:val="0"/>
                <w:numId w:val="12"/>
              </w:numPr>
              <w:spacing w:after="0" w:line="244" w:lineRule="auto"/>
              <w:ind w:right="11" w:hanging="357"/>
              <w:jc w:val="left"/>
            </w:pPr>
            <w:r>
              <w:rPr>
                <w:rFonts w:ascii="Poppins" w:hAnsi="Poppins" w:cs="Poppins"/>
                <w:sz w:val="24"/>
                <w:szCs w:val="24"/>
              </w:rPr>
              <w:t>Either Party shall be entitled to terminate the GSA for Prolonged Force Majeure for twelve (12) consecutive months, subject to the qualifying conditions to be discussed and reflected in the GSA.</w:t>
            </w:r>
          </w:p>
        </w:tc>
      </w:tr>
      <w:tr w:rsidR="00B27990" w14:paraId="6F29303B" w14:textId="77777777">
        <w:trPr>
          <w:trHeight w:val="1858"/>
        </w:trPr>
        <w:tc>
          <w:tcPr>
            <w:tcW w:w="3512" w:type="dxa"/>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tcPr>
          <w:p w14:paraId="3ED90010" w14:textId="474BFCFC" w:rsidR="00B27990" w:rsidRDefault="00976AC8">
            <w:pPr>
              <w:spacing w:after="0" w:line="244" w:lineRule="auto"/>
              <w:ind w:left="293" w:firstLine="0"/>
              <w:jc w:val="left"/>
            </w:pPr>
            <w:r>
              <w:rPr>
                <w:rFonts w:ascii="Poppins" w:hAnsi="Poppins" w:cs="Poppins"/>
                <w:b/>
                <w:sz w:val="24"/>
                <w:szCs w:val="24"/>
              </w:rPr>
              <w:t>30</w:t>
            </w:r>
            <w:r w:rsidR="00EE461C">
              <w:rPr>
                <w:rFonts w:ascii="Poppins" w:hAnsi="Poppins" w:cs="Poppins"/>
                <w:b/>
                <w:sz w:val="24"/>
                <w:szCs w:val="24"/>
              </w:rPr>
              <w:t xml:space="preserve">. Liability and Consequential loss </w:t>
            </w:r>
          </w:p>
        </w:tc>
        <w:tc>
          <w:tcPr>
            <w:tcW w:w="6119" w:type="dxa"/>
            <w:gridSpan w:val="2"/>
            <w:tcBorders>
              <w:top w:val="single" w:sz="4" w:space="0" w:color="000000"/>
              <w:left w:val="single" w:sz="4" w:space="0" w:color="000000"/>
              <w:bottom w:val="single" w:sz="4" w:space="0" w:color="000000"/>
              <w:right w:val="single" w:sz="4" w:space="0" w:color="000000"/>
            </w:tcBorders>
            <w:tcMar>
              <w:top w:w="61" w:type="dxa"/>
              <w:left w:w="178" w:type="dxa"/>
              <w:bottom w:w="6" w:type="dxa"/>
              <w:right w:w="64" w:type="dxa"/>
            </w:tcMar>
            <w:vAlign w:val="bottom"/>
          </w:tcPr>
          <w:p w14:paraId="25E444F9" w14:textId="77777777" w:rsidR="00B27990" w:rsidRDefault="00EE461C">
            <w:pPr>
              <w:numPr>
                <w:ilvl w:val="0"/>
                <w:numId w:val="12"/>
              </w:numPr>
              <w:spacing w:after="169" w:line="228" w:lineRule="auto"/>
              <w:ind w:right="11" w:hanging="357"/>
              <w:jc w:val="left"/>
              <w:rPr>
                <w:rFonts w:ascii="Poppins" w:hAnsi="Poppins" w:cs="Poppins"/>
                <w:sz w:val="24"/>
                <w:szCs w:val="24"/>
              </w:rPr>
            </w:pPr>
            <w:r>
              <w:rPr>
                <w:rFonts w:ascii="Poppins" w:hAnsi="Poppins" w:cs="Poppins"/>
                <w:sz w:val="24"/>
                <w:szCs w:val="24"/>
              </w:rPr>
              <w:t xml:space="preserve">Any agreed caps on liability shall not include any liability attributed to fraud, Gross Negligence or the Wilful Misconduct of a Party.  </w:t>
            </w:r>
          </w:p>
          <w:p w14:paraId="4136D228" w14:textId="77777777" w:rsidR="00B27990" w:rsidRDefault="00EE461C">
            <w:pPr>
              <w:numPr>
                <w:ilvl w:val="0"/>
                <w:numId w:val="12"/>
              </w:numPr>
              <w:spacing w:after="169" w:line="244" w:lineRule="auto"/>
              <w:ind w:right="11" w:hanging="357"/>
              <w:jc w:val="left"/>
              <w:rPr>
                <w:rFonts w:ascii="Poppins" w:hAnsi="Poppins" w:cs="Poppins"/>
                <w:sz w:val="24"/>
                <w:szCs w:val="24"/>
              </w:rPr>
            </w:pPr>
            <w:r>
              <w:rPr>
                <w:rFonts w:ascii="Poppins" w:hAnsi="Poppins" w:cs="Poppins"/>
                <w:sz w:val="24"/>
                <w:szCs w:val="24"/>
              </w:rPr>
              <w:t xml:space="preserve">Consequential and indirect damages and liabilities are not applicable under the GSA. </w:t>
            </w:r>
          </w:p>
        </w:tc>
      </w:tr>
      <w:tr w:rsidR="00B27990" w14:paraId="099FA46A" w14:textId="77777777">
        <w:trPr>
          <w:trHeight w:val="1416"/>
        </w:trPr>
        <w:tc>
          <w:tcPr>
            <w:tcW w:w="3512" w:type="dxa"/>
            <w:tcBorders>
              <w:top w:val="single" w:sz="4" w:space="0" w:color="000000"/>
              <w:left w:val="single" w:sz="4" w:space="0" w:color="000000"/>
              <w:bottom w:val="single" w:sz="4" w:space="0" w:color="000000"/>
              <w:right w:val="single" w:sz="4" w:space="0" w:color="000000"/>
            </w:tcBorders>
            <w:tcMar>
              <w:top w:w="62" w:type="dxa"/>
              <w:left w:w="0" w:type="dxa"/>
              <w:bottom w:w="6" w:type="dxa"/>
              <w:right w:w="62" w:type="dxa"/>
            </w:tcMar>
          </w:tcPr>
          <w:p w14:paraId="1A2C3043" w14:textId="1A0B2F69" w:rsidR="00B27990" w:rsidRDefault="00976AC8">
            <w:pPr>
              <w:spacing w:after="0" w:line="244" w:lineRule="auto"/>
              <w:ind w:left="293" w:firstLine="0"/>
              <w:jc w:val="left"/>
            </w:pPr>
            <w:r>
              <w:rPr>
                <w:rFonts w:ascii="Poppins" w:hAnsi="Poppins" w:cs="Poppins"/>
                <w:b/>
                <w:sz w:val="24"/>
                <w:szCs w:val="24"/>
              </w:rPr>
              <w:lastRenderedPageBreak/>
              <w:t>31</w:t>
            </w:r>
            <w:r w:rsidR="00EE461C">
              <w:rPr>
                <w:rFonts w:ascii="Poppins" w:hAnsi="Poppins" w:cs="Poppins"/>
                <w:b/>
                <w:sz w:val="24"/>
                <w:szCs w:val="24"/>
              </w:rPr>
              <w:t>. Taxes</w:t>
            </w:r>
            <w:r w:rsidR="00EE461C">
              <w:rPr>
                <w:rFonts w:ascii="Poppins" w:eastAsia="Calibri" w:hAnsi="Poppins" w:cs="Poppins"/>
                <w:b/>
                <w:bCs/>
                <w:color w:val="auto"/>
                <w:kern w:val="0"/>
                <w:sz w:val="24"/>
                <w:szCs w:val="24"/>
              </w:rPr>
              <w:t xml:space="preserve"> </w:t>
            </w:r>
          </w:p>
        </w:tc>
        <w:tc>
          <w:tcPr>
            <w:tcW w:w="164" w:type="dxa"/>
            <w:tcBorders>
              <w:top w:val="single" w:sz="4" w:space="0" w:color="000000"/>
              <w:left w:val="single" w:sz="4" w:space="0" w:color="000000"/>
              <w:bottom w:val="single" w:sz="4" w:space="0" w:color="000000"/>
            </w:tcBorders>
            <w:tcMar>
              <w:top w:w="62" w:type="dxa"/>
              <w:left w:w="0" w:type="dxa"/>
              <w:bottom w:w="6" w:type="dxa"/>
              <w:right w:w="62" w:type="dxa"/>
            </w:tcMar>
          </w:tcPr>
          <w:p w14:paraId="2C443250" w14:textId="77777777" w:rsidR="00B27990" w:rsidRDefault="00B27990">
            <w:pPr>
              <w:spacing w:after="168" w:line="228" w:lineRule="auto"/>
              <w:ind w:left="0" w:right="8" w:firstLine="0"/>
              <w:jc w:val="left"/>
              <w:rPr>
                <w:rFonts w:ascii="Poppins" w:hAnsi="Poppins" w:cs="Poppins"/>
                <w:sz w:val="24"/>
                <w:szCs w:val="24"/>
              </w:rPr>
            </w:pPr>
          </w:p>
        </w:tc>
        <w:tc>
          <w:tcPr>
            <w:tcW w:w="5955" w:type="dxa"/>
            <w:tcBorders>
              <w:top w:val="single" w:sz="4" w:space="0" w:color="000000"/>
              <w:bottom w:val="single" w:sz="4" w:space="0" w:color="000000"/>
              <w:right w:val="single" w:sz="4" w:space="0" w:color="000000"/>
            </w:tcBorders>
            <w:tcMar>
              <w:top w:w="62" w:type="dxa"/>
              <w:left w:w="0" w:type="dxa"/>
              <w:bottom w:w="6" w:type="dxa"/>
              <w:right w:w="62" w:type="dxa"/>
            </w:tcMar>
            <w:vAlign w:val="bottom"/>
          </w:tcPr>
          <w:p w14:paraId="4F4AF4D6" w14:textId="77777777" w:rsidR="00B27990" w:rsidRDefault="00EE461C">
            <w:pPr>
              <w:numPr>
                <w:ilvl w:val="0"/>
                <w:numId w:val="12"/>
              </w:numPr>
              <w:spacing w:after="169" w:line="244" w:lineRule="auto"/>
              <w:ind w:right="11" w:hanging="357"/>
              <w:jc w:val="left"/>
              <w:rPr>
                <w:rFonts w:ascii="Poppins" w:hAnsi="Poppins" w:cs="Poppins"/>
                <w:sz w:val="24"/>
                <w:szCs w:val="24"/>
              </w:rPr>
            </w:pPr>
            <w:r>
              <w:rPr>
                <w:rFonts w:ascii="Poppins" w:hAnsi="Poppins" w:cs="Poppins"/>
                <w:sz w:val="24"/>
                <w:szCs w:val="24"/>
              </w:rPr>
              <w:t xml:space="preserve">The Parties shall be liable for their respective taxes as imposed by the relevant laws and shall indemnify the other Parties against any liability which may be incurred in respect of such Taxes. </w:t>
            </w:r>
          </w:p>
        </w:tc>
      </w:tr>
      <w:tr w:rsidR="00B27990" w14:paraId="7EDDB5AD" w14:textId="77777777">
        <w:trPr>
          <w:trHeight w:val="772"/>
        </w:trPr>
        <w:tc>
          <w:tcPr>
            <w:tcW w:w="3512" w:type="dxa"/>
            <w:tcBorders>
              <w:top w:val="single" w:sz="4" w:space="0" w:color="000000"/>
              <w:left w:val="single" w:sz="4" w:space="0" w:color="000000"/>
              <w:right w:val="single" w:sz="4" w:space="0" w:color="000000"/>
            </w:tcBorders>
            <w:tcMar>
              <w:top w:w="62" w:type="dxa"/>
              <w:left w:w="0" w:type="dxa"/>
              <w:bottom w:w="6" w:type="dxa"/>
              <w:right w:w="62" w:type="dxa"/>
            </w:tcMar>
          </w:tcPr>
          <w:p w14:paraId="4C7334D9" w14:textId="5C890A96" w:rsidR="00B27990" w:rsidRDefault="00976AC8">
            <w:pPr>
              <w:spacing w:after="0" w:line="244" w:lineRule="auto"/>
              <w:ind w:left="293" w:firstLine="0"/>
              <w:jc w:val="left"/>
            </w:pPr>
            <w:r>
              <w:rPr>
                <w:rFonts w:ascii="Poppins" w:hAnsi="Poppins" w:cs="Poppins"/>
                <w:b/>
                <w:sz w:val="24"/>
                <w:szCs w:val="24"/>
              </w:rPr>
              <w:t>32</w:t>
            </w:r>
            <w:r w:rsidR="00EE461C">
              <w:rPr>
                <w:rFonts w:ascii="Poppins" w:hAnsi="Poppins" w:cs="Poppins"/>
                <w:b/>
                <w:sz w:val="24"/>
                <w:szCs w:val="24"/>
              </w:rPr>
              <w:t>. Transfers and Control</w:t>
            </w:r>
            <w:r w:rsidR="00EE461C">
              <w:rPr>
                <w:rFonts w:ascii="Poppins" w:eastAsia="Calibri" w:hAnsi="Poppins" w:cs="Poppins"/>
                <w:b/>
                <w:bCs/>
                <w:color w:val="auto"/>
                <w:kern w:val="0"/>
                <w:sz w:val="24"/>
                <w:szCs w:val="24"/>
              </w:rPr>
              <w:t xml:space="preserve"> </w:t>
            </w:r>
          </w:p>
        </w:tc>
        <w:tc>
          <w:tcPr>
            <w:tcW w:w="164" w:type="dxa"/>
            <w:tcBorders>
              <w:top w:val="single" w:sz="4" w:space="0" w:color="000000"/>
              <w:left w:val="single" w:sz="4" w:space="0" w:color="000000"/>
            </w:tcBorders>
            <w:tcMar>
              <w:top w:w="62" w:type="dxa"/>
              <w:left w:w="0" w:type="dxa"/>
              <w:bottom w:w="6" w:type="dxa"/>
              <w:right w:w="62" w:type="dxa"/>
            </w:tcMar>
          </w:tcPr>
          <w:p w14:paraId="7ABF4777" w14:textId="77777777" w:rsidR="00B27990" w:rsidRDefault="00B27990">
            <w:pPr>
              <w:pStyle w:val="ListParagraph"/>
              <w:numPr>
                <w:ilvl w:val="0"/>
                <w:numId w:val="10"/>
              </w:numPr>
              <w:spacing w:after="0" w:line="244" w:lineRule="auto"/>
              <w:jc w:val="left"/>
              <w:rPr>
                <w:rFonts w:ascii="Poppins" w:eastAsia="Calibri" w:hAnsi="Poppins" w:cs="Poppins"/>
                <w:color w:val="auto"/>
                <w:kern w:val="0"/>
                <w:sz w:val="24"/>
                <w:szCs w:val="24"/>
              </w:rPr>
            </w:pPr>
          </w:p>
        </w:tc>
        <w:tc>
          <w:tcPr>
            <w:tcW w:w="5955" w:type="dxa"/>
            <w:tcBorders>
              <w:top w:val="single" w:sz="4" w:space="0" w:color="000000"/>
              <w:right w:val="single" w:sz="4" w:space="0" w:color="000000"/>
            </w:tcBorders>
            <w:tcMar>
              <w:top w:w="62" w:type="dxa"/>
              <w:left w:w="0" w:type="dxa"/>
              <w:bottom w:w="6" w:type="dxa"/>
              <w:right w:w="62" w:type="dxa"/>
            </w:tcMar>
          </w:tcPr>
          <w:p w14:paraId="172589E2" w14:textId="77777777" w:rsidR="00B27990" w:rsidRDefault="00EE461C">
            <w:pPr>
              <w:numPr>
                <w:ilvl w:val="0"/>
                <w:numId w:val="12"/>
              </w:numPr>
              <w:spacing w:after="169" w:line="244" w:lineRule="auto"/>
              <w:ind w:right="11" w:hanging="357"/>
              <w:jc w:val="left"/>
              <w:rPr>
                <w:rFonts w:ascii="Poppins" w:hAnsi="Poppins" w:cs="Poppins"/>
                <w:sz w:val="24"/>
                <w:szCs w:val="24"/>
              </w:rPr>
            </w:pPr>
            <w:r>
              <w:rPr>
                <w:rFonts w:ascii="Poppins" w:hAnsi="Poppins" w:cs="Poppins"/>
                <w:sz w:val="24"/>
                <w:szCs w:val="24"/>
              </w:rPr>
              <w:t xml:space="preserve">Each Party shall have the right, subject to the prior written consent of the other Party (such consent not to be unreasonably withheld) to transfer its rights and obligations under the GSA provided that the intended assignee has sufficient financial and technical expertise to perform the obligations specified in the GSA, has procured all necessary Regulatory consent and transferred all required documents. </w:t>
            </w:r>
          </w:p>
          <w:p w14:paraId="16275B13" w14:textId="77777777" w:rsidR="00B27990" w:rsidRDefault="00EE461C">
            <w:pPr>
              <w:numPr>
                <w:ilvl w:val="0"/>
                <w:numId w:val="12"/>
              </w:numPr>
              <w:spacing w:after="169" w:line="244" w:lineRule="auto"/>
              <w:ind w:right="11" w:hanging="357"/>
              <w:jc w:val="left"/>
              <w:rPr>
                <w:rFonts w:ascii="Poppins" w:hAnsi="Poppins" w:cs="Poppins"/>
                <w:sz w:val="24"/>
                <w:szCs w:val="24"/>
              </w:rPr>
            </w:pPr>
            <w:r>
              <w:rPr>
                <w:rFonts w:ascii="Poppins" w:hAnsi="Poppins" w:cs="Poppins"/>
                <w:sz w:val="24"/>
                <w:szCs w:val="24"/>
              </w:rPr>
              <w:t>Notwithstanding, the Aggregator may transfer its rights and obligations under this Agreement to any Third Party or an Affiliate as part of a restructuring or reorganisation of its business to comply with the Petroleum Industry Act, 2021 (or such Applicable Law), or in compliance with any authorisation from the Minister or the Regulator and shall notify the Buyer and Sellers forthwith upon such directive. The Sellers and the Buyer shall promptly take such actions and execute such documents as are necessary to give full effect to any such transfer</w:t>
            </w:r>
          </w:p>
        </w:tc>
      </w:tr>
      <w:tr w:rsidR="00B27990" w14:paraId="1631E44D" w14:textId="77777777">
        <w:trPr>
          <w:trHeight w:val="2048"/>
        </w:trPr>
        <w:tc>
          <w:tcPr>
            <w:tcW w:w="3512" w:type="dxa"/>
            <w:tcBorders>
              <w:left w:val="single" w:sz="4" w:space="0" w:color="000000"/>
              <w:right w:val="single" w:sz="4" w:space="0" w:color="000000"/>
            </w:tcBorders>
            <w:tcMar>
              <w:top w:w="62" w:type="dxa"/>
              <w:left w:w="0" w:type="dxa"/>
              <w:bottom w:w="6" w:type="dxa"/>
              <w:right w:w="62" w:type="dxa"/>
            </w:tcMar>
          </w:tcPr>
          <w:p w14:paraId="1A8F9C85" w14:textId="77777777" w:rsidR="00B27990" w:rsidRDefault="00B27990">
            <w:pPr>
              <w:spacing w:after="93" w:line="244" w:lineRule="auto"/>
              <w:ind w:left="0" w:right="183" w:firstLine="0"/>
              <w:jc w:val="left"/>
              <w:rPr>
                <w:rFonts w:ascii="Poppins" w:eastAsia="Calibri" w:hAnsi="Poppins" w:cs="Poppins"/>
                <w:b/>
                <w:bCs/>
                <w:color w:val="auto"/>
                <w:kern w:val="0"/>
                <w:sz w:val="24"/>
                <w:szCs w:val="24"/>
              </w:rPr>
            </w:pPr>
          </w:p>
        </w:tc>
        <w:tc>
          <w:tcPr>
            <w:tcW w:w="164" w:type="dxa"/>
            <w:tcBorders>
              <w:left w:val="single" w:sz="4" w:space="0" w:color="000000"/>
            </w:tcBorders>
            <w:tcMar>
              <w:top w:w="62" w:type="dxa"/>
              <w:left w:w="0" w:type="dxa"/>
              <w:bottom w:w="6" w:type="dxa"/>
              <w:right w:w="62" w:type="dxa"/>
            </w:tcMar>
          </w:tcPr>
          <w:p w14:paraId="127458BC" w14:textId="77777777" w:rsidR="00B27990" w:rsidRDefault="00EE461C">
            <w:pPr>
              <w:spacing w:after="0" w:line="244" w:lineRule="auto"/>
              <w:jc w:val="left"/>
              <w:rPr>
                <w:rFonts w:ascii="Poppins" w:hAnsi="Poppins" w:cs="Poppins"/>
                <w:sz w:val="24"/>
                <w:szCs w:val="24"/>
              </w:rPr>
            </w:pPr>
            <w:r>
              <w:rPr>
                <w:rFonts w:ascii="Poppins" w:hAnsi="Poppins" w:cs="Poppins"/>
                <w:sz w:val="24"/>
                <w:szCs w:val="24"/>
              </w:rPr>
              <w:t xml:space="preserve"> </w:t>
            </w:r>
          </w:p>
        </w:tc>
        <w:tc>
          <w:tcPr>
            <w:tcW w:w="5955" w:type="dxa"/>
            <w:tcBorders>
              <w:right w:val="single" w:sz="4" w:space="0" w:color="000000"/>
            </w:tcBorders>
            <w:tcMar>
              <w:top w:w="62" w:type="dxa"/>
              <w:left w:w="0" w:type="dxa"/>
              <w:bottom w:w="6" w:type="dxa"/>
              <w:right w:w="62" w:type="dxa"/>
            </w:tcMar>
          </w:tcPr>
          <w:p w14:paraId="147CE38A" w14:textId="77777777" w:rsidR="00B27990" w:rsidRDefault="00B27990">
            <w:pPr>
              <w:spacing w:after="0" w:line="244" w:lineRule="auto"/>
              <w:ind w:left="0" w:firstLine="0"/>
              <w:jc w:val="left"/>
              <w:rPr>
                <w:rFonts w:ascii="Poppins" w:hAnsi="Poppins" w:cs="Poppins"/>
                <w:sz w:val="24"/>
                <w:szCs w:val="24"/>
              </w:rPr>
            </w:pPr>
          </w:p>
        </w:tc>
      </w:tr>
      <w:tr w:rsidR="00B27990" w14:paraId="58B0279F" w14:textId="77777777" w:rsidTr="00976AC8">
        <w:trPr>
          <w:trHeight w:val="18"/>
        </w:trPr>
        <w:tc>
          <w:tcPr>
            <w:tcW w:w="3512" w:type="dxa"/>
            <w:tcBorders>
              <w:left w:val="single" w:sz="4" w:space="0" w:color="000000"/>
              <w:bottom w:val="single" w:sz="4" w:space="0" w:color="000000"/>
              <w:right w:val="single" w:sz="4" w:space="0" w:color="000000"/>
            </w:tcBorders>
            <w:tcMar>
              <w:top w:w="62" w:type="dxa"/>
              <w:left w:w="91" w:type="dxa"/>
              <w:bottom w:w="6" w:type="dxa"/>
              <w:right w:w="62" w:type="dxa"/>
            </w:tcMar>
          </w:tcPr>
          <w:p w14:paraId="1310162C" w14:textId="77777777" w:rsidR="00B27990" w:rsidRDefault="00B27990">
            <w:pPr>
              <w:spacing w:after="93" w:line="244" w:lineRule="auto"/>
              <w:ind w:left="0" w:right="183" w:firstLine="0"/>
              <w:jc w:val="left"/>
              <w:rPr>
                <w:rFonts w:ascii="Poppins" w:eastAsia="Calibri" w:hAnsi="Poppins" w:cs="Poppins"/>
                <w:b/>
                <w:bCs/>
                <w:color w:val="auto"/>
                <w:kern w:val="0"/>
                <w:sz w:val="24"/>
                <w:szCs w:val="24"/>
              </w:rPr>
            </w:pPr>
          </w:p>
        </w:tc>
        <w:tc>
          <w:tcPr>
            <w:tcW w:w="164" w:type="dxa"/>
            <w:tcBorders>
              <w:left w:val="single" w:sz="4" w:space="0" w:color="000000"/>
              <w:bottom w:val="single" w:sz="4" w:space="0" w:color="000000"/>
            </w:tcBorders>
            <w:tcMar>
              <w:top w:w="62" w:type="dxa"/>
              <w:left w:w="91" w:type="dxa"/>
              <w:bottom w:w="6" w:type="dxa"/>
              <w:right w:w="62" w:type="dxa"/>
            </w:tcMar>
          </w:tcPr>
          <w:p w14:paraId="6B2F524D" w14:textId="77777777" w:rsidR="00B27990" w:rsidRDefault="00EE461C">
            <w:pPr>
              <w:spacing w:after="0" w:line="244" w:lineRule="auto"/>
              <w:jc w:val="left"/>
              <w:rPr>
                <w:rFonts w:ascii="Poppins" w:hAnsi="Poppins" w:cs="Poppins"/>
                <w:sz w:val="24"/>
                <w:szCs w:val="24"/>
              </w:rPr>
            </w:pPr>
            <w:r>
              <w:rPr>
                <w:rFonts w:ascii="Poppins" w:hAnsi="Poppins" w:cs="Poppins"/>
                <w:sz w:val="24"/>
                <w:szCs w:val="24"/>
              </w:rPr>
              <w:t xml:space="preserve"> </w:t>
            </w:r>
          </w:p>
        </w:tc>
        <w:tc>
          <w:tcPr>
            <w:tcW w:w="5955" w:type="dxa"/>
            <w:tcBorders>
              <w:bottom w:val="single" w:sz="4" w:space="0" w:color="000000"/>
              <w:right w:val="single" w:sz="4" w:space="0" w:color="000000"/>
            </w:tcBorders>
            <w:tcMar>
              <w:top w:w="62" w:type="dxa"/>
              <w:left w:w="91" w:type="dxa"/>
              <w:bottom w:w="6" w:type="dxa"/>
              <w:right w:w="62" w:type="dxa"/>
            </w:tcMar>
          </w:tcPr>
          <w:p w14:paraId="11753648" w14:textId="77777777" w:rsidR="00B27990" w:rsidRDefault="00B27990">
            <w:pPr>
              <w:spacing w:after="0" w:line="244" w:lineRule="auto"/>
              <w:ind w:left="0" w:firstLine="0"/>
              <w:jc w:val="left"/>
              <w:rPr>
                <w:rFonts w:ascii="Poppins" w:eastAsia="Calibri" w:hAnsi="Poppins" w:cs="Poppins"/>
                <w:color w:val="auto"/>
                <w:kern w:val="0"/>
                <w:sz w:val="24"/>
                <w:szCs w:val="24"/>
              </w:rPr>
            </w:pPr>
          </w:p>
        </w:tc>
      </w:tr>
      <w:tr w:rsidR="00B27990" w14:paraId="7D0286DD" w14:textId="77777777">
        <w:trPr>
          <w:trHeight w:val="2057"/>
        </w:trPr>
        <w:tc>
          <w:tcPr>
            <w:tcW w:w="3512" w:type="dxa"/>
            <w:tcBorders>
              <w:top w:val="single" w:sz="4" w:space="0" w:color="000000"/>
              <w:left w:val="single" w:sz="4" w:space="0" w:color="000000"/>
              <w:bottom w:val="single" w:sz="4" w:space="0" w:color="000000"/>
              <w:right w:val="single" w:sz="4" w:space="0" w:color="000000"/>
            </w:tcBorders>
            <w:tcMar>
              <w:top w:w="62" w:type="dxa"/>
              <w:left w:w="0" w:type="dxa"/>
              <w:bottom w:w="6" w:type="dxa"/>
              <w:right w:w="62" w:type="dxa"/>
            </w:tcMar>
          </w:tcPr>
          <w:p w14:paraId="78ECD2D4" w14:textId="01AF320B" w:rsidR="00B27990" w:rsidRDefault="00976AC8">
            <w:pPr>
              <w:spacing w:after="0" w:line="244" w:lineRule="auto"/>
              <w:ind w:left="293" w:firstLine="0"/>
              <w:jc w:val="left"/>
            </w:pPr>
            <w:r>
              <w:rPr>
                <w:rFonts w:ascii="Poppins" w:hAnsi="Poppins" w:cs="Poppins"/>
                <w:b/>
                <w:sz w:val="24"/>
                <w:szCs w:val="24"/>
              </w:rPr>
              <w:t>33</w:t>
            </w:r>
            <w:r w:rsidR="00EE461C">
              <w:rPr>
                <w:rFonts w:ascii="Poppins" w:hAnsi="Poppins" w:cs="Poppins"/>
                <w:b/>
                <w:sz w:val="24"/>
                <w:szCs w:val="24"/>
              </w:rPr>
              <w:t>.  Expenses</w:t>
            </w:r>
            <w:r w:rsidR="00EE461C">
              <w:rPr>
                <w:rFonts w:ascii="Poppins" w:eastAsia="Calibri" w:hAnsi="Poppins" w:cs="Poppins"/>
                <w:b/>
                <w:bCs/>
                <w:color w:val="auto"/>
                <w:kern w:val="0"/>
                <w:sz w:val="24"/>
                <w:szCs w:val="24"/>
              </w:rPr>
              <w:t xml:space="preserve"> </w:t>
            </w:r>
          </w:p>
        </w:tc>
        <w:tc>
          <w:tcPr>
            <w:tcW w:w="164" w:type="dxa"/>
            <w:tcBorders>
              <w:top w:val="single" w:sz="4" w:space="0" w:color="000000"/>
              <w:left w:val="single" w:sz="4" w:space="0" w:color="000000"/>
              <w:bottom w:val="single" w:sz="4" w:space="0" w:color="000000"/>
            </w:tcBorders>
            <w:tcMar>
              <w:top w:w="62" w:type="dxa"/>
              <w:left w:w="0" w:type="dxa"/>
              <w:bottom w:w="6" w:type="dxa"/>
              <w:right w:w="62" w:type="dxa"/>
            </w:tcMar>
          </w:tcPr>
          <w:p w14:paraId="30610794" w14:textId="77777777" w:rsidR="00B27990" w:rsidRDefault="00EE461C">
            <w:pPr>
              <w:spacing w:after="0" w:line="244" w:lineRule="auto"/>
              <w:jc w:val="left"/>
              <w:rPr>
                <w:rFonts w:ascii="Poppins" w:hAnsi="Poppins" w:cs="Poppins"/>
                <w:sz w:val="24"/>
                <w:szCs w:val="24"/>
              </w:rPr>
            </w:pPr>
            <w:r>
              <w:rPr>
                <w:rFonts w:ascii="Poppins" w:hAnsi="Poppins" w:cs="Poppins"/>
                <w:sz w:val="24"/>
                <w:szCs w:val="24"/>
              </w:rPr>
              <w:t xml:space="preserve"> </w:t>
            </w:r>
          </w:p>
        </w:tc>
        <w:tc>
          <w:tcPr>
            <w:tcW w:w="5955" w:type="dxa"/>
            <w:tcBorders>
              <w:top w:val="single" w:sz="4" w:space="0" w:color="000000"/>
              <w:bottom w:val="single" w:sz="4" w:space="0" w:color="000000"/>
              <w:right w:val="single" w:sz="4" w:space="0" w:color="000000"/>
            </w:tcBorders>
            <w:tcMar>
              <w:top w:w="62" w:type="dxa"/>
              <w:left w:w="0" w:type="dxa"/>
              <w:bottom w:w="6" w:type="dxa"/>
              <w:right w:w="62" w:type="dxa"/>
            </w:tcMar>
            <w:vAlign w:val="bottom"/>
          </w:tcPr>
          <w:p w14:paraId="156C7649" w14:textId="77777777" w:rsidR="00B27990" w:rsidRDefault="00EE461C">
            <w:pPr>
              <w:numPr>
                <w:ilvl w:val="0"/>
                <w:numId w:val="12"/>
              </w:numPr>
              <w:spacing w:after="169"/>
              <w:ind w:left="363" w:right="11" w:hanging="357"/>
              <w:jc w:val="left"/>
              <w:rPr>
                <w:rFonts w:ascii="Poppins" w:hAnsi="Poppins" w:cs="Poppins"/>
                <w:sz w:val="24"/>
                <w:szCs w:val="24"/>
              </w:rPr>
            </w:pPr>
            <w:r>
              <w:rPr>
                <w:rFonts w:ascii="Poppins" w:hAnsi="Poppins" w:cs="Poppins"/>
                <w:sz w:val="24"/>
                <w:szCs w:val="24"/>
              </w:rPr>
              <w:t xml:space="preserve">Each Party shall be responsible for its own expenses incurred in connection with this Term Sheet and the transactions contemplated herein, including but not limited to the GSA. Any actions taken by a Party in reliance on this Term Sheet shall be at such Party’s sole risk and expense. </w:t>
            </w:r>
          </w:p>
        </w:tc>
      </w:tr>
      <w:tr w:rsidR="00B27990" w14:paraId="762B21C1" w14:textId="77777777">
        <w:trPr>
          <w:trHeight w:val="2313"/>
        </w:trPr>
        <w:tc>
          <w:tcPr>
            <w:tcW w:w="3512" w:type="dxa"/>
            <w:tcBorders>
              <w:top w:val="single" w:sz="4" w:space="0" w:color="000000"/>
              <w:left w:val="single" w:sz="4" w:space="0" w:color="000000"/>
              <w:right w:val="single" w:sz="4" w:space="0" w:color="000000"/>
            </w:tcBorders>
            <w:tcMar>
              <w:top w:w="62" w:type="dxa"/>
              <w:left w:w="91" w:type="dxa"/>
              <w:bottom w:w="6" w:type="dxa"/>
              <w:right w:w="62" w:type="dxa"/>
            </w:tcMar>
          </w:tcPr>
          <w:p w14:paraId="64FCBCE7" w14:textId="08D2ACD5" w:rsidR="00B27990" w:rsidRDefault="00976AC8">
            <w:pPr>
              <w:spacing w:after="0" w:line="244" w:lineRule="auto"/>
              <w:ind w:left="293" w:firstLine="0"/>
              <w:jc w:val="left"/>
            </w:pPr>
            <w:r>
              <w:rPr>
                <w:rFonts w:ascii="Poppins" w:hAnsi="Poppins" w:cs="Poppins"/>
                <w:b/>
                <w:sz w:val="24"/>
                <w:szCs w:val="24"/>
              </w:rPr>
              <w:lastRenderedPageBreak/>
              <w:t>34</w:t>
            </w:r>
            <w:r w:rsidR="00EE461C">
              <w:rPr>
                <w:rFonts w:ascii="Poppins" w:hAnsi="Poppins" w:cs="Poppins"/>
                <w:b/>
                <w:sz w:val="24"/>
                <w:szCs w:val="24"/>
              </w:rPr>
              <w:t xml:space="preserve">. Relationship of Parties </w:t>
            </w:r>
          </w:p>
        </w:tc>
        <w:tc>
          <w:tcPr>
            <w:tcW w:w="6119" w:type="dxa"/>
            <w:gridSpan w:val="2"/>
            <w:tcBorders>
              <w:top w:val="single" w:sz="4" w:space="0" w:color="000000"/>
              <w:left w:val="single" w:sz="4" w:space="0" w:color="000000"/>
              <w:right w:val="single" w:sz="4" w:space="0" w:color="000000"/>
            </w:tcBorders>
            <w:tcMar>
              <w:top w:w="62" w:type="dxa"/>
              <w:left w:w="91" w:type="dxa"/>
              <w:bottom w:w="6" w:type="dxa"/>
              <w:right w:w="62" w:type="dxa"/>
            </w:tcMar>
          </w:tcPr>
          <w:p w14:paraId="4EE7C40E" w14:textId="77777777" w:rsidR="00B27990" w:rsidRDefault="00EE461C">
            <w:pPr>
              <w:numPr>
                <w:ilvl w:val="0"/>
                <w:numId w:val="12"/>
              </w:numPr>
              <w:spacing w:after="169"/>
              <w:ind w:left="363" w:right="11" w:hanging="357"/>
              <w:jc w:val="left"/>
              <w:rPr>
                <w:rFonts w:ascii="Poppins" w:hAnsi="Poppins" w:cs="Poppins"/>
                <w:sz w:val="24"/>
                <w:szCs w:val="24"/>
              </w:rPr>
            </w:pPr>
            <w:r>
              <w:rPr>
                <w:rFonts w:ascii="Poppins" w:hAnsi="Poppins" w:cs="Poppins"/>
                <w:sz w:val="24"/>
                <w:szCs w:val="24"/>
              </w:rPr>
              <w:t xml:space="preserve">This Term Sheet does not create a partnership, joint venture, or relationship of trust or agency between the Parties. No Party shall be authorized to act on behalf of the other, or to make representations or commitments of any kind on behalf of the other Parties.  </w:t>
            </w:r>
          </w:p>
          <w:p w14:paraId="2C593AA2" w14:textId="77777777" w:rsidR="00B27990" w:rsidRDefault="00B27990">
            <w:pPr>
              <w:spacing w:after="0" w:line="244" w:lineRule="auto"/>
              <w:ind w:left="0" w:firstLine="0"/>
              <w:jc w:val="left"/>
              <w:rPr>
                <w:rFonts w:ascii="Poppins" w:eastAsia="Calibri" w:hAnsi="Poppins" w:cs="Poppins"/>
                <w:color w:val="auto"/>
                <w:kern w:val="0"/>
                <w:sz w:val="24"/>
                <w:szCs w:val="24"/>
              </w:rPr>
            </w:pPr>
          </w:p>
        </w:tc>
      </w:tr>
      <w:tr w:rsidR="00B27990" w14:paraId="39E86113" w14:textId="77777777">
        <w:trPr>
          <w:trHeight w:val="1738"/>
        </w:trPr>
        <w:tc>
          <w:tcPr>
            <w:tcW w:w="3512" w:type="dxa"/>
            <w:tcBorders>
              <w:top w:val="single" w:sz="4" w:space="0" w:color="000000"/>
              <w:left w:val="single" w:sz="4" w:space="0" w:color="000000"/>
              <w:bottom w:val="single" w:sz="4" w:space="0" w:color="000000"/>
              <w:right w:val="single" w:sz="4" w:space="0" w:color="000000"/>
            </w:tcBorders>
            <w:tcMar>
              <w:top w:w="62" w:type="dxa"/>
              <w:left w:w="0" w:type="dxa"/>
              <w:bottom w:w="6" w:type="dxa"/>
              <w:right w:w="62" w:type="dxa"/>
            </w:tcMar>
          </w:tcPr>
          <w:p w14:paraId="6FBADF33" w14:textId="669D79D0" w:rsidR="00B27990" w:rsidRDefault="00976AC8">
            <w:pPr>
              <w:spacing w:after="0" w:line="244" w:lineRule="auto"/>
              <w:ind w:left="293" w:firstLine="0"/>
              <w:jc w:val="left"/>
            </w:pPr>
            <w:r>
              <w:rPr>
                <w:rFonts w:ascii="Poppins" w:hAnsi="Poppins" w:cs="Poppins"/>
                <w:b/>
                <w:sz w:val="24"/>
                <w:szCs w:val="24"/>
              </w:rPr>
              <w:t>35</w:t>
            </w:r>
            <w:r w:rsidR="00EE461C">
              <w:rPr>
                <w:rFonts w:ascii="Poppins" w:hAnsi="Poppins" w:cs="Poppins"/>
                <w:b/>
                <w:sz w:val="24"/>
                <w:szCs w:val="24"/>
              </w:rPr>
              <w:t>.  Termination Events</w:t>
            </w:r>
          </w:p>
        </w:tc>
        <w:tc>
          <w:tcPr>
            <w:tcW w:w="6119" w:type="dxa"/>
            <w:gridSpan w:val="2"/>
            <w:tcBorders>
              <w:top w:val="single" w:sz="4" w:space="0" w:color="000000"/>
              <w:left w:val="single" w:sz="4" w:space="0" w:color="000000"/>
              <w:bottom w:val="single" w:sz="4" w:space="0" w:color="000000"/>
              <w:right w:val="single" w:sz="4" w:space="0" w:color="000000"/>
            </w:tcBorders>
            <w:tcMar>
              <w:top w:w="62" w:type="dxa"/>
              <w:left w:w="0" w:type="dxa"/>
              <w:bottom w:w="6" w:type="dxa"/>
              <w:right w:w="62" w:type="dxa"/>
            </w:tcMar>
            <w:vAlign w:val="bottom"/>
          </w:tcPr>
          <w:p w14:paraId="6F118B8E" w14:textId="77777777" w:rsidR="00B27990" w:rsidRDefault="00EE461C">
            <w:pPr>
              <w:tabs>
                <w:tab w:val="left" w:pos="1440"/>
              </w:tabs>
              <w:rPr>
                <w:rFonts w:ascii="Poppins" w:hAnsi="Poppins" w:cs="Poppins"/>
                <w:sz w:val="24"/>
                <w:szCs w:val="24"/>
              </w:rPr>
            </w:pPr>
            <w:r>
              <w:rPr>
                <w:rFonts w:ascii="Poppins" w:hAnsi="Poppins" w:cs="Poppins"/>
                <w:sz w:val="24"/>
                <w:szCs w:val="24"/>
              </w:rPr>
              <w:t>The GSA will terminate on the first occurrence of the following events (list not exhaustive):</w:t>
            </w:r>
          </w:p>
          <w:p w14:paraId="0F23B34F" w14:textId="77777777" w:rsidR="00B27990" w:rsidRDefault="00EE461C">
            <w:pPr>
              <w:pStyle w:val="ListParagraph"/>
              <w:numPr>
                <w:ilvl w:val="0"/>
                <w:numId w:val="13"/>
              </w:numPr>
              <w:autoSpaceDE w:val="0"/>
              <w:spacing w:after="0"/>
            </w:pPr>
            <w:r>
              <w:t>The Expiry Date</w:t>
            </w:r>
          </w:p>
          <w:p w14:paraId="67A2A6C1" w14:textId="77777777" w:rsidR="00B27990" w:rsidRDefault="00B27990">
            <w:pPr>
              <w:pStyle w:val="ListParagraph"/>
              <w:autoSpaceDE w:val="0"/>
              <w:spacing w:after="0"/>
              <w:ind w:firstLine="0"/>
              <w:rPr>
                <w:rFonts w:ascii="Poppins" w:hAnsi="Poppins" w:cs="Poppins"/>
                <w:sz w:val="24"/>
                <w:szCs w:val="24"/>
              </w:rPr>
            </w:pPr>
          </w:p>
          <w:p w14:paraId="65E417C6" w14:textId="77777777" w:rsidR="00B27990" w:rsidRDefault="00EE461C">
            <w:pPr>
              <w:pStyle w:val="ListParagraph"/>
              <w:numPr>
                <w:ilvl w:val="0"/>
                <w:numId w:val="13"/>
              </w:numPr>
              <w:autoSpaceDE w:val="0"/>
              <w:spacing w:after="0"/>
              <w:rPr>
                <w:rFonts w:ascii="Poppins" w:hAnsi="Poppins" w:cs="Poppins"/>
                <w:sz w:val="24"/>
                <w:szCs w:val="24"/>
              </w:rPr>
            </w:pPr>
            <w:r>
              <w:rPr>
                <w:rFonts w:ascii="Poppins" w:hAnsi="Poppins" w:cs="Poppins"/>
                <w:sz w:val="24"/>
                <w:szCs w:val="24"/>
              </w:rPr>
              <w:t>Failure of a Party to satisfy Conditions Precedent by the Longstop Date (to be defined in the GSA).</w:t>
            </w:r>
          </w:p>
          <w:p w14:paraId="7A70E2B7" w14:textId="77777777" w:rsidR="00B27990" w:rsidRDefault="00EE461C">
            <w:pPr>
              <w:pStyle w:val="ListParagraph"/>
              <w:numPr>
                <w:ilvl w:val="0"/>
                <w:numId w:val="13"/>
              </w:numPr>
              <w:autoSpaceDE w:val="0"/>
              <w:spacing w:after="0"/>
              <w:rPr>
                <w:rFonts w:ascii="Poppins" w:hAnsi="Poppins" w:cs="Poppins"/>
                <w:sz w:val="24"/>
                <w:szCs w:val="24"/>
              </w:rPr>
            </w:pPr>
            <w:r>
              <w:rPr>
                <w:rFonts w:ascii="Poppins" w:hAnsi="Poppins" w:cs="Poppins"/>
                <w:sz w:val="24"/>
                <w:szCs w:val="24"/>
              </w:rPr>
              <w:t xml:space="preserve">Bankruptcy, insolvency, receivership or judicial administration of the other Party. </w:t>
            </w:r>
          </w:p>
          <w:p w14:paraId="57B673E0" w14:textId="77777777" w:rsidR="00B27990" w:rsidRDefault="00EE461C">
            <w:pPr>
              <w:pStyle w:val="ListParagraph"/>
              <w:numPr>
                <w:ilvl w:val="0"/>
                <w:numId w:val="13"/>
              </w:numPr>
              <w:autoSpaceDE w:val="0"/>
              <w:spacing w:after="0"/>
            </w:pPr>
            <w:r>
              <w:rPr>
                <w:rFonts w:ascii="Poppins" w:hAnsi="Poppins" w:cs="Poppins"/>
                <w:sz w:val="24"/>
                <w:szCs w:val="24"/>
              </w:rPr>
              <w:t>Breach of a Material Obligation by either Party. For this purpose only, “</w:t>
            </w:r>
            <w:r>
              <w:rPr>
                <w:rFonts w:ascii="Poppins" w:hAnsi="Poppins" w:cs="Poppins"/>
                <w:b/>
                <w:bCs/>
                <w:sz w:val="24"/>
                <w:szCs w:val="24"/>
              </w:rPr>
              <w:t>Material Obligation</w:t>
            </w:r>
            <w:r>
              <w:rPr>
                <w:rFonts w:ascii="Poppins" w:hAnsi="Poppins" w:cs="Poppins"/>
                <w:sz w:val="24"/>
                <w:szCs w:val="24"/>
              </w:rPr>
              <w:t>” means an obligation in relation to the following clauses:</w:t>
            </w:r>
          </w:p>
          <w:p w14:paraId="0D8839B6" w14:textId="77777777" w:rsidR="00B27990" w:rsidRDefault="00EE461C">
            <w:pPr>
              <w:pStyle w:val="ListParagraph"/>
              <w:numPr>
                <w:ilvl w:val="0"/>
                <w:numId w:val="14"/>
              </w:numPr>
              <w:autoSpaceDE w:val="0"/>
              <w:spacing w:after="0"/>
              <w:rPr>
                <w:rFonts w:ascii="Poppins" w:hAnsi="Poppins" w:cs="Poppins"/>
                <w:sz w:val="24"/>
                <w:szCs w:val="24"/>
              </w:rPr>
            </w:pPr>
            <w:r>
              <w:rPr>
                <w:rFonts w:ascii="Poppins" w:hAnsi="Poppins" w:cs="Poppins"/>
                <w:sz w:val="24"/>
                <w:szCs w:val="24"/>
              </w:rPr>
              <w:t>Longstop Date</w:t>
            </w:r>
          </w:p>
          <w:p w14:paraId="3E1AACB8" w14:textId="77777777" w:rsidR="00B27990" w:rsidRDefault="00EE461C">
            <w:pPr>
              <w:pStyle w:val="ListParagraph"/>
              <w:numPr>
                <w:ilvl w:val="0"/>
                <w:numId w:val="14"/>
              </w:numPr>
              <w:autoSpaceDE w:val="0"/>
              <w:spacing w:after="0"/>
              <w:rPr>
                <w:rFonts w:ascii="Poppins" w:hAnsi="Poppins" w:cs="Poppins"/>
                <w:sz w:val="24"/>
                <w:szCs w:val="24"/>
              </w:rPr>
            </w:pPr>
            <w:r>
              <w:rPr>
                <w:rFonts w:ascii="Poppins" w:hAnsi="Poppins" w:cs="Poppins"/>
                <w:sz w:val="24"/>
                <w:szCs w:val="24"/>
              </w:rPr>
              <w:t>Phased Development</w:t>
            </w:r>
          </w:p>
          <w:p w14:paraId="2060F220" w14:textId="77777777" w:rsidR="00B27990" w:rsidRDefault="00EE461C">
            <w:pPr>
              <w:pStyle w:val="ListParagraph"/>
              <w:numPr>
                <w:ilvl w:val="0"/>
                <w:numId w:val="14"/>
              </w:numPr>
              <w:autoSpaceDE w:val="0"/>
              <w:spacing w:after="0"/>
              <w:rPr>
                <w:rFonts w:ascii="Poppins" w:hAnsi="Poppins" w:cs="Poppins"/>
                <w:sz w:val="24"/>
                <w:szCs w:val="24"/>
              </w:rPr>
            </w:pPr>
            <w:r>
              <w:rPr>
                <w:rFonts w:ascii="Poppins" w:hAnsi="Poppins" w:cs="Poppins"/>
                <w:sz w:val="24"/>
                <w:szCs w:val="24"/>
              </w:rPr>
              <w:t xml:space="preserve"> Gas supply</w:t>
            </w:r>
          </w:p>
          <w:p w14:paraId="423582F4" w14:textId="77777777" w:rsidR="00B27990" w:rsidRDefault="00EE461C">
            <w:pPr>
              <w:pStyle w:val="ListParagraph"/>
              <w:numPr>
                <w:ilvl w:val="0"/>
                <w:numId w:val="14"/>
              </w:numPr>
              <w:autoSpaceDE w:val="0"/>
              <w:spacing w:after="0"/>
              <w:rPr>
                <w:rFonts w:ascii="Poppins" w:hAnsi="Poppins" w:cs="Poppins"/>
                <w:sz w:val="24"/>
                <w:szCs w:val="24"/>
              </w:rPr>
            </w:pPr>
            <w:r>
              <w:rPr>
                <w:rFonts w:ascii="Poppins" w:hAnsi="Poppins" w:cs="Poppins"/>
                <w:sz w:val="24"/>
                <w:szCs w:val="24"/>
              </w:rPr>
              <w:t>Payments</w:t>
            </w:r>
          </w:p>
          <w:p w14:paraId="19ED8F81" w14:textId="77777777" w:rsidR="00B27990" w:rsidRDefault="00EE461C">
            <w:pPr>
              <w:pStyle w:val="ListParagraph"/>
              <w:numPr>
                <w:ilvl w:val="0"/>
                <w:numId w:val="14"/>
              </w:numPr>
              <w:autoSpaceDE w:val="0"/>
              <w:spacing w:after="0"/>
              <w:rPr>
                <w:rFonts w:ascii="Poppins" w:hAnsi="Poppins" w:cs="Poppins"/>
                <w:sz w:val="24"/>
                <w:szCs w:val="24"/>
              </w:rPr>
            </w:pPr>
            <w:r>
              <w:rPr>
                <w:rFonts w:ascii="Poppins" w:hAnsi="Poppins" w:cs="Poppins"/>
                <w:sz w:val="24"/>
                <w:szCs w:val="24"/>
              </w:rPr>
              <w:t>Warranties and Covenants</w:t>
            </w:r>
          </w:p>
          <w:p w14:paraId="49A6F891" w14:textId="77777777" w:rsidR="00B27990" w:rsidRDefault="00EE461C">
            <w:pPr>
              <w:pStyle w:val="ListParagraph"/>
              <w:numPr>
                <w:ilvl w:val="0"/>
                <w:numId w:val="14"/>
              </w:numPr>
              <w:autoSpaceDE w:val="0"/>
              <w:spacing w:after="0"/>
              <w:rPr>
                <w:rFonts w:ascii="Poppins" w:hAnsi="Poppins" w:cs="Poppins"/>
                <w:sz w:val="24"/>
                <w:szCs w:val="24"/>
              </w:rPr>
            </w:pPr>
            <w:r>
              <w:rPr>
                <w:rFonts w:ascii="Poppins" w:hAnsi="Poppins" w:cs="Poppins"/>
                <w:sz w:val="24"/>
                <w:szCs w:val="24"/>
              </w:rPr>
              <w:t>Indemnities</w:t>
            </w:r>
          </w:p>
          <w:p w14:paraId="259AAF10" w14:textId="77777777" w:rsidR="00B27990" w:rsidRDefault="00EE461C">
            <w:pPr>
              <w:pStyle w:val="ListParagraph"/>
              <w:numPr>
                <w:ilvl w:val="0"/>
                <w:numId w:val="14"/>
              </w:numPr>
              <w:autoSpaceDE w:val="0"/>
              <w:spacing w:after="0"/>
              <w:rPr>
                <w:rFonts w:ascii="Poppins" w:hAnsi="Poppins" w:cs="Poppins"/>
                <w:sz w:val="24"/>
                <w:szCs w:val="24"/>
              </w:rPr>
            </w:pPr>
            <w:r>
              <w:rPr>
                <w:rFonts w:ascii="Poppins" w:hAnsi="Poppins" w:cs="Poppins"/>
                <w:sz w:val="24"/>
                <w:szCs w:val="24"/>
              </w:rPr>
              <w:t>Business Conduct and Ethics</w:t>
            </w:r>
          </w:p>
          <w:p w14:paraId="3A3AD13B" w14:textId="77777777" w:rsidR="00B27990" w:rsidRDefault="00EE461C">
            <w:pPr>
              <w:pStyle w:val="ListParagraph"/>
              <w:numPr>
                <w:ilvl w:val="0"/>
                <w:numId w:val="13"/>
              </w:numPr>
              <w:autoSpaceDE w:val="0"/>
              <w:spacing w:after="0"/>
              <w:rPr>
                <w:rFonts w:ascii="Poppins" w:hAnsi="Poppins" w:cs="Poppins"/>
                <w:sz w:val="24"/>
                <w:szCs w:val="24"/>
              </w:rPr>
            </w:pPr>
            <w:r>
              <w:rPr>
                <w:rFonts w:ascii="Poppins" w:hAnsi="Poppins" w:cs="Poppins"/>
                <w:sz w:val="24"/>
                <w:szCs w:val="24"/>
              </w:rPr>
              <w:t>Prolonged Force Majeure.</w:t>
            </w:r>
          </w:p>
          <w:p w14:paraId="7D7984CB" w14:textId="77777777" w:rsidR="00B27990" w:rsidRDefault="00EE461C">
            <w:pPr>
              <w:pStyle w:val="ListParagraph"/>
              <w:numPr>
                <w:ilvl w:val="0"/>
                <w:numId w:val="13"/>
              </w:numPr>
              <w:autoSpaceDE w:val="0"/>
              <w:spacing w:after="0"/>
            </w:pPr>
            <w:r>
              <w:rPr>
                <w:rFonts w:ascii="Poppins" w:hAnsi="Poppins" w:cs="Poppins"/>
                <w:sz w:val="24"/>
                <w:szCs w:val="24"/>
              </w:rPr>
              <w:t>Termination of Buyer’s Offtake Agreements tied to this GSA.</w:t>
            </w:r>
          </w:p>
        </w:tc>
      </w:tr>
      <w:tr w:rsidR="00B27990" w14:paraId="0F8AA807" w14:textId="77777777">
        <w:trPr>
          <w:trHeight w:val="1738"/>
        </w:trPr>
        <w:tc>
          <w:tcPr>
            <w:tcW w:w="3512" w:type="dxa"/>
            <w:tcBorders>
              <w:top w:val="single" w:sz="4" w:space="0" w:color="000000"/>
              <w:left w:val="single" w:sz="4" w:space="0" w:color="000000"/>
              <w:bottom w:val="single" w:sz="4" w:space="0" w:color="000000"/>
              <w:right w:val="single" w:sz="4" w:space="0" w:color="000000"/>
            </w:tcBorders>
            <w:tcMar>
              <w:top w:w="62" w:type="dxa"/>
              <w:left w:w="0" w:type="dxa"/>
              <w:bottom w:w="6" w:type="dxa"/>
              <w:right w:w="62" w:type="dxa"/>
            </w:tcMar>
          </w:tcPr>
          <w:p w14:paraId="22E0DD29" w14:textId="1F0D44DE" w:rsidR="00B27990" w:rsidRDefault="00976AC8">
            <w:pPr>
              <w:spacing w:after="0" w:line="244" w:lineRule="auto"/>
              <w:ind w:left="293" w:firstLine="0"/>
              <w:jc w:val="left"/>
            </w:pPr>
            <w:r>
              <w:rPr>
                <w:rFonts w:ascii="Poppins" w:hAnsi="Poppins" w:cs="Poppins"/>
                <w:b/>
                <w:sz w:val="24"/>
                <w:szCs w:val="24"/>
              </w:rPr>
              <w:t>36</w:t>
            </w:r>
            <w:r w:rsidR="00EE461C">
              <w:rPr>
                <w:rFonts w:ascii="Poppins" w:hAnsi="Poppins" w:cs="Poppins"/>
                <w:b/>
                <w:sz w:val="24"/>
                <w:szCs w:val="24"/>
              </w:rPr>
              <w:t xml:space="preserve">. General Provisions </w:t>
            </w:r>
          </w:p>
          <w:p w14:paraId="27913DC5" w14:textId="77777777" w:rsidR="00B27990" w:rsidRDefault="00EE461C">
            <w:pPr>
              <w:spacing w:after="0" w:line="244" w:lineRule="auto"/>
              <w:ind w:left="648" w:firstLine="0"/>
              <w:jc w:val="left"/>
            </w:pPr>
            <w:r>
              <w:rPr>
                <w:rFonts w:ascii="Poppins" w:hAnsi="Poppins" w:cs="Poppins"/>
                <w:b/>
                <w:sz w:val="24"/>
                <w:szCs w:val="24"/>
              </w:rPr>
              <w:t xml:space="preserve"> </w:t>
            </w:r>
          </w:p>
        </w:tc>
        <w:tc>
          <w:tcPr>
            <w:tcW w:w="6119" w:type="dxa"/>
            <w:gridSpan w:val="2"/>
            <w:tcBorders>
              <w:top w:val="single" w:sz="4" w:space="0" w:color="000000"/>
              <w:left w:val="single" w:sz="4" w:space="0" w:color="000000"/>
              <w:bottom w:val="single" w:sz="4" w:space="0" w:color="000000"/>
              <w:right w:val="single" w:sz="4" w:space="0" w:color="000000"/>
            </w:tcBorders>
            <w:tcMar>
              <w:top w:w="62" w:type="dxa"/>
              <w:left w:w="0" w:type="dxa"/>
              <w:bottom w:w="6" w:type="dxa"/>
              <w:right w:w="62" w:type="dxa"/>
            </w:tcMar>
            <w:vAlign w:val="bottom"/>
          </w:tcPr>
          <w:p w14:paraId="09FB7A2C" w14:textId="5DB2ABD9" w:rsidR="00B27990" w:rsidRDefault="00EE461C">
            <w:pPr>
              <w:numPr>
                <w:ilvl w:val="0"/>
                <w:numId w:val="12"/>
              </w:numPr>
              <w:spacing w:after="169"/>
              <w:ind w:left="363" w:right="11" w:hanging="357"/>
              <w:jc w:val="left"/>
            </w:pPr>
            <w:r>
              <w:rPr>
                <w:rFonts w:ascii="Poppins" w:hAnsi="Poppins" w:cs="Poppins"/>
                <w:sz w:val="24"/>
                <w:szCs w:val="24"/>
              </w:rPr>
              <w:t xml:space="preserve">Industry Standard provisions will be included in the GSA to address basic commercial contract terms and conditions such as; Confidentiality, Assurances, Waiver, Assignment, Maintenance, Amendments, Warranties &amp; Representations, Commissioning </w:t>
            </w:r>
            <w:r w:rsidR="00976AC8">
              <w:rPr>
                <w:rFonts w:ascii="Poppins" w:hAnsi="Poppins" w:cs="Poppins"/>
                <w:sz w:val="24"/>
                <w:szCs w:val="24"/>
              </w:rPr>
              <w:t>Notices date</w:t>
            </w:r>
            <w:r>
              <w:rPr>
                <w:rFonts w:ascii="Poppins" w:hAnsi="Poppins" w:cs="Poppins"/>
                <w:sz w:val="24"/>
                <w:szCs w:val="24"/>
              </w:rPr>
              <w:t xml:space="preserve"> Notices, Insurance, Default &amp;Termination, Indemnities etc.  </w:t>
            </w:r>
          </w:p>
        </w:tc>
      </w:tr>
    </w:tbl>
    <w:p w14:paraId="555CD74E" w14:textId="77777777" w:rsidR="00B27990" w:rsidRDefault="00EE461C">
      <w:pPr>
        <w:spacing w:after="0" w:line="244" w:lineRule="auto"/>
        <w:ind w:left="0" w:firstLine="0"/>
        <w:jc w:val="left"/>
      </w:pPr>
      <w:r>
        <w:rPr>
          <w:rFonts w:ascii="Arial Narrow" w:hAnsi="Arial Narrow"/>
          <w:b/>
        </w:rPr>
        <w:t xml:space="preserve"> </w:t>
      </w:r>
    </w:p>
    <w:p w14:paraId="65BC9F1B" w14:textId="77777777" w:rsidR="00B27990" w:rsidRDefault="00EE461C">
      <w:pPr>
        <w:spacing w:after="0" w:line="244" w:lineRule="auto"/>
        <w:ind w:left="0" w:firstLine="0"/>
        <w:jc w:val="left"/>
      </w:pPr>
      <w:r>
        <w:rPr>
          <w:rFonts w:ascii="Arial Narrow" w:hAnsi="Arial Narrow"/>
          <w:b/>
        </w:rPr>
        <w:t xml:space="preserve"> </w:t>
      </w:r>
    </w:p>
    <w:p w14:paraId="1030AB80" w14:textId="77777777" w:rsidR="00B27990" w:rsidRDefault="00EE461C">
      <w:pPr>
        <w:rPr>
          <w:rFonts w:ascii="Poppins" w:hAnsi="Poppins" w:cs="Poppins"/>
          <w:sz w:val="24"/>
          <w:szCs w:val="24"/>
        </w:rPr>
      </w:pPr>
      <w:r>
        <w:rPr>
          <w:rFonts w:ascii="Poppins" w:hAnsi="Poppins" w:cs="Poppins"/>
          <w:sz w:val="24"/>
          <w:szCs w:val="24"/>
        </w:rPr>
        <w:t xml:space="preserve"> By signing this ITS, each Party confirms that the above terms reflect its understanding of the indicative terms to be negotiated in good faith and entered between themselves pursuant to the GSA and other related agreements. </w:t>
      </w:r>
    </w:p>
    <w:p w14:paraId="362FF510" w14:textId="77777777" w:rsidR="00B27990" w:rsidRDefault="00B27990">
      <w:pPr>
        <w:rPr>
          <w:rFonts w:ascii="Poppins" w:hAnsi="Poppins" w:cs="Poppins"/>
          <w:sz w:val="24"/>
          <w:szCs w:val="24"/>
        </w:rPr>
      </w:pPr>
    </w:p>
    <w:p w14:paraId="68D93D0E" w14:textId="77777777" w:rsidR="00B27990" w:rsidRDefault="00EE461C">
      <w:r>
        <w:rPr>
          <w:rFonts w:ascii="Poppins" w:hAnsi="Poppins" w:cs="Poppins"/>
          <w:sz w:val="24"/>
          <w:szCs w:val="24"/>
        </w:rPr>
        <w:t xml:space="preserve">This ITS shall, at all times be non-binding on the Parties and shall not constitute an obligation to negotiate and/or sign a GSA or any further document and shall terminate upon execution of the GSA or six (6) months from the date of execution of this ITS, whichever is earlier.  </w:t>
      </w:r>
    </w:p>
    <w:p w14:paraId="71081E8B" w14:textId="77777777" w:rsidR="00B27990" w:rsidRDefault="00B27990">
      <w:pPr>
        <w:spacing w:after="0" w:line="244" w:lineRule="auto"/>
        <w:ind w:left="0" w:firstLine="0"/>
        <w:jc w:val="left"/>
        <w:rPr>
          <w:rFonts w:ascii="Arial Narrow" w:hAnsi="Arial Narrow"/>
        </w:rPr>
      </w:pPr>
    </w:p>
    <w:p w14:paraId="5F88C03E" w14:textId="77777777" w:rsidR="00B27990" w:rsidRDefault="00B27990">
      <w:pPr>
        <w:pageBreakBefore/>
        <w:spacing w:after="0"/>
        <w:ind w:left="0" w:firstLine="0"/>
        <w:jc w:val="left"/>
        <w:rPr>
          <w:rFonts w:ascii="Arial Narrow" w:hAnsi="Arial Narrow"/>
        </w:rPr>
      </w:pPr>
    </w:p>
    <w:p w14:paraId="1C43ED35" w14:textId="77777777" w:rsidR="00B27990" w:rsidRDefault="00EE461C">
      <w:pPr>
        <w:rPr>
          <w:rFonts w:ascii="Poppins" w:hAnsi="Poppins" w:cs="Poppins"/>
        </w:rPr>
      </w:pPr>
      <w:r>
        <w:rPr>
          <w:rFonts w:ascii="Poppins" w:hAnsi="Poppins" w:cs="Poppins"/>
        </w:rPr>
        <w:t>IN WITNESS WHEREOF, the Parties have executed this Term Sheet this …. day of ……………………………………………, 20……………..</w:t>
      </w:r>
    </w:p>
    <w:p w14:paraId="74EFC632" w14:textId="77777777" w:rsidR="00B27990" w:rsidRDefault="00EE461C">
      <w:pPr>
        <w:rPr>
          <w:rFonts w:ascii="Arial Narrow" w:hAnsi="Arial Narrow"/>
        </w:rPr>
      </w:pPr>
      <w:r>
        <w:rPr>
          <w:rFonts w:ascii="Arial Narrow" w:hAnsi="Arial Narrow"/>
        </w:rPr>
        <w:t xml:space="preserve">. </w:t>
      </w:r>
    </w:p>
    <w:p w14:paraId="2D9351FE" w14:textId="77777777" w:rsidR="00B27990" w:rsidRDefault="00EE461C">
      <w:pPr>
        <w:tabs>
          <w:tab w:val="center" w:pos="5887"/>
        </w:tabs>
        <w:spacing w:after="0" w:line="244" w:lineRule="auto"/>
        <w:ind w:left="0" w:firstLine="0"/>
        <w:jc w:val="left"/>
        <w:rPr>
          <w:rFonts w:ascii="Poppins" w:hAnsi="Poppins" w:cs="Poppins"/>
          <w:b/>
        </w:rPr>
      </w:pPr>
      <w:bookmarkStart w:id="32" w:name="_Hlk190685004"/>
      <w:r>
        <w:rPr>
          <w:rFonts w:ascii="Poppins" w:hAnsi="Poppins" w:cs="Poppins"/>
          <w:b/>
        </w:rPr>
        <w:t>SIGNED for and on behalf of NNPC E &amp; P LIMITED:</w:t>
      </w:r>
    </w:p>
    <w:p w14:paraId="07BD516C" w14:textId="77777777" w:rsidR="00B27990" w:rsidRDefault="00B27990">
      <w:pPr>
        <w:tabs>
          <w:tab w:val="center" w:pos="5887"/>
        </w:tabs>
        <w:spacing w:after="0" w:line="244" w:lineRule="auto"/>
        <w:ind w:left="0" w:firstLine="0"/>
        <w:jc w:val="left"/>
        <w:rPr>
          <w:rFonts w:ascii="Poppins" w:hAnsi="Poppins" w:cs="Poppins"/>
          <w:b/>
        </w:rPr>
      </w:pPr>
    </w:p>
    <w:p w14:paraId="04E94F0A" w14:textId="77777777" w:rsidR="00B27990" w:rsidRDefault="00EE461C">
      <w:pPr>
        <w:tabs>
          <w:tab w:val="center" w:pos="5887"/>
        </w:tabs>
        <w:spacing w:after="0" w:line="360" w:lineRule="auto"/>
        <w:ind w:left="0" w:firstLine="0"/>
        <w:jc w:val="left"/>
      </w:pPr>
      <w:bookmarkStart w:id="33" w:name="_Hlk190681897"/>
      <w:r>
        <w:rPr>
          <w:rFonts w:ascii="Poppins" w:hAnsi="Poppins" w:cs="Poppins"/>
          <w:b/>
        </w:rPr>
        <w:t xml:space="preserve">Signature:              </w:t>
      </w:r>
      <w:r>
        <w:rPr>
          <w:b/>
          <w:sz w:val="22"/>
        </w:rPr>
        <w:t>__________________________________</w:t>
      </w:r>
    </w:p>
    <w:p w14:paraId="0589EBF5" w14:textId="77777777" w:rsidR="00B27990" w:rsidRDefault="00EE461C">
      <w:pPr>
        <w:tabs>
          <w:tab w:val="center" w:pos="5887"/>
        </w:tabs>
        <w:spacing w:after="0" w:line="360" w:lineRule="auto"/>
        <w:ind w:left="0" w:firstLine="0"/>
        <w:jc w:val="left"/>
      </w:pPr>
      <w:r>
        <w:rPr>
          <w:rFonts w:ascii="Poppins" w:hAnsi="Poppins" w:cs="Poppins"/>
          <w:b/>
        </w:rPr>
        <w:t xml:space="preserve">Name:                       </w:t>
      </w:r>
      <w:r>
        <w:rPr>
          <w:b/>
          <w:sz w:val="22"/>
        </w:rPr>
        <w:t>__________________________________</w:t>
      </w:r>
    </w:p>
    <w:p w14:paraId="172DC7C2"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bookmarkEnd w:id="33"/>
    <w:p w14:paraId="52552854" w14:textId="77777777" w:rsidR="00B27990" w:rsidRDefault="00B27990">
      <w:pPr>
        <w:tabs>
          <w:tab w:val="center" w:pos="5887"/>
        </w:tabs>
        <w:spacing w:after="0" w:line="244" w:lineRule="auto"/>
        <w:ind w:left="0" w:firstLine="0"/>
        <w:jc w:val="left"/>
        <w:rPr>
          <w:rFonts w:ascii="Poppins" w:hAnsi="Poppins" w:cs="Poppins"/>
          <w:b/>
        </w:rPr>
      </w:pPr>
    </w:p>
    <w:p w14:paraId="27F909F7" w14:textId="77777777" w:rsidR="00B27990" w:rsidRDefault="00EE461C">
      <w:pPr>
        <w:tabs>
          <w:tab w:val="center" w:pos="5887"/>
        </w:tabs>
        <w:spacing w:after="0" w:line="244" w:lineRule="auto"/>
        <w:ind w:left="0" w:firstLine="0"/>
        <w:jc w:val="left"/>
        <w:rPr>
          <w:rFonts w:ascii="Poppins" w:hAnsi="Poppins" w:cs="Poppins"/>
          <w:b/>
        </w:rPr>
      </w:pPr>
      <w:r>
        <w:rPr>
          <w:rFonts w:ascii="Poppins" w:hAnsi="Poppins" w:cs="Poppins"/>
          <w:b/>
        </w:rPr>
        <w:t>WITNESS:</w:t>
      </w:r>
    </w:p>
    <w:p w14:paraId="18000E57" w14:textId="77777777" w:rsidR="00B27990" w:rsidRDefault="00EE461C">
      <w:pPr>
        <w:tabs>
          <w:tab w:val="center" w:pos="5887"/>
        </w:tabs>
        <w:spacing w:after="0" w:line="360" w:lineRule="auto"/>
        <w:ind w:left="0" w:firstLine="0"/>
        <w:jc w:val="left"/>
      </w:pPr>
      <w:r>
        <w:rPr>
          <w:rFonts w:ascii="Poppins" w:hAnsi="Poppins" w:cs="Poppins"/>
          <w:b/>
        </w:rPr>
        <w:t xml:space="preserve">Signature:              </w:t>
      </w:r>
      <w:r>
        <w:rPr>
          <w:b/>
          <w:sz w:val="22"/>
        </w:rPr>
        <w:t>__________________________________</w:t>
      </w:r>
    </w:p>
    <w:p w14:paraId="5532EFA1" w14:textId="77777777" w:rsidR="00B27990" w:rsidRDefault="00EE461C">
      <w:pPr>
        <w:tabs>
          <w:tab w:val="center" w:pos="5887"/>
        </w:tabs>
        <w:spacing w:after="0" w:line="360" w:lineRule="auto"/>
        <w:ind w:left="0" w:firstLine="0"/>
        <w:jc w:val="left"/>
      </w:pPr>
      <w:r>
        <w:rPr>
          <w:rFonts w:ascii="Poppins" w:hAnsi="Poppins" w:cs="Poppins"/>
          <w:b/>
        </w:rPr>
        <w:t xml:space="preserve">Name:                       </w:t>
      </w:r>
      <w:r>
        <w:rPr>
          <w:b/>
          <w:sz w:val="22"/>
        </w:rPr>
        <w:t>__________________________________</w:t>
      </w:r>
    </w:p>
    <w:p w14:paraId="1E1FCD08"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bookmarkEnd w:id="32"/>
    <w:p w14:paraId="450961B4" w14:textId="77777777" w:rsidR="00B27990" w:rsidRDefault="00B27990">
      <w:pPr>
        <w:tabs>
          <w:tab w:val="center" w:pos="5887"/>
        </w:tabs>
        <w:spacing w:after="0" w:line="244" w:lineRule="auto"/>
        <w:ind w:left="0" w:firstLine="0"/>
        <w:jc w:val="left"/>
        <w:rPr>
          <w:rFonts w:ascii="Poppins" w:hAnsi="Poppins" w:cs="Poppins"/>
          <w:b/>
        </w:rPr>
      </w:pPr>
    </w:p>
    <w:p w14:paraId="13F62044" w14:textId="77777777" w:rsidR="00B27990" w:rsidRDefault="00EE461C">
      <w:pPr>
        <w:tabs>
          <w:tab w:val="center" w:pos="5887"/>
        </w:tabs>
        <w:spacing w:after="0" w:line="244" w:lineRule="auto"/>
        <w:ind w:left="0" w:firstLine="0"/>
        <w:jc w:val="left"/>
      </w:pPr>
      <w:r>
        <w:rPr>
          <w:rFonts w:ascii="Poppins" w:hAnsi="Poppins" w:cs="Poppins"/>
          <w:b/>
        </w:rPr>
        <w:t>SIGNED for and on behalf of SEPLAT WEST LIMITED:</w:t>
      </w:r>
    </w:p>
    <w:p w14:paraId="64409D6E" w14:textId="77777777" w:rsidR="00B27990" w:rsidRDefault="00B27990">
      <w:pPr>
        <w:tabs>
          <w:tab w:val="center" w:pos="5887"/>
        </w:tabs>
        <w:spacing w:after="0" w:line="244" w:lineRule="auto"/>
        <w:ind w:left="0" w:firstLine="0"/>
        <w:jc w:val="left"/>
        <w:rPr>
          <w:rFonts w:ascii="Poppins" w:hAnsi="Poppins" w:cs="Poppins"/>
          <w:b/>
        </w:rPr>
      </w:pPr>
    </w:p>
    <w:p w14:paraId="1DE45ECD" w14:textId="77777777" w:rsidR="00B27990" w:rsidRDefault="00EE461C">
      <w:pPr>
        <w:tabs>
          <w:tab w:val="center" w:pos="5887"/>
        </w:tabs>
        <w:spacing w:after="0" w:line="360" w:lineRule="auto"/>
        <w:ind w:left="0" w:firstLine="0"/>
        <w:jc w:val="left"/>
      </w:pPr>
      <w:r>
        <w:rPr>
          <w:rFonts w:ascii="Poppins" w:hAnsi="Poppins" w:cs="Poppins"/>
          <w:b/>
        </w:rPr>
        <w:t xml:space="preserve">Signature:              </w:t>
      </w:r>
      <w:r>
        <w:rPr>
          <w:b/>
          <w:sz w:val="22"/>
        </w:rPr>
        <w:t>__________________________________</w:t>
      </w:r>
    </w:p>
    <w:p w14:paraId="5D15B025" w14:textId="77777777" w:rsidR="00B27990" w:rsidRDefault="00EE461C">
      <w:pPr>
        <w:tabs>
          <w:tab w:val="center" w:pos="5887"/>
        </w:tabs>
        <w:spacing w:after="0" w:line="360" w:lineRule="auto"/>
        <w:ind w:left="0" w:firstLine="0"/>
        <w:jc w:val="left"/>
      </w:pPr>
      <w:r>
        <w:rPr>
          <w:rFonts w:ascii="Poppins" w:hAnsi="Poppins" w:cs="Poppins"/>
          <w:b/>
        </w:rPr>
        <w:t xml:space="preserve">Name:                       </w:t>
      </w:r>
      <w:r>
        <w:rPr>
          <w:b/>
          <w:sz w:val="22"/>
        </w:rPr>
        <w:t>__________________________________</w:t>
      </w:r>
    </w:p>
    <w:p w14:paraId="241354D5"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p w14:paraId="14AA3D9B" w14:textId="77777777" w:rsidR="00B27990" w:rsidRDefault="00B27990">
      <w:pPr>
        <w:tabs>
          <w:tab w:val="center" w:pos="5887"/>
        </w:tabs>
        <w:spacing w:after="0" w:line="244" w:lineRule="auto"/>
        <w:ind w:left="0" w:firstLine="0"/>
        <w:jc w:val="left"/>
        <w:rPr>
          <w:rFonts w:ascii="Poppins" w:hAnsi="Poppins" w:cs="Poppins"/>
          <w:b/>
        </w:rPr>
      </w:pPr>
    </w:p>
    <w:p w14:paraId="620A2F0F" w14:textId="77777777" w:rsidR="00B27990" w:rsidRDefault="00EE461C">
      <w:pPr>
        <w:tabs>
          <w:tab w:val="center" w:pos="5887"/>
        </w:tabs>
        <w:spacing w:after="0" w:line="244" w:lineRule="auto"/>
        <w:ind w:left="0" w:firstLine="0"/>
        <w:jc w:val="left"/>
        <w:rPr>
          <w:rFonts w:ascii="Poppins" w:hAnsi="Poppins" w:cs="Poppins"/>
          <w:b/>
        </w:rPr>
      </w:pPr>
      <w:r>
        <w:rPr>
          <w:rFonts w:ascii="Poppins" w:hAnsi="Poppins" w:cs="Poppins"/>
          <w:b/>
        </w:rPr>
        <w:t>WITNESS:</w:t>
      </w:r>
    </w:p>
    <w:p w14:paraId="3BBC44CA" w14:textId="77777777" w:rsidR="00B27990" w:rsidRDefault="00EE461C">
      <w:pPr>
        <w:tabs>
          <w:tab w:val="center" w:pos="5887"/>
        </w:tabs>
        <w:spacing w:after="0" w:line="360" w:lineRule="auto"/>
        <w:ind w:left="0" w:firstLine="0"/>
        <w:jc w:val="left"/>
      </w:pPr>
      <w:r>
        <w:rPr>
          <w:rFonts w:ascii="Poppins" w:hAnsi="Poppins" w:cs="Poppins"/>
          <w:b/>
        </w:rPr>
        <w:t xml:space="preserve">Signature:              </w:t>
      </w:r>
      <w:r>
        <w:rPr>
          <w:b/>
          <w:sz w:val="22"/>
        </w:rPr>
        <w:t>__________________________________</w:t>
      </w:r>
    </w:p>
    <w:p w14:paraId="40A7DA44" w14:textId="77777777" w:rsidR="00B27990" w:rsidRDefault="00EE461C">
      <w:pPr>
        <w:tabs>
          <w:tab w:val="center" w:pos="5887"/>
        </w:tabs>
        <w:spacing w:after="0" w:line="360" w:lineRule="auto"/>
        <w:ind w:left="0" w:firstLine="0"/>
        <w:jc w:val="left"/>
      </w:pPr>
      <w:r>
        <w:rPr>
          <w:rFonts w:ascii="Poppins" w:hAnsi="Poppins" w:cs="Poppins"/>
          <w:b/>
        </w:rPr>
        <w:t xml:space="preserve">Name:                       </w:t>
      </w:r>
      <w:r>
        <w:rPr>
          <w:b/>
          <w:sz w:val="22"/>
        </w:rPr>
        <w:t>__________________________________</w:t>
      </w:r>
    </w:p>
    <w:p w14:paraId="026D373A"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p w14:paraId="32EC5B5A" w14:textId="77777777" w:rsidR="00B27990" w:rsidRDefault="00B27990">
      <w:pPr>
        <w:spacing w:after="0"/>
        <w:ind w:left="0" w:firstLine="0"/>
        <w:jc w:val="left"/>
        <w:rPr>
          <w:rFonts w:ascii="Poppins" w:hAnsi="Poppins" w:cs="Poppins"/>
          <w:b/>
        </w:rPr>
      </w:pPr>
      <w:bookmarkStart w:id="34" w:name="_Hlk190685310"/>
    </w:p>
    <w:p w14:paraId="307956C7" w14:textId="77777777" w:rsidR="00B27990" w:rsidRDefault="00EE461C">
      <w:pPr>
        <w:spacing w:after="0" w:line="244" w:lineRule="auto"/>
        <w:ind w:left="0" w:firstLine="0"/>
        <w:rPr>
          <w:rFonts w:ascii="Poppins" w:hAnsi="Poppins" w:cs="Poppins"/>
          <w:b/>
        </w:rPr>
      </w:pPr>
      <w:r>
        <w:rPr>
          <w:rFonts w:ascii="Poppins" w:hAnsi="Poppins" w:cs="Poppins"/>
          <w:b/>
        </w:rPr>
        <w:t>SIGNED for and on behalf of SOUTH ATLANTIC LNG WEST AFRICA LIMITED:</w:t>
      </w:r>
    </w:p>
    <w:p w14:paraId="3A02DAEC" w14:textId="77777777" w:rsidR="00B27990" w:rsidRDefault="00B27990">
      <w:pPr>
        <w:spacing w:after="0" w:line="244" w:lineRule="auto"/>
        <w:ind w:left="0" w:firstLine="0"/>
      </w:pPr>
    </w:p>
    <w:p w14:paraId="1A956647" w14:textId="77777777" w:rsidR="00B27990" w:rsidRDefault="00EE461C">
      <w:pPr>
        <w:tabs>
          <w:tab w:val="center" w:pos="5887"/>
        </w:tabs>
        <w:spacing w:after="0" w:line="360" w:lineRule="auto"/>
        <w:ind w:left="0" w:firstLine="0"/>
        <w:jc w:val="left"/>
      </w:pPr>
      <w:r>
        <w:rPr>
          <w:rFonts w:ascii="Poppins" w:hAnsi="Poppins" w:cs="Poppins"/>
          <w:b/>
        </w:rPr>
        <w:t xml:space="preserve">Signature:              </w:t>
      </w:r>
      <w:r>
        <w:rPr>
          <w:b/>
          <w:sz w:val="22"/>
        </w:rPr>
        <w:t>__________________________________</w:t>
      </w:r>
    </w:p>
    <w:p w14:paraId="708183C3" w14:textId="77777777" w:rsidR="00B27990" w:rsidRDefault="00EE461C">
      <w:pPr>
        <w:tabs>
          <w:tab w:val="center" w:pos="5887"/>
        </w:tabs>
        <w:spacing w:after="0" w:line="360" w:lineRule="auto"/>
        <w:ind w:left="0" w:firstLine="0"/>
        <w:jc w:val="left"/>
      </w:pPr>
      <w:r>
        <w:rPr>
          <w:rFonts w:ascii="Poppins" w:hAnsi="Poppins" w:cs="Poppins"/>
          <w:b/>
        </w:rPr>
        <w:t xml:space="preserve">Name:                       </w:t>
      </w:r>
      <w:r>
        <w:rPr>
          <w:b/>
          <w:sz w:val="22"/>
        </w:rPr>
        <w:t>__________________________________</w:t>
      </w:r>
    </w:p>
    <w:p w14:paraId="33A8C51B"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p w14:paraId="6C9E5A9F" w14:textId="77777777" w:rsidR="00B27990" w:rsidRDefault="00B27990">
      <w:pPr>
        <w:tabs>
          <w:tab w:val="center" w:pos="5887"/>
        </w:tabs>
        <w:spacing w:after="0" w:line="244" w:lineRule="auto"/>
        <w:ind w:left="0" w:firstLine="0"/>
        <w:jc w:val="left"/>
        <w:rPr>
          <w:rFonts w:ascii="Poppins" w:hAnsi="Poppins" w:cs="Poppins"/>
          <w:b/>
        </w:rPr>
      </w:pPr>
    </w:p>
    <w:p w14:paraId="12078059" w14:textId="77777777" w:rsidR="00B27990" w:rsidRDefault="00EE461C">
      <w:pPr>
        <w:tabs>
          <w:tab w:val="center" w:pos="5887"/>
        </w:tabs>
        <w:spacing w:after="0" w:line="244" w:lineRule="auto"/>
        <w:ind w:left="0" w:firstLine="0"/>
        <w:jc w:val="left"/>
        <w:rPr>
          <w:rFonts w:ascii="Poppins" w:hAnsi="Poppins" w:cs="Poppins"/>
          <w:b/>
        </w:rPr>
      </w:pPr>
      <w:r>
        <w:rPr>
          <w:rFonts w:ascii="Poppins" w:hAnsi="Poppins" w:cs="Poppins"/>
          <w:b/>
        </w:rPr>
        <w:t>WITNESS:</w:t>
      </w:r>
    </w:p>
    <w:p w14:paraId="44D3901A" w14:textId="77777777" w:rsidR="00B27990" w:rsidRDefault="00EE461C">
      <w:pPr>
        <w:tabs>
          <w:tab w:val="center" w:pos="5887"/>
        </w:tabs>
        <w:spacing w:after="0" w:line="360" w:lineRule="auto"/>
        <w:ind w:left="0" w:firstLine="0"/>
        <w:jc w:val="left"/>
      </w:pPr>
      <w:r>
        <w:rPr>
          <w:rFonts w:ascii="Poppins" w:hAnsi="Poppins" w:cs="Poppins"/>
          <w:b/>
        </w:rPr>
        <w:t xml:space="preserve">Signature:              </w:t>
      </w:r>
      <w:r>
        <w:rPr>
          <w:b/>
          <w:sz w:val="22"/>
        </w:rPr>
        <w:t>__________________________________</w:t>
      </w:r>
    </w:p>
    <w:p w14:paraId="034C1103" w14:textId="77777777" w:rsidR="00B27990" w:rsidRDefault="00EE461C">
      <w:pPr>
        <w:tabs>
          <w:tab w:val="center" w:pos="5887"/>
        </w:tabs>
        <w:spacing w:after="0" w:line="360" w:lineRule="auto"/>
        <w:ind w:left="0" w:firstLine="0"/>
        <w:jc w:val="left"/>
      </w:pPr>
      <w:r>
        <w:rPr>
          <w:rFonts w:ascii="Poppins" w:hAnsi="Poppins" w:cs="Poppins"/>
          <w:b/>
        </w:rPr>
        <w:lastRenderedPageBreak/>
        <w:t xml:space="preserve">Name:                       </w:t>
      </w:r>
      <w:r>
        <w:rPr>
          <w:b/>
          <w:sz w:val="22"/>
        </w:rPr>
        <w:t>__________________________________</w:t>
      </w:r>
    </w:p>
    <w:p w14:paraId="18355238"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bookmarkEnd w:id="34"/>
    <w:p w14:paraId="509FF5AD" w14:textId="77777777" w:rsidR="00B27990" w:rsidRDefault="00B27990">
      <w:pPr>
        <w:tabs>
          <w:tab w:val="center" w:pos="5887"/>
        </w:tabs>
        <w:spacing w:after="0" w:line="244" w:lineRule="auto"/>
        <w:ind w:left="0" w:firstLine="0"/>
        <w:jc w:val="left"/>
        <w:rPr>
          <w:rFonts w:ascii="Arial Narrow" w:hAnsi="Arial Narrow"/>
          <w:b/>
        </w:rPr>
      </w:pPr>
    </w:p>
    <w:p w14:paraId="23A0DBB2" w14:textId="77777777" w:rsidR="00B27990" w:rsidRDefault="00B27990">
      <w:pPr>
        <w:tabs>
          <w:tab w:val="center" w:pos="5887"/>
        </w:tabs>
        <w:spacing w:after="0" w:line="244" w:lineRule="auto"/>
        <w:ind w:left="0" w:firstLine="0"/>
        <w:jc w:val="left"/>
        <w:rPr>
          <w:rFonts w:ascii="Arial Narrow" w:hAnsi="Arial Narrow"/>
          <w:b/>
        </w:rPr>
      </w:pPr>
    </w:p>
    <w:p w14:paraId="6D18FA14" w14:textId="77777777" w:rsidR="00B27990" w:rsidRDefault="00B27990">
      <w:pPr>
        <w:tabs>
          <w:tab w:val="center" w:pos="5887"/>
        </w:tabs>
        <w:spacing w:after="0" w:line="244" w:lineRule="auto"/>
        <w:ind w:left="0" w:firstLine="0"/>
        <w:jc w:val="left"/>
        <w:rPr>
          <w:rFonts w:ascii="Arial Narrow" w:hAnsi="Arial Narrow"/>
          <w:b/>
        </w:rPr>
      </w:pPr>
    </w:p>
    <w:p w14:paraId="723EB6DE" w14:textId="77777777" w:rsidR="00B27990" w:rsidRDefault="00EE461C">
      <w:pPr>
        <w:tabs>
          <w:tab w:val="center" w:pos="5887"/>
        </w:tabs>
        <w:spacing w:after="0" w:line="244" w:lineRule="auto"/>
        <w:ind w:left="0" w:firstLine="0"/>
        <w:jc w:val="left"/>
        <w:rPr>
          <w:rFonts w:ascii="Poppins" w:hAnsi="Poppins" w:cs="Poppins"/>
          <w:b/>
        </w:rPr>
      </w:pPr>
      <w:r>
        <w:rPr>
          <w:rFonts w:ascii="Poppins" w:hAnsi="Poppins" w:cs="Poppins"/>
          <w:b/>
        </w:rPr>
        <w:t>SIGNED for and on behalf of GAS AGGREGATOR COMPANY NIGERIA LIMITED/GTE:</w:t>
      </w:r>
    </w:p>
    <w:p w14:paraId="6AFA482D" w14:textId="77777777" w:rsidR="00B27990" w:rsidRDefault="00B27990">
      <w:pPr>
        <w:tabs>
          <w:tab w:val="center" w:pos="5887"/>
        </w:tabs>
        <w:spacing w:after="0" w:line="244" w:lineRule="auto"/>
        <w:ind w:left="0" w:firstLine="0"/>
        <w:jc w:val="left"/>
        <w:rPr>
          <w:rFonts w:ascii="Poppins" w:hAnsi="Poppins" w:cs="Poppins"/>
          <w:b/>
        </w:rPr>
      </w:pPr>
    </w:p>
    <w:p w14:paraId="1EAFC4FC" w14:textId="77777777" w:rsidR="00B27990" w:rsidRDefault="00EE461C">
      <w:pPr>
        <w:tabs>
          <w:tab w:val="center" w:pos="5887"/>
        </w:tabs>
        <w:spacing w:after="0" w:line="360" w:lineRule="auto"/>
        <w:ind w:left="0" w:firstLine="0"/>
        <w:jc w:val="left"/>
      </w:pPr>
      <w:r>
        <w:rPr>
          <w:rFonts w:ascii="Poppins" w:hAnsi="Poppins" w:cs="Poppins"/>
          <w:b/>
        </w:rPr>
        <w:t xml:space="preserve">Signature:              </w:t>
      </w:r>
      <w:r>
        <w:rPr>
          <w:b/>
          <w:sz w:val="22"/>
        </w:rPr>
        <w:t>__________________________________</w:t>
      </w:r>
    </w:p>
    <w:p w14:paraId="5824BAE8" w14:textId="77777777" w:rsidR="00B27990" w:rsidRDefault="00EE461C">
      <w:pPr>
        <w:tabs>
          <w:tab w:val="center" w:pos="5887"/>
        </w:tabs>
        <w:spacing w:after="0" w:line="360" w:lineRule="auto"/>
        <w:ind w:left="0" w:firstLine="0"/>
        <w:jc w:val="left"/>
      </w:pPr>
      <w:r>
        <w:rPr>
          <w:rFonts w:ascii="Poppins" w:hAnsi="Poppins" w:cs="Poppins"/>
          <w:b/>
        </w:rPr>
        <w:t xml:space="preserve">Name:                       </w:t>
      </w:r>
      <w:r>
        <w:rPr>
          <w:b/>
          <w:sz w:val="22"/>
        </w:rPr>
        <w:t>__________________________________</w:t>
      </w:r>
    </w:p>
    <w:p w14:paraId="14233B70"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p w14:paraId="26ABF368" w14:textId="77777777" w:rsidR="00B27990" w:rsidRDefault="00B27990">
      <w:pPr>
        <w:tabs>
          <w:tab w:val="center" w:pos="5887"/>
        </w:tabs>
        <w:spacing w:after="0" w:line="244" w:lineRule="auto"/>
        <w:ind w:left="0" w:firstLine="0"/>
        <w:jc w:val="left"/>
        <w:rPr>
          <w:rFonts w:ascii="Poppins" w:hAnsi="Poppins" w:cs="Poppins"/>
          <w:b/>
        </w:rPr>
      </w:pPr>
    </w:p>
    <w:p w14:paraId="2DA5ADB5" w14:textId="77777777" w:rsidR="00B27990" w:rsidRDefault="00EE461C">
      <w:pPr>
        <w:tabs>
          <w:tab w:val="center" w:pos="5887"/>
        </w:tabs>
        <w:spacing w:after="0" w:line="360" w:lineRule="auto"/>
        <w:ind w:left="0" w:firstLine="0"/>
        <w:jc w:val="left"/>
        <w:rPr>
          <w:rFonts w:ascii="Poppins" w:hAnsi="Poppins" w:cs="Poppins"/>
          <w:b/>
        </w:rPr>
      </w:pPr>
      <w:r>
        <w:rPr>
          <w:rFonts w:ascii="Poppins" w:hAnsi="Poppins" w:cs="Poppins"/>
          <w:b/>
        </w:rPr>
        <w:t>WITNESS:</w:t>
      </w:r>
    </w:p>
    <w:p w14:paraId="4805B2D3" w14:textId="77777777" w:rsidR="00B27990" w:rsidRDefault="00EE461C">
      <w:pPr>
        <w:tabs>
          <w:tab w:val="center" w:pos="5887"/>
        </w:tabs>
        <w:spacing w:after="0" w:line="360" w:lineRule="auto"/>
        <w:ind w:left="0" w:firstLine="0"/>
        <w:jc w:val="left"/>
      </w:pPr>
      <w:r>
        <w:rPr>
          <w:rFonts w:ascii="Poppins" w:hAnsi="Poppins" w:cs="Poppins"/>
          <w:b/>
        </w:rPr>
        <w:t xml:space="preserve">Signature:              </w:t>
      </w:r>
      <w:r>
        <w:rPr>
          <w:b/>
          <w:sz w:val="22"/>
        </w:rPr>
        <w:t>__________________________________</w:t>
      </w:r>
    </w:p>
    <w:p w14:paraId="1DAA19BA" w14:textId="77777777" w:rsidR="00B27990" w:rsidRDefault="00EE461C">
      <w:pPr>
        <w:tabs>
          <w:tab w:val="center" w:pos="5887"/>
        </w:tabs>
        <w:spacing w:after="0" w:line="360" w:lineRule="auto"/>
        <w:ind w:left="0" w:firstLine="0"/>
        <w:jc w:val="left"/>
      </w:pPr>
      <w:r>
        <w:rPr>
          <w:rFonts w:ascii="Poppins" w:hAnsi="Poppins" w:cs="Poppins"/>
          <w:b/>
        </w:rPr>
        <w:t xml:space="preserve">Name:                       </w:t>
      </w:r>
      <w:r>
        <w:rPr>
          <w:b/>
          <w:sz w:val="22"/>
        </w:rPr>
        <w:t>__________________________________</w:t>
      </w:r>
    </w:p>
    <w:p w14:paraId="21A9BC94" w14:textId="77777777" w:rsidR="00B27990" w:rsidRDefault="00EE461C">
      <w:pPr>
        <w:tabs>
          <w:tab w:val="center" w:pos="5887"/>
        </w:tabs>
        <w:spacing w:after="0" w:line="360" w:lineRule="auto"/>
        <w:ind w:left="0" w:firstLine="0"/>
        <w:jc w:val="left"/>
      </w:pPr>
      <w:r>
        <w:rPr>
          <w:rFonts w:ascii="Poppins" w:hAnsi="Poppins" w:cs="Poppins"/>
          <w:b/>
        </w:rPr>
        <w:t xml:space="preserve">Position:                   </w:t>
      </w:r>
      <w:r>
        <w:rPr>
          <w:b/>
          <w:sz w:val="22"/>
        </w:rPr>
        <w:t>__________________________________</w:t>
      </w:r>
    </w:p>
    <w:sectPr w:rsidR="00B27990">
      <w:headerReference w:type="default" r:id="rId9"/>
      <w:footerReference w:type="default" r:id="rId10"/>
      <w:headerReference w:type="first" r:id="rId11"/>
      <w:footerReference w:type="first" r:id="rId12"/>
      <w:pgSz w:w="11906" w:h="16838"/>
      <w:pgMar w:top="1980" w:right="1134" w:bottom="24" w:left="1133" w:header="751" w:footer="720" w:gutter="0"/>
      <w:pgNumType w:start="0"/>
      <w:cols w:space="72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eplat Gas Commercial 1" w:date="2025-10-21T12:00:00Z" w:initials="SGC1">
    <w:p w14:paraId="208D7E69" w14:textId="77777777" w:rsidR="00976AC8" w:rsidRDefault="00976AC8" w:rsidP="00976AC8">
      <w:pPr>
        <w:pStyle w:val="CommentText"/>
        <w:ind w:left="0" w:firstLine="0"/>
        <w:jc w:val="left"/>
      </w:pPr>
      <w:r>
        <w:rPr>
          <w:rStyle w:val="CommentReference"/>
        </w:rPr>
        <w:annotationRef/>
      </w:r>
      <w:r>
        <w:t>South Atlantic to update</w:t>
      </w:r>
    </w:p>
  </w:comment>
  <w:comment w:id="23" w:author="Seplat Gas Commercial 1" w:date="2025-10-21T12:03:00Z" w:initials="SGC1">
    <w:p w14:paraId="2A779114" w14:textId="77777777" w:rsidR="00976AC8" w:rsidRDefault="00976AC8" w:rsidP="00976AC8">
      <w:pPr>
        <w:pStyle w:val="CommentText"/>
        <w:ind w:left="0" w:firstLine="0"/>
        <w:jc w:val="left"/>
      </w:pPr>
      <w:r>
        <w:rPr>
          <w:rStyle w:val="CommentReference"/>
        </w:rPr>
        <w:annotationRef/>
      </w:r>
      <w:r>
        <w:t>South Atlantic to confirm this date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08D7E69" w15:done="0"/>
  <w15:commentEx w15:paraId="2A7791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1D75DC" w16cex:dateUtc="2025-10-21T11:00:00Z"/>
  <w16cex:commentExtensible w16cex:durableId="1A39E076" w16cex:dateUtc="2025-10-21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8D7E69" w16cid:durableId="7D1D75DC"/>
  <w16cid:commentId w16cid:paraId="2A779114" w16cid:durableId="1A39E07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ADF7DA" w14:textId="77777777" w:rsidR="007B6F4D" w:rsidRDefault="007B6F4D">
      <w:pPr>
        <w:spacing w:after="0"/>
      </w:pPr>
      <w:r>
        <w:separator/>
      </w:r>
    </w:p>
  </w:endnote>
  <w:endnote w:type="continuationSeparator" w:id="0">
    <w:p w14:paraId="3C16B8A7" w14:textId="77777777" w:rsidR="007B6F4D" w:rsidRDefault="007B6F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charset w:val="00"/>
    <w:family w:val="auto"/>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00"/>
    <w:family w:val="auto"/>
    <w:pitch w:val="variable"/>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Poppins">
    <w:altName w:val="Times New Roman"/>
    <w:charset w:val="00"/>
    <w:family w:val="auto"/>
    <w:pitch w:val="variable"/>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149FA0" w14:textId="77777777" w:rsidR="00EE461C" w:rsidRDefault="00EE461C">
    <w:pPr>
      <w:tabs>
        <w:tab w:val="center" w:pos="0"/>
        <w:tab w:val="center" w:pos="4682"/>
      </w:tabs>
      <w:spacing w:after="0" w:line="244"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rFonts w:ascii="Calibri" w:eastAsia="Calibri" w:hAnsi="Calibri" w:cs="Calibri"/>
        <w:sz w:val="22"/>
      </w:rPr>
      <w:fldChar w:fldCharType="begin"/>
    </w:r>
    <w:r>
      <w:rPr>
        <w:rFonts w:ascii="Calibri" w:eastAsia="Calibri" w:hAnsi="Calibri" w:cs="Calibri"/>
        <w:sz w:val="22"/>
      </w:rPr>
      <w:instrText xml:space="preserve"> PAGE </w:instrText>
    </w:r>
    <w:r>
      <w:rPr>
        <w:rFonts w:ascii="Calibri" w:eastAsia="Calibri" w:hAnsi="Calibri" w:cs="Calibri"/>
        <w:sz w:val="22"/>
      </w:rPr>
      <w:fldChar w:fldCharType="separate"/>
    </w:r>
    <w:r w:rsidR="00F6128A">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D6008" w14:textId="77777777" w:rsidR="00EE461C" w:rsidRDefault="00EE461C">
    <w:pPr>
      <w:spacing w:after="160" w:line="244"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CBBA7E" w14:textId="77777777" w:rsidR="007B6F4D" w:rsidRDefault="007B6F4D">
      <w:pPr>
        <w:spacing w:after="0"/>
      </w:pPr>
      <w:r>
        <w:separator/>
      </w:r>
    </w:p>
  </w:footnote>
  <w:footnote w:type="continuationSeparator" w:id="0">
    <w:p w14:paraId="4DD41BCB" w14:textId="77777777" w:rsidR="007B6F4D" w:rsidRDefault="007B6F4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D1DF72" w14:textId="77777777" w:rsidR="00EE461C" w:rsidRDefault="00EE461C">
    <w:pPr>
      <w:tabs>
        <w:tab w:val="center" w:pos="4681"/>
        <w:tab w:val="right" w:pos="9640"/>
      </w:tabs>
      <w:spacing w:after="0" w:line="244" w:lineRule="auto"/>
      <w:ind w:left="0" w:firstLine="0"/>
      <w:jc w:val="left"/>
    </w:pPr>
    <w:r>
      <w:rPr>
        <w:rFonts w:ascii="Calibri" w:eastAsia="Calibri" w:hAnsi="Calibri" w:cs="Calibri"/>
        <w:b/>
        <w:sz w:val="22"/>
      </w:rPr>
      <w:t xml:space="preserve">SUBJECT TO CONTRACT </w:t>
    </w:r>
    <w:r>
      <w:rPr>
        <w:rFonts w:ascii="Calibri" w:eastAsia="Calibri" w:hAnsi="Calibri" w:cs="Calibri"/>
        <w:b/>
        <w:sz w:val="22"/>
      </w:rPr>
      <w:tab/>
      <w:t xml:space="preserve"> </w:t>
    </w:r>
    <w:r>
      <w:rPr>
        <w:rFonts w:ascii="Calibri" w:eastAsia="Calibri" w:hAnsi="Calibri" w:cs="Calibri"/>
        <w:b/>
        <w:sz w:val="22"/>
      </w:rPr>
      <w:tab/>
      <w:t xml:space="preserve">CONFIDENTIAL </w:t>
    </w:r>
  </w:p>
  <w:p w14:paraId="5F75CA04" w14:textId="77777777" w:rsidR="00EE461C" w:rsidRDefault="00EE461C">
    <w:pPr>
      <w:spacing w:after="0" w:line="244" w:lineRule="auto"/>
      <w:ind w:left="0" w:right="-43" w:firstLine="0"/>
    </w:pPr>
    <w:r>
      <w:rPr>
        <w:rFonts w:ascii="Calibri" w:eastAsia="Calibri" w:hAnsi="Calibri" w:cs="Calibri"/>
        <w:b/>
        <w:sz w:val="22"/>
      </w:rPr>
      <w:t xml:space="preserve"> </w:t>
    </w:r>
    <w:r>
      <w:rPr>
        <w:rFonts w:ascii="Calibri" w:eastAsia="Calibri" w:hAnsi="Calibri" w:cs="Calibri"/>
        <w:b/>
        <w:sz w:val="22"/>
      </w:rPr>
      <w:tab/>
      <w:t xml:space="preserve"> </w:t>
    </w:r>
    <w:r>
      <w:rPr>
        <w:rFonts w:ascii="Calibri" w:eastAsia="Calibri" w:hAnsi="Calibri" w:cs="Calibri"/>
        <w:b/>
        <w:sz w:val="22"/>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3779E" w14:textId="77777777" w:rsidR="00EE461C" w:rsidRDefault="00EE461C">
    <w:pPr>
      <w:tabs>
        <w:tab w:val="center" w:pos="4681"/>
        <w:tab w:val="right" w:pos="9640"/>
      </w:tabs>
      <w:spacing w:after="0" w:line="244" w:lineRule="auto"/>
      <w:ind w:left="0" w:firstLine="0"/>
      <w:jc w:val="left"/>
    </w:pPr>
    <w:r>
      <w:rPr>
        <w:rFonts w:ascii="Poppins" w:eastAsia="Calibri" w:hAnsi="Poppins" w:cs="Poppins"/>
        <w:b/>
        <w:sz w:val="22"/>
      </w:rPr>
      <w:t xml:space="preserve">SUBJECT TO CONTRACT </w:t>
    </w:r>
    <w:r>
      <w:rPr>
        <w:rFonts w:ascii="Poppins" w:eastAsia="Calibri" w:hAnsi="Poppins" w:cs="Poppins"/>
        <w:b/>
        <w:sz w:val="22"/>
      </w:rPr>
      <w:tab/>
      <w:t xml:space="preserve"> </w:t>
    </w:r>
    <w:r>
      <w:rPr>
        <w:rFonts w:ascii="Poppins" w:eastAsia="Calibri" w:hAnsi="Poppins" w:cs="Poppins"/>
        <w:b/>
        <w:sz w:val="22"/>
      </w:rPr>
      <w:tab/>
      <w:t xml:space="preserve">CONFIDENTIAL </w:t>
    </w:r>
  </w:p>
  <w:p w14:paraId="26209E6C" w14:textId="77777777" w:rsidR="00EE461C" w:rsidRDefault="00EE461C">
    <w:pPr>
      <w:spacing w:after="0" w:line="244" w:lineRule="auto"/>
      <w:ind w:left="0" w:right="-43" w:firstLine="0"/>
    </w:pPr>
    <w:r>
      <w:rPr>
        <w:rFonts w:ascii="Poppins" w:eastAsia="Calibri" w:hAnsi="Poppins" w:cs="Poppins"/>
        <w:b/>
        <w:sz w:val="22"/>
      </w:rPr>
      <w:t xml:space="preserve"> </w:t>
    </w:r>
    <w:r>
      <w:rPr>
        <w:rFonts w:ascii="Poppins" w:eastAsia="Calibri" w:hAnsi="Poppins" w:cs="Poppins"/>
        <w:b/>
        <w:sz w:val="22"/>
      </w:rPr>
      <w:tab/>
      <w:t xml:space="preserve"> </w:t>
    </w:r>
    <w:r>
      <w:rPr>
        <w:rFonts w:ascii="Poppins" w:eastAsia="Calibri" w:hAnsi="Poppins" w:cs="Poppins"/>
        <w:b/>
        <w:sz w:val="22"/>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22E97"/>
    <w:multiLevelType w:val="multilevel"/>
    <w:tmpl w:val="2898AD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nsid w:val="17387AA3"/>
    <w:multiLevelType w:val="multilevel"/>
    <w:tmpl w:val="0442BA7E"/>
    <w:lvl w:ilvl="0">
      <w:numFmt w:val="bullet"/>
      <w:lvlText w:val=""/>
      <w:lvlJc w:val="left"/>
      <w:pPr>
        <w:ind w:left="804" w:hanging="360"/>
      </w:pPr>
      <w:rPr>
        <w:rFonts w:ascii="Wingdings" w:hAnsi="Wingdings"/>
      </w:rPr>
    </w:lvl>
    <w:lvl w:ilvl="1">
      <w:numFmt w:val="bullet"/>
      <w:lvlText w:val="o"/>
      <w:lvlJc w:val="left"/>
      <w:pPr>
        <w:ind w:left="1524" w:hanging="360"/>
      </w:pPr>
      <w:rPr>
        <w:rFonts w:ascii="Courier New" w:hAnsi="Courier New" w:cs="Courier New"/>
      </w:rPr>
    </w:lvl>
    <w:lvl w:ilvl="2">
      <w:numFmt w:val="bullet"/>
      <w:lvlText w:val=""/>
      <w:lvlJc w:val="left"/>
      <w:pPr>
        <w:ind w:left="2244" w:hanging="360"/>
      </w:pPr>
      <w:rPr>
        <w:rFonts w:ascii="Wingdings" w:hAnsi="Wingdings"/>
      </w:rPr>
    </w:lvl>
    <w:lvl w:ilvl="3">
      <w:numFmt w:val="bullet"/>
      <w:lvlText w:val=""/>
      <w:lvlJc w:val="left"/>
      <w:pPr>
        <w:ind w:left="2964" w:hanging="360"/>
      </w:pPr>
      <w:rPr>
        <w:rFonts w:ascii="Symbol" w:hAnsi="Symbol"/>
      </w:rPr>
    </w:lvl>
    <w:lvl w:ilvl="4">
      <w:numFmt w:val="bullet"/>
      <w:lvlText w:val="o"/>
      <w:lvlJc w:val="left"/>
      <w:pPr>
        <w:ind w:left="3684" w:hanging="360"/>
      </w:pPr>
      <w:rPr>
        <w:rFonts w:ascii="Courier New" w:hAnsi="Courier New" w:cs="Courier New"/>
      </w:rPr>
    </w:lvl>
    <w:lvl w:ilvl="5">
      <w:numFmt w:val="bullet"/>
      <w:lvlText w:val=""/>
      <w:lvlJc w:val="left"/>
      <w:pPr>
        <w:ind w:left="4404" w:hanging="360"/>
      </w:pPr>
      <w:rPr>
        <w:rFonts w:ascii="Wingdings" w:hAnsi="Wingdings"/>
      </w:rPr>
    </w:lvl>
    <w:lvl w:ilvl="6">
      <w:numFmt w:val="bullet"/>
      <w:lvlText w:val=""/>
      <w:lvlJc w:val="left"/>
      <w:pPr>
        <w:ind w:left="5124" w:hanging="360"/>
      </w:pPr>
      <w:rPr>
        <w:rFonts w:ascii="Symbol" w:hAnsi="Symbol"/>
      </w:rPr>
    </w:lvl>
    <w:lvl w:ilvl="7">
      <w:numFmt w:val="bullet"/>
      <w:lvlText w:val="o"/>
      <w:lvlJc w:val="left"/>
      <w:pPr>
        <w:ind w:left="5844" w:hanging="360"/>
      </w:pPr>
      <w:rPr>
        <w:rFonts w:ascii="Courier New" w:hAnsi="Courier New" w:cs="Courier New"/>
      </w:rPr>
    </w:lvl>
    <w:lvl w:ilvl="8">
      <w:numFmt w:val="bullet"/>
      <w:lvlText w:val=""/>
      <w:lvlJc w:val="left"/>
      <w:pPr>
        <w:ind w:left="6564" w:hanging="360"/>
      </w:pPr>
      <w:rPr>
        <w:rFonts w:ascii="Wingdings" w:hAnsi="Wingdings"/>
      </w:rPr>
    </w:lvl>
  </w:abstractNum>
  <w:abstractNum w:abstractNumId="2">
    <w:nsid w:val="20ED5653"/>
    <w:multiLevelType w:val="multilevel"/>
    <w:tmpl w:val="F762EE44"/>
    <w:lvl w:ilvl="0">
      <w:numFmt w:val="bullet"/>
      <w:lvlText w:val=""/>
      <w:lvlJc w:val="left"/>
      <w:pPr>
        <w:ind w:left="362" w:firstLine="0"/>
      </w:pPr>
      <w:rPr>
        <w:rFonts w:ascii="Wingdings" w:hAnsi="Wingdings"/>
        <w:b w:val="0"/>
        <w:i w:val="0"/>
        <w:strike w:val="0"/>
        <w:dstrike w:val="0"/>
        <w:color w:val="000000"/>
        <w:position w:val="0"/>
        <w:sz w:val="28"/>
        <w:szCs w:val="28"/>
        <w:u w:val="none" w:color="000000"/>
        <w:shd w:val="clear" w:color="auto" w:fill="auto"/>
        <w:vertAlign w:val="baseline"/>
      </w:rPr>
    </w:lvl>
    <w:lvl w:ilvl="1">
      <w:numFmt w:val="bullet"/>
      <w:lvlText w:val="o"/>
      <w:lvlJc w:val="left"/>
      <w:pPr>
        <w:ind w:left="126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2">
      <w:numFmt w:val="bullet"/>
      <w:lvlText w:val="▪"/>
      <w:lvlJc w:val="left"/>
      <w:pPr>
        <w:ind w:left="198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3">
      <w:numFmt w:val="bullet"/>
      <w:lvlText w:val="•"/>
      <w:lvlJc w:val="left"/>
      <w:pPr>
        <w:ind w:left="270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4">
      <w:numFmt w:val="bullet"/>
      <w:lvlText w:val="o"/>
      <w:lvlJc w:val="left"/>
      <w:pPr>
        <w:ind w:left="342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5">
      <w:numFmt w:val="bullet"/>
      <w:lvlText w:val="▪"/>
      <w:lvlJc w:val="left"/>
      <w:pPr>
        <w:ind w:left="414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6">
      <w:numFmt w:val="bullet"/>
      <w:lvlText w:val="•"/>
      <w:lvlJc w:val="left"/>
      <w:pPr>
        <w:ind w:left="486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7">
      <w:numFmt w:val="bullet"/>
      <w:lvlText w:val="o"/>
      <w:lvlJc w:val="left"/>
      <w:pPr>
        <w:ind w:left="558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8">
      <w:numFmt w:val="bullet"/>
      <w:lvlText w:val="▪"/>
      <w:lvlJc w:val="left"/>
      <w:pPr>
        <w:ind w:left="6300"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abstractNum>
  <w:abstractNum w:abstractNumId="3">
    <w:nsid w:val="27B91363"/>
    <w:multiLevelType w:val="multilevel"/>
    <w:tmpl w:val="FC4EFFD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nsid w:val="2E244A9C"/>
    <w:multiLevelType w:val="multilevel"/>
    <w:tmpl w:val="E95C12BA"/>
    <w:lvl w:ilvl="0">
      <w:numFmt w:val="bullet"/>
      <w:lvlText w:val=""/>
      <w:lvlJc w:val="left"/>
      <w:pPr>
        <w:ind w:left="720" w:hanging="360"/>
      </w:pPr>
      <w:rPr>
        <w:rFonts w:ascii="Wingdings" w:hAnsi="Wingdings"/>
      </w:rPr>
    </w:lvl>
    <w:lvl w:ilvl="1">
      <w:start w:val="1"/>
      <w:numFmt w:val="lowerRoman"/>
      <w:lvlText w:val="."/>
      <w:lvlJc w:val="right"/>
      <w:pPr>
        <w:ind w:left="1440" w:hanging="360"/>
      </w:p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nsid w:val="2FDB233C"/>
    <w:multiLevelType w:val="multilevel"/>
    <w:tmpl w:val="D8388696"/>
    <w:lvl w:ilvl="0">
      <w:numFmt w:val="bullet"/>
      <w:lvlText w:val=""/>
      <w:lvlJc w:val="left"/>
      <w:pPr>
        <w:ind w:left="1172" w:hanging="360"/>
      </w:pPr>
      <w:rPr>
        <w:rFonts w:ascii="Wingdings" w:hAnsi="Wingdings"/>
      </w:rPr>
    </w:lvl>
    <w:lvl w:ilvl="1">
      <w:numFmt w:val="bullet"/>
      <w:lvlText w:val="o"/>
      <w:lvlJc w:val="left"/>
      <w:pPr>
        <w:ind w:left="1892" w:hanging="360"/>
      </w:pPr>
      <w:rPr>
        <w:rFonts w:ascii="Courier New" w:hAnsi="Courier New" w:cs="Courier New"/>
      </w:rPr>
    </w:lvl>
    <w:lvl w:ilvl="2">
      <w:numFmt w:val="bullet"/>
      <w:lvlText w:val=""/>
      <w:lvlJc w:val="left"/>
      <w:pPr>
        <w:ind w:left="2612" w:hanging="360"/>
      </w:pPr>
      <w:rPr>
        <w:rFonts w:ascii="Wingdings" w:hAnsi="Wingdings"/>
      </w:rPr>
    </w:lvl>
    <w:lvl w:ilvl="3">
      <w:numFmt w:val="bullet"/>
      <w:lvlText w:val=""/>
      <w:lvlJc w:val="left"/>
      <w:pPr>
        <w:ind w:left="3332" w:hanging="360"/>
      </w:pPr>
      <w:rPr>
        <w:rFonts w:ascii="Symbol" w:hAnsi="Symbol"/>
      </w:rPr>
    </w:lvl>
    <w:lvl w:ilvl="4">
      <w:numFmt w:val="bullet"/>
      <w:lvlText w:val="o"/>
      <w:lvlJc w:val="left"/>
      <w:pPr>
        <w:ind w:left="4052" w:hanging="360"/>
      </w:pPr>
      <w:rPr>
        <w:rFonts w:ascii="Courier New" w:hAnsi="Courier New" w:cs="Courier New"/>
      </w:rPr>
    </w:lvl>
    <w:lvl w:ilvl="5">
      <w:numFmt w:val="bullet"/>
      <w:lvlText w:val=""/>
      <w:lvlJc w:val="left"/>
      <w:pPr>
        <w:ind w:left="4772" w:hanging="360"/>
      </w:pPr>
      <w:rPr>
        <w:rFonts w:ascii="Wingdings" w:hAnsi="Wingdings"/>
      </w:rPr>
    </w:lvl>
    <w:lvl w:ilvl="6">
      <w:numFmt w:val="bullet"/>
      <w:lvlText w:val=""/>
      <w:lvlJc w:val="left"/>
      <w:pPr>
        <w:ind w:left="5492" w:hanging="360"/>
      </w:pPr>
      <w:rPr>
        <w:rFonts w:ascii="Symbol" w:hAnsi="Symbol"/>
      </w:rPr>
    </w:lvl>
    <w:lvl w:ilvl="7">
      <w:numFmt w:val="bullet"/>
      <w:lvlText w:val="o"/>
      <w:lvlJc w:val="left"/>
      <w:pPr>
        <w:ind w:left="6212" w:hanging="360"/>
      </w:pPr>
      <w:rPr>
        <w:rFonts w:ascii="Courier New" w:hAnsi="Courier New" w:cs="Courier New"/>
      </w:rPr>
    </w:lvl>
    <w:lvl w:ilvl="8">
      <w:numFmt w:val="bullet"/>
      <w:lvlText w:val=""/>
      <w:lvlJc w:val="left"/>
      <w:pPr>
        <w:ind w:left="6932" w:hanging="360"/>
      </w:pPr>
      <w:rPr>
        <w:rFonts w:ascii="Wingdings" w:hAnsi="Wingdings"/>
      </w:rPr>
    </w:lvl>
  </w:abstractNum>
  <w:abstractNum w:abstractNumId="6">
    <w:nsid w:val="37AA2A20"/>
    <w:multiLevelType w:val="multilevel"/>
    <w:tmpl w:val="A3A6B56E"/>
    <w:lvl w:ilvl="0">
      <w:numFmt w:val="bullet"/>
      <w:lvlText w:val=""/>
      <w:lvlJc w:val="left"/>
      <w:pPr>
        <w:ind w:left="1122" w:hanging="360"/>
      </w:pPr>
      <w:rPr>
        <w:rFonts w:ascii="Wingdings" w:hAnsi="Wingdings"/>
      </w:rPr>
    </w:lvl>
    <w:lvl w:ilvl="1">
      <w:numFmt w:val="bullet"/>
      <w:lvlText w:val="o"/>
      <w:lvlJc w:val="left"/>
      <w:pPr>
        <w:ind w:left="1842" w:hanging="360"/>
      </w:pPr>
      <w:rPr>
        <w:rFonts w:ascii="Courier New" w:hAnsi="Courier New" w:cs="Courier New"/>
      </w:rPr>
    </w:lvl>
    <w:lvl w:ilvl="2">
      <w:numFmt w:val="bullet"/>
      <w:lvlText w:val=""/>
      <w:lvlJc w:val="left"/>
      <w:pPr>
        <w:ind w:left="2562" w:hanging="360"/>
      </w:pPr>
      <w:rPr>
        <w:rFonts w:ascii="Wingdings" w:hAnsi="Wingdings"/>
      </w:rPr>
    </w:lvl>
    <w:lvl w:ilvl="3">
      <w:numFmt w:val="bullet"/>
      <w:lvlText w:val=""/>
      <w:lvlJc w:val="left"/>
      <w:pPr>
        <w:ind w:left="3282" w:hanging="360"/>
      </w:pPr>
      <w:rPr>
        <w:rFonts w:ascii="Symbol" w:hAnsi="Symbol"/>
      </w:rPr>
    </w:lvl>
    <w:lvl w:ilvl="4">
      <w:numFmt w:val="bullet"/>
      <w:lvlText w:val="o"/>
      <w:lvlJc w:val="left"/>
      <w:pPr>
        <w:ind w:left="4002" w:hanging="360"/>
      </w:pPr>
      <w:rPr>
        <w:rFonts w:ascii="Courier New" w:hAnsi="Courier New" w:cs="Courier New"/>
      </w:rPr>
    </w:lvl>
    <w:lvl w:ilvl="5">
      <w:numFmt w:val="bullet"/>
      <w:lvlText w:val=""/>
      <w:lvlJc w:val="left"/>
      <w:pPr>
        <w:ind w:left="4722" w:hanging="360"/>
      </w:pPr>
      <w:rPr>
        <w:rFonts w:ascii="Wingdings" w:hAnsi="Wingdings"/>
      </w:rPr>
    </w:lvl>
    <w:lvl w:ilvl="6">
      <w:numFmt w:val="bullet"/>
      <w:lvlText w:val=""/>
      <w:lvlJc w:val="left"/>
      <w:pPr>
        <w:ind w:left="5442" w:hanging="360"/>
      </w:pPr>
      <w:rPr>
        <w:rFonts w:ascii="Symbol" w:hAnsi="Symbol"/>
      </w:rPr>
    </w:lvl>
    <w:lvl w:ilvl="7">
      <w:numFmt w:val="bullet"/>
      <w:lvlText w:val="o"/>
      <w:lvlJc w:val="left"/>
      <w:pPr>
        <w:ind w:left="6162" w:hanging="360"/>
      </w:pPr>
      <w:rPr>
        <w:rFonts w:ascii="Courier New" w:hAnsi="Courier New" w:cs="Courier New"/>
      </w:rPr>
    </w:lvl>
    <w:lvl w:ilvl="8">
      <w:numFmt w:val="bullet"/>
      <w:lvlText w:val=""/>
      <w:lvlJc w:val="left"/>
      <w:pPr>
        <w:ind w:left="6882" w:hanging="360"/>
      </w:pPr>
      <w:rPr>
        <w:rFonts w:ascii="Wingdings" w:hAnsi="Wingdings"/>
      </w:rPr>
    </w:lvl>
  </w:abstractNum>
  <w:abstractNum w:abstractNumId="7">
    <w:nsid w:val="3B2D5BFE"/>
    <w:multiLevelType w:val="multilevel"/>
    <w:tmpl w:val="E7F66BE2"/>
    <w:lvl w:ilvl="0">
      <w:numFmt w:val="bullet"/>
      <w:lvlText w:val=""/>
      <w:lvlJc w:val="left"/>
      <w:pPr>
        <w:ind w:left="804" w:hanging="360"/>
      </w:pPr>
      <w:rPr>
        <w:rFonts w:ascii="Wingdings" w:hAnsi="Wingdings"/>
      </w:rPr>
    </w:lvl>
    <w:lvl w:ilvl="1">
      <w:numFmt w:val="bullet"/>
      <w:lvlText w:val="o"/>
      <w:lvlJc w:val="left"/>
      <w:pPr>
        <w:ind w:left="1524" w:hanging="360"/>
      </w:pPr>
      <w:rPr>
        <w:rFonts w:ascii="Courier New" w:hAnsi="Courier New" w:cs="Courier New"/>
      </w:rPr>
    </w:lvl>
    <w:lvl w:ilvl="2">
      <w:numFmt w:val="bullet"/>
      <w:lvlText w:val=""/>
      <w:lvlJc w:val="left"/>
      <w:pPr>
        <w:ind w:left="2244" w:hanging="360"/>
      </w:pPr>
      <w:rPr>
        <w:rFonts w:ascii="Wingdings" w:hAnsi="Wingdings"/>
      </w:rPr>
    </w:lvl>
    <w:lvl w:ilvl="3">
      <w:numFmt w:val="bullet"/>
      <w:lvlText w:val=""/>
      <w:lvlJc w:val="left"/>
      <w:pPr>
        <w:ind w:left="2964" w:hanging="360"/>
      </w:pPr>
      <w:rPr>
        <w:rFonts w:ascii="Symbol" w:hAnsi="Symbol"/>
      </w:rPr>
    </w:lvl>
    <w:lvl w:ilvl="4">
      <w:numFmt w:val="bullet"/>
      <w:lvlText w:val="o"/>
      <w:lvlJc w:val="left"/>
      <w:pPr>
        <w:ind w:left="3684" w:hanging="360"/>
      </w:pPr>
      <w:rPr>
        <w:rFonts w:ascii="Courier New" w:hAnsi="Courier New" w:cs="Courier New"/>
      </w:rPr>
    </w:lvl>
    <w:lvl w:ilvl="5">
      <w:numFmt w:val="bullet"/>
      <w:lvlText w:val=""/>
      <w:lvlJc w:val="left"/>
      <w:pPr>
        <w:ind w:left="4404" w:hanging="360"/>
      </w:pPr>
      <w:rPr>
        <w:rFonts w:ascii="Wingdings" w:hAnsi="Wingdings"/>
      </w:rPr>
    </w:lvl>
    <w:lvl w:ilvl="6">
      <w:numFmt w:val="bullet"/>
      <w:lvlText w:val=""/>
      <w:lvlJc w:val="left"/>
      <w:pPr>
        <w:ind w:left="5124" w:hanging="360"/>
      </w:pPr>
      <w:rPr>
        <w:rFonts w:ascii="Symbol" w:hAnsi="Symbol"/>
      </w:rPr>
    </w:lvl>
    <w:lvl w:ilvl="7">
      <w:numFmt w:val="bullet"/>
      <w:lvlText w:val="o"/>
      <w:lvlJc w:val="left"/>
      <w:pPr>
        <w:ind w:left="5844" w:hanging="360"/>
      </w:pPr>
      <w:rPr>
        <w:rFonts w:ascii="Courier New" w:hAnsi="Courier New" w:cs="Courier New"/>
      </w:rPr>
    </w:lvl>
    <w:lvl w:ilvl="8">
      <w:numFmt w:val="bullet"/>
      <w:lvlText w:val=""/>
      <w:lvlJc w:val="left"/>
      <w:pPr>
        <w:ind w:left="6564" w:hanging="360"/>
      </w:pPr>
      <w:rPr>
        <w:rFonts w:ascii="Wingdings" w:hAnsi="Wingdings"/>
      </w:rPr>
    </w:lvl>
  </w:abstractNum>
  <w:abstractNum w:abstractNumId="8">
    <w:nsid w:val="44D14F33"/>
    <w:multiLevelType w:val="multilevel"/>
    <w:tmpl w:val="603C31F0"/>
    <w:lvl w:ilvl="0">
      <w:start w:val="1"/>
      <w:numFmt w:val="lowerLetter"/>
      <w:lvlText w:val="(%1)"/>
      <w:lvlJc w:val="righ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nsid w:val="61541EE0"/>
    <w:multiLevelType w:val="multilevel"/>
    <w:tmpl w:val="81482244"/>
    <w:lvl w:ilvl="0">
      <w:numFmt w:val="bullet"/>
      <w:lvlText w:val=""/>
      <w:lvlJc w:val="left"/>
      <w:pPr>
        <w:ind w:left="404" w:firstLine="0"/>
      </w:pPr>
      <w:rPr>
        <w:rFonts w:ascii="Wingdings" w:hAnsi="Wingdings"/>
        <w:b w:val="0"/>
        <w:i w:val="0"/>
        <w:strike w:val="0"/>
        <w:dstrike w:val="0"/>
        <w:color w:val="000000"/>
        <w:position w:val="0"/>
        <w:sz w:val="28"/>
        <w:szCs w:val="28"/>
        <w:u w:val="none" w:color="000000"/>
        <w:shd w:val="clear" w:color="auto" w:fill="auto"/>
        <w:vertAlign w:val="baseline"/>
      </w:rPr>
    </w:lvl>
    <w:lvl w:ilvl="1">
      <w:numFmt w:val="bullet"/>
      <w:lvlText w:val="o"/>
      <w:lvlJc w:val="left"/>
      <w:pPr>
        <w:ind w:left="121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2">
      <w:numFmt w:val="bullet"/>
      <w:lvlText w:val="▪"/>
      <w:lvlJc w:val="left"/>
      <w:pPr>
        <w:ind w:left="193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3">
      <w:numFmt w:val="bullet"/>
      <w:lvlText w:val="•"/>
      <w:lvlJc w:val="left"/>
      <w:pPr>
        <w:ind w:left="265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4">
      <w:numFmt w:val="bullet"/>
      <w:lvlText w:val="o"/>
      <w:lvlJc w:val="left"/>
      <w:pPr>
        <w:ind w:left="337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5">
      <w:numFmt w:val="bullet"/>
      <w:lvlText w:val="▪"/>
      <w:lvlJc w:val="left"/>
      <w:pPr>
        <w:ind w:left="409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6">
      <w:numFmt w:val="bullet"/>
      <w:lvlText w:val="•"/>
      <w:lvlJc w:val="left"/>
      <w:pPr>
        <w:ind w:left="481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7">
      <w:numFmt w:val="bullet"/>
      <w:lvlText w:val="o"/>
      <w:lvlJc w:val="left"/>
      <w:pPr>
        <w:ind w:left="553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8">
      <w:numFmt w:val="bullet"/>
      <w:lvlText w:val="▪"/>
      <w:lvlJc w:val="left"/>
      <w:pPr>
        <w:ind w:left="6256"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abstractNum>
  <w:abstractNum w:abstractNumId="10">
    <w:nsid w:val="68901E04"/>
    <w:multiLevelType w:val="multilevel"/>
    <w:tmpl w:val="7632FCB6"/>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nsid w:val="77802CF0"/>
    <w:multiLevelType w:val="multilevel"/>
    <w:tmpl w:val="498E51F8"/>
    <w:lvl w:ilvl="0">
      <w:numFmt w:val="bullet"/>
      <w:lvlText w:val=""/>
      <w:lvlJc w:val="left"/>
      <w:pPr>
        <w:ind w:left="557" w:firstLine="0"/>
      </w:pPr>
      <w:rPr>
        <w:rFonts w:ascii="Wingdings" w:hAnsi="Wingdings"/>
        <w:b w:val="0"/>
        <w:i w:val="0"/>
        <w:strike w:val="0"/>
        <w:dstrike w:val="0"/>
        <w:color w:val="000000"/>
        <w:position w:val="0"/>
        <w:sz w:val="28"/>
        <w:szCs w:val="28"/>
        <w:u w:val="none" w:color="000000"/>
        <w:shd w:val="clear" w:color="auto" w:fill="auto"/>
        <w:vertAlign w:val="baseline"/>
      </w:rPr>
    </w:lvl>
    <w:lvl w:ilvl="1">
      <w:numFmt w:val="bullet"/>
      <w:lvlText w:val="o"/>
      <w:lvlJc w:val="left"/>
      <w:pPr>
        <w:ind w:left="154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2">
      <w:numFmt w:val="bullet"/>
      <w:lvlText w:val="▪"/>
      <w:lvlJc w:val="left"/>
      <w:pPr>
        <w:ind w:left="226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3">
      <w:numFmt w:val="bullet"/>
      <w:lvlText w:val="•"/>
      <w:lvlJc w:val="left"/>
      <w:pPr>
        <w:ind w:left="298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4">
      <w:numFmt w:val="bullet"/>
      <w:lvlText w:val="o"/>
      <w:lvlJc w:val="left"/>
      <w:pPr>
        <w:ind w:left="370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5">
      <w:numFmt w:val="bullet"/>
      <w:lvlText w:val="▪"/>
      <w:lvlJc w:val="left"/>
      <w:pPr>
        <w:ind w:left="442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6">
      <w:numFmt w:val="bullet"/>
      <w:lvlText w:val="•"/>
      <w:lvlJc w:val="left"/>
      <w:pPr>
        <w:ind w:left="514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7">
      <w:numFmt w:val="bullet"/>
      <w:lvlText w:val="o"/>
      <w:lvlJc w:val="left"/>
      <w:pPr>
        <w:ind w:left="586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lvl w:ilvl="8">
      <w:numFmt w:val="bullet"/>
      <w:lvlText w:val="▪"/>
      <w:lvlJc w:val="left"/>
      <w:pPr>
        <w:ind w:left="6588" w:firstLine="0"/>
      </w:pPr>
      <w:rPr>
        <w:rFonts w:ascii="Wingdings" w:eastAsia="Wingdings" w:hAnsi="Wingdings" w:cs="Wingdings"/>
        <w:b w:val="0"/>
        <w:i w:val="0"/>
        <w:strike w:val="0"/>
        <w:dstrike w:val="0"/>
        <w:color w:val="000000"/>
        <w:position w:val="0"/>
        <w:sz w:val="28"/>
        <w:szCs w:val="28"/>
        <w:u w:val="none" w:color="000000"/>
        <w:shd w:val="clear" w:color="auto" w:fill="auto"/>
        <w:vertAlign w:val="baseline"/>
      </w:rPr>
    </w:lvl>
  </w:abstractNum>
  <w:abstractNum w:abstractNumId="12">
    <w:nsid w:val="7A1133C5"/>
    <w:multiLevelType w:val="multilevel"/>
    <w:tmpl w:val="A71A44B8"/>
    <w:lvl w:ilvl="0">
      <w:numFmt w:val="bullet"/>
      <w:lvlText w:val=""/>
      <w:lvlJc w:val="left"/>
      <w:pPr>
        <w:ind w:left="811" w:hanging="360"/>
      </w:pPr>
      <w:rPr>
        <w:rFonts w:ascii="Wingdings" w:hAnsi="Wingdings"/>
      </w:rPr>
    </w:lvl>
    <w:lvl w:ilvl="1">
      <w:numFmt w:val="bullet"/>
      <w:lvlText w:val="o"/>
      <w:lvlJc w:val="left"/>
      <w:pPr>
        <w:ind w:left="1531" w:hanging="360"/>
      </w:pPr>
      <w:rPr>
        <w:rFonts w:ascii="Courier New" w:hAnsi="Courier New" w:cs="Courier New"/>
      </w:rPr>
    </w:lvl>
    <w:lvl w:ilvl="2">
      <w:numFmt w:val="bullet"/>
      <w:lvlText w:val=""/>
      <w:lvlJc w:val="left"/>
      <w:pPr>
        <w:ind w:left="2251" w:hanging="360"/>
      </w:pPr>
      <w:rPr>
        <w:rFonts w:ascii="Wingdings" w:hAnsi="Wingdings"/>
      </w:rPr>
    </w:lvl>
    <w:lvl w:ilvl="3">
      <w:numFmt w:val="bullet"/>
      <w:lvlText w:val=""/>
      <w:lvlJc w:val="left"/>
      <w:pPr>
        <w:ind w:left="2971" w:hanging="360"/>
      </w:pPr>
      <w:rPr>
        <w:rFonts w:ascii="Symbol" w:hAnsi="Symbol"/>
      </w:rPr>
    </w:lvl>
    <w:lvl w:ilvl="4">
      <w:numFmt w:val="bullet"/>
      <w:lvlText w:val="o"/>
      <w:lvlJc w:val="left"/>
      <w:pPr>
        <w:ind w:left="3691" w:hanging="360"/>
      </w:pPr>
      <w:rPr>
        <w:rFonts w:ascii="Courier New" w:hAnsi="Courier New" w:cs="Courier New"/>
      </w:rPr>
    </w:lvl>
    <w:lvl w:ilvl="5">
      <w:numFmt w:val="bullet"/>
      <w:lvlText w:val=""/>
      <w:lvlJc w:val="left"/>
      <w:pPr>
        <w:ind w:left="4411" w:hanging="360"/>
      </w:pPr>
      <w:rPr>
        <w:rFonts w:ascii="Wingdings" w:hAnsi="Wingdings"/>
      </w:rPr>
    </w:lvl>
    <w:lvl w:ilvl="6">
      <w:numFmt w:val="bullet"/>
      <w:lvlText w:val=""/>
      <w:lvlJc w:val="left"/>
      <w:pPr>
        <w:ind w:left="5131" w:hanging="360"/>
      </w:pPr>
      <w:rPr>
        <w:rFonts w:ascii="Symbol" w:hAnsi="Symbol"/>
      </w:rPr>
    </w:lvl>
    <w:lvl w:ilvl="7">
      <w:numFmt w:val="bullet"/>
      <w:lvlText w:val="o"/>
      <w:lvlJc w:val="left"/>
      <w:pPr>
        <w:ind w:left="5851" w:hanging="360"/>
      </w:pPr>
      <w:rPr>
        <w:rFonts w:ascii="Courier New" w:hAnsi="Courier New" w:cs="Courier New"/>
      </w:rPr>
    </w:lvl>
    <w:lvl w:ilvl="8">
      <w:numFmt w:val="bullet"/>
      <w:lvlText w:val=""/>
      <w:lvlJc w:val="left"/>
      <w:pPr>
        <w:ind w:left="6571" w:hanging="360"/>
      </w:pPr>
      <w:rPr>
        <w:rFonts w:ascii="Wingdings" w:hAnsi="Wingdings"/>
      </w:rPr>
    </w:lvl>
  </w:abstractNum>
  <w:abstractNum w:abstractNumId="13">
    <w:nsid w:val="7ADF0593"/>
    <w:multiLevelType w:val="multilevel"/>
    <w:tmpl w:val="0E9CB82A"/>
    <w:lvl w:ilvl="0">
      <w:numFmt w:val="bullet"/>
      <w:lvlText w:val=""/>
      <w:lvlJc w:val="left"/>
      <w:pPr>
        <w:ind w:left="811" w:hanging="360"/>
      </w:pPr>
      <w:rPr>
        <w:rFonts w:ascii="Wingdings" w:hAnsi="Wingdings"/>
      </w:rPr>
    </w:lvl>
    <w:lvl w:ilvl="1">
      <w:numFmt w:val="bullet"/>
      <w:lvlText w:val="o"/>
      <w:lvlJc w:val="left"/>
      <w:pPr>
        <w:ind w:left="1531" w:hanging="360"/>
      </w:pPr>
      <w:rPr>
        <w:rFonts w:ascii="Courier New" w:hAnsi="Courier New" w:cs="Courier New"/>
      </w:rPr>
    </w:lvl>
    <w:lvl w:ilvl="2">
      <w:numFmt w:val="bullet"/>
      <w:lvlText w:val=""/>
      <w:lvlJc w:val="left"/>
      <w:pPr>
        <w:ind w:left="2251" w:hanging="360"/>
      </w:pPr>
      <w:rPr>
        <w:rFonts w:ascii="Wingdings" w:hAnsi="Wingdings"/>
      </w:rPr>
    </w:lvl>
    <w:lvl w:ilvl="3">
      <w:numFmt w:val="bullet"/>
      <w:lvlText w:val=""/>
      <w:lvlJc w:val="left"/>
      <w:pPr>
        <w:ind w:left="2971" w:hanging="360"/>
      </w:pPr>
      <w:rPr>
        <w:rFonts w:ascii="Symbol" w:hAnsi="Symbol"/>
      </w:rPr>
    </w:lvl>
    <w:lvl w:ilvl="4">
      <w:numFmt w:val="bullet"/>
      <w:lvlText w:val="o"/>
      <w:lvlJc w:val="left"/>
      <w:pPr>
        <w:ind w:left="3691" w:hanging="360"/>
      </w:pPr>
      <w:rPr>
        <w:rFonts w:ascii="Courier New" w:hAnsi="Courier New" w:cs="Courier New"/>
      </w:rPr>
    </w:lvl>
    <w:lvl w:ilvl="5">
      <w:numFmt w:val="bullet"/>
      <w:lvlText w:val=""/>
      <w:lvlJc w:val="left"/>
      <w:pPr>
        <w:ind w:left="4411" w:hanging="360"/>
      </w:pPr>
      <w:rPr>
        <w:rFonts w:ascii="Wingdings" w:hAnsi="Wingdings"/>
      </w:rPr>
    </w:lvl>
    <w:lvl w:ilvl="6">
      <w:numFmt w:val="bullet"/>
      <w:lvlText w:val=""/>
      <w:lvlJc w:val="left"/>
      <w:pPr>
        <w:ind w:left="5131" w:hanging="360"/>
      </w:pPr>
      <w:rPr>
        <w:rFonts w:ascii="Symbol" w:hAnsi="Symbol"/>
      </w:rPr>
    </w:lvl>
    <w:lvl w:ilvl="7">
      <w:numFmt w:val="bullet"/>
      <w:lvlText w:val="o"/>
      <w:lvlJc w:val="left"/>
      <w:pPr>
        <w:ind w:left="5851" w:hanging="360"/>
      </w:pPr>
      <w:rPr>
        <w:rFonts w:ascii="Courier New" w:hAnsi="Courier New" w:cs="Courier New"/>
      </w:rPr>
    </w:lvl>
    <w:lvl w:ilvl="8">
      <w:numFmt w:val="bullet"/>
      <w:lvlText w:val=""/>
      <w:lvlJc w:val="left"/>
      <w:pPr>
        <w:ind w:left="6571" w:hanging="360"/>
      </w:pPr>
      <w:rPr>
        <w:rFonts w:ascii="Wingdings" w:hAnsi="Wingdings"/>
      </w:rPr>
    </w:lvl>
  </w:abstractNum>
  <w:num w:numId="1">
    <w:abstractNumId w:val="11"/>
  </w:num>
  <w:num w:numId="2">
    <w:abstractNumId w:val="12"/>
  </w:num>
  <w:num w:numId="3">
    <w:abstractNumId w:val="13"/>
  </w:num>
  <w:num w:numId="4">
    <w:abstractNumId w:val="10"/>
  </w:num>
  <w:num w:numId="5">
    <w:abstractNumId w:val="4"/>
  </w:num>
  <w:num w:numId="6">
    <w:abstractNumId w:val="3"/>
  </w:num>
  <w:num w:numId="7">
    <w:abstractNumId w:val="5"/>
  </w:num>
  <w:num w:numId="8">
    <w:abstractNumId w:val="7"/>
  </w:num>
  <w:num w:numId="9">
    <w:abstractNumId w:val="6"/>
  </w:num>
  <w:num w:numId="10">
    <w:abstractNumId w:val="1"/>
  </w:num>
  <w:num w:numId="11">
    <w:abstractNumId w:val="9"/>
  </w:num>
  <w:num w:numId="12">
    <w:abstractNumId w:val="2"/>
  </w:num>
  <w:num w:numId="13">
    <w:abstractNumId w:val="8"/>
  </w:num>
  <w:num w:numId="1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af01d6a3a362d2e1"/>
  </w15:person>
  <w15:person w15:author="Seplat Gas Commercial 1">
    <w15:presenceInfo w15:providerId="None" w15:userId="Seplat Gas Commercial 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990"/>
    <w:rsid w:val="006345DF"/>
    <w:rsid w:val="007B6F4D"/>
    <w:rsid w:val="00976AC8"/>
    <w:rsid w:val="0098776D"/>
    <w:rsid w:val="00B27990"/>
    <w:rsid w:val="00E41B3A"/>
    <w:rsid w:val="00EE461C"/>
    <w:rsid w:val="00F6128A"/>
    <w:rsid w:val="00F91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A63E"/>
  <w15:docId w15:val="{77D55EDD-A9E5-4263-B828-8B4E94AF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engXian" w:hAnsi="Calibri" w:cs="Arial"/>
        <w:lang w:val="en-US" w:eastAsia="en-US" w:bidi="ar-SA"/>
      </w:rPr>
    </w:rPrDefault>
    <w:pPrDefault>
      <w:pPr>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3"/>
      <w:ind w:left="10" w:hanging="10"/>
      <w:jc w:val="both"/>
    </w:pPr>
    <w:rPr>
      <w:rFonts w:ascii="Arial" w:eastAsia="Arial" w:hAnsi="Arial"/>
      <w:color w:val="000000"/>
      <w:kern w:val="3"/>
      <w:sz w:val="28"/>
      <w:szCs w:val="22"/>
    </w:rPr>
  </w:style>
  <w:style w:type="paragraph" w:styleId="Heading1">
    <w:name w:val="heading 1"/>
    <w:next w:val="Normal"/>
    <w:uiPriority w:val="9"/>
    <w:qFormat/>
    <w:pPr>
      <w:keepNext/>
      <w:keepLines/>
      <w:suppressAutoHyphens/>
      <w:spacing w:line="244" w:lineRule="auto"/>
      <w:ind w:left="3088" w:hanging="10"/>
      <w:jc w:val="center"/>
      <w:outlineLvl w:val="0"/>
    </w:pPr>
    <w:rPr>
      <w:rFonts w:ascii="Arial" w:eastAsia="Arial" w:hAnsi="Arial"/>
      <w:b/>
      <w:color w:val="000000"/>
      <w:kern w:val="3"/>
      <w:sz w:val="28"/>
      <w:szCs w:val="22"/>
    </w:rPr>
  </w:style>
  <w:style w:type="paragraph" w:styleId="Heading2">
    <w:name w:val="heading 2"/>
    <w:basedOn w:val="Normal"/>
    <w:next w:val="Normal"/>
    <w:uiPriority w:val="9"/>
    <w:semiHidden/>
    <w:unhideWhenUsed/>
    <w:qFormat/>
    <w:pPr>
      <w:keepNext/>
      <w:keepLines/>
      <w:spacing w:before="40" w:after="0"/>
      <w:outlineLvl w:val="1"/>
    </w:pPr>
    <w:rPr>
      <w:rFonts w:ascii="Calibri Light" w:eastAsia="DengXian Light" w:hAnsi="Calibri Light" w:cs="Times New Roman"/>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libri Light" w:eastAsia="DengXian Light" w:hAnsi="Calibri Light" w:cs="Times New Roman"/>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rial" w:eastAsia="Arial" w:hAnsi="Arial" w:cs="Arial"/>
      <w:b/>
      <w:color w:val="000000"/>
      <w:sz w:val="28"/>
    </w:rPr>
  </w:style>
  <w:style w:type="paragraph" w:styleId="ListParagraph">
    <w:name w:val="List Paragraph"/>
    <w:basedOn w:val="Normal"/>
    <w:pPr>
      <w:ind w:left="720"/>
      <w:contextualSpacing/>
    </w:pPr>
  </w:style>
  <w:style w:type="paragraph" w:styleId="BalloonText">
    <w:name w:val="Balloon Text"/>
    <w:basedOn w:val="Normal"/>
    <w:pPr>
      <w:spacing w:after="0"/>
    </w:pPr>
    <w:rPr>
      <w:rFonts w:ascii="Segoe UI" w:hAnsi="Segoe UI" w:cs="Segoe UI"/>
      <w:sz w:val="18"/>
      <w:szCs w:val="18"/>
    </w:rPr>
  </w:style>
  <w:style w:type="character" w:customStyle="1" w:styleId="BalloonTextChar">
    <w:name w:val="Balloon Text Char"/>
    <w:basedOn w:val="DefaultParagraphFont"/>
    <w:rPr>
      <w:rFonts w:ascii="Segoe UI" w:eastAsia="Arial" w:hAnsi="Segoe UI" w:cs="Segoe UI"/>
      <w:color w:val="000000"/>
      <w:kern w:val="3"/>
      <w:sz w:val="18"/>
      <w:szCs w:val="18"/>
      <w:lang w:val="en-US" w:eastAsia="en-US"/>
    </w:rP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rPr>
      <w:rFonts w:ascii="Arial" w:eastAsia="Arial" w:hAnsi="Arial" w:cs="Arial"/>
      <w:color w:val="000000"/>
      <w:kern w:val="3"/>
      <w:lang w:val="en-US" w:eastAsia="en-U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Arial" w:eastAsia="Arial" w:hAnsi="Arial" w:cs="Arial"/>
      <w:b/>
      <w:bCs/>
      <w:color w:val="000000"/>
      <w:kern w:val="3"/>
      <w:lang w:val="en-US" w:eastAsia="en-US"/>
    </w:rPr>
  </w:style>
  <w:style w:type="paragraph" w:styleId="Revision">
    <w:name w:val="Revision"/>
    <w:pPr>
      <w:suppressAutoHyphens/>
    </w:pPr>
    <w:rPr>
      <w:rFonts w:ascii="Arial" w:eastAsia="Arial" w:hAnsi="Arial"/>
      <w:color w:val="000000"/>
      <w:kern w:val="3"/>
      <w:sz w:val="28"/>
      <w:szCs w:val="22"/>
    </w:rPr>
  </w:style>
  <w:style w:type="character" w:customStyle="1" w:styleId="Heading2Char">
    <w:name w:val="Heading 2 Char"/>
    <w:basedOn w:val="DefaultParagraphFont"/>
    <w:rPr>
      <w:rFonts w:ascii="Calibri Light" w:eastAsia="DengXian Light" w:hAnsi="Calibri Light" w:cs="Times New Roman"/>
      <w:color w:val="2F5496"/>
      <w:kern w:val="3"/>
      <w:sz w:val="26"/>
      <w:szCs w:val="26"/>
    </w:rPr>
  </w:style>
  <w:style w:type="character" w:customStyle="1" w:styleId="Heading3Char">
    <w:name w:val="Heading 3 Char"/>
    <w:basedOn w:val="DefaultParagraphFont"/>
    <w:rPr>
      <w:rFonts w:ascii="Calibri Light" w:eastAsia="DengXian Light" w:hAnsi="Calibri Light" w:cs="Times New Roman"/>
      <w:color w:val="1F3763"/>
      <w:kern w:val="3"/>
      <w:sz w:val="24"/>
      <w:szCs w:val="24"/>
    </w:rPr>
  </w:style>
  <w:style w:type="paragraph" w:customStyle="1" w:styleId="wText1">
    <w:name w:val="wText1"/>
    <w:basedOn w:val="Normal"/>
    <w:pPr>
      <w:spacing w:after="240"/>
      <w:ind w:left="1080" w:firstLine="0"/>
    </w:pPr>
    <w:rPr>
      <w:rFonts w:eastAsia="MS Mincho" w:cs="Times New Roman"/>
      <w:color w:val="auto"/>
      <w:kern w:val="0"/>
      <w:sz w:val="24"/>
      <w:lang w:val="en-GB"/>
    </w:rPr>
  </w:style>
  <w:style w:type="character" w:customStyle="1" w:styleId="ListParagraphChar">
    <w:name w:val="List Paragraph Char"/>
    <w:rPr>
      <w:rFonts w:ascii="Arial" w:eastAsia="Arial" w:hAnsi="Arial" w:cs="Arial"/>
      <w:color w:val="000000"/>
      <w:kern w:val="3"/>
      <w:sz w:val="28"/>
      <w:szCs w:val="22"/>
    </w:rPr>
  </w:style>
  <w:style w:type="paragraph" w:styleId="Header">
    <w:name w:val="header"/>
    <w:basedOn w:val="Normal"/>
    <w:pPr>
      <w:tabs>
        <w:tab w:val="center" w:pos="4513"/>
        <w:tab w:val="right" w:pos="9026"/>
      </w:tabs>
      <w:spacing w:after="0"/>
    </w:pPr>
  </w:style>
  <w:style w:type="character" w:customStyle="1" w:styleId="HeaderChar">
    <w:name w:val="Header Char"/>
    <w:basedOn w:val="DefaultParagraphFont"/>
    <w:rPr>
      <w:rFonts w:ascii="Arial" w:eastAsia="Arial" w:hAnsi="Arial"/>
      <w:color w:val="000000"/>
      <w:kern w:val="3"/>
      <w:sz w:val="28"/>
      <w:szCs w:val="22"/>
    </w:rPr>
  </w:style>
  <w:style w:type="paragraph" w:styleId="Footer">
    <w:name w:val="footer"/>
    <w:basedOn w:val="Normal"/>
    <w:pPr>
      <w:tabs>
        <w:tab w:val="center" w:pos="4513"/>
        <w:tab w:val="right" w:pos="9026"/>
      </w:tabs>
      <w:spacing w:after="0"/>
    </w:pPr>
  </w:style>
  <w:style w:type="character" w:customStyle="1" w:styleId="FooterChar">
    <w:name w:val="Footer Char"/>
    <w:basedOn w:val="DefaultParagraphFont"/>
    <w:rPr>
      <w:rFonts w:ascii="Arial" w:eastAsia="Arial" w:hAnsi="Arial"/>
      <w:color w:val="000000"/>
      <w:kern w:val="3"/>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2915</Words>
  <Characters>16617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Somkenechukwu Tassie</dc:creator>
  <cp:lastModifiedBy>Microsoft account</cp:lastModifiedBy>
  <cp:revision>2</cp:revision>
  <dcterms:created xsi:type="dcterms:W3CDTF">2025-10-22T06:46:00Z</dcterms:created>
  <dcterms:modified xsi:type="dcterms:W3CDTF">2025-10-22T06:46:00Z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FCC9234224594BCBB5326155114EB00E_13</vt:lpwstr>
  </property>
  <property fmtid="{D5CDD505-2E9C-101B-9397-08002B2CF9AE}" pid="4" name="ContentTypeId">
    <vt:lpwstr>0x0101005A548959384E2B438F3382B7BE0A179A</vt:lpwstr>
  </property>
</Properties>
</file>