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13F6FC" w14:textId="77777777" w:rsidR="00E553D2" w:rsidRDefault="008333E7">
      <w:pPr>
        <w:pStyle w:val="Title"/>
      </w:pPr>
      <w:proofErr w:type="spellStart"/>
      <w:r>
        <w:rPr>
          <w:color w:val="0A3355"/>
        </w:rPr>
        <w:t>Axxela</w:t>
      </w:r>
      <w:proofErr w:type="spellEnd"/>
      <w:r>
        <w:rPr>
          <w:color w:val="0A3355"/>
        </w:rPr>
        <w:t xml:space="preserve"> Limited – Due Diligence Questionnaire</w:t>
      </w:r>
    </w:p>
    <w:p w14:paraId="15F6EFDA" w14:textId="77777777" w:rsidR="00E553D2" w:rsidRDefault="00E553D2">
      <w:pPr>
        <w:pStyle w:val="BodyText"/>
        <w:spacing w:before="9"/>
        <w:rPr>
          <w:b/>
          <w:sz w:val="10"/>
        </w:rPr>
      </w:pPr>
    </w:p>
    <w:p w14:paraId="3D5C2A8E" w14:textId="3FE8C0D2" w:rsidR="00E553D2" w:rsidRDefault="008333E7">
      <w:pPr>
        <w:pStyle w:val="BodyText"/>
        <w:spacing w:line="20" w:lineRule="exact"/>
        <w:ind w:left="-109"/>
        <w:rPr>
          <w:sz w:val="2"/>
        </w:rPr>
      </w:pPr>
      <w:r>
        <w:rPr>
          <w:noProof/>
          <w:sz w:val="2"/>
        </w:rPr>
        <mc:AlternateContent>
          <mc:Choice Requires="wpg">
            <w:drawing>
              <wp:inline distT="0" distB="0" distL="0" distR="0" wp14:anchorId="0BE566A3" wp14:editId="50755272">
                <wp:extent cx="8558530" cy="12700"/>
                <wp:effectExtent l="635" t="1905" r="3810" b="4445"/>
                <wp:docPr id="1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58530" cy="12700"/>
                          <a:chOff x="0" y="0"/>
                          <a:chExt cx="13478" cy="20"/>
                        </a:xfrm>
                      </wpg:grpSpPr>
                      <wps:wsp>
                        <wps:cNvPr id="14" name="Rectangle 6"/>
                        <wps:cNvSpPr>
                          <a:spLocks noChangeArrowheads="1"/>
                        </wps:cNvSpPr>
                        <wps:spPr bwMode="auto">
                          <a:xfrm>
                            <a:off x="0" y="0"/>
                            <a:ext cx="13478" cy="20"/>
                          </a:xfrm>
                          <a:prstGeom prst="rect">
                            <a:avLst/>
                          </a:prstGeom>
                          <a:solidFill>
                            <a:srgbClr val="EF7E0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B5D387A" id="Group 5" o:spid="_x0000_s1026" style="width:673.9pt;height:1pt;mso-position-horizontal-relative:char;mso-position-vertical-relative:line" coordsize="1347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">
                <v:rect id="Rectangle 6" o:spid="_x0000_s1027" style="position:absolute;width:1347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9z4MUA&#10;AADbAAAADwAAAGRycy9kb3ducmV2LnhtbERPTWvCQBC9F/wPywi9SLOx1irRVWKl4KGHmhb0OGTH&#10;JJqdDdmtRn99Vyj0No/3OfNlZ2pxptZVlhUMoxgEcW51xYWC76/3pykI55E11pZJwZUcLBe9hzkm&#10;2l54S+fMFyKEsEtQQel9k0jp8pIMusg2xIE72NagD7AtpG7xEsJNLZ/j+FUarDg0lNjQW0n5Kfsx&#10;CkYfn/vVeHrb6UFarAfHtMomp0ypx36XzkB46vy/+M+90WH+C9x/CQf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n3PgxQAAANsAAAAPAAAAAAAAAAAAAAAAAJgCAABkcnMv&#10;ZG93bnJldi54bWxQSwUGAAAAAAQABAD1AAAAigMAAAAA&#10;" fillcolor="#ef7e09" stroked="f"/>
                <w10:anchorlock/>
              </v:group>
            </w:pict>
          </mc:Fallback>
        </mc:AlternateContent>
      </w:r>
    </w:p>
    <w:p w14:paraId="13D95172" w14:textId="77777777" w:rsidR="00E553D2" w:rsidRDefault="00E553D2">
      <w:pPr>
        <w:pStyle w:val="BodyText"/>
        <w:spacing w:before="4"/>
        <w:rPr>
          <w:b/>
          <w:sz w:val="14"/>
        </w:rPr>
      </w:pPr>
    </w:p>
    <w:p w14:paraId="13163D50" w14:textId="03A648CD" w:rsidR="00E553D2" w:rsidRDefault="008333E7">
      <w:pPr>
        <w:pStyle w:val="Heading1"/>
        <w:spacing w:before="93"/>
      </w:pPr>
      <w:r>
        <w:rPr>
          <w:color w:val="0A3355"/>
        </w:rPr>
        <w:t>DATE:</w:t>
      </w:r>
      <w:ins w:id="0" w:author="Microsoft account" w:date="2026-05-04T10:19:00Z">
        <w:r w:rsidR="00D23BAE">
          <w:rPr>
            <w:color w:val="0A3355"/>
          </w:rPr>
          <w:t xml:space="preserve"> 04/05 202</w:t>
        </w:r>
      </w:ins>
    </w:p>
    <w:p w14:paraId="577EE784" w14:textId="77777777" w:rsidR="00D23BAE" w:rsidRDefault="008333E7">
      <w:pPr>
        <w:spacing w:before="115" w:line="360" w:lineRule="auto"/>
        <w:ind w:left="100" w:right="2509"/>
        <w:rPr>
          <w:ins w:id="1" w:author="Microsoft account" w:date="2026-05-04T10:21:00Z"/>
          <w:b/>
          <w:color w:val="0A3355"/>
          <w:sz w:val="20"/>
        </w:rPr>
      </w:pPr>
      <w:r>
        <w:rPr>
          <w:b/>
          <w:color w:val="0A3355"/>
          <w:sz w:val="20"/>
        </w:rPr>
        <w:t xml:space="preserve">NAME OF COUNTERPARTY (Full Legal Entity Name of Company or Individual that will be Party to particular contract or transaction): </w:t>
      </w:r>
      <w:ins w:id="2" w:author="Microsoft account" w:date="2026-05-04T10:20:00Z">
        <w:r w:rsidR="00D23BAE">
          <w:rPr>
            <w:b/>
            <w:color w:val="0A3355"/>
            <w:sz w:val="20"/>
          </w:rPr>
          <w:t xml:space="preserve">South Atlantic LNG West Africa </w:t>
        </w:r>
      </w:ins>
      <w:ins w:id="3" w:author="Microsoft account" w:date="2026-05-04T10:21:00Z">
        <w:r w:rsidR="00D23BAE">
          <w:rPr>
            <w:b/>
            <w:color w:val="0A3355"/>
            <w:sz w:val="20"/>
          </w:rPr>
          <w:t>Limited</w:t>
        </w:r>
      </w:ins>
    </w:p>
    <w:p w14:paraId="573AD0B2" w14:textId="04CA2286" w:rsidR="00E553D2" w:rsidRDefault="008333E7">
      <w:pPr>
        <w:spacing w:before="115" w:line="360" w:lineRule="auto"/>
        <w:ind w:left="100" w:right="2509"/>
        <w:rPr>
          <w:b/>
          <w:sz w:val="20"/>
        </w:rPr>
      </w:pPr>
      <w:r>
        <w:rPr>
          <w:b/>
          <w:color w:val="0A3355"/>
          <w:sz w:val="20"/>
        </w:rPr>
        <w:t>PREVIOUS NAMES IN THE PAST FIVE (5) YEARS:</w:t>
      </w:r>
      <w:ins w:id="4" w:author="Microsoft account" w:date="2026-05-04T10:21:00Z">
        <w:r w:rsidR="00D23BAE">
          <w:rPr>
            <w:b/>
            <w:color w:val="0A3355"/>
            <w:sz w:val="20"/>
          </w:rPr>
          <w:t xml:space="preserve"> N/A</w:t>
        </w:r>
      </w:ins>
    </w:p>
    <w:p w14:paraId="06652412" w14:textId="340977E3" w:rsidR="00E553D2" w:rsidRDefault="008333E7">
      <w:pPr>
        <w:spacing w:line="229" w:lineRule="exact"/>
        <w:ind w:left="100"/>
        <w:rPr>
          <w:b/>
          <w:sz w:val="20"/>
        </w:rPr>
      </w:pPr>
      <w:r>
        <w:rPr>
          <w:b/>
          <w:color w:val="0A3355"/>
          <w:sz w:val="20"/>
        </w:rPr>
        <w:t>REGISTERED ADDRESS:</w:t>
      </w:r>
      <w:ins w:id="5" w:author="Microsoft account" w:date="2026-05-04T10:17:00Z">
        <w:r w:rsidR="00D23BAE">
          <w:rPr>
            <w:b/>
            <w:color w:val="0A3355"/>
            <w:sz w:val="20"/>
          </w:rPr>
          <w:t xml:space="preserve"> </w:t>
        </w:r>
      </w:ins>
      <w:ins w:id="6" w:author="Microsoft account" w:date="2026-05-04T10:21:00Z">
        <w:r w:rsidR="00D23BAE">
          <w:rPr>
            <w:b/>
            <w:color w:val="0A3355"/>
            <w:sz w:val="20"/>
          </w:rPr>
          <w:t xml:space="preserve"> No 2/3 </w:t>
        </w:r>
        <w:proofErr w:type="spellStart"/>
        <w:r w:rsidR="00D23BAE">
          <w:rPr>
            <w:b/>
            <w:color w:val="0A3355"/>
            <w:sz w:val="20"/>
          </w:rPr>
          <w:t>Onikoyi</w:t>
        </w:r>
        <w:proofErr w:type="spellEnd"/>
        <w:r w:rsidR="00D23BAE">
          <w:rPr>
            <w:b/>
            <w:color w:val="0A3355"/>
            <w:sz w:val="20"/>
          </w:rPr>
          <w:t xml:space="preserve"> Lane.</w:t>
        </w:r>
        <w:r w:rsidR="00D23BAE">
          <w:rPr>
            <w:b/>
            <w:sz w:val="20"/>
          </w:rPr>
          <w:t xml:space="preserve"> Parkview Estate, </w:t>
        </w:r>
        <w:proofErr w:type="spellStart"/>
        <w:r w:rsidR="00D23BAE">
          <w:rPr>
            <w:b/>
            <w:sz w:val="20"/>
          </w:rPr>
          <w:t>Ikoyi</w:t>
        </w:r>
        <w:proofErr w:type="spellEnd"/>
        <w:r w:rsidR="00D23BAE">
          <w:rPr>
            <w:b/>
            <w:sz w:val="20"/>
          </w:rPr>
          <w:t>, Lagos State</w:t>
        </w:r>
      </w:ins>
    </w:p>
    <w:p w14:paraId="7DED059C" w14:textId="22BE39C5" w:rsidR="006D3DC6" w:rsidRPr="006D3DC6" w:rsidRDefault="008333E7" w:rsidP="006D3DC6">
      <w:pPr>
        <w:spacing w:before="116"/>
        <w:ind w:left="100"/>
        <w:rPr>
          <w:ins w:id="7" w:author="Microsoft account" w:date="2026-05-04T11:00:00Z"/>
          <w:b/>
          <w:color w:val="0A3355"/>
          <w:sz w:val="20"/>
        </w:rPr>
      </w:pPr>
      <w:r>
        <w:rPr>
          <w:b/>
          <w:color w:val="0A3355"/>
          <w:sz w:val="20"/>
        </w:rPr>
        <w:t>PHYSICAL ADDRESS OF HEAD OFFICE (IF DIFFERENT FROM REGISTERED OFFICE):</w:t>
      </w:r>
      <w:ins w:id="8" w:author="Microsoft account" w:date="2026-05-04T10:22:00Z">
        <w:r w:rsidR="00D23BAE">
          <w:rPr>
            <w:b/>
            <w:color w:val="0A3355"/>
            <w:sz w:val="20"/>
          </w:rPr>
          <w:t xml:space="preserve"> </w:t>
        </w:r>
      </w:ins>
      <w:ins w:id="9" w:author="Microsoft account" w:date="2026-05-04T11:00:00Z">
        <w:r w:rsidR="006D3DC6" w:rsidRPr="006D3DC6">
          <w:rPr>
            <w:b/>
            <w:color w:val="0A3355"/>
            <w:sz w:val="20"/>
          </w:rPr>
          <w:t>Plo</w:t>
        </w:r>
        <w:r w:rsidR="006D3DC6">
          <w:rPr>
            <w:b/>
            <w:color w:val="0A3355"/>
            <w:sz w:val="20"/>
          </w:rPr>
          <w:t xml:space="preserve">t 5, Block X, </w:t>
        </w:r>
        <w:r w:rsidR="006D3DC6" w:rsidRPr="006D3DC6">
          <w:rPr>
            <w:b/>
            <w:color w:val="0A3355"/>
            <w:sz w:val="20"/>
          </w:rPr>
          <w:t xml:space="preserve">2nd </w:t>
        </w:r>
        <w:proofErr w:type="gramStart"/>
        <w:r w:rsidR="006D3DC6" w:rsidRPr="006D3DC6">
          <w:rPr>
            <w:b/>
            <w:color w:val="0A3355"/>
            <w:sz w:val="20"/>
          </w:rPr>
          <w:t>Street ,</w:t>
        </w:r>
        <w:proofErr w:type="gramEnd"/>
        <w:r w:rsidR="006D3DC6" w:rsidRPr="006D3DC6">
          <w:rPr>
            <w:b/>
            <w:color w:val="0A3355"/>
            <w:sz w:val="20"/>
          </w:rPr>
          <w:t xml:space="preserve"> Osborne Foreshore Estate,</w:t>
        </w:r>
      </w:ins>
    </w:p>
    <w:p w14:paraId="71256D20" w14:textId="7C95AA4D" w:rsidR="00E553D2" w:rsidRPr="006D3DC6" w:rsidRDefault="006D3DC6" w:rsidP="006D3DC6">
      <w:pPr>
        <w:spacing w:before="116"/>
        <w:ind w:left="100"/>
        <w:rPr>
          <w:b/>
          <w:color w:val="0A3355"/>
          <w:sz w:val="20"/>
          <w:rPrChange w:id="10" w:author="Microsoft account" w:date="2026-05-04T11:00:00Z">
            <w:rPr>
              <w:b/>
              <w:sz w:val="20"/>
            </w:rPr>
          </w:rPrChange>
        </w:rPr>
      </w:pPr>
      <w:ins w:id="11" w:author="Microsoft account" w:date="2026-05-04T11:00:00Z">
        <w:r>
          <w:rPr>
            <w:b/>
            <w:color w:val="0A3355"/>
            <w:sz w:val="20"/>
          </w:rPr>
          <w:t xml:space="preserve">Phase 1, </w:t>
        </w:r>
        <w:proofErr w:type="spellStart"/>
        <w:r>
          <w:rPr>
            <w:b/>
            <w:color w:val="0A3355"/>
            <w:sz w:val="20"/>
          </w:rPr>
          <w:t>Ikoyi</w:t>
        </w:r>
        <w:proofErr w:type="spellEnd"/>
        <w:r>
          <w:rPr>
            <w:b/>
            <w:color w:val="0A3355"/>
            <w:sz w:val="20"/>
          </w:rPr>
          <w:t>,</w:t>
        </w:r>
      </w:ins>
      <w:ins w:id="12" w:author="Microsoft account" w:date="2026-05-04T11:01:00Z">
        <w:r>
          <w:rPr>
            <w:b/>
            <w:color w:val="0A3355"/>
            <w:sz w:val="20"/>
          </w:rPr>
          <w:t xml:space="preserve"> </w:t>
        </w:r>
      </w:ins>
      <w:ins w:id="13" w:author="Microsoft account" w:date="2026-05-04T11:00:00Z">
        <w:r w:rsidRPr="006D3DC6">
          <w:rPr>
            <w:b/>
            <w:color w:val="0A3355"/>
            <w:sz w:val="20"/>
          </w:rPr>
          <w:t>Lagos. Nigeria</w:t>
        </w:r>
      </w:ins>
    </w:p>
    <w:p w14:paraId="43D8535E" w14:textId="402449D8" w:rsidR="00E553D2" w:rsidRDefault="008333E7">
      <w:pPr>
        <w:spacing w:before="116"/>
        <w:ind w:left="100"/>
        <w:rPr>
          <w:b/>
          <w:sz w:val="20"/>
        </w:rPr>
      </w:pPr>
      <w:r>
        <w:rPr>
          <w:b/>
          <w:color w:val="0A3355"/>
          <w:sz w:val="20"/>
        </w:rPr>
        <w:t>COUNTRY OF INCORPORATION:</w:t>
      </w:r>
      <w:ins w:id="14" w:author="Microsoft account" w:date="2026-05-04T10:22:00Z">
        <w:r w:rsidR="00D23BAE">
          <w:rPr>
            <w:b/>
            <w:color w:val="0A3355"/>
            <w:sz w:val="20"/>
          </w:rPr>
          <w:t xml:space="preserve"> Nigeria</w:t>
        </w:r>
      </w:ins>
    </w:p>
    <w:p w14:paraId="5D0328F8" w14:textId="6A208391" w:rsidR="00E553D2" w:rsidRDefault="008333E7">
      <w:pPr>
        <w:spacing w:before="116"/>
        <w:ind w:left="100"/>
        <w:rPr>
          <w:b/>
          <w:sz w:val="20"/>
        </w:rPr>
      </w:pPr>
      <w:r>
        <w:rPr>
          <w:b/>
          <w:color w:val="0A3355"/>
          <w:sz w:val="20"/>
        </w:rPr>
        <w:t>COMPANY REGISTRATION NUMBER:</w:t>
      </w:r>
      <w:ins w:id="15" w:author="Microsoft account" w:date="2026-05-04T10:23:00Z">
        <w:r w:rsidR="00D23BAE">
          <w:rPr>
            <w:b/>
            <w:color w:val="0A3355"/>
            <w:sz w:val="20"/>
          </w:rPr>
          <w:t xml:space="preserve"> </w:t>
        </w:r>
      </w:ins>
      <w:ins w:id="16" w:author="Microsoft account" w:date="2026-05-04T10:22:00Z">
        <w:r w:rsidR="00D23BAE">
          <w:rPr>
            <w:b/>
            <w:color w:val="0A3355"/>
            <w:sz w:val="20"/>
          </w:rPr>
          <w:t>7865593</w:t>
        </w:r>
      </w:ins>
    </w:p>
    <w:p w14:paraId="5D479A8B" w14:textId="734C55D7" w:rsidR="00E553D2" w:rsidRDefault="008333E7">
      <w:pPr>
        <w:spacing w:before="113"/>
        <w:ind w:left="100"/>
        <w:rPr>
          <w:b/>
          <w:sz w:val="20"/>
        </w:rPr>
      </w:pPr>
      <w:r>
        <w:rPr>
          <w:b/>
          <w:color w:val="0A3355"/>
          <w:sz w:val="20"/>
        </w:rPr>
        <w:t>PRINCIPAL BUSINESS OF THE COMPANY:</w:t>
      </w:r>
      <w:ins w:id="17" w:author="Microsoft account" w:date="2026-05-04T10:22:00Z">
        <w:r w:rsidR="00D23BAE">
          <w:rPr>
            <w:b/>
            <w:color w:val="0A3355"/>
            <w:sz w:val="20"/>
          </w:rPr>
          <w:t xml:space="preserve"> </w:t>
        </w:r>
      </w:ins>
      <w:ins w:id="18" w:author="Microsoft account" w:date="2026-05-04T10:23:00Z">
        <w:r w:rsidR="00D23BAE">
          <w:rPr>
            <w:b/>
            <w:color w:val="0A3355"/>
            <w:sz w:val="20"/>
          </w:rPr>
          <w:t xml:space="preserve">Natural Gas Processing </w:t>
        </w:r>
      </w:ins>
    </w:p>
    <w:p w14:paraId="1F00A848" w14:textId="69BE4A25" w:rsidR="00E553D2" w:rsidRDefault="008333E7">
      <w:pPr>
        <w:spacing w:before="116"/>
        <w:ind w:left="100"/>
        <w:rPr>
          <w:b/>
          <w:sz w:val="20"/>
        </w:rPr>
      </w:pPr>
      <w:r>
        <w:rPr>
          <w:b/>
          <w:color w:val="0A3355"/>
          <w:sz w:val="20"/>
        </w:rPr>
        <w:t>FOOTPRINTS OUTSIDE NIGERIA:</w:t>
      </w:r>
      <w:ins w:id="19" w:author="Microsoft account" w:date="2026-05-04T10:23:00Z">
        <w:r w:rsidR="00D23BAE">
          <w:rPr>
            <w:b/>
            <w:color w:val="0A3355"/>
            <w:sz w:val="20"/>
          </w:rPr>
          <w:t xml:space="preserve"> </w:t>
        </w:r>
      </w:ins>
      <w:ins w:id="20" w:author="Microsoft account" w:date="2026-05-04T10:24:00Z">
        <w:r w:rsidR="00D23BAE">
          <w:rPr>
            <w:b/>
            <w:color w:val="0A3355"/>
            <w:sz w:val="20"/>
          </w:rPr>
          <w:t>N/A</w:t>
        </w:r>
      </w:ins>
    </w:p>
    <w:p w14:paraId="77448734" w14:textId="77777777" w:rsidR="00E553D2" w:rsidRDefault="00E553D2">
      <w:pPr>
        <w:pStyle w:val="BodyText"/>
        <w:rPr>
          <w:b/>
          <w:sz w:val="22"/>
        </w:rPr>
      </w:pPr>
    </w:p>
    <w:p w14:paraId="1B03C6CF" w14:textId="77777777" w:rsidR="00E553D2" w:rsidRDefault="008333E7">
      <w:pPr>
        <w:pStyle w:val="BodyText"/>
        <w:spacing w:before="129" w:line="278" w:lineRule="auto"/>
        <w:ind w:left="100" w:right="1154"/>
      </w:pPr>
      <w:r>
        <w:rPr>
          <w:color w:val="0A3355"/>
        </w:rPr>
        <w:t xml:space="preserve">Please note that for the purpose of the information requested herein </w:t>
      </w:r>
      <w:r>
        <w:rPr>
          <w:b/>
          <w:color w:val="0A3355"/>
        </w:rPr>
        <w:t xml:space="preserve">“Company” </w:t>
      </w:r>
      <w:r>
        <w:rPr>
          <w:color w:val="0A3355"/>
        </w:rPr>
        <w:t>means the relevant company and all its subsidiaries, affiliates and associates in all jurisdictions of the Company’s operations.</w:t>
      </w:r>
    </w:p>
    <w:p w14:paraId="7AEEC2D8" w14:textId="77777777" w:rsidR="00E553D2" w:rsidRDefault="00E553D2">
      <w:pPr>
        <w:pStyle w:val="BodyText"/>
        <w:spacing w:before="11"/>
        <w:rPr>
          <w:sz w:val="22"/>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9517"/>
        <w:gridCol w:w="2816"/>
      </w:tblGrid>
      <w:tr w:rsidR="00E553D2" w14:paraId="03C030F7" w14:textId="77777777">
        <w:trPr>
          <w:trHeight w:val="388"/>
        </w:trPr>
        <w:tc>
          <w:tcPr>
            <w:tcW w:w="900" w:type="dxa"/>
          </w:tcPr>
          <w:p w14:paraId="34B5DBE5" w14:textId="77777777" w:rsidR="00E553D2" w:rsidRDefault="008333E7">
            <w:pPr>
              <w:pStyle w:val="TableParagraph"/>
              <w:spacing w:line="227" w:lineRule="exact"/>
              <w:rPr>
                <w:b/>
                <w:sz w:val="20"/>
              </w:rPr>
            </w:pPr>
            <w:r>
              <w:rPr>
                <w:b/>
                <w:color w:val="0A3355"/>
                <w:sz w:val="20"/>
              </w:rPr>
              <w:t>1.</w:t>
            </w:r>
          </w:p>
        </w:tc>
        <w:tc>
          <w:tcPr>
            <w:tcW w:w="12333" w:type="dxa"/>
            <w:gridSpan w:val="2"/>
          </w:tcPr>
          <w:p w14:paraId="3FC1AABF" w14:textId="77777777" w:rsidR="00E553D2" w:rsidRDefault="008333E7">
            <w:pPr>
              <w:pStyle w:val="TableParagraph"/>
              <w:spacing w:line="227" w:lineRule="exact"/>
              <w:ind w:left="108"/>
              <w:rPr>
                <w:b/>
                <w:sz w:val="20"/>
              </w:rPr>
            </w:pPr>
            <w:r>
              <w:rPr>
                <w:b/>
                <w:color w:val="0A3355"/>
                <w:sz w:val="20"/>
              </w:rPr>
              <w:t>DIRECTORS, SHAREHOLDERS AND KEY OFFICERS</w:t>
            </w:r>
          </w:p>
        </w:tc>
      </w:tr>
      <w:tr w:rsidR="00E553D2" w14:paraId="7045BD7F" w14:textId="77777777">
        <w:trPr>
          <w:trHeight w:val="530"/>
        </w:trPr>
        <w:tc>
          <w:tcPr>
            <w:tcW w:w="900" w:type="dxa"/>
          </w:tcPr>
          <w:p w14:paraId="7F232375" w14:textId="77777777" w:rsidR="00E553D2" w:rsidRDefault="008333E7">
            <w:pPr>
              <w:pStyle w:val="TableParagraph"/>
              <w:spacing w:line="229" w:lineRule="exact"/>
              <w:rPr>
                <w:sz w:val="20"/>
              </w:rPr>
            </w:pPr>
            <w:r>
              <w:rPr>
                <w:color w:val="0A3355"/>
                <w:sz w:val="20"/>
              </w:rPr>
              <w:t>1.1</w:t>
            </w:r>
          </w:p>
        </w:tc>
        <w:tc>
          <w:tcPr>
            <w:tcW w:w="9517" w:type="dxa"/>
            <w:tcBorders>
              <w:right w:val="single" w:sz="18" w:space="0" w:color="C0C0C0"/>
            </w:tcBorders>
          </w:tcPr>
          <w:p w14:paraId="442F6ADF" w14:textId="77777777" w:rsidR="00E553D2" w:rsidRDefault="008333E7">
            <w:pPr>
              <w:pStyle w:val="TableParagraph"/>
              <w:spacing w:line="229" w:lineRule="exact"/>
              <w:ind w:left="108"/>
              <w:rPr>
                <w:ins w:id="21" w:author="Microsoft account" w:date="2026-05-04T10:24:00Z"/>
                <w:color w:val="0A3355"/>
                <w:sz w:val="20"/>
              </w:rPr>
            </w:pPr>
            <w:r>
              <w:rPr>
                <w:color w:val="0A3355"/>
                <w:sz w:val="20"/>
              </w:rPr>
              <w:t>Provide names, addresses and nationalities of each.</w:t>
            </w:r>
          </w:p>
          <w:p w14:paraId="1E0908E6" w14:textId="7EA1996F" w:rsidR="00D23BAE" w:rsidRDefault="009F0089">
            <w:pPr>
              <w:pStyle w:val="TableParagraph"/>
              <w:spacing w:line="229" w:lineRule="exact"/>
              <w:ind w:left="108"/>
              <w:rPr>
                <w:ins w:id="22" w:author="Microsoft account" w:date="2026-05-04T10:25:00Z"/>
                <w:color w:val="0A3355"/>
                <w:sz w:val="20"/>
              </w:rPr>
            </w:pPr>
            <w:proofErr w:type="spellStart"/>
            <w:ins w:id="23" w:author="Microsoft account" w:date="2026-05-04T11:05:00Z">
              <w:r>
                <w:rPr>
                  <w:color w:val="0A3355"/>
                  <w:sz w:val="20"/>
                </w:rPr>
                <w:t>Brickwater</w:t>
              </w:r>
              <w:proofErr w:type="spellEnd"/>
              <w:r>
                <w:rPr>
                  <w:color w:val="0A3355"/>
                  <w:sz w:val="20"/>
                </w:rPr>
                <w:t xml:space="preserve"> Petroleum and Gas Limited</w:t>
              </w:r>
            </w:ins>
          </w:p>
          <w:p w14:paraId="02143465" w14:textId="3EF10C47" w:rsidR="00D23BAE" w:rsidRDefault="009F0089">
            <w:pPr>
              <w:pStyle w:val="TableParagraph"/>
              <w:spacing w:line="229" w:lineRule="exact"/>
              <w:ind w:left="108"/>
              <w:rPr>
                <w:sz w:val="20"/>
              </w:rPr>
            </w:pPr>
            <w:proofErr w:type="spellStart"/>
            <w:ins w:id="24" w:author="Microsoft account" w:date="2026-05-04T11:06:00Z">
              <w:r>
                <w:rPr>
                  <w:color w:val="0A3355"/>
                  <w:sz w:val="20"/>
                </w:rPr>
                <w:t>Mystrose</w:t>
              </w:r>
              <w:proofErr w:type="spellEnd"/>
              <w:r>
                <w:rPr>
                  <w:color w:val="0A3355"/>
                  <w:sz w:val="20"/>
                </w:rPr>
                <w:t xml:space="preserve"> Limited</w:t>
              </w:r>
            </w:ins>
          </w:p>
        </w:tc>
        <w:tc>
          <w:tcPr>
            <w:tcW w:w="2816" w:type="dxa"/>
            <w:tcBorders>
              <w:left w:val="single" w:sz="18" w:space="0" w:color="C0C0C0"/>
            </w:tcBorders>
          </w:tcPr>
          <w:p w14:paraId="5C2AC7F4" w14:textId="77777777" w:rsidR="00E553D2" w:rsidRDefault="00E553D2">
            <w:pPr>
              <w:pStyle w:val="TableParagraph"/>
              <w:ind w:left="0"/>
              <w:rPr>
                <w:rFonts w:ascii="Times New Roman"/>
                <w:sz w:val="20"/>
              </w:rPr>
            </w:pPr>
          </w:p>
        </w:tc>
      </w:tr>
      <w:tr w:rsidR="00E553D2" w14:paraId="03E027DA" w14:textId="77777777">
        <w:trPr>
          <w:trHeight w:val="794"/>
        </w:trPr>
        <w:tc>
          <w:tcPr>
            <w:tcW w:w="900" w:type="dxa"/>
          </w:tcPr>
          <w:p w14:paraId="3E83AA85" w14:textId="77777777" w:rsidR="00E553D2" w:rsidRDefault="008333E7">
            <w:pPr>
              <w:pStyle w:val="TableParagraph"/>
              <w:spacing w:line="229" w:lineRule="exact"/>
              <w:rPr>
                <w:sz w:val="20"/>
              </w:rPr>
            </w:pPr>
            <w:r>
              <w:rPr>
                <w:color w:val="0A3355"/>
                <w:sz w:val="20"/>
              </w:rPr>
              <w:t>1.2</w:t>
            </w:r>
          </w:p>
        </w:tc>
        <w:tc>
          <w:tcPr>
            <w:tcW w:w="9517" w:type="dxa"/>
            <w:tcBorders>
              <w:right w:val="single" w:sz="18" w:space="0" w:color="C0C0C0"/>
            </w:tcBorders>
          </w:tcPr>
          <w:p w14:paraId="6F18A17D" w14:textId="77777777" w:rsidR="00E553D2" w:rsidRDefault="008333E7">
            <w:pPr>
              <w:pStyle w:val="TableParagraph"/>
              <w:spacing w:line="276" w:lineRule="auto"/>
              <w:ind w:left="108" w:right="233"/>
              <w:rPr>
                <w:ins w:id="25" w:author="Microsoft account" w:date="2026-05-04T10:39:00Z"/>
                <w:color w:val="0A3355"/>
                <w:sz w:val="20"/>
              </w:rPr>
            </w:pPr>
            <w:r>
              <w:rPr>
                <w:color w:val="0A3355"/>
                <w:sz w:val="20"/>
              </w:rPr>
              <w:t>Provide the names, addresses and nationalities of all key officers and executives including the date of their appointment and their titles.</w:t>
            </w:r>
          </w:p>
          <w:p w14:paraId="1EF82608" w14:textId="62743421" w:rsidR="00392108" w:rsidRDefault="00392108" w:rsidP="00392108">
            <w:pPr>
              <w:pStyle w:val="TableParagraph"/>
              <w:spacing w:line="229" w:lineRule="exact"/>
              <w:ind w:left="108"/>
              <w:rPr>
                <w:ins w:id="26" w:author="Microsoft account" w:date="2026-05-04T10:39:00Z"/>
                <w:color w:val="0A3355"/>
                <w:sz w:val="20"/>
              </w:rPr>
            </w:pPr>
            <w:ins w:id="27" w:author="Microsoft account" w:date="2026-05-04T10:39:00Z">
              <w:r>
                <w:rPr>
                  <w:color w:val="0A3355"/>
                  <w:sz w:val="20"/>
                </w:rPr>
                <w:t xml:space="preserve">Ademola </w:t>
              </w:r>
              <w:proofErr w:type="spellStart"/>
              <w:r>
                <w:rPr>
                  <w:color w:val="0A3355"/>
                  <w:sz w:val="20"/>
                </w:rPr>
                <w:t>Adesina</w:t>
              </w:r>
              <w:proofErr w:type="spellEnd"/>
              <w:r>
                <w:rPr>
                  <w:color w:val="0A3355"/>
                  <w:sz w:val="20"/>
                </w:rPr>
                <w:t xml:space="preserve">, No 6, </w:t>
              </w:r>
              <w:proofErr w:type="spellStart"/>
              <w:r>
                <w:rPr>
                  <w:color w:val="0A3355"/>
                  <w:sz w:val="20"/>
                </w:rPr>
                <w:t>Igbasan</w:t>
              </w:r>
              <w:proofErr w:type="spellEnd"/>
              <w:r>
                <w:rPr>
                  <w:color w:val="0A3355"/>
                  <w:sz w:val="20"/>
                </w:rPr>
                <w:t xml:space="preserve"> Street, </w:t>
              </w:r>
              <w:proofErr w:type="spellStart"/>
              <w:r>
                <w:rPr>
                  <w:color w:val="0A3355"/>
                  <w:sz w:val="20"/>
                </w:rPr>
                <w:t>Opebi</w:t>
              </w:r>
              <w:proofErr w:type="spellEnd"/>
              <w:r>
                <w:rPr>
                  <w:color w:val="0A3355"/>
                  <w:sz w:val="20"/>
                </w:rPr>
                <w:t xml:space="preserve">, </w:t>
              </w:r>
              <w:proofErr w:type="spellStart"/>
              <w:r>
                <w:rPr>
                  <w:color w:val="0A3355"/>
                  <w:sz w:val="20"/>
                </w:rPr>
                <w:t>Ikeja</w:t>
              </w:r>
              <w:proofErr w:type="spellEnd"/>
              <w:r>
                <w:rPr>
                  <w:color w:val="0A3355"/>
                  <w:sz w:val="20"/>
                </w:rPr>
                <w:t xml:space="preserve">, Lagos, Nigerian </w:t>
              </w:r>
            </w:ins>
          </w:p>
          <w:p w14:paraId="1F00B646" w14:textId="77777777" w:rsidR="00392108" w:rsidRDefault="00392108" w:rsidP="00392108">
            <w:pPr>
              <w:pStyle w:val="TableParagraph"/>
              <w:spacing w:line="276" w:lineRule="auto"/>
              <w:ind w:left="108" w:right="233"/>
              <w:rPr>
                <w:ins w:id="28" w:author="Microsoft account" w:date="2026-05-04T10:39:00Z"/>
                <w:color w:val="0A3355"/>
                <w:sz w:val="20"/>
              </w:rPr>
            </w:pPr>
            <w:proofErr w:type="spellStart"/>
            <w:ins w:id="29" w:author="Microsoft account" w:date="2026-05-04T10:39:00Z">
              <w:r>
                <w:rPr>
                  <w:color w:val="0A3355"/>
                  <w:sz w:val="20"/>
                </w:rPr>
                <w:t>Akanni-Aluko</w:t>
              </w:r>
              <w:proofErr w:type="spellEnd"/>
              <w:r>
                <w:rPr>
                  <w:color w:val="0A3355"/>
                  <w:sz w:val="20"/>
                </w:rPr>
                <w:t xml:space="preserve"> </w:t>
              </w:r>
              <w:proofErr w:type="spellStart"/>
              <w:r>
                <w:rPr>
                  <w:color w:val="0A3355"/>
                  <w:sz w:val="20"/>
                </w:rPr>
                <w:t>Adeyemi</w:t>
              </w:r>
              <w:proofErr w:type="spellEnd"/>
              <w:r>
                <w:rPr>
                  <w:color w:val="0A3355"/>
                  <w:sz w:val="20"/>
                </w:rPr>
                <w:t xml:space="preserve"> </w:t>
              </w:r>
              <w:proofErr w:type="spellStart"/>
              <w:r>
                <w:rPr>
                  <w:color w:val="0A3355"/>
                  <w:sz w:val="20"/>
                </w:rPr>
                <w:t>Alade</w:t>
              </w:r>
              <w:proofErr w:type="spellEnd"/>
              <w:r>
                <w:rPr>
                  <w:color w:val="0A3355"/>
                  <w:sz w:val="20"/>
                </w:rPr>
                <w:t xml:space="preserve">, No 8, Lake Maracaibo Close, </w:t>
              </w:r>
              <w:proofErr w:type="spellStart"/>
              <w:r>
                <w:rPr>
                  <w:color w:val="0A3355"/>
                  <w:sz w:val="20"/>
                </w:rPr>
                <w:t>Maitama</w:t>
              </w:r>
              <w:proofErr w:type="spellEnd"/>
              <w:r>
                <w:rPr>
                  <w:color w:val="0A3355"/>
                  <w:sz w:val="20"/>
                </w:rPr>
                <w:t>, Abuja, Nigerian</w:t>
              </w:r>
            </w:ins>
          </w:p>
          <w:p w14:paraId="149D1176" w14:textId="2E5C1AB3" w:rsidR="00392108" w:rsidRDefault="00392108" w:rsidP="009F0089">
            <w:pPr>
              <w:pStyle w:val="TableParagraph"/>
              <w:spacing w:line="229" w:lineRule="exact"/>
              <w:ind w:left="108"/>
              <w:rPr>
                <w:ins w:id="30" w:author="Microsoft account" w:date="2026-05-04T11:03:00Z"/>
                <w:color w:val="0A3355"/>
                <w:sz w:val="20"/>
              </w:rPr>
              <w:pPrChange w:id="31" w:author="Microsoft account" w:date="2026-05-04T11:03:00Z">
                <w:pPr>
                  <w:pStyle w:val="TableParagraph"/>
                  <w:spacing w:line="276" w:lineRule="auto"/>
                  <w:ind w:left="108" w:right="233"/>
                </w:pPr>
              </w:pPrChange>
            </w:pPr>
            <w:proofErr w:type="spellStart"/>
            <w:ins w:id="32" w:author="Microsoft account" w:date="2026-05-04T10:40:00Z">
              <w:r>
                <w:rPr>
                  <w:color w:val="0A3355"/>
                  <w:sz w:val="20"/>
                </w:rPr>
                <w:t>Nurudeen</w:t>
              </w:r>
              <w:proofErr w:type="spellEnd"/>
              <w:r>
                <w:rPr>
                  <w:color w:val="0A3355"/>
                  <w:sz w:val="20"/>
                </w:rPr>
                <w:t xml:space="preserve"> </w:t>
              </w:r>
              <w:proofErr w:type="spellStart"/>
              <w:r>
                <w:rPr>
                  <w:color w:val="0A3355"/>
                  <w:sz w:val="20"/>
                </w:rPr>
                <w:t>Elais</w:t>
              </w:r>
            </w:ins>
            <w:proofErr w:type="spellEnd"/>
            <w:ins w:id="33" w:author="Microsoft account" w:date="2026-05-04T11:02:00Z">
              <w:r w:rsidR="009F0089">
                <w:rPr>
                  <w:color w:val="0A3355"/>
                  <w:sz w:val="20"/>
                </w:rPr>
                <w:t xml:space="preserve">, </w:t>
              </w:r>
            </w:ins>
            <w:ins w:id="34" w:author="Microsoft account" w:date="2026-05-04T11:03:00Z">
              <w:r w:rsidR="009F0089">
                <w:rPr>
                  <w:color w:val="0A3355"/>
                  <w:sz w:val="20"/>
                </w:rPr>
                <w:t xml:space="preserve">Plot 5, Block X, </w:t>
              </w:r>
              <w:r w:rsidR="009F0089" w:rsidRPr="009F0089">
                <w:rPr>
                  <w:color w:val="0A3355"/>
                  <w:sz w:val="20"/>
                </w:rPr>
                <w:t>2nd Street , Osborne Foreshore Estate,</w:t>
              </w:r>
              <w:r w:rsidR="009F0089">
                <w:rPr>
                  <w:color w:val="0A3355"/>
                  <w:sz w:val="20"/>
                </w:rPr>
                <w:t xml:space="preserve"> </w:t>
              </w:r>
              <w:r w:rsidR="009F0089" w:rsidRPr="009F0089">
                <w:rPr>
                  <w:color w:val="0A3355"/>
                  <w:sz w:val="20"/>
                </w:rPr>
                <w:t xml:space="preserve">Phase 1, </w:t>
              </w:r>
              <w:proofErr w:type="spellStart"/>
              <w:r w:rsidR="009F0089" w:rsidRPr="009F0089">
                <w:rPr>
                  <w:color w:val="0A3355"/>
                  <w:sz w:val="20"/>
                </w:rPr>
                <w:t>Ikoyi</w:t>
              </w:r>
              <w:proofErr w:type="spellEnd"/>
              <w:r w:rsidR="009F0089" w:rsidRPr="009F0089">
                <w:rPr>
                  <w:color w:val="0A3355"/>
                  <w:sz w:val="20"/>
                </w:rPr>
                <w:t>,</w:t>
              </w:r>
              <w:r w:rsidR="009F0089">
                <w:rPr>
                  <w:color w:val="0A3355"/>
                  <w:sz w:val="20"/>
                </w:rPr>
                <w:t xml:space="preserve"> Lagos</w:t>
              </w:r>
            </w:ins>
            <w:ins w:id="35" w:author="Microsoft account" w:date="2026-05-04T11:04:00Z">
              <w:r w:rsidR="009F0089">
                <w:rPr>
                  <w:color w:val="0A3355"/>
                  <w:sz w:val="20"/>
                </w:rPr>
                <w:t xml:space="preserve">, </w:t>
              </w:r>
            </w:ins>
            <w:ins w:id="36" w:author="Microsoft account" w:date="2026-05-04T11:03:00Z">
              <w:r w:rsidR="009F0089" w:rsidRPr="009F0089">
                <w:rPr>
                  <w:color w:val="0A3355"/>
                  <w:sz w:val="20"/>
                </w:rPr>
                <w:t xml:space="preserve"> Nigeria</w:t>
              </w:r>
            </w:ins>
            <w:ins w:id="37" w:author="Microsoft account" w:date="2026-05-04T11:04:00Z">
              <w:r w:rsidR="009F0089">
                <w:rPr>
                  <w:color w:val="0A3355"/>
                  <w:sz w:val="20"/>
                </w:rPr>
                <w:t>n</w:t>
              </w:r>
            </w:ins>
          </w:p>
          <w:p w14:paraId="5C31940B" w14:textId="7B06D82C" w:rsidR="009F0089" w:rsidRPr="00392108" w:rsidRDefault="009F0089" w:rsidP="009F0089">
            <w:pPr>
              <w:pStyle w:val="TableParagraph"/>
              <w:spacing w:line="229" w:lineRule="exact"/>
              <w:ind w:left="108"/>
              <w:rPr>
                <w:color w:val="0A3355"/>
                <w:sz w:val="20"/>
                <w:rPrChange w:id="38" w:author="Microsoft account" w:date="2026-05-04T10:40:00Z">
                  <w:rPr>
                    <w:sz w:val="20"/>
                  </w:rPr>
                </w:rPrChange>
              </w:rPr>
              <w:pPrChange w:id="39" w:author="Microsoft account" w:date="2026-05-04T11:03:00Z">
                <w:pPr>
                  <w:pStyle w:val="TableParagraph"/>
                  <w:spacing w:line="276" w:lineRule="auto"/>
                  <w:ind w:left="108" w:right="233"/>
                </w:pPr>
              </w:pPrChange>
            </w:pPr>
            <w:proofErr w:type="spellStart"/>
            <w:ins w:id="40" w:author="Microsoft account" w:date="2026-05-04T11:03:00Z">
              <w:r>
                <w:rPr>
                  <w:color w:val="0A3355"/>
                  <w:sz w:val="20"/>
                </w:rPr>
                <w:t>Oyindamola</w:t>
              </w:r>
              <w:proofErr w:type="spellEnd"/>
              <w:r>
                <w:rPr>
                  <w:color w:val="0A3355"/>
                  <w:sz w:val="20"/>
                </w:rPr>
                <w:t xml:space="preserve"> </w:t>
              </w:r>
              <w:proofErr w:type="spellStart"/>
              <w:r>
                <w:rPr>
                  <w:color w:val="0A3355"/>
                  <w:sz w:val="20"/>
                </w:rPr>
                <w:t>Adesina</w:t>
              </w:r>
            </w:ins>
            <w:proofErr w:type="spellEnd"/>
            <w:ins w:id="41" w:author="Microsoft account" w:date="2026-05-04T11:04:00Z">
              <w:r>
                <w:rPr>
                  <w:color w:val="0A3355"/>
                  <w:sz w:val="20"/>
                </w:rPr>
                <w:t xml:space="preserve">, No 6, </w:t>
              </w:r>
              <w:proofErr w:type="spellStart"/>
              <w:r>
                <w:rPr>
                  <w:color w:val="0A3355"/>
                  <w:sz w:val="20"/>
                </w:rPr>
                <w:t>Igbasan</w:t>
              </w:r>
              <w:proofErr w:type="spellEnd"/>
              <w:r>
                <w:rPr>
                  <w:color w:val="0A3355"/>
                  <w:sz w:val="20"/>
                </w:rPr>
                <w:t xml:space="preserve"> Street, </w:t>
              </w:r>
              <w:proofErr w:type="spellStart"/>
              <w:r>
                <w:rPr>
                  <w:color w:val="0A3355"/>
                  <w:sz w:val="20"/>
                </w:rPr>
                <w:t>Opebi</w:t>
              </w:r>
              <w:proofErr w:type="spellEnd"/>
              <w:r>
                <w:rPr>
                  <w:color w:val="0A3355"/>
                  <w:sz w:val="20"/>
                </w:rPr>
                <w:t xml:space="preserve">, </w:t>
              </w:r>
              <w:proofErr w:type="spellStart"/>
              <w:r>
                <w:rPr>
                  <w:color w:val="0A3355"/>
                  <w:sz w:val="20"/>
                </w:rPr>
                <w:t>Ikeja</w:t>
              </w:r>
              <w:proofErr w:type="spellEnd"/>
              <w:r>
                <w:rPr>
                  <w:color w:val="0A3355"/>
                  <w:sz w:val="20"/>
                </w:rPr>
                <w:t>, Lagos, Nigerian</w:t>
              </w:r>
            </w:ins>
          </w:p>
        </w:tc>
        <w:tc>
          <w:tcPr>
            <w:tcW w:w="2816" w:type="dxa"/>
            <w:tcBorders>
              <w:left w:val="single" w:sz="18" w:space="0" w:color="C0C0C0"/>
            </w:tcBorders>
          </w:tcPr>
          <w:p w14:paraId="75096121" w14:textId="77777777" w:rsidR="00E553D2" w:rsidRDefault="00E553D2">
            <w:pPr>
              <w:pStyle w:val="TableParagraph"/>
              <w:ind w:left="0"/>
              <w:rPr>
                <w:rFonts w:ascii="Times New Roman"/>
                <w:sz w:val="20"/>
              </w:rPr>
            </w:pPr>
          </w:p>
        </w:tc>
      </w:tr>
      <w:tr w:rsidR="00E553D2" w14:paraId="6DFEE78A" w14:textId="77777777">
        <w:trPr>
          <w:trHeight w:val="1322"/>
        </w:trPr>
        <w:tc>
          <w:tcPr>
            <w:tcW w:w="900" w:type="dxa"/>
          </w:tcPr>
          <w:p w14:paraId="49658939" w14:textId="182A0661" w:rsidR="00E553D2" w:rsidRDefault="008333E7">
            <w:pPr>
              <w:pStyle w:val="TableParagraph"/>
              <w:spacing w:line="229" w:lineRule="exact"/>
              <w:rPr>
                <w:sz w:val="20"/>
              </w:rPr>
            </w:pPr>
            <w:r>
              <w:rPr>
                <w:color w:val="0A3355"/>
                <w:sz w:val="20"/>
              </w:rPr>
              <w:t>1.3</w:t>
            </w:r>
          </w:p>
        </w:tc>
        <w:tc>
          <w:tcPr>
            <w:tcW w:w="9517" w:type="dxa"/>
            <w:tcBorders>
              <w:right w:val="single" w:sz="18" w:space="0" w:color="C0C0C0"/>
            </w:tcBorders>
          </w:tcPr>
          <w:p w14:paraId="574E1DEE" w14:textId="77777777" w:rsidR="00E553D2" w:rsidRDefault="008333E7">
            <w:pPr>
              <w:pStyle w:val="TableParagraph"/>
              <w:spacing w:line="229" w:lineRule="exact"/>
              <w:ind w:left="108"/>
              <w:rPr>
                <w:sz w:val="20"/>
              </w:rPr>
            </w:pPr>
            <w:r>
              <w:rPr>
                <w:color w:val="0A3355"/>
                <w:sz w:val="20"/>
              </w:rPr>
              <w:t xml:space="preserve">Do any of the Directors have an ownership interest (above 5%) in any other </w:t>
            </w:r>
            <w:proofErr w:type="spellStart"/>
            <w:r>
              <w:rPr>
                <w:color w:val="0A3355"/>
                <w:sz w:val="20"/>
              </w:rPr>
              <w:t>organisation</w:t>
            </w:r>
            <w:proofErr w:type="spellEnd"/>
            <w:r>
              <w:rPr>
                <w:color w:val="0A3355"/>
                <w:sz w:val="20"/>
              </w:rPr>
              <w:t>?</w:t>
            </w:r>
          </w:p>
          <w:p w14:paraId="6ADF2593" w14:textId="03D82AE7" w:rsidR="00E553D2" w:rsidRDefault="00E25710">
            <w:pPr>
              <w:pStyle w:val="TableParagraph"/>
              <w:spacing w:before="10"/>
              <w:ind w:left="0"/>
              <w:rPr>
                <w:sz w:val="25"/>
              </w:rPr>
            </w:pPr>
            <w:ins w:id="42" w:author="Microsoft account" w:date="2026-05-06T08:12:00Z">
              <w:r>
                <w:rPr>
                  <w:sz w:val="25"/>
                </w:rPr>
                <w:t xml:space="preserve"> Yes</w:t>
              </w:r>
            </w:ins>
          </w:p>
          <w:p w14:paraId="4070C39A" w14:textId="77777777" w:rsidR="00E553D2" w:rsidRDefault="008333E7">
            <w:pPr>
              <w:pStyle w:val="TableParagraph"/>
              <w:spacing w:line="276" w:lineRule="auto"/>
              <w:ind w:left="108"/>
              <w:rPr>
                <w:ins w:id="43" w:author="Microsoft account" w:date="2026-05-04T11:07:00Z"/>
                <w:color w:val="0A3355"/>
                <w:sz w:val="20"/>
              </w:rPr>
            </w:pPr>
            <w:r>
              <w:rPr>
                <w:color w:val="0A3355"/>
                <w:sz w:val="20"/>
              </w:rPr>
              <w:t xml:space="preserve">If yes, give details of the </w:t>
            </w:r>
            <w:proofErr w:type="spellStart"/>
            <w:r>
              <w:rPr>
                <w:color w:val="0A3355"/>
                <w:sz w:val="20"/>
              </w:rPr>
              <w:t>organisation</w:t>
            </w:r>
            <w:proofErr w:type="spellEnd"/>
            <w:r>
              <w:rPr>
                <w:color w:val="0A3355"/>
                <w:sz w:val="20"/>
              </w:rPr>
              <w:t>(s) address, business activities and the position occupied by the director.</w:t>
            </w:r>
          </w:p>
          <w:p w14:paraId="673F3700" w14:textId="26451052" w:rsidR="009F0089" w:rsidRDefault="009F0089">
            <w:pPr>
              <w:pStyle w:val="TableParagraph"/>
              <w:spacing w:line="276" w:lineRule="auto"/>
              <w:ind w:left="108"/>
              <w:rPr>
                <w:ins w:id="44" w:author="Microsoft account" w:date="2026-05-04T11:07:00Z"/>
                <w:color w:val="0A3355"/>
                <w:sz w:val="20"/>
              </w:rPr>
            </w:pPr>
            <w:ins w:id="45" w:author="Microsoft account" w:date="2026-05-04T11:11:00Z">
              <w:r>
                <w:rPr>
                  <w:color w:val="0A3355"/>
                  <w:sz w:val="20"/>
                </w:rPr>
                <w:t>Ademola</w:t>
              </w:r>
            </w:ins>
            <w:ins w:id="46" w:author="Microsoft account" w:date="2026-05-04T11:07:00Z">
              <w:r>
                <w:rPr>
                  <w:color w:val="0A3355"/>
                  <w:sz w:val="20"/>
                </w:rPr>
                <w:t xml:space="preserve"> </w:t>
              </w:r>
              <w:proofErr w:type="spellStart"/>
              <w:r>
                <w:rPr>
                  <w:color w:val="0A3355"/>
                  <w:sz w:val="20"/>
                </w:rPr>
                <w:t>Adesina</w:t>
              </w:r>
              <w:proofErr w:type="spellEnd"/>
              <w:r>
                <w:rPr>
                  <w:color w:val="0A3355"/>
                  <w:sz w:val="20"/>
                </w:rPr>
                <w:t xml:space="preserve">: </w:t>
              </w:r>
            </w:ins>
          </w:p>
          <w:p w14:paraId="68EC6FC4" w14:textId="77777777" w:rsidR="00065C09" w:rsidRDefault="00065C09">
            <w:pPr>
              <w:pStyle w:val="TableParagraph"/>
              <w:spacing w:line="276" w:lineRule="auto"/>
              <w:ind w:left="108"/>
              <w:rPr>
                <w:ins w:id="47" w:author="Microsoft account" w:date="2026-05-04T11:17:00Z"/>
                <w:color w:val="0A3355"/>
                <w:sz w:val="20"/>
              </w:rPr>
            </w:pPr>
            <w:ins w:id="48" w:author="Microsoft account" w:date="2026-05-04T11:16:00Z">
              <w:r>
                <w:rPr>
                  <w:color w:val="0A3355"/>
                  <w:sz w:val="20"/>
                </w:rPr>
                <w:t xml:space="preserve">Address: </w:t>
              </w:r>
            </w:ins>
            <w:ins w:id="49" w:author="Microsoft account" w:date="2026-05-04T11:17:00Z">
              <w:r>
                <w:rPr>
                  <w:color w:val="0A3355"/>
                  <w:sz w:val="20"/>
                </w:rPr>
                <w:t xml:space="preserve">, No 23 </w:t>
              </w:r>
              <w:proofErr w:type="spellStart"/>
              <w:r>
                <w:rPr>
                  <w:color w:val="0A3355"/>
                  <w:sz w:val="20"/>
                </w:rPr>
                <w:t>Opebi</w:t>
              </w:r>
              <w:proofErr w:type="spellEnd"/>
              <w:r>
                <w:rPr>
                  <w:color w:val="0A3355"/>
                  <w:sz w:val="20"/>
                </w:rPr>
                <w:t xml:space="preserve"> Road </w:t>
              </w:r>
              <w:proofErr w:type="spellStart"/>
              <w:r>
                <w:rPr>
                  <w:color w:val="0A3355"/>
                  <w:sz w:val="20"/>
                </w:rPr>
                <w:t>Ikeja</w:t>
              </w:r>
              <w:proofErr w:type="spellEnd"/>
              <w:r>
                <w:rPr>
                  <w:color w:val="0A3355"/>
                  <w:sz w:val="20"/>
                </w:rPr>
                <w:t xml:space="preserve"> Lagos</w:t>
              </w:r>
              <w:r w:rsidRPr="00065C09">
                <w:rPr>
                  <w:color w:val="0A3355"/>
                  <w:sz w:val="20"/>
                </w:rPr>
                <w:t xml:space="preserve">, </w:t>
              </w:r>
            </w:ins>
          </w:p>
          <w:p w14:paraId="02023878" w14:textId="68601674" w:rsidR="00065C09" w:rsidRDefault="00065C09">
            <w:pPr>
              <w:pStyle w:val="TableParagraph"/>
              <w:spacing w:line="276" w:lineRule="auto"/>
              <w:ind w:left="108"/>
              <w:rPr>
                <w:ins w:id="50" w:author="Microsoft account" w:date="2026-05-04T11:16:00Z"/>
                <w:color w:val="0A3355"/>
                <w:sz w:val="20"/>
              </w:rPr>
            </w:pPr>
            <w:ins w:id="51" w:author="Microsoft account" w:date="2026-05-04T11:17:00Z">
              <w:r>
                <w:rPr>
                  <w:color w:val="0A3355"/>
                  <w:sz w:val="20"/>
                </w:rPr>
                <w:lastRenderedPageBreak/>
                <w:t>Posit</w:t>
              </w:r>
            </w:ins>
            <w:ins w:id="52" w:author="Microsoft account" w:date="2026-05-04T11:18:00Z">
              <w:r>
                <w:rPr>
                  <w:color w:val="0A3355"/>
                  <w:sz w:val="20"/>
                </w:rPr>
                <w:t xml:space="preserve">ion: </w:t>
              </w:r>
            </w:ins>
            <w:ins w:id="53" w:author="Microsoft account" w:date="2026-05-04T11:17:00Z">
              <w:r>
                <w:rPr>
                  <w:color w:val="0A3355"/>
                  <w:sz w:val="20"/>
                </w:rPr>
                <w:t>M</w:t>
              </w:r>
            </w:ins>
            <w:ins w:id="54" w:author="Microsoft account" w:date="2026-05-04T11:18:00Z">
              <w:r>
                <w:rPr>
                  <w:color w:val="0A3355"/>
                  <w:sz w:val="20"/>
                </w:rPr>
                <w:t>anaging Director</w:t>
              </w:r>
            </w:ins>
          </w:p>
          <w:p w14:paraId="03921420" w14:textId="02C2624F" w:rsidR="009F0089" w:rsidRDefault="00065C09">
            <w:pPr>
              <w:pStyle w:val="TableParagraph"/>
              <w:spacing w:line="276" w:lineRule="auto"/>
              <w:ind w:left="108"/>
              <w:rPr>
                <w:ins w:id="55" w:author="Microsoft account" w:date="2026-05-04T11:18:00Z"/>
                <w:color w:val="0A3355"/>
                <w:sz w:val="20"/>
              </w:rPr>
            </w:pPr>
            <w:ins w:id="56" w:author="Microsoft account" w:date="2026-05-04T11:16:00Z">
              <w:r>
                <w:rPr>
                  <w:color w:val="0A3355"/>
                  <w:sz w:val="20"/>
                </w:rPr>
                <w:t xml:space="preserve">Business </w:t>
              </w:r>
              <w:proofErr w:type="spellStart"/>
              <w:r>
                <w:rPr>
                  <w:color w:val="0A3355"/>
                  <w:sz w:val="20"/>
                </w:rPr>
                <w:t>Activities:</w:t>
              </w:r>
            </w:ins>
            <w:ins w:id="57" w:author="Microsoft account" w:date="2026-05-04T11:07:00Z">
              <w:r w:rsidR="009F0089">
                <w:rPr>
                  <w:color w:val="0A3355"/>
                  <w:sz w:val="20"/>
                </w:rPr>
                <w:t>Brickwater</w:t>
              </w:r>
              <w:proofErr w:type="spellEnd"/>
              <w:r w:rsidR="009F0089">
                <w:rPr>
                  <w:color w:val="0A3355"/>
                  <w:sz w:val="20"/>
                </w:rPr>
                <w:t xml:space="preserve"> Petroleum and Gas Limited</w:t>
              </w:r>
            </w:ins>
            <w:ins w:id="58" w:author="Microsoft account" w:date="2026-05-04T11:08:00Z">
              <w:r w:rsidR="009F0089">
                <w:rPr>
                  <w:color w:val="0A3355"/>
                  <w:sz w:val="20"/>
                </w:rPr>
                <w:t xml:space="preserve">, </w:t>
              </w:r>
            </w:ins>
            <w:ins w:id="59" w:author="Microsoft account" w:date="2026-05-04T11:10:00Z">
              <w:r w:rsidR="009F0089">
                <w:rPr>
                  <w:color w:val="0A3355"/>
                  <w:sz w:val="20"/>
                </w:rPr>
                <w:t>Oil and Gas Services</w:t>
              </w:r>
            </w:ins>
          </w:p>
          <w:p w14:paraId="494A406C" w14:textId="77777777" w:rsidR="00065C09" w:rsidRDefault="00065C09">
            <w:pPr>
              <w:pStyle w:val="TableParagraph"/>
              <w:spacing w:line="276" w:lineRule="auto"/>
              <w:ind w:left="108"/>
              <w:rPr>
                <w:ins w:id="60" w:author="Microsoft account" w:date="2026-05-04T11:10:00Z"/>
                <w:color w:val="0A3355"/>
                <w:sz w:val="20"/>
              </w:rPr>
            </w:pPr>
          </w:p>
          <w:p w14:paraId="2523B473" w14:textId="3E6C059D" w:rsidR="009F0089" w:rsidRDefault="009F0089">
            <w:pPr>
              <w:pStyle w:val="TableParagraph"/>
              <w:spacing w:line="276" w:lineRule="auto"/>
              <w:ind w:left="108"/>
              <w:rPr>
                <w:ins w:id="61" w:author="Microsoft account" w:date="2026-05-04T11:11:00Z"/>
                <w:color w:val="0A3355"/>
                <w:sz w:val="20"/>
              </w:rPr>
            </w:pPr>
            <w:proofErr w:type="spellStart"/>
            <w:ins w:id="62" w:author="Microsoft account" w:date="2026-05-04T11:10:00Z">
              <w:r>
                <w:rPr>
                  <w:color w:val="0A3355"/>
                  <w:sz w:val="20"/>
                </w:rPr>
                <w:t>Akanni-Aluko</w:t>
              </w:r>
              <w:proofErr w:type="spellEnd"/>
              <w:r>
                <w:rPr>
                  <w:color w:val="0A3355"/>
                  <w:sz w:val="20"/>
                </w:rPr>
                <w:t xml:space="preserve"> </w:t>
              </w:r>
              <w:proofErr w:type="spellStart"/>
              <w:r>
                <w:rPr>
                  <w:color w:val="0A3355"/>
                  <w:sz w:val="20"/>
                </w:rPr>
                <w:t>Adeyemi</w:t>
              </w:r>
            </w:ins>
            <w:proofErr w:type="spellEnd"/>
            <w:ins w:id="63" w:author="Microsoft account" w:date="2026-05-04T11:11:00Z">
              <w:r>
                <w:rPr>
                  <w:color w:val="0A3355"/>
                  <w:sz w:val="20"/>
                </w:rPr>
                <w:t>:</w:t>
              </w:r>
            </w:ins>
          </w:p>
          <w:p w14:paraId="75BA43DB" w14:textId="77777777" w:rsidR="009F0089" w:rsidRDefault="009F0089">
            <w:pPr>
              <w:pStyle w:val="TableParagraph"/>
              <w:spacing w:line="276" w:lineRule="auto"/>
              <w:ind w:left="108"/>
              <w:rPr>
                <w:ins w:id="64" w:author="Microsoft account" w:date="2026-05-04T11:13:00Z"/>
                <w:color w:val="0A3355"/>
                <w:sz w:val="20"/>
              </w:rPr>
            </w:pPr>
            <w:proofErr w:type="spellStart"/>
            <w:ins w:id="65" w:author="Microsoft account" w:date="2026-05-04T11:11:00Z">
              <w:r>
                <w:rPr>
                  <w:color w:val="0A3355"/>
                  <w:sz w:val="20"/>
                </w:rPr>
                <w:t>Mystrose</w:t>
              </w:r>
              <w:proofErr w:type="spellEnd"/>
              <w:r>
                <w:rPr>
                  <w:color w:val="0A3355"/>
                  <w:sz w:val="20"/>
                </w:rPr>
                <w:t xml:space="preserve"> Limited</w:t>
              </w:r>
            </w:ins>
            <w:ins w:id="66" w:author="Microsoft account" w:date="2026-05-04T11:13:00Z">
              <w:r w:rsidR="00065C09">
                <w:rPr>
                  <w:color w:val="0A3355"/>
                  <w:sz w:val="20"/>
                </w:rPr>
                <w:t>,</w:t>
              </w:r>
            </w:ins>
          </w:p>
          <w:p w14:paraId="375E1814" w14:textId="77777777" w:rsidR="00065C09" w:rsidRDefault="00065C09">
            <w:pPr>
              <w:pStyle w:val="TableParagraph"/>
              <w:spacing w:line="276" w:lineRule="auto"/>
              <w:ind w:left="108"/>
              <w:rPr>
                <w:ins w:id="67" w:author="Microsoft account" w:date="2026-05-04T11:15:00Z"/>
                <w:color w:val="0A3355"/>
                <w:sz w:val="20"/>
              </w:rPr>
            </w:pPr>
            <w:ins w:id="68" w:author="Microsoft account" w:date="2026-05-04T11:13:00Z">
              <w:r>
                <w:rPr>
                  <w:color w:val="0A3355"/>
                  <w:sz w:val="20"/>
                </w:rPr>
                <w:t xml:space="preserve">Address: No 3, </w:t>
              </w:r>
            </w:ins>
            <w:ins w:id="69" w:author="Microsoft account" w:date="2026-05-04T11:14:00Z">
              <w:r>
                <w:rPr>
                  <w:color w:val="0A3355"/>
                  <w:sz w:val="20"/>
                </w:rPr>
                <w:t>El-</w:t>
              </w:r>
              <w:proofErr w:type="spellStart"/>
              <w:r>
                <w:rPr>
                  <w:color w:val="0A3355"/>
                  <w:sz w:val="20"/>
                </w:rPr>
                <w:t>Golea</w:t>
              </w:r>
              <w:proofErr w:type="spellEnd"/>
              <w:r>
                <w:rPr>
                  <w:color w:val="0A3355"/>
                  <w:sz w:val="20"/>
                </w:rPr>
                <w:t xml:space="preserve"> Close, Off </w:t>
              </w:r>
              <w:proofErr w:type="spellStart"/>
              <w:r>
                <w:rPr>
                  <w:color w:val="0A3355"/>
                  <w:sz w:val="20"/>
                </w:rPr>
                <w:t>Lingu</w:t>
              </w:r>
              <w:proofErr w:type="spellEnd"/>
              <w:r>
                <w:rPr>
                  <w:color w:val="0A3355"/>
                  <w:sz w:val="20"/>
                </w:rPr>
                <w:t xml:space="preserve"> Crescent, </w:t>
              </w:r>
              <w:proofErr w:type="spellStart"/>
              <w:r>
                <w:rPr>
                  <w:color w:val="0A3355"/>
                  <w:sz w:val="20"/>
                </w:rPr>
                <w:t>Wuse</w:t>
              </w:r>
              <w:proofErr w:type="spellEnd"/>
              <w:r>
                <w:rPr>
                  <w:color w:val="0A3355"/>
                  <w:sz w:val="20"/>
                </w:rPr>
                <w:t xml:space="preserve"> </w:t>
              </w:r>
            </w:ins>
            <w:ins w:id="70" w:author="Microsoft account" w:date="2026-05-04T11:15:00Z">
              <w:r>
                <w:rPr>
                  <w:color w:val="0A3355"/>
                  <w:sz w:val="20"/>
                </w:rPr>
                <w:t>2 Abuja</w:t>
              </w:r>
            </w:ins>
          </w:p>
          <w:p w14:paraId="18207101" w14:textId="77777777" w:rsidR="00065C09" w:rsidRDefault="00065C09">
            <w:pPr>
              <w:pStyle w:val="TableParagraph"/>
              <w:spacing w:line="276" w:lineRule="auto"/>
              <w:ind w:left="108"/>
              <w:rPr>
                <w:ins w:id="71" w:author="Microsoft account" w:date="2026-05-04T11:15:00Z"/>
                <w:color w:val="0A3355"/>
                <w:sz w:val="20"/>
              </w:rPr>
            </w:pPr>
            <w:ins w:id="72" w:author="Microsoft account" w:date="2026-05-04T11:15:00Z">
              <w:r>
                <w:rPr>
                  <w:color w:val="0A3355"/>
                  <w:sz w:val="20"/>
                </w:rPr>
                <w:t xml:space="preserve">Business Activities: </w:t>
              </w:r>
              <w:proofErr w:type="spellStart"/>
              <w:r>
                <w:rPr>
                  <w:color w:val="0A3355"/>
                  <w:sz w:val="20"/>
                </w:rPr>
                <w:t>Defence</w:t>
              </w:r>
              <w:proofErr w:type="spellEnd"/>
              <w:r>
                <w:rPr>
                  <w:color w:val="0A3355"/>
                  <w:sz w:val="20"/>
                </w:rPr>
                <w:t xml:space="preserve"> installation</w:t>
              </w:r>
            </w:ins>
          </w:p>
          <w:p w14:paraId="0DB16ABF" w14:textId="0494BBAC" w:rsidR="00065C09" w:rsidRDefault="00065C09">
            <w:pPr>
              <w:pStyle w:val="TableParagraph"/>
              <w:spacing w:line="276" w:lineRule="auto"/>
              <w:ind w:left="108"/>
              <w:rPr>
                <w:sz w:val="20"/>
              </w:rPr>
            </w:pPr>
            <w:ins w:id="73" w:author="Microsoft account" w:date="2026-05-04T11:15:00Z">
              <w:r>
                <w:rPr>
                  <w:color w:val="0A3355"/>
                  <w:sz w:val="20"/>
                </w:rPr>
                <w:t>Position</w:t>
              </w:r>
            </w:ins>
            <w:ins w:id="74" w:author="Microsoft account" w:date="2026-05-04T11:16:00Z">
              <w:r>
                <w:rPr>
                  <w:color w:val="0A3355"/>
                  <w:sz w:val="20"/>
                </w:rPr>
                <w:t>: Managing Director</w:t>
              </w:r>
            </w:ins>
          </w:p>
        </w:tc>
        <w:tc>
          <w:tcPr>
            <w:tcW w:w="2816" w:type="dxa"/>
            <w:tcBorders>
              <w:left w:val="single" w:sz="18" w:space="0" w:color="C0C0C0"/>
            </w:tcBorders>
          </w:tcPr>
          <w:p w14:paraId="6A58DC0E" w14:textId="77777777" w:rsidR="00E553D2" w:rsidRDefault="00E553D2">
            <w:pPr>
              <w:pStyle w:val="TableParagraph"/>
              <w:ind w:left="0"/>
              <w:rPr>
                <w:rFonts w:ascii="Times New Roman"/>
                <w:sz w:val="20"/>
              </w:rPr>
            </w:pPr>
          </w:p>
        </w:tc>
      </w:tr>
      <w:tr w:rsidR="00E553D2" w14:paraId="7CEE6677" w14:textId="77777777">
        <w:trPr>
          <w:trHeight w:val="1057"/>
        </w:trPr>
        <w:tc>
          <w:tcPr>
            <w:tcW w:w="900" w:type="dxa"/>
          </w:tcPr>
          <w:p w14:paraId="67058CE5" w14:textId="77777777" w:rsidR="00E553D2" w:rsidRDefault="008333E7">
            <w:pPr>
              <w:pStyle w:val="TableParagraph"/>
              <w:spacing w:line="229" w:lineRule="exact"/>
              <w:rPr>
                <w:sz w:val="20"/>
              </w:rPr>
            </w:pPr>
            <w:r>
              <w:rPr>
                <w:color w:val="0A3355"/>
                <w:sz w:val="20"/>
              </w:rPr>
              <w:lastRenderedPageBreak/>
              <w:t>1.4</w:t>
            </w:r>
          </w:p>
        </w:tc>
        <w:tc>
          <w:tcPr>
            <w:tcW w:w="9517" w:type="dxa"/>
            <w:tcBorders>
              <w:right w:val="single" w:sz="18" w:space="0" w:color="C0C0C0"/>
            </w:tcBorders>
          </w:tcPr>
          <w:p w14:paraId="5AFB1F75" w14:textId="77777777" w:rsidR="00E553D2" w:rsidRDefault="008333E7">
            <w:pPr>
              <w:pStyle w:val="TableParagraph"/>
              <w:spacing w:line="229" w:lineRule="exact"/>
              <w:ind w:left="108"/>
              <w:rPr>
                <w:sz w:val="20"/>
              </w:rPr>
            </w:pPr>
            <w:r>
              <w:rPr>
                <w:color w:val="0A3355"/>
                <w:sz w:val="20"/>
              </w:rPr>
              <w:t>Are any of the shareholders or directors politically exposed persons?</w:t>
            </w:r>
          </w:p>
          <w:p w14:paraId="6EF2A56A" w14:textId="6B7066F0" w:rsidR="00E553D2" w:rsidRDefault="00065C09">
            <w:pPr>
              <w:pStyle w:val="TableParagraph"/>
              <w:spacing w:before="10"/>
              <w:ind w:left="0"/>
              <w:rPr>
                <w:sz w:val="25"/>
              </w:rPr>
            </w:pPr>
            <w:ins w:id="75" w:author="Microsoft account" w:date="2026-05-04T11:18:00Z">
              <w:r>
                <w:rPr>
                  <w:sz w:val="25"/>
                </w:rPr>
                <w:t>N/A</w:t>
              </w:r>
            </w:ins>
          </w:p>
          <w:p w14:paraId="6DC0D282" w14:textId="77777777" w:rsidR="00E553D2" w:rsidRDefault="008333E7">
            <w:pPr>
              <w:pStyle w:val="TableParagraph"/>
              <w:ind w:left="108"/>
              <w:rPr>
                <w:sz w:val="20"/>
              </w:rPr>
            </w:pPr>
            <w:r>
              <w:rPr>
                <w:color w:val="0A3355"/>
                <w:sz w:val="20"/>
              </w:rPr>
              <w:t>If yes, provide details.</w:t>
            </w:r>
          </w:p>
        </w:tc>
        <w:tc>
          <w:tcPr>
            <w:tcW w:w="2816" w:type="dxa"/>
            <w:tcBorders>
              <w:left w:val="single" w:sz="18" w:space="0" w:color="C0C0C0"/>
            </w:tcBorders>
          </w:tcPr>
          <w:p w14:paraId="1958C0F0" w14:textId="77777777" w:rsidR="00E553D2" w:rsidRDefault="00E553D2">
            <w:pPr>
              <w:pStyle w:val="TableParagraph"/>
              <w:ind w:left="0"/>
              <w:rPr>
                <w:rFonts w:ascii="Times New Roman"/>
                <w:sz w:val="20"/>
              </w:rPr>
            </w:pPr>
          </w:p>
        </w:tc>
      </w:tr>
    </w:tbl>
    <w:p w14:paraId="60DDD4AC" w14:textId="77777777" w:rsidR="00E553D2" w:rsidRDefault="00E553D2">
      <w:pPr>
        <w:pStyle w:val="BodyText"/>
      </w:pPr>
    </w:p>
    <w:p w14:paraId="3934A4A0" w14:textId="77777777" w:rsidR="00E553D2" w:rsidRDefault="00E553D2">
      <w:pPr>
        <w:pStyle w:val="BodyText"/>
      </w:pPr>
    </w:p>
    <w:p w14:paraId="339C554F" w14:textId="77777777" w:rsidR="00E553D2" w:rsidRDefault="008333E7">
      <w:pPr>
        <w:pStyle w:val="BodyText"/>
        <w:rPr>
          <w:sz w:val="24"/>
        </w:rPr>
      </w:pPr>
      <w:r>
        <w:rPr>
          <w:noProof/>
        </w:rPr>
        <w:drawing>
          <wp:anchor distT="0" distB="0" distL="0" distR="0" simplePos="0" relativeHeight="251658240" behindDoc="0" locked="0" layoutInCell="1" allowOverlap="1" wp14:anchorId="467BDD3C" wp14:editId="18E313C0">
            <wp:simplePos x="0" y="0"/>
            <wp:positionH relativeFrom="page">
              <wp:posOffset>10025268</wp:posOffset>
            </wp:positionH>
            <wp:positionV relativeFrom="paragraph">
              <wp:posOffset>200481</wp:posOffset>
            </wp:positionV>
            <wp:extent cx="421435" cy="9334"/>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421435" cy="9334"/>
                    </a:xfrm>
                    <a:prstGeom prst="rect">
                      <a:avLst/>
                    </a:prstGeom>
                  </pic:spPr>
                </pic:pic>
              </a:graphicData>
            </a:graphic>
          </wp:anchor>
        </w:drawing>
      </w:r>
    </w:p>
    <w:p w14:paraId="0F81809C" w14:textId="77777777" w:rsidR="00E553D2" w:rsidRDefault="00E553D2">
      <w:pPr>
        <w:rPr>
          <w:sz w:val="24"/>
        </w:rPr>
        <w:sectPr w:rsidR="00E553D2">
          <w:headerReference w:type="default" r:id="rId11"/>
          <w:footerReference w:type="default" r:id="rId12"/>
          <w:type w:val="continuous"/>
          <w:pgSz w:w="16840" w:h="11910" w:orient="landscape"/>
          <w:pgMar w:top="1300" w:right="280" w:bottom="520" w:left="1340" w:header="819" w:footer="337" w:gutter="0"/>
          <w:cols w:space="720"/>
        </w:sectPr>
      </w:pPr>
    </w:p>
    <w:p w14:paraId="762F8A08" w14:textId="77777777" w:rsidR="00E553D2" w:rsidRDefault="00E553D2">
      <w:pPr>
        <w:pStyle w:val="BodyText"/>
        <w:spacing w:before="8" w:after="1"/>
        <w:rPr>
          <w:sz w:val="10"/>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9517"/>
        <w:gridCol w:w="2816"/>
      </w:tblGrid>
      <w:tr w:rsidR="00E553D2" w14:paraId="58FC62CC" w14:textId="77777777">
        <w:trPr>
          <w:trHeight w:val="794"/>
        </w:trPr>
        <w:tc>
          <w:tcPr>
            <w:tcW w:w="900" w:type="dxa"/>
          </w:tcPr>
          <w:p w14:paraId="18CF38F0" w14:textId="77777777" w:rsidR="00E553D2" w:rsidRDefault="008333E7">
            <w:pPr>
              <w:pStyle w:val="TableParagraph"/>
              <w:spacing w:line="229" w:lineRule="exact"/>
              <w:rPr>
                <w:sz w:val="20"/>
              </w:rPr>
            </w:pPr>
            <w:r>
              <w:rPr>
                <w:color w:val="0A3355"/>
                <w:sz w:val="20"/>
              </w:rPr>
              <w:t>1.5</w:t>
            </w:r>
          </w:p>
        </w:tc>
        <w:tc>
          <w:tcPr>
            <w:tcW w:w="9517" w:type="dxa"/>
            <w:tcBorders>
              <w:right w:val="single" w:sz="18" w:space="0" w:color="C0C0C0"/>
            </w:tcBorders>
          </w:tcPr>
          <w:p w14:paraId="5229FB59" w14:textId="77777777" w:rsidR="00E553D2" w:rsidRDefault="008333E7">
            <w:pPr>
              <w:pStyle w:val="TableParagraph"/>
              <w:spacing w:line="276" w:lineRule="auto"/>
              <w:ind w:left="108" w:right="601"/>
              <w:rPr>
                <w:ins w:id="76" w:author="Microsoft account" w:date="2026-05-04T11:19:00Z"/>
                <w:color w:val="0A3355"/>
                <w:sz w:val="20"/>
              </w:rPr>
            </w:pPr>
            <w:r>
              <w:rPr>
                <w:color w:val="0A3355"/>
                <w:sz w:val="20"/>
              </w:rPr>
              <w:t>Have any of the shareholders, directors or key officers (past or present) ever been convicted of any criminal offence? If yes, provide details. Please include details of any spent convictions.</w:t>
            </w:r>
          </w:p>
          <w:p w14:paraId="60C8158B" w14:textId="1F910EEA" w:rsidR="00065C09" w:rsidRDefault="00065C09">
            <w:pPr>
              <w:pStyle w:val="TableParagraph"/>
              <w:spacing w:line="276" w:lineRule="auto"/>
              <w:ind w:left="108" w:right="601"/>
              <w:rPr>
                <w:sz w:val="20"/>
              </w:rPr>
            </w:pPr>
            <w:ins w:id="77" w:author="Microsoft account" w:date="2026-05-04T11:19:00Z">
              <w:r>
                <w:rPr>
                  <w:color w:val="0A3355"/>
                  <w:sz w:val="20"/>
                </w:rPr>
                <w:t>No</w:t>
              </w:r>
            </w:ins>
          </w:p>
        </w:tc>
        <w:tc>
          <w:tcPr>
            <w:tcW w:w="2816" w:type="dxa"/>
            <w:tcBorders>
              <w:left w:val="single" w:sz="18" w:space="0" w:color="C0C0C0"/>
            </w:tcBorders>
          </w:tcPr>
          <w:p w14:paraId="76EF64D6" w14:textId="77777777" w:rsidR="00E553D2" w:rsidRDefault="00E553D2">
            <w:pPr>
              <w:pStyle w:val="TableParagraph"/>
              <w:ind w:left="0"/>
              <w:rPr>
                <w:rFonts w:ascii="Times New Roman"/>
                <w:sz w:val="18"/>
              </w:rPr>
            </w:pPr>
          </w:p>
        </w:tc>
      </w:tr>
      <w:tr w:rsidR="00E553D2" w14:paraId="5506594C" w14:textId="77777777">
        <w:trPr>
          <w:trHeight w:val="1322"/>
        </w:trPr>
        <w:tc>
          <w:tcPr>
            <w:tcW w:w="900" w:type="dxa"/>
          </w:tcPr>
          <w:p w14:paraId="65670C17" w14:textId="77777777" w:rsidR="00E553D2" w:rsidRDefault="008333E7">
            <w:pPr>
              <w:pStyle w:val="TableParagraph"/>
              <w:spacing w:line="229" w:lineRule="exact"/>
              <w:rPr>
                <w:sz w:val="20"/>
              </w:rPr>
            </w:pPr>
            <w:r>
              <w:rPr>
                <w:color w:val="0A3355"/>
                <w:sz w:val="20"/>
              </w:rPr>
              <w:t>1.6</w:t>
            </w:r>
          </w:p>
        </w:tc>
        <w:tc>
          <w:tcPr>
            <w:tcW w:w="9517" w:type="dxa"/>
            <w:tcBorders>
              <w:right w:val="single" w:sz="18" w:space="0" w:color="C0C0C0"/>
            </w:tcBorders>
          </w:tcPr>
          <w:p w14:paraId="3D47C258" w14:textId="77777777" w:rsidR="00E553D2" w:rsidRDefault="008333E7">
            <w:pPr>
              <w:pStyle w:val="TableParagraph"/>
              <w:spacing w:line="276" w:lineRule="auto"/>
              <w:ind w:left="108" w:right="412"/>
              <w:rPr>
                <w:sz w:val="20"/>
              </w:rPr>
            </w:pPr>
            <w:r>
              <w:rPr>
                <w:color w:val="0A3355"/>
                <w:sz w:val="20"/>
              </w:rPr>
              <w:t>Have any of the shareholders, directors or key officers (past or present) been investigated for matters relating to bribery/corruption?</w:t>
            </w:r>
          </w:p>
          <w:p w14:paraId="04F78AB5" w14:textId="66698618" w:rsidR="00E553D2" w:rsidRDefault="00065C09">
            <w:pPr>
              <w:pStyle w:val="TableParagraph"/>
              <w:ind w:left="0"/>
              <w:rPr>
                <w:sz w:val="23"/>
              </w:rPr>
            </w:pPr>
            <w:ins w:id="78" w:author="Microsoft account" w:date="2026-05-04T11:19:00Z">
              <w:r>
                <w:rPr>
                  <w:sz w:val="23"/>
                </w:rPr>
                <w:t>No</w:t>
              </w:r>
            </w:ins>
          </w:p>
          <w:p w14:paraId="2790E1FA" w14:textId="77777777" w:rsidR="00E553D2" w:rsidRDefault="008333E7">
            <w:pPr>
              <w:pStyle w:val="TableParagraph"/>
              <w:ind w:left="108"/>
              <w:rPr>
                <w:sz w:val="20"/>
              </w:rPr>
            </w:pPr>
            <w:r>
              <w:rPr>
                <w:color w:val="0A3355"/>
                <w:sz w:val="20"/>
              </w:rPr>
              <w:t>If yes, provide details including the result of the investigation.</w:t>
            </w:r>
          </w:p>
        </w:tc>
        <w:tc>
          <w:tcPr>
            <w:tcW w:w="2816" w:type="dxa"/>
            <w:tcBorders>
              <w:left w:val="single" w:sz="18" w:space="0" w:color="C0C0C0"/>
            </w:tcBorders>
          </w:tcPr>
          <w:p w14:paraId="7C39EB57" w14:textId="77777777" w:rsidR="00E553D2" w:rsidRDefault="00E553D2">
            <w:pPr>
              <w:pStyle w:val="TableParagraph"/>
              <w:ind w:left="0"/>
              <w:rPr>
                <w:rFonts w:ascii="Times New Roman"/>
                <w:sz w:val="18"/>
              </w:rPr>
            </w:pPr>
          </w:p>
        </w:tc>
      </w:tr>
      <w:tr w:rsidR="00E553D2" w14:paraId="2C12C30E" w14:textId="77777777">
        <w:trPr>
          <w:trHeight w:val="794"/>
        </w:trPr>
        <w:tc>
          <w:tcPr>
            <w:tcW w:w="900" w:type="dxa"/>
          </w:tcPr>
          <w:p w14:paraId="6F9C99A4" w14:textId="77777777" w:rsidR="00E553D2" w:rsidRDefault="008333E7">
            <w:pPr>
              <w:pStyle w:val="TableParagraph"/>
              <w:rPr>
                <w:sz w:val="20"/>
              </w:rPr>
            </w:pPr>
            <w:r>
              <w:rPr>
                <w:color w:val="0A3355"/>
                <w:sz w:val="20"/>
              </w:rPr>
              <w:t>1.7</w:t>
            </w:r>
          </w:p>
        </w:tc>
        <w:tc>
          <w:tcPr>
            <w:tcW w:w="9517" w:type="dxa"/>
            <w:tcBorders>
              <w:right w:val="single" w:sz="18" w:space="0" w:color="C0C0C0"/>
            </w:tcBorders>
          </w:tcPr>
          <w:p w14:paraId="4989E2DC" w14:textId="77777777" w:rsidR="00E553D2" w:rsidRDefault="008333E7">
            <w:pPr>
              <w:pStyle w:val="TableParagraph"/>
              <w:spacing w:line="276" w:lineRule="auto"/>
              <w:ind w:left="108"/>
              <w:rPr>
                <w:ins w:id="79" w:author="Microsoft account" w:date="2026-05-04T11:21:00Z"/>
                <w:color w:val="0A3355"/>
                <w:sz w:val="20"/>
              </w:rPr>
            </w:pPr>
            <w:r>
              <w:rPr>
                <w:color w:val="0A3355"/>
                <w:sz w:val="20"/>
              </w:rPr>
              <w:t>Provide the shareholding records of the Company, including a list and holding of all holders of shares (in any class) and the ultimate beneficial owner of any corporate shareholder.</w:t>
            </w:r>
          </w:p>
          <w:p w14:paraId="19FD7760" w14:textId="77777777" w:rsidR="001051B5" w:rsidRDefault="001051B5">
            <w:pPr>
              <w:pStyle w:val="TableParagraph"/>
              <w:spacing w:line="276" w:lineRule="auto"/>
              <w:ind w:left="108"/>
              <w:rPr>
                <w:ins w:id="80" w:author="Microsoft account" w:date="2026-05-04T11:48:00Z"/>
                <w:color w:val="0A3355"/>
                <w:sz w:val="20"/>
              </w:rPr>
            </w:pPr>
            <w:proofErr w:type="spellStart"/>
            <w:ins w:id="81" w:author="Microsoft account" w:date="2026-05-04T11:21:00Z">
              <w:r>
                <w:rPr>
                  <w:color w:val="0A3355"/>
                  <w:sz w:val="20"/>
                </w:rPr>
                <w:t>Mystrose</w:t>
              </w:r>
              <w:proofErr w:type="spellEnd"/>
              <w:r>
                <w:rPr>
                  <w:color w:val="0A3355"/>
                  <w:sz w:val="20"/>
                </w:rPr>
                <w:t xml:space="preserve"> Limited </w:t>
              </w:r>
            </w:ins>
            <w:ins w:id="82" w:author="Microsoft account" w:date="2026-05-04T11:48:00Z">
              <w:r w:rsidR="00AA25F9">
                <w:rPr>
                  <w:color w:val="0A3355"/>
                  <w:sz w:val="20"/>
                </w:rPr>
                <w:t xml:space="preserve"> 36.25%</w:t>
              </w:r>
            </w:ins>
          </w:p>
          <w:p w14:paraId="5C5C7469" w14:textId="5CB3671E" w:rsidR="00AA25F9" w:rsidRDefault="00AA25F9">
            <w:pPr>
              <w:pStyle w:val="TableParagraph"/>
              <w:spacing w:line="276" w:lineRule="auto"/>
              <w:ind w:left="108"/>
              <w:rPr>
                <w:ins w:id="83" w:author="Microsoft account" w:date="2026-05-04T11:49:00Z"/>
                <w:color w:val="0A3355"/>
                <w:sz w:val="20"/>
              </w:rPr>
            </w:pPr>
            <w:ins w:id="84" w:author="Microsoft account" w:date="2026-05-04T11:49:00Z">
              <w:r>
                <w:rPr>
                  <w:color w:val="0A3355"/>
                  <w:sz w:val="20"/>
                </w:rPr>
                <w:t>Ultimate Beneficial</w:t>
              </w:r>
            </w:ins>
            <w:ins w:id="85" w:author="Microsoft account" w:date="2026-05-04T11:51:00Z">
              <w:r>
                <w:rPr>
                  <w:color w:val="0A3355"/>
                  <w:sz w:val="20"/>
                </w:rPr>
                <w:t xml:space="preserve"> Owner</w:t>
              </w:r>
            </w:ins>
            <w:ins w:id="86" w:author="Microsoft account" w:date="2026-05-04T11:49:00Z">
              <w:r>
                <w:rPr>
                  <w:color w:val="0A3355"/>
                  <w:sz w:val="20"/>
                </w:rPr>
                <w:t xml:space="preserve">: </w:t>
              </w:r>
              <w:proofErr w:type="spellStart"/>
              <w:r>
                <w:rPr>
                  <w:color w:val="0A3355"/>
                  <w:sz w:val="20"/>
                </w:rPr>
                <w:t>Akanni-Aluko</w:t>
              </w:r>
              <w:proofErr w:type="spellEnd"/>
              <w:r>
                <w:rPr>
                  <w:color w:val="0A3355"/>
                  <w:sz w:val="20"/>
                </w:rPr>
                <w:t xml:space="preserve"> </w:t>
              </w:r>
              <w:proofErr w:type="spellStart"/>
              <w:r>
                <w:rPr>
                  <w:color w:val="0A3355"/>
                  <w:sz w:val="20"/>
                </w:rPr>
                <w:t>Adeyemi</w:t>
              </w:r>
              <w:proofErr w:type="spellEnd"/>
            </w:ins>
          </w:p>
          <w:p w14:paraId="61EAD495" w14:textId="77777777" w:rsidR="00AA25F9" w:rsidRDefault="00AA25F9">
            <w:pPr>
              <w:pStyle w:val="TableParagraph"/>
              <w:spacing w:line="276" w:lineRule="auto"/>
              <w:ind w:left="108"/>
              <w:rPr>
                <w:ins w:id="87" w:author="Microsoft account" w:date="2026-05-04T11:49:00Z"/>
                <w:color w:val="0A3355"/>
                <w:sz w:val="20"/>
              </w:rPr>
            </w:pPr>
          </w:p>
          <w:p w14:paraId="2611312E" w14:textId="77777777" w:rsidR="00AA25F9" w:rsidRDefault="00AA25F9">
            <w:pPr>
              <w:pStyle w:val="TableParagraph"/>
              <w:spacing w:line="276" w:lineRule="auto"/>
              <w:ind w:left="108"/>
              <w:rPr>
                <w:ins w:id="88" w:author="Microsoft account" w:date="2026-05-04T11:50:00Z"/>
                <w:color w:val="0A3355"/>
                <w:sz w:val="20"/>
              </w:rPr>
            </w:pPr>
            <w:proofErr w:type="spellStart"/>
            <w:ins w:id="89" w:author="Microsoft account" w:date="2026-05-04T11:49:00Z">
              <w:r>
                <w:rPr>
                  <w:color w:val="0A3355"/>
                  <w:sz w:val="20"/>
                </w:rPr>
                <w:t>Brickwater</w:t>
              </w:r>
              <w:proofErr w:type="spellEnd"/>
              <w:r>
                <w:rPr>
                  <w:color w:val="0A3355"/>
                  <w:sz w:val="20"/>
                </w:rPr>
                <w:t xml:space="preserve"> Pe</w:t>
              </w:r>
            </w:ins>
            <w:ins w:id="90" w:author="Microsoft account" w:date="2026-05-04T11:50:00Z">
              <w:r>
                <w:rPr>
                  <w:color w:val="0A3355"/>
                  <w:sz w:val="20"/>
                </w:rPr>
                <w:t>troleum and Gas Limited  63.75%</w:t>
              </w:r>
            </w:ins>
          </w:p>
          <w:p w14:paraId="65BF0B08" w14:textId="1D39CEBA" w:rsidR="00AA25F9" w:rsidRDefault="00AA25F9">
            <w:pPr>
              <w:pStyle w:val="TableParagraph"/>
              <w:spacing w:line="276" w:lineRule="auto"/>
              <w:ind w:left="108"/>
              <w:rPr>
                <w:sz w:val="20"/>
              </w:rPr>
            </w:pPr>
            <w:ins w:id="91" w:author="Microsoft account" w:date="2026-05-04T11:50:00Z">
              <w:r>
                <w:rPr>
                  <w:color w:val="0A3355"/>
                  <w:sz w:val="20"/>
                </w:rPr>
                <w:t>Ultimate Beneficial Owner: Ademol</w:t>
              </w:r>
            </w:ins>
            <w:ins w:id="92" w:author="Microsoft account" w:date="2026-05-04T11:51:00Z">
              <w:r>
                <w:rPr>
                  <w:color w:val="0A3355"/>
                  <w:sz w:val="20"/>
                </w:rPr>
                <w:t xml:space="preserve">a </w:t>
              </w:r>
              <w:proofErr w:type="spellStart"/>
              <w:r>
                <w:rPr>
                  <w:color w:val="0A3355"/>
                  <w:sz w:val="20"/>
                </w:rPr>
                <w:t>Adesina</w:t>
              </w:r>
            </w:ins>
            <w:proofErr w:type="spellEnd"/>
          </w:p>
        </w:tc>
        <w:tc>
          <w:tcPr>
            <w:tcW w:w="2816" w:type="dxa"/>
            <w:tcBorders>
              <w:left w:val="single" w:sz="18" w:space="0" w:color="C0C0C0"/>
            </w:tcBorders>
          </w:tcPr>
          <w:p w14:paraId="6D1725D1" w14:textId="77777777" w:rsidR="00E553D2" w:rsidRDefault="00E553D2">
            <w:pPr>
              <w:pStyle w:val="TableParagraph"/>
              <w:ind w:left="0"/>
              <w:rPr>
                <w:rFonts w:ascii="Times New Roman"/>
                <w:sz w:val="18"/>
              </w:rPr>
            </w:pPr>
          </w:p>
        </w:tc>
      </w:tr>
      <w:tr w:rsidR="00E553D2" w14:paraId="34BFACAD" w14:textId="77777777">
        <w:trPr>
          <w:trHeight w:val="791"/>
        </w:trPr>
        <w:tc>
          <w:tcPr>
            <w:tcW w:w="900" w:type="dxa"/>
          </w:tcPr>
          <w:p w14:paraId="66D1BAF0" w14:textId="77777777" w:rsidR="00E553D2" w:rsidRDefault="008333E7">
            <w:pPr>
              <w:pStyle w:val="TableParagraph"/>
              <w:spacing w:line="229" w:lineRule="exact"/>
              <w:rPr>
                <w:sz w:val="20"/>
              </w:rPr>
            </w:pPr>
            <w:r>
              <w:rPr>
                <w:color w:val="0A3355"/>
                <w:sz w:val="20"/>
              </w:rPr>
              <w:t>1.8</w:t>
            </w:r>
          </w:p>
        </w:tc>
        <w:tc>
          <w:tcPr>
            <w:tcW w:w="9517" w:type="dxa"/>
            <w:tcBorders>
              <w:right w:val="single" w:sz="18" w:space="0" w:color="C0C0C0"/>
            </w:tcBorders>
          </w:tcPr>
          <w:p w14:paraId="16FD74A3" w14:textId="77777777" w:rsidR="00E553D2" w:rsidRDefault="008333E7">
            <w:pPr>
              <w:pStyle w:val="TableParagraph"/>
              <w:spacing w:line="276" w:lineRule="auto"/>
              <w:ind w:left="108" w:right="233"/>
              <w:rPr>
                <w:sz w:val="20"/>
              </w:rPr>
            </w:pPr>
            <w:r>
              <w:rPr>
                <w:color w:val="0A3355"/>
                <w:sz w:val="20"/>
              </w:rPr>
              <w:t>Provide a corporate organization chart indicating the subdivision and the key business of each entity on the chart, including the ownership interest in, and of, each subsidiary.</w:t>
            </w:r>
          </w:p>
        </w:tc>
        <w:tc>
          <w:tcPr>
            <w:tcW w:w="2816" w:type="dxa"/>
            <w:tcBorders>
              <w:left w:val="single" w:sz="18" w:space="0" w:color="C0C0C0"/>
            </w:tcBorders>
          </w:tcPr>
          <w:p w14:paraId="147056D4" w14:textId="77777777" w:rsidR="00E553D2" w:rsidRDefault="00E553D2">
            <w:pPr>
              <w:pStyle w:val="TableParagraph"/>
              <w:ind w:left="0"/>
              <w:rPr>
                <w:rFonts w:ascii="Times New Roman"/>
                <w:sz w:val="18"/>
              </w:rPr>
            </w:pPr>
          </w:p>
        </w:tc>
      </w:tr>
      <w:tr w:rsidR="00E553D2" w14:paraId="1F7EF965" w14:textId="77777777">
        <w:trPr>
          <w:trHeight w:val="1324"/>
        </w:trPr>
        <w:tc>
          <w:tcPr>
            <w:tcW w:w="900" w:type="dxa"/>
          </w:tcPr>
          <w:p w14:paraId="38504263" w14:textId="77777777" w:rsidR="00E553D2" w:rsidRDefault="008333E7">
            <w:pPr>
              <w:pStyle w:val="TableParagraph"/>
              <w:spacing w:before="2"/>
              <w:rPr>
                <w:sz w:val="20"/>
              </w:rPr>
            </w:pPr>
            <w:r>
              <w:rPr>
                <w:color w:val="0A3355"/>
                <w:sz w:val="20"/>
              </w:rPr>
              <w:t>1.9</w:t>
            </w:r>
          </w:p>
        </w:tc>
        <w:tc>
          <w:tcPr>
            <w:tcW w:w="9517" w:type="dxa"/>
            <w:tcBorders>
              <w:right w:val="single" w:sz="18" w:space="0" w:color="C0C0C0"/>
            </w:tcBorders>
          </w:tcPr>
          <w:p w14:paraId="7A0FAC20" w14:textId="7D40BCDD" w:rsidR="00E553D2" w:rsidRDefault="008333E7">
            <w:pPr>
              <w:pStyle w:val="TableParagraph"/>
              <w:spacing w:before="2"/>
              <w:ind w:left="108"/>
              <w:rPr>
                <w:sz w:val="20"/>
              </w:rPr>
            </w:pPr>
            <w:r>
              <w:rPr>
                <w:color w:val="0A3355"/>
                <w:sz w:val="20"/>
              </w:rPr>
              <w:t>Provide current Certified True Copies of constitutional documents of the Company and its subsidiaries:</w:t>
            </w:r>
            <w:ins w:id="93" w:author="Microsoft account" w:date="2026-05-04T11:52:00Z">
              <w:r w:rsidR="00CC72C6">
                <w:rPr>
                  <w:color w:val="0A3355"/>
                  <w:sz w:val="20"/>
                </w:rPr>
                <w:t xml:space="preserve"> Find Atta</w:t>
              </w:r>
            </w:ins>
            <w:ins w:id="94" w:author="Microsoft account" w:date="2026-05-04T15:35:00Z">
              <w:r w:rsidR="008C6C5F">
                <w:rPr>
                  <w:color w:val="0A3355"/>
                  <w:sz w:val="20"/>
                </w:rPr>
                <w:t xml:space="preserve">ched </w:t>
              </w:r>
            </w:ins>
            <w:ins w:id="95" w:author="Microsoft account" w:date="2026-05-04T15:36:00Z">
              <w:r w:rsidR="008C6C5F">
                <w:rPr>
                  <w:color w:val="0A3355"/>
                  <w:sz w:val="20"/>
                </w:rPr>
                <w:t xml:space="preserve">Status Report </w:t>
              </w:r>
            </w:ins>
          </w:p>
          <w:p w14:paraId="464B3180" w14:textId="77777777" w:rsidR="00E553D2" w:rsidRDefault="008333E7">
            <w:pPr>
              <w:pStyle w:val="TableParagraph"/>
              <w:numPr>
                <w:ilvl w:val="0"/>
                <w:numId w:val="2"/>
              </w:numPr>
              <w:tabs>
                <w:tab w:val="left" w:pos="1188"/>
                <w:tab w:val="left" w:pos="1189"/>
              </w:tabs>
              <w:spacing w:before="34"/>
              <w:ind w:hanging="721"/>
              <w:rPr>
                <w:sz w:val="20"/>
              </w:rPr>
            </w:pPr>
            <w:r>
              <w:rPr>
                <w:color w:val="0A3355"/>
                <w:sz w:val="20"/>
              </w:rPr>
              <w:t>Memorandum and Articles of</w:t>
            </w:r>
            <w:r>
              <w:rPr>
                <w:color w:val="0A3355"/>
                <w:spacing w:val="5"/>
                <w:sz w:val="20"/>
              </w:rPr>
              <w:t xml:space="preserve"> </w:t>
            </w:r>
            <w:r>
              <w:rPr>
                <w:color w:val="0A3355"/>
                <w:sz w:val="20"/>
              </w:rPr>
              <w:t>Association</w:t>
            </w:r>
          </w:p>
          <w:p w14:paraId="4DB6C84D" w14:textId="77777777" w:rsidR="00E553D2" w:rsidRDefault="008333E7">
            <w:pPr>
              <w:pStyle w:val="TableParagraph"/>
              <w:numPr>
                <w:ilvl w:val="0"/>
                <w:numId w:val="2"/>
              </w:numPr>
              <w:tabs>
                <w:tab w:val="left" w:pos="1188"/>
                <w:tab w:val="left" w:pos="1189"/>
              </w:tabs>
              <w:spacing w:before="34"/>
              <w:ind w:hanging="721"/>
              <w:rPr>
                <w:sz w:val="20"/>
              </w:rPr>
            </w:pPr>
            <w:r>
              <w:rPr>
                <w:color w:val="0A3355"/>
                <w:sz w:val="20"/>
              </w:rPr>
              <w:t>Particulars of</w:t>
            </w:r>
            <w:r>
              <w:rPr>
                <w:color w:val="0A3355"/>
                <w:spacing w:val="1"/>
                <w:sz w:val="20"/>
              </w:rPr>
              <w:t xml:space="preserve"> </w:t>
            </w:r>
            <w:r>
              <w:rPr>
                <w:color w:val="0A3355"/>
                <w:sz w:val="20"/>
              </w:rPr>
              <w:t>Directors</w:t>
            </w:r>
          </w:p>
          <w:p w14:paraId="782F12C7" w14:textId="77777777" w:rsidR="00E553D2" w:rsidRDefault="008333E7">
            <w:pPr>
              <w:pStyle w:val="TableParagraph"/>
              <w:numPr>
                <w:ilvl w:val="0"/>
                <w:numId w:val="2"/>
              </w:numPr>
              <w:tabs>
                <w:tab w:val="left" w:pos="1188"/>
                <w:tab w:val="left" w:pos="1189"/>
              </w:tabs>
              <w:spacing w:before="34"/>
              <w:ind w:hanging="721"/>
              <w:rPr>
                <w:sz w:val="20"/>
              </w:rPr>
            </w:pPr>
            <w:r>
              <w:rPr>
                <w:color w:val="0A3355"/>
                <w:sz w:val="20"/>
              </w:rPr>
              <w:t>Particulars of</w:t>
            </w:r>
            <w:r>
              <w:rPr>
                <w:color w:val="0A3355"/>
                <w:spacing w:val="1"/>
                <w:sz w:val="20"/>
              </w:rPr>
              <w:t xml:space="preserve"> </w:t>
            </w:r>
            <w:r>
              <w:rPr>
                <w:color w:val="0A3355"/>
                <w:sz w:val="20"/>
              </w:rPr>
              <w:t>Shareholders</w:t>
            </w:r>
          </w:p>
          <w:p w14:paraId="40F05035" w14:textId="51B044AD" w:rsidR="00CC72C6" w:rsidRPr="00CC72C6" w:rsidRDefault="008333E7" w:rsidP="00CC72C6">
            <w:pPr>
              <w:pStyle w:val="TableParagraph"/>
              <w:numPr>
                <w:ilvl w:val="0"/>
                <w:numId w:val="2"/>
              </w:numPr>
              <w:tabs>
                <w:tab w:val="left" w:pos="1188"/>
                <w:tab w:val="left" w:pos="1189"/>
              </w:tabs>
              <w:spacing w:before="34"/>
              <w:ind w:hanging="721"/>
              <w:rPr>
                <w:sz w:val="20"/>
              </w:rPr>
              <w:pPrChange w:id="96" w:author="Microsoft account" w:date="2026-05-04T11:52:00Z">
                <w:pPr>
                  <w:pStyle w:val="TableParagraph"/>
                  <w:numPr>
                    <w:numId w:val="2"/>
                  </w:numPr>
                  <w:tabs>
                    <w:tab w:val="left" w:pos="1188"/>
                    <w:tab w:val="left" w:pos="1189"/>
                  </w:tabs>
                  <w:spacing w:before="34"/>
                  <w:ind w:left="1188" w:hanging="720"/>
                </w:pPr>
              </w:pPrChange>
            </w:pPr>
            <w:r>
              <w:rPr>
                <w:color w:val="0A3355"/>
                <w:sz w:val="20"/>
              </w:rPr>
              <w:t>Notice of Situation of Address (or Proof of</w:t>
            </w:r>
            <w:r>
              <w:rPr>
                <w:color w:val="0A3355"/>
                <w:spacing w:val="3"/>
                <w:sz w:val="20"/>
              </w:rPr>
              <w:t xml:space="preserve"> </w:t>
            </w:r>
            <w:r>
              <w:rPr>
                <w:color w:val="0A3355"/>
                <w:sz w:val="20"/>
              </w:rPr>
              <w:t>Address)</w:t>
            </w:r>
          </w:p>
        </w:tc>
        <w:tc>
          <w:tcPr>
            <w:tcW w:w="2816" w:type="dxa"/>
            <w:tcBorders>
              <w:left w:val="single" w:sz="18" w:space="0" w:color="C0C0C0"/>
            </w:tcBorders>
          </w:tcPr>
          <w:p w14:paraId="5E41DB17" w14:textId="77777777" w:rsidR="00E553D2" w:rsidRDefault="00E553D2">
            <w:pPr>
              <w:pStyle w:val="TableParagraph"/>
              <w:ind w:left="0"/>
              <w:rPr>
                <w:rFonts w:ascii="Times New Roman"/>
                <w:sz w:val="18"/>
              </w:rPr>
            </w:pPr>
          </w:p>
        </w:tc>
      </w:tr>
      <w:tr w:rsidR="00E553D2" w14:paraId="7F896A38" w14:textId="77777777">
        <w:trPr>
          <w:trHeight w:val="791"/>
        </w:trPr>
        <w:tc>
          <w:tcPr>
            <w:tcW w:w="900" w:type="dxa"/>
          </w:tcPr>
          <w:p w14:paraId="65324AB7" w14:textId="77777777" w:rsidR="00E553D2" w:rsidRDefault="008333E7">
            <w:pPr>
              <w:pStyle w:val="TableParagraph"/>
              <w:spacing w:line="229" w:lineRule="exact"/>
              <w:rPr>
                <w:sz w:val="20"/>
              </w:rPr>
            </w:pPr>
            <w:r>
              <w:rPr>
                <w:color w:val="0A3355"/>
                <w:sz w:val="20"/>
              </w:rPr>
              <w:t>1.10</w:t>
            </w:r>
          </w:p>
        </w:tc>
        <w:tc>
          <w:tcPr>
            <w:tcW w:w="9517" w:type="dxa"/>
            <w:tcBorders>
              <w:right w:val="single" w:sz="18" w:space="0" w:color="C0C0C0"/>
            </w:tcBorders>
          </w:tcPr>
          <w:p w14:paraId="607CC4EF" w14:textId="77777777" w:rsidR="00E553D2" w:rsidRDefault="008333E7">
            <w:pPr>
              <w:pStyle w:val="TableParagraph"/>
              <w:spacing w:line="276" w:lineRule="auto"/>
              <w:ind w:left="108" w:right="912"/>
              <w:rPr>
                <w:ins w:id="97" w:author="Microsoft account" w:date="2026-05-04T11:53:00Z"/>
                <w:color w:val="0A3355"/>
                <w:sz w:val="20"/>
              </w:rPr>
            </w:pPr>
            <w:r>
              <w:rPr>
                <w:color w:val="0A3355"/>
                <w:sz w:val="20"/>
              </w:rPr>
              <w:t>Provide a description of any shareholders that own more than 10% of the Company, specifically highlighting those that are government officials or related government officials.</w:t>
            </w:r>
          </w:p>
          <w:p w14:paraId="55694311" w14:textId="36A785A3" w:rsidR="00CC72C6" w:rsidRDefault="00CC72C6">
            <w:pPr>
              <w:pStyle w:val="TableParagraph"/>
              <w:spacing w:line="276" w:lineRule="auto"/>
              <w:ind w:left="108" w:right="912"/>
              <w:rPr>
                <w:sz w:val="20"/>
              </w:rPr>
            </w:pPr>
            <w:ins w:id="98" w:author="Microsoft account" w:date="2026-05-04T11:53:00Z">
              <w:r>
                <w:rPr>
                  <w:color w:val="0A3355"/>
                  <w:sz w:val="20"/>
                </w:rPr>
                <w:t>N/A</w:t>
              </w:r>
            </w:ins>
          </w:p>
        </w:tc>
        <w:tc>
          <w:tcPr>
            <w:tcW w:w="2816" w:type="dxa"/>
            <w:tcBorders>
              <w:left w:val="single" w:sz="18" w:space="0" w:color="C0C0C0"/>
            </w:tcBorders>
          </w:tcPr>
          <w:p w14:paraId="423ED54B" w14:textId="77777777" w:rsidR="00E553D2" w:rsidRDefault="00E553D2">
            <w:pPr>
              <w:pStyle w:val="TableParagraph"/>
              <w:ind w:left="0"/>
              <w:rPr>
                <w:rFonts w:ascii="Times New Roman"/>
                <w:sz w:val="18"/>
              </w:rPr>
            </w:pPr>
          </w:p>
        </w:tc>
      </w:tr>
      <w:tr w:rsidR="00E553D2" w14:paraId="50AAF949" w14:textId="77777777">
        <w:trPr>
          <w:trHeight w:val="1057"/>
        </w:trPr>
        <w:tc>
          <w:tcPr>
            <w:tcW w:w="900" w:type="dxa"/>
          </w:tcPr>
          <w:p w14:paraId="55BCED97" w14:textId="77777777" w:rsidR="00E553D2" w:rsidRDefault="008333E7">
            <w:pPr>
              <w:pStyle w:val="TableParagraph"/>
              <w:spacing w:before="2"/>
              <w:rPr>
                <w:sz w:val="20"/>
              </w:rPr>
            </w:pPr>
            <w:r>
              <w:rPr>
                <w:color w:val="0A3355"/>
                <w:sz w:val="20"/>
              </w:rPr>
              <w:t>1.11</w:t>
            </w:r>
          </w:p>
        </w:tc>
        <w:tc>
          <w:tcPr>
            <w:tcW w:w="9517" w:type="dxa"/>
            <w:tcBorders>
              <w:right w:val="single" w:sz="18" w:space="0" w:color="C0C0C0"/>
            </w:tcBorders>
          </w:tcPr>
          <w:p w14:paraId="53BE8AB7" w14:textId="77777777" w:rsidR="00E553D2" w:rsidRDefault="008333E7">
            <w:pPr>
              <w:pStyle w:val="TableParagraph"/>
              <w:spacing w:before="2" w:line="276" w:lineRule="auto"/>
              <w:ind w:left="108" w:right="233"/>
              <w:rPr>
                <w:ins w:id="99" w:author="Microsoft account" w:date="2026-05-04T11:53:00Z"/>
                <w:color w:val="0A3355"/>
                <w:sz w:val="20"/>
              </w:rPr>
            </w:pPr>
            <w:r>
              <w:rPr>
                <w:color w:val="0A3355"/>
                <w:sz w:val="20"/>
              </w:rPr>
              <w:t>Advise if any officer, director or significant shareholder (10% or greater) of the Company, or its agent, representative, consultant or any of their immediate relatives, is an employee or official of any government entity, organization or state owned or controlled entity.</w:t>
            </w:r>
          </w:p>
          <w:p w14:paraId="4BF38E73" w14:textId="102B5FC9" w:rsidR="00CC72C6" w:rsidRDefault="00CC72C6">
            <w:pPr>
              <w:pStyle w:val="TableParagraph"/>
              <w:spacing w:before="2" w:line="276" w:lineRule="auto"/>
              <w:ind w:left="108" w:right="233"/>
              <w:rPr>
                <w:sz w:val="20"/>
              </w:rPr>
            </w:pPr>
            <w:ins w:id="100" w:author="Microsoft account" w:date="2026-05-04T11:53:00Z">
              <w:r>
                <w:rPr>
                  <w:color w:val="0A3355"/>
                  <w:sz w:val="20"/>
                </w:rPr>
                <w:t>N/A</w:t>
              </w:r>
            </w:ins>
          </w:p>
        </w:tc>
        <w:tc>
          <w:tcPr>
            <w:tcW w:w="2816" w:type="dxa"/>
            <w:tcBorders>
              <w:left w:val="single" w:sz="18" w:space="0" w:color="C0C0C0"/>
            </w:tcBorders>
          </w:tcPr>
          <w:p w14:paraId="59ACAE63" w14:textId="77777777" w:rsidR="00E553D2" w:rsidRDefault="00E553D2">
            <w:pPr>
              <w:pStyle w:val="TableParagraph"/>
              <w:ind w:left="0"/>
              <w:rPr>
                <w:rFonts w:ascii="Times New Roman"/>
                <w:sz w:val="18"/>
              </w:rPr>
            </w:pPr>
          </w:p>
        </w:tc>
      </w:tr>
      <w:tr w:rsidR="00E553D2" w14:paraId="57581D57" w14:textId="77777777">
        <w:trPr>
          <w:trHeight w:val="388"/>
        </w:trPr>
        <w:tc>
          <w:tcPr>
            <w:tcW w:w="900" w:type="dxa"/>
            <w:tcBorders>
              <w:bottom w:val="single" w:sz="6" w:space="0" w:color="000000"/>
            </w:tcBorders>
          </w:tcPr>
          <w:p w14:paraId="4A2A3FE2" w14:textId="77777777" w:rsidR="00E553D2" w:rsidRDefault="008333E7">
            <w:pPr>
              <w:pStyle w:val="TableParagraph"/>
              <w:spacing w:line="229" w:lineRule="exact"/>
              <w:rPr>
                <w:b/>
                <w:sz w:val="20"/>
              </w:rPr>
            </w:pPr>
            <w:r>
              <w:rPr>
                <w:b/>
                <w:color w:val="0A3355"/>
                <w:sz w:val="20"/>
              </w:rPr>
              <w:t>2.</w:t>
            </w:r>
          </w:p>
        </w:tc>
        <w:tc>
          <w:tcPr>
            <w:tcW w:w="12333" w:type="dxa"/>
            <w:gridSpan w:val="2"/>
            <w:tcBorders>
              <w:bottom w:val="single" w:sz="6" w:space="0" w:color="000000"/>
            </w:tcBorders>
          </w:tcPr>
          <w:p w14:paraId="51E19D30" w14:textId="77777777" w:rsidR="00E553D2" w:rsidRDefault="008333E7">
            <w:pPr>
              <w:pStyle w:val="TableParagraph"/>
              <w:spacing w:line="229" w:lineRule="exact"/>
              <w:ind w:left="108"/>
              <w:rPr>
                <w:b/>
                <w:sz w:val="20"/>
              </w:rPr>
            </w:pPr>
            <w:r>
              <w:rPr>
                <w:b/>
                <w:color w:val="0A3355"/>
                <w:sz w:val="20"/>
              </w:rPr>
              <w:t>GOVERNMENT/PUBLIC RELATIONSHIPS</w:t>
            </w:r>
          </w:p>
        </w:tc>
      </w:tr>
      <w:tr w:rsidR="00E553D2" w14:paraId="55CB394F" w14:textId="77777777">
        <w:trPr>
          <w:trHeight w:val="791"/>
        </w:trPr>
        <w:tc>
          <w:tcPr>
            <w:tcW w:w="900" w:type="dxa"/>
            <w:tcBorders>
              <w:top w:val="single" w:sz="6" w:space="0" w:color="000000"/>
            </w:tcBorders>
          </w:tcPr>
          <w:p w14:paraId="6A6A89D0" w14:textId="77777777" w:rsidR="00E553D2" w:rsidRDefault="008333E7">
            <w:pPr>
              <w:pStyle w:val="TableParagraph"/>
              <w:spacing w:line="227" w:lineRule="exact"/>
              <w:rPr>
                <w:sz w:val="20"/>
              </w:rPr>
            </w:pPr>
            <w:r>
              <w:rPr>
                <w:color w:val="0A3355"/>
                <w:sz w:val="20"/>
              </w:rPr>
              <w:t>2.1</w:t>
            </w:r>
          </w:p>
        </w:tc>
        <w:tc>
          <w:tcPr>
            <w:tcW w:w="9517" w:type="dxa"/>
            <w:tcBorders>
              <w:top w:val="single" w:sz="6" w:space="0" w:color="000000"/>
              <w:right w:val="single" w:sz="18" w:space="0" w:color="C0C0C0"/>
            </w:tcBorders>
          </w:tcPr>
          <w:p w14:paraId="6B065472" w14:textId="77777777" w:rsidR="00E553D2" w:rsidRDefault="008333E7">
            <w:pPr>
              <w:pStyle w:val="TableParagraph"/>
              <w:spacing w:line="276" w:lineRule="auto"/>
              <w:ind w:left="108" w:right="233"/>
              <w:rPr>
                <w:ins w:id="101" w:author="Microsoft account" w:date="2026-05-04T11:54:00Z"/>
                <w:color w:val="0A3355"/>
                <w:sz w:val="20"/>
              </w:rPr>
            </w:pPr>
            <w:r>
              <w:rPr>
                <w:color w:val="0A3355"/>
                <w:sz w:val="20"/>
              </w:rPr>
              <w:t>Does any government official have direct or indirect ownership or other financial interest in the Company? If yes, provide details.</w:t>
            </w:r>
          </w:p>
          <w:p w14:paraId="1DAC8790" w14:textId="77777777" w:rsidR="00CC72C6" w:rsidRDefault="00CC72C6">
            <w:pPr>
              <w:pStyle w:val="TableParagraph"/>
              <w:spacing w:line="276" w:lineRule="auto"/>
              <w:ind w:left="108" w:right="233"/>
              <w:rPr>
                <w:ins w:id="102" w:author="Microsoft account" w:date="2026-05-04T11:55:00Z"/>
                <w:color w:val="0A3355"/>
                <w:sz w:val="20"/>
              </w:rPr>
            </w:pPr>
            <w:ins w:id="103" w:author="Microsoft account" w:date="2026-05-04T11:55:00Z">
              <w:r>
                <w:rPr>
                  <w:color w:val="0A3355"/>
                  <w:sz w:val="20"/>
                </w:rPr>
                <w:t xml:space="preserve">Government Agency: </w:t>
              </w:r>
            </w:ins>
            <w:ins w:id="104" w:author="Microsoft account" w:date="2026-05-04T11:54:00Z">
              <w:r>
                <w:rPr>
                  <w:color w:val="0A3355"/>
                  <w:sz w:val="20"/>
                </w:rPr>
                <w:t>MD</w:t>
              </w:r>
            </w:ins>
            <w:ins w:id="105" w:author="Microsoft account" w:date="2026-05-04T11:55:00Z">
              <w:r>
                <w:rPr>
                  <w:color w:val="0A3355"/>
                  <w:sz w:val="20"/>
                </w:rPr>
                <w:t xml:space="preserve">GIF </w:t>
              </w:r>
            </w:ins>
          </w:p>
          <w:p w14:paraId="1435F065" w14:textId="04CD480F" w:rsidR="00CC72C6" w:rsidRDefault="00CC72C6">
            <w:pPr>
              <w:pStyle w:val="TableParagraph"/>
              <w:spacing w:line="276" w:lineRule="auto"/>
              <w:ind w:left="108" w:right="233"/>
              <w:rPr>
                <w:sz w:val="20"/>
              </w:rPr>
            </w:pPr>
            <w:ins w:id="106" w:author="Microsoft account" w:date="2026-05-04T11:55:00Z">
              <w:r>
                <w:rPr>
                  <w:color w:val="0A3355"/>
                  <w:sz w:val="20"/>
                </w:rPr>
                <w:t>Role: Investor</w:t>
              </w:r>
            </w:ins>
          </w:p>
        </w:tc>
        <w:tc>
          <w:tcPr>
            <w:tcW w:w="2816" w:type="dxa"/>
            <w:tcBorders>
              <w:top w:val="single" w:sz="6" w:space="0" w:color="000000"/>
              <w:left w:val="single" w:sz="18" w:space="0" w:color="C0C0C0"/>
            </w:tcBorders>
          </w:tcPr>
          <w:p w14:paraId="74540185" w14:textId="77777777" w:rsidR="00E553D2" w:rsidRDefault="00E553D2">
            <w:pPr>
              <w:pStyle w:val="TableParagraph"/>
              <w:ind w:left="0"/>
              <w:rPr>
                <w:rFonts w:ascii="Times New Roman"/>
                <w:sz w:val="18"/>
              </w:rPr>
            </w:pPr>
          </w:p>
        </w:tc>
      </w:tr>
      <w:tr w:rsidR="00E553D2" w14:paraId="5728CA5B" w14:textId="77777777">
        <w:trPr>
          <w:trHeight w:val="793"/>
        </w:trPr>
        <w:tc>
          <w:tcPr>
            <w:tcW w:w="900" w:type="dxa"/>
          </w:tcPr>
          <w:p w14:paraId="70627E69" w14:textId="77777777" w:rsidR="00E553D2" w:rsidRDefault="008333E7">
            <w:pPr>
              <w:pStyle w:val="TableParagraph"/>
              <w:spacing w:line="229" w:lineRule="exact"/>
              <w:rPr>
                <w:sz w:val="20"/>
              </w:rPr>
            </w:pPr>
            <w:r>
              <w:rPr>
                <w:color w:val="0A3355"/>
                <w:sz w:val="20"/>
              </w:rPr>
              <w:lastRenderedPageBreak/>
              <w:t>2.2</w:t>
            </w:r>
          </w:p>
        </w:tc>
        <w:tc>
          <w:tcPr>
            <w:tcW w:w="9517" w:type="dxa"/>
            <w:tcBorders>
              <w:right w:val="single" w:sz="18" w:space="0" w:color="C0C0C0"/>
            </w:tcBorders>
          </w:tcPr>
          <w:p w14:paraId="52521BD3" w14:textId="77777777" w:rsidR="00E553D2" w:rsidRDefault="008333E7">
            <w:pPr>
              <w:pStyle w:val="TableParagraph"/>
              <w:spacing w:line="276" w:lineRule="auto"/>
              <w:ind w:left="108"/>
              <w:rPr>
                <w:ins w:id="107" w:author="Microsoft account" w:date="2026-05-04T11:56:00Z"/>
                <w:color w:val="0A3355"/>
                <w:sz w:val="20"/>
              </w:rPr>
            </w:pPr>
            <w:r>
              <w:rPr>
                <w:color w:val="0A3355"/>
                <w:sz w:val="20"/>
              </w:rPr>
              <w:t>Does the company pay or has it ever paid any remuneration and or commissions including facilitation payments to public officers for services rendered?</w:t>
            </w:r>
          </w:p>
          <w:p w14:paraId="0D9885DF" w14:textId="0BBBACAA" w:rsidR="00CC72C6" w:rsidRDefault="00CC72C6">
            <w:pPr>
              <w:pStyle w:val="TableParagraph"/>
              <w:spacing w:line="276" w:lineRule="auto"/>
              <w:ind w:left="108"/>
              <w:rPr>
                <w:sz w:val="20"/>
              </w:rPr>
            </w:pPr>
            <w:ins w:id="108" w:author="Microsoft account" w:date="2026-05-04T11:56:00Z">
              <w:r>
                <w:rPr>
                  <w:color w:val="0A3355"/>
                  <w:sz w:val="20"/>
                </w:rPr>
                <w:t>N/A</w:t>
              </w:r>
            </w:ins>
          </w:p>
        </w:tc>
        <w:tc>
          <w:tcPr>
            <w:tcW w:w="2816" w:type="dxa"/>
            <w:tcBorders>
              <w:left w:val="single" w:sz="18" w:space="0" w:color="C0C0C0"/>
            </w:tcBorders>
          </w:tcPr>
          <w:p w14:paraId="2F547C14" w14:textId="77777777" w:rsidR="00E553D2" w:rsidRDefault="00E553D2">
            <w:pPr>
              <w:pStyle w:val="TableParagraph"/>
              <w:ind w:left="0"/>
              <w:rPr>
                <w:rFonts w:ascii="Times New Roman"/>
                <w:sz w:val="18"/>
              </w:rPr>
            </w:pPr>
          </w:p>
        </w:tc>
      </w:tr>
      <w:tr w:rsidR="00E553D2" w14:paraId="3778E003" w14:textId="77777777">
        <w:trPr>
          <w:trHeight w:val="388"/>
        </w:trPr>
        <w:tc>
          <w:tcPr>
            <w:tcW w:w="900" w:type="dxa"/>
          </w:tcPr>
          <w:p w14:paraId="52E7DCA6" w14:textId="77777777" w:rsidR="00E553D2" w:rsidRDefault="008333E7">
            <w:pPr>
              <w:pStyle w:val="TableParagraph"/>
              <w:spacing w:line="229" w:lineRule="exact"/>
              <w:rPr>
                <w:sz w:val="20"/>
              </w:rPr>
            </w:pPr>
            <w:r>
              <w:rPr>
                <w:color w:val="0A3355"/>
                <w:sz w:val="20"/>
              </w:rPr>
              <w:t>2.3</w:t>
            </w:r>
          </w:p>
        </w:tc>
        <w:tc>
          <w:tcPr>
            <w:tcW w:w="9517" w:type="dxa"/>
            <w:tcBorders>
              <w:right w:val="single" w:sz="18" w:space="0" w:color="C0C0C0"/>
            </w:tcBorders>
          </w:tcPr>
          <w:p w14:paraId="3E06114B" w14:textId="77777777" w:rsidR="00E553D2" w:rsidRDefault="008333E7">
            <w:pPr>
              <w:pStyle w:val="TableParagraph"/>
              <w:spacing w:line="229" w:lineRule="exact"/>
              <w:ind w:left="108"/>
              <w:rPr>
                <w:ins w:id="109" w:author="Microsoft account" w:date="2026-05-04T11:57:00Z"/>
                <w:color w:val="0A3355"/>
                <w:sz w:val="20"/>
              </w:rPr>
            </w:pPr>
            <w:r>
              <w:rPr>
                <w:color w:val="0A3355"/>
                <w:sz w:val="20"/>
              </w:rPr>
              <w:t>What is the company’s position or policy on gifts and hospitality to Government officials?</w:t>
            </w:r>
          </w:p>
          <w:p w14:paraId="2408B31C" w14:textId="248DDC0A" w:rsidR="00CC72C6" w:rsidRDefault="00CC72C6">
            <w:pPr>
              <w:pStyle w:val="TableParagraph"/>
              <w:spacing w:line="229" w:lineRule="exact"/>
              <w:ind w:left="108"/>
              <w:rPr>
                <w:sz w:val="20"/>
              </w:rPr>
            </w:pPr>
            <w:ins w:id="110" w:author="Microsoft account" w:date="2026-05-04T11:57:00Z">
              <w:r>
                <w:t>The company prohibits the offering, giving, soliciting, or accepting of gifts, entertainment, hospitality, or anything of value intended to improperly influence a Government official or secure an unfair business advantage. Any gifts or hospitality involving Government officials must be lawful, reasonable, transparent, infrequent, and approved in advance in accordance with the company’s compliance and anti-corruption policies.</w:t>
              </w:r>
            </w:ins>
          </w:p>
        </w:tc>
        <w:tc>
          <w:tcPr>
            <w:tcW w:w="2816" w:type="dxa"/>
            <w:tcBorders>
              <w:left w:val="single" w:sz="18" w:space="0" w:color="C0C0C0"/>
            </w:tcBorders>
          </w:tcPr>
          <w:p w14:paraId="7CCBF4BD" w14:textId="77777777" w:rsidR="00E553D2" w:rsidRDefault="00E553D2">
            <w:pPr>
              <w:pStyle w:val="TableParagraph"/>
              <w:ind w:left="0"/>
              <w:rPr>
                <w:rFonts w:ascii="Times New Roman"/>
                <w:sz w:val="18"/>
              </w:rPr>
            </w:pPr>
          </w:p>
        </w:tc>
      </w:tr>
    </w:tbl>
    <w:p w14:paraId="3336958D" w14:textId="77777777" w:rsidR="00E553D2" w:rsidRDefault="00E553D2">
      <w:pPr>
        <w:rPr>
          <w:rFonts w:ascii="Times New Roman"/>
          <w:sz w:val="18"/>
        </w:rPr>
        <w:sectPr w:rsidR="00E553D2">
          <w:headerReference w:type="default" r:id="rId13"/>
          <w:footerReference w:type="default" r:id="rId14"/>
          <w:pgSz w:w="16840" w:h="11910" w:orient="landscape"/>
          <w:pgMar w:top="1300" w:right="280" w:bottom="520" w:left="1340" w:header="819" w:footer="337" w:gutter="0"/>
          <w:pgNumType w:start="2"/>
          <w:cols w:space="720"/>
        </w:sectPr>
      </w:pPr>
    </w:p>
    <w:p w14:paraId="5014207B" w14:textId="77777777" w:rsidR="00E553D2" w:rsidRDefault="00E553D2">
      <w:pPr>
        <w:pStyle w:val="BodyText"/>
        <w:spacing w:before="8" w:after="1"/>
        <w:rPr>
          <w:sz w:val="10"/>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707"/>
        <w:gridCol w:w="8808"/>
        <w:gridCol w:w="878"/>
        <w:gridCol w:w="1936"/>
      </w:tblGrid>
      <w:tr w:rsidR="00E553D2" w14:paraId="4044C3E0" w14:textId="77777777">
        <w:trPr>
          <w:trHeight w:val="390"/>
        </w:trPr>
        <w:tc>
          <w:tcPr>
            <w:tcW w:w="900" w:type="dxa"/>
          </w:tcPr>
          <w:p w14:paraId="2F2EFBDB" w14:textId="77777777" w:rsidR="00E553D2" w:rsidRDefault="008333E7">
            <w:pPr>
              <w:pStyle w:val="TableParagraph"/>
              <w:spacing w:line="227" w:lineRule="exact"/>
              <w:rPr>
                <w:b/>
                <w:sz w:val="20"/>
              </w:rPr>
            </w:pPr>
            <w:r>
              <w:rPr>
                <w:b/>
                <w:color w:val="0A3355"/>
                <w:sz w:val="20"/>
              </w:rPr>
              <w:t>3.</w:t>
            </w:r>
          </w:p>
        </w:tc>
        <w:tc>
          <w:tcPr>
            <w:tcW w:w="12329" w:type="dxa"/>
            <w:gridSpan w:val="4"/>
          </w:tcPr>
          <w:p w14:paraId="3880CCFC" w14:textId="77777777" w:rsidR="00E553D2" w:rsidRDefault="008333E7">
            <w:pPr>
              <w:pStyle w:val="TableParagraph"/>
              <w:spacing w:line="227" w:lineRule="exact"/>
              <w:ind w:left="108"/>
              <w:rPr>
                <w:b/>
                <w:sz w:val="20"/>
              </w:rPr>
            </w:pPr>
            <w:r>
              <w:rPr>
                <w:b/>
                <w:color w:val="0A3355"/>
                <w:sz w:val="20"/>
              </w:rPr>
              <w:t>COMPLIANCE STRUCTURE</w:t>
            </w:r>
          </w:p>
        </w:tc>
      </w:tr>
      <w:tr w:rsidR="00E553D2" w14:paraId="04DC452F" w14:textId="77777777">
        <w:trPr>
          <w:trHeight w:val="527"/>
        </w:trPr>
        <w:tc>
          <w:tcPr>
            <w:tcW w:w="900" w:type="dxa"/>
          </w:tcPr>
          <w:p w14:paraId="291B4A88" w14:textId="77777777" w:rsidR="00E553D2" w:rsidRDefault="008333E7">
            <w:pPr>
              <w:pStyle w:val="TableParagraph"/>
              <w:spacing w:line="229" w:lineRule="exact"/>
              <w:rPr>
                <w:sz w:val="20"/>
              </w:rPr>
            </w:pPr>
            <w:r>
              <w:rPr>
                <w:color w:val="0A3355"/>
                <w:sz w:val="20"/>
              </w:rPr>
              <w:t>3.1</w:t>
            </w:r>
          </w:p>
        </w:tc>
        <w:tc>
          <w:tcPr>
            <w:tcW w:w="9515" w:type="dxa"/>
            <w:gridSpan w:val="2"/>
            <w:tcBorders>
              <w:right w:val="single" w:sz="18" w:space="0" w:color="C0C0C0"/>
            </w:tcBorders>
          </w:tcPr>
          <w:p w14:paraId="713F422C" w14:textId="77777777" w:rsidR="00E553D2" w:rsidRDefault="008333E7">
            <w:pPr>
              <w:pStyle w:val="TableParagraph"/>
              <w:spacing w:line="229" w:lineRule="exact"/>
              <w:ind w:left="108"/>
              <w:rPr>
                <w:ins w:id="111" w:author="Microsoft account" w:date="2026-05-04T11:58:00Z"/>
                <w:color w:val="0A3355"/>
                <w:sz w:val="20"/>
              </w:rPr>
            </w:pPr>
            <w:r>
              <w:rPr>
                <w:color w:val="0A3355"/>
                <w:sz w:val="20"/>
              </w:rPr>
              <w:t xml:space="preserve">Who is responsible for overseeing the Compliance function within the </w:t>
            </w:r>
            <w:proofErr w:type="spellStart"/>
            <w:r>
              <w:rPr>
                <w:color w:val="0A3355"/>
                <w:sz w:val="20"/>
              </w:rPr>
              <w:t>organisation</w:t>
            </w:r>
            <w:proofErr w:type="spellEnd"/>
            <w:r>
              <w:rPr>
                <w:color w:val="0A3355"/>
                <w:sz w:val="20"/>
              </w:rPr>
              <w:t>?</w:t>
            </w:r>
          </w:p>
          <w:p w14:paraId="17071B4D" w14:textId="26C6AC72" w:rsidR="00CC72C6" w:rsidRDefault="00CC72C6">
            <w:pPr>
              <w:pStyle w:val="TableParagraph"/>
              <w:spacing w:line="229" w:lineRule="exact"/>
              <w:ind w:left="108"/>
              <w:rPr>
                <w:sz w:val="20"/>
              </w:rPr>
            </w:pPr>
            <w:ins w:id="112" w:author="Microsoft account" w:date="2026-05-04T11:58:00Z">
              <w:r>
                <w:rPr>
                  <w:color w:val="0A3355"/>
                  <w:sz w:val="20"/>
                </w:rPr>
                <w:t xml:space="preserve">The </w:t>
              </w:r>
            </w:ins>
            <w:ins w:id="113" w:author="Microsoft account" w:date="2026-05-04T12:00:00Z">
              <w:r>
                <w:rPr>
                  <w:color w:val="0A3355"/>
                  <w:sz w:val="20"/>
                </w:rPr>
                <w:t>Compliance Officer</w:t>
              </w:r>
            </w:ins>
            <w:ins w:id="114" w:author="Microsoft account" w:date="2026-05-04T12:01:00Z">
              <w:r w:rsidR="002B1C8C">
                <w:rPr>
                  <w:color w:val="0A3355"/>
                  <w:sz w:val="20"/>
                </w:rPr>
                <w:t xml:space="preserve">, </w:t>
              </w:r>
              <w:proofErr w:type="spellStart"/>
              <w:r w:rsidR="002B1C8C">
                <w:rPr>
                  <w:color w:val="0A3355"/>
                  <w:sz w:val="20"/>
                </w:rPr>
                <w:t>Suppervised</w:t>
              </w:r>
              <w:proofErr w:type="spellEnd"/>
              <w:r w:rsidR="002B1C8C">
                <w:rPr>
                  <w:color w:val="0A3355"/>
                  <w:sz w:val="20"/>
                </w:rPr>
                <w:t xml:space="preserve"> </w:t>
              </w:r>
            </w:ins>
            <w:ins w:id="115" w:author="Microsoft account" w:date="2026-05-04T12:18:00Z">
              <w:r w:rsidR="002B1C8C">
                <w:rPr>
                  <w:color w:val="0A3355"/>
                  <w:sz w:val="20"/>
                </w:rPr>
                <w:t>b</w:t>
              </w:r>
            </w:ins>
            <w:ins w:id="116" w:author="Microsoft account" w:date="2026-05-04T12:01:00Z">
              <w:r>
                <w:rPr>
                  <w:color w:val="0A3355"/>
                  <w:sz w:val="20"/>
                </w:rPr>
                <w:t xml:space="preserve">y the </w:t>
              </w:r>
            </w:ins>
            <w:ins w:id="117" w:author="Microsoft account" w:date="2026-05-04T12:18:00Z">
              <w:r w:rsidR="002B1C8C">
                <w:rPr>
                  <w:color w:val="0A3355"/>
                  <w:sz w:val="20"/>
                </w:rPr>
                <w:t>Board of Director</w:t>
              </w:r>
            </w:ins>
            <w:ins w:id="118" w:author="Microsoft account" w:date="2026-05-04T12:19:00Z">
              <w:r w:rsidR="002B1C8C">
                <w:rPr>
                  <w:color w:val="0A3355"/>
                  <w:sz w:val="20"/>
                </w:rPr>
                <w:t>s</w:t>
              </w:r>
            </w:ins>
          </w:p>
        </w:tc>
        <w:tc>
          <w:tcPr>
            <w:tcW w:w="2814" w:type="dxa"/>
            <w:gridSpan w:val="2"/>
            <w:tcBorders>
              <w:left w:val="single" w:sz="18" w:space="0" w:color="C0C0C0"/>
            </w:tcBorders>
          </w:tcPr>
          <w:p w14:paraId="06AF0EED" w14:textId="77777777" w:rsidR="00E553D2" w:rsidRDefault="00E553D2">
            <w:pPr>
              <w:pStyle w:val="TableParagraph"/>
              <w:ind w:left="0"/>
              <w:rPr>
                <w:rFonts w:ascii="Times New Roman"/>
                <w:sz w:val="18"/>
              </w:rPr>
            </w:pPr>
          </w:p>
        </w:tc>
      </w:tr>
      <w:tr w:rsidR="00E553D2" w14:paraId="18E78F62" w14:textId="77777777">
        <w:trPr>
          <w:trHeight w:val="793"/>
        </w:trPr>
        <w:tc>
          <w:tcPr>
            <w:tcW w:w="900" w:type="dxa"/>
          </w:tcPr>
          <w:p w14:paraId="1156E090" w14:textId="77777777" w:rsidR="00E553D2" w:rsidRDefault="008333E7">
            <w:pPr>
              <w:pStyle w:val="TableParagraph"/>
              <w:spacing w:line="229" w:lineRule="exact"/>
              <w:rPr>
                <w:sz w:val="20"/>
              </w:rPr>
            </w:pPr>
            <w:r>
              <w:rPr>
                <w:color w:val="0A3355"/>
                <w:sz w:val="20"/>
              </w:rPr>
              <w:t>3.2</w:t>
            </w:r>
          </w:p>
        </w:tc>
        <w:tc>
          <w:tcPr>
            <w:tcW w:w="9515" w:type="dxa"/>
            <w:gridSpan w:val="2"/>
            <w:tcBorders>
              <w:right w:val="single" w:sz="18" w:space="0" w:color="C0C0C0"/>
            </w:tcBorders>
          </w:tcPr>
          <w:p w14:paraId="034BCCCC" w14:textId="77777777" w:rsidR="00480009" w:rsidRPr="00480009" w:rsidRDefault="008333E7" w:rsidP="00480009">
            <w:pPr>
              <w:pStyle w:val="TableParagraph"/>
              <w:spacing w:line="278" w:lineRule="auto"/>
              <w:ind w:left="161" w:hanging="53"/>
              <w:rPr>
                <w:ins w:id="119" w:author="Microsoft account" w:date="2026-05-04T12:36:00Z"/>
                <w:color w:val="0A3355"/>
                <w:sz w:val="20"/>
              </w:rPr>
            </w:pPr>
            <w:r>
              <w:rPr>
                <w:color w:val="0A3355"/>
                <w:sz w:val="20"/>
              </w:rPr>
              <w:t xml:space="preserve">What is the </w:t>
            </w:r>
            <w:proofErr w:type="spellStart"/>
            <w:r>
              <w:rPr>
                <w:color w:val="0A3355"/>
                <w:sz w:val="20"/>
              </w:rPr>
              <w:t>organisation’s</w:t>
            </w:r>
            <w:proofErr w:type="spellEnd"/>
            <w:r>
              <w:rPr>
                <w:color w:val="0A3355"/>
                <w:sz w:val="20"/>
              </w:rPr>
              <w:t xml:space="preserve"> position and practice in relation to the payment of bribes, kickbacks and other forms of facilitation payments in its operations?</w:t>
            </w:r>
            <w:ins w:id="120" w:author="Microsoft account" w:date="2026-05-04T12:36:00Z">
              <w:r w:rsidR="00480009">
                <w:rPr>
                  <w:color w:val="0A3355"/>
                  <w:sz w:val="20"/>
                </w:rPr>
                <w:t xml:space="preserve">  </w:t>
              </w:r>
              <w:r w:rsidR="00480009" w:rsidRPr="00480009">
                <w:rPr>
                  <w:color w:val="0A3355"/>
                  <w:sz w:val="20"/>
                </w:rPr>
                <w:t xml:space="preserve">The </w:t>
              </w:r>
              <w:proofErr w:type="spellStart"/>
              <w:r w:rsidR="00480009" w:rsidRPr="00480009">
                <w:rPr>
                  <w:color w:val="0A3355"/>
                  <w:sz w:val="20"/>
                </w:rPr>
                <w:t>organisation</w:t>
              </w:r>
              <w:proofErr w:type="spellEnd"/>
              <w:r w:rsidR="00480009" w:rsidRPr="00480009">
                <w:rPr>
                  <w:color w:val="0A3355"/>
                  <w:sz w:val="20"/>
                </w:rPr>
                <w:t xml:space="preserve"> maintains a zero-tolerance policy toward bribery, kickbacks, and facilitation payments in all its operations and business dealings. The </w:t>
              </w:r>
              <w:proofErr w:type="spellStart"/>
              <w:r w:rsidR="00480009" w:rsidRPr="00480009">
                <w:rPr>
                  <w:color w:val="0A3355"/>
                  <w:sz w:val="20"/>
                </w:rPr>
                <w:t>organisation</w:t>
              </w:r>
              <w:proofErr w:type="spellEnd"/>
              <w:r w:rsidR="00480009" w:rsidRPr="00480009">
                <w:rPr>
                  <w:color w:val="0A3355"/>
                  <w:sz w:val="20"/>
                </w:rPr>
                <w:t xml:space="preserve"> prohibits the offering, giving, soliciting, or accepting of any form of improper payment or inducement intended to influence business decisions or secure an unfair advantage.</w:t>
              </w:r>
            </w:ins>
          </w:p>
          <w:p w14:paraId="0DFC63D6" w14:textId="77777777" w:rsidR="00480009" w:rsidRPr="00480009" w:rsidRDefault="00480009" w:rsidP="00480009">
            <w:pPr>
              <w:pStyle w:val="TableParagraph"/>
              <w:spacing w:line="278" w:lineRule="auto"/>
              <w:ind w:left="161" w:hanging="53"/>
              <w:rPr>
                <w:ins w:id="121" w:author="Microsoft account" w:date="2026-05-04T12:36:00Z"/>
                <w:color w:val="0A3355"/>
                <w:sz w:val="20"/>
              </w:rPr>
            </w:pPr>
          </w:p>
          <w:p w14:paraId="114268A1" w14:textId="268EC54A" w:rsidR="00E553D2" w:rsidRDefault="00480009" w:rsidP="00480009">
            <w:pPr>
              <w:pStyle w:val="TableParagraph"/>
              <w:spacing w:line="278" w:lineRule="auto"/>
              <w:ind w:left="161" w:hanging="53"/>
              <w:rPr>
                <w:ins w:id="122" w:author="Microsoft account" w:date="2026-05-04T12:36:00Z"/>
                <w:color w:val="0A3355"/>
                <w:sz w:val="20"/>
              </w:rPr>
            </w:pPr>
            <w:ins w:id="123" w:author="Microsoft account" w:date="2026-05-04T12:36:00Z">
              <w:r w:rsidRPr="00480009">
                <w:rPr>
                  <w:color w:val="0A3355"/>
                  <w:sz w:val="20"/>
                </w:rPr>
                <w:t xml:space="preserve">All employees, contractors, and business partners are required to comply with applicable anti-bribery and anti-corruption laws, as well as the </w:t>
              </w:r>
              <w:proofErr w:type="spellStart"/>
              <w:r w:rsidRPr="00480009">
                <w:rPr>
                  <w:color w:val="0A3355"/>
                  <w:sz w:val="20"/>
                </w:rPr>
                <w:t>organisation’s</w:t>
              </w:r>
              <w:proofErr w:type="spellEnd"/>
              <w:r w:rsidRPr="00480009">
                <w:rPr>
                  <w:color w:val="0A3355"/>
                  <w:sz w:val="20"/>
                </w:rPr>
                <w:t xml:space="preserve"> internal policies and ethical standards. Any suspected violation is subject to investigation and may result in disciplinary action, termination of business relationships, and/or legal consequences.</w:t>
              </w:r>
            </w:ins>
          </w:p>
          <w:p w14:paraId="4CF1A889" w14:textId="77777777" w:rsidR="00480009" w:rsidRDefault="00480009">
            <w:pPr>
              <w:pStyle w:val="TableParagraph"/>
              <w:spacing w:line="278" w:lineRule="auto"/>
              <w:ind w:left="161" w:hanging="53"/>
              <w:rPr>
                <w:sz w:val="20"/>
              </w:rPr>
            </w:pPr>
          </w:p>
        </w:tc>
        <w:tc>
          <w:tcPr>
            <w:tcW w:w="2814" w:type="dxa"/>
            <w:gridSpan w:val="2"/>
            <w:tcBorders>
              <w:left w:val="single" w:sz="18" w:space="0" w:color="C0C0C0"/>
            </w:tcBorders>
          </w:tcPr>
          <w:p w14:paraId="6DDB80C2" w14:textId="77777777" w:rsidR="00E553D2" w:rsidRDefault="00E553D2">
            <w:pPr>
              <w:pStyle w:val="TableParagraph"/>
              <w:ind w:left="0"/>
              <w:rPr>
                <w:rFonts w:ascii="Times New Roman"/>
                <w:sz w:val="18"/>
              </w:rPr>
            </w:pPr>
          </w:p>
        </w:tc>
      </w:tr>
      <w:tr w:rsidR="00E553D2" w14:paraId="7DCE5CB7" w14:textId="77777777">
        <w:trPr>
          <w:trHeight w:val="794"/>
        </w:trPr>
        <w:tc>
          <w:tcPr>
            <w:tcW w:w="900" w:type="dxa"/>
          </w:tcPr>
          <w:p w14:paraId="067474A7" w14:textId="77777777" w:rsidR="00E553D2" w:rsidRDefault="008333E7">
            <w:pPr>
              <w:pStyle w:val="TableParagraph"/>
              <w:spacing w:line="229" w:lineRule="exact"/>
              <w:rPr>
                <w:sz w:val="20"/>
              </w:rPr>
            </w:pPr>
            <w:r>
              <w:rPr>
                <w:color w:val="0A3355"/>
                <w:sz w:val="20"/>
              </w:rPr>
              <w:t>3.3</w:t>
            </w:r>
          </w:p>
        </w:tc>
        <w:tc>
          <w:tcPr>
            <w:tcW w:w="9515" w:type="dxa"/>
            <w:gridSpan w:val="2"/>
            <w:tcBorders>
              <w:right w:val="single" w:sz="18" w:space="0" w:color="C0C0C0"/>
            </w:tcBorders>
          </w:tcPr>
          <w:p w14:paraId="4E33695F" w14:textId="77777777" w:rsidR="00E553D2" w:rsidRDefault="008333E7">
            <w:pPr>
              <w:pStyle w:val="TableParagraph"/>
              <w:spacing w:line="276" w:lineRule="auto"/>
              <w:ind w:left="108"/>
              <w:rPr>
                <w:ins w:id="124" w:author="Microsoft account" w:date="2026-05-04T12:37:00Z"/>
                <w:color w:val="0A3355"/>
                <w:sz w:val="20"/>
              </w:rPr>
            </w:pPr>
            <w:r>
              <w:rPr>
                <w:color w:val="0A3355"/>
                <w:sz w:val="20"/>
              </w:rPr>
              <w:t xml:space="preserve">Have any of the Company’s employees or business partners been dismissed from employment or penalized for breaching the Anti-Corruption Policy or related </w:t>
            </w:r>
            <w:proofErr w:type="spellStart"/>
            <w:r>
              <w:rPr>
                <w:color w:val="0A3355"/>
                <w:sz w:val="20"/>
              </w:rPr>
              <w:t>programmes</w:t>
            </w:r>
            <w:proofErr w:type="spellEnd"/>
            <w:r>
              <w:rPr>
                <w:color w:val="0A3355"/>
                <w:sz w:val="20"/>
              </w:rPr>
              <w:t>? If yes, please provide details.</w:t>
            </w:r>
          </w:p>
          <w:p w14:paraId="3CABDA2C" w14:textId="29AD8DAA" w:rsidR="00480009" w:rsidRDefault="00480009">
            <w:pPr>
              <w:pStyle w:val="TableParagraph"/>
              <w:spacing w:line="276" w:lineRule="auto"/>
              <w:ind w:left="108"/>
              <w:rPr>
                <w:sz w:val="20"/>
              </w:rPr>
            </w:pPr>
            <w:ins w:id="125" w:author="Microsoft account" w:date="2026-05-04T12:37:00Z">
              <w:r>
                <w:rPr>
                  <w:color w:val="0A3355"/>
                  <w:sz w:val="20"/>
                </w:rPr>
                <w:t>No</w:t>
              </w:r>
            </w:ins>
          </w:p>
        </w:tc>
        <w:tc>
          <w:tcPr>
            <w:tcW w:w="2814" w:type="dxa"/>
            <w:gridSpan w:val="2"/>
            <w:tcBorders>
              <w:left w:val="single" w:sz="18" w:space="0" w:color="C0C0C0"/>
            </w:tcBorders>
          </w:tcPr>
          <w:p w14:paraId="27DDA9F8" w14:textId="77777777" w:rsidR="00E553D2" w:rsidRDefault="00E553D2">
            <w:pPr>
              <w:pStyle w:val="TableParagraph"/>
              <w:ind w:left="0"/>
              <w:rPr>
                <w:rFonts w:ascii="Times New Roman"/>
                <w:sz w:val="18"/>
              </w:rPr>
            </w:pPr>
          </w:p>
        </w:tc>
      </w:tr>
      <w:tr w:rsidR="00E553D2" w14:paraId="15504B70" w14:textId="77777777">
        <w:trPr>
          <w:trHeight w:val="618"/>
        </w:trPr>
        <w:tc>
          <w:tcPr>
            <w:tcW w:w="900" w:type="dxa"/>
          </w:tcPr>
          <w:p w14:paraId="70C7DF93" w14:textId="77777777" w:rsidR="00E553D2" w:rsidRDefault="008333E7">
            <w:pPr>
              <w:pStyle w:val="TableParagraph"/>
              <w:spacing w:line="229" w:lineRule="exact"/>
              <w:rPr>
                <w:sz w:val="20"/>
              </w:rPr>
            </w:pPr>
            <w:r>
              <w:rPr>
                <w:color w:val="0A3355"/>
                <w:sz w:val="20"/>
              </w:rPr>
              <w:t>3.4</w:t>
            </w:r>
          </w:p>
        </w:tc>
        <w:tc>
          <w:tcPr>
            <w:tcW w:w="9515" w:type="dxa"/>
            <w:gridSpan w:val="2"/>
            <w:tcBorders>
              <w:right w:val="single" w:sz="18" w:space="0" w:color="C0C0C0"/>
            </w:tcBorders>
          </w:tcPr>
          <w:p w14:paraId="5139F8AF" w14:textId="77777777" w:rsidR="00E553D2" w:rsidRDefault="008333E7">
            <w:pPr>
              <w:pStyle w:val="TableParagraph"/>
              <w:spacing w:line="276" w:lineRule="auto"/>
              <w:ind w:left="108"/>
              <w:rPr>
                <w:ins w:id="126" w:author="Microsoft account" w:date="2026-05-04T12:39:00Z"/>
                <w:color w:val="0A3355"/>
                <w:sz w:val="20"/>
              </w:rPr>
            </w:pPr>
            <w:r>
              <w:rPr>
                <w:color w:val="0A3355"/>
                <w:sz w:val="20"/>
              </w:rPr>
              <w:t>Please provide details of any whistleblower policy or similar mechanism for the reporting of violations of the Company’s Anti-Corruption policies or applicable laws.</w:t>
            </w:r>
          </w:p>
          <w:p w14:paraId="3ED8F76C" w14:textId="3289B256" w:rsidR="00480009" w:rsidRDefault="00480009">
            <w:pPr>
              <w:pStyle w:val="TableParagraph"/>
              <w:spacing w:line="276" w:lineRule="auto"/>
              <w:ind w:left="108"/>
              <w:rPr>
                <w:sz w:val="20"/>
              </w:rPr>
            </w:pPr>
            <w:ins w:id="127" w:author="Microsoft account" w:date="2026-05-04T12:39:00Z">
              <w:r>
                <w:t>The Company maintains a whistleblower and reporting mechanism that encourages employees, contractors, vendors, and other stakeholders to report any suspected violations of the Company’s Anti-Corruption policies, Code of Conduct, or applicable laws and regulations.</w:t>
              </w:r>
            </w:ins>
          </w:p>
        </w:tc>
        <w:tc>
          <w:tcPr>
            <w:tcW w:w="2814" w:type="dxa"/>
            <w:gridSpan w:val="2"/>
            <w:tcBorders>
              <w:left w:val="single" w:sz="18" w:space="0" w:color="C0C0C0"/>
            </w:tcBorders>
          </w:tcPr>
          <w:p w14:paraId="2498CF2A" w14:textId="77777777" w:rsidR="00E553D2" w:rsidRDefault="00E553D2">
            <w:pPr>
              <w:pStyle w:val="TableParagraph"/>
              <w:ind w:left="0"/>
              <w:rPr>
                <w:rFonts w:ascii="Times New Roman"/>
                <w:sz w:val="18"/>
              </w:rPr>
            </w:pPr>
          </w:p>
        </w:tc>
      </w:tr>
      <w:tr w:rsidR="00E553D2" w14:paraId="61D01CBF" w14:textId="77777777">
        <w:trPr>
          <w:trHeight w:val="527"/>
        </w:trPr>
        <w:tc>
          <w:tcPr>
            <w:tcW w:w="900" w:type="dxa"/>
          </w:tcPr>
          <w:p w14:paraId="446ABE9C" w14:textId="77777777" w:rsidR="00E553D2" w:rsidRDefault="008333E7">
            <w:pPr>
              <w:pStyle w:val="TableParagraph"/>
              <w:spacing w:line="227" w:lineRule="exact"/>
              <w:rPr>
                <w:b/>
                <w:sz w:val="20"/>
              </w:rPr>
            </w:pPr>
            <w:r>
              <w:rPr>
                <w:b/>
                <w:color w:val="0A3355"/>
                <w:sz w:val="20"/>
              </w:rPr>
              <w:t>4.</w:t>
            </w:r>
          </w:p>
        </w:tc>
        <w:tc>
          <w:tcPr>
            <w:tcW w:w="9515" w:type="dxa"/>
            <w:gridSpan w:val="2"/>
            <w:tcBorders>
              <w:right w:val="single" w:sz="18" w:space="0" w:color="C0C0C0"/>
            </w:tcBorders>
          </w:tcPr>
          <w:p w14:paraId="4E1F45FB" w14:textId="77777777" w:rsidR="00E553D2" w:rsidRDefault="008333E7">
            <w:pPr>
              <w:pStyle w:val="TableParagraph"/>
              <w:spacing w:line="227" w:lineRule="exact"/>
              <w:ind w:left="108"/>
              <w:rPr>
                <w:b/>
                <w:sz w:val="20"/>
              </w:rPr>
            </w:pPr>
            <w:r>
              <w:rPr>
                <w:b/>
                <w:color w:val="0A3355"/>
                <w:sz w:val="20"/>
              </w:rPr>
              <w:t>POLICIES AND PROCEDURES</w:t>
            </w:r>
          </w:p>
        </w:tc>
        <w:tc>
          <w:tcPr>
            <w:tcW w:w="2814" w:type="dxa"/>
            <w:gridSpan w:val="2"/>
            <w:tcBorders>
              <w:left w:val="single" w:sz="18" w:space="0" w:color="C0C0C0"/>
            </w:tcBorders>
          </w:tcPr>
          <w:p w14:paraId="20CC89D3" w14:textId="77777777" w:rsidR="00E553D2" w:rsidRDefault="00E553D2">
            <w:pPr>
              <w:pStyle w:val="TableParagraph"/>
              <w:ind w:left="0"/>
              <w:rPr>
                <w:rFonts w:ascii="Times New Roman"/>
                <w:sz w:val="18"/>
              </w:rPr>
            </w:pPr>
          </w:p>
        </w:tc>
      </w:tr>
      <w:tr w:rsidR="00E553D2" w14:paraId="196FCFF2" w14:textId="77777777">
        <w:trPr>
          <w:trHeight w:val="793"/>
        </w:trPr>
        <w:tc>
          <w:tcPr>
            <w:tcW w:w="900" w:type="dxa"/>
          </w:tcPr>
          <w:p w14:paraId="07EBB4F7" w14:textId="77777777" w:rsidR="00E553D2" w:rsidRDefault="008333E7">
            <w:pPr>
              <w:pStyle w:val="TableParagraph"/>
              <w:spacing w:before="2"/>
              <w:rPr>
                <w:sz w:val="20"/>
              </w:rPr>
            </w:pPr>
            <w:r>
              <w:rPr>
                <w:color w:val="0A3355"/>
                <w:sz w:val="20"/>
              </w:rPr>
              <w:t>4.1</w:t>
            </w:r>
          </w:p>
        </w:tc>
        <w:tc>
          <w:tcPr>
            <w:tcW w:w="9515" w:type="dxa"/>
            <w:gridSpan w:val="2"/>
            <w:tcBorders>
              <w:right w:val="single" w:sz="18" w:space="0" w:color="C0C0C0"/>
            </w:tcBorders>
          </w:tcPr>
          <w:p w14:paraId="788A1895" w14:textId="77777777" w:rsidR="00E553D2" w:rsidRDefault="008333E7">
            <w:pPr>
              <w:pStyle w:val="TableParagraph"/>
              <w:spacing w:before="2"/>
              <w:ind w:left="108"/>
              <w:rPr>
                <w:sz w:val="20"/>
              </w:rPr>
            </w:pPr>
            <w:r>
              <w:rPr>
                <w:color w:val="0A3355"/>
                <w:sz w:val="20"/>
              </w:rPr>
              <w:t>Does the company have a written Code of business Conduct approved by the Board?</w:t>
            </w:r>
          </w:p>
          <w:p w14:paraId="64DDF673" w14:textId="5BD6F604" w:rsidR="00E553D2" w:rsidRDefault="00240244">
            <w:pPr>
              <w:pStyle w:val="TableParagraph"/>
              <w:spacing w:before="10"/>
              <w:ind w:left="0"/>
              <w:rPr>
                <w:sz w:val="25"/>
              </w:rPr>
            </w:pPr>
            <w:ins w:id="128" w:author="Microsoft account" w:date="2026-05-06T08:26:00Z">
              <w:r>
                <w:rPr>
                  <w:sz w:val="25"/>
                </w:rPr>
                <w:t>Yes</w:t>
              </w:r>
            </w:ins>
          </w:p>
          <w:p w14:paraId="32449064" w14:textId="77777777" w:rsidR="00E553D2" w:rsidRDefault="008333E7">
            <w:pPr>
              <w:pStyle w:val="TableParagraph"/>
              <w:ind w:left="108"/>
              <w:rPr>
                <w:sz w:val="20"/>
              </w:rPr>
            </w:pPr>
            <w:r>
              <w:rPr>
                <w:color w:val="0A3355"/>
                <w:sz w:val="20"/>
              </w:rPr>
              <w:t>If so, please provide a copy?</w:t>
            </w:r>
          </w:p>
        </w:tc>
        <w:tc>
          <w:tcPr>
            <w:tcW w:w="2814" w:type="dxa"/>
            <w:gridSpan w:val="2"/>
            <w:tcBorders>
              <w:left w:val="single" w:sz="18" w:space="0" w:color="C0C0C0"/>
            </w:tcBorders>
          </w:tcPr>
          <w:p w14:paraId="0B64146A" w14:textId="77777777" w:rsidR="00E553D2" w:rsidRDefault="00E553D2">
            <w:pPr>
              <w:pStyle w:val="TableParagraph"/>
              <w:ind w:left="0"/>
              <w:rPr>
                <w:rFonts w:ascii="Times New Roman"/>
                <w:sz w:val="18"/>
              </w:rPr>
            </w:pPr>
          </w:p>
        </w:tc>
      </w:tr>
      <w:tr w:rsidR="00E553D2" w14:paraId="3C0537E1" w14:textId="77777777">
        <w:trPr>
          <w:trHeight w:val="1096"/>
        </w:trPr>
        <w:tc>
          <w:tcPr>
            <w:tcW w:w="900" w:type="dxa"/>
          </w:tcPr>
          <w:p w14:paraId="71893B8C" w14:textId="77777777" w:rsidR="00E553D2" w:rsidRDefault="008333E7">
            <w:pPr>
              <w:pStyle w:val="TableParagraph"/>
              <w:spacing w:line="229" w:lineRule="exact"/>
              <w:rPr>
                <w:sz w:val="20"/>
              </w:rPr>
            </w:pPr>
            <w:r>
              <w:rPr>
                <w:color w:val="0A3355"/>
                <w:sz w:val="20"/>
              </w:rPr>
              <w:t>4.2</w:t>
            </w:r>
          </w:p>
        </w:tc>
        <w:tc>
          <w:tcPr>
            <w:tcW w:w="9515" w:type="dxa"/>
            <w:gridSpan w:val="2"/>
            <w:tcBorders>
              <w:right w:val="single" w:sz="18" w:space="0" w:color="C0C0C0"/>
            </w:tcBorders>
          </w:tcPr>
          <w:p w14:paraId="38BE5263" w14:textId="77777777" w:rsidR="00E553D2" w:rsidRDefault="008333E7">
            <w:pPr>
              <w:pStyle w:val="TableParagraph"/>
              <w:spacing w:line="229" w:lineRule="exact"/>
              <w:ind w:left="108"/>
              <w:rPr>
                <w:sz w:val="20"/>
              </w:rPr>
            </w:pPr>
            <w:r>
              <w:rPr>
                <w:color w:val="0A3355"/>
                <w:sz w:val="20"/>
              </w:rPr>
              <w:t>Are Any Of The Following Specific Subjects Covered By The Code Of Conduct Or</w:t>
            </w:r>
          </w:p>
          <w:p w14:paraId="786B626C" w14:textId="77777777" w:rsidR="00E553D2" w:rsidRDefault="008333E7">
            <w:pPr>
              <w:pStyle w:val="TableParagraph"/>
              <w:spacing w:before="34" w:line="276" w:lineRule="auto"/>
              <w:ind w:left="108"/>
              <w:rPr>
                <w:i/>
                <w:sz w:val="20"/>
              </w:rPr>
            </w:pPr>
            <w:r>
              <w:rPr>
                <w:color w:val="0A3355"/>
                <w:sz w:val="20"/>
              </w:rPr>
              <w:t xml:space="preserve">Separate Policies &amp; Procedures? </w:t>
            </w:r>
            <w:r>
              <w:rPr>
                <w:b/>
                <w:i/>
                <w:color w:val="0A3355"/>
                <w:sz w:val="20"/>
              </w:rPr>
              <w:t>Check Appropriate Box Yes or No</w:t>
            </w:r>
            <w:r>
              <w:rPr>
                <w:i/>
                <w:color w:val="0A3355"/>
                <w:sz w:val="20"/>
              </w:rPr>
              <w:t>. Please provide copies of the policies and procedures, and provide details of any breaches of these policies.</w:t>
            </w:r>
          </w:p>
        </w:tc>
        <w:tc>
          <w:tcPr>
            <w:tcW w:w="2814" w:type="dxa"/>
            <w:gridSpan w:val="2"/>
            <w:tcBorders>
              <w:left w:val="single" w:sz="18" w:space="0" w:color="C0C0C0"/>
            </w:tcBorders>
          </w:tcPr>
          <w:p w14:paraId="4AABCDDB" w14:textId="77777777" w:rsidR="00E553D2" w:rsidRDefault="00E553D2">
            <w:pPr>
              <w:pStyle w:val="TableParagraph"/>
              <w:ind w:left="0"/>
              <w:rPr>
                <w:rFonts w:ascii="Times New Roman"/>
                <w:sz w:val="18"/>
              </w:rPr>
            </w:pPr>
          </w:p>
        </w:tc>
      </w:tr>
      <w:tr w:rsidR="00E553D2" w14:paraId="6009831B" w14:textId="77777777">
        <w:trPr>
          <w:trHeight w:val="278"/>
        </w:trPr>
        <w:tc>
          <w:tcPr>
            <w:tcW w:w="900" w:type="dxa"/>
          </w:tcPr>
          <w:p w14:paraId="2F3D8D1A" w14:textId="77777777" w:rsidR="00E553D2" w:rsidRDefault="008333E7">
            <w:pPr>
              <w:pStyle w:val="TableParagraph"/>
              <w:spacing w:line="229" w:lineRule="exact"/>
              <w:rPr>
                <w:sz w:val="20"/>
              </w:rPr>
            </w:pPr>
            <w:r>
              <w:rPr>
                <w:color w:val="0A3355"/>
                <w:sz w:val="20"/>
              </w:rPr>
              <w:t>4.2.1</w:t>
            </w:r>
          </w:p>
        </w:tc>
        <w:tc>
          <w:tcPr>
            <w:tcW w:w="9515" w:type="dxa"/>
            <w:gridSpan w:val="2"/>
            <w:tcBorders>
              <w:right w:val="single" w:sz="18" w:space="0" w:color="C0C0C0"/>
            </w:tcBorders>
          </w:tcPr>
          <w:p w14:paraId="675AFA88"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Kickbacks &amp; facilitation</w:t>
            </w:r>
            <w:r>
              <w:rPr>
                <w:color w:val="0A3355"/>
                <w:spacing w:val="-4"/>
                <w:sz w:val="20"/>
              </w:rPr>
              <w:t xml:space="preserve"> </w:t>
            </w:r>
            <w:r>
              <w:rPr>
                <w:color w:val="0A3355"/>
                <w:sz w:val="20"/>
              </w:rPr>
              <w:t>payments</w:t>
            </w:r>
          </w:p>
        </w:tc>
        <w:tc>
          <w:tcPr>
            <w:tcW w:w="878" w:type="dxa"/>
            <w:tcBorders>
              <w:left w:val="single" w:sz="18" w:space="0" w:color="C0C0C0"/>
              <w:right w:val="nil"/>
            </w:tcBorders>
          </w:tcPr>
          <w:p w14:paraId="284A1650" w14:textId="560AA1E9" w:rsidR="00E553D2" w:rsidRDefault="008333E7">
            <w:pPr>
              <w:pStyle w:val="TableParagraph"/>
              <w:spacing w:before="6"/>
              <w:ind w:left="92"/>
              <w:rPr>
                <w:sz w:val="20"/>
              </w:rPr>
            </w:pPr>
            <w:r>
              <w:rPr>
                <w:color w:val="0A3355"/>
                <w:sz w:val="20"/>
              </w:rPr>
              <w:t>YES</w:t>
            </w:r>
            <w:ins w:id="129" w:author="Microsoft account" w:date="2026-05-05T17:35:00Z">
              <w:r w:rsidR="000375CF">
                <w:rPr>
                  <w:color w:val="0A3355"/>
                  <w:sz w:val="20"/>
                </w:rPr>
                <w:t xml:space="preserve">  </w:t>
              </w:r>
            </w:ins>
          </w:p>
        </w:tc>
        <w:tc>
          <w:tcPr>
            <w:tcW w:w="1936" w:type="dxa"/>
            <w:tcBorders>
              <w:left w:val="nil"/>
            </w:tcBorders>
          </w:tcPr>
          <w:p w14:paraId="3D46CBE9" w14:textId="73BD7B5D" w:rsidR="00E553D2" w:rsidRDefault="008333E7" w:rsidP="000375CF">
            <w:pPr>
              <w:pStyle w:val="TableParagraph"/>
              <w:spacing w:before="6"/>
              <w:ind w:left="380"/>
              <w:rPr>
                <w:sz w:val="20"/>
              </w:rPr>
            </w:pPr>
            <w:del w:id="130" w:author="Microsoft account" w:date="2026-05-05T17:38:00Z">
              <w:r w:rsidDel="000375CF">
                <w:rPr>
                  <w:color w:val="0A3355"/>
                  <w:w w:val="95"/>
                  <w:sz w:val="20"/>
                </w:rPr>
                <w:delText xml:space="preserve">NO </w:delText>
              </w:r>
              <w:r w:rsidDel="000375CF">
                <w:rPr>
                  <w:noProof/>
                  <w:color w:val="0A3355"/>
                  <w:spacing w:val="2"/>
                  <w:position w:val="-4"/>
                  <w:sz w:val="20"/>
                </w:rPr>
                <w:drawing>
                  <wp:inline distT="0" distB="0" distL="0" distR="0" wp14:anchorId="5A797521" wp14:editId="008F5EAA">
                    <wp:extent cx="192024" cy="141731"/>
                    <wp:effectExtent l="0" t="0" r="0" b="0"/>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15" cstate="print"/>
                            <a:stretch>
                              <a:fillRect/>
                            </a:stretch>
                          </pic:blipFill>
                          <pic:spPr>
                            <a:xfrm>
                              <a:off x="0" y="0"/>
                              <a:ext cx="192024" cy="141731"/>
                            </a:xfrm>
                            <a:prstGeom prst="rect">
                              <a:avLst/>
                            </a:prstGeom>
                          </pic:spPr>
                        </pic:pic>
                      </a:graphicData>
                    </a:graphic>
                  </wp:inline>
                </w:drawing>
              </w:r>
            </w:del>
          </w:p>
        </w:tc>
      </w:tr>
      <w:tr w:rsidR="00E553D2" w14:paraId="33027045" w14:textId="77777777">
        <w:trPr>
          <w:trHeight w:val="278"/>
        </w:trPr>
        <w:tc>
          <w:tcPr>
            <w:tcW w:w="900" w:type="dxa"/>
          </w:tcPr>
          <w:p w14:paraId="67F79E5D" w14:textId="77777777" w:rsidR="00E553D2" w:rsidRDefault="008333E7">
            <w:pPr>
              <w:pStyle w:val="TableParagraph"/>
              <w:spacing w:line="229" w:lineRule="exact"/>
              <w:rPr>
                <w:sz w:val="20"/>
              </w:rPr>
            </w:pPr>
            <w:r>
              <w:rPr>
                <w:color w:val="0A3355"/>
                <w:sz w:val="20"/>
              </w:rPr>
              <w:t>4.2.2</w:t>
            </w:r>
          </w:p>
        </w:tc>
        <w:tc>
          <w:tcPr>
            <w:tcW w:w="9515" w:type="dxa"/>
            <w:gridSpan w:val="2"/>
            <w:tcBorders>
              <w:right w:val="single" w:sz="18" w:space="0" w:color="C0C0C0"/>
            </w:tcBorders>
          </w:tcPr>
          <w:p w14:paraId="218343C8"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Misappropriation/embezzlement</w:t>
            </w:r>
          </w:p>
        </w:tc>
        <w:tc>
          <w:tcPr>
            <w:tcW w:w="878" w:type="dxa"/>
            <w:tcBorders>
              <w:left w:val="single" w:sz="18" w:space="0" w:color="C0C0C0"/>
              <w:right w:val="nil"/>
            </w:tcBorders>
          </w:tcPr>
          <w:p w14:paraId="43CC1C02" w14:textId="77777777" w:rsidR="00E553D2" w:rsidRDefault="008333E7">
            <w:pPr>
              <w:pStyle w:val="TableParagraph"/>
              <w:spacing w:before="6"/>
              <w:ind w:left="92"/>
              <w:rPr>
                <w:sz w:val="20"/>
              </w:rPr>
            </w:pPr>
            <w:r>
              <w:rPr>
                <w:color w:val="0A3355"/>
                <w:sz w:val="20"/>
              </w:rPr>
              <w:t>YES</w:t>
            </w:r>
          </w:p>
        </w:tc>
        <w:tc>
          <w:tcPr>
            <w:tcW w:w="1936" w:type="dxa"/>
            <w:tcBorders>
              <w:left w:val="nil"/>
            </w:tcBorders>
          </w:tcPr>
          <w:p w14:paraId="085B5617" w14:textId="77777777" w:rsidR="00E553D2" w:rsidRDefault="008333E7">
            <w:pPr>
              <w:pStyle w:val="TableParagraph"/>
              <w:spacing w:before="6"/>
              <w:ind w:left="380"/>
              <w:rPr>
                <w:sz w:val="20"/>
              </w:rPr>
            </w:pPr>
            <w:del w:id="131" w:author="Microsoft account" w:date="2026-05-05T17:39:00Z">
              <w:r w:rsidDel="000375CF">
                <w:rPr>
                  <w:color w:val="0A3355"/>
                  <w:w w:val="95"/>
                  <w:sz w:val="20"/>
                </w:rPr>
                <w:delText>NO</w:delText>
              </w:r>
            </w:del>
            <w:r>
              <w:rPr>
                <w:color w:val="0A3355"/>
                <w:w w:val="95"/>
                <w:sz w:val="20"/>
              </w:rPr>
              <w:t xml:space="preserve"> </w:t>
            </w:r>
            <w:r>
              <w:rPr>
                <w:noProof/>
                <w:color w:val="0A3355"/>
                <w:spacing w:val="2"/>
                <w:position w:val="-4"/>
                <w:sz w:val="20"/>
              </w:rPr>
              <w:drawing>
                <wp:inline distT="0" distB="0" distL="0" distR="0" wp14:anchorId="172F53E9" wp14:editId="0DB2D54F">
                  <wp:extent cx="192024" cy="141731"/>
                  <wp:effectExtent l="0" t="0" r="0" b="0"/>
                  <wp:docPr id="1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15" cstate="print"/>
                          <a:stretch>
                            <a:fillRect/>
                          </a:stretch>
                        </pic:blipFill>
                        <pic:spPr>
                          <a:xfrm>
                            <a:off x="0" y="0"/>
                            <a:ext cx="192024" cy="141731"/>
                          </a:xfrm>
                          <a:prstGeom prst="rect">
                            <a:avLst/>
                          </a:prstGeom>
                        </pic:spPr>
                      </pic:pic>
                    </a:graphicData>
                  </a:graphic>
                </wp:inline>
              </w:drawing>
            </w:r>
          </w:p>
        </w:tc>
      </w:tr>
      <w:tr w:rsidR="00E553D2" w14:paraId="283E998F" w14:textId="77777777">
        <w:trPr>
          <w:trHeight w:val="277"/>
        </w:trPr>
        <w:tc>
          <w:tcPr>
            <w:tcW w:w="900" w:type="dxa"/>
          </w:tcPr>
          <w:p w14:paraId="7F99DE94" w14:textId="77777777" w:rsidR="00E553D2" w:rsidRDefault="008333E7">
            <w:pPr>
              <w:pStyle w:val="TableParagraph"/>
              <w:spacing w:line="229" w:lineRule="exact"/>
              <w:rPr>
                <w:sz w:val="20"/>
              </w:rPr>
            </w:pPr>
            <w:r>
              <w:rPr>
                <w:color w:val="0A3355"/>
                <w:sz w:val="20"/>
              </w:rPr>
              <w:t>4.2.3</w:t>
            </w:r>
          </w:p>
        </w:tc>
        <w:tc>
          <w:tcPr>
            <w:tcW w:w="9515" w:type="dxa"/>
            <w:gridSpan w:val="2"/>
            <w:tcBorders>
              <w:right w:val="single" w:sz="18" w:space="0" w:color="C0C0C0"/>
            </w:tcBorders>
          </w:tcPr>
          <w:p w14:paraId="4CFCD9F6"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FCPA/UK Bribery Act/improper</w:t>
            </w:r>
            <w:r>
              <w:rPr>
                <w:color w:val="0A3355"/>
                <w:spacing w:val="-2"/>
                <w:sz w:val="20"/>
              </w:rPr>
              <w:t xml:space="preserve"> </w:t>
            </w:r>
            <w:r>
              <w:rPr>
                <w:color w:val="0A3355"/>
                <w:sz w:val="20"/>
              </w:rPr>
              <w:t>payments</w:t>
            </w:r>
          </w:p>
        </w:tc>
        <w:tc>
          <w:tcPr>
            <w:tcW w:w="878" w:type="dxa"/>
            <w:tcBorders>
              <w:left w:val="single" w:sz="18" w:space="0" w:color="C0C0C0"/>
              <w:right w:val="nil"/>
            </w:tcBorders>
          </w:tcPr>
          <w:p w14:paraId="1B42987F" w14:textId="77777777" w:rsidR="00E553D2" w:rsidRDefault="008333E7">
            <w:pPr>
              <w:pStyle w:val="TableParagraph"/>
              <w:spacing w:before="6"/>
              <w:ind w:left="92"/>
              <w:rPr>
                <w:sz w:val="20"/>
              </w:rPr>
            </w:pPr>
            <w:r>
              <w:rPr>
                <w:color w:val="0A3355"/>
                <w:sz w:val="20"/>
              </w:rPr>
              <w:t>YES</w:t>
            </w:r>
          </w:p>
        </w:tc>
        <w:tc>
          <w:tcPr>
            <w:tcW w:w="1936" w:type="dxa"/>
            <w:tcBorders>
              <w:left w:val="nil"/>
            </w:tcBorders>
          </w:tcPr>
          <w:p w14:paraId="64E109B7" w14:textId="77777777" w:rsidR="00E553D2" w:rsidRDefault="008333E7">
            <w:pPr>
              <w:pStyle w:val="TableParagraph"/>
              <w:spacing w:before="6"/>
              <w:ind w:left="380"/>
              <w:rPr>
                <w:sz w:val="20"/>
              </w:rPr>
            </w:pPr>
            <w:del w:id="132" w:author="Microsoft account" w:date="2026-05-05T17:39:00Z">
              <w:r w:rsidDel="000375CF">
                <w:rPr>
                  <w:color w:val="0A3355"/>
                  <w:w w:val="95"/>
                  <w:sz w:val="20"/>
                </w:rPr>
                <w:delText>NO</w:delText>
              </w:r>
            </w:del>
            <w:r>
              <w:rPr>
                <w:color w:val="0A3355"/>
                <w:w w:val="95"/>
                <w:sz w:val="20"/>
              </w:rPr>
              <w:t xml:space="preserve"> </w:t>
            </w:r>
            <w:r>
              <w:rPr>
                <w:noProof/>
                <w:color w:val="0A3355"/>
                <w:spacing w:val="2"/>
                <w:position w:val="-4"/>
                <w:sz w:val="20"/>
              </w:rPr>
              <w:drawing>
                <wp:inline distT="0" distB="0" distL="0" distR="0" wp14:anchorId="20ADF781" wp14:editId="4CFCC9BF">
                  <wp:extent cx="192024" cy="141731"/>
                  <wp:effectExtent l="0" t="0" r="0" b="0"/>
                  <wp:docPr id="1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pic:nvPicPr>
                        <pic:blipFill>
                          <a:blip r:embed="rId15" cstate="print"/>
                          <a:stretch>
                            <a:fillRect/>
                          </a:stretch>
                        </pic:blipFill>
                        <pic:spPr>
                          <a:xfrm>
                            <a:off x="0" y="0"/>
                            <a:ext cx="192024" cy="141731"/>
                          </a:xfrm>
                          <a:prstGeom prst="rect">
                            <a:avLst/>
                          </a:prstGeom>
                        </pic:spPr>
                      </pic:pic>
                    </a:graphicData>
                  </a:graphic>
                </wp:inline>
              </w:drawing>
            </w:r>
          </w:p>
        </w:tc>
      </w:tr>
      <w:tr w:rsidR="00E553D2" w14:paraId="0049C7C6" w14:textId="77777777">
        <w:trPr>
          <w:trHeight w:val="278"/>
        </w:trPr>
        <w:tc>
          <w:tcPr>
            <w:tcW w:w="900" w:type="dxa"/>
          </w:tcPr>
          <w:p w14:paraId="0495C1E5" w14:textId="77777777" w:rsidR="00E553D2" w:rsidRDefault="008333E7">
            <w:pPr>
              <w:pStyle w:val="TableParagraph"/>
              <w:spacing w:line="229" w:lineRule="exact"/>
              <w:rPr>
                <w:sz w:val="20"/>
              </w:rPr>
            </w:pPr>
            <w:r>
              <w:rPr>
                <w:color w:val="0A3355"/>
                <w:sz w:val="20"/>
              </w:rPr>
              <w:t>4.2.4</w:t>
            </w:r>
          </w:p>
        </w:tc>
        <w:tc>
          <w:tcPr>
            <w:tcW w:w="707" w:type="dxa"/>
            <w:tcBorders>
              <w:right w:val="nil"/>
            </w:tcBorders>
          </w:tcPr>
          <w:p w14:paraId="003C117D" w14:textId="77777777" w:rsidR="00E553D2" w:rsidRDefault="008333E7">
            <w:pPr>
              <w:pStyle w:val="TableParagraph"/>
              <w:spacing w:line="243" w:lineRule="exact"/>
              <w:ind w:left="0" w:right="112"/>
              <w:jc w:val="right"/>
              <w:rPr>
                <w:rFonts w:ascii="Symbol" w:hAnsi="Symbol"/>
                <w:sz w:val="20"/>
              </w:rPr>
            </w:pPr>
            <w:r>
              <w:rPr>
                <w:rFonts w:ascii="Symbol" w:hAnsi="Symbol"/>
                <w:color w:val="0A3355"/>
                <w:w w:val="75"/>
                <w:sz w:val="20"/>
              </w:rPr>
              <w:t></w:t>
            </w:r>
          </w:p>
        </w:tc>
        <w:tc>
          <w:tcPr>
            <w:tcW w:w="8808" w:type="dxa"/>
            <w:tcBorders>
              <w:left w:val="nil"/>
              <w:right w:val="single" w:sz="18" w:space="0" w:color="C0C0C0"/>
            </w:tcBorders>
          </w:tcPr>
          <w:p w14:paraId="1B778ABB" w14:textId="77777777" w:rsidR="00E553D2" w:rsidRDefault="008333E7">
            <w:pPr>
              <w:pStyle w:val="TableParagraph"/>
              <w:spacing w:before="11"/>
              <w:ind w:left="126"/>
              <w:rPr>
                <w:sz w:val="20"/>
              </w:rPr>
            </w:pPr>
            <w:r>
              <w:rPr>
                <w:color w:val="0A3355"/>
                <w:sz w:val="20"/>
              </w:rPr>
              <w:t>Conflicts of interest</w:t>
            </w:r>
          </w:p>
        </w:tc>
        <w:tc>
          <w:tcPr>
            <w:tcW w:w="878" w:type="dxa"/>
            <w:tcBorders>
              <w:left w:val="single" w:sz="18" w:space="0" w:color="C0C0C0"/>
              <w:right w:val="nil"/>
            </w:tcBorders>
          </w:tcPr>
          <w:p w14:paraId="5411E2C1" w14:textId="77777777" w:rsidR="00E553D2" w:rsidRDefault="008333E7">
            <w:pPr>
              <w:pStyle w:val="TableParagraph"/>
              <w:spacing w:before="6"/>
              <w:ind w:left="92"/>
              <w:rPr>
                <w:sz w:val="20"/>
              </w:rPr>
            </w:pPr>
            <w:r>
              <w:rPr>
                <w:color w:val="0A3355"/>
                <w:sz w:val="20"/>
              </w:rPr>
              <w:t>YES</w:t>
            </w:r>
          </w:p>
        </w:tc>
        <w:tc>
          <w:tcPr>
            <w:tcW w:w="1936" w:type="dxa"/>
            <w:tcBorders>
              <w:left w:val="nil"/>
            </w:tcBorders>
          </w:tcPr>
          <w:p w14:paraId="4D34DE87" w14:textId="77777777" w:rsidR="00E553D2" w:rsidRDefault="008333E7">
            <w:pPr>
              <w:pStyle w:val="TableParagraph"/>
              <w:spacing w:before="6"/>
              <w:ind w:left="380"/>
              <w:rPr>
                <w:sz w:val="20"/>
              </w:rPr>
            </w:pPr>
            <w:del w:id="133" w:author="Microsoft account" w:date="2026-05-05T17:39:00Z">
              <w:r w:rsidDel="000375CF">
                <w:rPr>
                  <w:color w:val="0A3355"/>
                  <w:w w:val="95"/>
                  <w:sz w:val="20"/>
                </w:rPr>
                <w:delText>NO</w:delText>
              </w:r>
            </w:del>
            <w:r>
              <w:rPr>
                <w:color w:val="0A3355"/>
                <w:w w:val="95"/>
                <w:sz w:val="20"/>
              </w:rPr>
              <w:t xml:space="preserve"> </w:t>
            </w:r>
            <w:r>
              <w:rPr>
                <w:noProof/>
                <w:color w:val="0A3355"/>
                <w:spacing w:val="2"/>
                <w:position w:val="-4"/>
                <w:sz w:val="20"/>
              </w:rPr>
              <w:drawing>
                <wp:inline distT="0" distB="0" distL="0" distR="0" wp14:anchorId="18D47739" wp14:editId="29EE84CC">
                  <wp:extent cx="192024" cy="141731"/>
                  <wp:effectExtent l="0" t="0" r="0" b="0"/>
                  <wp:docPr id="1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png"/>
                          <pic:cNvPicPr/>
                        </pic:nvPicPr>
                        <pic:blipFill>
                          <a:blip r:embed="rId15" cstate="print"/>
                          <a:stretch>
                            <a:fillRect/>
                          </a:stretch>
                        </pic:blipFill>
                        <pic:spPr>
                          <a:xfrm>
                            <a:off x="0" y="0"/>
                            <a:ext cx="192024" cy="141731"/>
                          </a:xfrm>
                          <a:prstGeom prst="rect">
                            <a:avLst/>
                          </a:prstGeom>
                        </pic:spPr>
                      </pic:pic>
                    </a:graphicData>
                  </a:graphic>
                </wp:inline>
              </w:drawing>
            </w:r>
          </w:p>
        </w:tc>
      </w:tr>
      <w:tr w:rsidR="00E553D2" w14:paraId="07FC4F26" w14:textId="77777777">
        <w:trPr>
          <w:trHeight w:val="277"/>
        </w:trPr>
        <w:tc>
          <w:tcPr>
            <w:tcW w:w="900" w:type="dxa"/>
          </w:tcPr>
          <w:p w14:paraId="2981AB88" w14:textId="77777777" w:rsidR="00E553D2" w:rsidRDefault="008333E7">
            <w:pPr>
              <w:pStyle w:val="TableParagraph"/>
              <w:spacing w:line="229" w:lineRule="exact"/>
              <w:rPr>
                <w:sz w:val="20"/>
              </w:rPr>
            </w:pPr>
            <w:r>
              <w:rPr>
                <w:color w:val="0A3355"/>
                <w:sz w:val="20"/>
              </w:rPr>
              <w:lastRenderedPageBreak/>
              <w:t>4.2.5</w:t>
            </w:r>
          </w:p>
        </w:tc>
        <w:tc>
          <w:tcPr>
            <w:tcW w:w="9515" w:type="dxa"/>
            <w:gridSpan w:val="2"/>
            <w:tcBorders>
              <w:right w:val="single" w:sz="18" w:space="0" w:color="C0C0C0"/>
            </w:tcBorders>
          </w:tcPr>
          <w:p w14:paraId="6E9E4783"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Giving and receiving of business</w:t>
            </w:r>
            <w:r>
              <w:rPr>
                <w:color w:val="0A3355"/>
                <w:spacing w:val="5"/>
                <w:sz w:val="20"/>
              </w:rPr>
              <w:t xml:space="preserve"> </w:t>
            </w:r>
            <w:r>
              <w:rPr>
                <w:color w:val="0A3355"/>
                <w:sz w:val="20"/>
              </w:rPr>
              <w:t>gifts</w:t>
            </w:r>
          </w:p>
        </w:tc>
        <w:tc>
          <w:tcPr>
            <w:tcW w:w="878" w:type="dxa"/>
            <w:tcBorders>
              <w:left w:val="single" w:sz="18" w:space="0" w:color="C0C0C0"/>
              <w:right w:val="nil"/>
            </w:tcBorders>
          </w:tcPr>
          <w:p w14:paraId="492A6347" w14:textId="77777777" w:rsidR="00E553D2" w:rsidRDefault="008333E7">
            <w:pPr>
              <w:pStyle w:val="TableParagraph"/>
              <w:spacing w:before="6"/>
              <w:ind w:left="92"/>
              <w:rPr>
                <w:sz w:val="20"/>
              </w:rPr>
            </w:pPr>
            <w:r>
              <w:rPr>
                <w:color w:val="0A3355"/>
                <w:sz w:val="20"/>
              </w:rPr>
              <w:t>YES</w:t>
            </w:r>
          </w:p>
        </w:tc>
        <w:tc>
          <w:tcPr>
            <w:tcW w:w="1936" w:type="dxa"/>
            <w:tcBorders>
              <w:left w:val="nil"/>
            </w:tcBorders>
          </w:tcPr>
          <w:p w14:paraId="7A2F69D7" w14:textId="77777777" w:rsidR="00E553D2" w:rsidRDefault="008333E7">
            <w:pPr>
              <w:pStyle w:val="TableParagraph"/>
              <w:spacing w:before="6"/>
              <w:ind w:left="380"/>
              <w:rPr>
                <w:sz w:val="20"/>
              </w:rPr>
            </w:pPr>
            <w:del w:id="134" w:author="Microsoft account" w:date="2026-05-05T17:39:00Z">
              <w:r w:rsidDel="000375CF">
                <w:rPr>
                  <w:color w:val="0A3355"/>
                  <w:w w:val="95"/>
                  <w:sz w:val="20"/>
                </w:rPr>
                <w:delText>NO</w:delText>
              </w:r>
            </w:del>
            <w:r>
              <w:rPr>
                <w:color w:val="0A3355"/>
                <w:w w:val="95"/>
                <w:sz w:val="20"/>
              </w:rPr>
              <w:t xml:space="preserve"> </w:t>
            </w:r>
            <w:r>
              <w:rPr>
                <w:noProof/>
                <w:color w:val="0A3355"/>
                <w:spacing w:val="2"/>
                <w:position w:val="-4"/>
                <w:sz w:val="20"/>
              </w:rPr>
              <w:drawing>
                <wp:inline distT="0" distB="0" distL="0" distR="0" wp14:anchorId="3E695DB3" wp14:editId="6B3C82D4">
                  <wp:extent cx="192024" cy="141731"/>
                  <wp:effectExtent l="0" t="0" r="0" b="0"/>
                  <wp:docPr id="1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png"/>
                          <pic:cNvPicPr/>
                        </pic:nvPicPr>
                        <pic:blipFill>
                          <a:blip r:embed="rId15" cstate="print"/>
                          <a:stretch>
                            <a:fillRect/>
                          </a:stretch>
                        </pic:blipFill>
                        <pic:spPr>
                          <a:xfrm>
                            <a:off x="0" y="0"/>
                            <a:ext cx="192024" cy="141731"/>
                          </a:xfrm>
                          <a:prstGeom prst="rect">
                            <a:avLst/>
                          </a:prstGeom>
                        </pic:spPr>
                      </pic:pic>
                    </a:graphicData>
                  </a:graphic>
                </wp:inline>
              </w:drawing>
            </w:r>
          </w:p>
        </w:tc>
      </w:tr>
      <w:tr w:rsidR="00E553D2" w14:paraId="26669DFD" w14:textId="77777777">
        <w:trPr>
          <w:trHeight w:val="345"/>
        </w:trPr>
        <w:tc>
          <w:tcPr>
            <w:tcW w:w="900" w:type="dxa"/>
          </w:tcPr>
          <w:p w14:paraId="757529F6" w14:textId="77777777" w:rsidR="00E553D2" w:rsidRDefault="008333E7">
            <w:pPr>
              <w:pStyle w:val="TableParagraph"/>
              <w:spacing w:line="229" w:lineRule="exact"/>
              <w:rPr>
                <w:sz w:val="20"/>
              </w:rPr>
            </w:pPr>
            <w:r>
              <w:rPr>
                <w:color w:val="0A3355"/>
                <w:sz w:val="20"/>
              </w:rPr>
              <w:t>4.2.6</w:t>
            </w:r>
          </w:p>
        </w:tc>
        <w:tc>
          <w:tcPr>
            <w:tcW w:w="707" w:type="dxa"/>
            <w:tcBorders>
              <w:right w:val="nil"/>
            </w:tcBorders>
          </w:tcPr>
          <w:p w14:paraId="2AD7B54F" w14:textId="77777777" w:rsidR="00E553D2" w:rsidRDefault="008333E7">
            <w:pPr>
              <w:pStyle w:val="TableParagraph"/>
              <w:spacing w:line="243" w:lineRule="exact"/>
              <w:ind w:left="0" w:right="112"/>
              <w:jc w:val="right"/>
              <w:rPr>
                <w:rFonts w:ascii="Symbol" w:hAnsi="Symbol"/>
                <w:sz w:val="20"/>
              </w:rPr>
            </w:pPr>
            <w:r>
              <w:rPr>
                <w:rFonts w:ascii="Symbol" w:hAnsi="Symbol"/>
                <w:color w:val="0A3355"/>
                <w:w w:val="75"/>
                <w:sz w:val="20"/>
              </w:rPr>
              <w:t></w:t>
            </w:r>
          </w:p>
        </w:tc>
        <w:tc>
          <w:tcPr>
            <w:tcW w:w="8808" w:type="dxa"/>
            <w:tcBorders>
              <w:left w:val="nil"/>
              <w:right w:val="single" w:sz="18" w:space="0" w:color="C0C0C0"/>
            </w:tcBorders>
          </w:tcPr>
          <w:p w14:paraId="305363C1" w14:textId="77777777" w:rsidR="00E553D2" w:rsidRDefault="008333E7">
            <w:pPr>
              <w:pStyle w:val="TableParagraph"/>
              <w:spacing w:before="11"/>
              <w:ind w:left="126"/>
              <w:rPr>
                <w:sz w:val="20"/>
              </w:rPr>
            </w:pPr>
            <w:r>
              <w:rPr>
                <w:color w:val="0A3355"/>
                <w:sz w:val="20"/>
              </w:rPr>
              <w:t>Export controls</w:t>
            </w:r>
          </w:p>
        </w:tc>
        <w:tc>
          <w:tcPr>
            <w:tcW w:w="878" w:type="dxa"/>
            <w:tcBorders>
              <w:left w:val="single" w:sz="18" w:space="0" w:color="C0C0C0"/>
              <w:right w:val="nil"/>
            </w:tcBorders>
          </w:tcPr>
          <w:p w14:paraId="0A26A49B" w14:textId="77777777" w:rsidR="00E553D2" w:rsidRDefault="008333E7">
            <w:pPr>
              <w:pStyle w:val="TableParagraph"/>
              <w:spacing w:before="40"/>
              <w:ind w:left="92"/>
              <w:rPr>
                <w:sz w:val="20"/>
              </w:rPr>
            </w:pPr>
            <w:r>
              <w:rPr>
                <w:color w:val="0A3355"/>
                <w:sz w:val="20"/>
              </w:rPr>
              <w:t>YES</w:t>
            </w:r>
          </w:p>
        </w:tc>
        <w:tc>
          <w:tcPr>
            <w:tcW w:w="1936" w:type="dxa"/>
            <w:tcBorders>
              <w:left w:val="nil"/>
            </w:tcBorders>
          </w:tcPr>
          <w:p w14:paraId="07857859" w14:textId="77777777" w:rsidR="00E553D2" w:rsidRDefault="008333E7">
            <w:pPr>
              <w:pStyle w:val="TableParagraph"/>
              <w:spacing w:before="40"/>
              <w:ind w:left="380"/>
              <w:rPr>
                <w:sz w:val="20"/>
              </w:rPr>
            </w:pPr>
            <w:del w:id="135" w:author="Microsoft account" w:date="2026-05-05T17:39:00Z">
              <w:r w:rsidDel="000375CF">
                <w:rPr>
                  <w:color w:val="0A3355"/>
                  <w:w w:val="95"/>
                  <w:sz w:val="20"/>
                </w:rPr>
                <w:delText>NO</w:delText>
              </w:r>
            </w:del>
            <w:r>
              <w:rPr>
                <w:color w:val="0A3355"/>
                <w:w w:val="95"/>
                <w:sz w:val="20"/>
              </w:rPr>
              <w:t xml:space="preserve"> </w:t>
            </w:r>
            <w:r>
              <w:rPr>
                <w:noProof/>
                <w:color w:val="0A3355"/>
                <w:spacing w:val="2"/>
                <w:position w:val="-4"/>
                <w:sz w:val="20"/>
              </w:rPr>
              <w:drawing>
                <wp:inline distT="0" distB="0" distL="0" distR="0" wp14:anchorId="0B73E0F3" wp14:editId="77898D56">
                  <wp:extent cx="192024" cy="141731"/>
                  <wp:effectExtent l="0" t="0" r="0" b="0"/>
                  <wp:docPr id="1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png"/>
                          <pic:cNvPicPr/>
                        </pic:nvPicPr>
                        <pic:blipFill>
                          <a:blip r:embed="rId15" cstate="print"/>
                          <a:stretch>
                            <a:fillRect/>
                          </a:stretch>
                        </pic:blipFill>
                        <pic:spPr>
                          <a:xfrm>
                            <a:off x="0" y="0"/>
                            <a:ext cx="192024" cy="141731"/>
                          </a:xfrm>
                          <a:prstGeom prst="rect">
                            <a:avLst/>
                          </a:prstGeom>
                        </pic:spPr>
                      </pic:pic>
                    </a:graphicData>
                  </a:graphic>
                </wp:inline>
              </w:drawing>
            </w:r>
          </w:p>
        </w:tc>
      </w:tr>
      <w:tr w:rsidR="00E553D2" w14:paraId="66867169" w14:textId="77777777">
        <w:trPr>
          <w:trHeight w:val="366"/>
        </w:trPr>
        <w:tc>
          <w:tcPr>
            <w:tcW w:w="900" w:type="dxa"/>
          </w:tcPr>
          <w:p w14:paraId="49C7BA77" w14:textId="77777777" w:rsidR="00E553D2" w:rsidRDefault="008333E7">
            <w:pPr>
              <w:pStyle w:val="TableParagraph"/>
              <w:spacing w:line="229" w:lineRule="exact"/>
              <w:rPr>
                <w:sz w:val="20"/>
              </w:rPr>
            </w:pPr>
            <w:r>
              <w:rPr>
                <w:color w:val="0A3355"/>
                <w:sz w:val="20"/>
              </w:rPr>
              <w:t>4.2.7</w:t>
            </w:r>
          </w:p>
        </w:tc>
        <w:tc>
          <w:tcPr>
            <w:tcW w:w="9515" w:type="dxa"/>
            <w:gridSpan w:val="2"/>
            <w:tcBorders>
              <w:right w:val="single" w:sz="18" w:space="0" w:color="C0C0C0"/>
            </w:tcBorders>
          </w:tcPr>
          <w:p w14:paraId="0E4952FB"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Keeping accurate books and</w:t>
            </w:r>
            <w:r>
              <w:rPr>
                <w:color w:val="0A3355"/>
                <w:spacing w:val="-4"/>
                <w:sz w:val="20"/>
              </w:rPr>
              <w:t xml:space="preserve"> </w:t>
            </w:r>
            <w:r>
              <w:rPr>
                <w:color w:val="0A3355"/>
                <w:sz w:val="20"/>
              </w:rPr>
              <w:t>records</w:t>
            </w:r>
          </w:p>
        </w:tc>
        <w:tc>
          <w:tcPr>
            <w:tcW w:w="878" w:type="dxa"/>
            <w:tcBorders>
              <w:left w:val="single" w:sz="18" w:space="0" w:color="C0C0C0"/>
              <w:right w:val="nil"/>
            </w:tcBorders>
          </w:tcPr>
          <w:p w14:paraId="2E01224E" w14:textId="77777777" w:rsidR="00E553D2" w:rsidRDefault="008333E7">
            <w:pPr>
              <w:pStyle w:val="TableParagraph"/>
              <w:spacing w:before="52"/>
              <w:ind w:left="92"/>
              <w:rPr>
                <w:sz w:val="20"/>
              </w:rPr>
            </w:pPr>
            <w:r>
              <w:rPr>
                <w:color w:val="0A3355"/>
                <w:sz w:val="20"/>
              </w:rPr>
              <w:t>YES</w:t>
            </w:r>
          </w:p>
        </w:tc>
        <w:tc>
          <w:tcPr>
            <w:tcW w:w="1936" w:type="dxa"/>
            <w:tcBorders>
              <w:left w:val="nil"/>
            </w:tcBorders>
          </w:tcPr>
          <w:p w14:paraId="7C8DC9DF" w14:textId="77777777" w:rsidR="00E553D2" w:rsidRDefault="008333E7">
            <w:pPr>
              <w:pStyle w:val="TableParagraph"/>
              <w:spacing w:before="52"/>
              <w:ind w:left="380"/>
              <w:rPr>
                <w:sz w:val="20"/>
              </w:rPr>
            </w:pPr>
            <w:del w:id="136" w:author="Microsoft account" w:date="2026-05-05T17:39:00Z">
              <w:r w:rsidDel="000375CF">
                <w:rPr>
                  <w:color w:val="0A3355"/>
                  <w:w w:val="95"/>
                  <w:sz w:val="20"/>
                </w:rPr>
                <w:delText>NO</w:delText>
              </w:r>
            </w:del>
            <w:r>
              <w:rPr>
                <w:color w:val="0A3355"/>
                <w:w w:val="95"/>
                <w:sz w:val="20"/>
              </w:rPr>
              <w:t xml:space="preserve"> </w:t>
            </w:r>
            <w:r>
              <w:rPr>
                <w:noProof/>
                <w:color w:val="0A3355"/>
                <w:spacing w:val="2"/>
                <w:position w:val="-4"/>
                <w:sz w:val="20"/>
              </w:rPr>
              <w:drawing>
                <wp:inline distT="0" distB="0" distL="0" distR="0" wp14:anchorId="73000BE2" wp14:editId="63D4CFD1">
                  <wp:extent cx="192024" cy="141731"/>
                  <wp:effectExtent l="0" t="0" r="0" b="0"/>
                  <wp:docPr id="2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png"/>
                          <pic:cNvPicPr/>
                        </pic:nvPicPr>
                        <pic:blipFill>
                          <a:blip r:embed="rId15" cstate="print"/>
                          <a:stretch>
                            <a:fillRect/>
                          </a:stretch>
                        </pic:blipFill>
                        <pic:spPr>
                          <a:xfrm>
                            <a:off x="0" y="0"/>
                            <a:ext cx="192024" cy="141731"/>
                          </a:xfrm>
                          <a:prstGeom prst="rect">
                            <a:avLst/>
                          </a:prstGeom>
                        </pic:spPr>
                      </pic:pic>
                    </a:graphicData>
                  </a:graphic>
                </wp:inline>
              </w:drawing>
            </w:r>
          </w:p>
        </w:tc>
      </w:tr>
      <w:tr w:rsidR="00E553D2" w14:paraId="0465F300" w14:textId="77777777">
        <w:trPr>
          <w:trHeight w:val="278"/>
        </w:trPr>
        <w:tc>
          <w:tcPr>
            <w:tcW w:w="900" w:type="dxa"/>
          </w:tcPr>
          <w:p w14:paraId="4EB9BDA8" w14:textId="77777777" w:rsidR="00E553D2" w:rsidRDefault="008333E7">
            <w:pPr>
              <w:pStyle w:val="TableParagraph"/>
              <w:spacing w:line="229" w:lineRule="exact"/>
              <w:rPr>
                <w:sz w:val="20"/>
              </w:rPr>
            </w:pPr>
            <w:r>
              <w:rPr>
                <w:color w:val="0A3355"/>
                <w:sz w:val="20"/>
              </w:rPr>
              <w:t>4.2.8</w:t>
            </w:r>
          </w:p>
        </w:tc>
        <w:tc>
          <w:tcPr>
            <w:tcW w:w="707" w:type="dxa"/>
            <w:tcBorders>
              <w:right w:val="nil"/>
            </w:tcBorders>
          </w:tcPr>
          <w:p w14:paraId="46ADC12E" w14:textId="77777777" w:rsidR="00E553D2" w:rsidRDefault="008333E7">
            <w:pPr>
              <w:pStyle w:val="TableParagraph"/>
              <w:spacing w:line="243" w:lineRule="exact"/>
              <w:ind w:left="0" w:right="112"/>
              <w:jc w:val="right"/>
              <w:rPr>
                <w:rFonts w:ascii="Symbol" w:hAnsi="Symbol"/>
                <w:sz w:val="20"/>
              </w:rPr>
            </w:pPr>
            <w:r>
              <w:rPr>
                <w:rFonts w:ascii="Symbol" w:hAnsi="Symbol"/>
                <w:color w:val="0A3355"/>
                <w:w w:val="75"/>
                <w:sz w:val="20"/>
              </w:rPr>
              <w:t></w:t>
            </w:r>
          </w:p>
        </w:tc>
        <w:tc>
          <w:tcPr>
            <w:tcW w:w="8808" w:type="dxa"/>
            <w:tcBorders>
              <w:left w:val="nil"/>
              <w:right w:val="single" w:sz="18" w:space="0" w:color="C0C0C0"/>
            </w:tcBorders>
          </w:tcPr>
          <w:p w14:paraId="12D8D1D0" w14:textId="77777777" w:rsidR="00E553D2" w:rsidRDefault="008333E7">
            <w:pPr>
              <w:pStyle w:val="TableParagraph"/>
              <w:spacing w:before="11"/>
              <w:ind w:left="126"/>
              <w:rPr>
                <w:sz w:val="20"/>
              </w:rPr>
            </w:pPr>
            <w:r>
              <w:rPr>
                <w:color w:val="0A3355"/>
                <w:sz w:val="20"/>
              </w:rPr>
              <w:t>Trade sanctions</w:t>
            </w:r>
          </w:p>
        </w:tc>
        <w:tc>
          <w:tcPr>
            <w:tcW w:w="878" w:type="dxa"/>
            <w:tcBorders>
              <w:left w:val="single" w:sz="18" w:space="0" w:color="C0C0C0"/>
              <w:right w:val="nil"/>
            </w:tcBorders>
          </w:tcPr>
          <w:p w14:paraId="22F5D2B5" w14:textId="77777777" w:rsidR="00E553D2" w:rsidRDefault="008333E7">
            <w:pPr>
              <w:pStyle w:val="TableParagraph"/>
              <w:spacing w:before="6"/>
              <w:ind w:left="92"/>
              <w:rPr>
                <w:sz w:val="20"/>
              </w:rPr>
            </w:pPr>
            <w:r>
              <w:rPr>
                <w:color w:val="0A3355"/>
                <w:sz w:val="20"/>
              </w:rPr>
              <w:t>YES</w:t>
            </w:r>
          </w:p>
        </w:tc>
        <w:tc>
          <w:tcPr>
            <w:tcW w:w="1936" w:type="dxa"/>
            <w:tcBorders>
              <w:left w:val="nil"/>
            </w:tcBorders>
          </w:tcPr>
          <w:p w14:paraId="4BA141CB" w14:textId="77777777" w:rsidR="00E553D2" w:rsidRDefault="008333E7">
            <w:pPr>
              <w:pStyle w:val="TableParagraph"/>
              <w:spacing w:before="6"/>
              <w:ind w:left="380"/>
              <w:rPr>
                <w:sz w:val="20"/>
              </w:rPr>
            </w:pPr>
            <w:del w:id="137" w:author="Microsoft account" w:date="2026-05-05T17:40:00Z">
              <w:r w:rsidDel="000375CF">
                <w:rPr>
                  <w:color w:val="0A3355"/>
                  <w:w w:val="95"/>
                  <w:sz w:val="20"/>
                </w:rPr>
                <w:delText>NO</w:delText>
              </w:r>
            </w:del>
            <w:r>
              <w:rPr>
                <w:color w:val="0A3355"/>
                <w:w w:val="95"/>
                <w:sz w:val="20"/>
              </w:rPr>
              <w:t xml:space="preserve"> </w:t>
            </w:r>
            <w:r>
              <w:rPr>
                <w:noProof/>
                <w:color w:val="0A3355"/>
                <w:spacing w:val="2"/>
                <w:position w:val="-4"/>
                <w:sz w:val="20"/>
              </w:rPr>
              <w:drawing>
                <wp:inline distT="0" distB="0" distL="0" distR="0" wp14:anchorId="7635625C" wp14:editId="790B50AA">
                  <wp:extent cx="192024" cy="141732"/>
                  <wp:effectExtent l="0" t="0" r="0" b="0"/>
                  <wp:docPr id="2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png"/>
                          <pic:cNvPicPr/>
                        </pic:nvPicPr>
                        <pic:blipFill>
                          <a:blip r:embed="rId15" cstate="print"/>
                          <a:stretch>
                            <a:fillRect/>
                          </a:stretch>
                        </pic:blipFill>
                        <pic:spPr>
                          <a:xfrm>
                            <a:off x="0" y="0"/>
                            <a:ext cx="192024" cy="141732"/>
                          </a:xfrm>
                          <a:prstGeom prst="rect">
                            <a:avLst/>
                          </a:prstGeom>
                        </pic:spPr>
                      </pic:pic>
                    </a:graphicData>
                  </a:graphic>
                </wp:inline>
              </w:drawing>
            </w:r>
          </w:p>
        </w:tc>
      </w:tr>
      <w:tr w:rsidR="00E553D2" w14:paraId="49841E62" w14:textId="77777777">
        <w:trPr>
          <w:trHeight w:val="277"/>
        </w:trPr>
        <w:tc>
          <w:tcPr>
            <w:tcW w:w="900" w:type="dxa"/>
          </w:tcPr>
          <w:p w14:paraId="5627E9D7" w14:textId="77777777" w:rsidR="00E553D2" w:rsidRDefault="008333E7">
            <w:pPr>
              <w:pStyle w:val="TableParagraph"/>
              <w:spacing w:line="229" w:lineRule="exact"/>
              <w:rPr>
                <w:sz w:val="20"/>
              </w:rPr>
            </w:pPr>
            <w:r>
              <w:rPr>
                <w:color w:val="0A3355"/>
                <w:sz w:val="20"/>
              </w:rPr>
              <w:t>4.2.9</w:t>
            </w:r>
          </w:p>
        </w:tc>
        <w:tc>
          <w:tcPr>
            <w:tcW w:w="9515" w:type="dxa"/>
            <w:gridSpan w:val="2"/>
            <w:tcBorders>
              <w:right w:val="single" w:sz="18" w:space="0" w:color="C0C0C0"/>
            </w:tcBorders>
          </w:tcPr>
          <w:p w14:paraId="5442C8B4"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Anti-boycott</w:t>
            </w:r>
            <w:r>
              <w:rPr>
                <w:color w:val="0A3355"/>
                <w:spacing w:val="-2"/>
                <w:sz w:val="20"/>
              </w:rPr>
              <w:t xml:space="preserve"> </w:t>
            </w:r>
            <w:r>
              <w:rPr>
                <w:color w:val="0A3355"/>
                <w:sz w:val="20"/>
              </w:rPr>
              <w:t>regulations</w:t>
            </w:r>
          </w:p>
        </w:tc>
        <w:tc>
          <w:tcPr>
            <w:tcW w:w="878" w:type="dxa"/>
            <w:tcBorders>
              <w:left w:val="single" w:sz="18" w:space="0" w:color="C0C0C0"/>
              <w:right w:val="nil"/>
            </w:tcBorders>
          </w:tcPr>
          <w:p w14:paraId="211A74F0" w14:textId="77777777" w:rsidR="00E553D2" w:rsidRDefault="008333E7">
            <w:pPr>
              <w:pStyle w:val="TableParagraph"/>
              <w:spacing w:before="6"/>
              <w:ind w:left="92"/>
              <w:rPr>
                <w:sz w:val="20"/>
              </w:rPr>
            </w:pPr>
            <w:r>
              <w:rPr>
                <w:color w:val="0A3355"/>
                <w:sz w:val="20"/>
              </w:rPr>
              <w:t>YES</w:t>
            </w:r>
          </w:p>
        </w:tc>
        <w:tc>
          <w:tcPr>
            <w:tcW w:w="1936" w:type="dxa"/>
            <w:tcBorders>
              <w:left w:val="nil"/>
            </w:tcBorders>
          </w:tcPr>
          <w:p w14:paraId="0F04E2F9" w14:textId="77777777" w:rsidR="00E553D2" w:rsidRDefault="008333E7">
            <w:pPr>
              <w:pStyle w:val="TableParagraph"/>
              <w:spacing w:before="6"/>
              <w:ind w:left="380"/>
              <w:rPr>
                <w:sz w:val="20"/>
              </w:rPr>
            </w:pPr>
            <w:del w:id="138" w:author="Microsoft account" w:date="2026-05-05T17:40:00Z">
              <w:r w:rsidDel="000375CF">
                <w:rPr>
                  <w:color w:val="0A3355"/>
                  <w:w w:val="95"/>
                  <w:sz w:val="20"/>
                </w:rPr>
                <w:delText>NO</w:delText>
              </w:r>
            </w:del>
            <w:r>
              <w:rPr>
                <w:color w:val="0A3355"/>
                <w:w w:val="95"/>
                <w:sz w:val="20"/>
              </w:rPr>
              <w:t xml:space="preserve"> </w:t>
            </w:r>
            <w:r>
              <w:rPr>
                <w:noProof/>
                <w:color w:val="0A3355"/>
                <w:spacing w:val="2"/>
                <w:position w:val="-4"/>
                <w:sz w:val="20"/>
              </w:rPr>
              <w:drawing>
                <wp:inline distT="0" distB="0" distL="0" distR="0" wp14:anchorId="422283AB" wp14:editId="4121FEFA">
                  <wp:extent cx="192024" cy="141731"/>
                  <wp:effectExtent l="0" t="0" r="0" b="0"/>
                  <wp:docPr id="2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png"/>
                          <pic:cNvPicPr/>
                        </pic:nvPicPr>
                        <pic:blipFill>
                          <a:blip r:embed="rId15" cstate="print"/>
                          <a:stretch>
                            <a:fillRect/>
                          </a:stretch>
                        </pic:blipFill>
                        <pic:spPr>
                          <a:xfrm>
                            <a:off x="0" y="0"/>
                            <a:ext cx="192024" cy="141731"/>
                          </a:xfrm>
                          <a:prstGeom prst="rect">
                            <a:avLst/>
                          </a:prstGeom>
                        </pic:spPr>
                      </pic:pic>
                    </a:graphicData>
                  </a:graphic>
                </wp:inline>
              </w:drawing>
            </w:r>
          </w:p>
        </w:tc>
      </w:tr>
      <w:tr w:rsidR="00E553D2" w14:paraId="1AC52AC0" w14:textId="77777777">
        <w:trPr>
          <w:trHeight w:val="277"/>
        </w:trPr>
        <w:tc>
          <w:tcPr>
            <w:tcW w:w="900" w:type="dxa"/>
          </w:tcPr>
          <w:p w14:paraId="6C8E6AB8" w14:textId="77777777" w:rsidR="00E553D2" w:rsidRDefault="008333E7">
            <w:pPr>
              <w:pStyle w:val="TableParagraph"/>
              <w:spacing w:line="229" w:lineRule="exact"/>
              <w:rPr>
                <w:sz w:val="20"/>
              </w:rPr>
            </w:pPr>
            <w:r>
              <w:rPr>
                <w:color w:val="0A3355"/>
                <w:sz w:val="20"/>
              </w:rPr>
              <w:t>4.2.10</w:t>
            </w:r>
          </w:p>
        </w:tc>
        <w:tc>
          <w:tcPr>
            <w:tcW w:w="9515" w:type="dxa"/>
            <w:gridSpan w:val="2"/>
            <w:tcBorders>
              <w:right w:val="single" w:sz="18" w:space="0" w:color="C0C0C0"/>
            </w:tcBorders>
          </w:tcPr>
          <w:p w14:paraId="2EA0FBDF"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Political</w:t>
            </w:r>
            <w:r>
              <w:rPr>
                <w:color w:val="0A3355"/>
                <w:spacing w:val="-3"/>
                <w:sz w:val="20"/>
              </w:rPr>
              <w:t xml:space="preserve"> </w:t>
            </w:r>
            <w:r>
              <w:rPr>
                <w:color w:val="0A3355"/>
                <w:sz w:val="20"/>
              </w:rPr>
              <w:t>contributions</w:t>
            </w:r>
          </w:p>
        </w:tc>
        <w:tc>
          <w:tcPr>
            <w:tcW w:w="878" w:type="dxa"/>
            <w:tcBorders>
              <w:left w:val="single" w:sz="18" w:space="0" w:color="C0C0C0"/>
              <w:right w:val="nil"/>
            </w:tcBorders>
          </w:tcPr>
          <w:p w14:paraId="70EB6A8F" w14:textId="77777777" w:rsidR="00E553D2" w:rsidRDefault="008333E7">
            <w:pPr>
              <w:pStyle w:val="TableParagraph"/>
              <w:spacing w:before="6"/>
              <w:ind w:left="92"/>
              <w:rPr>
                <w:sz w:val="20"/>
              </w:rPr>
            </w:pPr>
            <w:r>
              <w:rPr>
                <w:color w:val="0A3355"/>
                <w:sz w:val="20"/>
              </w:rPr>
              <w:t>YES</w:t>
            </w:r>
          </w:p>
        </w:tc>
        <w:tc>
          <w:tcPr>
            <w:tcW w:w="1936" w:type="dxa"/>
            <w:tcBorders>
              <w:left w:val="nil"/>
            </w:tcBorders>
          </w:tcPr>
          <w:p w14:paraId="1263D3E8" w14:textId="77777777" w:rsidR="00E553D2" w:rsidRDefault="008333E7">
            <w:pPr>
              <w:pStyle w:val="TableParagraph"/>
              <w:spacing w:before="6"/>
              <w:ind w:left="380"/>
              <w:rPr>
                <w:sz w:val="20"/>
              </w:rPr>
            </w:pPr>
            <w:del w:id="139" w:author="Microsoft account" w:date="2026-05-05T17:40:00Z">
              <w:r w:rsidDel="000375CF">
                <w:rPr>
                  <w:color w:val="0A3355"/>
                  <w:w w:val="95"/>
                  <w:sz w:val="20"/>
                </w:rPr>
                <w:delText>NO</w:delText>
              </w:r>
            </w:del>
            <w:r>
              <w:rPr>
                <w:color w:val="0A3355"/>
                <w:w w:val="95"/>
                <w:sz w:val="20"/>
              </w:rPr>
              <w:t xml:space="preserve"> </w:t>
            </w:r>
            <w:r>
              <w:rPr>
                <w:noProof/>
                <w:color w:val="0A3355"/>
                <w:spacing w:val="2"/>
                <w:position w:val="-4"/>
                <w:sz w:val="20"/>
              </w:rPr>
              <w:drawing>
                <wp:inline distT="0" distB="0" distL="0" distR="0" wp14:anchorId="503F9E14" wp14:editId="33A03644">
                  <wp:extent cx="192024" cy="141731"/>
                  <wp:effectExtent l="0" t="0" r="0" b="0"/>
                  <wp:docPr id="2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png"/>
                          <pic:cNvPicPr/>
                        </pic:nvPicPr>
                        <pic:blipFill>
                          <a:blip r:embed="rId15" cstate="print"/>
                          <a:stretch>
                            <a:fillRect/>
                          </a:stretch>
                        </pic:blipFill>
                        <pic:spPr>
                          <a:xfrm>
                            <a:off x="0" y="0"/>
                            <a:ext cx="192024" cy="141731"/>
                          </a:xfrm>
                          <a:prstGeom prst="rect">
                            <a:avLst/>
                          </a:prstGeom>
                        </pic:spPr>
                      </pic:pic>
                    </a:graphicData>
                  </a:graphic>
                </wp:inline>
              </w:drawing>
            </w:r>
          </w:p>
        </w:tc>
      </w:tr>
      <w:tr w:rsidR="00E553D2" w14:paraId="5235B7A3" w14:textId="77777777">
        <w:trPr>
          <w:trHeight w:val="278"/>
        </w:trPr>
        <w:tc>
          <w:tcPr>
            <w:tcW w:w="900" w:type="dxa"/>
          </w:tcPr>
          <w:p w14:paraId="1905B575" w14:textId="77777777" w:rsidR="00E553D2" w:rsidRDefault="008333E7">
            <w:pPr>
              <w:pStyle w:val="TableParagraph"/>
              <w:spacing w:line="229" w:lineRule="exact"/>
              <w:rPr>
                <w:sz w:val="20"/>
              </w:rPr>
            </w:pPr>
            <w:r>
              <w:rPr>
                <w:color w:val="0A3355"/>
                <w:sz w:val="20"/>
              </w:rPr>
              <w:t>4.2.11</w:t>
            </w:r>
          </w:p>
        </w:tc>
        <w:tc>
          <w:tcPr>
            <w:tcW w:w="9515" w:type="dxa"/>
            <w:gridSpan w:val="2"/>
            <w:tcBorders>
              <w:right w:val="single" w:sz="18" w:space="0" w:color="C0C0C0"/>
            </w:tcBorders>
          </w:tcPr>
          <w:p w14:paraId="0B0F1BB4"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Receiving/gathering competitive</w:t>
            </w:r>
            <w:r>
              <w:rPr>
                <w:color w:val="0A3355"/>
                <w:spacing w:val="-1"/>
                <w:sz w:val="20"/>
              </w:rPr>
              <w:t xml:space="preserve"> </w:t>
            </w:r>
            <w:r>
              <w:rPr>
                <w:color w:val="0A3355"/>
                <w:sz w:val="20"/>
              </w:rPr>
              <w:t>information</w:t>
            </w:r>
          </w:p>
        </w:tc>
        <w:tc>
          <w:tcPr>
            <w:tcW w:w="878" w:type="dxa"/>
            <w:tcBorders>
              <w:left w:val="single" w:sz="18" w:space="0" w:color="C0C0C0"/>
              <w:right w:val="nil"/>
            </w:tcBorders>
          </w:tcPr>
          <w:p w14:paraId="5DA685D5" w14:textId="77777777" w:rsidR="00E553D2" w:rsidRDefault="008333E7">
            <w:pPr>
              <w:pStyle w:val="TableParagraph"/>
              <w:spacing w:before="6"/>
              <w:ind w:left="92"/>
              <w:rPr>
                <w:sz w:val="20"/>
              </w:rPr>
            </w:pPr>
            <w:r>
              <w:rPr>
                <w:color w:val="0A3355"/>
                <w:sz w:val="20"/>
              </w:rPr>
              <w:t>YES</w:t>
            </w:r>
          </w:p>
        </w:tc>
        <w:tc>
          <w:tcPr>
            <w:tcW w:w="1936" w:type="dxa"/>
            <w:tcBorders>
              <w:left w:val="nil"/>
            </w:tcBorders>
          </w:tcPr>
          <w:p w14:paraId="5869141E" w14:textId="77777777" w:rsidR="00E553D2" w:rsidRDefault="008333E7">
            <w:pPr>
              <w:pStyle w:val="TableParagraph"/>
              <w:spacing w:before="6"/>
              <w:ind w:left="380"/>
              <w:rPr>
                <w:sz w:val="20"/>
              </w:rPr>
            </w:pPr>
            <w:del w:id="140" w:author="Microsoft account" w:date="2026-05-05T17:40:00Z">
              <w:r w:rsidDel="000375CF">
                <w:rPr>
                  <w:color w:val="0A3355"/>
                  <w:w w:val="95"/>
                  <w:sz w:val="20"/>
                </w:rPr>
                <w:delText>NO</w:delText>
              </w:r>
            </w:del>
            <w:r>
              <w:rPr>
                <w:color w:val="0A3355"/>
                <w:w w:val="95"/>
                <w:sz w:val="20"/>
              </w:rPr>
              <w:t xml:space="preserve"> </w:t>
            </w:r>
            <w:r>
              <w:rPr>
                <w:noProof/>
                <w:color w:val="0A3355"/>
                <w:spacing w:val="2"/>
                <w:position w:val="-4"/>
                <w:sz w:val="20"/>
              </w:rPr>
              <w:drawing>
                <wp:inline distT="0" distB="0" distL="0" distR="0" wp14:anchorId="244E8FBE" wp14:editId="74ED38F9">
                  <wp:extent cx="192024" cy="141731"/>
                  <wp:effectExtent l="0" t="0" r="0" b="0"/>
                  <wp:docPr id="2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png"/>
                          <pic:cNvPicPr/>
                        </pic:nvPicPr>
                        <pic:blipFill>
                          <a:blip r:embed="rId15" cstate="print"/>
                          <a:stretch>
                            <a:fillRect/>
                          </a:stretch>
                        </pic:blipFill>
                        <pic:spPr>
                          <a:xfrm>
                            <a:off x="0" y="0"/>
                            <a:ext cx="192024" cy="141731"/>
                          </a:xfrm>
                          <a:prstGeom prst="rect">
                            <a:avLst/>
                          </a:prstGeom>
                        </pic:spPr>
                      </pic:pic>
                    </a:graphicData>
                  </a:graphic>
                </wp:inline>
              </w:drawing>
            </w:r>
          </w:p>
        </w:tc>
      </w:tr>
      <w:tr w:rsidR="00E553D2" w14:paraId="64F6AF8A" w14:textId="77777777">
        <w:trPr>
          <w:trHeight w:val="277"/>
        </w:trPr>
        <w:tc>
          <w:tcPr>
            <w:tcW w:w="900" w:type="dxa"/>
          </w:tcPr>
          <w:p w14:paraId="71D2C1E7" w14:textId="77777777" w:rsidR="00E553D2" w:rsidRDefault="008333E7">
            <w:pPr>
              <w:pStyle w:val="TableParagraph"/>
              <w:spacing w:line="229" w:lineRule="exact"/>
              <w:rPr>
                <w:sz w:val="20"/>
              </w:rPr>
            </w:pPr>
            <w:r>
              <w:rPr>
                <w:color w:val="0A3355"/>
                <w:sz w:val="20"/>
              </w:rPr>
              <w:t>4.2.12</w:t>
            </w:r>
          </w:p>
        </w:tc>
        <w:tc>
          <w:tcPr>
            <w:tcW w:w="9515" w:type="dxa"/>
            <w:gridSpan w:val="2"/>
            <w:tcBorders>
              <w:right w:val="single" w:sz="18" w:space="0" w:color="C0C0C0"/>
            </w:tcBorders>
          </w:tcPr>
          <w:p w14:paraId="3D65A504"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Compliance with applicable</w:t>
            </w:r>
            <w:r>
              <w:rPr>
                <w:color w:val="0A3355"/>
                <w:spacing w:val="2"/>
                <w:sz w:val="20"/>
              </w:rPr>
              <w:t xml:space="preserve"> </w:t>
            </w:r>
            <w:r>
              <w:rPr>
                <w:color w:val="0A3355"/>
                <w:sz w:val="20"/>
              </w:rPr>
              <w:t>law</w:t>
            </w:r>
          </w:p>
        </w:tc>
        <w:tc>
          <w:tcPr>
            <w:tcW w:w="878" w:type="dxa"/>
            <w:tcBorders>
              <w:left w:val="single" w:sz="18" w:space="0" w:color="C0C0C0"/>
              <w:right w:val="nil"/>
            </w:tcBorders>
          </w:tcPr>
          <w:p w14:paraId="7F786C15" w14:textId="77777777" w:rsidR="00E553D2" w:rsidRDefault="008333E7">
            <w:pPr>
              <w:pStyle w:val="TableParagraph"/>
              <w:spacing w:before="6"/>
              <w:ind w:left="92"/>
              <w:rPr>
                <w:sz w:val="20"/>
              </w:rPr>
            </w:pPr>
            <w:r>
              <w:rPr>
                <w:color w:val="0A3355"/>
                <w:sz w:val="20"/>
              </w:rPr>
              <w:t>YES</w:t>
            </w:r>
          </w:p>
        </w:tc>
        <w:tc>
          <w:tcPr>
            <w:tcW w:w="1936" w:type="dxa"/>
            <w:tcBorders>
              <w:left w:val="nil"/>
            </w:tcBorders>
          </w:tcPr>
          <w:p w14:paraId="49D75578" w14:textId="77777777" w:rsidR="00E553D2" w:rsidRDefault="008333E7">
            <w:pPr>
              <w:pStyle w:val="TableParagraph"/>
              <w:spacing w:before="6"/>
              <w:ind w:left="380"/>
              <w:rPr>
                <w:sz w:val="20"/>
              </w:rPr>
            </w:pPr>
            <w:del w:id="141" w:author="Microsoft account" w:date="2026-05-05T17:40:00Z">
              <w:r w:rsidDel="000375CF">
                <w:rPr>
                  <w:color w:val="0A3355"/>
                  <w:w w:val="95"/>
                  <w:sz w:val="20"/>
                </w:rPr>
                <w:delText>NO</w:delText>
              </w:r>
            </w:del>
            <w:r>
              <w:rPr>
                <w:color w:val="0A3355"/>
                <w:w w:val="95"/>
                <w:sz w:val="20"/>
              </w:rPr>
              <w:t xml:space="preserve"> </w:t>
            </w:r>
            <w:r>
              <w:rPr>
                <w:noProof/>
                <w:color w:val="0A3355"/>
                <w:spacing w:val="2"/>
                <w:position w:val="-4"/>
                <w:sz w:val="20"/>
              </w:rPr>
              <w:drawing>
                <wp:inline distT="0" distB="0" distL="0" distR="0" wp14:anchorId="4BAF9733" wp14:editId="2A486B5A">
                  <wp:extent cx="192024" cy="141731"/>
                  <wp:effectExtent l="0" t="0" r="0" b="0"/>
                  <wp:docPr id="3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png"/>
                          <pic:cNvPicPr/>
                        </pic:nvPicPr>
                        <pic:blipFill>
                          <a:blip r:embed="rId15" cstate="print"/>
                          <a:stretch>
                            <a:fillRect/>
                          </a:stretch>
                        </pic:blipFill>
                        <pic:spPr>
                          <a:xfrm>
                            <a:off x="0" y="0"/>
                            <a:ext cx="192024" cy="141731"/>
                          </a:xfrm>
                          <a:prstGeom prst="rect">
                            <a:avLst/>
                          </a:prstGeom>
                        </pic:spPr>
                      </pic:pic>
                    </a:graphicData>
                  </a:graphic>
                </wp:inline>
              </w:drawing>
            </w:r>
          </w:p>
        </w:tc>
      </w:tr>
    </w:tbl>
    <w:p w14:paraId="66B91DE4" w14:textId="77777777" w:rsidR="00E553D2" w:rsidRDefault="00E553D2">
      <w:pPr>
        <w:rPr>
          <w:sz w:val="20"/>
        </w:rPr>
        <w:sectPr w:rsidR="00E553D2">
          <w:pgSz w:w="16840" w:h="11910" w:orient="landscape"/>
          <w:pgMar w:top="1300" w:right="280" w:bottom="520" w:left="1340" w:header="819" w:footer="337" w:gutter="0"/>
          <w:cols w:space="720"/>
        </w:sectPr>
      </w:pPr>
    </w:p>
    <w:p w14:paraId="66BCAF15" w14:textId="13FD5291" w:rsidR="00E553D2" w:rsidRDefault="008333E7">
      <w:pPr>
        <w:pStyle w:val="BodyText"/>
        <w:spacing w:before="8" w:after="1"/>
        <w:rPr>
          <w:sz w:val="10"/>
        </w:rPr>
      </w:pPr>
      <w:r>
        <w:rPr>
          <w:noProof/>
        </w:rPr>
        <w:lastRenderedPageBreak/>
        <mc:AlternateContent>
          <mc:Choice Requires="wpg">
            <w:drawing>
              <wp:anchor distT="0" distB="0" distL="114300" distR="114300" simplePos="0" relativeHeight="487154176" behindDoc="1" locked="0" layoutInCell="1" allowOverlap="1" wp14:anchorId="374B1DC8" wp14:editId="118E1D0E">
                <wp:simplePos x="0" y="0"/>
                <wp:positionH relativeFrom="page">
                  <wp:posOffset>7973060</wp:posOffset>
                </wp:positionH>
                <wp:positionV relativeFrom="page">
                  <wp:posOffset>1663065</wp:posOffset>
                </wp:positionV>
                <wp:extent cx="346075" cy="142240"/>
                <wp:effectExtent l="0" t="0" r="0" b="0"/>
                <wp:wrapNone/>
                <wp:docPr id="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6075" cy="142240"/>
                          <a:chOff x="12556" y="2619"/>
                          <a:chExt cx="545" cy="224"/>
                        </a:xfrm>
                      </wpg:grpSpPr>
                      <pic:pic xmlns:pic="http://schemas.openxmlformats.org/drawingml/2006/picture">
                        <pic:nvPicPr>
                          <pic:cNvPr id="8"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12555" y="2618"/>
                            <a:ext cx="298"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12704" y="2618"/>
                            <a:ext cx="396"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8F725B5" id="Group 2" o:spid="_x0000_s1026" style="position:absolute;margin-left:627.8pt;margin-top:130.95pt;width:27.25pt;height:11.2pt;z-index:-16162304;mso-position-horizontal-relative:page;mso-position-vertical-relative:page" coordorigin="12556,2619" coordsize="545,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12555;top:2618;width:298;height:2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OxmF/BAAAA2gAAAA8AAABkcnMvZG93bnJldi54bWxET0trwkAQvgv9D8sUehGzabFFo6uUQsGD&#10;SBvF85CdPDA7G7LTGPvr3UOhx4/vvd6OrlUD9aHxbOA5SUERF942XBk4HT9nC1BBkC22nsnAjQJs&#10;Nw+TNWbWX/mbhlwqFUM4ZGigFukyrUNRk8OQ+I44cqXvHUqEfaVtj9cY7lr9kqZv2mHDsaHGjj5q&#10;Ki75jzNwkL3fTY9f8+r39RxKbOQ83JbGPD2O7ytQQqP8i//cO2sgbo1X4g3Qmzs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OxmF/BAAAA2gAAAA8AAAAAAAAAAAAAAAAAnwIA&#10;AGRycy9kb3ducmV2LnhtbFBLBQYAAAAABAAEAPcAAACNAwAAAAA=&#10;">
                  <v:imagedata r:id="rId18" o:title=""/>
                </v:shape>
                <v:shape id="Picture 3" o:spid="_x0000_s1028" type="#_x0000_t75" style="position:absolute;left:12704;top:2618;width:396;height:2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D2GALAAAAA2wAAAA8AAABkcnMvZG93bnJldi54bWxEj0GLwjAQhe8L/ocwgrc1VbBI1ygqCF51&#10;Ra9jM9sWm0lsonb//c5hwdsM78173yxWvWvVk7rYeDYwGWegiEtvG64MnL53n3NQMSFbbD2TgV+K&#10;sFoOPhZYWP/iAz2PqVISwrFAA3VKodA6ljU5jGMfiEX78Z3DJGtXadvhS8Jdq6dZlmuHDUtDjYG2&#10;NZW348MZuJ5Ps+Auu024nLd7xPxOTLkxo2G//gKVqE9v8//13gq+0MsvMoBe/g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IPYYAsAAAADbAAAADwAAAAAAAAAAAAAAAACfAgAA&#10;ZHJzL2Rvd25yZXYueG1sUEsFBgAAAAAEAAQA9wAAAIwDAAAAAA==&#10;">
                  <v:imagedata r:id="rId19" o:title=""/>
                </v:shape>
                <w10:wrap anchorx="page" anchory="page"/>
              </v:group>
            </w:pict>
          </mc:Fallback>
        </mc:AlternateContent>
      </w: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9517"/>
        <w:gridCol w:w="2816"/>
        <w:tblGridChange w:id="142">
          <w:tblGrid>
            <w:gridCol w:w="900"/>
            <w:gridCol w:w="9517"/>
            <w:gridCol w:w="2816"/>
          </w:tblGrid>
        </w:tblGridChange>
      </w:tblGrid>
      <w:tr w:rsidR="00E553D2" w14:paraId="7C5DDABE" w14:textId="77777777">
        <w:trPr>
          <w:trHeight w:val="278"/>
        </w:trPr>
        <w:tc>
          <w:tcPr>
            <w:tcW w:w="900" w:type="dxa"/>
          </w:tcPr>
          <w:p w14:paraId="6F95B11C" w14:textId="77777777" w:rsidR="00E553D2" w:rsidRDefault="008333E7">
            <w:pPr>
              <w:pStyle w:val="TableParagraph"/>
              <w:spacing w:line="229" w:lineRule="exact"/>
              <w:rPr>
                <w:sz w:val="20"/>
              </w:rPr>
            </w:pPr>
            <w:r>
              <w:rPr>
                <w:color w:val="0A3355"/>
                <w:sz w:val="20"/>
              </w:rPr>
              <w:t>4.2.13</w:t>
            </w:r>
          </w:p>
        </w:tc>
        <w:tc>
          <w:tcPr>
            <w:tcW w:w="9517" w:type="dxa"/>
            <w:tcBorders>
              <w:right w:val="single" w:sz="18" w:space="0" w:color="C0C0C0"/>
            </w:tcBorders>
          </w:tcPr>
          <w:p w14:paraId="5CB8825F"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Heath, Safety and Environmental</w:t>
            </w:r>
            <w:r>
              <w:rPr>
                <w:color w:val="0A3355"/>
                <w:spacing w:val="-7"/>
                <w:sz w:val="20"/>
              </w:rPr>
              <w:t xml:space="preserve"> </w:t>
            </w:r>
            <w:r>
              <w:rPr>
                <w:color w:val="0A3355"/>
                <w:sz w:val="20"/>
              </w:rPr>
              <w:t>protection</w:t>
            </w:r>
          </w:p>
        </w:tc>
        <w:tc>
          <w:tcPr>
            <w:tcW w:w="2816" w:type="dxa"/>
            <w:tcBorders>
              <w:left w:val="single" w:sz="18" w:space="0" w:color="C0C0C0"/>
            </w:tcBorders>
          </w:tcPr>
          <w:p w14:paraId="2D6E5273" w14:textId="77777777" w:rsidR="00E553D2" w:rsidRDefault="008333E7">
            <w:pPr>
              <w:pStyle w:val="TableParagraph"/>
              <w:spacing w:before="6"/>
              <w:ind w:left="90"/>
              <w:rPr>
                <w:sz w:val="20"/>
              </w:rPr>
            </w:pPr>
            <w:r>
              <w:rPr>
                <w:color w:val="0A3355"/>
                <w:w w:val="95"/>
                <w:sz w:val="20"/>
              </w:rPr>
              <w:t xml:space="preserve">YES   </w:t>
            </w:r>
            <w:r>
              <w:rPr>
                <w:noProof/>
                <w:color w:val="0A3355"/>
                <w:position w:val="-4"/>
                <w:sz w:val="20"/>
              </w:rPr>
              <w:drawing>
                <wp:inline distT="0" distB="0" distL="0" distR="0" wp14:anchorId="57C26370" wp14:editId="576D9B19">
                  <wp:extent cx="354787" cy="141732"/>
                  <wp:effectExtent l="0" t="0" r="0" b="0"/>
                  <wp:docPr id="3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6.png"/>
                          <pic:cNvPicPr/>
                        </pic:nvPicPr>
                        <pic:blipFill>
                          <a:blip r:embed="rId20" cstate="print"/>
                          <a:stretch>
                            <a:fillRect/>
                          </a:stretch>
                        </pic:blipFill>
                        <pic:spPr>
                          <a:xfrm>
                            <a:off x="0" y="0"/>
                            <a:ext cx="354787" cy="141732"/>
                          </a:xfrm>
                          <a:prstGeom prst="rect">
                            <a:avLst/>
                          </a:prstGeom>
                        </pic:spPr>
                      </pic:pic>
                    </a:graphicData>
                  </a:graphic>
                </wp:inline>
              </w:drawing>
            </w:r>
            <w:r>
              <w:rPr>
                <w:color w:val="0A3355"/>
                <w:w w:val="95"/>
                <w:sz w:val="20"/>
              </w:rPr>
              <w:t xml:space="preserve">NO </w:t>
            </w:r>
            <w:r>
              <w:rPr>
                <w:noProof/>
                <w:color w:val="0A3355"/>
                <w:spacing w:val="2"/>
                <w:position w:val="-4"/>
                <w:sz w:val="20"/>
              </w:rPr>
              <w:drawing>
                <wp:inline distT="0" distB="0" distL="0" distR="0" wp14:anchorId="22E3FF00" wp14:editId="1FBA7293">
                  <wp:extent cx="192024" cy="141732"/>
                  <wp:effectExtent l="0" t="0" r="0" b="0"/>
                  <wp:docPr id="3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png"/>
                          <pic:cNvPicPr/>
                        </pic:nvPicPr>
                        <pic:blipFill>
                          <a:blip r:embed="rId15" cstate="print"/>
                          <a:stretch>
                            <a:fillRect/>
                          </a:stretch>
                        </pic:blipFill>
                        <pic:spPr>
                          <a:xfrm>
                            <a:off x="0" y="0"/>
                            <a:ext cx="192024" cy="141732"/>
                          </a:xfrm>
                          <a:prstGeom prst="rect">
                            <a:avLst/>
                          </a:prstGeom>
                        </pic:spPr>
                      </pic:pic>
                    </a:graphicData>
                  </a:graphic>
                </wp:inline>
              </w:drawing>
            </w:r>
          </w:p>
        </w:tc>
      </w:tr>
      <w:tr w:rsidR="00E553D2" w14:paraId="40202B99" w14:textId="77777777">
        <w:trPr>
          <w:trHeight w:val="278"/>
        </w:trPr>
        <w:tc>
          <w:tcPr>
            <w:tcW w:w="900" w:type="dxa"/>
          </w:tcPr>
          <w:p w14:paraId="379DAA7A" w14:textId="77777777" w:rsidR="00E553D2" w:rsidRDefault="008333E7">
            <w:pPr>
              <w:pStyle w:val="TableParagraph"/>
              <w:spacing w:line="229" w:lineRule="exact"/>
              <w:rPr>
                <w:sz w:val="20"/>
              </w:rPr>
            </w:pPr>
            <w:r>
              <w:rPr>
                <w:color w:val="0A3355"/>
                <w:sz w:val="20"/>
              </w:rPr>
              <w:t>4.2.14</w:t>
            </w:r>
          </w:p>
        </w:tc>
        <w:tc>
          <w:tcPr>
            <w:tcW w:w="9517" w:type="dxa"/>
            <w:tcBorders>
              <w:right w:val="single" w:sz="18" w:space="0" w:color="C0C0C0"/>
            </w:tcBorders>
          </w:tcPr>
          <w:p w14:paraId="36A1E31C"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Fraud,</w:t>
            </w:r>
            <w:r>
              <w:rPr>
                <w:color w:val="0A3355"/>
                <w:spacing w:val="-2"/>
                <w:sz w:val="20"/>
              </w:rPr>
              <w:t xml:space="preserve"> </w:t>
            </w:r>
            <w:r>
              <w:rPr>
                <w:color w:val="0A3355"/>
                <w:sz w:val="20"/>
              </w:rPr>
              <w:t>misrepresentation</w:t>
            </w:r>
          </w:p>
        </w:tc>
        <w:tc>
          <w:tcPr>
            <w:tcW w:w="2816" w:type="dxa"/>
            <w:tcBorders>
              <w:left w:val="single" w:sz="18" w:space="0" w:color="C0C0C0"/>
            </w:tcBorders>
          </w:tcPr>
          <w:p w14:paraId="7B928C60" w14:textId="77777777" w:rsidR="00E553D2" w:rsidRDefault="008333E7">
            <w:pPr>
              <w:pStyle w:val="TableParagraph"/>
              <w:spacing w:before="6"/>
              <w:ind w:left="90"/>
              <w:rPr>
                <w:sz w:val="20"/>
              </w:rPr>
            </w:pPr>
            <w:r>
              <w:rPr>
                <w:color w:val="0A3355"/>
                <w:w w:val="95"/>
                <w:sz w:val="20"/>
              </w:rPr>
              <w:t xml:space="preserve">YES   </w:t>
            </w:r>
            <w:r>
              <w:rPr>
                <w:noProof/>
                <w:color w:val="0A3355"/>
                <w:position w:val="-4"/>
                <w:sz w:val="20"/>
              </w:rPr>
              <w:drawing>
                <wp:inline distT="0" distB="0" distL="0" distR="0" wp14:anchorId="4ECA477F" wp14:editId="4125A1A9">
                  <wp:extent cx="354787" cy="141732"/>
                  <wp:effectExtent l="0" t="0" r="0" b="0"/>
                  <wp:docPr id="3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6.png"/>
                          <pic:cNvPicPr/>
                        </pic:nvPicPr>
                        <pic:blipFill>
                          <a:blip r:embed="rId20" cstate="print"/>
                          <a:stretch>
                            <a:fillRect/>
                          </a:stretch>
                        </pic:blipFill>
                        <pic:spPr>
                          <a:xfrm>
                            <a:off x="0" y="0"/>
                            <a:ext cx="354787" cy="141732"/>
                          </a:xfrm>
                          <a:prstGeom prst="rect">
                            <a:avLst/>
                          </a:prstGeom>
                        </pic:spPr>
                      </pic:pic>
                    </a:graphicData>
                  </a:graphic>
                </wp:inline>
              </w:drawing>
            </w:r>
            <w:r>
              <w:rPr>
                <w:color w:val="0A3355"/>
                <w:w w:val="95"/>
                <w:sz w:val="20"/>
              </w:rPr>
              <w:t xml:space="preserve">NO </w:t>
            </w:r>
            <w:r>
              <w:rPr>
                <w:noProof/>
                <w:color w:val="0A3355"/>
                <w:spacing w:val="2"/>
                <w:position w:val="-4"/>
                <w:sz w:val="20"/>
              </w:rPr>
              <w:drawing>
                <wp:inline distT="0" distB="0" distL="0" distR="0" wp14:anchorId="5BB7B805" wp14:editId="321B79AD">
                  <wp:extent cx="192024" cy="141732"/>
                  <wp:effectExtent l="0" t="0" r="0" b="0"/>
                  <wp:docPr id="3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png"/>
                          <pic:cNvPicPr/>
                        </pic:nvPicPr>
                        <pic:blipFill>
                          <a:blip r:embed="rId15" cstate="print"/>
                          <a:stretch>
                            <a:fillRect/>
                          </a:stretch>
                        </pic:blipFill>
                        <pic:spPr>
                          <a:xfrm>
                            <a:off x="0" y="0"/>
                            <a:ext cx="192024" cy="141732"/>
                          </a:xfrm>
                          <a:prstGeom prst="rect">
                            <a:avLst/>
                          </a:prstGeom>
                        </pic:spPr>
                      </pic:pic>
                    </a:graphicData>
                  </a:graphic>
                </wp:inline>
              </w:drawing>
            </w:r>
          </w:p>
        </w:tc>
      </w:tr>
      <w:tr w:rsidR="00E553D2" w14:paraId="087A6E5E" w14:textId="77777777">
        <w:trPr>
          <w:trHeight w:val="277"/>
        </w:trPr>
        <w:tc>
          <w:tcPr>
            <w:tcW w:w="900" w:type="dxa"/>
          </w:tcPr>
          <w:p w14:paraId="2D3555A3" w14:textId="77777777" w:rsidR="00E553D2" w:rsidRDefault="008333E7">
            <w:pPr>
              <w:pStyle w:val="TableParagraph"/>
              <w:spacing w:line="229" w:lineRule="exact"/>
              <w:rPr>
                <w:sz w:val="20"/>
              </w:rPr>
            </w:pPr>
            <w:r>
              <w:rPr>
                <w:color w:val="0A3355"/>
                <w:sz w:val="20"/>
              </w:rPr>
              <w:t>4.2.15</w:t>
            </w:r>
          </w:p>
        </w:tc>
        <w:tc>
          <w:tcPr>
            <w:tcW w:w="9517" w:type="dxa"/>
            <w:tcBorders>
              <w:right w:val="single" w:sz="18" w:space="0" w:color="C0C0C0"/>
            </w:tcBorders>
          </w:tcPr>
          <w:p w14:paraId="72232BDF"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Tax inquiries (allegations of fraud, insufficient payment of taxes,</w:t>
            </w:r>
            <w:r>
              <w:rPr>
                <w:color w:val="0A3355"/>
                <w:spacing w:val="-3"/>
                <w:sz w:val="20"/>
              </w:rPr>
              <w:t xml:space="preserve"> </w:t>
            </w:r>
            <w:r>
              <w:rPr>
                <w:color w:val="0A3355"/>
                <w:sz w:val="20"/>
              </w:rPr>
              <w:t>etc.)</w:t>
            </w:r>
          </w:p>
        </w:tc>
        <w:tc>
          <w:tcPr>
            <w:tcW w:w="2816" w:type="dxa"/>
            <w:tcBorders>
              <w:left w:val="single" w:sz="18" w:space="0" w:color="C0C0C0"/>
            </w:tcBorders>
          </w:tcPr>
          <w:p w14:paraId="4A570C29" w14:textId="77777777" w:rsidR="00E553D2" w:rsidRDefault="008333E7">
            <w:pPr>
              <w:pStyle w:val="TableParagraph"/>
              <w:spacing w:before="6"/>
              <w:ind w:left="90"/>
              <w:rPr>
                <w:sz w:val="20"/>
              </w:rPr>
            </w:pPr>
            <w:r>
              <w:rPr>
                <w:color w:val="0A3355"/>
                <w:w w:val="95"/>
                <w:sz w:val="20"/>
              </w:rPr>
              <w:t xml:space="preserve">YES   </w:t>
            </w:r>
            <w:r>
              <w:rPr>
                <w:noProof/>
                <w:color w:val="0A3355"/>
                <w:position w:val="-4"/>
                <w:sz w:val="20"/>
              </w:rPr>
              <w:drawing>
                <wp:inline distT="0" distB="0" distL="0" distR="0" wp14:anchorId="63179DDD" wp14:editId="1C101415">
                  <wp:extent cx="354787" cy="141732"/>
                  <wp:effectExtent l="0" t="0" r="0" b="0"/>
                  <wp:docPr id="4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6.png"/>
                          <pic:cNvPicPr/>
                        </pic:nvPicPr>
                        <pic:blipFill>
                          <a:blip r:embed="rId20" cstate="print"/>
                          <a:stretch>
                            <a:fillRect/>
                          </a:stretch>
                        </pic:blipFill>
                        <pic:spPr>
                          <a:xfrm>
                            <a:off x="0" y="0"/>
                            <a:ext cx="354787" cy="141732"/>
                          </a:xfrm>
                          <a:prstGeom prst="rect">
                            <a:avLst/>
                          </a:prstGeom>
                        </pic:spPr>
                      </pic:pic>
                    </a:graphicData>
                  </a:graphic>
                </wp:inline>
              </w:drawing>
            </w:r>
            <w:r>
              <w:rPr>
                <w:color w:val="0A3355"/>
                <w:w w:val="95"/>
                <w:sz w:val="20"/>
              </w:rPr>
              <w:t xml:space="preserve">NO </w:t>
            </w:r>
            <w:r>
              <w:rPr>
                <w:noProof/>
                <w:color w:val="0A3355"/>
                <w:spacing w:val="2"/>
                <w:position w:val="-4"/>
                <w:sz w:val="20"/>
              </w:rPr>
              <w:drawing>
                <wp:inline distT="0" distB="0" distL="0" distR="0" wp14:anchorId="2FDF3994" wp14:editId="21B0B557">
                  <wp:extent cx="192024" cy="141732"/>
                  <wp:effectExtent l="0" t="0" r="0" b="0"/>
                  <wp:docPr id="4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png"/>
                          <pic:cNvPicPr/>
                        </pic:nvPicPr>
                        <pic:blipFill>
                          <a:blip r:embed="rId15" cstate="print"/>
                          <a:stretch>
                            <a:fillRect/>
                          </a:stretch>
                        </pic:blipFill>
                        <pic:spPr>
                          <a:xfrm>
                            <a:off x="0" y="0"/>
                            <a:ext cx="192024" cy="141732"/>
                          </a:xfrm>
                          <a:prstGeom prst="rect">
                            <a:avLst/>
                          </a:prstGeom>
                        </pic:spPr>
                      </pic:pic>
                    </a:graphicData>
                  </a:graphic>
                </wp:inline>
              </w:drawing>
            </w:r>
          </w:p>
        </w:tc>
      </w:tr>
      <w:tr w:rsidR="00E553D2" w14:paraId="64D670DB" w14:textId="77777777">
        <w:trPr>
          <w:trHeight w:val="277"/>
        </w:trPr>
        <w:tc>
          <w:tcPr>
            <w:tcW w:w="900" w:type="dxa"/>
          </w:tcPr>
          <w:p w14:paraId="5BE8CE15" w14:textId="77777777" w:rsidR="00E553D2" w:rsidRDefault="008333E7">
            <w:pPr>
              <w:pStyle w:val="TableParagraph"/>
              <w:spacing w:line="229" w:lineRule="exact"/>
              <w:rPr>
                <w:sz w:val="20"/>
              </w:rPr>
            </w:pPr>
            <w:r>
              <w:rPr>
                <w:color w:val="0A3355"/>
                <w:sz w:val="20"/>
              </w:rPr>
              <w:t>4.2.16</w:t>
            </w:r>
          </w:p>
        </w:tc>
        <w:tc>
          <w:tcPr>
            <w:tcW w:w="9517" w:type="dxa"/>
            <w:tcBorders>
              <w:right w:val="single" w:sz="18" w:space="0" w:color="C0C0C0"/>
            </w:tcBorders>
          </w:tcPr>
          <w:p w14:paraId="0D36F5D7"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Whistle</w:t>
            </w:r>
            <w:r>
              <w:rPr>
                <w:color w:val="0A3355"/>
                <w:spacing w:val="-2"/>
                <w:sz w:val="20"/>
              </w:rPr>
              <w:t xml:space="preserve"> </w:t>
            </w:r>
            <w:r>
              <w:rPr>
                <w:color w:val="0A3355"/>
                <w:sz w:val="20"/>
              </w:rPr>
              <w:t>blowing</w:t>
            </w:r>
          </w:p>
        </w:tc>
        <w:tc>
          <w:tcPr>
            <w:tcW w:w="2816" w:type="dxa"/>
            <w:tcBorders>
              <w:left w:val="single" w:sz="18" w:space="0" w:color="C0C0C0"/>
            </w:tcBorders>
          </w:tcPr>
          <w:p w14:paraId="1081F666" w14:textId="77777777" w:rsidR="00E553D2" w:rsidRDefault="008333E7">
            <w:pPr>
              <w:pStyle w:val="TableParagraph"/>
              <w:spacing w:before="6"/>
              <w:ind w:left="90"/>
              <w:rPr>
                <w:sz w:val="20"/>
              </w:rPr>
            </w:pPr>
            <w:r>
              <w:rPr>
                <w:color w:val="0A3355"/>
                <w:w w:val="95"/>
                <w:sz w:val="20"/>
              </w:rPr>
              <w:t xml:space="preserve">YES   </w:t>
            </w:r>
            <w:r>
              <w:rPr>
                <w:noProof/>
                <w:color w:val="0A3355"/>
                <w:position w:val="-4"/>
                <w:sz w:val="20"/>
              </w:rPr>
              <w:drawing>
                <wp:inline distT="0" distB="0" distL="0" distR="0" wp14:anchorId="13298487" wp14:editId="3ACDF22E">
                  <wp:extent cx="354787" cy="141732"/>
                  <wp:effectExtent l="0" t="0" r="0" b="0"/>
                  <wp:docPr id="4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6.png"/>
                          <pic:cNvPicPr/>
                        </pic:nvPicPr>
                        <pic:blipFill>
                          <a:blip r:embed="rId20" cstate="print"/>
                          <a:stretch>
                            <a:fillRect/>
                          </a:stretch>
                        </pic:blipFill>
                        <pic:spPr>
                          <a:xfrm>
                            <a:off x="0" y="0"/>
                            <a:ext cx="354787" cy="141732"/>
                          </a:xfrm>
                          <a:prstGeom prst="rect">
                            <a:avLst/>
                          </a:prstGeom>
                        </pic:spPr>
                      </pic:pic>
                    </a:graphicData>
                  </a:graphic>
                </wp:inline>
              </w:drawing>
            </w:r>
            <w:r>
              <w:rPr>
                <w:color w:val="0A3355"/>
                <w:w w:val="95"/>
                <w:sz w:val="20"/>
              </w:rPr>
              <w:t xml:space="preserve">NO </w:t>
            </w:r>
            <w:r>
              <w:rPr>
                <w:noProof/>
                <w:color w:val="0A3355"/>
                <w:spacing w:val="2"/>
                <w:position w:val="-4"/>
                <w:sz w:val="20"/>
              </w:rPr>
              <w:drawing>
                <wp:inline distT="0" distB="0" distL="0" distR="0" wp14:anchorId="09D09EF6" wp14:editId="236F0B73">
                  <wp:extent cx="192024" cy="141732"/>
                  <wp:effectExtent l="0" t="0" r="0" b="0"/>
                  <wp:docPr id="4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png"/>
                          <pic:cNvPicPr/>
                        </pic:nvPicPr>
                        <pic:blipFill>
                          <a:blip r:embed="rId15" cstate="print"/>
                          <a:stretch>
                            <a:fillRect/>
                          </a:stretch>
                        </pic:blipFill>
                        <pic:spPr>
                          <a:xfrm>
                            <a:off x="0" y="0"/>
                            <a:ext cx="192024" cy="141732"/>
                          </a:xfrm>
                          <a:prstGeom prst="rect">
                            <a:avLst/>
                          </a:prstGeom>
                        </pic:spPr>
                      </pic:pic>
                    </a:graphicData>
                  </a:graphic>
                </wp:inline>
              </w:drawing>
            </w:r>
          </w:p>
        </w:tc>
      </w:tr>
      <w:tr w:rsidR="00E553D2" w14:paraId="3DFBA3B1" w14:textId="77777777">
        <w:trPr>
          <w:trHeight w:val="278"/>
        </w:trPr>
        <w:tc>
          <w:tcPr>
            <w:tcW w:w="900" w:type="dxa"/>
          </w:tcPr>
          <w:p w14:paraId="11B47E8B" w14:textId="77777777" w:rsidR="00E553D2" w:rsidRDefault="008333E7">
            <w:pPr>
              <w:pStyle w:val="TableParagraph"/>
              <w:spacing w:line="229" w:lineRule="exact"/>
              <w:rPr>
                <w:sz w:val="20"/>
              </w:rPr>
            </w:pPr>
            <w:r>
              <w:rPr>
                <w:color w:val="0A3355"/>
                <w:sz w:val="20"/>
              </w:rPr>
              <w:t>4.2.17</w:t>
            </w:r>
          </w:p>
        </w:tc>
        <w:tc>
          <w:tcPr>
            <w:tcW w:w="9517" w:type="dxa"/>
            <w:tcBorders>
              <w:right w:val="single" w:sz="18" w:space="0" w:color="C0C0C0"/>
            </w:tcBorders>
          </w:tcPr>
          <w:p w14:paraId="54674D12" w14:textId="77777777" w:rsidR="00E553D2" w:rsidRDefault="008333E7">
            <w:pPr>
              <w:pStyle w:val="TableParagraph"/>
              <w:tabs>
                <w:tab w:val="left" w:pos="828"/>
              </w:tabs>
              <w:spacing w:line="243" w:lineRule="exact"/>
              <w:ind w:left="468"/>
              <w:rPr>
                <w:sz w:val="20"/>
              </w:rPr>
            </w:pPr>
            <w:r>
              <w:rPr>
                <w:rFonts w:ascii="Symbol" w:hAnsi="Symbol"/>
                <w:color w:val="0A3355"/>
                <w:sz w:val="20"/>
              </w:rPr>
              <w:t></w:t>
            </w:r>
            <w:r>
              <w:rPr>
                <w:rFonts w:ascii="Times New Roman" w:hAnsi="Times New Roman"/>
                <w:color w:val="0A3355"/>
                <w:sz w:val="20"/>
              </w:rPr>
              <w:tab/>
            </w:r>
            <w:r>
              <w:rPr>
                <w:color w:val="0A3355"/>
                <w:sz w:val="20"/>
              </w:rPr>
              <w:t>Other topics (such as Government Affairs, Insider</w:t>
            </w:r>
            <w:r>
              <w:rPr>
                <w:color w:val="0A3355"/>
                <w:spacing w:val="-6"/>
                <w:sz w:val="20"/>
              </w:rPr>
              <w:t xml:space="preserve"> </w:t>
            </w:r>
            <w:r>
              <w:rPr>
                <w:color w:val="0A3355"/>
                <w:sz w:val="20"/>
              </w:rPr>
              <w:t>Trading)</w:t>
            </w:r>
          </w:p>
        </w:tc>
        <w:tc>
          <w:tcPr>
            <w:tcW w:w="2816" w:type="dxa"/>
            <w:tcBorders>
              <w:left w:val="single" w:sz="18" w:space="0" w:color="C0C0C0"/>
            </w:tcBorders>
          </w:tcPr>
          <w:p w14:paraId="1A049CAF" w14:textId="77777777" w:rsidR="00E553D2" w:rsidRDefault="008333E7">
            <w:pPr>
              <w:pStyle w:val="TableParagraph"/>
              <w:tabs>
                <w:tab w:val="left" w:pos="1233"/>
              </w:tabs>
              <w:spacing w:before="6"/>
              <w:ind w:left="90"/>
              <w:rPr>
                <w:sz w:val="20"/>
              </w:rPr>
            </w:pPr>
            <w:r>
              <w:rPr>
                <w:color w:val="0A3355"/>
                <w:sz w:val="20"/>
              </w:rPr>
              <w:t>YES</w:t>
            </w:r>
            <w:r>
              <w:rPr>
                <w:color w:val="0A3355"/>
                <w:sz w:val="20"/>
              </w:rPr>
              <w:tab/>
            </w:r>
            <w:r>
              <w:rPr>
                <w:color w:val="0A3355"/>
                <w:w w:val="95"/>
                <w:sz w:val="20"/>
              </w:rPr>
              <w:t xml:space="preserve">NO </w:t>
            </w:r>
            <w:r>
              <w:rPr>
                <w:noProof/>
                <w:color w:val="0A3355"/>
                <w:spacing w:val="2"/>
                <w:position w:val="-4"/>
                <w:sz w:val="20"/>
              </w:rPr>
              <w:drawing>
                <wp:inline distT="0" distB="0" distL="0" distR="0" wp14:anchorId="76170A93" wp14:editId="6CFD9466">
                  <wp:extent cx="192024" cy="141732"/>
                  <wp:effectExtent l="0" t="0" r="0" b="0"/>
                  <wp:docPr id="4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png"/>
                          <pic:cNvPicPr/>
                        </pic:nvPicPr>
                        <pic:blipFill>
                          <a:blip r:embed="rId15" cstate="print"/>
                          <a:stretch>
                            <a:fillRect/>
                          </a:stretch>
                        </pic:blipFill>
                        <pic:spPr>
                          <a:xfrm>
                            <a:off x="0" y="0"/>
                            <a:ext cx="192024" cy="141732"/>
                          </a:xfrm>
                          <a:prstGeom prst="rect">
                            <a:avLst/>
                          </a:prstGeom>
                        </pic:spPr>
                      </pic:pic>
                    </a:graphicData>
                  </a:graphic>
                </wp:inline>
              </w:drawing>
            </w:r>
          </w:p>
        </w:tc>
      </w:tr>
      <w:tr w:rsidR="00E553D2" w14:paraId="02AAD395" w14:textId="77777777">
        <w:trPr>
          <w:trHeight w:val="623"/>
        </w:trPr>
        <w:tc>
          <w:tcPr>
            <w:tcW w:w="900" w:type="dxa"/>
          </w:tcPr>
          <w:p w14:paraId="79C38707" w14:textId="77777777" w:rsidR="00E553D2" w:rsidRDefault="008333E7">
            <w:pPr>
              <w:pStyle w:val="TableParagraph"/>
              <w:spacing w:line="227" w:lineRule="exact"/>
              <w:rPr>
                <w:b/>
                <w:sz w:val="20"/>
              </w:rPr>
            </w:pPr>
            <w:r>
              <w:rPr>
                <w:b/>
                <w:color w:val="0A3355"/>
                <w:sz w:val="20"/>
              </w:rPr>
              <w:t>5.</w:t>
            </w:r>
          </w:p>
        </w:tc>
        <w:tc>
          <w:tcPr>
            <w:tcW w:w="12333" w:type="dxa"/>
            <w:gridSpan w:val="2"/>
          </w:tcPr>
          <w:p w14:paraId="5D200D8E" w14:textId="77777777" w:rsidR="00E553D2" w:rsidRDefault="008333E7">
            <w:pPr>
              <w:pStyle w:val="TableParagraph"/>
              <w:spacing w:line="227" w:lineRule="exact"/>
              <w:ind w:left="108"/>
              <w:rPr>
                <w:b/>
                <w:sz w:val="20"/>
              </w:rPr>
            </w:pPr>
            <w:r>
              <w:rPr>
                <w:b/>
                <w:color w:val="0A3355"/>
                <w:sz w:val="20"/>
              </w:rPr>
              <w:t>AFFILIATIONS</w:t>
            </w:r>
          </w:p>
          <w:p w14:paraId="31B4DDB9" w14:textId="77777777" w:rsidR="00E553D2" w:rsidRDefault="008333E7">
            <w:pPr>
              <w:pStyle w:val="TableParagraph"/>
              <w:spacing w:before="36"/>
              <w:ind w:left="108"/>
              <w:rPr>
                <w:sz w:val="20"/>
              </w:rPr>
            </w:pPr>
            <w:r>
              <w:rPr>
                <w:color w:val="0A3355"/>
                <w:sz w:val="20"/>
              </w:rPr>
              <w:t>(If the answer is yes to any field in this section, kindly provide exhaustive details as an attachment).</w:t>
            </w:r>
          </w:p>
        </w:tc>
      </w:tr>
      <w:tr w:rsidR="00E553D2" w14:paraId="4A510FF7" w14:textId="77777777">
        <w:trPr>
          <w:trHeight w:val="1058"/>
        </w:trPr>
        <w:tc>
          <w:tcPr>
            <w:tcW w:w="900" w:type="dxa"/>
          </w:tcPr>
          <w:p w14:paraId="6E83B8A4" w14:textId="77777777" w:rsidR="00E553D2" w:rsidRDefault="008333E7">
            <w:pPr>
              <w:pStyle w:val="TableParagraph"/>
              <w:spacing w:before="2"/>
              <w:rPr>
                <w:sz w:val="20"/>
              </w:rPr>
            </w:pPr>
            <w:r>
              <w:rPr>
                <w:color w:val="0A3355"/>
                <w:sz w:val="20"/>
              </w:rPr>
              <w:t>5.1</w:t>
            </w:r>
          </w:p>
        </w:tc>
        <w:tc>
          <w:tcPr>
            <w:tcW w:w="9517" w:type="dxa"/>
            <w:tcBorders>
              <w:right w:val="single" w:sz="18" w:space="0" w:color="C0C0C0"/>
            </w:tcBorders>
          </w:tcPr>
          <w:p w14:paraId="15431B7F" w14:textId="77777777" w:rsidR="00E553D2" w:rsidRDefault="008333E7">
            <w:pPr>
              <w:pStyle w:val="TableParagraph"/>
              <w:spacing w:before="2" w:line="276" w:lineRule="auto"/>
              <w:ind w:left="108" w:right="88"/>
              <w:jc w:val="both"/>
              <w:rPr>
                <w:ins w:id="143" w:author="Microsoft account" w:date="2026-05-04T12:50:00Z"/>
                <w:color w:val="0A3355"/>
                <w:sz w:val="20"/>
              </w:rPr>
            </w:pPr>
            <w:r>
              <w:rPr>
                <w:color w:val="0A3355"/>
                <w:sz w:val="20"/>
              </w:rPr>
              <w:t>Is the Company, its directors or any of its key employees affiliated with any government official? If yes, please</w:t>
            </w:r>
            <w:r>
              <w:rPr>
                <w:color w:val="0A3355"/>
                <w:spacing w:val="-5"/>
                <w:sz w:val="20"/>
              </w:rPr>
              <w:t xml:space="preserve"> </w:t>
            </w:r>
            <w:r>
              <w:rPr>
                <w:color w:val="0A3355"/>
                <w:sz w:val="20"/>
              </w:rPr>
              <w:t>identify</w:t>
            </w:r>
            <w:r>
              <w:rPr>
                <w:color w:val="0A3355"/>
                <w:spacing w:val="-8"/>
                <w:sz w:val="20"/>
              </w:rPr>
              <w:t xml:space="preserve"> </w:t>
            </w:r>
            <w:r>
              <w:rPr>
                <w:color w:val="0A3355"/>
                <w:sz w:val="20"/>
              </w:rPr>
              <w:t>the</w:t>
            </w:r>
            <w:r>
              <w:rPr>
                <w:color w:val="0A3355"/>
                <w:spacing w:val="-6"/>
                <w:sz w:val="20"/>
              </w:rPr>
              <w:t xml:space="preserve"> </w:t>
            </w:r>
            <w:r>
              <w:rPr>
                <w:color w:val="0A3355"/>
                <w:sz w:val="20"/>
              </w:rPr>
              <w:t>entity,</w:t>
            </w:r>
            <w:r>
              <w:rPr>
                <w:color w:val="0A3355"/>
                <w:spacing w:val="-4"/>
                <w:sz w:val="20"/>
              </w:rPr>
              <w:t xml:space="preserve"> </w:t>
            </w:r>
            <w:r>
              <w:rPr>
                <w:color w:val="0A3355"/>
                <w:sz w:val="20"/>
              </w:rPr>
              <w:t>director</w:t>
            </w:r>
            <w:r>
              <w:rPr>
                <w:color w:val="0A3355"/>
                <w:spacing w:val="-4"/>
                <w:sz w:val="20"/>
              </w:rPr>
              <w:t xml:space="preserve"> </w:t>
            </w:r>
            <w:r>
              <w:rPr>
                <w:color w:val="0A3355"/>
                <w:sz w:val="20"/>
              </w:rPr>
              <w:t>or</w:t>
            </w:r>
            <w:r>
              <w:rPr>
                <w:color w:val="0A3355"/>
                <w:spacing w:val="-5"/>
                <w:sz w:val="20"/>
              </w:rPr>
              <w:t xml:space="preserve"> </w:t>
            </w:r>
            <w:r>
              <w:rPr>
                <w:color w:val="0A3355"/>
                <w:sz w:val="20"/>
              </w:rPr>
              <w:t>key</w:t>
            </w:r>
            <w:r>
              <w:rPr>
                <w:color w:val="0A3355"/>
                <w:spacing w:val="-10"/>
                <w:sz w:val="20"/>
              </w:rPr>
              <w:t xml:space="preserve"> </w:t>
            </w:r>
            <w:r>
              <w:rPr>
                <w:color w:val="0A3355"/>
                <w:sz w:val="20"/>
              </w:rPr>
              <w:t>employee</w:t>
            </w:r>
            <w:r>
              <w:rPr>
                <w:color w:val="0A3355"/>
                <w:spacing w:val="-2"/>
                <w:sz w:val="20"/>
              </w:rPr>
              <w:t xml:space="preserve"> </w:t>
            </w:r>
            <w:r>
              <w:rPr>
                <w:color w:val="0A3355"/>
                <w:sz w:val="20"/>
              </w:rPr>
              <w:t>and</w:t>
            </w:r>
            <w:r>
              <w:rPr>
                <w:color w:val="0A3355"/>
                <w:spacing w:val="-3"/>
                <w:sz w:val="20"/>
              </w:rPr>
              <w:t xml:space="preserve"> </w:t>
            </w:r>
            <w:r>
              <w:rPr>
                <w:color w:val="0A3355"/>
                <w:sz w:val="20"/>
              </w:rPr>
              <w:t>their</w:t>
            </w:r>
            <w:r>
              <w:rPr>
                <w:color w:val="0A3355"/>
                <w:spacing w:val="-4"/>
                <w:sz w:val="20"/>
              </w:rPr>
              <w:t xml:space="preserve"> </w:t>
            </w:r>
            <w:r>
              <w:rPr>
                <w:color w:val="0A3355"/>
                <w:sz w:val="20"/>
              </w:rPr>
              <w:t>role</w:t>
            </w:r>
            <w:r>
              <w:rPr>
                <w:color w:val="0A3355"/>
                <w:spacing w:val="-3"/>
                <w:sz w:val="20"/>
              </w:rPr>
              <w:t xml:space="preserve"> </w:t>
            </w:r>
            <w:r>
              <w:rPr>
                <w:color w:val="0A3355"/>
                <w:sz w:val="20"/>
              </w:rPr>
              <w:t>in</w:t>
            </w:r>
            <w:r>
              <w:rPr>
                <w:color w:val="0A3355"/>
                <w:spacing w:val="-5"/>
                <w:sz w:val="20"/>
              </w:rPr>
              <w:t xml:space="preserve"> </w:t>
            </w:r>
            <w:r>
              <w:rPr>
                <w:color w:val="0A3355"/>
                <w:sz w:val="20"/>
              </w:rPr>
              <w:t>the</w:t>
            </w:r>
            <w:r>
              <w:rPr>
                <w:color w:val="0A3355"/>
                <w:spacing w:val="-6"/>
                <w:sz w:val="20"/>
              </w:rPr>
              <w:t xml:space="preserve"> </w:t>
            </w:r>
            <w:r>
              <w:rPr>
                <w:color w:val="0A3355"/>
                <w:sz w:val="20"/>
              </w:rPr>
              <w:t>business</w:t>
            </w:r>
            <w:r>
              <w:rPr>
                <w:color w:val="0A3355"/>
                <w:spacing w:val="-3"/>
                <w:sz w:val="20"/>
              </w:rPr>
              <w:t xml:space="preserve"> </w:t>
            </w:r>
            <w:r>
              <w:rPr>
                <w:color w:val="0A3355"/>
                <w:sz w:val="20"/>
              </w:rPr>
              <w:t>and</w:t>
            </w:r>
            <w:r>
              <w:rPr>
                <w:color w:val="0A3355"/>
                <w:spacing w:val="-5"/>
                <w:sz w:val="20"/>
              </w:rPr>
              <w:t xml:space="preserve"> </w:t>
            </w:r>
            <w:r>
              <w:rPr>
                <w:color w:val="0A3355"/>
                <w:sz w:val="20"/>
              </w:rPr>
              <w:t>provide</w:t>
            </w:r>
            <w:r>
              <w:rPr>
                <w:color w:val="0A3355"/>
                <w:spacing w:val="-6"/>
                <w:sz w:val="20"/>
              </w:rPr>
              <w:t xml:space="preserve"> </w:t>
            </w:r>
            <w:r>
              <w:rPr>
                <w:color w:val="0A3355"/>
                <w:sz w:val="20"/>
              </w:rPr>
              <w:t>details</w:t>
            </w:r>
            <w:r>
              <w:rPr>
                <w:color w:val="0A3355"/>
                <w:spacing w:val="-3"/>
                <w:sz w:val="20"/>
              </w:rPr>
              <w:t xml:space="preserve"> </w:t>
            </w:r>
            <w:r>
              <w:rPr>
                <w:color w:val="0A3355"/>
                <w:sz w:val="20"/>
              </w:rPr>
              <w:t>of</w:t>
            </w:r>
            <w:r>
              <w:rPr>
                <w:color w:val="0A3355"/>
                <w:spacing w:val="-4"/>
                <w:sz w:val="20"/>
              </w:rPr>
              <w:t xml:space="preserve"> </w:t>
            </w:r>
            <w:r>
              <w:rPr>
                <w:color w:val="0A3355"/>
                <w:sz w:val="20"/>
              </w:rPr>
              <w:t>the political</w:t>
            </w:r>
            <w:r>
              <w:rPr>
                <w:color w:val="0A3355"/>
                <w:spacing w:val="-3"/>
                <w:sz w:val="20"/>
              </w:rPr>
              <w:t xml:space="preserve"> </w:t>
            </w:r>
            <w:r>
              <w:rPr>
                <w:color w:val="0A3355"/>
                <w:sz w:val="20"/>
              </w:rPr>
              <w:t>affiliation?</w:t>
            </w:r>
          </w:p>
          <w:p w14:paraId="4E4F70A7" w14:textId="0DECB09F" w:rsidR="00586C06" w:rsidRDefault="00586C06">
            <w:pPr>
              <w:pStyle w:val="TableParagraph"/>
              <w:spacing w:before="2" w:line="276" w:lineRule="auto"/>
              <w:ind w:left="108" w:right="88"/>
              <w:jc w:val="both"/>
              <w:rPr>
                <w:sz w:val="20"/>
              </w:rPr>
            </w:pPr>
            <w:ins w:id="144" w:author="Microsoft account" w:date="2026-05-04T12:50:00Z">
              <w:r>
                <w:rPr>
                  <w:color w:val="0A3355"/>
                  <w:sz w:val="20"/>
                </w:rPr>
                <w:t>No</w:t>
              </w:r>
            </w:ins>
          </w:p>
        </w:tc>
        <w:tc>
          <w:tcPr>
            <w:tcW w:w="2816" w:type="dxa"/>
            <w:tcBorders>
              <w:left w:val="single" w:sz="18" w:space="0" w:color="C0C0C0"/>
            </w:tcBorders>
          </w:tcPr>
          <w:p w14:paraId="58A19800" w14:textId="77777777" w:rsidR="00E553D2" w:rsidRDefault="00E553D2">
            <w:pPr>
              <w:pStyle w:val="TableParagraph"/>
              <w:ind w:left="0"/>
              <w:rPr>
                <w:rFonts w:ascii="Times New Roman"/>
                <w:sz w:val="18"/>
              </w:rPr>
            </w:pPr>
          </w:p>
        </w:tc>
      </w:tr>
      <w:tr w:rsidR="00E553D2" w14:paraId="135C5801" w14:textId="77777777">
        <w:trPr>
          <w:trHeight w:val="793"/>
        </w:trPr>
        <w:tc>
          <w:tcPr>
            <w:tcW w:w="900" w:type="dxa"/>
          </w:tcPr>
          <w:p w14:paraId="22DE5A03" w14:textId="77777777" w:rsidR="00E553D2" w:rsidRDefault="008333E7">
            <w:pPr>
              <w:pStyle w:val="TableParagraph"/>
              <w:spacing w:before="2"/>
              <w:rPr>
                <w:sz w:val="20"/>
              </w:rPr>
            </w:pPr>
            <w:r>
              <w:rPr>
                <w:color w:val="0A3355"/>
                <w:sz w:val="20"/>
              </w:rPr>
              <w:t>5.2</w:t>
            </w:r>
          </w:p>
        </w:tc>
        <w:tc>
          <w:tcPr>
            <w:tcW w:w="9517" w:type="dxa"/>
            <w:tcBorders>
              <w:right w:val="single" w:sz="18" w:space="0" w:color="C0C0C0"/>
            </w:tcBorders>
          </w:tcPr>
          <w:p w14:paraId="4C408E9D" w14:textId="77777777" w:rsidR="00E553D2" w:rsidRDefault="008333E7">
            <w:pPr>
              <w:pStyle w:val="TableParagraph"/>
              <w:spacing w:before="2" w:line="276" w:lineRule="auto"/>
              <w:ind w:left="108" w:right="23"/>
              <w:rPr>
                <w:ins w:id="145" w:author="Microsoft account" w:date="2026-05-04T12:50:00Z"/>
                <w:color w:val="0A3355"/>
                <w:sz w:val="20"/>
              </w:rPr>
            </w:pPr>
            <w:r>
              <w:rPr>
                <w:color w:val="0A3355"/>
                <w:sz w:val="20"/>
              </w:rPr>
              <w:t>Is any direct or indirect owner, controlling shareholder, director, officer or key employee of the Company a government official or a family member/close business associate of a government official?</w:t>
            </w:r>
          </w:p>
          <w:p w14:paraId="472FF26A" w14:textId="59CE42A7" w:rsidR="00586C06" w:rsidRDefault="00586C06">
            <w:pPr>
              <w:pStyle w:val="TableParagraph"/>
              <w:spacing w:before="2" w:line="276" w:lineRule="auto"/>
              <w:ind w:left="108" w:right="23"/>
              <w:rPr>
                <w:sz w:val="20"/>
              </w:rPr>
            </w:pPr>
            <w:ins w:id="146" w:author="Microsoft account" w:date="2026-05-04T12:50:00Z">
              <w:r>
                <w:rPr>
                  <w:color w:val="0A3355"/>
                  <w:sz w:val="20"/>
                </w:rPr>
                <w:t>No</w:t>
              </w:r>
            </w:ins>
          </w:p>
        </w:tc>
        <w:tc>
          <w:tcPr>
            <w:tcW w:w="2816" w:type="dxa"/>
            <w:tcBorders>
              <w:left w:val="single" w:sz="18" w:space="0" w:color="C0C0C0"/>
            </w:tcBorders>
          </w:tcPr>
          <w:p w14:paraId="1573B7BC" w14:textId="77777777" w:rsidR="00E553D2" w:rsidRDefault="00E553D2">
            <w:pPr>
              <w:pStyle w:val="TableParagraph"/>
              <w:ind w:left="0"/>
              <w:rPr>
                <w:rFonts w:ascii="Times New Roman"/>
                <w:sz w:val="18"/>
              </w:rPr>
            </w:pPr>
          </w:p>
        </w:tc>
      </w:tr>
      <w:tr w:rsidR="00E553D2" w14:paraId="407CBFAF" w14:textId="77777777" w:rsidTr="00586C06">
        <w:tblPrEx>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47" w:author="Microsoft account" w:date="2026-05-04T12:52:00Z">
            <w:tblPrEx>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884"/>
          <w:trPrChange w:id="148" w:author="Microsoft account" w:date="2026-05-04T12:52:00Z">
            <w:trPr>
              <w:trHeight w:val="794"/>
            </w:trPr>
          </w:trPrChange>
        </w:trPr>
        <w:tc>
          <w:tcPr>
            <w:tcW w:w="900" w:type="dxa"/>
            <w:tcPrChange w:id="149" w:author="Microsoft account" w:date="2026-05-04T12:52:00Z">
              <w:tcPr>
                <w:tcW w:w="900" w:type="dxa"/>
              </w:tcPr>
            </w:tcPrChange>
          </w:tcPr>
          <w:p w14:paraId="58A8D463" w14:textId="77777777" w:rsidR="00E553D2" w:rsidRDefault="008333E7">
            <w:pPr>
              <w:pStyle w:val="TableParagraph"/>
              <w:spacing w:line="229" w:lineRule="exact"/>
              <w:rPr>
                <w:sz w:val="20"/>
              </w:rPr>
            </w:pPr>
            <w:r>
              <w:rPr>
                <w:color w:val="0A3355"/>
                <w:sz w:val="20"/>
              </w:rPr>
              <w:t>5.3</w:t>
            </w:r>
          </w:p>
        </w:tc>
        <w:tc>
          <w:tcPr>
            <w:tcW w:w="9517" w:type="dxa"/>
            <w:tcBorders>
              <w:right w:val="single" w:sz="18" w:space="0" w:color="C0C0C0"/>
            </w:tcBorders>
            <w:tcPrChange w:id="150" w:author="Microsoft account" w:date="2026-05-04T12:52:00Z">
              <w:tcPr>
                <w:tcW w:w="9517" w:type="dxa"/>
                <w:tcBorders>
                  <w:right w:val="single" w:sz="18" w:space="0" w:color="C0C0C0"/>
                </w:tcBorders>
              </w:tcPr>
            </w:tcPrChange>
          </w:tcPr>
          <w:p w14:paraId="5FE8B261" w14:textId="77777777" w:rsidR="00E553D2" w:rsidRDefault="008333E7">
            <w:pPr>
              <w:pStyle w:val="TableParagraph"/>
              <w:spacing w:line="229" w:lineRule="exact"/>
              <w:ind w:left="108"/>
              <w:rPr>
                <w:sz w:val="20"/>
              </w:rPr>
            </w:pPr>
            <w:r>
              <w:rPr>
                <w:color w:val="0A3355"/>
                <w:sz w:val="20"/>
              </w:rPr>
              <w:t xml:space="preserve">Does the </w:t>
            </w:r>
            <w:proofErr w:type="spellStart"/>
            <w:r>
              <w:rPr>
                <w:color w:val="0A3355"/>
                <w:sz w:val="20"/>
              </w:rPr>
              <w:t>organisation</w:t>
            </w:r>
            <w:proofErr w:type="spellEnd"/>
            <w:r>
              <w:rPr>
                <w:color w:val="0A3355"/>
                <w:sz w:val="20"/>
              </w:rPr>
              <w:t xml:space="preserve"> retain a register of related party interests?</w:t>
            </w:r>
          </w:p>
          <w:p w14:paraId="7D1019F6" w14:textId="11B2AF4A" w:rsidR="00E553D2" w:rsidRDefault="00586C06">
            <w:pPr>
              <w:pStyle w:val="TableParagraph"/>
              <w:spacing w:before="1"/>
              <w:ind w:left="0"/>
              <w:rPr>
                <w:sz w:val="26"/>
              </w:rPr>
            </w:pPr>
            <w:ins w:id="151" w:author="Microsoft account" w:date="2026-05-04T12:51:00Z">
              <w:r>
                <w:rPr>
                  <w:sz w:val="26"/>
                </w:rPr>
                <w:t xml:space="preserve"> No</w:t>
              </w:r>
            </w:ins>
          </w:p>
          <w:p w14:paraId="6DC0F3B1" w14:textId="77777777" w:rsidR="00E553D2" w:rsidRDefault="008333E7">
            <w:pPr>
              <w:pStyle w:val="TableParagraph"/>
              <w:ind w:left="108"/>
              <w:rPr>
                <w:sz w:val="20"/>
              </w:rPr>
            </w:pPr>
            <w:r>
              <w:rPr>
                <w:color w:val="0A3355"/>
                <w:sz w:val="20"/>
              </w:rPr>
              <w:t>If yes, please provide a copy</w:t>
            </w:r>
          </w:p>
        </w:tc>
        <w:tc>
          <w:tcPr>
            <w:tcW w:w="2816" w:type="dxa"/>
            <w:tcBorders>
              <w:left w:val="single" w:sz="18" w:space="0" w:color="C0C0C0"/>
            </w:tcBorders>
            <w:tcPrChange w:id="152" w:author="Microsoft account" w:date="2026-05-04T12:52:00Z">
              <w:tcPr>
                <w:tcW w:w="2816" w:type="dxa"/>
                <w:tcBorders>
                  <w:left w:val="single" w:sz="18" w:space="0" w:color="C0C0C0"/>
                </w:tcBorders>
              </w:tcPr>
            </w:tcPrChange>
          </w:tcPr>
          <w:p w14:paraId="1E51BAEC" w14:textId="77777777" w:rsidR="00E553D2" w:rsidRDefault="00E553D2">
            <w:pPr>
              <w:pStyle w:val="TableParagraph"/>
              <w:ind w:left="0"/>
              <w:rPr>
                <w:rFonts w:ascii="Times New Roman"/>
                <w:sz w:val="18"/>
              </w:rPr>
            </w:pPr>
          </w:p>
        </w:tc>
      </w:tr>
      <w:tr w:rsidR="00E553D2" w14:paraId="4278F315" w14:textId="77777777">
        <w:trPr>
          <w:trHeight w:val="794"/>
        </w:trPr>
        <w:tc>
          <w:tcPr>
            <w:tcW w:w="900" w:type="dxa"/>
          </w:tcPr>
          <w:p w14:paraId="0CD26F26" w14:textId="77777777" w:rsidR="00E553D2" w:rsidRDefault="008333E7">
            <w:pPr>
              <w:pStyle w:val="TableParagraph"/>
              <w:rPr>
                <w:sz w:val="20"/>
              </w:rPr>
            </w:pPr>
            <w:r>
              <w:rPr>
                <w:color w:val="0A3355"/>
                <w:sz w:val="20"/>
              </w:rPr>
              <w:t>5.4</w:t>
            </w:r>
          </w:p>
        </w:tc>
        <w:tc>
          <w:tcPr>
            <w:tcW w:w="9517" w:type="dxa"/>
            <w:tcBorders>
              <w:right w:val="single" w:sz="18" w:space="0" w:color="C0C0C0"/>
            </w:tcBorders>
          </w:tcPr>
          <w:p w14:paraId="7FFEBEB8" w14:textId="77777777" w:rsidR="00E553D2" w:rsidRDefault="008333E7">
            <w:pPr>
              <w:pStyle w:val="TableParagraph"/>
              <w:ind w:left="108"/>
              <w:rPr>
                <w:sz w:val="20"/>
              </w:rPr>
            </w:pPr>
            <w:r>
              <w:rPr>
                <w:color w:val="0A3355"/>
                <w:sz w:val="20"/>
              </w:rPr>
              <w:t>Do any related-party interests exist in respect of this transaction?</w:t>
            </w:r>
          </w:p>
          <w:p w14:paraId="6AE7A8B4" w14:textId="6E38C63F" w:rsidR="00E553D2" w:rsidRDefault="00586C06">
            <w:pPr>
              <w:pStyle w:val="TableParagraph"/>
              <w:spacing w:before="1"/>
              <w:ind w:left="0"/>
              <w:rPr>
                <w:sz w:val="26"/>
              </w:rPr>
            </w:pPr>
            <w:ins w:id="153" w:author="Microsoft account" w:date="2026-05-04T12:52:00Z">
              <w:r>
                <w:rPr>
                  <w:sz w:val="26"/>
                </w:rPr>
                <w:t xml:space="preserve"> No</w:t>
              </w:r>
            </w:ins>
          </w:p>
          <w:p w14:paraId="543FF800" w14:textId="77777777" w:rsidR="00E553D2" w:rsidRDefault="008333E7">
            <w:pPr>
              <w:pStyle w:val="TableParagraph"/>
              <w:ind w:left="108"/>
              <w:rPr>
                <w:sz w:val="20"/>
              </w:rPr>
            </w:pPr>
            <w:r>
              <w:rPr>
                <w:color w:val="0A3355"/>
                <w:sz w:val="20"/>
              </w:rPr>
              <w:t>If yes, please provide details</w:t>
            </w:r>
          </w:p>
        </w:tc>
        <w:tc>
          <w:tcPr>
            <w:tcW w:w="2816" w:type="dxa"/>
            <w:tcBorders>
              <w:left w:val="single" w:sz="18" w:space="0" w:color="C0C0C0"/>
            </w:tcBorders>
          </w:tcPr>
          <w:p w14:paraId="351A0685" w14:textId="77777777" w:rsidR="00E553D2" w:rsidRDefault="00E553D2">
            <w:pPr>
              <w:pStyle w:val="TableParagraph"/>
              <w:ind w:left="0"/>
              <w:rPr>
                <w:rFonts w:ascii="Times New Roman"/>
                <w:sz w:val="18"/>
              </w:rPr>
            </w:pPr>
          </w:p>
        </w:tc>
      </w:tr>
      <w:tr w:rsidR="00E553D2" w14:paraId="5E987211" w14:textId="77777777">
        <w:trPr>
          <w:trHeight w:val="388"/>
        </w:trPr>
        <w:tc>
          <w:tcPr>
            <w:tcW w:w="900" w:type="dxa"/>
          </w:tcPr>
          <w:p w14:paraId="35125382" w14:textId="77777777" w:rsidR="00E553D2" w:rsidRDefault="008333E7">
            <w:pPr>
              <w:pStyle w:val="TableParagraph"/>
              <w:spacing w:line="227" w:lineRule="exact"/>
              <w:rPr>
                <w:b/>
                <w:sz w:val="20"/>
              </w:rPr>
            </w:pPr>
            <w:r>
              <w:rPr>
                <w:b/>
                <w:color w:val="0A3355"/>
                <w:sz w:val="20"/>
              </w:rPr>
              <w:t>6.</w:t>
            </w:r>
          </w:p>
        </w:tc>
        <w:tc>
          <w:tcPr>
            <w:tcW w:w="12333" w:type="dxa"/>
            <w:gridSpan w:val="2"/>
          </w:tcPr>
          <w:p w14:paraId="1B1A64C4" w14:textId="77777777" w:rsidR="00E553D2" w:rsidRDefault="008333E7">
            <w:pPr>
              <w:pStyle w:val="TableParagraph"/>
              <w:spacing w:line="227" w:lineRule="exact"/>
              <w:ind w:left="108"/>
              <w:rPr>
                <w:b/>
                <w:sz w:val="20"/>
              </w:rPr>
            </w:pPr>
            <w:r>
              <w:rPr>
                <w:b/>
                <w:color w:val="0A3355"/>
                <w:sz w:val="20"/>
              </w:rPr>
              <w:t>REGULATORY / GENERAL</w:t>
            </w:r>
          </w:p>
        </w:tc>
      </w:tr>
      <w:tr w:rsidR="00E553D2" w14:paraId="50DD6696" w14:textId="77777777">
        <w:trPr>
          <w:trHeight w:val="794"/>
        </w:trPr>
        <w:tc>
          <w:tcPr>
            <w:tcW w:w="900" w:type="dxa"/>
          </w:tcPr>
          <w:p w14:paraId="195CDF3A" w14:textId="77777777" w:rsidR="00E553D2" w:rsidRDefault="008333E7">
            <w:pPr>
              <w:pStyle w:val="TableParagraph"/>
              <w:spacing w:line="229" w:lineRule="exact"/>
              <w:rPr>
                <w:sz w:val="20"/>
              </w:rPr>
            </w:pPr>
            <w:r>
              <w:rPr>
                <w:color w:val="0A3355"/>
                <w:sz w:val="20"/>
              </w:rPr>
              <w:t>6.1</w:t>
            </w:r>
          </w:p>
        </w:tc>
        <w:tc>
          <w:tcPr>
            <w:tcW w:w="9517" w:type="dxa"/>
            <w:tcBorders>
              <w:right w:val="single" w:sz="18" w:space="0" w:color="C0C0C0"/>
            </w:tcBorders>
          </w:tcPr>
          <w:p w14:paraId="1AEC80E0" w14:textId="77777777" w:rsidR="00E553D2" w:rsidRDefault="008333E7">
            <w:pPr>
              <w:pStyle w:val="TableParagraph"/>
              <w:spacing w:line="229" w:lineRule="exact"/>
              <w:ind w:left="108"/>
              <w:rPr>
                <w:sz w:val="20"/>
              </w:rPr>
            </w:pPr>
            <w:r>
              <w:rPr>
                <w:color w:val="0A3355"/>
                <w:sz w:val="20"/>
              </w:rPr>
              <w:t>Is the Company subject to the UK Bribery Act?</w:t>
            </w:r>
          </w:p>
          <w:p w14:paraId="7E18CBD1" w14:textId="275DBB72" w:rsidR="00E553D2" w:rsidRDefault="00586C06">
            <w:pPr>
              <w:pStyle w:val="TableParagraph"/>
              <w:spacing w:before="1"/>
              <w:ind w:left="0"/>
              <w:rPr>
                <w:sz w:val="26"/>
              </w:rPr>
            </w:pPr>
            <w:ins w:id="154" w:author="Microsoft account" w:date="2026-05-04T12:56:00Z">
              <w:r>
                <w:rPr>
                  <w:sz w:val="26"/>
                </w:rPr>
                <w:t>No</w:t>
              </w:r>
            </w:ins>
          </w:p>
          <w:p w14:paraId="185004D8" w14:textId="77777777" w:rsidR="00E553D2" w:rsidRDefault="008333E7">
            <w:pPr>
              <w:pStyle w:val="TableParagraph"/>
              <w:ind w:left="108"/>
              <w:rPr>
                <w:sz w:val="20"/>
              </w:rPr>
            </w:pPr>
            <w:r>
              <w:rPr>
                <w:color w:val="0A3355"/>
                <w:sz w:val="20"/>
              </w:rPr>
              <w:t>If yes, what processes are in place to prevent contravention of the provisions of the Act?</w:t>
            </w:r>
          </w:p>
        </w:tc>
        <w:tc>
          <w:tcPr>
            <w:tcW w:w="2816" w:type="dxa"/>
            <w:tcBorders>
              <w:left w:val="single" w:sz="18" w:space="0" w:color="C0C0C0"/>
            </w:tcBorders>
          </w:tcPr>
          <w:p w14:paraId="50D685F2" w14:textId="77777777" w:rsidR="00E553D2" w:rsidRDefault="00E553D2">
            <w:pPr>
              <w:pStyle w:val="TableParagraph"/>
              <w:ind w:left="0"/>
              <w:rPr>
                <w:rFonts w:ascii="Times New Roman"/>
                <w:sz w:val="18"/>
              </w:rPr>
            </w:pPr>
          </w:p>
        </w:tc>
      </w:tr>
      <w:tr w:rsidR="00E553D2" w14:paraId="69DED841" w14:textId="77777777">
        <w:trPr>
          <w:trHeight w:val="794"/>
        </w:trPr>
        <w:tc>
          <w:tcPr>
            <w:tcW w:w="900" w:type="dxa"/>
          </w:tcPr>
          <w:p w14:paraId="58B561E1" w14:textId="77777777" w:rsidR="00E553D2" w:rsidRDefault="008333E7">
            <w:pPr>
              <w:pStyle w:val="TableParagraph"/>
              <w:spacing w:line="229" w:lineRule="exact"/>
              <w:rPr>
                <w:sz w:val="20"/>
              </w:rPr>
            </w:pPr>
            <w:r>
              <w:rPr>
                <w:color w:val="0A3355"/>
                <w:sz w:val="20"/>
              </w:rPr>
              <w:t>6.2</w:t>
            </w:r>
          </w:p>
        </w:tc>
        <w:tc>
          <w:tcPr>
            <w:tcW w:w="9517" w:type="dxa"/>
            <w:tcBorders>
              <w:right w:val="single" w:sz="18" w:space="0" w:color="C0C0C0"/>
            </w:tcBorders>
          </w:tcPr>
          <w:p w14:paraId="4178E954" w14:textId="77777777" w:rsidR="00E553D2" w:rsidRDefault="008333E7">
            <w:pPr>
              <w:pStyle w:val="TableParagraph"/>
              <w:spacing w:line="229" w:lineRule="exact"/>
              <w:ind w:left="108"/>
              <w:rPr>
                <w:sz w:val="20"/>
              </w:rPr>
            </w:pPr>
            <w:r>
              <w:rPr>
                <w:color w:val="0A3355"/>
                <w:sz w:val="20"/>
              </w:rPr>
              <w:t>Is the Company subject to the Foreign Corrupt Practices Act?</w:t>
            </w:r>
          </w:p>
          <w:p w14:paraId="569C0744" w14:textId="1EF74A94" w:rsidR="00E553D2" w:rsidRDefault="00586C06">
            <w:pPr>
              <w:pStyle w:val="TableParagraph"/>
              <w:spacing w:before="11"/>
              <w:ind w:left="0"/>
              <w:rPr>
                <w:sz w:val="25"/>
              </w:rPr>
            </w:pPr>
            <w:ins w:id="155" w:author="Microsoft account" w:date="2026-05-04T12:58:00Z">
              <w:r>
                <w:rPr>
                  <w:sz w:val="25"/>
                </w:rPr>
                <w:t xml:space="preserve"> No</w:t>
              </w:r>
            </w:ins>
          </w:p>
          <w:p w14:paraId="3ACFAE0B" w14:textId="77777777" w:rsidR="00E553D2" w:rsidRDefault="008333E7">
            <w:pPr>
              <w:pStyle w:val="TableParagraph"/>
              <w:ind w:left="108"/>
              <w:rPr>
                <w:sz w:val="20"/>
              </w:rPr>
            </w:pPr>
            <w:r>
              <w:rPr>
                <w:color w:val="0A3355"/>
                <w:sz w:val="20"/>
              </w:rPr>
              <w:t>If yes, what processes are in place to prevent contravention of the provisions of the Act?</w:t>
            </w:r>
          </w:p>
        </w:tc>
        <w:tc>
          <w:tcPr>
            <w:tcW w:w="2816" w:type="dxa"/>
            <w:tcBorders>
              <w:left w:val="single" w:sz="18" w:space="0" w:color="C0C0C0"/>
            </w:tcBorders>
          </w:tcPr>
          <w:p w14:paraId="4C54BCE1" w14:textId="77777777" w:rsidR="00E553D2" w:rsidRDefault="00E553D2">
            <w:pPr>
              <w:pStyle w:val="TableParagraph"/>
              <w:ind w:left="0"/>
              <w:rPr>
                <w:rFonts w:ascii="Times New Roman"/>
                <w:sz w:val="18"/>
              </w:rPr>
            </w:pPr>
          </w:p>
        </w:tc>
      </w:tr>
      <w:tr w:rsidR="00E553D2" w14:paraId="40520554" w14:textId="77777777">
        <w:trPr>
          <w:trHeight w:val="791"/>
        </w:trPr>
        <w:tc>
          <w:tcPr>
            <w:tcW w:w="900" w:type="dxa"/>
          </w:tcPr>
          <w:p w14:paraId="251B319F" w14:textId="77777777" w:rsidR="00E553D2" w:rsidRDefault="008333E7">
            <w:pPr>
              <w:pStyle w:val="TableParagraph"/>
              <w:spacing w:line="229" w:lineRule="exact"/>
              <w:rPr>
                <w:sz w:val="20"/>
              </w:rPr>
            </w:pPr>
            <w:r>
              <w:rPr>
                <w:color w:val="0A3355"/>
                <w:sz w:val="20"/>
              </w:rPr>
              <w:t>6.3</w:t>
            </w:r>
          </w:p>
        </w:tc>
        <w:tc>
          <w:tcPr>
            <w:tcW w:w="9517" w:type="dxa"/>
            <w:tcBorders>
              <w:right w:val="single" w:sz="18" w:space="0" w:color="C0C0C0"/>
            </w:tcBorders>
          </w:tcPr>
          <w:p w14:paraId="0FF4D9A4" w14:textId="77777777" w:rsidR="00E553D2" w:rsidRDefault="008333E7">
            <w:pPr>
              <w:pStyle w:val="TableParagraph"/>
              <w:spacing w:line="276" w:lineRule="auto"/>
              <w:ind w:left="108"/>
              <w:rPr>
                <w:ins w:id="156" w:author="Microsoft account" w:date="2026-05-04T12:58:00Z"/>
                <w:color w:val="0A3355"/>
                <w:sz w:val="20"/>
              </w:rPr>
            </w:pPr>
            <w:r>
              <w:rPr>
                <w:color w:val="0A3355"/>
                <w:sz w:val="20"/>
              </w:rPr>
              <w:t>Please confirm whether all legislation, orders, provisions, directions and conditions relating to the Company’s</w:t>
            </w:r>
            <w:r>
              <w:rPr>
                <w:color w:val="0A3355"/>
                <w:spacing w:val="-9"/>
                <w:sz w:val="20"/>
              </w:rPr>
              <w:t xml:space="preserve"> </w:t>
            </w:r>
            <w:r>
              <w:rPr>
                <w:color w:val="0A3355"/>
                <w:sz w:val="20"/>
              </w:rPr>
              <w:t>assets</w:t>
            </w:r>
            <w:r>
              <w:rPr>
                <w:color w:val="0A3355"/>
                <w:spacing w:val="-9"/>
                <w:sz w:val="20"/>
              </w:rPr>
              <w:t xml:space="preserve"> </w:t>
            </w:r>
            <w:r>
              <w:rPr>
                <w:color w:val="0A3355"/>
                <w:sz w:val="20"/>
              </w:rPr>
              <w:t>or</w:t>
            </w:r>
            <w:r>
              <w:rPr>
                <w:color w:val="0A3355"/>
                <w:spacing w:val="-8"/>
                <w:sz w:val="20"/>
              </w:rPr>
              <w:t xml:space="preserve"> </w:t>
            </w:r>
            <w:r>
              <w:rPr>
                <w:color w:val="0A3355"/>
                <w:sz w:val="20"/>
              </w:rPr>
              <w:t>the</w:t>
            </w:r>
            <w:r>
              <w:rPr>
                <w:color w:val="0A3355"/>
                <w:spacing w:val="-10"/>
                <w:sz w:val="20"/>
              </w:rPr>
              <w:t xml:space="preserve"> </w:t>
            </w:r>
            <w:r>
              <w:rPr>
                <w:color w:val="0A3355"/>
                <w:sz w:val="20"/>
              </w:rPr>
              <w:t>conduct</w:t>
            </w:r>
            <w:r>
              <w:rPr>
                <w:color w:val="0A3355"/>
                <w:spacing w:val="-9"/>
                <w:sz w:val="20"/>
              </w:rPr>
              <w:t xml:space="preserve"> </w:t>
            </w:r>
            <w:r>
              <w:rPr>
                <w:color w:val="0A3355"/>
                <w:sz w:val="20"/>
              </w:rPr>
              <w:t>of</w:t>
            </w:r>
            <w:r>
              <w:rPr>
                <w:color w:val="0A3355"/>
                <w:spacing w:val="-8"/>
                <w:sz w:val="20"/>
              </w:rPr>
              <w:t xml:space="preserve"> </w:t>
            </w:r>
            <w:r>
              <w:rPr>
                <w:color w:val="0A3355"/>
                <w:sz w:val="20"/>
              </w:rPr>
              <w:t>the</w:t>
            </w:r>
            <w:r>
              <w:rPr>
                <w:color w:val="0A3355"/>
                <w:spacing w:val="-9"/>
                <w:sz w:val="20"/>
              </w:rPr>
              <w:t xml:space="preserve"> </w:t>
            </w:r>
            <w:r>
              <w:rPr>
                <w:color w:val="0A3355"/>
                <w:sz w:val="20"/>
              </w:rPr>
              <w:t>Business</w:t>
            </w:r>
            <w:r>
              <w:rPr>
                <w:color w:val="0A3355"/>
                <w:spacing w:val="-9"/>
                <w:sz w:val="20"/>
              </w:rPr>
              <w:t xml:space="preserve"> </w:t>
            </w:r>
            <w:r>
              <w:rPr>
                <w:color w:val="0A3355"/>
                <w:sz w:val="20"/>
              </w:rPr>
              <w:t>(including</w:t>
            </w:r>
            <w:r>
              <w:rPr>
                <w:color w:val="0A3355"/>
                <w:spacing w:val="-9"/>
                <w:sz w:val="20"/>
              </w:rPr>
              <w:t xml:space="preserve"> </w:t>
            </w:r>
            <w:r>
              <w:rPr>
                <w:color w:val="0A3355"/>
                <w:sz w:val="20"/>
              </w:rPr>
              <w:t>VAT)</w:t>
            </w:r>
            <w:r>
              <w:rPr>
                <w:color w:val="0A3355"/>
                <w:spacing w:val="-9"/>
                <w:sz w:val="20"/>
              </w:rPr>
              <w:t xml:space="preserve"> </w:t>
            </w:r>
            <w:r>
              <w:rPr>
                <w:color w:val="0A3355"/>
                <w:sz w:val="20"/>
              </w:rPr>
              <w:t>have</w:t>
            </w:r>
            <w:r>
              <w:rPr>
                <w:color w:val="0A3355"/>
                <w:spacing w:val="-9"/>
                <w:sz w:val="20"/>
              </w:rPr>
              <w:t xml:space="preserve"> </w:t>
            </w:r>
            <w:r>
              <w:rPr>
                <w:color w:val="0A3355"/>
                <w:sz w:val="20"/>
              </w:rPr>
              <w:t>been</w:t>
            </w:r>
            <w:r>
              <w:rPr>
                <w:color w:val="0A3355"/>
                <w:spacing w:val="-10"/>
                <w:sz w:val="20"/>
              </w:rPr>
              <w:t xml:space="preserve"> </w:t>
            </w:r>
            <w:r>
              <w:rPr>
                <w:color w:val="0A3355"/>
                <w:sz w:val="20"/>
              </w:rPr>
              <w:t>complied</w:t>
            </w:r>
            <w:r>
              <w:rPr>
                <w:color w:val="0A3355"/>
                <w:spacing w:val="-7"/>
                <w:sz w:val="20"/>
              </w:rPr>
              <w:t xml:space="preserve"> </w:t>
            </w:r>
            <w:r>
              <w:rPr>
                <w:color w:val="0A3355"/>
                <w:sz w:val="20"/>
              </w:rPr>
              <w:t>with</w:t>
            </w:r>
            <w:r>
              <w:rPr>
                <w:color w:val="0A3355"/>
                <w:spacing w:val="-10"/>
                <w:sz w:val="20"/>
              </w:rPr>
              <w:t xml:space="preserve"> </w:t>
            </w:r>
            <w:r>
              <w:rPr>
                <w:color w:val="0A3355"/>
                <w:sz w:val="20"/>
              </w:rPr>
              <w:t>in</w:t>
            </w:r>
            <w:r>
              <w:rPr>
                <w:color w:val="0A3355"/>
                <w:spacing w:val="-9"/>
                <w:sz w:val="20"/>
              </w:rPr>
              <w:t xml:space="preserve"> </w:t>
            </w:r>
            <w:r>
              <w:rPr>
                <w:color w:val="0A3355"/>
                <w:sz w:val="20"/>
              </w:rPr>
              <w:t>all</w:t>
            </w:r>
            <w:r>
              <w:rPr>
                <w:color w:val="0A3355"/>
                <w:spacing w:val="-11"/>
                <w:sz w:val="20"/>
              </w:rPr>
              <w:t xml:space="preserve"> </w:t>
            </w:r>
            <w:r>
              <w:rPr>
                <w:color w:val="0A3355"/>
                <w:sz w:val="20"/>
              </w:rPr>
              <w:t>respects.</w:t>
            </w:r>
          </w:p>
          <w:p w14:paraId="1F4B6BD8" w14:textId="4A186BB0" w:rsidR="00586C06" w:rsidRDefault="00586C06">
            <w:pPr>
              <w:pStyle w:val="TableParagraph"/>
              <w:spacing w:line="276" w:lineRule="auto"/>
              <w:ind w:left="108"/>
              <w:rPr>
                <w:sz w:val="20"/>
              </w:rPr>
            </w:pPr>
            <w:ins w:id="157" w:author="Microsoft account" w:date="2026-05-04T12:58:00Z">
              <w:r>
                <w:rPr>
                  <w:color w:val="0A3355"/>
                  <w:sz w:val="20"/>
                </w:rPr>
                <w:t>Yes</w:t>
              </w:r>
            </w:ins>
          </w:p>
        </w:tc>
        <w:tc>
          <w:tcPr>
            <w:tcW w:w="2816" w:type="dxa"/>
            <w:tcBorders>
              <w:left w:val="single" w:sz="18" w:space="0" w:color="C0C0C0"/>
            </w:tcBorders>
          </w:tcPr>
          <w:p w14:paraId="2B74F119" w14:textId="77777777" w:rsidR="00E553D2" w:rsidRDefault="00E553D2">
            <w:pPr>
              <w:pStyle w:val="TableParagraph"/>
              <w:ind w:left="0"/>
              <w:rPr>
                <w:rFonts w:ascii="Times New Roman"/>
                <w:sz w:val="18"/>
              </w:rPr>
            </w:pPr>
          </w:p>
        </w:tc>
      </w:tr>
      <w:tr w:rsidR="00E553D2" w14:paraId="69E6C743" w14:textId="77777777">
        <w:trPr>
          <w:trHeight w:val="529"/>
        </w:trPr>
        <w:tc>
          <w:tcPr>
            <w:tcW w:w="900" w:type="dxa"/>
          </w:tcPr>
          <w:p w14:paraId="25A338AA" w14:textId="77777777" w:rsidR="00E553D2" w:rsidRDefault="008333E7">
            <w:pPr>
              <w:pStyle w:val="TableParagraph"/>
              <w:spacing w:line="229" w:lineRule="exact"/>
              <w:rPr>
                <w:sz w:val="20"/>
              </w:rPr>
            </w:pPr>
            <w:r>
              <w:rPr>
                <w:color w:val="0A3355"/>
                <w:sz w:val="20"/>
              </w:rPr>
              <w:t>6.4</w:t>
            </w:r>
          </w:p>
        </w:tc>
        <w:tc>
          <w:tcPr>
            <w:tcW w:w="9517" w:type="dxa"/>
            <w:tcBorders>
              <w:right w:val="single" w:sz="18" w:space="0" w:color="C0C0C0"/>
            </w:tcBorders>
          </w:tcPr>
          <w:p w14:paraId="01C1A0BD" w14:textId="77777777" w:rsidR="00E553D2" w:rsidRDefault="008333E7">
            <w:pPr>
              <w:pStyle w:val="TableParagraph"/>
              <w:tabs>
                <w:tab w:val="left" w:pos="2793"/>
                <w:tab w:val="left" w:pos="3367"/>
                <w:tab w:val="left" w:pos="3785"/>
                <w:tab w:val="left" w:pos="6406"/>
                <w:tab w:val="left" w:pos="7479"/>
                <w:tab w:val="left" w:pos="8751"/>
              </w:tabs>
              <w:spacing w:line="229" w:lineRule="exact"/>
              <w:ind w:left="108"/>
              <w:rPr>
                <w:sz w:val="20"/>
              </w:rPr>
            </w:pPr>
            <w:r>
              <w:rPr>
                <w:color w:val="0A3355"/>
                <w:sz w:val="20"/>
              </w:rPr>
              <w:t xml:space="preserve">Please  </w:t>
            </w:r>
            <w:r>
              <w:rPr>
                <w:color w:val="0A3355"/>
                <w:spacing w:val="23"/>
                <w:sz w:val="20"/>
              </w:rPr>
              <w:t xml:space="preserve"> </w:t>
            </w:r>
            <w:r>
              <w:rPr>
                <w:color w:val="0A3355"/>
                <w:sz w:val="20"/>
              </w:rPr>
              <w:t xml:space="preserve">disclose  </w:t>
            </w:r>
            <w:r>
              <w:rPr>
                <w:color w:val="0A3355"/>
                <w:spacing w:val="26"/>
                <w:sz w:val="20"/>
              </w:rPr>
              <w:t xml:space="preserve"> </w:t>
            </w:r>
            <w:r>
              <w:rPr>
                <w:color w:val="0A3355"/>
                <w:sz w:val="20"/>
              </w:rPr>
              <w:t>whether</w:t>
            </w:r>
            <w:r>
              <w:rPr>
                <w:color w:val="0A3355"/>
                <w:sz w:val="20"/>
              </w:rPr>
              <w:tab/>
              <w:t>any</w:t>
            </w:r>
            <w:r>
              <w:rPr>
                <w:color w:val="0A3355"/>
                <w:sz w:val="20"/>
              </w:rPr>
              <w:tab/>
              <w:t>of</w:t>
            </w:r>
            <w:r>
              <w:rPr>
                <w:color w:val="0A3355"/>
                <w:sz w:val="20"/>
              </w:rPr>
              <w:tab/>
              <w:t xml:space="preserve">the  </w:t>
            </w:r>
            <w:r>
              <w:rPr>
                <w:color w:val="0A3355"/>
                <w:spacing w:val="24"/>
                <w:sz w:val="20"/>
              </w:rPr>
              <w:t xml:space="preserve"> </w:t>
            </w:r>
            <w:r>
              <w:rPr>
                <w:color w:val="0A3355"/>
                <w:sz w:val="20"/>
              </w:rPr>
              <w:t xml:space="preserve">Company’s  </w:t>
            </w:r>
            <w:r>
              <w:rPr>
                <w:color w:val="0A3355"/>
                <w:spacing w:val="25"/>
                <w:sz w:val="20"/>
              </w:rPr>
              <w:t xml:space="preserve"> </w:t>
            </w:r>
            <w:r>
              <w:rPr>
                <w:color w:val="0A3355"/>
                <w:sz w:val="20"/>
              </w:rPr>
              <w:t>officers,</w:t>
            </w:r>
            <w:r>
              <w:rPr>
                <w:color w:val="0A3355"/>
                <w:sz w:val="20"/>
              </w:rPr>
              <w:tab/>
              <w:t>directors,</w:t>
            </w:r>
            <w:r>
              <w:rPr>
                <w:color w:val="0A3355"/>
                <w:sz w:val="20"/>
              </w:rPr>
              <w:tab/>
              <w:t>employees,</w:t>
            </w:r>
            <w:r>
              <w:rPr>
                <w:color w:val="0A3355"/>
                <w:sz w:val="20"/>
              </w:rPr>
              <w:tab/>
              <w:t>agents,</w:t>
            </w:r>
          </w:p>
          <w:p w14:paraId="7C401101" w14:textId="77777777" w:rsidR="00E553D2" w:rsidRDefault="008333E7">
            <w:pPr>
              <w:pStyle w:val="TableParagraph"/>
              <w:tabs>
                <w:tab w:val="left" w:pos="1725"/>
                <w:tab w:val="left" w:pos="3365"/>
                <w:tab w:val="left" w:pos="6274"/>
                <w:tab w:val="left" w:pos="7649"/>
                <w:tab w:val="left" w:pos="9231"/>
              </w:tabs>
              <w:spacing w:before="36"/>
              <w:ind w:left="108"/>
              <w:rPr>
                <w:sz w:val="20"/>
              </w:rPr>
            </w:pPr>
            <w:r>
              <w:rPr>
                <w:color w:val="0A3355"/>
                <w:sz w:val="20"/>
              </w:rPr>
              <w:t>representatives</w:t>
            </w:r>
            <w:r>
              <w:rPr>
                <w:color w:val="0A3355"/>
                <w:sz w:val="20"/>
              </w:rPr>
              <w:tab/>
              <w:t xml:space="preserve">or  </w:t>
            </w:r>
            <w:r>
              <w:rPr>
                <w:color w:val="0A3355"/>
                <w:spacing w:val="28"/>
                <w:sz w:val="20"/>
              </w:rPr>
              <w:t xml:space="preserve"> </w:t>
            </w:r>
            <w:r>
              <w:rPr>
                <w:color w:val="0A3355"/>
                <w:sz w:val="20"/>
              </w:rPr>
              <w:t>consultants</w:t>
            </w:r>
            <w:r>
              <w:rPr>
                <w:color w:val="0A3355"/>
                <w:sz w:val="20"/>
              </w:rPr>
              <w:tab/>
              <w:t xml:space="preserve">have    ever </w:t>
            </w:r>
            <w:r>
              <w:rPr>
                <w:color w:val="0A3355"/>
                <w:spacing w:val="55"/>
                <w:sz w:val="20"/>
              </w:rPr>
              <w:t xml:space="preserve"> </w:t>
            </w:r>
            <w:r>
              <w:rPr>
                <w:color w:val="0A3355"/>
                <w:sz w:val="20"/>
              </w:rPr>
              <w:t xml:space="preserve">been  </w:t>
            </w:r>
            <w:r>
              <w:rPr>
                <w:color w:val="0A3355"/>
                <w:spacing w:val="27"/>
                <w:sz w:val="20"/>
              </w:rPr>
              <w:t xml:space="preserve"> </w:t>
            </w:r>
            <w:r>
              <w:rPr>
                <w:color w:val="0A3355"/>
                <w:sz w:val="20"/>
              </w:rPr>
              <w:t>accused,</w:t>
            </w:r>
            <w:r>
              <w:rPr>
                <w:color w:val="0A3355"/>
                <w:sz w:val="20"/>
              </w:rPr>
              <w:tab/>
              <w:t>investigated,</w:t>
            </w:r>
            <w:r>
              <w:rPr>
                <w:color w:val="0A3355"/>
                <w:sz w:val="20"/>
              </w:rPr>
              <w:tab/>
              <w:t xml:space="preserve">charged  </w:t>
            </w:r>
            <w:r>
              <w:rPr>
                <w:color w:val="0A3355"/>
                <w:spacing w:val="28"/>
                <w:sz w:val="20"/>
              </w:rPr>
              <w:t xml:space="preserve"> </w:t>
            </w:r>
            <w:r>
              <w:rPr>
                <w:color w:val="0A3355"/>
                <w:sz w:val="20"/>
              </w:rPr>
              <w:t>with,</w:t>
            </w:r>
            <w:r>
              <w:rPr>
                <w:color w:val="0A3355"/>
                <w:sz w:val="20"/>
              </w:rPr>
              <w:tab/>
              <w:t>or</w:t>
            </w:r>
          </w:p>
        </w:tc>
        <w:tc>
          <w:tcPr>
            <w:tcW w:w="2816" w:type="dxa"/>
            <w:tcBorders>
              <w:left w:val="single" w:sz="18" w:space="0" w:color="C0C0C0"/>
            </w:tcBorders>
          </w:tcPr>
          <w:p w14:paraId="40D942DC" w14:textId="77777777" w:rsidR="00E553D2" w:rsidRDefault="00E553D2">
            <w:pPr>
              <w:pStyle w:val="TableParagraph"/>
              <w:ind w:left="0"/>
              <w:rPr>
                <w:rFonts w:ascii="Times New Roman"/>
                <w:sz w:val="18"/>
              </w:rPr>
            </w:pPr>
          </w:p>
        </w:tc>
      </w:tr>
    </w:tbl>
    <w:p w14:paraId="55775145" w14:textId="77777777" w:rsidR="00E553D2" w:rsidRDefault="00E553D2">
      <w:pPr>
        <w:rPr>
          <w:rFonts w:ascii="Times New Roman"/>
          <w:sz w:val="18"/>
        </w:rPr>
        <w:sectPr w:rsidR="00E553D2">
          <w:pgSz w:w="16840" w:h="11910" w:orient="landscape"/>
          <w:pgMar w:top="1300" w:right="280" w:bottom="520" w:left="1340" w:header="819" w:footer="337" w:gutter="0"/>
          <w:cols w:space="720"/>
        </w:sectPr>
      </w:pPr>
    </w:p>
    <w:p w14:paraId="5D75AE8A" w14:textId="77777777" w:rsidR="00E553D2" w:rsidRDefault="00E553D2">
      <w:pPr>
        <w:pStyle w:val="BodyText"/>
        <w:spacing w:before="8" w:after="1"/>
        <w:rPr>
          <w:sz w:val="10"/>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9517"/>
        <w:gridCol w:w="2816"/>
      </w:tblGrid>
      <w:tr w:rsidR="00E553D2" w14:paraId="705D5505" w14:textId="77777777">
        <w:trPr>
          <w:trHeight w:val="794"/>
        </w:trPr>
        <w:tc>
          <w:tcPr>
            <w:tcW w:w="900" w:type="dxa"/>
          </w:tcPr>
          <w:p w14:paraId="06B5C23F" w14:textId="77777777" w:rsidR="00E553D2" w:rsidRDefault="00E553D2">
            <w:pPr>
              <w:pStyle w:val="TableParagraph"/>
              <w:ind w:left="0"/>
              <w:rPr>
                <w:rFonts w:ascii="Times New Roman"/>
                <w:sz w:val="18"/>
              </w:rPr>
            </w:pPr>
          </w:p>
        </w:tc>
        <w:tc>
          <w:tcPr>
            <w:tcW w:w="9517" w:type="dxa"/>
            <w:tcBorders>
              <w:right w:val="single" w:sz="18" w:space="0" w:color="C0C0C0"/>
            </w:tcBorders>
          </w:tcPr>
          <w:p w14:paraId="25E810B0" w14:textId="77777777" w:rsidR="00E553D2" w:rsidRDefault="008333E7">
            <w:pPr>
              <w:pStyle w:val="TableParagraph"/>
              <w:spacing w:line="276" w:lineRule="auto"/>
              <w:ind w:left="108" w:right="412"/>
              <w:rPr>
                <w:ins w:id="158" w:author="Microsoft account" w:date="2026-05-04T12:59:00Z"/>
                <w:color w:val="0A3355"/>
                <w:sz w:val="20"/>
              </w:rPr>
            </w:pPr>
            <w:proofErr w:type="gramStart"/>
            <w:r>
              <w:rPr>
                <w:color w:val="0A3355"/>
                <w:sz w:val="20"/>
              </w:rPr>
              <w:t>convicted</w:t>
            </w:r>
            <w:proofErr w:type="gramEnd"/>
            <w:r>
              <w:rPr>
                <w:color w:val="0A3355"/>
                <w:sz w:val="20"/>
              </w:rPr>
              <w:t xml:space="preserve"> of any bribery,  corruption or fraud related offence or an offence connected with deceptive      or inaccurate keeping of books and</w:t>
            </w:r>
            <w:r>
              <w:rPr>
                <w:color w:val="0A3355"/>
                <w:spacing w:val="-4"/>
                <w:sz w:val="20"/>
              </w:rPr>
              <w:t xml:space="preserve"> </w:t>
            </w:r>
            <w:r>
              <w:rPr>
                <w:color w:val="0A3355"/>
                <w:sz w:val="20"/>
              </w:rPr>
              <w:t>records.</w:t>
            </w:r>
          </w:p>
          <w:p w14:paraId="05E9A3C3" w14:textId="4D1F3FEE" w:rsidR="00586C06" w:rsidRDefault="00586C06">
            <w:pPr>
              <w:pStyle w:val="TableParagraph"/>
              <w:spacing w:line="276" w:lineRule="auto"/>
              <w:ind w:left="108" w:right="412"/>
              <w:rPr>
                <w:sz w:val="20"/>
              </w:rPr>
            </w:pPr>
            <w:ins w:id="159" w:author="Microsoft account" w:date="2026-05-04T12:59:00Z">
              <w:r>
                <w:rPr>
                  <w:color w:val="0A3355"/>
                  <w:sz w:val="20"/>
                </w:rPr>
                <w:t>No</w:t>
              </w:r>
            </w:ins>
          </w:p>
        </w:tc>
        <w:tc>
          <w:tcPr>
            <w:tcW w:w="2816" w:type="dxa"/>
            <w:tcBorders>
              <w:left w:val="single" w:sz="18" w:space="0" w:color="C0C0C0"/>
            </w:tcBorders>
          </w:tcPr>
          <w:p w14:paraId="6F3C1E25" w14:textId="77777777" w:rsidR="00E553D2" w:rsidRDefault="00E553D2">
            <w:pPr>
              <w:pStyle w:val="TableParagraph"/>
              <w:ind w:left="0"/>
              <w:rPr>
                <w:rFonts w:ascii="Times New Roman"/>
                <w:sz w:val="18"/>
              </w:rPr>
            </w:pPr>
          </w:p>
        </w:tc>
      </w:tr>
      <w:tr w:rsidR="00E553D2" w14:paraId="0208D48C" w14:textId="77777777">
        <w:trPr>
          <w:trHeight w:val="793"/>
        </w:trPr>
        <w:tc>
          <w:tcPr>
            <w:tcW w:w="900" w:type="dxa"/>
          </w:tcPr>
          <w:p w14:paraId="47938A17" w14:textId="77777777" w:rsidR="00E553D2" w:rsidRDefault="008333E7">
            <w:pPr>
              <w:pStyle w:val="TableParagraph"/>
              <w:spacing w:line="229" w:lineRule="exact"/>
              <w:rPr>
                <w:sz w:val="20"/>
              </w:rPr>
            </w:pPr>
            <w:r>
              <w:rPr>
                <w:color w:val="0A3355"/>
                <w:sz w:val="20"/>
              </w:rPr>
              <w:t>6.5</w:t>
            </w:r>
          </w:p>
        </w:tc>
        <w:tc>
          <w:tcPr>
            <w:tcW w:w="9517" w:type="dxa"/>
            <w:tcBorders>
              <w:right w:val="single" w:sz="18" w:space="0" w:color="C0C0C0"/>
            </w:tcBorders>
          </w:tcPr>
          <w:p w14:paraId="3C41BD8C" w14:textId="77777777" w:rsidR="00E553D2" w:rsidRDefault="008333E7">
            <w:pPr>
              <w:pStyle w:val="TableParagraph"/>
              <w:spacing w:line="276" w:lineRule="auto"/>
              <w:ind w:left="108"/>
              <w:rPr>
                <w:ins w:id="160" w:author="Microsoft account" w:date="2026-05-04T13:00:00Z"/>
                <w:color w:val="0A3355"/>
                <w:sz w:val="20"/>
              </w:rPr>
            </w:pPr>
            <w:r>
              <w:rPr>
                <w:color w:val="0A3355"/>
                <w:sz w:val="20"/>
              </w:rPr>
              <w:t>Have any allegations (true or untrue) of bribery, corruption, money laundering or similar unethical practice been made against the Company in the past five (5) years? If yes, provide detailed information.</w:t>
            </w:r>
          </w:p>
          <w:p w14:paraId="02257624" w14:textId="58354082" w:rsidR="00E33CD7" w:rsidRDefault="00E33CD7">
            <w:pPr>
              <w:pStyle w:val="TableParagraph"/>
              <w:spacing w:line="276" w:lineRule="auto"/>
              <w:ind w:left="108"/>
              <w:rPr>
                <w:sz w:val="20"/>
              </w:rPr>
            </w:pPr>
            <w:ins w:id="161" w:author="Microsoft account" w:date="2026-05-04T13:00:00Z">
              <w:r>
                <w:rPr>
                  <w:color w:val="0A3355"/>
                  <w:sz w:val="20"/>
                </w:rPr>
                <w:t>No</w:t>
              </w:r>
            </w:ins>
          </w:p>
        </w:tc>
        <w:tc>
          <w:tcPr>
            <w:tcW w:w="2816" w:type="dxa"/>
            <w:tcBorders>
              <w:left w:val="single" w:sz="18" w:space="0" w:color="C0C0C0"/>
            </w:tcBorders>
          </w:tcPr>
          <w:p w14:paraId="7231F820" w14:textId="77777777" w:rsidR="00E553D2" w:rsidRDefault="00E553D2">
            <w:pPr>
              <w:pStyle w:val="TableParagraph"/>
              <w:ind w:left="0"/>
              <w:rPr>
                <w:rFonts w:ascii="Times New Roman"/>
                <w:sz w:val="18"/>
              </w:rPr>
            </w:pPr>
          </w:p>
        </w:tc>
      </w:tr>
      <w:tr w:rsidR="00E553D2" w14:paraId="518BA20C" w14:textId="77777777">
        <w:trPr>
          <w:trHeight w:val="1056"/>
        </w:trPr>
        <w:tc>
          <w:tcPr>
            <w:tcW w:w="900" w:type="dxa"/>
          </w:tcPr>
          <w:p w14:paraId="27CEBF13" w14:textId="77777777" w:rsidR="00E553D2" w:rsidRDefault="008333E7">
            <w:pPr>
              <w:pStyle w:val="TableParagraph"/>
              <w:spacing w:line="229" w:lineRule="exact"/>
              <w:rPr>
                <w:sz w:val="20"/>
              </w:rPr>
            </w:pPr>
            <w:r>
              <w:rPr>
                <w:color w:val="0A3355"/>
                <w:sz w:val="20"/>
              </w:rPr>
              <w:t>6.6</w:t>
            </w:r>
          </w:p>
        </w:tc>
        <w:tc>
          <w:tcPr>
            <w:tcW w:w="9517" w:type="dxa"/>
            <w:tcBorders>
              <w:right w:val="single" w:sz="18" w:space="0" w:color="C0C0C0"/>
            </w:tcBorders>
          </w:tcPr>
          <w:p w14:paraId="0DF89645" w14:textId="77777777" w:rsidR="00E553D2" w:rsidRDefault="008333E7">
            <w:pPr>
              <w:pStyle w:val="TableParagraph"/>
              <w:spacing w:line="276" w:lineRule="auto"/>
              <w:ind w:left="108" w:right="78"/>
              <w:jc w:val="both"/>
              <w:rPr>
                <w:ins w:id="162" w:author="Microsoft account" w:date="2026-05-04T13:00:00Z"/>
                <w:color w:val="0A3355"/>
                <w:sz w:val="20"/>
              </w:rPr>
            </w:pPr>
            <w:r>
              <w:rPr>
                <w:color w:val="0A3355"/>
                <w:sz w:val="20"/>
              </w:rPr>
              <w:t>Has the Company or its Affiliates been cited or investigated by a government agency for non-compliance with</w:t>
            </w:r>
            <w:r>
              <w:rPr>
                <w:color w:val="0A3355"/>
                <w:spacing w:val="-7"/>
                <w:sz w:val="20"/>
              </w:rPr>
              <w:t xml:space="preserve"> </w:t>
            </w:r>
            <w:r>
              <w:rPr>
                <w:color w:val="0A3355"/>
                <w:sz w:val="20"/>
              </w:rPr>
              <w:t>any</w:t>
            </w:r>
            <w:r>
              <w:rPr>
                <w:color w:val="0A3355"/>
                <w:spacing w:val="-8"/>
                <w:sz w:val="20"/>
              </w:rPr>
              <w:t xml:space="preserve"> </w:t>
            </w:r>
            <w:r>
              <w:rPr>
                <w:color w:val="0A3355"/>
                <w:sz w:val="20"/>
              </w:rPr>
              <w:t>governmental</w:t>
            </w:r>
            <w:r>
              <w:rPr>
                <w:color w:val="0A3355"/>
                <w:spacing w:val="-7"/>
                <w:sz w:val="20"/>
              </w:rPr>
              <w:t xml:space="preserve"> </w:t>
            </w:r>
            <w:r>
              <w:rPr>
                <w:color w:val="0A3355"/>
                <w:sz w:val="20"/>
              </w:rPr>
              <w:t>rule</w:t>
            </w:r>
            <w:r>
              <w:rPr>
                <w:color w:val="0A3355"/>
                <w:spacing w:val="-4"/>
                <w:sz w:val="20"/>
              </w:rPr>
              <w:t xml:space="preserve"> </w:t>
            </w:r>
            <w:r>
              <w:rPr>
                <w:color w:val="0A3355"/>
                <w:sz w:val="20"/>
              </w:rPr>
              <w:t>or</w:t>
            </w:r>
            <w:r>
              <w:rPr>
                <w:color w:val="0A3355"/>
                <w:spacing w:val="-5"/>
                <w:sz w:val="20"/>
              </w:rPr>
              <w:t xml:space="preserve"> </w:t>
            </w:r>
            <w:r>
              <w:rPr>
                <w:color w:val="0A3355"/>
                <w:sz w:val="20"/>
              </w:rPr>
              <w:t>regulation</w:t>
            </w:r>
            <w:r>
              <w:rPr>
                <w:color w:val="0A3355"/>
                <w:spacing w:val="-6"/>
                <w:sz w:val="20"/>
              </w:rPr>
              <w:t xml:space="preserve"> </w:t>
            </w:r>
            <w:r>
              <w:rPr>
                <w:color w:val="0A3355"/>
                <w:sz w:val="20"/>
              </w:rPr>
              <w:t>of</w:t>
            </w:r>
            <w:r>
              <w:rPr>
                <w:color w:val="0A3355"/>
                <w:spacing w:val="-4"/>
                <w:sz w:val="20"/>
              </w:rPr>
              <w:t xml:space="preserve"> </w:t>
            </w:r>
            <w:r>
              <w:rPr>
                <w:color w:val="0A3355"/>
                <w:sz w:val="20"/>
              </w:rPr>
              <w:t>a</w:t>
            </w:r>
            <w:r>
              <w:rPr>
                <w:color w:val="0A3355"/>
                <w:spacing w:val="-6"/>
                <w:sz w:val="20"/>
              </w:rPr>
              <w:t xml:space="preserve"> </w:t>
            </w:r>
            <w:r>
              <w:rPr>
                <w:color w:val="0A3355"/>
                <w:sz w:val="20"/>
              </w:rPr>
              <w:t>material</w:t>
            </w:r>
            <w:r>
              <w:rPr>
                <w:color w:val="0A3355"/>
                <w:spacing w:val="-7"/>
                <w:sz w:val="20"/>
              </w:rPr>
              <w:t xml:space="preserve"> </w:t>
            </w:r>
            <w:r>
              <w:rPr>
                <w:color w:val="0A3355"/>
                <w:sz w:val="20"/>
              </w:rPr>
              <w:t>nature</w:t>
            </w:r>
            <w:r>
              <w:rPr>
                <w:color w:val="0A3355"/>
                <w:spacing w:val="-6"/>
                <w:sz w:val="20"/>
              </w:rPr>
              <w:t xml:space="preserve"> </w:t>
            </w:r>
            <w:r>
              <w:rPr>
                <w:color w:val="0A3355"/>
                <w:sz w:val="20"/>
              </w:rPr>
              <w:t>in</w:t>
            </w:r>
            <w:r>
              <w:rPr>
                <w:color w:val="0A3355"/>
                <w:spacing w:val="-6"/>
                <w:sz w:val="20"/>
              </w:rPr>
              <w:t xml:space="preserve"> </w:t>
            </w:r>
            <w:r>
              <w:rPr>
                <w:color w:val="0A3355"/>
                <w:sz w:val="20"/>
              </w:rPr>
              <w:t>past</w:t>
            </w:r>
            <w:r>
              <w:rPr>
                <w:color w:val="0A3355"/>
                <w:spacing w:val="-5"/>
                <w:sz w:val="20"/>
              </w:rPr>
              <w:t xml:space="preserve"> </w:t>
            </w:r>
            <w:r>
              <w:rPr>
                <w:color w:val="0A3355"/>
                <w:sz w:val="20"/>
              </w:rPr>
              <w:t>five</w:t>
            </w:r>
            <w:r>
              <w:rPr>
                <w:color w:val="0A3355"/>
                <w:spacing w:val="-6"/>
                <w:sz w:val="20"/>
              </w:rPr>
              <w:t xml:space="preserve"> </w:t>
            </w:r>
            <w:r>
              <w:rPr>
                <w:color w:val="0A3355"/>
                <w:sz w:val="20"/>
              </w:rPr>
              <w:t>(5)</w:t>
            </w:r>
            <w:r>
              <w:rPr>
                <w:color w:val="0A3355"/>
                <w:spacing w:val="3"/>
                <w:sz w:val="20"/>
              </w:rPr>
              <w:t xml:space="preserve"> </w:t>
            </w:r>
            <w:r>
              <w:rPr>
                <w:color w:val="0A3355"/>
                <w:sz w:val="20"/>
              </w:rPr>
              <w:t>years?</w:t>
            </w:r>
            <w:r>
              <w:rPr>
                <w:color w:val="0A3355"/>
                <w:spacing w:val="-3"/>
                <w:sz w:val="20"/>
              </w:rPr>
              <w:t xml:space="preserve"> </w:t>
            </w:r>
            <w:r>
              <w:rPr>
                <w:color w:val="0A3355"/>
                <w:sz w:val="20"/>
              </w:rPr>
              <w:t>If</w:t>
            </w:r>
            <w:r>
              <w:rPr>
                <w:color w:val="0A3355"/>
                <w:spacing w:val="-1"/>
                <w:sz w:val="20"/>
              </w:rPr>
              <w:t xml:space="preserve"> </w:t>
            </w:r>
            <w:r>
              <w:rPr>
                <w:color w:val="0A3355"/>
                <w:sz w:val="20"/>
              </w:rPr>
              <w:t>yes,</w:t>
            </w:r>
            <w:r>
              <w:rPr>
                <w:color w:val="0A3355"/>
                <w:spacing w:val="-5"/>
                <w:sz w:val="20"/>
              </w:rPr>
              <w:t xml:space="preserve"> </w:t>
            </w:r>
            <w:r>
              <w:rPr>
                <w:color w:val="0A3355"/>
                <w:sz w:val="20"/>
              </w:rPr>
              <w:t>provide</w:t>
            </w:r>
            <w:r>
              <w:rPr>
                <w:color w:val="0A3355"/>
                <w:spacing w:val="-6"/>
                <w:sz w:val="20"/>
              </w:rPr>
              <w:t xml:space="preserve"> </w:t>
            </w:r>
            <w:r>
              <w:rPr>
                <w:color w:val="0A3355"/>
                <w:sz w:val="20"/>
              </w:rPr>
              <w:t>detailed information.</w:t>
            </w:r>
          </w:p>
          <w:p w14:paraId="418508EE" w14:textId="4524C279" w:rsidR="00E33CD7" w:rsidRDefault="00E33CD7">
            <w:pPr>
              <w:pStyle w:val="TableParagraph"/>
              <w:spacing w:line="276" w:lineRule="auto"/>
              <w:ind w:left="108" w:right="78"/>
              <w:jc w:val="both"/>
              <w:rPr>
                <w:sz w:val="20"/>
              </w:rPr>
            </w:pPr>
            <w:ins w:id="163" w:author="Microsoft account" w:date="2026-05-04T13:00:00Z">
              <w:r>
                <w:rPr>
                  <w:color w:val="0A3355"/>
                  <w:sz w:val="20"/>
                </w:rPr>
                <w:t>No</w:t>
              </w:r>
            </w:ins>
          </w:p>
        </w:tc>
        <w:tc>
          <w:tcPr>
            <w:tcW w:w="2816" w:type="dxa"/>
            <w:tcBorders>
              <w:left w:val="single" w:sz="18" w:space="0" w:color="C0C0C0"/>
            </w:tcBorders>
          </w:tcPr>
          <w:p w14:paraId="27B478D1" w14:textId="77777777" w:rsidR="00E553D2" w:rsidRDefault="00E553D2">
            <w:pPr>
              <w:pStyle w:val="TableParagraph"/>
              <w:ind w:left="0"/>
              <w:rPr>
                <w:rFonts w:ascii="Times New Roman"/>
                <w:sz w:val="18"/>
              </w:rPr>
            </w:pPr>
          </w:p>
        </w:tc>
      </w:tr>
      <w:tr w:rsidR="00E553D2" w14:paraId="02FB498A" w14:textId="77777777">
        <w:trPr>
          <w:trHeight w:val="1324"/>
        </w:trPr>
        <w:tc>
          <w:tcPr>
            <w:tcW w:w="900" w:type="dxa"/>
          </w:tcPr>
          <w:p w14:paraId="74D48212" w14:textId="77777777" w:rsidR="00E553D2" w:rsidRDefault="008333E7">
            <w:pPr>
              <w:pStyle w:val="TableParagraph"/>
              <w:spacing w:before="2"/>
              <w:rPr>
                <w:sz w:val="20"/>
              </w:rPr>
            </w:pPr>
            <w:r>
              <w:rPr>
                <w:color w:val="0A3355"/>
                <w:sz w:val="20"/>
              </w:rPr>
              <w:t>6.7</w:t>
            </w:r>
          </w:p>
        </w:tc>
        <w:tc>
          <w:tcPr>
            <w:tcW w:w="9517" w:type="dxa"/>
            <w:tcBorders>
              <w:right w:val="single" w:sz="18" w:space="0" w:color="C0C0C0"/>
            </w:tcBorders>
          </w:tcPr>
          <w:p w14:paraId="2E45702E" w14:textId="77777777" w:rsidR="00E553D2" w:rsidRDefault="008333E7">
            <w:pPr>
              <w:pStyle w:val="TableParagraph"/>
              <w:spacing w:before="2" w:line="276" w:lineRule="auto"/>
              <w:ind w:left="108" w:right="78"/>
              <w:jc w:val="both"/>
              <w:rPr>
                <w:ins w:id="164" w:author="Microsoft account" w:date="2026-05-04T13:01:00Z"/>
                <w:color w:val="0A3355"/>
                <w:sz w:val="20"/>
              </w:rPr>
            </w:pPr>
            <w:r>
              <w:rPr>
                <w:color w:val="0A3355"/>
                <w:sz w:val="20"/>
              </w:rPr>
              <w:t>Has the Company or its Affiliates been found, by a lawfully authorized judicial or other government body, to have violated or settled without a finding of violation of any applicable child labor laws? If yes, provide information related to said violation as well as any information relevant to all remedial efforts undertaken to correct underlying.</w:t>
            </w:r>
          </w:p>
          <w:p w14:paraId="178ED2F8" w14:textId="02E8A040" w:rsidR="00E33CD7" w:rsidRDefault="00E33CD7">
            <w:pPr>
              <w:pStyle w:val="TableParagraph"/>
              <w:spacing w:before="2" w:line="276" w:lineRule="auto"/>
              <w:ind w:left="108" w:right="78"/>
              <w:jc w:val="both"/>
              <w:rPr>
                <w:sz w:val="20"/>
              </w:rPr>
            </w:pPr>
            <w:ins w:id="165" w:author="Microsoft account" w:date="2026-05-04T13:02:00Z">
              <w:r>
                <w:rPr>
                  <w:color w:val="0A3355"/>
                  <w:sz w:val="20"/>
                </w:rPr>
                <w:t>No</w:t>
              </w:r>
            </w:ins>
          </w:p>
        </w:tc>
        <w:tc>
          <w:tcPr>
            <w:tcW w:w="2816" w:type="dxa"/>
            <w:tcBorders>
              <w:left w:val="single" w:sz="18" w:space="0" w:color="C0C0C0"/>
            </w:tcBorders>
          </w:tcPr>
          <w:p w14:paraId="5D403342" w14:textId="77777777" w:rsidR="00E553D2" w:rsidRDefault="00E553D2">
            <w:pPr>
              <w:pStyle w:val="TableParagraph"/>
              <w:ind w:left="0"/>
              <w:rPr>
                <w:rFonts w:ascii="Times New Roman"/>
                <w:sz w:val="18"/>
              </w:rPr>
            </w:pPr>
          </w:p>
        </w:tc>
      </w:tr>
      <w:tr w:rsidR="00E553D2" w14:paraId="06E3AF8A" w14:textId="77777777">
        <w:trPr>
          <w:trHeight w:val="388"/>
        </w:trPr>
        <w:tc>
          <w:tcPr>
            <w:tcW w:w="900" w:type="dxa"/>
          </w:tcPr>
          <w:p w14:paraId="7D40EF72" w14:textId="77777777" w:rsidR="00E553D2" w:rsidRDefault="008333E7">
            <w:pPr>
              <w:pStyle w:val="TableParagraph"/>
              <w:spacing w:line="227" w:lineRule="exact"/>
              <w:rPr>
                <w:b/>
                <w:sz w:val="20"/>
              </w:rPr>
            </w:pPr>
            <w:r>
              <w:rPr>
                <w:b/>
                <w:color w:val="0A3355"/>
                <w:sz w:val="20"/>
              </w:rPr>
              <w:t>7.</w:t>
            </w:r>
          </w:p>
        </w:tc>
        <w:tc>
          <w:tcPr>
            <w:tcW w:w="12333" w:type="dxa"/>
            <w:gridSpan w:val="2"/>
          </w:tcPr>
          <w:p w14:paraId="3F2EF116" w14:textId="77777777" w:rsidR="00E553D2" w:rsidRDefault="008333E7">
            <w:pPr>
              <w:pStyle w:val="TableParagraph"/>
              <w:spacing w:line="227" w:lineRule="exact"/>
              <w:ind w:left="108"/>
              <w:rPr>
                <w:b/>
                <w:sz w:val="20"/>
              </w:rPr>
            </w:pPr>
            <w:r>
              <w:rPr>
                <w:b/>
                <w:color w:val="0A3355"/>
                <w:sz w:val="20"/>
              </w:rPr>
              <w:t>Finance</w:t>
            </w:r>
          </w:p>
        </w:tc>
      </w:tr>
      <w:tr w:rsidR="00E553D2" w14:paraId="76A7FD5B" w14:textId="77777777">
        <w:trPr>
          <w:trHeight w:val="388"/>
        </w:trPr>
        <w:tc>
          <w:tcPr>
            <w:tcW w:w="900" w:type="dxa"/>
          </w:tcPr>
          <w:p w14:paraId="67D1ECBD" w14:textId="77777777" w:rsidR="00E553D2" w:rsidRDefault="008333E7">
            <w:pPr>
              <w:pStyle w:val="TableParagraph"/>
              <w:spacing w:line="229" w:lineRule="exact"/>
              <w:rPr>
                <w:sz w:val="20"/>
              </w:rPr>
            </w:pPr>
            <w:r>
              <w:rPr>
                <w:color w:val="0A3355"/>
                <w:sz w:val="20"/>
              </w:rPr>
              <w:t>7.1</w:t>
            </w:r>
          </w:p>
        </w:tc>
        <w:tc>
          <w:tcPr>
            <w:tcW w:w="9517" w:type="dxa"/>
            <w:tcBorders>
              <w:right w:val="single" w:sz="18" w:space="0" w:color="C0C0C0"/>
            </w:tcBorders>
          </w:tcPr>
          <w:p w14:paraId="7B7403EB" w14:textId="24A02F6C" w:rsidR="00E553D2" w:rsidRDefault="008333E7">
            <w:pPr>
              <w:pStyle w:val="TableParagraph"/>
              <w:spacing w:line="229" w:lineRule="exact"/>
              <w:ind w:left="108"/>
              <w:rPr>
                <w:sz w:val="20"/>
              </w:rPr>
            </w:pPr>
            <w:r>
              <w:rPr>
                <w:color w:val="0A3355"/>
                <w:sz w:val="20"/>
              </w:rPr>
              <w:t>Please provide Audited Financial Statements for the last three (3) years.</w:t>
            </w:r>
            <w:ins w:id="166" w:author="Microsoft account" w:date="2026-05-04T13:02:00Z">
              <w:r w:rsidR="00E33CD7">
                <w:rPr>
                  <w:color w:val="0A3355"/>
                  <w:sz w:val="20"/>
                </w:rPr>
                <w:t xml:space="preserve"> Attached</w:t>
              </w:r>
            </w:ins>
          </w:p>
        </w:tc>
        <w:tc>
          <w:tcPr>
            <w:tcW w:w="2816" w:type="dxa"/>
            <w:tcBorders>
              <w:left w:val="single" w:sz="18" w:space="0" w:color="C0C0C0"/>
            </w:tcBorders>
          </w:tcPr>
          <w:p w14:paraId="2CC758D7" w14:textId="77777777" w:rsidR="00E553D2" w:rsidRDefault="00E553D2">
            <w:pPr>
              <w:pStyle w:val="TableParagraph"/>
              <w:ind w:left="0"/>
              <w:rPr>
                <w:rFonts w:ascii="Times New Roman"/>
                <w:sz w:val="18"/>
              </w:rPr>
            </w:pPr>
          </w:p>
        </w:tc>
      </w:tr>
      <w:tr w:rsidR="00E553D2" w14:paraId="56339A2B" w14:textId="77777777">
        <w:trPr>
          <w:trHeight w:val="530"/>
        </w:trPr>
        <w:tc>
          <w:tcPr>
            <w:tcW w:w="900" w:type="dxa"/>
          </w:tcPr>
          <w:p w14:paraId="25AF7051" w14:textId="77777777" w:rsidR="00E553D2" w:rsidRDefault="008333E7">
            <w:pPr>
              <w:pStyle w:val="TableParagraph"/>
              <w:rPr>
                <w:sz w:val="20"/>
              </w:rPr>
            </w:pPr>
            <w:r>
              <w:rPr>
                <w:color w:val="0A3355"/>
                <w:sz w:val="20"/>
              </w:rPr>
              <w:t>7.2</w:t>
            </w:r>
          </w:p>
        </w:tc>
        <w:tc>
          <w:tcPr>
            <w:tcW w:w="9517" w:type="dxa"/>
            <w:tcBorders>
              <w:right w:val="single" w:sz="18" w:space="0" w:color="C0C0C0"/>
            </w:tcBorders>
          </w:tcPr>
          <w:p w14:paraId="56748866" w14:textId="77777777" w:rsidR="00E553D2" w:rsidRDefault="008333E7">
            <w:pPr>
              <w:pStyle w:val="TableParagraph"/>
              <w:ind w:left="108"/>
              <w:rPr>
                <w:sz w:val="20"/>
              </w:rPr>
            </w:pPr>
            <w:r>
              <w:rPr>
                <w:color w:val="0A3355"/>
                <w:sz w:val="20"/>
              </w:rPr>
              <w:t>Please provide evidence Tax Clearance Certificate for the last three (3) years or evidence of tax filing</w:t>
            </w:r>
          </w:p>
          <w:p w14:paraId="4FA19B01" w14:textId="14B71A76" w:rsidR="00E553D2" w:rsidRDefault="008333E7">
            <w:pPr>
              <w:pStyle w:val="TableParagraph"/>
              <w:spacing w:before="36"/>
              <w:ind w:left="108"/>
              <w:rPr>
                <w:sz w:val="20"/>
              </w:rPr>
            </w:pPr>
            <w:proofErr w:type="gramStart"/>
            <w:r>
              <w:rPr>
                <w:color w:val="0A3355"/>
                <w:sz w:val="20"/>
              </w:rPr>
              <w:t>where</w:t>
            </w:r>
            <w:proofErr w:type="gramEnd"/>
            <w:r>
              <w:rPr>
                <w:color w:val="0A3355"/>
                <w:sz w:val="20"/>
              </w:rPr>
              <w:t xml:space="preserve"> the Tax Clearance certificate has not been issued.</w:t>
            </w:r>
            <w:ins w:id="167" w:author="Microsoft account" w:date="2026-05-04T13:02:00Z">
              <w:r w:rsidR="00E33CD7">
                <w:rPr>
                  <w:color w:val="0A3355"/>
                  <w:sz w:val="20"/>
                </w:rPr>
                <w:t xml:space="preserve"> Attached</w:t>
              </w:r>
            </w:ins>
          </w:p>
        </w:tc>
        <w:tc>
          <w:tcPr>
            <w:tcW w:w="2816" w:type="dxa"/>
            <w:tcBorders>
              <w:left w:val="single" w:sz="18" w:space="0" w:color="C0C0C0"/>
            </w:tcBorders>
          </w:tcPr>
          <w:p w14:paraId="05C44910" w14:textId="77777777" w:rsidR="00E553D2" w:rsidRDefault="00E553D2">
            <w:pPr>
              <w:pStyle w:val="TableParagraph"/>
              <w:ind w:left="0"/>
              <w:rPr>
                <w:rFonts w:ascii="Times New Roman"/>
                <w:sz w:val="18"/>
              </w:rPr>
            </w:pPr>
          </w:p>
        </w:tc>
      </w:tr>
      <w:tr w:rsidR="00E553D2" w14:paraId="36DA09E5" w14:textId="77777777">
        <w:trPr>
          <w:trHeight w:val="388"/>
        </w:trPr>
        <w:tc>
          <w:tcPr>
            <w:tcW w:w="900" w:type="dxa"/>
          </w:tcPr>
          <w:p w14:paraId="14AE35AC" w14:textId="77777777" w:rsidR="00E553D2" w:rsidRDefault="008333E7">
            <w:pPr>
              <w:pStyle w:val="TableParagraph"/>
              <w:spacing w:line="229" w:lineRule="exact"/>
              <w:rPr>
                <w:sz w:val="20"/>
              </w:rPr>
            </w:pPr>
            <w:r>
              <w:rPr>
                <w:color w:val="0A3355"/>
                <w:sz w:val="20"/>
              </w:rPr>
              <w:t>7.3</w:t>
            </w:r>
          </w:p>
        </w:tc>
        <w:tc>
          <w:tcPr>
            <w:tcW w:w="9517" w:type="dxa"/>
            <w:tcBorders>
              <w:right w:val="single" w:sz="18" w:space="0" w:color="C0C0C0"/>
            </w:tcBorders>
          </w:tcPr>
          <w:p w14:paraId="7A4DB6FC" w14:textId="73658782" w:rsidR="00E553D2" w:rsidRDefault="008333E7">
            <w:pPr>
              <w:pStyle w:val="TableParagraph"/>
              <w:spacing w:line="229" w:lineRule="exact"/>
              <w:ind w:left="108"/>
              <w:rPr>
                <w:sz w:val="20"/>
              </w:rPr>
            </w:pPr>
            <w:r>
              <w:rPr>
                <w:color w:val="0A3355"/>
                <w:sz w:val="20"/>
              </w:rPr>
              <w:t>Please provide a Bank Reference Letter</w:t>
            </w:r>
            <w:ins w:id="168" w:author="Microsoft account" w:date="2026-05-04T13:02:00Z">
              <w:r w:rsidR="00E33CD7">
                <w:rPr>
                  <w:color w:val="0A3355"/>
                  <w:sz w:val="20"/>
                </w:rPr>
                <w:t>. Attached</w:t>
              </w:r>
            </w:ins>
          </w:p>
        </w:tc>
        <w:tc>
          <w:tcPr>
            <w:tcW w:w="2816" w:type="dxa"/>
            <w:tcBorders>
              <w:left w:val="single" w:sz="18" w:space="0" w:color="C0C0C0"/>
            </w:tcBorders>
          </w:tcPr>
          <w:p w14:paraId="1271E7E5" w14:textId="77777777" w:rsidR="00E553D2" w:rsidRDefault="00E553D2">
            <w:pPr>
              <w:pStyle w:val="TableParagraph"/>
              <w:ind w:left="0"/>
              <w:rPr>
                <w:rFonts w:ascii="Times New Roman"/>
                <w:sz w:val="18"/>
              </w:rPr>
            </w:pPr>
          </w:p>
        </w:tc>
      </w:tr>
      <w:tr w:rsidR="00E553D2" w14:paraId="7A753973" w14:textId="77777777">
        <w:trPr>
          <w:trHeight w:val="388"/>
        </w:trPr>
        <w:tc>
          <w:tcPr>
            <w:tcW w:w="900" w:type="dxa"/>
          </w:tcPr>
          <w:p w14:paraId="65BA5787" w14:textId="77777777" w:rsidR="00E553D2" w:rsidRDefault="008333E7">
            <w:pPr>
              <w:pStyle w:val="TableParagraph"/>
              <w:spacing w:line="229" w:lineRule="exact"/>
              <w:rPr>
                <w:sz w:val="20"/>
              </w:rPr>
            </w:pPr>
            <w:r>
              <w:rPr>
                <w:color w:val="0A3355"/>
                <w:sz w:val="20"/>
              </w:rPr>
              <w:t>7.4</w:t>
            </w:r>
          </w:p>
        </w:tc>
        <w:tc>
          <w:tcPr>
            <w:tcW w:w="9517" w:type="dxa"/>
            <w:tcBorders>
              <w:right w:val="single" w:sz="18" w:space="0" w:color="C0C0C0"/>
            </w:tcBorders>
          </w:tcPr>
          <w:p w14:paraId="38BCBEDE" w14:textId="77777777" w:rsidR="00E553D2" w:rsidRDefault="008333E7">
            <w:pPr>
              <w:pStyle w:val="TableParagraph"/>
              <w:spacing w:line="229" w:lineRule="exact"/>
              <w:ind w:left="108"/>
              <w:rPr>
                <w:sz w:val="20"/>
              </w:rPr>
            </w:pPr>
            <w:r>
              <w:rPr>
                <w:color w:val="0A3355"/>
                <w:sz w:val="20"/>
              </w:rPr>
              <w:t>Please provide a list of all the Company’s current lenders</w:t>
            </w:r>
          </w:p>
        </w:tc>
        <w:tc>
          <w:tcPr>
            <w:tcW w:w="2816" w:type="dxa"/>
            <w:tcBorders>
              <w:left w:val="single" w:sz="18" w:space="0" w:color="C0C0C0"/>
            </w:tcBorders>
          </w:tcPr>
          <w:p w14:paraId="3BF328E9" w14:textId="77777777" w:rsidR="00E553D2" w:rsidRDefault="00E553D2">
            <w:pPr>
              <w:pStyle w:val="TableParagraph"/>
              <w:ind w:left="0"/>
              <w:rPr>
                <w:rFonts w:ascii="Times New Roman"/>
                <w:sz w:val="18"/>
              </w:rPr>
            </w:pPr>
          </w:p>
        </w:tc>
      </w:tr>
      <w:tr w:rsidR="00E553D2" w14:paraId="25CAD414" w14:textId="77777777">
        <w:trPr>
          <w:trHeight w:val="388"/>
        </w:trPr>
        <w:tc>
          <w:tcPr>
            <w:tcW w:w="900" w:type="dxa"/>
          </w:tcPr>
          <w:p w14:paraId="7E29E390" w14:textId="77777777" w:rsidR="00E553D2" w:rsidRDefault="008333E7">
            <w:pPr>
              <w:pStyle w:val="TableParagraph"/>
              <w:spacing w:line="229" w:lineRule="exact"/>
              <w:rPr>
                <w:sz w:val="20"/>
              </w:rPr>
            </w:pPr>
            <w:r>
              <w:rPr>
                <w:color w:val="0A3355"/>
                <w:sz w:val="20"/>
              </w:rPr>
              <w:t>7.5</w:t>
            </w:r>
          </w:p>
        </w:tc>
        <w:tc>
          <w:tcPr>
            <w:tcW w:w="9517" w:type="dxa"/>
            <w:tcBorders>
              <w:right w:val="single" w:sz="18" w:space="0" w:color="C0C0C0"/>
            </w:tcBorders>
          </w:tcPr>
          <w:p w14:paraId="190C79B2" w14:textId="77777777" w:rsidR="00E553D2" w:rsidRDefault="008333E7">
            <w:pPr>
              <w:pStyle w:val="TableParagraph"/>
              <w:spacing w:line="229" w:lineRule="exact"/>
              <w:ind w:left="108"/>
              <w:rPr>
                <w:ins w:id="169" w:author="Microsoft account" w:date="2026-05-04T13:02:00Z"/>
                <w:color w:val="0A3355"/>
                <w:sz w:val="20"/>
              </w:rPr>
            </w:pPr>
            <w:r>
              <w:rPr>
                <w:color w:val="0A3355"/>
                <w:sz w:val="20"/>
              </w:rPr>
              <w:t>Has the Company defaulted on any of its loans?</w:t>
            </w:r>
          </w:p>
          <w:p w14:paraId="280C1602" w14:textId="773BDDB2" w:rsidR="00E33CD7" w:rsidRDefault="00E33CD7">
            <w:pPr>
              <w:pStyle w:val="TableParagraph"/>
              <w:spacing w:line="229" w:lineRule="exact"/>
              <w:ind w:left="108"/>
              <w:rPr>
                <w:sz w:val="20"/>
              </w:rPr>
            </w:pPr>
            <w:ins w:id="170" w:author="Microsoft account" w:date="2026-05-04T13:02:00Z">
              <w:r>
                <w:rPr>
                  <w:color w:val="0A3355"/>
                  <w:sz w:val="20"/>
                </w:rPr>
                <w:t>No</w:t>
              </w:r>
            </w:ins>
          </w:p>
        </w:tc>
        <w:tc>
          <w:tcPr>
            <w:tcW w:w="2816" w:type="dxa"/>
            <w:tcBorders>
              <w:left w:val="single" w:sz="18" w:space="0" w:color="C0C0C0"/>
            </w:tcBorders>
          </w:tcPr>
          <w:p w14:paraId="72B50697" w14:textId="77777777" w:rsidR="00E553D2" w:rsidRDefault="00E553D2">
            <w:pPr>
              <w:pStyle w:val="TableParagraph"/>
              <w:ind w:left="0"/>
              <w:rPr>
                <w:rFonts w:ascii="Times New Roman"/>
                <w:sz w:val="18"/>
              </w:rPr>
            </w:pPr>
          </w:p>
        </w:tc>
      </w:tr>
      <w:tr w:rsidR="00E553D2" w14:paraId="284D20D1" w14:textId="77777777">
        <w:trPr>
          <w:trHeight w:val="390"/>
        </w:trPr>
        <w:tc>
          <w:tcPr>
            <w:tcW w:w="900" w:type="dxa"/>
          </w:tcPr>
          <w:p w14:paraId="7136DB9A" w14:textId="77777777" w:rsidR="00E553D2" w:rsidRDefault="008333E7">
            <w:pPr>
              <w:pStyle w:val="TableParagraph"/>
              <w:spacing w:before="2"/>
              <w:rPr>
                <w:sz w:val="20"/>
              </w:rPr>
            </w:pPr>
            <w:r>
              <w:rPr>
                <w:color w:val="0A3355"/>
                <w:sz w:val="20"/>
              </w:rPr>
              <w:t>7.6</w:t>
            </w:r>
          </w:p>
        </w:tc>
        <w:tc>
          <w:tcPr>
            <w:tcW w:w="9517" w:type="dxa"/>
            <w:tcBorders>
              <w:right w:val="single" w:sz="18" w:space="0" w:color="C0C0C0"/>
            </w:tcBorders>
          </w:tcPr>
          <w:p w14:paraId="4EB4F32B" w14:textId="77777777" w:rsidR="00E553D2" w:rsidRDefault="008333E7">
            <w:pPr>
              <w:pStyle w:val="TableParagraph"/>
              <w:spacing w:before="2"/>
              <w:ind w:left="108"/>
              <w:rPr>
                <w:ins w:id="171" w:author="Microsoft account" w:date="2026-05-04T13:02:00Z"/>
                <w:color w:val="0A3355"/>
                <w:sz w:val="20"/>
              </w:rPr>
            </w:pPr>
            <w:r>
              <w:rPr>
                <w:color w:val="0A3355"/>
                <w:sz w:val="20"/>
              </w:rPr>
              <w:t>Has the Company breached any financial covenants in the last 3 years?</w:t>
            </w:r>
          </w:p>
          <w:p w14:paraId="6093A911" w14:textId="002C79FD" w:rsidR="00E33CD7" w:rsidRDefault="00E33CD7">
            <w:pPr>
              <w:pStyle w:val="TableParagraph"/>
              <w:spacing w:before="2"/>
              <w:ind w:left="108"/>
              <w:rPr>
                <w:sz w:val="20"/>
              </w:rPr>
            </w:pPr>
            <w:ins w:id="172" w:author="Microsoft account" w:date="2026-05-04T13:03:00Z">
              <w:r>
                <w:rPr>
                  <w:color w:val="0A3355"/>
                  <w:sz w:val="20"/>
                </w:rPr>
                <w:t>No</w:t>
              </w:r>
            </w:ins>
          </w:p>
        </w:tc>
        <w:tc>
          <w:tcPr>
            <w:tcW w:w="2816" w:type="dxa"/>
            <w:tcBorders>
              <w:left w:val="single" w:sz="18" w:space="0" w:color="C0C0C0"/>
            </w:tcBorders>
          </w:tcPr>
          <w:p w14:paraId="1BC9D06A" w14:textId="77777777" w:rsidR="00E553D2" w:rsidRDefault="00E553D2">
            <w:pPr>
              <w:pStyle w:val="TableParagraph"/>
              <w:ind w:left="0"/>
              <w:rPr>
                <w:rFonts w:ascii="Times New Roman"/>
                <w:sz w:val="18"/>
              </w:rPr>
            </w:pPr>
          </w:p>
        </w:tc>
      </w:tr>
      <w:tr w:rsidR="00E553D2" w14:paraId="25BEA90C" w14:textId="77777777">
        <w:trPr>
          <w:trHeight w:val="388"/>
        </w:trPr>
        <w:tc>
          <w:tcPr>
            <w:tcW w:w="900" w:type="dxa"/>
          </w:tcPr>
          <w:p w14:paraId="31F0AF25" w14:textId="77777777" w:rsidR="00E553D2" w:rsidRDefault="008333E7">
            <w:pPr>
              <w:pStyle w:val="TableParagraph"/>
              <w:spacing w:line="229" w:lineRule="exact"/>
              <w:rPr>
                <w:sz w:val="20"/>
              </w:rPr>
            </w:pPr>
            <w:r>
              <w:rPr>
                <w:color w:val="0A3355"/>
                <w:sz w:val="20"/>
              </w:rPr>
              <w:t>7.7</w:t>
            </w:r>
          </w:p>
        </w:tc>
        <w:tc>
          <w:tcPr>
            <w:tcW w:w="9517" w:type="dxa"/>
            <w:tcBorders>
              <w:right w:val="single" w:sz="18" w:space="0" w:color="C0C0C0"/>
            </w:tcBorders>
          </w:tcPr>
          <w:p w14:paraId="797BE146" w14:textId="77777777" w:rsidR="00E553D2" w:rsidRDefault="008333E7">
            <w:pPr>
              <w:pStyle w:val="TableParagraph"/>
              <w:spacing w:line="229" w:lineRule="exact"/>
              <w:ind w:left="108"/>
              <w:rPr>
                <w:sz w:val="20"/>
              </w:rPr>
            </w:pPr>
            <w:r>
              <w:rPr>
                <w:color w:val="0A3355"/>
                <w:sz w:val="20"/>
              </w:rPr>
              <w:t>Provide the current and future capital expenditure</w:t>
            </w:r>
          </w:p>
        </w:tc>
        <w:tc>
          <w:tcPr>
            <w:tcW w:w="2816" w:type="dxa"/>
            <w:tcBorders>
              <w:left w:val="single" w:sz="18" w:space="0" w:color="C0C0C0"/>
            </w:tcBorders>
          </w:tcPr>
          <w:p w14:paraId="207E3B89" w14:textId="77777777" w:rsidR="00E553D2" w:rsidRDefault="00E553D2">
            <w:pPr>
              <w:pStyle w:val="TableParagraph"/>
              <w:ind w:left="0"/>
              <w:rPr>
                <w:rFonts w:ascii="Times New Roman"/>
                <w:sz w:val="18"/>
              </w:rPr>
            </w:pPr>
          </w:p>
        </w:tc>
      </w:tr>
      <w:tr w:rsidR="00E553D2" w14:paraId="0CCF2F3B" w14:textId="77777777">
        <w:trPr>
          <w:trHeight w:val="388"/>
        </w:trPr>
        <w:tc>
          <w:tcPr>
            <w:tcW w:w="900" w:type="dxa"/>
          </w:tcPr>
          <w:p w14:paraId="1E6806A1" w14:textId="77777777" w:rsidR="00E553D2" w:rsidRDefault="008333E7">
            <w:pPr>
              <w:pStyle w:val="TableParagraph"/>
              <w:rPr>
                <w:sz w:val="20"/>
              </w:rPr>
            </w:pPr>
            <w:r>
              <w:rPr>
                <w:color w:val="0A3355"/>
                <w:sz w:val="20"/>
              </w:rPr>
              <w:t>7.8</w:t>
            </w:r>
          </w:p>
        </w:tc>
        <w:tc>
          <w:tcPr>
            <w:tcW w:w="9517" w:type="dxa"/>
            <w:tcBorders>
              <w:right w:val="single" w:sz="18" w:space="0" w:color="C0C0C0"/>
            </w:tcBorders>
          </w:tcPr>
          <w:p w14:paraId="50BBF7EB" w14:textId="77777777" w:rsidR="00E553D2" w:rsidRDefault="008333E7">
            <w:pPr>
              <w:pStyle w:val="TableParagraph"/>
              <w:ind w:left="108"/>
              <w:rPr>
                <w:ins w:id="173" w:author="Microsoft account" w:date="2026-05-04T13:04:00Z"/>
                <w:color w:val="0A3355"/>
                <w:sz w:val="20"/>
              </w:rPr>
            </w:pPr>
            <w:r>
              <w:rPr>
                <w:color w:val="0A3355"/>
                <w:sz w:val="20"/>
              </w:rPr>
              <w:t>Has a receiver or manager been appointed for the Company in the last five (5) years</w:t>
            </w:r>
            <w:ins w:id="174" w:author="Microsoft account" w:date="2026-05-04T13:04:00Z">
              <w:r w:rsidR="00E33CD7">
                <w:rPr>
                  <w:color w:val="0A3355"/>
                  <w:sz w:val="20"/>
                </w:rPr>
                <w:t xml:space="preserve"> </w:t>
              </w:r>
            </w:ins>
          </w:p>
          <w:p w14:paraId="17D31D17" w14:textId="0F6E6BE3" w:rsidR="00E33CD7" w:rsidRDefault="00E33CD7">
            <w:pPr>
              <w:pStyle w:val="TableParagraph"/>
              <w:ind w:left="108"/>
              <w:rPr>
                <w:sz w:val="20"/>
              </w:rPr>
            </w:pPr>
            <w:ins w:id="175" w:author="Microsoft account" w:date="2026-05-04T13:04:00Z">
              <w:r>
                <w:rPr>
                  <w:color w:val="0A3355"/>
                  <w:sz w:val="20"/>
                </w:rPr>
                <w:t>No</w:t>
              </w:r>
            </w:ins>
          </w:p>
        </w:tc>
        <w:tc>
          <w:tcPr>
            <w:tcW w:w="2816" w:type="dxa"/>
            <w:tcBorders>
              <w:left w:val="single" w:sz="18" w:space="0" w:color="C0C0C0"/>
            </w:tcBorders>
          </w:tcPr>
          <w:p w14:paraId="190FC397" w14:textId="77777777" w:rsidR="00E553D2" w:rsidRDefault="00E553D2">
            <w:pPr>
              <w:pStyle w:val="TableParagraph"/>
              <w:ind w:left="0"/>
              <w:rPr>
                <w:rFonts w:ascii="Times New Roman"/>
                <w:sz w:val="18"/>
              </w:rPr>
            </w:pPr>
          </w:p>
        </w:tc>
      </w:tr>
    </w:tbl>
    <w:p w14:paraId="0353A6D4" w14:textId="77777777" w:rsidR="00E553D2" w:rsidRDefault="00E553D2">
      <w:pPr>
        <w:rPr>
          <w:rFonts w:ascii="Times New Roman"/>
          <w:sz w:val="18"/>
        </w:rPr>
        <w:sectPr w:rsidR="00E553D2">
          <w:pgSz w:w="16840" w:h="11910" w:orient="landscape"/>
          <w:pgMar w:top="1300" w:right="280" w:bottom="520" w:left="1340" w:header="819" w:footer="337" w:gutter="0"/>
          <w:cols w:space="720"/>
        </w:sectPr>
      </w:pPr>
    </w:p>
    <w:p w14:paraId="3B33D5ED" w14:textId="77777777" w:rsidR="00E553D2" w:rsidRDefault="00E553D2">
      <w:pPr>
        <w:pStyle w:val="BodyText"/>
        <w:spacing w:before="4"/>
        <w:rPr>
          <w:sz w:val="25"/>
        </w:rPr>
      </w:pPr>
    </w:p>
    <w:p w14:paraId="4EA2C6CE" w14:textId="77777777" w:rsidR="00E553D2" w:rsidRDefault="008333E7">
      <w:pPr>
        <w:pStyle w:val="Heading1"/>
        <w:spacing w:before="93"/>
      </w:pPr>
      <w:r>
        <w:rPr>
          <w:color w:val="0A3355"/>
        </w:rPr>
        <w:t>ACKNOWLEDGEMENT</w:t>
      </w:r>
    </w:p>
    <w:p w14:paraId="55B1B848" w14:textId="77777777" w:rsidR="00E553D2" w:rsidRDefault="00E553D2">
      <w:pPr>
        <w:pStyle w:val="BodyText"/>
        <w:spacing w:before="4"/>
        <w:rPr>
          <w:b/>
          <w:sz w:val="26"/>
        </w:rPr>
      </w:pPr>
    </w:p>
    <w:p w14:paraId="1DF78E21" w14:textId="77FA5A1A" w:rsidR="00E553D2" w:rsidRPr="00AA5830" w:rsidRDefault="008333E7">
      <w:pPr>
        <w:pStyle w:val="ListParagraph"/>
        <w:numPr>
          <w:ilvl w:val="0"/>
          <w:numId w:val="1"/>
        </w:numPr>
        <w:tabs>
          <w:tab w:val="left" w:pos="821"/>
        </w:tabs>
        <w:ind w:hanging="361"/>
        <w:rPr>
          <w:sz w:val="20"/>
        </w:rPr>
      </w:pPr>
      <w:r>
        <w:rPr>
          <w:color w:val="0A3355"/>
          <w:spacing w:val="3"/>
          <w:sz w:val="20"/>
        </w:rPr>
        <w:t xml:space="preserve">We </w:t>
      </w:r>
      <w:r>
        <w:rPr>
          <w:color w:val="0A3355"/>
          <w:sz w:val="20"/>
        </w:rPr>
        <w:t>confirm that all of the above information is true and correct as of the date</w:t>
      </w:r>
      <w:r>
        <w:rPr>
          <w:color w:val="0A3355"/>
          <w:spacing w:val="-5"/>
          <w:sz w:val="20"/>
        </w:rPr>
        <w:t xml:space="preserve"> </w:t>
      </w:r>
      <w:r>
        <w:rPr>
          <w:color w:val="0A3355"/>
          <w:sz w:val="20"/>
        </w:rPr>
        <w:t>below.</w:t>
      </w:r>
    </w:p>
    <w:p w14:paraId="5A0EBE80" w14:textId="77777777" w:rsidR="008333E7" w:rsidRPr="00AA5830" w:rsidRDefault="008333E7" w:rsidP="00AA5830">
      <w:pPr>
        <w:tabs>
          <w:tab w:val="left" w:pos="821"/>
        </w:tabs>
        <w:rPr>
          <w:sz w:val="20"/>
        </w:rPr>
      </w:pPr>
    </w:p>
    <w:p w14:paraId="6B974CC4" w14:textId="34984A40" w:rsidR="008333E7" w:rsidRDefault="008333E7">
      <w:pPr>
        <w:pStyle w:val="ListParagraph"/>
        <w:numPr>
          <w:ilvl w:val="0"/>
          <w:numId w:val="1"/>
        </w:numPr>
        <w:tabs>
          <w:tab w:val="left" w:pos="821"/>
        </w:tabs>
        <w:ind w:hanging="361"/>
        <w:rPr>
          <w:color w:val="0B3356"/>
          <w:sz w:val="20"/>
        </w:rPr>
      </w:pPr>
      <w:r w:rsidRPr="008333E7">
        <w:rPr>
          <w:sz w:val="20"/>
        </w:rPr>
        <w:t>T</w:t>
      </w:r>
      <w:r w:rsidRPr="00AA5830">
        <w:rPr>
          <w:color w:val="0B3356"/>
          <w:sz w:val="20"/>
        </w:rPr>
        <w:t xml:space="preserve">he </w:t>
      </w:r>
      <w:r>
        <w:rPr>
          <w:color w:val="0B3356"/>
          <w:sz w:val="20"/>
        </w:rPr>
        <w:t>Company</w:t>
      </w:r>
      <w:r w:rsidRPr="00AA5830">
        <w:rPr>
          <w:color w:val="0B3356"/>
          <w:sz w:val="20"/>
        </w:rPr>
        <w:t xml:space="preserve"> understands and acknowledges that any misrepresentations made in this Questionnaire and any non-compliance with the above representation will constitute grounds for termination of the project / business related to this Questionnaire and any subsequent agreement the Company may enter into with Axxela Limited or any of its </w:t>
      </w:r>
      <w:r>
        <w:rPr>
          <w:color w:val="0B3356"/>
          <w:sz w:val="20"/>
        </w:rPr>
        <w:t>subsidiaries</w:t>
      </w:r>
      <w:r w:rsidRPr="00AA5830">
        <w:rPr>
          <w:color w:val="0B3356"/>
          <w:sz w:val="20"/>
        </w:rPr>
        <w:t>.</w:t>
      </w:r>
    </w:p>
    <w:p w14:paraId="3FE6F25F" w14:textId="77777777" w:rsidR="008333E7" w:rsidRPr="00AA5830" w:rsidRDefault="008333E7" w:rsidP="00AA5830">
      <w:pPr>
        <w:tabs>
          <w:tab w:val="left" w:pos="821"/>
        </w:tabs>
        <w:rPr>
          <w:color w:val="0B3356"/>
          <w:sz w:val="20"/>
        </w:rPr>
      </w:pPr>
    </w:p>
    <w:p w14:paraId="2C640E50" w14:textId="3E034E13" w:rsidR="008333E7" w:rsidRPr="00AA5830" w:rsidRDefault="008333E7">
      <w:pPr>
        <w:pStyle w:val="ListParagraph"/>
        <w:numPr>
          <w:ilvl w:val="0"/>
          <w:numId w:val="1"/>
        </w:numPr>
        <w:tabs>
          <w:tab w:val="left" w:pos="821"/>
        </w:tabs>
        <w:ind w:hanging="361"/>
        <w:rPr>
          <w:color w:val="0B3356"/>
          <w:sz w:val="20"/>
        </w:rPr>
      </w:pPr>
      <w:r w:rsidRPr="00AA5830">
        <w:rPr>
          <w:color w:val="0B3356"/>
          <w:sz w:val="20"/>
        </w:rPr>
        <w:t>The Company undertakes t</w:t>
      </w:r>
      <w:r w:rsidR="009D4A5F">
        <w:rPr>
          <w:color w:val="0B3356"/>
          <w:sz w:val="20"/>
        </w:rPr>
        <w:t>o</w:t>
      </w:r>
      <w:r w:rsidRPr="00AA5830">
        <w:rPr>
          <w:color w:val="0B3356"/>
          <w:sz w:val="20"/>
        </w:rPr>
        <w:t xml:space="preserve"> indemnify Axxela Limited and its subsidiaries for any loss or damage suffered by it</w:t>
      </w:r>
      <w:r w:rsidRPr="008333E7">
        <w:t xml:space="preserve"> </w:t>
      </w:r>
      <w:r w:rsidRPr="00AA5830">
        <w:rPr>
          <w:color w:val="0B3356"/>
          <w:sz w:val="20"/>
        </w:rPr>
        <w:t xml:space="preserve">as a result of any misrepresentation in this Questionnaire by the Company. </w:t>
      </w:r>
    </w:p>
    <w:p w14:paraId="3D145803" w14:textId="77777777" w:rsidR="00E553D2" w:rsidRDefault="00E553D2">
      <w:pPr>
        <w:pStyle w:val="BodyText"/>
        <w:spacing w:before="11"/>
        <w:rPr>
          <w:sz w:val="25"/>
        </w:rPr>
      </w:pPr>
    </w:p>
    <w:p w14:paraId="508144A1" w14:textId="77777777" w:rsidR="00E553D2" w:rsidRDefault="008333E7">
      <w:pPr>
        <w:pStyle w:val="ListParagraph"/>
        <w:numPr>
          <w:ilvl w:val="0"/>
          <w:numId w:val="1"/>
        </w:numPr>
        <w:tabs>
          <w:tab w:val="left" w:pos="821"/>
        </w:tabs>
        <w:spacing w:line="276" w:lineRule="auto"/>
        <w:ind w:right="1293"/>
        <w:rPr>
          <w:sz w:val="20"/>
        </w:rPr>
      </w:pPr>
      <w:r>
        <w:rPr>
          <w:color w:val="0A3355"/>
          <w:sz w:val="20"/>
        </w:rPr>
        <w:t>If requested, we will provide an appropriate letter of authority permitting Axxela Limited to access corporate records and obtain certified copies of</w:t>
      </w:r>
      <w:r>
        <w:rPr>
          <w:color w:val="0A3355"/>
          <w:spacing w:val="-32"/>
          <w:sz w:val="20"/>
        </w:rPr>
        <w:t xml:space="preserve"> </w:t>
      </w:r>
      <w:r>
        <w:rPr>
          <w:color w:val="0A3355"/>
          <w:sz w:val="20"/>
        </w:rPr>
        <w:t>the above</w:t>
      </w:r>
      <w:r>
        <w:rPr>
          <w:color w:val="0A3355"/>
          <w:spacing w:val="-2"/>
          <w:sz w:val="20"/>
        </w:rPr>
        <w:t xml:space="preserve"> </w:t>
      </w:r>
      <w:r>
        <w:rPr>
          <w:color w:val="0A3355"/>
          <w:sz w:val="20"/>
        </w:rPr>
        <w:t>companies.</w:t>
      </w:r>
    </w:p>
    <w:p w14:paraId="0A32B0A7" w14:textId="77777777" w:rsidR="00E553D2" w:rsidRDefault="00E553D2">
      <w:pPr>
        <w:pStyle w:val="BodyText"/>
        <w:rPr>
          <w:sz w:val="22"/>
        </w:rPr>
      </w:pPr>
    </w:p>
    <w:p w14:paraId="55AFBA2D" w14:textId="77777777" w:rsidR="00E553D2" w:rsidRDefault="00E553D2">
      <w:pPr>
        <w:pStyle w:val="BodyText"/>
        <w:spacing w:before="9"/>
        <w:rPr>
          <w:sz w:val="21"/>
        </w:rPr>
      </w:pPr>
    </w:p>
    <w:p w14:paraId="51864370" w14:textId="77777777" w:rsidR="00E553D2" w:rsidRDefault="008333E7">
      <w:pPr>
        <w:tabs>
          <w:tab w:val="left" w:pos="5860"/>
        </w:tabs>
        <w:ind w:left="820"/>
      </w:pPr>
      <w:r>
        <w:rPr>
          <w:b/>
          <w:color w:val="0A3355"/>
          <w:sz w:val="20"/>
          <w:u w:val="thick" w:color="0A3355"/>
        </w:rPr>
        <w:t>Director</w:t>
      </w:r>
      <w:r>
        <w:rPr>
          <w:b/>
          <w:color w:val="0A3355"/>
          <w:sz w:val="20"/>
        </w:rPr>
        <w:t>:</w:t>
      </w:r>
      <w:r>
        <w:rPr>
          <w:b/>
          <w:color w:val="0A3355"/>
          <w:sz w:val="20"/>
        </w:rPr>
        <w:tab/>
      </w:r>
      <w:r>
        <w:rPr>
          <w:b/>
          <w:color w:val="0A3355"/>
          <w:sz w:val="20"/>
          <w:u w:val="thick" w:color="0A3355"/>
        </w:rPr>
        <w:t>Secretary</w:t>
      </w:r>
      <w:r>
        <w:rPr>
          <w:color w:val="0A3355"/>
          <w:u w:val="thick" w:color="0A3355"/>
        </w:rPr>
        <w:t>:</w:t>
      </w:r>
    </w:p>
    <w:p w14:paraId="26D5F987" w14:textId="77777777" w:rsidR="00E553D2" w:rsidRDefault="00E553D2">
      <w:pPr>
        <w:pStyle w:val="BodyText"/>
        <w:spacing w:before="9"/>
        <w:rPr>
          <w:sz w:val="13"/>
        </w:rPr>
      </w:pPr>
    </w:p>
    <w:p w14:paraId="79D281B6" w14:textId="3FCE8D27" w:rsidR="00E553D2" w:rsidRDefault="008333E7">
      <w:pPr>
        <w:tabs>
          <w:tab w:val="left" w:pos="5860"/>
        </w:tabs>
        <w:spacing w:before="92"/>
        <w:ind w:left="820"/>
        <w:rPr>
          <w:b/>
          <w:sz w:val="20"/>
        </w:rPr>
      </w:pPr>
      <w:r>
        <w:rPr>
          <w:b/>
          <w:color w:val="0A3355"/>
          <w:sz w:val="20"/>
        </w:rPr>
        <w:t>Name:</w:t>
      </w:r>
      <w:ins w:id="176" w:author="Microsoft account" w:date="2026-05-06T08:27:00Z">
        <w:r w:rsidR="00240244">
          <w:rPr>
            <w:b/>
            <w:color w:val="0A3355"/>
            <w:sz w:val="20"/>
          </w:rPr>
          <w:t xml:space="preserve"> </w:t>
        </w:r>
      </w:ins>
      <w:proofErr w:type="spellStart"/>
      <w:ins w:id="177" w:author="Microsoft account" w:date="2026-05-06T08:28:00Z">
        <w:r w:rsidR="00240244">
          <w:rPr>
            <w:b/>
            <w:color w:val="0A3355"/>
            <w:sz w:val="20"/>
          </w:rPr>
          <w:t>Tunde</w:t>
        </w:r>
        <w:proofErr w:type="spellEnd"/>
        <w:r w:rsidR="00240244">
          <w:rPr>
            <w:b/>
            <w:color w:val="0A3355"/>
            <w:sz w:val="20"/>
          </w:rPr>
          <w:t xml:space="preserve"> Ademola </w:t>
        </w:r>
        <w:proofErr w:type="spellStart"/>
        <w:r w:rsidR="00240244">
          <w:rPr>
            <w:b/>
            <w:color w:val="0A3355"/>
            <w:sz w:val="20"/>
          </w:rPr>
          <w:t>Adesina</w:t>
        </w:r>
      </w:ins>
      <w:proofErr w:type="spellEnd"/>
      <w:r>
        <w:rPr>
          <w:b/>
          <w:color w:val="0A3355"/>
          <w:sz w:val="20"/>
        </w:rPr>
        <w:tab/>
        <w:t>Name:</w:t>
      </w:r>
      <w:ins w:id="178" w:author="Microsoft account" w:date="2026-05-06T08:29:00Z">
        <w:r w:rsidR="00240244">
          <w:rPr>
            <w:b/>
            <w:color w:val="0A3355"/>
            <w:sz w:val="20"/>
          </w:rPr>
          <w:t xml:space="preserve"> </w:t>
        </w:r>
      </w:ins>
      <w:ins w:id="179" w:author="Microsoft account" w:date="2026-05-06T08:38:00Z">
        <w:r w:rsidR="00240244">
          <w:rPr>
            <w:b/>
            <w:color w:val="0A3355"/>
            <w:sz w:val="20"/>
          </w:rPr>
          <w:t>Ademola Arowolo</w:t>
        </w:r>
      </w:ins>
    </w:p>
    <w:p w14:paraId="1BC722DF" w14:textId="77777777" w:rsidR="00E553D2" w:rsidRDefault="00E553D2">
      <w:pPr>
        <w:pStyle w:val="BodyText"/>
        <w:spacing w:before="1"/>
        <w:rPr>
          <w:b/>
        </w:rPr>
      </w:pPr>
    </w:p>
    <w:p w14:paraId="41919350" w14:textId="40192D64" w:rsidR="00E553D2" w:rsidRDefault="008333E7">
      <w:pPr>
        <w:tabs>
          <w:tab w:val="left" w:pos="5860"/>
        </w:tabs>
        <w:ind w:left="820"/>
        <w:rPr>
          <w:b/>
          <w:sz w:val="20"/>
        </w:rPr>
      </w:pPr>
      <w:r>
        <w:rPr>
          <w:b/>
          <w:color w:val="0A3355"/>
          <w:sz w:val="20"/>
        </w:rPr>
        <w:t>Signature:</w:t>
      </w:r>
      <w:ins w:id="180" w:author="Microsoft account" w:date="2026-05-06T08:29:00Z">
        <w:r w:rsidR="00240244">
          <w:rPr>
            <w:b/>
            <w:color w:val="0A3355"/>
            <w:sz w:val="20"/>
          </w:rPr>
          <w:t xml:space="preserve"> </w:t>
        </w:r>
        <w:r w:rsidR="00240244">
          <w:rPr>
            <w:noProof/>
          </w:rPr>
          <w:drawing>
            <wp:inline distT="0" distB="0" distL="0" distR="0" wp14:anchorId="7D48EA0E" wp14:editId="107A1CE3">
              <wp:extent cx="1171575" cy="4270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78875" cy="429731"/>
                      </a:xfrm>
                      <a:prstGeom prst="rect">
                        <a:avLst/>
                      </a:prstGeom>
                      <a:noFill/>
                    </pic:spPr>
                  </pic:pic>
                </a:graphicData>
              </a:graphic>
            </wp:inline>
          </w:drawing>
        </w:r>
      </w:ins>
      <w:r>
        <w:rPr>
          <w:b/>
          <w:color w:val="0A3355"/>
          <w:sz w:val="20"/>
        </w:rPr>
        <w:tab/>
        <w:t>Signature:</w:t>
      </w:r>
      <w:ins w:id="181" w:author="Microsoft account" w:date="2026-05-06T08:38:00Z">
        <w:r w:rsidR="00240244" w:rsidRPr="00240244">
          <w:rPr>
            <w:noProof/>
          </w:rPr>
          <w:t xml:space="preserve"> </w:t>
        </w:r>
        <w:r w:rsidR="00240244" w:rsidRPr="005E1C63">
          <w:rPr>
            <w:noProof/>
          </w:rPr>
          <w:drawing>
            <wp:inline distT="0" distB="0" distL="0" distR="0" wp14:anchorId="6751BE4A" wp14:editId="45FE1930">
              <wp:extent cx="1320800" cy="495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20800" cy="495300"/>
                      </a:xfrm>
                      <a:prstGeom prst="rect">
                        <a:avLst/>
                      </a:prstGeom>
                    </pic:spPr>
                  </pic:pic>
                </a:graphicData>
              </a:graphic>
            </wp:inline>
          </w:drawing>
        </w:r>
      </w:ins>
    </w:p>
    <w:p w14:paraId="08CD36C9" w14:textId="77777777" w:rsidR="00E553D2" w:rsidRDefault="00E553D2">
      <w:pPr>
        <w:pStyle w:val="BodyText"/>
        <w:spacing w:before="10"/>
        <w:rPr>
          <w:b/>
          <w:sz w:val="19"/>
        </w:rPr>
      </w:pPr>
    </w:p>
    <w:p w14:paraId="43BB84E0" w14:textId="0DB7EC0B" w:rsidR="00E553D2" w:rsidRDefault="008333E7">
      <w:pPr>
        <w:tabs>
          <w:tab w:val="left" w:pos="5860"/>
        </w:tabs>
        <w:ind w:left="820"/>
        <w:rPr>
          <w:b/>
          <w:sz w:val="20"/>
        </w:rPr>
      </w:pPr>
      <w:r>
        <w:rPr>
          <w:b/>
          <w:color w:val="0A3355"/>
          <w:sz w:val="20"/>
        </w:rPr>
        <w:t>Date:</w:t>
      </w:r>
      <w:ins w:id="182" w:author="Microsoft account" w:date="2026-05-06T08:28:00Z">
        <w:r w:rsidR="00240244">
          <w:rPr>
            <w:b/>
            <w:color w:val="0A3355"/>
            <w:sz w:val="20"/>
          </w:rPr>
          <w:t xml:space="preserve"> 06/05</w:t>
        </w:r>
      </w:ins>
      <w:ins w:id="183" w:author="Microsoft account" w:date="2026-05-06T08:29:00Z">
        <w:r w:rsidR="00240244">
          <w:rPr>
            <w:b/>
            <w:color w:val="0A3355"/>
            <w:sz w:val="20"/>
          </w:rPr>
          <w:t>/2026</w:t>
        </w:r>
      </w:ins>
      <w:r>
        <w:rPr>
          <w:b/>
          <w:color w:val="0A3355"/>
          <w:sz w:val="20"/>
        </w:rPr>
        <w:tab/>
        <w:t>Date:</w:t>
      </w:r>
      <w:ins w:id="184" w:author="Microsoft account" w:date="2026-05-06T08:38:00Z">
        <w:r w:rsidR="00240244">
          <w:rPr>
            <w:b/>
            <w:color w:val="0A3355"/>
            <w:sz w:val="20"/>
          </w:rPr>
          <w:t xml:space="preserve"> 06/05/2026</w:t>
        </w:r>
      </w:ins>
      <w:bookmarkStart w:id="185" w:name="_GoBack"/>
      <w:bookmarkEnd w:id="185"/>
    </w:p>
    <w:sectPr w:rsidR="00E553D2">
      <w:pgSz w:w="16840" w:h="11910" w:orient="landscape"/>
      <w:pgMar w:top="1300" w:right="280" w:bottom="520" w:left="1340" w:header="819" w:footer="33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3EDFC0" w14:textId="77777777" w:rsidR="00802059" w:rsidRDefault="00802059">
      <w:r>
        <w:separator/>
      </w:r>
    </w:p>
  </w:endnote>
  <w:endnote w:type="continuationSeparator" w:id="0">
    <w:p w14:paraId="1CC54D90" w14:textId="77777777" w:rsidR="00802059" w:rsidRDefault="00802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A78F12" w14:textId="303269B8" w:rsidR="00CC72C6" w:rsidRDefault="00CC72C6">
    <w:pPr>
      <w:pStyle w:val="BodyText"/>
      <w:spacing w:line="14" w:lineRule="auto"/>
    </w:pPr>
    <w:r>
      <w:rPr>
        <w:noProof/>
      </w:rPr>
      <mc:AlternateContent>
        <mc:Choice Requires="wps">
          <w:drawing>
            <wp:anchor distT="0" distB="0" distL="114300" distR="114300" simplePos="0" relativeHeight="487153664" behindDoc="1" locked="0" layoutInCell="1" allowOverlap="1" wp14:anchorId="491EA17C" wp14:editId="715DA290">
              <wp:simplePos x="0" y="0"/>
              <wp:positionH relativeFrom="page">
                <wp:posOffset>10187305</wp:posOffset>
              </wp:positionH>
              <wp:positionV relativeFrom="page">
                <wp:posOffset>7156450</wp:posOffset>
              </wp:positionV>
              <wp:extent cx="96520" cy="16573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6A9EAE" w14:textId="77777777" w:rsidR="00CC72C6" w:rsidRDefault="00CC72C6">
                          <w:pPr>
                            <w:spacing w:line="245" w:lineRule="exact"/>
                            <w:ind w:left="20"/>
                            <w:rPr>
                              <w:rFonts w:ascii="Carlito"/>
                              <w:b/>
                            </w:rPr>
                          </w:pPr>
                          <w:r>
                            <w:rPr>
                              <w:rFonts w:ascii="Carlito"/>
                              <w:b/>
                              <w:color w:val="997339"/>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1EA17C" id="_x0000_t202" coordsize="21600,21600" o:spt="202" path="m,l,21600r21600,l21600,xe">
              <v:stroke joinstyle="miter"/>
              <v:path gradientshapeok="t" o:connecttype="rect"/>
            </v:shapetype>
            <v:shape id="Text Box 2" o:spid="_x0000_s1026" type="#_x0000_t202" style="position:absolute;margin-left:802.15pt;margin-top:563.5pt;width:7.6pt;height:13.05pt;z-index:-1616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Y7FqgIAAKc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" filled="f" stroked="f">
              <v:textbox inset="0,0,0,0">
                <w:txbxContent>
                  <w:p w14:paraId="0C6A9EAE" w14:textId="77777777" w:rsidR="00CC72C6" w:rsidRDefault="00CC72C6">
                    <w:pPr>
                      <w:spacing w:line="245" w:lineRule="exact"/>
                      <w:ind w:left="20"/>
                      <w:rPr>
                        <w:rFonts w:ascii="Carlito"/>
                        <w:b/>
                      </w:rPr>
                    </w:pPr>
                    <w:r>
                      <w:rPr>
                        <w:rFonts w:ascii="Carlito"/>
                        <w:b/>
                        <w:color w:val="997339"/>
                      </w:rPr>
                      <w:t>1</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67E343" w14:textId="0E0D9557" w:rsidR="00CC72C6" w:rsidRDefault="00CC72C6">
    <w:pPr>
      <w:pStyle w:val="BodyText"/>
      <w:spacing w:line="14" w:lineRule="auto"/>
    </w:pPr>
    <w:r>
      <w:rPr>
        <w:noProof/>
      </w:rPr>
      <w:drawing>
        <wp:anchor distT="0" distB="0" distL="0" distR="0" simplePos="0" relativeHeight="487154688" behindDoc="1" locked="0" layoutInCell="1" allowOverlap="1" wp14:anchorId="24E3F18F" wp14:editId="57B6B312">
          <wp:simplePos x="0" y="0"/>
          <wp:positionH relativeFrom="page">
            <wp:posOffset>10025268</wp:posOffset>
          </wp:positionH>
          <wp:positionV relativeFrom="page">
            <wp:posOffset>7121652</wp:posOffset>
          </wp:positionV>
          <wp:extent cx="422903" cy="9367"/>
          <wp:effectExtent l="0" t="0" r="0" b="0"/>
          <wp:wrapNone/>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 cstate="print"/>
                  <a:stretch>
                    <a:fillRect/>
                  </a:stretch>
                </pic:blipFill>
                <pic:spPr>
                  <a:xfrm>
                    <a:off x="0" y="0"/>
                    <a:ext cx="422903" cy="9367"/>
                  </a:xfrm>
                  <a:prstGeom prst="rect">
                    <a:avLst/>
                  </a:prstGeom>
                </pic:spPr>
              </pic:pic>
            </a:graphicData>
          </a:graphic>
        </wp:anchor>
      </w:drawing>
    </w:r>
    <w:r>
      <w:rPr>
        <w:noProof/>
      </w:rPr>
      <mc:AlternateContent>
        <mc:Choice Requires="wps">
          <w:drawing>
            <wp:anchor distT="0" distB="0" distL="114300" distR="114300" simplePos="0" relativeHeight="487155200" behindDoc="1" locked="0" layoutInCell="1" allowOverlap="1" wp14:anchorId="17009541" wp14:editId="1ACEE400">
              <wp:simplePos x="0" y="0"/>
              <wp:positionH relativeFrom="page">
                <wp:posOffset>10161905</wp:posOffset>
              </wp:positionH>
              <wp:positionV relativeFrom="page">
                <wp:posOffset>7156450</wp:posOffset>
              </wp:positionV>
              <wp:extent cx="147320"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AB991" w14:textId="77777777" w:rsidR="00CC72C6" w:rsidRDefault="00CC72C6">
                          <w:pPr>
                            <w:spacing w:line="245" w:lineRule="exact"/>
                            <w:ind w:left="60"/>
                            <w:rPr>
                              <w:rFonts w:ascii="Carlito"/>
                              <w:b/>
                            </w:rPr>
                          </w:pPr>
                          <w:r>
                            <w:fldChar w:fldCharType="begin"/>
                          </w:r>
                          <w:r>
                            <w:rPr>
                              <w:rFonts w:ascii="Carlito"/>
                              <w:b/>
                              <w:color w:val="997339"/>
                            </w:rPr>
                            <w:instrText xml:space="preserve"> PAGE </w:instrText>
                          </w:r>
                          <w:r>
                            <w:fldChar w:fldCharType="separate"/>
                          </w:r>
                          <w:r w:rsidR="00240244">
                            <w:rPr>
                              <w:rFonts w:ascii="Carlito"/>
                              <w:b/>
                              <w:noProof/>
                              <w:color w:val="997339"/>
                            </w:rP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009541" id="_x0000_t202" coordsize="21600,21600" o:spt="202" path="m,l,21600r21600,l21600,xe">
              <v:stroke joinstyle="miter"/>
              <v:path gradientshapeok="t" o:connecttype="rect"/>
            </v:shapetype>
            <v:shape id="Text Box 1" o:spid="_x0000_s1027" type="#_x0000_t202" style="position:absolute;margin-left:800.15pt;margin-top:563.5pt;width:11.6pt;height:13.05pt;z-index:-16161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" filled="f" stroked="f">
              <v:textbox inset="0,0,0,0">
                <w:txbxContent>
                  <w:p w14:paraId="13BAB991" w14:textId="77777777" w:rsidR="00CC72C6" w:rsidRDefault="00CC72C6">
                    <w:pPr>
                      <w:spacing w:line="245" w:lineRule="exact"/>
                      <w:ind w:left="60"/>
                      <w:rPr>
                        <w:rFonts w:ascii="Carlito"/>
                        <w:b/>
                      </w:rPr>
                    </w:pPr>
                    <w:r>
                      <w:fldChar w:fldCharType="begin"/>
                    </w:r>
                    <w:r>
                      <w:rPr>
                        <w:rFonts w:ascii="Carlito"/>
                        <w:b/>
                        <w:color w:val="997339"/>
                      </w:rPr>
                      <w:instrText xml:space="preserve"> PAGE </w:instrText>
                    </w:r>
                    <w:r>
                      <w:fldChar w:fldCharType="separate"/>
                    </w:r>
                    <w:r w:rsidR="00240244">
                      <w:rPr>
                        <w:rFonts w:ascii="Carlito"/>
                        <w:b/>
                        <w:noProof/>
                        <w:color w:val="997339"/>
                      </w:rPr>
                      <w:t>8</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CB860E" w14:textId="77777777" w:rsidR="00802059" w:rsidRDefault="00802059">
      <w:r>
        <w:separator/>
      </w:r>
    </w:p>
  </w:footnote>
  <w:footnote w:type="continuationSeparator" w:id="0">
    <w:p w14:paraId="4591E6C5" w14:textId="77777777" w:rsidR="00802059" w:rsidRDefault="008020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ABE6BD" w14:textId="77777777" w:rsidR="00CC72C6" w:rsidRDefault="00CC72C6">
    <w:pPr>
      <w:pStyle w:val="BodyText"/>
      <w:spacing w:line="14" w:lineRule="auto"/>
    </w:pPr>
    <w:r>
      <w:rPr>
        <w:noProof/>
      </w:rPr>
      <w:drawing>
        <wp:anchor distT="0" distB="0" distL="0" distR="0" simplePos="0" relativeHeight="487153152" behindDoc="1" locked="0" layoutInCell="1" allowOverlap="1" wp14:anchorId="4A309A12" wp14:editId="45939096">
          <wp:simplePos x="0" y="0"/>
          <wp:positionH relativeFrom="page">
            <wp:posOffset>946054</wp:posOffset>
          </wp:positionH>
          <wp:positionV relativeFrom="page">
            <wp:posOffset>520326</wp:posOffset>
          </wp:positionV>
          <wp:extent cx="1209211" cy="315632"/>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209211" cy="315632"/>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4764F7" w14:textId="77777777" w:rsidR="00CC72C6" w:rsidRDefault="00CC72C6">
    <w:pPr>
      <w:pStyle w:val="BodyText"/>
      <w:spacing w:line="14" w:lineRule="auto"/>
    </w:pPr>
    <w:r>
      <w:rPr>
        <w:noProof/>
      </w:rPr>
      <w:drawing>
        <wp:anchor distT="0" distB="0" distL="0" distR="0" simplePos="0" relativeHeight="487154176" behindDoc="1" locked="0" layoutInCell="1" allowOverlap="1" wp14:anchorId="3725E777" wp14:editId="442D9CC4">
          <wp:simplePos x="0" y="0"/>
          <wp:positionH relativeFrom="page">
            <wp:posOffset>946054</wp:posOffset>
          </wp:positionH>
          <wp:positionV relativeFrom="page">
            <wp:posOffset>520326</wp:posOffset>
          </wp:positionV>
          <wp:extent cx="1209211" cy="315632"/>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 cstate="print"/>
                  <a:stretch>
                    <a:fillRect/>
                  </a:stretch>
                </pic:blipFill>
                <pic:spPr>
                  <a:xfrm>
                    <a:off x="0" y="0"/>
                    <a:ext cx="1209211" cy="315632"/>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7F3F11"/>
    <w:multiLevelType w:val="hybridMultilevel"/>
    <w:tmpl w:val="63B6A356"/>
    <w:lvl w:ilvl="0" w:tplc="BE44B85C">
      <w:start w:val="1"/>
      <w:numFmt w:val="decimal"/>
      <w:lvlText w:val="%1."/>
      <w:lvlJc w:val="left"/>
      <w:pPr>
        <w:ind w:left="820" w:hanging="360"/>
      </w:pPr>
      <w:rPr>
        <w:rFonts w:ascii="Arial" w:eastAsia="Arial" w:hAnsi="Arial" w:cs="Arial" w:hint="default"/>
        <w:color w:val="0A3355"/>
        <w:spacing w:val="-1"/>
        <w:w w:val="99"/>
        <w:sz w:val="20"/>
        <w:szCs w:val="20"/>
        <w:lang w:val="en-US" w:eastAsia="en-US" w:bidi="ar-SA"/>
      </w:rPr>
    </w:lvl>
    <w:lvl w:ilvl="1" w:tplc="26DAE71C">
      <w:numFmt w:val="bullet"/>
      <w:lvlText w:val="•"/>
      <w:lvlJc w:val="left"/>
      <w:pPr>
        <w:ind w:left="2259" w:hanging="360"/>
      </w:pPr>
      <w:rPr>
        <w:rFonts w:hint="default"/>
        <w:lang w:val="en-US" w:eastAsia="en-US" w:bidi="ar-SA"/>
      </w:rPr>
    </w:lvl>
    <w:lvl w:ilvl="2" w:tplc="B150B8B0">
      <w:numFmt w:val="bullet"/>
      <w:lvlText w:val="•"/>
      <w:lvlJc w:val="left"/>
      <w:pPr>
        <w:ind w:left="3699" w:hanging="360"/>
      </w:pPr>
      <w:rPr>
        <w:rFonts w:hint="default"/>
        <w:lang w:val="en-US" w:eastAsia="en-US" w:bidi="ar-SA"/>
      </w:rPr>
    </w:lvl>
    <w:lvl w:ilvl="3" w:tplc="B3E6FEB2">
      <w:numFmt w:val="bullet"/>
      <w:lvlText w:val="•"/>
      <w:lvlJc w:val="left"/>
      <w:pPr>
        <w:ind w:left="5139" w:hanging="360"/>
      </w:pPr>
      <w:rPr>
        <w:rFonts w:hint="default"/>
        <w:lang w:val="en-US" w:eastAsia="en-US" w:bidi="ar-SA"/>
      </w:rPr>
    </w:lvl>
    <w:lvl w:ilvl="4" w:tplc="86841ED6">
      <w:numFmt w:val="bullet"/>
      <w:lvlText w:val="•"/>
      <w:lvlJc w:val="left"/>
      <w:pPr>
        <w:ind w:left="6579" w:hanging="360"/>
      </w:pPr>
      <w:rPr>
        <w:rFonts w:hint="default"/>
        <w:lang w:val="en-US" w:eastAsia="en-US" w:bidi="ar-SA"/>
      </w:rPr>
    </w:lvl>
    <w:lvl w:ilvl="5" w:tplc="77A434FA">
      <w:numFmt w:val="bullet"/>
      <w:lvlText w:val="•"/>
      <w:lvlJc w:val="left"/>
      <w:pPr>
        <w:ind w:left="8019" w:hanging="360"/>
      </w:pPr>
      <w:rPr>
        <w:rFonts w:hint="default"/>
        <w:lang w:val="en-US" w:eastAsia="en-US" w:bidi="ar-SA"/>
      </w:rPr>
    </w:lvl>
    <w:lvl w:ilvl="6" w:tplc="AF92229C">
      <w:numFmt w:val="bullet"/>
      <w:lvlText w:val="•"/>
      <w:lvlJc w:val="left"/>
      <w:pPr>
        <w:ind w:left="9459" w:hanging="360"/>
      </w:pPr>
      <w:rPr>
        <w:rFonts w:hint="default"/>
        <w:lang w:val="en-US" w:eastAsia="en-US" w:bidi="ar-SA"/>
      </w:rPr>
    </w:lvl>
    <w:lvl w:ilvl="7" w:tplc="FFF896BA">
      <w:numFmt w:val="bullet"/>
      <w:lvlText w:val="•"/>
      <w:lvlJc w:val="left"/>
      <w:pPr>
        <w:ind w:left="10898" w:hanging="360"/>
      </w:pPr>
      <w:rPr>
        <w:rFonts w:hint="default"/>
        <w:lang w:val="en-US" w:eastAsia="en-US" w:bidi="ar-SA"/>
      </w:rPr>
    </w:lvl>
    <w:lvl w:ilvl="8" w:tplc="FBDA9C38">
      <w:numFmt w:val="bullet"/>
      <w:lvlText w:val="•"/>
      <w:lvlJc w:val="left"/>
      <w:pPr>
        <w:ind w:left="12338" w:hanging="360"/>
      </w:pPr>
      <w:rPr>
        <w:rFonts w:hint="default"/>
        <w:lang w:val="en-US" w:eastAsia="en-US" w:bidi="ar-SA"/>
      </w:rPr>
    </w:lvl>
  </w:abstractNum>
  <w:abstractNum w:abstractNumId="1">
    <w:nsid w:val="4C2C0B3B"/>
    <w:multiLevelType w:val="hybridMultilevel"/>
    <w:tmpl w:val="20025E6C"/>
    <w:lvl w:ilvl="0" w:tplc="F0A8F81A">
      <w:start w:val="1"/>
      <w:numFmt w:val="lowerRoman"/>
      <w:lvlText w:val="%1."/>
      <w:lvlJc w:val="left"/>
      <w:pPr>
        <w:ind w:left="1188" w:hanging="720"/>
      </w:pPr>
      <w:rPr>
        <w:rFonts w:ascii="Arial" w:eastAsia="Arial" w:hAnsi="Arial" w:cs="Arial" w:hint="default"/>
        <w:color w:val="0A3355"/>
        <w:spacing w:val="-2"/>
        <w:w w:val="99"/>
        <w:sz w:val="20"/>
        <w:szCs w:val="20"/>
        <w:lang w:val="en-US" w:eastAsia="en-US" w:bidi="ar-SA"/>
      </w:rPr>
    </w:lvl>
    <w:lvl w:ilvl="1" w:tplc="C5EECC3C">
      <w:numFmt w:val="bullet"/>
      <w:lvlText w:val="•"/>
      <w:lvlJc w:val="left"/>
      <w:pPr>
        <w:ind w:left="2010" w:hanging="720"/>
      </w:pPr>
      <w:rPr>
        <w:rFonts w:hint="default"/>
        <w:lang w:val="en-US" w:eastAsia="en-US" w:bidi="ar-SA"/>
      </w:rPr>
    </w:lvl>
    <w:lvl w:ilvl="2" w:tplc="A4386CEA">
      <w:numFmt w:val="bullet"/>
      <w:lvlText w:val="•"/>
      <w:lvlJc w:val="left"/>
      <w:pPr>
        <w:ind w:left="2841" w:hanging="720"/>
      </w:pPr>
      <w:rPr>
        <w:rFonts w:hint="default"/>
        <w:lang w:val="en-US" w:eastAsia="en-US" w:bidi="ar-SA"/>
      </w:rPr>
    </w:lvl>
    <w:lvl w:ilvl="3" w:tplc="DC7C1A66">
      <w:numFmt w:val="bullet"/>
      <w:lvlText w:val="•"/>
      <w:lvlJc w:val="left"/>
      <w:pPr>
        <w:ind w:left="3672" w:hanging="720"/>
      </w:pPr>
      <w:rPr>
        <w:rFonts w:hint="default"/>
        <w:lang w:val="en-US" w:eastAsia="en-US" w:bidi="ar-SA"/>
      </w:rPr>
    </w:lvl>
    <w:lvl w:ilvl="4" w:tplc="0D7225AC">
      <w:numFmt w:val="bullet"/>
      <w:lvlText w:val="•"/>
      <w:lvlJc w:val="left"/>
      <w:pPr>
        <w:ind w:left="4503" w:hanging="720"/>
      </w:pPr>
      <w:rPr>
        <w:rFonts w:hint="default"/>
        <w:lang w:val="en-US" w:eastAsia="en-US" w:bidi="ar-SA"/>
      </w:rPr>
    </w:lvl>
    <w:lvl w:ilvl="5" w:tplc="BD340F76">
      <w:numFmt w:val="bullet"/>
      <w:lvlText w:val="•"/>
      <w:lvlJc w:val="left"/>
      <w:pPr>
        <w:ind w:left="5334" w:hanging="720"/>
      </w:pPr>
      <w:rPr>
        <w:rFonts w:hint="default"/>
        <w:lang w:val="en-US" w:eastAsia="en-US" w:bidi="ar-SA"/>
      </w:rPr>
    </w:lvl>
    <w:lvl w:ilvl="6" w:tplc="7B68C4CA">
      <w:numFmt w:val="bullet"/>
      <w:lvlText w:val="•"/>
      <w:lvlJc w:val="left"/>
      <w:pPr>
        <w:ind w:left="6165" w:hanging="720"/>
      </w:pPr>
      <w:rPr>
        <w:rFonts w:hint="default"/>
        <w:lang w:val="en-US" w:eastAsia="en-US" w:bidi="ar-SA"/>
      </w:rPr>
    </w:lvl>
    <w:lvl w:ilvl="7" w:tplc="15F0F5FA">
      <w:numFmt w:val="bullet"/>
      <w:lvlText w:val="•"/>
      <w:lvlJc w:val="left"/>
      <w:pPr>
        <w:ind w:left="6996" w:hanging="720"/>
      </w:pPr>
      <w:rPr>
        <w:rFonts w:hint="default"/>
        <w:lang w:val="en-US" w:eastAsia="en-US" w:bidi="ar-SA"/>
      </w:rPr>
    </w:lvl>
    <w:lvl w:ilvl="8" w:tplc="0F28BA5E">
      <w:numFmt w:val="bullet"/>
      <w:lvlText w:val="•"/>
      <w:lvlJc w:val="left"/>
      <w:pPr>
        <w:ind w:left="7827" w:hanging="720"/>
      </w:pPr>
      <w:rPr>
        <w:rFonts w:hint="default"/>
        <w:lang w:val="en-US" w:eastAsia="en-US" w:bidi="ar-SA"/>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af01d6a3a362d2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3D2"/>
    <w:rsid w:val="000375CF"/>
    <w:rsid w:val="00057BE4"/>
    <w:rsid w:val="00065C09"/>
    <w:rsid w:val="001051B5"/>
    <w:rsid w:val="0011765D"/>
    <w:rsid w:val="001E3886"/>
    <w:rsid w:val="00240244"/>
    <w:rsid w:val="00270778"/>
    <w:rsid w:val="002B1C8C"/>
    <w:rsid w:val="00392108"/>
    <w:rsid w:val="0043463B"/>
    <w:rsid w:val="00480009"/>
    <w:rsid w:val="00586C06"/>
    <w:rsid w:val="00625A64"/>
    <w:rsid w:val="006D3DC6"/>
    <w:rsid w:val="007C5A95"/>
    <w:rsid w:val="00802059"/>
    <w:rsid w:val="008333E7"/>
    <w:rsid w:val="008C6C5F"/>
    <w:rsid w:val="00922618"/>
    <w:rsid w:val="009D4A5F"/>
    <w:rsid w:val="009F0089"/>
    <w:rsid w:val="00AA25F9"/>
    <w:rsid w:val="00AA5830"/>
    <w:rsid w:val="00C3541F"/>
    <w:rsid w:val="00CC72C6"/>
    <w:rsid w:val="00CD2DFB"/>
    <w:rsid w:val="00D23BAE"/>
    <w:rsid w:val="00DB55AF"/>
    <w:rsid w:val="00E25710"/>
    <w:rsid w:val="00E33CD7"/>
    <w:rsid w:val="00E55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CB66B7"/>
  <w15:docId w15:val="{3047CDEC-2895-416C-8524-4EF87ED38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22"/>
      <w:ind w:left="3937"/>
    </w:pPr>
    <w:rPr>
      <w:b/>
      <w:bCs/>
      <w:sz w:val="24"/>
      <w:szCs w:val="24"/>
    </w:rPr>
  </w:style>
  <w:style w:type="paragraph" w:styleId="ListParagraph">
    <w:name w:val="List Paragraph"/>
    <w:basedOn w:val="Normal"/>
    <w:uiPriority w:val="1"/>
    <w:qFormat/>
    <w:pPr>
      <w:ind w:left="820" w:hanging="361"/>
    </w:pPr>
  </w:style>
  <w:style w:type="paragraph" w:customStyle="1" w:styleId="TableParagraph">
    <w:name w:val="Table Paragraph"/>
    <w:basedOn w:val="Normal"/>
    <w:uiPriority w:val="1"/>
    <w:qFormat/>
    <w:pPr>
      <w:ind w:left="107"/>
    </w:pPr>
  </w:style>
  <w:style w:type="paragraph" w:styleId="Revision">
    <w:name w:val="Revision"/>
    <w:hidden/>
    <w:uiPriority w:val="99"/>
    <w:semiHidden/>
    <w:rsid w:val="0011765D"/>
    <w:pPr>
      <w:widowControl/>
      <w:autoSpaceDE/>
      <w:autoSpaceDN/>
    </w:pPr>
    <w:rPr>
      <w:rFonts w:ascii="Arial" w:eastAsia="Arial" w:hAnsi="Arial" w:cs="Arial"/>
    </w:rPr>
  </w:style>
  <w:style w:type="paragraph" w:styleId="BalloonText">
    <w:name w:val="Balloon Text"/>
    <w:basedOn w:val="Normal"/>
    <w:link w:val="BalloonTextChar"/>
    <w:uiPriority w:val="99"/>
    <w:semiHidden/>
    <w:unhideWhenUsed/>
    <w:rsid w:val="00D23BA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3BAE"/>
    <w:rPr>
      <w:rFonts w:ascii="Segoe UI" w:eastAsia="Arial"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10.tif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x0031_stObligation xmlns="b35638e0-3160-4071-a7a4-09878067090e" xsi:nil="true"/>
    <PeopletoAlert xmlns="b35638e0-3160-4071-a7a4-09878067090e">
      <UserInfo>
        <DisplayName/>
        <AccountId xsi:nil="true"/>
        <AccountType/>
      </UserInfo>
    </PeopletoAlert>
    <lcf76f155ced4ddcb4097134ff3c332f xmlns="b35638e0-3160-4071-a7a4-09878067090e">
      <Terms xmlns="http://schemas.microsoft.com/office/infopath/2007/PartnerControls"/>
    </lcf76f155ced4ddcb4097134ff3c332f>
    <TaxCatchAll xmlns="d9e5568a-1c4e-4a09-bbb5-0bab4cc229f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BE6EF61FB4D5A4CA0E398F7F564E581" ma:contentTypeVersion="20" ma:contentTypeDescription="Create a new document." ma:contentTypeScope="" ma:versionID="b7363e89cf45f6133c4a8f524f07aef1">
  <xsd:schema xmlns:xsd="http://www.w3.org/2001/XMLSchema" xmlns:xs="http://www.w3.org/2001/XMLSchema" xmlns:p="http://schemas.microsoft.com/office/2006/metadata/properties" xmlns:ns2="b35638e0-3160-4071-a7a4-09878067090e" xmlns:ns3="d9e5568a-1c4e-4a09-bbb5-0bab4cc229ff" targetNamespace="http://schemas.microsoft.com/office/2006/metadata/properties" ma:root="true" ma:fieldsID="1d594508f3dbd7622e7ac45f73031b1e" ns2:_="" ns3:_="">
    <xsd:import namespace="b35638e0-3160-4071-a7a4-09878067090e"/>
    <xsd:import namespace="d9e5568a-1c4e-4a09-bbb5-0bab4cc229f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PeopletoAlert" minOccurs="0"/>
                <xsd:element ref="ns2:_x0031_stObligation"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5638e0-3160-4071-a7a4-0987806709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PeopletoAlert" ma:index="17" nillable="true" ma:displayName="People to Alert " ma:format="Dropdown" ma:list="UserInfo" ma:SharePointGroup="0" ma:internalName="PeopletoAler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x0031_stObligation" ma:index="18" nillable="true" ma:displayName="1st Obligation " ma:description="Description of first obligation" ma:format="DateOnly" ma:internalName="_x0031_stObligation">
      <xsd:simpleType>
        <xsd:restriction base="dms:DateTim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87bd1c8-f500-4e31-9b0d-3ef33c09c48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9e5568a-1c4e-4a09-bbb5-0bab4cc229ff" elementFormDefault="qualified">
    <xsd:import namespace="http://schemas.microsoft.com/office/2006/documentManagement/types"/>
    <xsd:import namespace="http://schemas.microsoft.com/office/infopath/2007/PartnerControls"/>
    <xsd:element name="SharedWithUsers" ma:index="19" nillable="true" ma:displayName="Shared With" ma:list="UserInfo" ma:SearchPeopleOnly="false" ma:internalName="SharedWithUsers"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03bfd70a-4525-4ec0-81f4-7fcb982acd47}" ma:internalName="TaxCatchAll" ma:showField="CatchAllData" ma:web="d9e5568a-1c4e-4a09-bbb5-0bab4cc229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E46E68-6DF3-47B0-B211-EB036F19B014}">
  <ds:schemaRefs>
    <ds:schemaRef ds:uri="http://schemas.microsoft.com/office/2006/metadata/properties"/>
    <ds:schemaRef ds:uri="http://schemas.microsoft.com/office/infopath/2007/PartnerControls"/>
    <ds:schemaRef ds:uri="b35638e0-3160-4071-a7a4-09878067090e"/>
    <ds:schemaRef ds:uri="d9e5568a-1c4e-4a09-bbb5-0bab4cc229ff"/>
  </ds:schemaRefs>
</ds:datastoreItem>
</file>

<file path=customXml/itemProps2.xml><?xml version="1.0" encoding="utf-8"?>
<ds:datastoreItem xmlns:ds="http://schemas.openxmlformats.org/officeDocument/2006/customXml" ds:itemID="{3AC5C9DD-8767-41C7-946C-7CFE0A81520D}">
  <ds:schemaRefs>
    <ds:schemaRef ds:uri="http://schemas.microsoft.com/sharepoint/v3/contenttype/forms"/>
  </ds:schemaRefs>
</ds:datastoreItem>
</file>

<file path=customXml/itemProps3.xml><?xml version="1.0" encoding="utf-8"?>
<ds:datastoreItem xmlns:ds="http://schemas.openxmlformats.org/officeDocument/2006/customXml" ds:itemID="{B74171FD-1840-4815-A220-4CC906F792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5638e0-3160-4071-a7a4-09878067090e"/>
    <ds:schemaRef ds:uri="d9e5568a-1c4e-4a09-bbb5-0bab4cc22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9</Pages>
  <Words>1780</Words>
  <Characters>10150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Axxela Leg/Gov</dc:creator>
  <cp:keywords/>
  <dc:description/>
  <cp:lastModifiedBy>Microsoft account</cp:lastModifiedBy>
  <cp:revision>3</cp:revision>
  <dcterms:created xsi:type="dcterms:W3CDTF">2026-05-05T16:50:00Z</dcterms:created>
  <dcterms:modified xsi:type="dcterms:W3CDTF">2026-05-06T07:39:00Z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2019-02-21T00:00:00Z</vt:filetime>
  </property>
  <property fmtid="{D5CDD505-2E9C-101B-9397-08002B2CF9AE}" pid="3" name="Creator">
    <vt:lpwstr>Microsoft® Word 2013</vt:lpwstr>
  </property>
  <property fmtid="{D5CDD505-2E9C-101B-9397-08002B2CF9AE}" pid="4" name="LastSaved">
    <vt:filetime>2021-08-30T00:00:00Z</vt:filetime>
  </property>
  <property fmtid="{D5CDD505-2E9C-101B-9397-08002B2CF9AE}" pid="5" name="ContentTypeId">
    <vt:lpwstr>0x0101008BE6EF61FB4D5A4CA0E398F7F564E581</vt:lpwstr>
  </property>
  <property fmtid="{D5CDD505-2E9C-101B-9397-08002B2CF9AE}" pid="6" name="GrammarlyDocumentId">
    <vt:lpwstr>0a6f0f69-3ec1-490e-a8b6-89fa78f888e2</vt:lpwstr>
  </property>
</Properties>
</file>